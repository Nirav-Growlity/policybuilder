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E93E3B" w14:textId="77777777" w:rsidR="000B5938" w:rsidRPr="00CD1BD8" w:rsidRDefault="00AE76D4">
      <w:pPr>
        <w:spacing w:after="80"/>
        <w:jc w:val="center"/>
        <w:rPr>
          <w:sz w:val="22"/>
          <w:szCs w:val="22"/>
          <w:lang w:val="de-DE"/>
        </w:rPr>
      </w:pPr>
      <w:r w:rsidRPr="00CD1BD8">
        <w:rPr>
          <w:b/>
          <w:bCs/>
          <w:color w:val="1F4E79"/>
          <w:sz w:val="22"/>
          <w:szCs w:val="22"/>
          <w:lang w:val="de-DE"/>
        </w:rPr>
        <w:t>Prestige Promotion Verkaufsförderung &amp; Werbeservice GmbH</w:t>
      </w:r>
    </w:p>
    <w:p w14:paraId="12053D0C" w14:textId="5BEF003E" w:rsidR="000B5938" w:rsidRPr="00CD1BD8" w:rsidRDefault="00AE76D4">
      <w:pPr>
        <w:spacing w:after="240"/>
        <w:jc w:val="center"/>
        <w:rPr>
          <w:sz w:val="22"/>
          <w:szCs w:val="22"/>
          <w:lang w:val="de-DE"/>
        </w:rPr>
      </w:pPr>
      <w:r w:rsidRPr="00CD1BD8">
        <w:rPr>
          <w:sz w:val="22"/>
          <w:szCs w:val="22"/>
          <w:lang w:val="de-DE"/>
        </w:rPr>
        <w:t xml:space="preserve">Borsigstraße 2, D-63755 Alzenau  |  </w:t>
      </w:r>
      <w:hyperlink r:id="rId10" w:history="1">
        <w:r w:rsidR="00130FF7" w:rsidRPr="00CD1BD8">
          <w:rPr>
            <w:rStyle w:val="Hyperlink"/>
            <w:sz w:val="22"/>
            <w:szCs w:val="22"/>
            <w:lang w:val="de-DE"/>
          </w:rPr>
          <w:t>www.prestige-promotion-web.de</w:t>
        </w:r>
      </w:hyperlink>
      <w:r w:rsidR="00130FF7" w:rsidRPr="00CD1BD8">
        <w:rPr>
          <w:sz w:val="22"/>
          <w:szCs w:val="22"/>
          <w:lang w:val="de-DE"/>
        </w:rPr>
        <w:br/>
      </w:r>
      <w:r w:rsidR="00130FF7" w:rsidRPr="00CD1BD8">
        <w:rPr>
          <w:sz w:val="22"/>
          <w:szCs w:val="22"/>
          <w:lang w:val="de-DE"/>
        </w:rPr>
        <w:br/>
      </w:r>
    </w:p>
    <w:p w14:paraId="7D064F0A" w14:textId="77777777" w:rsidR="00B82A28" w:rsidRPr="00CD1BD8" w:rsidRDefault="00B82A28">
      <w:pPr>
        <w:spacing w:after="240"/>
        <w:jc w:val="center"/>
        <w:rPr>
          <w:sz w:val="22"/>
          <w:szCs w:val="22"/>
          <w:lang w:val="de-DE"/>
        </w:rPr>
      </w:pPr>
    </w:p>
    <w:tbl>
      <w:tblPr>
        <w:tblStyle w:val="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0B5938" w:rsidRPr="00130FF7" w14:paraId="181C1FBC" w14:textId="77777777">
        <w:tc>
          <w:tcPr>
            <w:tcW w:w="9638" w:type="dxa"/>
            <w:tcBorders>
              <w:top w:val="single" w:sz="4" w:space="0" w:color="BFBFBF"/>
              <w:left w:val="single" w:sz="4" w:space="0" w:color="BFBFBF"/>
              <w:bottom w:val="single" w:sz="4" w:space="0" w:color="BFBFBF"/>
              <w:right w:val="single" w:sz="4" w:space="0" w:color="BFBFBF"/>
            </w:tcBorders>
            <w:shd w:val="clear" w:color="auto" w:fill="1F4E79"/>
            <w:tcMar>
              <w:top w:w="100" w:type="dxa"/>
              <w:left w:w="200" w:type="dxa"/>
              <w:bottom w:w="60" w:type="dxa"/>
              <w:right w:w="200" w:type="dxa"/>
            </w:tcMar>
          </w:tcPr>
          <w:p w14:paraId="1C237A6B" w14:textId="0B53BDCF" w:rsidR="000B5938" w:rsidRPr="00130FF7" w:rsidRDefault="00AE76D4" w:rsidP="00130FF7">
            <w:pPr>
              <w:jc w:val="center"/>
              <w:rPr>
                <w:sz w:val="22"/>
                <w:szCs w:val="22"/>
              </w:rPr>
            </w:pPr>
            <w:r w:rsidRPr="00130FF7">
              <w:rPr>
                <w:b/>
                <w:bCs/>
                <w:color w:val="FFFFFF"/>
                <w:sz w:val="22"/>
                <w:szCs w:val="22"/>
              </w:rPr>
              <w:t>ETHICS POLICY</w:t>
            </w:r>
          </w:p>
        </w:tc>
      </w:tr>
    </w:tbl>
    <w:p w14:paraId="09FA2001" w14:textId="77777777" w:rsidR="000B5938" w:rsidRPr="00130FF7" w:rsidRDefault="000B5938">
      <w:pPr>
        <w:spacing w:after="160"/>
        <w:rPr>
          <w:sz w:val="22"/>
          <w:szCs w:val="22"/>
        </w:rPr>
      </w:pPr>
    </w:p>
    <w:tbl>
      <w:tblPr>
        <w:tblStyle w:val="a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38"/>
      </w:tblGrid>
      <w:tr w:rsidR="000B5938" w:rsidRPr="00130FF7" w14:paraId="705F87DD"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0093BB2" w14:textId="77777777" w:rsidR="000B5938" w:rsidRPr="00130FF7" w:rsidRDefault="00AE76D4">
            <w:pPr>
              <w:rPr>
                <w:sz w:val="22"/>
                <w:szCs w:val="22"/>
              </w:rPr>
            </w:pPr>
            <w:r w:rsidRPr="00130FF7">
              <w:rPr>
                <w:sz w:val="22"/>
                <w:szCs w:val="22"/>
              </w:rPr>
              <w:t>Document Title:</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D43E2C6" w14:textId="26A554A4" w:rsidR="000B5938" w:rsidRPr="00130FF7" w:rsidRDefault="00AE76D4">
            <w:pPr>
              <w:rPr>
                <w:sz w:val="22"/>
                <w:szCs w:val="22"/>
              </w:rPr>
            </w:pPr>
            <w:r w:rsidRPr="00130FF7">
              <w:rPr>
                <w:sz w:val="22"/>
                <w:szCs w:val="22"/>
              </w:rPr>
              <w:t xml:space="preserve">Ethics Policy </w:t>
            </w:r>
          </w:p>
        </w:tc>
      </w:tr>
      <w:tr w:rsidR="000B5938" w:rsidRPr="00130FF7" w14:paraId="0C2731A4"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BEC237F" w14:textId="77777777" w:rsidR="000B5938" w:rsidRPr="00130FF7" w:rsidRDefault="00AE76D4">
            <w:pPr>
              <w:rPr>
                <w:sz w:val="22"/>
                <w:szCs w:val="22"/>
              </w:rPr>
            </w:pPr>
            <w:r w:rsidRPr="00130FF7">
              <w:rPr>
                <w:sz w:val="22"/>
                <w:szCs w:val="22"/>
              </w:rPr>
              <w:t>Document No.:</w:t>
            </w:r>
          </w:p>
        </w:tc>
        <w:tc>
          <w:tcPr>
            <w:tcW w:w="7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D1A7C81" w14:textId="77777777" w:rsidR="000B5938" w:rsidRPr="00130FF7" w:rsidRDefault="00AE76D4">
            <w:pPr>
              <w:rPr>
                <w:sz w:val="22"/>
                <w:szCs w:val="22"/>
              </w:rPr>
            </w:pPr>
            <w:r w:rsidRPr="00130FF7">
              <w:rPr>
                <w:sz w:val="22"/>
                <w:szCs w:val="22"/>
              </w:rPr>
              <w:t>POL-ETH-001</w:t>
            </w:r>
          </w:p>
        </w:tc>
      </w:tr>
      <w:tr w:rsidR="000B5938" w:rsidRPr="00130FF7" w14:paraId="7C181894"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6A80CB6" w14:textId="77777777" w:rsidR="000B5938" w:rsidRPr="00130FF7" w:rsidRDefault="00AE76D4">
            <w:pPr>
              <w:rPr>
                <w:sz w:val="22"/>
                <w:szCs w:val="22"/>
              </w:rPr>
            </w:pPr>
            <w:r w:rsidRPr="00130FF7">
              <w:rPr>
                <w:sz w:val="22"/>
                <w:szCs w:val="22"/>
              </w:rPr>
              <w:t>Version:</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7FC7B6F" w14:textId="77777777" w:rsidR="000B5938" w:rsidRPr="00130FF7" w:rsidRDefault="00AE76D4">
            <w:pPr>
              <w:rPr>
                <w:sz w:val="22"/>
                <w:szCs w:val="22"/>
              </w:rPr>
            </w:pPr>
            <w:r w:rsidRPr="00130FF7">
              <w:rPr>
                <w:sz w:val="22"/>
                <w:szCs w:val="22"/>
              </w:rPr>
              <w:t>1.0</w:t>
            </w:r>
          </w:p>
        </w:tc>
      </w:tr>
      <w:tr w:rsidR="00130FF7" w:rsidRPr="00130FF7" w14:paraId="7E14F0DF"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373DC01" w14:textId="77777777" w:rsidR="00130FF7" w:rsidRPr="00130FF7" w:rsidRDefault="00130FF7" w:rsidP="00130FF7">
            <w:pPr>
              <w:rPr>
                <w:sz w:val="22"/>
                <w:szCs w:val="22"/>
              </w:rPr>
            </w:pPr>
            <w:r w:rsidRPr="00130FF7">
              <w:rPr>
                <w:sz w:val="22"/>
                <w:szCs w:val="22"/>
              </w:rPr>
              <w:t>Valid from:</w:t>
            </w:r>
          </w:p>
        </w:tc>
        <w:tc>
          <w:tcPr>
            <w:tcW w:w="7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ECBDE1D" w14:textId="1591D631" w:rsidR="00130FF7" w:rsidRPr="00130FF7" w:rsidRDefault="00130FF7" w:rsidP="00130FF7">
            <w:pPr>
              <w:rPr>
                <w:sz w:val="22"/>
                <w:szCs w:val="22"/>
              </w:rPr>
            </w:pPr>
            <w:r w:rsidRPr="00130FF7">
              <w:rPr>
                <w:sz w:val="22"/>
                <w:szCs w:val="22"/>
              </w:rPr>
              <w:t>01.10.2025</w:t>
            </w:r>
          </w:p>
        </w:tc>
      </w:tr>
      <w:tr w:rsidR="00130FF7" w:rsidRPr="00130FF7" w14:paraId="233DC7A7"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469A243" w14:textId="77777777" w:rsidR="00130FF7" w:rsidRPr="00130FF7" w:rsidRDefault="00130FF7" w:rsidP="00130FF7">
            <w:pPr>
              <w:rPr>
                <w:sz w:val="22"/>
                <w:szCs w:val="22"/>
              </w:rPr>
            </w:pPr>
            <w:r w:rsidRPr="00130FF7">
              <w:rPr>
                <w:sz w:val="22"/>
                <w:szCs w:val="22"/>
              </w:rPr>
              <w:t>Next Review:</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3829292" w14:textId="32E49369" w:rsidR="00130FF7" w:rsidRPr="00130FF7" w:rsidRDefault="00130FF7" w:rsidP="00130FF7">
            <w:pPr>
              <w:rPr>
                <w:sz w:val="22"/>
                <w:szCs w:val="22"/>
              </w:rPr>
            </w:pPr>
            <w:r w:rsidRPr="00130FF7">
              <w:rPr>
                <w:sz w:val="22"/>
                <w:szCs w:val="22"/>
              </w:rPr>
              <w:t>October 2026</w:t>
            </w:r>
          </w:p>
        </w:tc>
      </w:tr>
      <w:tr w:rsidR="000B5938" w:rsidRPr="00130FF7" w14:paraId="13AC7380"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42118A1" w14:textId="77777777" w:rsidR="000B5938" w:rsidRPr="00130FF7" w:rsidRDefault="00AE76D4">
            <w:pPr>
              <w:rPr>
                <w:sz w:val="22"/>
                <w:szCs w:val="22"/>
              </w:rPr>
            </w:pPr>
            <w:r w:rsidRPr="00130FF7">
              <w:rPr>
                <w:sz w:val="22"/>
                <w:szCs w:val="22"/>
              </w:rPr>
              <w:t>Created by:</w:t>
            </w:r>
          </w:p>
        </w:tc>
        <w:tc>
          <w:tcPr>
            <w:tcW w:w="7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4BA8C7D" w14:textId="5B68A98B" w:rsidR="000B5938" w:rsidRPr="00130FF7" w:rsidRDefault="00AE76D4">
            <w:pPr>
              <w:rPr>
                <w:sz w:val="22"/>
                <w:szCs w:val="22"/>
              </w:rPr>
            </w:pPr>
            <w:r w:rsidRPr="00130FF7">
              <w:rPr>
                <w:sz w:val="22"/>
                <w:szCs w:val="22"/>
              </w:rPr>
              <w:t xml:space="preserve">Quality Management </w:t>
            </w:r>
            <w:del w:id="0" w:author="Jörg Lucas" w:date="2026-05-06T13:14:00Z">
              <w:r w:rsidRPr="00130FF7" w:rsidDel="00CD1BD8">
                <w:rPr>
                  <w:sz w:val="22"/>
                  <w:szCs w:val="22"/>
                </w:rPr>
                <w:delText xml:space="preserve">Officer </w:delText>
              </w:r>
            </w:del>
            <w:r w:rsidRPr="00130FF7">
              <w:rPr>
                <w:sz w:val="22"/>
                <w:szCs w:val="22"/>
              </w:rPr>
              <w:t>/ Compliance</w:t>
            </w:r>
          </w:p>
        </w:tc>
      </w:tr>
      <w:tr w:rsidR="000B5938" w:rsidRPr="00130FF7" w14:paraId="2BB6D7EF" w14:textId="77777777">
        <w:tc>
          <w:tcPr>
            <w:tcW w:w="24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9D7B20A" w14:textId="77777777" w:rsidR="000B5938" w:rsidRPr="00130FF7" w:rsidRDefault="00AE76D4">
            <w:pPr>
              <w:rPr>
                <w:sz w:val="22"/>
                <w:szCs w:val="22"/>
              </w:rPr>
            </w:pPr>
            <w:r w:rsidRPr="00130FF7">
              <w:rPr>
                <w:sz w:val="22"/>
                <w:szCs w:val="22"/>
              </w:rPr>
              <w:t>Approved by:</w:t>
            </w:r>
          </w:p>
        </w:tc>
        <w:tc>
          <w:tcPr>
            <w:tcW w:w="7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2D620D8" w14:textId="77777777" w:rsidR="000B5938" w:rsidRPr="00130FF7" w:rsidRDefault="00AE76D4">
            <w:pPr>
              <w:rPr>
                <w:sz w:val="22"/>
                <w:szCs w:val="22"/>
              </w:rPr>
            </w:pPr>
            <w:r w:rsidRPr="00130FF7">
              <w:rPr>
                <w:sz w:val="22"/>
                <w:szCs w:val="22"/>
              </w:rPr>
              <w:t>Management</w:t>
            </w:r>
          </w:p>
        </w:tc>
      </w:tr>
      <w:tr w:rsidR="000B5938" w:rsidRPr="00130FF7" w14:paraId="765C9C20" w14:textId="77777777">
        <w:tc>
          <w:tcPr>
            <w:tcW w:w="24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086C105" w14:textId="77777777" w:rsidR="000B5938" w:rsidRPr="00130FF7" w:rsidRDefault="00AE76D4">
            <w:pPr>
              <w:rPr>
                <w:sz w:val="22"/>
                <w:szCs w:val="22"/>
              </w:rPr>
            </w:pPr>
            <w:r w:rsidRPr="00130FF7">
              <w:rPr>
                <w:sz w:val="22"/>
                <w:szCs w:val="22"/>
              </w:rPr>
              <w:t>Classification:</w:t>
            </w:r>
          </w:p>
        </w:tc>
        <w:tc>
          <w:tcPr>
            <w:tcW w:w="7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CA7A472" w14:textId="77777777" w:rsidR="000B5938" w:rsidRPr="00130FF7" w:rsidRDefault="00AE76D4">
            <w:pPr>
              <w:rPr>
                <w:sz w:val="22"/>
                <w:szCs w:val="22"/>
              </w:rPr>
            </w:pPr>
            <w:r w:rsidRPr="00130FF7">
              <w:rPr>
                <w:sz w:val="22"/>
                <w:szCs w:val="22"/>
              </w:rPr>
              <w:t>Internal / External upon request</w:t>
            </w:r>
          </w:p>
        </w:tc>
      </w:tr>
    </w:tbl>
    <w:p w14:paraId="59DE7B6C" w14:textId="57844419" w:rsidR="00130FF7" w:rsidRPr="00130FF7" w:rsidRDefault="00130FF7">
      <w:pPr>
        <w:spacing w:after="300"/>
        <w:rPr>
          <w:sz w:val="22"/>
          <w:szCs w:val="22"/>
        </w:rPr>
      </w:pPr>
    </w:p>
    <w:p w14:paraId="08355D7C" w14:textId="77777777" w:rsidR="00130FF7" w:rsidRPr="00130FF7" w:rsidRDefault="00130FF7">
      <w:pPr>
        <w:rPr>
          <w:sz w:val="22"/>
          <w:szCs w:val="22"/>
        </w:rPr>
      </w:pPr>
      <w:r w:rsidRPr="00130FF7">
        <w:rPr>
          <w:sz w:val="22"/>
          <w:szCs w:val="22"/>
        </w:rPr>
        <w:br w:type="page"/>
      </w:r>
    </w:p>
    <w:p w14:paraId="4731CB8E" w14:textId="03D851E4" w:rsidR="000B5938" w:rsidRPr="00130FF7" w:rsidRDefault="00AE76D4" w:rsidP="00130FF7">
      <w:pPr>
        <w:pStyle w:val="berschrift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r w:rsidRPr="00130FF7">
        <w:rPr>
          <w:color w:val="1F3864"/>
        </w:rPr>
        <w:lastRenderedPageBreak/>
        <w:t>Purpose and Scope</w:t>
      </w:r>
    </w:p>
    <w:p w14:paraId="2574A65E" w14:textId="2C4268D6" w:rsidR="000B5938" w:rsidRPr="00130FF7" w:rsidRDefault="00AE76D4" w:rsidP="00130FF7">
      <w:pPr>
        <w:spacing w:after="120"/>
        <w:jc w:val="both"/>
        <w:rPr>
          <w:sz w:val="22"/>
          <w:szCs w:val="22"/>
        </w:rPr>
      </w:pPr>
      <w:r w:rsidRPr="00130FF7">
        <w:rPr>
          <w:sz w:val="22"/>
          <w:szCs w:val="22"/>
        </w:rPr>
        <w:t>This Ethics Policy sets out the binding ethical principles and compliance obligations of Prestige Promotion Verkaufsförderung &amp; Werbeservice GmbH ("Prestige Promotion"). It defines qualitative commitments, detailed measures, and quantitative objectives</w:t>
      </w:r>
      <w:r w:rsidR="00130FF7" w:rsidRPr="00130FF7">
        <w:rPr>
          <w:sz w:val="22"/>
          <w:szCs w:val="22"/>
        </w:rPr>
        <w:t>.</w:t>
      </w:r>
    </w:p>
    <w:p w14:paraId="071F20B2" w14:textId="77777777" w:rsidR="000B5938" w:rsidRPr="00130FF7" w:rsidRDefault="00AE76D4" w:rsidP="00130FF7">
      <w:pPr>
        <w:spacing w:after="120"/>
        <w:jc w:val="both"/>
        <w:rPr>
          <w:sz w:val="22"/>
          <w:szCs w:val="22"/>
        </w:rPr>
      </w:pPr>
      <w:r w:rsidRPr="00130FF7">
        <w:rPr>
          <w:sz w:val="22"/>
          <w:szCs w:val="22"/>
        </w:rPr>
        <w:t>Th</w:t>
      </w:r>
      <w:r w:rsidRPr="00130FF7">
        <w:rPr>
          <w:sz w:val="22"/>
          <w:szCs w:val="22"/>
        </w:rPr>
        <w:t>e policy is based on the principles of the honourable merchant, the UN Global Compact, the German Criminal Code (StGB), the German Money Laundering Act (GwG), the German Whistleblower Protection Act (HinSchG), the EU General Data Protection Regulation (GDP</w:t>
      </w:r>
      <w:r w:rsidRPr="00130FF7">
        <w:rPr>
          <w:sz w:val="22"/>
          <w:szCs w:val="22"/>
        </w:rPr>
        <w:t>R), and applicable international anti-corruption standards including the UK Bribery Act 2010 and the US Foreign Corrupt Practices Act (FCPA).</w:t>
      </w:r>
    </w:p>
    <w:p w14:paraId="5035F726" w14:textId="77777777" w:rsidR="000B5938" w:rsidRPr="00130FF7" w:rsidRDefault="000B5938">
      <w:pPr>
        <w:spacing w:after="80"/>
        <w:rPr>
          <w:sz w:val="22"/>
          <w:szCs w:val="22"/>
        </w:rPr>
      </w:pPr>
    </w:p>
    <w:p w14:paraId="41574645" w14:textId="77777777" w:rsidR="000B5938" w:rsidRPr="00130FF7" w:rsidRDefault="00AE76D4">
      <w:pPr>
        <w:pStyle w:val="berschrift2"/>
      </w:pPr>
      <w:r w:rsidRPr="00130FF7">
        <w:t>1.1 Scope of Application</w:t>
      </w:r>
    </w:p>
    <w:p w14:paraId="4C2F9A42" w14:textId="77777777" w:rsidR="000B5938" w:rsidRPr="00130FF7" w:rsidRDefault="00AE76D4">
      <w:pPr>
        <w:spacing w:after="120"/>
        <w:rPr>
          <w:sz w:val="22"/>
          <w:szCs w:val="22"/>
        </w:rPr>
      </w:pPr>
      <w:r w:rsidRPr="00130FF7">
        <w:rPr>
          <w:sz w:val="22"/>
          <w:szCs w:val="22"/>
        </w:rPr>
        <w:t>This policy applies without exception to:</w:t>
      </w:r>
    </w:p>
    <w:p w14:paraId="593DC3F8"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 xml:space="preserve">All employees of Prestige Promotion: </w:t>
      </w:r>
      <w:r w:rsidRPr="00130FF7">
        <w:rPr>
          <w:sz w:val="22"/>
          <w:szCs w:val="22"/>
        </w:rPr>
        <w:t>full-time, part-time, fixed-term, casual workers, interns and apprentices</w:t>
      </w:r>
    </w:p>
    <w:p w14:paraId="3193F3CF"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Management and all members of the leadership team, regardless of position</w:t>
      </w:r>
    </w:p>
    <w:p w14:paraId="13FD2990"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Temporary workers, external consultants and contractors acting on behalf of the company</w:t>
      </w:r>
    </w:p>
    <w:p w14:paraId="72303939"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Business partners, s</w:t>
      </w:r>
      <w:r w:rsidRPr="00130FF7">
        <w:rPr>
          <w:sz w:val="22"/>
          <w:szCs w:val="22"/>
        </w:rPr>
        <w:t>uppliers and service providers, to the extent contractually agreed</w:t>
      </w:r>
    </w:p>
    <w:p w14:paraId="3F103D96"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All business activities and sites of Prestige Promotion, worldwide and regardless of whether local laws impose less stringent requirements</w:t>
      </w:r>
    </w:p>
    <w:p w14:paraId="6D178353" w14:textId="77777777" w:rsidR="000B5938" w:rsidRPr="00130FF7" w:rsidRDefault="000B5938">
      <w:pPr>
        <w:spacing w:after="80"/>
        <w:rPr>
          <w:sz w:val="22"/>
          <w:szCs w:val="22"/>
        </w:rPr>
      </w:pP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3200"/>
        <w:gridCol w:w="5738"/>
      </w:tblGrid>
      <w:tr w:rsidR="000B5938" w:rsidRPr="00130FF7" w14:paraId="5FDEF58B" w14:textId="77777777" w:rsidTr="00130FF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0070C0"/>
            <w:tcMar>
              <w:top w:w="80" w:type="dxa"/>
              <w:left w:w="120" w:type="dxa"/>
              <w:bottom w:w="80" w:type="dxa"/>
              <w:right w:w="120" w:type="dxa"/>
            </w:tcMar>
          </w:tcPr>
          <w:p w14:paraId="3A15ED35" w14:textId="77777777" w:rsidR="000B5938" w:rsidRPr="00130FF7" w:rsidRDefault="00AE76D4">
            <w:pPr>
              <w:rPr>
                <w:color w:val="FFFFFF" w:themeColor="background1"/>
                <w:sz w:val="22"/>
                <w:szCs w:val="22"/>
              </w:rPr>
            </w:pPr>
            <w:r w:rsidRPr="00130FF7">
              <w:rPr>
                <w:b/>
                <w:bCs/>
                <w:color w:val="FFFFFF" w:themeColor="background1"/>
                <w:sz w:val="22"/>
                <w:szCs w:val="22"/>
              </w:rPr>
              <w:t>#</w:t>
            </w:r>
          </w:p>
        </w:tc>
        <w:tc>
          <w:tcPr>
            <w:tcW w:w="3200" w:type="dxa"/>
            <w:tcBorders>
              <w:top w:val="single" w:sz="4" w:space="0" w:color="BFBFBF"/>
              <w:left w:val="single" w:sz="4" w:space="0" w:color="BFBFBF"/>
              <w:bottom w:val="single" w:sz="4" w:space="0" w:color="BFBFBF"/>
              <w:right w:val="single" w:sz="4" w:space="0" w:color="BFBFBF"/>
            </w:tcBorders>
            <w:shd w:val="clear" w:color="auto" w:fill="0070C0"/>
            <w:tcMar>
              <w:top w:w="80" w:type="dxa"/>
              <w:left w:w="120" w:type="dxa"/>
              <w:bottom w:w="80" w:type="dxa"/>
              <w:right w:w="120" w:type="dxa"/>
            </w:tcMar>
          </w:tcPr>
          <w:p w14:paraId="7639CD03" w14:textId="77777777" w:rsidR="000B5938" w:rsidRPr="00130FF7" w:rsidRDefault="00AE76D4">
            <w:pPr>
              <w:rPr>
                <w:color w:val="FFFFFF" w:themeColor="background1"/>
                <w:sz w:val="22"/>
                <w:szCs w:val="22"/>
              </w:rPr>
            </w:pPr>
            <w:r w:rsidRPr="00130FF7">
              <w:rPr>
                <w:b/>
                <w:bCs/>
                <w:color w:val="FFFFFF" w:themeColor="background1"/>
                <w:sz w:val="22"/>
                <w:szCs w:val="22"/>
              </w:rPr>
              <w:t>Site Name</w:t>
            </w:r>
          </w:p>
        </w:tc>
        <w:tc>
          <w:tcPr>
            <w:tcW w:w="5738" w:type="dxa"/>
            <w:tcBorders>
              <w:top w:val="single" w:sz="4" w:space="0" w:color="BFBFBF"/>
              <w:left w:val="single" w:sz="4" w:space="0" w:color="BFBFBF"/>
              <w:bottom w:val="single" w:sz="4" w:space="0" w:color="BFBFBF"/>
              <w:right w:val="single" w:sz="4" w:space="0" w:color="BFBFBF"/>
            </w:tcBorders>
            <w:shd w:val="clear" w:color="auto" w:fill="0070C0"/>
            <w:tcMar>
              <w:top w:w="80" w:type="dxa"/>
              <w:left w:w="120" w:type="dxa"/>
              <w:bottom w:w="80" w:type="dxa"/>
              <w:right w:w="120" w:type="dxa"/>
            </w:tcMar>
          </w:tcPr>
          <w:p w14:paraId="227AE63A" w14:textId="77777777" w:rsidR="000B5938" w:rsidRPr="00130FF7" w:rsidRDefault="00AE76D4">
            <w:pPr>
              <w:rPr>
                <w:color w:val="FFFFFF" w:themeColor="background1"/>
                <w:sz w:val="22"/>
                <w:szCs w:val="22"/>
              </w:rPr>
            </w:pPr>
            <w:r w:rsidRPr="00130FF7">
              <w:rPr>
                <w:b/>
                <w:bCs/>
                <w:color w:val="FFFFFF" w:themeColor="background1"/>
                <w:sz w:val="22"/>
                <w:szCs w:val="22"/>
              </w:rPr>
              <w:t>Address</w:t>
            </w:r>
          </w:p>
        </w:tc>
      </w:tr>
      <w:tr w:rsidR="000B5938" w:rsidRPr="00130FF7" w14:paraId="59904DC1" w14:textId="77777777">
        <w:tc>
          <w:tcPr>
            <w:tcW w:w="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77EB15D" w14:textId="77777777" w:rsidR="000B5938" w:rsidRPr="00130FF7" w:rsidRDefault="00AE76D4">
            <w:pPr>
              <w:rPr>
                <w:sz w:val="22"/>
                <w:szCs w:val="22"/>
              </w:rPr>
            </w:pPr>
            <w:r w:rsidRPr="00130FF7">
              <w:rPr>
                <w:sz w:val="22"/>
                <w:szCs w:val="22"/>
              </w:rPr>
              <w:t>1</w:t>
            </w:r>
          </w:p>
        </w:tc>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266E46D" w14:textId="77777777" w:rsidR="000B5938" w:rsidRPr="00130FF7" w:rsidRDefault="00AE76D4">
            <w:pPr>
              <w:rPr>
                <w:sz w:val="22"/>
                <w:szCs w:val="22"/>
              </w:rPr>
            </w:pPr>
            <w:r w:rsidRPr="00130FF7">
              <w:rPr>
                <w:sz w:val="22"/>
                <w:szCs w:val="22"/>
              </w:rPr>
              <w:t xml:space="preserve">Prestige </w:t>
            </w:r>
            <w:r w:rsidRPr="00130FF7">
              <w:rPr>
                <w:sz w:val="22"/>
                <w:szCs w:val="22"/>
              </w:rPr>
              <w:t>Promotion – Headquarters &amp; Operations</w:t>
            </w:r>
          </w:p>
        </w:tc>
        <w:tc>
          <w:tcPr>
            <w:tcW w:w="57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055E072" w14:textId="77777777" w:rsidR="000B5938" w:rsidRPr="00130FF7" w:rsidRDefault="00AE76D4">
            <w:pPr>
              <w:rPr>
                <w:sz w:val="22"/>
                <w:szCs w:val="22"/>
              </w:rPr>
            </w:pPr>
            <w:r w:rsidRPr="00130FF7">
              <w:rPr>
                <w:sz w:val="22"/>
                <w:szCs w:val="22"/>
              </w:rPr>
              <w:t>Borsigstraße 2, D-63755 Alzenau</w:t>
            </w:r>
          </w:p>
        </w:tc>
      </w:tr>
    </w:tbl>
    <w:p w14:paraId="1003C4E0" w14:textId="77777777" w:rsidR="000B5938" w:rsidRPr="00130FF7" w:rsidRDefault="000B5938">
      <w:pPr>
        <w:spacing w:after="200"/>
        <w:rPr>
          <w:sz w:val="22"/>
          <w:szCs w:val="22"/>
        </w:rPr>
      </w:pPr>
    </w:p>
    <w:p w14:paraId="7BA47E18" w14:textId="1286DB98" w:rsidR="000B5938" w:rsidRPr="00130FF7" w:rsidRDefault="00AE76D4" w:rsidP="00130FF7">
      <w:pPr>
        <w:pStyle w:val="berschrift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r w:rsidRPr="00130FF7">
        <w:rPr>
          <w:color w:val="1F3864"/>
        </w:rPr>
        <w:t>Ethical Principles and Corporate Values</w:t>
      </w:r>
    </w:p>
    <w:p w14:paraId="6B175662" w14:textId="77777777" w:rsidR="000B5938" w:rsidRPr="00130FF7" w:rsidRDefault="00AE76D4" w:rsidP="00130FF7">
      <w:pPr>
        <w:spacing w:after="120"/>
        <w:jc w:val="both"/>
        <w:rPr>
          <w:sz w:val="22"/>
          <w:szCs w:val="22"/>
        </w:rPr>
      </w:pPr>
      <w:r w:rsidRPr="00130FF7">
        <w:rPr>
          <w:sz w:val="22"/>
          <w:szCs w:val="22"/>
        </w:rPr>
        <w:t xml:space="preserve">Prestige Promotion follows the principle of the honourable merchant and acknowledges its responsibility as a company operating in the </w:t>
      </w:r>
      <w:r w:rsidRPr="00130FF7">
        <w:rPr>
          <w:sz w:val="22"/>
          <w:szCs w:val="22"/>
        </w:rPr>
        <w:t>highly regulated pharmaceutical co-packaging sector. All business activities are based on the following core values:</w:t>
      </w:r>
    </w:p>
    <w:p w14:paraId="7959D620" w14:textId="77777777" w:rsidR="000B5938" w:rsidRPr="00130FF7" w:rsidRDefault="000B5938">
      <w:pPr>
        <w:spacing w:after="60"/>
        <w:rPr>
          <w:sz w:val="22"/>
          <w:szCs w:val="22"/>
        </w:rPr>
      </w:pPr>
    </w:p>
    <w:tbl>
      <w:tblPr>
        <w:tblStyle w:val="a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638"/>
      </w:tblGrid>
      <w:tr w:rsidR="000B5938" w:rsidRPr="00130FF7" w14:paraId="7B981A4F"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6787274" w14:textId="77777777" w:rsidR="000B5938" w:rsidRPr="00130FF7" w:rsidRDefault="00AE76D4">
            <w:pPr>
              <w:rPr>
                <w:sz w:val="22"/>
                <w:szCs w:val="22"/>
              </w:rPr>
            </w:pPr>
            <w:r w:rsidRPr="00130FF7">
              <w:rPr>
                <w:b/>
                <w:bCs/>
                <w:color w:val="1F4E79"/>
                <w:sz w:val="22"/>
                <w:szCs w:val="22"/>
              </w:rPr>
              <w:t>Core Value</w:t>
            </w:r>
          </w:p>
        </w:tc>
        <w:tc>
          <w:tcPr>
            <w:tcW w:w="76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5CB841C" w14:textId="77777777" w:rsidR="000B5938" w:rsidRPr="00130FF7" w:rsidRDefault="00AE76D4">
            <w:pPr>
              <w:rPr>
                <w:sz w:val="22"/>
                <w:szCs w:val="22"/>
              </w:rPr>
            </w:pPr>
            <w:r w:rsidRPr="00130FF7">
              <w:rPr>
                <w:b/>
                <w:bCs/>
                <w:color w:val="1F4E79"/>
                <w:sz w:val="22"/>
                <w:szCs w:val="22"/>
              </w:rPr>
              <w:t>Description</w:t>
            </w:r>
          </w:p>
        </w:tc>
      </w:tr>
      <w:tr w:rsidR="000B5938" w:rsidRPr="00130FF7" w14:paraId="2C456AB4"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536375F" w14:textId="77777777" w:rsidR="000B5938" w:rsidRPr="00130FF7" w:rsidRDefault="00AE76D4">
            <w:pPr>
              <w:rPr>
                <w:sz w:val="22"/>
                <w:szCs w:val="22"/>
              </w:rPr>
            </w:pPr>
            <w:r w:rsidRPr="00130FF7">
              <w:rPr>
                <w:sz w:val="22"/>
                <w:szCs w:val="22"/>
              </w:rPr>
              <w:t>Integrity</w:t>
            </w:r>
          </w:p>
        </w:tc>
        <w:tc>
          <w:tcPr>
            <w:tcW w:w="7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BF6F5ED" w14:textId="77777777" w:rsidR="000B5938" w:rsidRPr="00130FF7" w:rsidRDefault="00AE76D4">
            <w:pPr>
              <w:rPr>
                <w:sz w:val="22"/>
                <w:szCs w:val="22"/>
              </w:rPr>
            </w:pPr>
            <w:r w:rsidRPr="00130FF7">
              <w:rPr>
                <w:sz w:val="22"/>
                <w:szCs w:val="22"/>
              </w:rPr>
              <w:t xml:space="preserve">Honest, transparent and consistent conduct in all business relationships, with no tolerance for </w:t>
            </w:r>
            <w:r w:rsidRPr="00130FF7">
              <w:rPr>
                <w:sz w:val="22"/>
                <w:szCs w:val="22"/>
              </w:rPr>
              <w:t>deception or manipulation</w:t>
            </w:r>
          </w:p>
        </w:tc>
      </w:tr>
      <w:tr w:rsidR="000B5938" w:rsidRPr="00130FF7" w14:paraId="6B50C645"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E1B3A8D" w14:textId="77777777" w:rsidR="000B5938" w:rsidRPr="00130FF7" w:rsidRDefault="00AE76D4">
            <w:pPr>
              <w:rPr>
                <w:sz w:val="22"/>
                <w:szCs w:val="22"/>
              </w:rPr>
            </w:pPr>
            <w:r w:rsidRPr="00130FF7">
              <w:rPr>
                <w:sz w:val="22"/>
                <w:szCs w:val="22"/>
              </w:rPr>
              <w:t>Reliability</w:t>
            </w:r>
          </w:p>
        </w:tc>
        <w:tc>
          <w:tcPr>
            <w:tcW w:w="76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5A23824" w14:textId="77777777" w:rsidR="000B5938" w:rsidRPr="00130FF7" w:rsidRDefault="00AE76D4">
            <w:pPr>
              <w:rPr>
                <w:sz w:val="22"/>
                <w:szCs w:val="22"/>
              </w:rPr>
            </w:pPr>
            <w:r w:rsidRPr="00130FF7">
              <w:rPr>
                <w:sz w:val="22"/>
                <w:szCs w:val="22"/>
              </w:rPr>
              <w:t>Adherence to commitments, contracts and legal requirements at all times</w:t>
            </w:r>
          </w:p>
        </w:tc>
      </w:tr>
      <w:tr w:rsidR="000B5938" w:rsidRPr="00130FF7" w14:paraId="5F081019"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4D33563" w14:textId="77777777" w:rsidR="000B5938" w:rsidRPr="00130FF7" w:rsidRDefault="00AE76D4">
            <w:pPr>
              <w:rPr>
                <w:sz w:val="22"/>
                <w:szCs w:val="22"/>
              </w:rPr>
            </w:pPr>
            <w:r w:rsidRPr="00130FF7">
              <w:rPr>
                <w:sz w:val="22"/>
                <w:szCs w:val="22"/>
              </w:rPr>
              <w:t>Accountability</w:t>
            </w:r>
          </w:p>
        </w:tc>
        <w:tc>
          <w:tcPr>
            <w:tcW w:w="7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5B3D53C" w14:textId="77777777" w:rsidR="000B5938" w:rsidRPr="00130FF7" w:rsidRDefault="00AE76D4">
            <w:pPr>
              <w:rPr>
                <w:sz w:val="22"/>
                <w:szCs w:val="22"/>
              </w:rPr>
            </w:pPr>
            <w:r w:rsidRPr="00130FF7">
              <w:rPr>
                <w:sz w:val="22"/>
                <w:szCs w:val="22"/>
              </w:rPr>
              <w:t>Taking responsibility for decisions and their ethical, ecological and social consequences</w:t>
            </w:r>
          </w:p>
        </w:tc>
      </w:tr>
      <w:tr w:rsidR="000B5938" w:rsidRPr="00130FF7" w14:paraId="77A93116" w14:textId="77777777">
        <w:tc>
          <w:tcPr>
            <w:tcW w:w="2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35E7CDA" w14:textId="77777777" w:rsidR="000B5938" w:rsidRPr="00130FF7" w:rsidRDefault="00AE76D4">
            <w:pPr>
              <w:rPr>
                <w:sz w:val="22"/>
                <w:szCs w:val="22"/>
              </w:rPr>
            </w:pPr>
            <w:r w:rsidRPr="00130FF7">
              <w:rPr>
                <w:sz w:val="22"/>
                <w:szCs w:val="22"/>
              </w:rPr>
              <w:t>Transparency</w:t>
            </w:r>
          </w:p>
        </w:tc>
        <w:tc>
          <w:tcPr>
            <w:tcW w:w="76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AE89501" w14:textId="77777777" w:rsidR="000B5938" w:rsidRPr="00130FF7" w:rsidRDefault="00AE76D4">
            <w:pPr>
              <w:rPr>
                <w:sz w:val="22"/>
                <w:szCs w:val="22"/>
              </w:rPr>
            </w:pPr>
            <w:r w:rsidRPr="00130FF7">
              <w:rPr>
                <w:sz w:val="22"/>
                <w:szCs w:val="22"/>
              </w:rPr>
              <w:t xml:space="preserve">Open and </w:t>
            </w:r>
            <w:r w:rsidRPr="00130FF7">
              <w:rPr>
                <w:sz w:val="22"/>
                <w:szCs w:val="22"/>
              </w:rPr>
              <w:t>traceable communication with all internal and external stakeholders</w:t>
            </w:r>
          </w:p>
        </w:tc>
      </w:tr>
      <w:tr w:rsidR="000B5938" w:rsidRPr="00130FF7" w14:paraId="45C3365D" w14:textId="77777777">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0CCFE39" w14:textId="77777777" w:rsidR="000B5938" w:rsidRPr="00130FF7" w:rsidRDefault="00AE76D4">
            <w:pPr>
              <w:rPr>
                <w:sz w:val="22"/>
                <w:szCs w:val="22"/>
              </w:rPr>
            </w:pPr>
            <w:r w:rsidRPr="00130FF7">
              <w:rPr>
                <w:sz w:val="22"/>
                <w:szCs w:val="22"/>
              </w:rPr>
              <w:t>Respect for Human Rights</w:t>
            </w:r>
          </w:p>
        </w:tc>
        <w:tc>
          <w:tcPr>
            <w:tcW w:w="76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3419378" w14:textId="77777777" w:rsidR="000B5938" w:rsidRPr="00130FF7" w:rsidRDefault="00AE76D4">
            <w:pPr>
              <w:rPr>
                <w:sz w:val="22"/>
                <w:szCs w:val="22"/>
              </w:rPr>
            </w:pPr>
            <w:r w:rsidRPr="00130FF7">
              <w:rPr>
                <w:sz w:val="22"/>
                <w:szCs w:val="22"/>
              </w:rPr>
              <w:t>Respect for human dignity and fundamental rights in all business activities, in accordance with the UN Global Compact</w:t>
            </w:r>
          </w:p>
        </w:tc>
      </w:tr>
    </w:tbl>
    <w:p w14:paraId="6D096A78" w14:textId="77777777" w:rsidR="000B5938" w:rsidRPr="00130FF7" w:rsidRDefault="000B5938">
      <w:pPr>
        <w:spacing w:after="120"/>
        <w:rPr>
          <w:sz w:val="22"/>
          <w:szCs w:val="22"/>
        </w:rPr>
      </w:pPr>
    </w:p>
    <w:p w14:paraId="1D4671E3" w14:textId="77777777" w:rsidR="000B5938" w:rsidRPr="00130FF7" w:rsidRDefault="00AE76D4">
      <w:pPr>
        <w:spacing w:after="120"/>
        <w:rPr>
          <w:sz w:val="22"/>
          <w:szCs w:val="22"/>
        </w:rPr>
      </w:pPr>
      <w:r w:rsidRPr="00130FF7">
        <w:rPr>
          <w:sz w:val="22"/>
          <w:szCs w:val="22"/>
        </w:rPr>
        <w:t xml:space="preserve">Prestige Promotion supports the ten </w:t>
      </w:r>
      <w:r w:rsidRPr="00130FF7">
        <w:rPr>
          <w:sz w:val="22"/>
          <w:szCs w:val="22"/>
        </w:rPr>
        <w:t>principles of the United Nations Global Compact (UNGC) covering human rights, labour, environment and anti-corruption, and commits to integrating these into its corporate governance. The company is actively reviewing formal accession to the UNGC.</w:t>
      </w:r>
    </w:p>
    <w:p w14:paraId="328BC158" w14:textId="77777777" w:rsidR="000B5938" w:rsidRPr="00130FF7" w:rsidRDefault="000B5938">
      <w:pPr>
        <w:spacing w:after="200"/>
        <w:rPr>
          <w:sz w:val="22"/>
          <w:szCs w:val="22"/>
        </w:rPr>
      </w:pPr>
    </w:p>
    <w:p w14:paraId="3685296E" w14:textId="7A2E7C3E" w:rsidR="000B5938" w:rsidRPr="00130FF7" w:rsidRDefault="00AE76D4" w:rsidP="00130FF7">
      <w:pPr>
        <w:pStyle w:val="berschrift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r w:rsidRPr="00130FF7">
        <w:rPr>
          <w:color w:val="1F3864"/>
        </w:rPr>
        <w:lastRenderedPageBreak/>
        <w:t>Manageme</w:t>
      </w:r>
      <w:r w:rsidRPr="00130FF7">
        <w:rPr>
          <w:color w:val="1F3864"/>
        </w:rPr>
        <w:t>nt Ethics Commitments</w:t>
      </w:r>
    </w:p>
    <w:p w14:paraId="04EFD341" w14:textId="77777777" w:rsidR="008E7BF5" w:rsidRDefault="008E7BF5">
      <w:pPr>
        <w:spacing w:after="120"/>
        <w:rPr>
          <w:sz w:val="22"/>
          <w:szCs w:val="22"/>
        </w:rPr>
      </w:pPr>
    </w:p>
    <w:p w14:paraId="05185294" w14:textId="64615467" w:rsidR="000B5938" w:rsidRPr="00130FF7" w:rsidRDefault="00AE76D4">
      <w:pPr>
        <w:spacing w:after="120"/>
        <w:rPr>
          <w:sz w:val="22"/>
          <w:szCs w:val="22"/>
        </w:rPr>
      </w:pPr>
      <w:r w:rsidRPr="00130FF7">
        <w:rPr>
          <w:sz w:val="22"/>
          <w:szCs w:val="22"/>
        </w:rPr>
        <w:t>The management of Prestige Promotion commits to:</w:t>
      </w:r>
    </w:p>
    <w:p w14:paraId="1124ACBE"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 xml:space="preserve">Maintaining a strict zero-tolerance policy towards all forms of corruption, bribery, fraud, money laundering and unethical conduct — without exception and regardless of the </w:t>
      </w:r>
      <w:r w:rsidRPr="00130FF7">
        <w:rPr>
          <w:sz w:val="22"/>
          <w:szCs w:val="22"/>
        </w:rPr>
        <w:t>position of the person concerned or the economic interest of the company</w:t>
      </w:r>
    </w:p>
    <w:p w14:paraId="4703B89C"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Providing the resources, governance structures and training necessary to implement and continuously improve the ethics and compliance programme</w:t>
      </w:r>
    </w:p>
    <w:p w14:paraId="74CE0C5D"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Exemplifying ethical conduct in all bus</w:t>
      </w:r>
      <w:r w:rsidRPr="00130FF7">
        <w:rPr>
          <w:sz w:val="22"/>
          <w:szCs w:val="22"/>
        </w:rPr>
        <w:t>iness activities and exercising the role-model function expected of management</w:t>
      </w:r>
    </w:p>
    <w:p w14:paraId="1FBD47DE"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Conducting an annual corruption risk assessment and integrating the results into the annual management review</w:t>
      </w:r>
    </w:p>
    <w:p w14:paraId="3B7AE1B2"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Maintaining effective whistleblower and reporting mechanisms in com</w:t>
      </w:r>
      <w:r w:rsidRPr="00130FF7">
        <w:rPr>
          <w:sz w:val="22"/>
          <w:szCs w:val="22"/>
        </w:rPr>
        <w:t>pliance with the German Whistleblower Protection Act (HinSchG)</w:t>
      </w:r>
    </w:p>
    <w:p w14:paraId="74313F87"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Ensuring regular communication of ethical obligations to all employees and relevant stakeholders</w:t>
      </w:r>
    </w:p>
    <w:p w14:paraId="205F2464" w14:textId="3AF77DFA"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Reviewing and updating this policy at least annually, incorporating changes in law, and operatio</w:t>
      </w:r>
      <w:r w:rsidRPr="00130FF7">
        <w:rPr>
          <w:sz w:val="22"/>
          <w:szCs w:val="22"/>
        </w:rPr>
        <w:t>nal experience</w:t>
      </w:r>
    </w:p>
    <w:p w14:paraId="7D03DE06"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Applying appropriate sanctions — including employment law and criminal law consequences — to any violations of this policy</w:t>
      </w:r>
    </w:p>
    <w:p w14:paraId="18699A3F" w14:textId="77777777" w:rsidR="000B5938" w:rsidRPr="00130FF7" w:rsidRDefault="000B5938">
      <w:pPr>
        <w:spacing w:after="200"/>
        <w:rPr>
          <w:sz w:val="22"/>
          <w:szCs w:val="22"/>
        </w:rPr>
      </w:pPr>
    </w:p>
    <w:p w14:paraId="264F255A" w14:textId="60D15361" w:rsidR="000B5938" w:rsidRPr="00C530E9" w:rsidRDefault="00C530E9" w:rsidP="008E7BF5">
      <w:pPr>
        <w:pStyle w:val="berschrift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r w:rsidRPr="002D2ED2">
        <w:rPr>
          <w:color w:val="1F3864"/>
        </w:rPr>
        <w:t xml:space="preserve">Relevant </w:t>
      </w:r>
      <w:r>
        <w:rPr>
          <w:color w:val="1F3864"/>
        </w:rPr>
        <w:t>Ethics</w:t>
      </w:r>
      <w:r w:rsidRPr="002D2ED2">
        <w:rPr>
          <w:color w:val="1F3864"/>
        </w:rPr>
        <w:t xml:space="preserve"> Topics and Objectives</w:t>
      </w:r>
    </w:p>
    <w:p w14:paraId="3B6E42FA" w14:textId="77777777" w:rsidR="008E7BF5" w:rsidRDefault="008E7BF5">
      <w:pPr>
        <w:spacing w:after="120"/>
        <w:rPr>
          <w:sz w:val="22"/>
          <w:szCs w:val="22"/>
        </w:rPr>
      </w:pPr>
    </w:p>
    <w:p w14:paraId="74D57F06" w14:textId="151E0338" w:rsidR="000B5938" w:rsidRPr="00130FF7" w:rsidRDefault="00AE76D4">
      <w:pPr>
        <w:spacing w:after="120"/>
        <w:rPr>
          <w:sz w:val="22"/>
          <w:szCs w:val="22"/>
        </w:rPr>
      </w:pPr>
      <w:r w:rsidRPr="00130FF7">
        <w:rPr>
          <w:sz w:val="22"/>
          <w:szCs w:val="22"/>
        </w:rPr>
        <w:t>The following five topic areas have been identified as material for Prestige P</w:t>
      </w:r>
      <w:r w:rsidRPr="00130FF7">
        <w:rPr>
          <w:sz w:val="22"/>
          <w:szCs w:val="22"/>
        </w:rPr>
        <w:t>romotion based on the company's operations, stakeholder requirements. For each area, qualitative commitments and detailed measures are defined, together with quantitative KPI targets for systematic monitoring and continuous improvement.</w:t>
      </w:r>
    </w:p>
    <w:p w14:paraId="3D76FBF8" w14:textId="5978A593" w:rsidR="000B5938" w:rsidRPr="00130FF7" w:rsidRDefault="00AE76D4">
      <w:pPr>
        <w:spacing w:after="120"/>
        <w:rPr>
          <w:sz w:val="22"/>
          <w:szCs w:val="22"/>
        </w:rPr>
      </w:pPr>
      <w:r w:rsidRPr="00130FF7">
        <w:rPr>
          <w:sz w:val="22"/>
          <w:szCs w:val="22"/>
        </w:rPr>
        <w:t>The base year is 20</w:t>
      </w:r>
      <w:r w:rsidRPr="00130FF7">
        <w:rPr>
          <w:sz w:val="22"/>
          <w:szCs w:val="22"/>
        </w:rPr>
        <w:t xml:space="preserve">25. Status indicators: </w:t>
      </w:r>
    </w:p>
    <w:p w14:paraId="18AD3D6D" w14:textId="77777777" w:rsidR="000B5938" w:rsidRPr="00130FF7" w:rsidRDefault="000B5938" w:rsidP="008E7BF5">
      <w:pPr>
        <w:rPr>
          <w:sz w:val="22"/>
          <w:szCs w:val="22"/>
        </w:rPr>
      </w:pPr>
    </w:p>
    <w:p w14:paraId="491A3A64" w14:textId="77777777" w:rsidR="000B5938" w:rsidRPr="008E7BF5" w:rsidRDefault="00AE76D4">
      <w:pPr>
        <w:pStyle w:val="berschrift2"/>
      </w:pPr>
      <w:r w:rsidRPr="008E7BF5">
        <w:t>4.1 Corruption</w:t>
      </w:r>
    </w:p>
    <w:p w14:paraId="0E3EE639" w14:textId="77777777" w:rsidR="000B5938" w:rsidRPr="00130FF7" w:rsidRDefault="00AE76D4">
      <w:pPr>
        <w:spacing w:after="100"/>
        <w:rPr>
          <w:sz w:val="22"/>
          <w:szCs w:val="22"/>
        </w:rPr>
      </w:pPr>
      <w:r w:rsidRPr="00130FF7">
        <w:rPr>
          <w:b/>
          <w:bCs/>
          <w:sz w:val="22"/>
          <w:szCs w:val="22"/>
        </w:rPr>
        <w:t xml:space="preserve">Commitment: </w:t>
      </w:r>
    </w:p>
    <w:p w14:paraId="1E12CEA8" w14:textId="597C8332" w:rsidR="000B5938" w:rsidRPr="00130FF7" w:rsidRDefault="00AE76D4">
      <w:pPr>
        <w:spacing w:after="120"/>
        <w:rPr>
          <w:sz w:val="22"/>
          <w:szCs w:val="22"/>
        </w:rPr>
      </w:pPr>
      <w:r w:rsidRPr="00130FF7">
        <w:rPr>
          <w:sz w:val="22"/>
          <w:szCs w:val="22"/>
        </w:rPr>
        <w:t xml:space="preserve">Prestige Promotion maintains an unconditional zero-tolerance towards all forms of corruption and bribery. This applies to all business activities, both domestic and international, regardless of </w:t>
      </w:r>
      <w:r w:rsidRPr="00130FF7">
        <w:rPr>
          <w:sz w:val="22"/>
          <w:szCs w:val="22"/>
        </w:rPr>
        <w:t>local customs or market conditions. No financial or commercial interest justifies deviation from this commitment. Management exercises a role-model function and bears personal responsibility for creating an environment in which corruption cannot arise.</w:t>
      </w:r>
    </w:p>
    <w:p w14:paraId="528ED47A" w14:textId="77777777" w:rsidR="000B5938" w:rsidRPr="00130FF7" w:rsidRDefault="00AE76D4">
      <w:pPr>
        <w:spacing w:after="100"/>
        <w:rPr>
          <w:sz w:val="22"/>
          <w:szCs w:val="22"/>
        </w:rPr>
      </w:pPr>
      <w:r w:rsidRPr="00130FF7">
        <w:rPr>
          <w:b/>
          <w:bCs/>
          <w:sz w:val="22"/>
          <w:szCs w:val="22"/>
        </w:rPr>
        <w:t>Leg</w:t>
      </w:r>
      <w:r w:rsidRPr="00130FF7">
        <w:rPr>
          <w:b/>
          <w:bCs/>
          <w:sz w:val="22"/>
          <w:szCs w:val="22"/>
        </w:rPr>
        <w:t xml:space="preserve">al Framework: </w:t>
      </w:r>
      <w:r w:rsidRPr="00130FF7">
        <w:rPr>
          <w:sz w:val="22"/>
          <w:szCs w:val="22"/>
        </w:rPr>
        <w:t>German Criminal Code (§§ 299, 300, 331–335 StGB); UK Bribery Act 2010; US Foreign Corrupt Practices Act (FCPA); EU Directives on combating corruption; German Supply Chain Due Diligence Act (LkSG).</w:t>
      </w:r>
    </w:p>
    <w:p w14:paraId="4C7A372B" w14:textId="77777777" w:rsidR="000B5938" w:rsidRPr="00130FF7" w:rsidRDefault="000B5938">
      <w:pPr>
        <w:spacing w:after="60"/>
        <w:rPr>
          <w:sz w:val="22"/>
          <w:szCs w:val="22"/>
        </w:rPr>
      </w:pPr>
    </w:p>
    <w:p w14:paraId="07A34737" w14:textId="77777777" w:rsidR="000B5938" w:rsidRPr="00130FF7" w:rsidRDefault="00AE76D4">
      <w:pPr>
        <w:spacing w:before="120" w:after="60"/>
        <w:rPr>
          <w:sz w:val="22"/>
          <w:szCs w:val="22"/>
        </w:rPr>
      </w:pPr>
      <w:r w:rsidRPr="00130FF7">
        <w:rPr>
          <w:b/>
          <w:bCs/>
          <w:color w:val="2E75B6"/>
          <w:sz w:val="22"/>
          <w:szCs w:val="22"/>
        </w:rPr>
        <w:t>4.1.1 Prohibited Conduct</w:t>
      </w:r>
    </w:p>
    <w:p w14:paraId="1DEFAD40" w14:textId="77777777" w:rsidR="000B5938" w:rsidRPr="00130FF7" w:rsidRDefault="00AE76D4">
      <w:pPr>
        <w:spacing w:after="120"/>
        <w:rPr>
          <w:sz w:val="22"/>
          <w:szCs w:val="22"/>
        </w:rPr>
      </w:pPr>
      <w:r w:rsidRPr="00130FF7">
        <w:rPr>
          <w:sz w:val="22"/>
          <w:szCs w:val="22"/>
        </w:rPr>
        <w:t xml:space="preserve">The </w:t>
      </w:r>
      <w:r w:rsidRPr="00130FF7">
        <w:rPr>
          <w:sz w:val="22"/>
          <w:szCs w:val="22"/>
        </w:rPr>
        <w:t>following conduct is prohibited without exception:</w:t>
      </w:r>
    </w:p>
    <w:p w14:paraId="0ED6206F"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Offering, promising, granting or approving advantages to public officials or business partners in exchange for preferential treatment in decisions, contract awards or supply arrangements</w:t>
      </w:r>
    </w:p>
    <w:p w14:paraId="47A6EDEF"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lastRenderedPageBreak/>
        <w:t>Demanding, accepti</w:t>
      </w:r>
      <w:r w:rsidRPr="00130FF7">
        <w:rPr>
          <w:sz w:val="22"/>
          <w:szCs w:val="22"/>
        </w:rPr>
        <w:t>ng a promise of, or receiving personal advantages in exchange for preferential treatment in a supply arrangement or contract award</w:t>
      </w:r>
    </w:p>
    <w:p w14:paraId="6A02B8B9"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Facilitation payments of any kind, including to public officials</w:t>
      </w:r>
    </w:p>
    <w:p w14:paraId="05757551"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Kickback payments, covert commissions or payments to interme</w:t>
      </w:r>
      <w:r w:rsidRPr="00130FF7">
        <w:rPr>
          <w:sz w:val="22"/>
          <w:szCs w:val="22"/>
        </w:rPr>
        <w:t>diaries where it is known or reasonably assumed that these will be used for bribery</w:t>
      </w:r>
    </w:p>
    <w:p w14:paraId="06224B51"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Participation in bid-rigging arrangements or anti-competitive agreements with competitors</w:t>
      </w:r>
    </w:p>
    <w:p w14:paraId="6CB02050"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Covert payments via third parties (consultants, asset managers, agents) intended t</w:t>
      </w:r>
      <w:r w:rsidRPr="00130FF7">
        <w:rPr>
          <w:sz w:val="22"/>
          <w:szCs w:val="22"/>
        </w:rPr>
        <w:t>o circumvent anti-corruption controls</w:t>
      </w:r>
    </w:p>
    <w:p w14:paraId="3BD49E9D"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Any conduct creating the appearance of attempting to influence business or governmental decisions through improper means</w:t>
      </w:r>
    </w:p>
    <w:p w14:paraId="66D5C91F" w14:textId="77777777" w:rsidR="000B5938" w:rsidRPr="00130FF7" w:rsidRDefault="000B5938">
      <w:pPr>
        <w:spacing w:after="80"/>
        <w:rPr>
          <w:sz w:val="22"/>
          <w:szCs w:val="22"/>
        </w:rPr>
      </w:pPr>
    </w:p>
    <w:p w14:paraId="32918D2B" w14:textId="77777777" w:rsidR="000B5938" w:rsidRPr="00130FF7" w:rsidRDefault="00AE76D4">
      <w:pPr>
        <w:spacing w:before="120" w:after="60"/>
        <w:rPr>
          <w:sz w:val="22"/>
          <w:szCs w:val="22"/>
        </w:rPr>
      </w:pPr>
      <w:r w:rsidRPr="00130FF7">
        <w:rPr>
          <w:b/>
          <w:bCs/>
          <w:color w:val="2E75B6"/>
          <w:sz w:val="22"/>
          <w:szCs w:val="22"/>
        </w:rPr>
        <w:t>4.1.2 Annual Corruption Risk Assessment</w:t>
      </w:r>
    </w:p>
    <w:p w14:paraId="14E17B79" w14:textId="77777777" w:rsidR="000B5938" w:rsidRPr="00130FF7" w:rsidRDefault="00AE76D4">
      <w:pPr>
        <w:spacing w:after="120"/>
        <w:rPr>
          <w:sz w:val="22"/>
          <w:szCs w:val="22"/>
        </w:rPr>
      </w:pPr>
      <w:r w:rsidRPr="00130FF7">
        <w:rPr>
          <w:sz w:val="22"/>
          <w:szCs w:val="22"/>
        </w:rPr>
        <w:t>Prestige Promotion conducts a formal corruption risk ass</w:t>
      </w:r>
      <w:r w:rsidRPr="00130FF7">
        <w:rPr>
          <w:sz w:val="22"/>
          <w:szCs w:val="22"/>
        </w:rPr>
        <w:t>essment at least once per year. The assessment covers:</w:t>
      </w:r>
    </w:p>
    <w:p w14:paraId="294A840F"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Identification of company areas exposed to corruption risk, including purchasing, sales, supplier qualification, public contracts and regulatory interactions</w:t>
      </w:r>
    </w:p>
    <w:p w14:paraId="2AB908A5"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 xml:space="preserve">Assessment of the likelihood of occurrence </w:t>
      </w:r>
      <w:r w:rsidRPr="00130FF7">
        <w:rPr>
          <w:sz w:val="22"/>
          <w:szCs w:val="22"/>
        </w:rPr>
        <w:t>and extent of damage for each identified risk area</w:t>
      </w:r>
    </w:p>
    <w:p w14:paraId="178D6993"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Determination and documentation of appropriate anti-corruption control measures</w:t>
      </w:r>
    </w:p>
    <w:p w14:paraId="2717F8C2"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Derivation and approval of a corrective and preventive action plan (CAPA plan)</w:t>
      </w:r>
    </w:p>
    <w:p w14:paraId="5DAEE179"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 xml:space="preserve">Submission to and approval by </w:t>
      </w:r>
      <w:r w:rsidRPr="00130FF7">
        <w:rPr>
          <w:sz w:val="22"/>
          <w:szCs w:val="22"/>
        </w:rPr>
        <w:t>management as part of the annual management review (QMH Chapter 5.7)</w:t>
      </w:r>
    </w:p>
    <w:p w14:paraId="190CC53D" w14:textId="77777777" w:rsidR="000B5938" w:rsidRPr="00130FF7" w:rsidRDefault="000B5938">
      <w:pPr>
        <w:spacing w:after="80"/>
        <w:rPr>
          <w:sz w:val="22"/>
          <w:szCs w:val="22"/>
        </w:rPr>
      </w:pPr>
    </w:p>
    <w:p w14:paraId="19F76651" w14:textId="77777777" w:rsidR="000B5938" w:rsidRPr="00130FF7" w:rsidRDefault="00AE76D4">
      <w:pPr>
        <w:spacing w:before="120" w:after="60"/>
        <w:rPr>
          <w:sz w:val="22"/>
          <w:szCs w:val="22"/>
        </w:rPr>
      </w:pPr>
      <w:r w:rsidRPr="00130FF7">
        <w:rPr>
          <w:b/>
          <w:bCs/>
          <w:color w:val="2E75B6"/>
          <w:sz w:val="22"/>
          <w:szCs w:val="22"/>
        </w:rPr>
        <w:t>4.1.3 Gifts &amp; Entertainment — Approval Thresholds</w:t>
      </w:r>
    </w:p>
    <w:p w14:paraId="431CEAE5" w14:textId="77777777" w:rsidR="000B5938" w:rsidRPr="00130FF7" w:rsidRDefault="000B5938">
      <w:pPr>
        <w:spacing w:after="60"/>
        <w:rPr>
          <w:sz w:val="22"/>
          <w:szCs w:val="22"/>
        </w:rPr>
      </w:pPr>
    </w:p>
    <w:tbl>
      <w:tblPr>
        <w:tblStyle w:val="a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2500"/>
        <w:gridCol w:w="2138"/>
        <w:gridCol w:w="2000"/>
      </w:tblGrid>
      <w:tr w:rsidR="000B5938" w:rsidRPr="00130FF7" w14:paraId="132C6B61"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76C393E" w14:textId="77777777" w:rsidR="000B5938" w:rsidRPr="00130FF7" w:rsidRDefault="00AE76D4">
            <w:pPr>
              <w:rPr>
                <w:sz w:val="22"/>
                <w:szCs w:val="22"/>
              </w:rPr>
            </w:pPr>
            <w:r w:rsidRPr="00130FF7">
              <w:rPr>
                <w:b/>
                <w:bCs/>
                <w:color w:val="1F4E79"/>
                <w:sz w:val="22"/>
                <w:szCs w:val="22"/>
              </w:rPr>
              <w:t>Transaction Type</w:t>
            </w:r>
          </w:p>
        </w:tc>
        <w:tc>
          <w:tcPr>
            <w:tcW w:w="2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DDCE880" w14:textId="77777777" w:rsidR="000B5938" w:rsidRPr="00130FF7" w:rsidRDefault="00AE76D4">
            <w:pPr>
              <w:rPr>
                <w:sz w:val="22"/>
                <w:szCs w:val="22"/>
              </w:rPr>
            </w:pPr>
            <w:r w:rsidRPr="00130FF7">
              <w:rPr>
                <w:b/>
                <w:bCs/>
                <w:color w:val="1F4E79"/>
                <w:sz w:val="22"/>
                <w:szCs w:val="22"/>
              </w:rPr>
              <w:t>Threshold</w:t>
            </w:r>
          </w:p>
        </w:tc>
        <w:tc>
          <w:tcPr>
            <w:tcW w:w="21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ED03C55" w14:textId="77777777" w:rsidR="000B5938" w:rsidRPr="00130FF7" w:rsidRDefault="00AE76D4">
            <w:pPr>
              <w:rPr>
                <w:sz w:val="22"/>
                <w:szCs w:val="22"/>
              </w:rPr>
            </w:pPr>
            <w:r w:rsidRPr="00130FF7">
              <w:rPr>
                <w:b/>
                <w:bCs/>
                <w:color w:val="1F4E79"/>
                <w:sz w:val="22"/>
                <w:szCs w:val="22"/>
              </w:rPr>
              <w:t>Approval</w:t>
            </w:r>
          </w:p>
        </w:tc>
        <w:tc>
          <w:tcPr>
            <w:tcW w:w="2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5A76DCE" w14:textId="77777777" w:rsidR="000B5938" w:rsidRPr="00130FF7" w:rsidRDefault="00AE76D4">
            <w:pPr>
              <w:rPr>
                <w:sz w:val="22"/>
                <w:szCs w:val="22"/>
              </w:rPr>
            </w:pPr>
            <w:r w:rsidRPr="00130FF7">
              <w:rPr>
                <w:b/>
                <w:bCs/>
                <w:color w:val="1F4E79"/>
                <w:sz w:val="22"/>
                <w:szCs w:val="22"/>
              </w:rPr>
              <w:t>Documentation</w:t>
            </w:r>
          </w:p>
        </w:tc>
      </w:tr>
      <w:tr w:rsidR="000B5938" w:rsidRPr="00130FF7" w14:paraId="1AF84314"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A201F2A" w14:textId="77777777" w:rsidR="000B5938" w:rsidRPr="00130FF7" w:rsidRDefault="00AE76D4">
            <w:pPr>
              <w:rPr>
                <w:sz w:val="22"/>
                <w:szCs w:val="22"/>
              </w:rPr>
            </w:pPr>
            <w:r w:rsidRPr="00130FF7">
              <w:rPr>
                <w:sz w:val="22"/>
                <w:szCs w:val="22"/>
              </w:rPr>
              <w:t>Business meals / entertainment</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D584734" w14:textId="77777777" w:rsidR="000B5938" w:rsidRPr="00130FF7" w:rsidRDefault="00AE76D4">
            <w:pPr>
              <w:rPr>
                <w:sz w:val="22"/>
                <w:szCs w:val="22"/>
              </w:rPr>
            </w:pPr>
            <w:r w:rsidRPr="00130FF7">
              <w:rPr>
                <w:sz w:val="22"/>
                <w:szCs w:val="22"/>
              </w:rPr>
              <w:t>Up to EUR 50 / person</w:t>
            </w:r>
          </w:p>
        </w:tc>
        <w:tc>
          <w:tcPr>
            <w:tcW w:w="21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EB07188" w14:textId="77777777" w:rsidR="000B5938" w:rsidRPr="00130FF7" w:rsidRDefault="00AE76D4">
            <w:pPr>
              <w:rPr>
                <w:sz w:val="22"/>
                <w:szCs w:val="22"/>
              </w:rPr>
            </w:pPr>
            <w:r w:rsidRPr="00130FF7">
              <w:rPr>
                <w:sz w:val="22"/>
                <w:szCs w:val="22"/>
              </w:rPr>
              <w:t>Direct line manager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2002780" w14:textId="77777777" w:rsidR="000B5938" w:rsidRPr="00130FF7" w:rsidRDefault="00AE76D4">
            <w:pPr>
              <w:rPr>
                <w:sz w:val="22"/>
                <w:szCs w:val="22"/>
              </w:rPr>
            </w:pPr>
            <w:r w:rsidRPr="00130FF7">
              <w:rPr>
                <w:sz w:val="22"/>
                <w:szCs w:val="22"/>
              </w:rPr>
              <w:t>Expense claim</w:t>
            </w:r>
          </w:p>
        </w:tc>
      </w:tr>
      <w:tr w:rsidR="000B5938" w:rsidRPr="00130FF7" w14:paraId="7ADC42E6"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132071E" w14:textId="77777777" w:rsidR="000B5938" w:rsidRPr="00130FF7" w:rsidRDefault="00AE76D4">
            <w:pPr>
              <w:rPr>
                <w:sz w:val="22"/>
                <w:szCs w:val="22"/>
              </w:rPr>
            </w:pPr>
            <w:r w:rsidRPr="00130FF7">
              <w:rPr>
                <w:sz w:val="22"/>
                <w:szCs w:val="22"/>
              </w:rPr>
              <w:t>Business meals / entertainment</w:t>
            </w:r>
          </w:p>
        </w:tc>
        <w:tc>
          <w:tcPr>
            <w:tcW w:w="2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747F439" w14:textId="77777777" w:rsidR="000B5938" w:rsidRPr="00130FF7" w:rsidRDefault="00AE76D4">
            <w:pPr>
              <w:rPr>
                <w:sz w:val="22"/>
                <w:szCs w:val="22"/>
              </w:rPr>
            </w:pPr>
            <w:r w:rsidRPr="00130FF7">
              <w:rPr>
                <w:sz w:val="22"/>
                <w:szCs w:val="22"/>
              </w:rPr>
              <w:t>Over EUR 50 / person</w:t>
            </w:r>
          </w:p>
        </w:tc>
        <w:tc>
          <w:tcPr>
            <w:tcW w:w="21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E70FEE1" w14:textId="77777777" w:rsidR="000B5938" w:rsidRPr="00130FF7" w:rsidRDefault="00AE76D4">
            <w:pPr>
              <w:rPr>
                <w:sz w:val="22"/>
                <w:szCs w:val="22"/>
              </w:rPr>
            </w:pPr>
            <w:r w:rsidRPr="00130FF7">
              <w:rPr>
                <w:sz w:val="22"/>
                <w:szCs w:val="22"/>
              </w:rPr>
              <w:t>Management</w:t>
            </w:r>
          </w:p>
        </w:tc>
        <w:tc>
          <w:tcPr>
            <w:tcW w:w="2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FEEE537" w14:textId="77777777" w:rsidR="000B5938" w:rsidRPr="00130FF7" w:rsidRDefault="00AE76D4">
            <w:pPr>
              <w:rPr>
                <w:sz w:val="22"/>
                <w:szCs w:val="22"/>
              </w:rPr>
            </w:pPr>
            <w:r w:rsidRPr="00130FF7">
              <w:rPr>
                <w:sz w:val="22"/>
                <w:szCs w:val="22"/>
              </w:rPr>
              <w:t>Gifts &amp; entertainment register</w:t>
            </w:r>
          </w:p>
        </w:tc>
      </w:tr>
      <w:tr w:rsidR="000B5938" w:rsidRPr="00130FF7" w14:paraId="4B85ABE7"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EFF5C2D" w14:textId="77777777" w:rsidR="000B5938" w:rsidRPr="00130FF7" w:rsidRDefault="00AE76D4">
            <w:pPr>
              <w:rPr>
                <w:sz w:val="22"/>
                <w:szCs w:val="22"/>
              </w:rPr>
            </w:pPr>
            <w:r w:rsidRPr="00130FF7">
              <w:rPr>
                <w:sz w:val="22"/>
                <w:szCs w:val="22"/>
              </w:rPr>
              <w:t>Gifts received (business partners)</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5801678" w14:textId="77777777" w:rsidR="000B5938" w:rsidRPr="00130FF7" w:rsidRDefault="00AE76D4">
            <w:pPr>
              <w:rPr>
                <w:sz w:val="22"/>
                <w:szCs w:val="22"/>
              </w:rPr>
            </w:pPr>
            <w:r w:rsidRPr="00130FF7">
              <w:rPr>
                <w:sz w:val="22"/>
                <w:szCs w:val="22"/>
              </w:rPr>
              <w:t>Up to EUR 25 (modest promotional)</w:t>
            </w:r>
          </w:p>
        </w:tc>
        <w:tc>
          <w:tcPr>
            <w:tcW w:w="21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DEAD7A1" w14:textId="77777777" w:rsidR="000B5938" w:rsidRPr="00130FF7" w:rsidRDefault="00AE76D4">
            <w:pPr>
              <w:rPr>
                <w:sz w:val="22"/>
                <w:szCs w:val="22"/>
              </w:rPr>
            </w:pPr>
            <w:r w:rsidRPr="00130FF7">
              <w:rPr>
                <w:sz w:val="22"/>
                <w:szCs w:val="22"/>
              </w:rPr>
              <w:t>Line manager notification</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55F13C1" w14:textId="77777777" w:rsidR="000B5938" w:rsidRPr="00130FF7" w:rsidRDefault="00AE76D4">
            <w:pPr>
              <w:rPr>
                <w:sz w:val="22"/>
                <w:szCs w:val="22"/>
              </w:rPr>
            </w:pPr>
            <w:r w:rsidRPr="00130FF7">
              <w:rPr>
                <w:sz w:val="22"/>
                <w:szCs w:val="22"/>
              </w:rPr>
              <w:t>Register entry</w:t>
            </w:r>
          </w:p>
        </w:tc>
      </w:tr>
      <w:tr w:rsidR="000B5938" w:rsidRPr="00130FF7" w14:paraId="7F609A34"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220A01F" w14:textId="77777777" w:rsidR="000B5938" w:rsidRPr="00130FF7" w:rsidRDefault="00AE76D4">
            <w:pPr>
              <w:rPr>
                <w:sz w:val="22"/>
                <w:szCs w:val="22"/>
              </w:rPr>
            </w:pPr>
            <w:r w:rsidRPr="00130FF7">
              <w:rPr>
                <w:sz w:val="22"/>
                <w:szCs w:val="22"/>
              </w:rPr>
              <w:t xml:space="preserve">Gifts received (pharma </w:t>
            </w:r>
            <w:r w:rsidRPr="00130FF7">
              <w:rPr>
                <w:sz w:val="22"/>
                <w:szCs w:val="22"/>
              </w:rPr>
              <w:t>industry)</w:t>
            </w:r>
          </w:p>
        </w:tc>
        <w:tc>
          <w:tcPr>
            <w:tcW w:w="2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8ABB1FC" w14:textId="77777777" w:rsidR="000B5938" w:rsidRPr="00130FF7" w:rsidRDefault="00AE76D4">
            <w:pPr>
              <w:rPr>
                <w:sz w:val="22"/>
                <w:szCs w:val="22"/>
              </w:rPr>
            </w:pPr>
            <w:r w:rsidRPr="00130FF7">
              <w:rPr>
                <w:sz w:val="22"/>
                <w:szCs w:val="22"/>
              </w:rPr>
              <w:t>Any value — industry guidelines prohibit</w:t>
            </w:r>
          </w:p>
        </w:tc>
        <w:tc>
          <w:tcPr>
            <w:tcW w:w="21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DD7D988" w14:textId="77777777" w:rsidR="000B5938" w:rsidRPr="00130FF7" w:rsidRDefault="00AE76D4">
            <w:pPr>
              <w:rPr>
                <w:sz w:val="22"/>
                <w:szCs w:val="22"/>
              </w:rPr>
            </w:pPr>
            <w:r w:rsidRPr="00130FF7">
              <w:rPr>
                <w:sz w:val="22"/>
                <w:szCs w:val="22"/>
              </w:rPr>
              <w:t>Must be declined or returned</w:t>
            </w:r>
          </w:p>
        </w:tc>
        <w:tc>
          <w:tcPr>
            <w:tcW w:w="2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CC0E6BD" w14:textId="77777777" w:rsidR="000B5938" w:rsidRPr="00130FF7" w:rsidRDefault="00AE76D4">
            <w:pPr>
              <w:rPr>
                <w:sz w:val="22"/>
                <w:szCs w:val="22"/>
              </w:rPr>
            </w:pPr>
            <w:r w:rsidRPr="00130FF7">
              <w:rPr>
                <w:sz w:val="22"/>
                <w:szCs w:val="22"/>
              </w:rPr>
              <w:t>Register entry</w:t>
            </w:r>
          </w:p>
        </w:tc>
      </w:tr>
      <w:tr w:rsidR="000B5938" w:rsidRPr="00130FF7" w14:paraId="35004908"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808A9E9" w14:textId="77777777" w:rsidR="000B5938" w:rsidRPr="00130FF7" w:rsidRDefault="00AE76D4">
            <w:pPr>
              <w:rPr>
                <w:sz w:val="22"/>
                <w:szCs w:val="22"/>
              </w:rPr>
            </w:pPr>
            <w:r w:rsidRPr="00130FF7">
              <w:rPr>
                <w:sz w:val="22"/>
                <w:szCs w:val="22"/>
              </w:rPr>
              <w:t>Gifts given</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F6B3493" w14:textId="77777777" w:rsidR="000B5938" w:rsidRPr="00130FF7" w:rsidRDefault="00AE76D4">
            <w:pPr>
              <w:rPr>
                <w:sz w:val="22"/>
                <w:szCs w:val="22"/>
              </w:rPr>
            </w:pPr>
            <w:r w:rsidRPr="00130FF7">
              <w:rPr>
                <w:sz w:val="22"/>
                <w:szCs w:val="22"/>
              </w:rPr>
              <w:t>Up to EUR 25</w:t>
            </w:r>
          </w:p>
        </w:tc>
        <w:tc>
          <w:tcPr>
            <w:tcW w:w="21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ECCB895" w14:textId="77777777" w:rsidR="000B5938" w:rsidRPr="00130FF7" w:rsidRDefault="00AE76D4">
            <w:pPr>
              <w:rPr>
                <w:sz w:val="22"/>
                <w:szCs w:val="22"/>
              </w:rPr>
            </w:pPr>
            <w:r w:rsidRPr="00130FF7">
              <w:rPr>
                <w:sz w:val="22"/>
                <w:szCs w:val="22"/>
              </w:rPr>
              <w:t>Line manager</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ED1E30D" w14:textId="77777777" w:rsidR="000B5938" w:rsidRPr="00130FF7" w:rsidRDefault="00AE76D4">
            <w:pPr>
              <w:rPr>
                <w:sz w:val="22"/>
                <w:szCs w:val="22"/>
              </w:rPr>
            </w:pPr>
            <w:r w:rsidRPr="00130FF7">
              <w:rPr>
                <w:sz w:val="22"/>
                <w:szCs w:val="22"/>
              </w:rPr>
              <w:t>Register entry</w:t>
            </w:r>
          </w:p>
        </w:tc>
      </w:tr>
      <w:tr w:rsidR="000B5938" w:rsidRPr="00130FF7" w14:paraId="4141557D"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6FE938B" w14:textId="77777777" w:rsidR="000B5938" w:rsidRPr="00130FF7" w:rsidRDefault="00AE76D4">
            <w:pPr>
              <w:rPr>
                <w:sz w:val="22"/>
                <w:szCs w:val="22"/>
              </w:rPr>
            </w:pPr>
            <w:r w:rsidRPr="00130FF7">
              <w:rPr>
                <w:sz w:val="22"/>
                <w:szCs w:val="22"/>
              </w:rPr>
              <w:t>Gifts given</w:t>
            </w:r>
          </w:p>
        </w:tc>
        <w:tc>
          <w:tcPr>
            <w:tcW w:w="2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F6F1AF4" w14:textId="77777777" w:rsidR="000B5938" w:rsidRPr="00130FF7" w:rsidRDefault="00AE76D4">
            <w:pPr>
              <w:rPr>
                <w:sz w:val="22"/>
                <w:szCs w:val="22"/>
              </w:rPr>
            </w:pPr>
            <w:r w:rsidRPr="00130FF7">
              <w:rPr>
                <w:sz w:val="22"/>
                <w:szCs w:val="22"/>
              </w:rPr>
              <w:t>Over EUR 25</w:t>
            </w:r>
          </w:p>
        </w:tc>
        <w:tc>
          <w:tcPr>
            <w:tcW w:w="21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469EC36" w14:textId="77777777" w:rsidR="000B5938" w:rsidRPr="00130FF7" w:rsidRDefault="00AE76D4">
            <w:pPr>
              <w:rPr>
                <w:sz w:val="22"/>
                <w:szCs w:val="22"/>
              </w:rPr>
            </w:pPr>
            <w:r w:rsidRPr="00130FF7">
              <w:rPr>
                <w:sz w:val="22"/>
                <w:szCs w:val="22"/>
              </w:rPr>
              <w:t>Management approval</w:t>
            </w:r>
          </w:p>
        </w:tc>
        <w:tc>
          <w:tcPr>
            <w:tcW w:w="2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E97D133" w14:textId="77777777" w:rsidR="000B5938" w:rsidRPr="00130FF7" w:rsidRDefault="00AE76D4">
            <w:pPr>
              <w:rPr>
                <w:sz w:val="22"/>
                <w:szCs w:val="22"/>
              </w:rPr>
            </w:pPr>
            <w:r w:rsidRPr="00130FF7">
              <w:rPr>
                <w:sz w:val="22"/>
                <w:szCs w:val="22"/>
              </w:rPr>
              <w:t>Register + management sign-off</w:t>
            </w:r>
          </w:p>
        </w:tc>
      </w:tr>
      <w:tr w:rsidR="000B5938" w:rsidRPr="00130FF7" w14:paraId="18772EA3" w14:textId="77777777">
        <w:tc>
          <w:tcPr>
            <w:tcW w:w="3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2796C96" w14:textId="77777777" w:rsidR="000B5938" w:rsidRPr="00130FF7" w:rsidRDefault="00AE76D4">
            <w:pPr>
              <w:rPr>
                <w:sz w:val="22"/>
                <w:szCs w:val="22"/>
              </w:rPr>
            </w:pPr>
            <w:r w:rsidRPr="00130FF7">
              <w:rPr>
                <w:sz w:val="22"/>
                <w:szCs w:val="22"/>
              </w:rPr>
              <w:t xml:space="preserve">Events / </w:t>
            </w:r>
            <w:r w:rsidRPr="00130FF7">
              <w:rPr>
                <w:sz w:val="22"/>
                <w:szCs w:val="22"/>
              </w:rPr>
              <w:t>invitations / sponsored travel</w:t>
            </w:r>
          </w:p>
        </w:tc>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747779C" w14:textId="77777777" w:rsidR="000B5938" w:rsidRPr="00130FF7" w:rsidRDefault="00AE76D4">
            <w:pPr>
              <w:rPr>
                <w:sz w:val="22"/>
                <w:szCs w:val="22"/>
              </w:rPr>
            </w:pPr>
            <w:r w:rsidRPr="00130FF7">
              <w:rPr>
                <w:sz w:val="22"/>
                <w:szCs w:val="22"/>
              </w:rPr>
              <w:t>Case by case</w:t>
            </w:r>
          </w:p>
        </w:tc>
        <w:tc>
          <w:tcPr>
            <w:tcW w:w="21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BC4493B" w14:textId="77777777" w:rsidR="000B5938" w:rsidRPr="00130FF7" w:rsidRDefault="00AE76D4">
            <w:pPr>
              <w:rPr>
                <w:sz w:val="22"/>
                <w:szCs w:val="22"/>
              </w:rPr>
            </w:pPr>
            <w:r w:rsidRPr="00130FF7">
              <w:rPr>
                <w:sz w:val="22"/>
                <w:szCs w:val="22"/>
              </w:rPr>
              <w:t>Management</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43A37B1" w14:textId="77777777" w:rsidR="000B5938" w:rsidRPr="00130FF7" w:rsidRDefault="00AE76D4">
            <w:pPr>
              <w:rPr>
                <w:sz w:val="22"/>
                <w:szCs w:val="22"/>
              </w:rPr>
            </w:pPr>
            <w:r w:rsidRPr="00130FF7">
              <w:rPr>
                <w:sz w:val="22"/>
                <w:szCs w:val="22"/>
              </w:rPr>
              <w:t>Register + sign-off</w:t>
            </w:r>
          </w:p>
        </w:tc>
      </w:tr>
      <w:tr w:rsidR="000B5938" w:rsidRPr="00130FF7" w14:paraId="440046A6" w14:textId="77777777">
        <w:tc>
          <w:tcPr>
            <w:tcW w:w="3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F44D292" w14:textId="77777777" w:rsidR="000B5938" w:rsidRPr="00130FF7" w:rsidRDefault="00AE76D4">
            <w:pPr>
              <w:rPr>
                <w:sz w:val="22"/>
                <w:szCs w:val="22"/>
              </w:rPr>
            </w:pPr>
            <w:r w:rsidRPr="00130FF7">
              <w:rPr>
                <w:sz w:val="22"/>
                <w:szCs w:val="22"/>
              </w:rPr>
              <w:t>Cash or cash-equivalent benefits (vouchers)</w:t>
            </w:r>
          </w:p>
        </w:tc>
        <w:tc>
          <w:tcPr>
            <w:tcW w:w="2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E4EFD15" w14:textId="77777777" w:rsidR="000B5938" w:rsidRPr="00130FF7" w:rsidRDefault="00AE76D4">
            <w:pPr>
              <w:rPr>
                <w:sz w:val="22"/>
                <w:szCs w:val="22"/>
              </w:rPr>
            </w:pPr>
            <w:r w:rsidRPr="00130FF7">
              <w:rPr>
                <w:sz w:val="22"/>
                <w:szCs w:val="22"/>
              </w:rPr>
              <w:t>Any amount</w:t>
            </w:r>
          </w:p>
        </w:tc>
        <w:tc>
          <w:tcPr>
            <w:tcW w:w="21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7500ADC" w14:textId="77777777" w:rsidR="000B5938" w:rsidRPr="00130FF7" w:rsidRDefault="00AE76D4">
            <w:pPr>
              <w:rPr>
                <w:sz w:val="22"/>
                <w:szCs w:val="22"/>
              </w:rPr>
            </w:pPr>
            <w:r w:rsidRPr="00130FF7">
              <w:rPr>
                <w:sz w:val="22"/>
                <w:szCs w:val="22"/>
              </w:rPr>
              <w:t>Fundamentally prohibited</w:t>
            </w:r>
          </w:p>
        </w:tc>
        <w:tc>
          <w:tcPr>
            <w:tcW w:w="2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4BD7A0F" w14:textId="77777777" w:rsidR="000B5938" w:rsidRPr="00130FF7" w:rsidRDefault="00AE76D4">
            <w:pPr>
              <w:rPr>
                <w:sz w:val="22"/>
                <w:szCs w:val="22"/>
              </w:rPr>
            </w:pPr>
            <w:r w:rsidRPr="00130FF7">
              <w:rPr>
                <w:sz w:val="22"/>
                <w:szCs w:val="22"/>
              </w:rPr>
              <w:t>N/A</w:t>
            </w:r>
          </w:p>
        </w:tc>
      </w:tr>
    </w:tbl>
    <w:p w14:paraId="59A326CB" w14:textId="77777777" w:rsidR="000B5938" w:rsidRPr="00130FF7" w:rsidRDefault="000B5938">
      <w:pPr>
        <w:spacing w:after="80"/>
        <w:rPr>
          <w:sz w:val="22"/>
          <w:szCs w:val="22"/>
        </w:rPr>
      </w:pPr>
    </w:p>
    <w:p w14:paraId="63142770" w14:textId="77777777" w:rsidR="000B5938" w:rsidRPr="00130FF7" w:rsidRDefault="00AE76D4">
      <w:pPr>
        <w:spacing w:after="120"/>
        <w:rPr>
          <w:sz w:val="22"/>
          <w:szCs w:val="22"/>
        </w:rPr>
      </w:pPr>
      <w:r w:rsidRPr="00130FF7">
        <w:rPr>
          <w:sz w:val="22"/>
          <w:szCs w:val="22"/>
        </w:rPr>
        <w:lastRenderedPageBreak/>
        <w:t xml:space="preserve">All gifts and entertainment above threshold limits are recorded in the Gifts &amp; </w:t>
      </w:r>
      <w:r w:rsidRPr="00130FF7">
        <w:rPr>
          <w:sz w:val="22"/>
          <w:szCs w:val="22"/>
        </w:rPr>
        <w:t>Entertainment Register and evaluated annually. Gifts or entertainment during ongoing contract negotiations or tendering processes are prohibited.</w:t>
      </w:r>
    </w:p>
    <w:p w14:paraId="461BBAD3" w14:textId="77777777" w:rsidR="000B5938" w:rsidRPr="00130FF7" w:rsidRDefault="000B5938">
      <w:pPr>
        <w:spacing w:after="80"/>
        <w:rPr>
          <w:sz w:val="22"/>
          <w:szCs w:val="22"/>
        </w:rPr>
      </w:pPr>
    </w:p>
    <w:p w14:paraId="30DB1356" w14:textId="77777777" w:rsidR="000B5938" w:rsidRPr="00130FF7" w:rsidRDefault="00AE76D4">
      <w:pPr>
        <w:spacing w:after="120"/>
        <w:rPr>
          <w:sz w:val="22"/>
          <w:szCs w:val="22"/>
        </w:rPr>
      </w:pPr>
      <w:r w:rsidRPr="00130FF7">
        <w:rPr>
          <w:b/>
          <w:bCs/>
          <w:sz w:val="22"/>
          <w:szCs w:val="22"/>
        </w:rPr>
        <w:t>Quantitative Objectives — Corruption:</w:t>
      </w:r>
    </w:p>
    <w:p w14:paraId="7DADD7FC" w14:textId="77777777" w:rsidR="000B5938" w:rsidRPr="00130FF7" w:rsidRDefault="000B5938">
      <w:pPr>
        <w:spacing w:after="60"/>
        <w:rPr>
          <w:sz w:val="22"/>
          <w:szCs w:val="22"/>
        </w:rPr>
      </w:pPr>
    </w:p>
    <w:tbl>
      <w:tblPr>
        <w:tblStyle w:val="a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1550"/>
        <w:gridCol w:w="1100"/>
        <w:gridCol w:w="1588"/>
        <w:gridCol w:w="1500"/>
      </w:tblGrid>
      <w:tr w:rsidR="000B5938" w:rsidRPr="00130FF7" w14:paraId="7A09485B"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143D71C" w14:textId="77777777" w:rsidR="000B5938" w:rsidRPr="00130FF7" w:rsidRDefault="00AE76D4">
            <w:pPr>
              <w:rPr>
                <w:sz w:val="22"/>
                <w:szCs w:val="22"/>
              </w:rPr>
            </w:pPr>
            <w:r w:rsidRPr="00130FF7">
              <w:rPr>
                <w:b/>
                <w:bCs/>
                <w:color w:val="1F4E79"/>
                <w:sz w:val="22"/>
                <w:szCs w:val="22"/>
              </w:rPr>
              <w:t>KPI / Indicator</w:t>
            </w:r>
          </w:p>
        </w:tc>
        <w:tc>
          <w:tcPr>
            <w:tcW w:w="1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2A00AAF" w14:textId="77777777" w:rsidR="000B5938" w:rsidRPr="00130FF7" w:rsidRDefault="00AE76D4">
            <w:pPr>
              <w:rPr>
                <w:sz w:val="22"/>
                <w:szCs w:val="22"/>
              </w:rPr>
            </w:pPr>
            <w:r w:rsidRPr="00130FF7">
              <w:rPr>
                <w:b/>
                <w:bCs/>
                <w:color w:val="1F4E79"/>
                <w:sz w:val="22"/>
                <w:szCs w:val="22"/>
              </w:rPr>
              <w:t>Interim Target 2026</w:t>
            </w:r>
          </w:p>
        </w:tc>
        <w:tc>
          <w:tcPr>
            <w:tcW w:w="155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0C6E0A7" w14:textId="77777777" w:rsidR="000B5938" w:rsidRPr="00130FF7" w:rsidRDefault="00AE76D4">
            <w:pPr>
              <w:rPr>
                <w:sz w:val="22"/>
                <w:szCs w:val="22"/>
              </w:rPr>
            </w:pPr>
            <w:r w:rsidRPr="00130FF7">
              <w:rPr>
                <w:b/>
                <w:bCs/>
                <w:color w:val="1F4E79"/>
                <w:sz w:val="22"/>
                <w:szCs w:val="22"/>
              </w:rPr>
              <w:t>Target 2027</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8A50A8E" w14:textId="77777777" w:rsidR="000B5938" w:rsidRPr="00130FF7" w:rsidRDefault="00AE76D4">
            <w:pPr>
              <w:rPr>
                <w:sz w:val="22"/>
                <w:szCs w:val="22"/>
              </w:rPr>
            </w:pPr>
            <w:r w:rsidRPr="00130FF7">
              <w:rPr>
                <w:b/>
                <w:bCs/>
                <w:color w:val="1F4E79"/>
                <w:sz w:val="22"/>
                <w:szCs w:val="22"/>
              </w:rPr>
              <w:t>Status</w:t>
            </w:r>
          </w:p>
        </w:tc>
        <w:tc>
          <w:tcPr>
            <w:tcW w:w="158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E92EA04" w14:textId="77777777" w:rsidR="000B5938" w:rsidRPr="00130FF7" w:rsidRDefault="00AE76D4">
            <w:pPr>
              <w:rPr>
                <w:sz w:val="22"/>
                <w:szCs w:val="22"/>
              </w:rPr>
            </w:pPr>
            <w:r w:rsidRPr="00130FF7">
              <w:rPr>
                <w:b/>
                <w:bCs/>
                <w:color w:val="1F4E79"/>
                <w:sz w:val="22"/>
                <w:szCs w:val="22"/>
              </w:rPr>
              <w:t>Responsibility</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5286722" w14:textId="77777777" w:rsidR="000B5938" w:rsidRPr="00130FF7" w:rsidRDefault="00AE76D4">
            <w:pPr>
              <w:rPr>
                <w:sz w:val="22"/>
                <w:szCs w:val="22"/>
              </w:rPr>
            </w:pPr>
            <w:r w:rsidRPr="00130FF7">
              <w:rPr>
                <w:b/>
                <w:bCs/>
                <w:color w:val="1F4E79"/>
                <w:sz w:val="22"/>
                <w:szCs w:val="22"/>
              </w:rPr>
              <w:t>Review</w:t>
            </w:r>
          </w:p>
        </w:tc>
      </w:tr>
      <w:tr w:rsidR="000B5938" w:rsidRPr="00130FF7" w14:paraId="2EF128CE"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129D66D" w14:textId="77777777" w:rsidR="000B5938" w:rsidRPr="00130FF7" w:rsidRDefault="00AE76D4">
            <w:pPr>
              <w:rPr>
                <w:sz w:val="22"/>
                <w:szCs w:val="22"/>
              </w:rPr>
            </w:pPr>
            <w:r w:rsidRPr="00130FF7">
              <w:rPr>
                <w:sz w:val="22"/>
                <w:szCs w:val="22"/>
              </w:rPr>
              <w:t>Annual corruption risk assessment completed &amp; documented</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D13E7BE" w14:textId="77777777" w:rsidR="000B5938" w:rsidRPr="00130FF7" w:rsidRDefault="00AE76D4">
            <w:pPr>
              <w:rPr>
                <w:sz w:val="22"/>
                <w:szCs w:val="22"/>
              </w:rPr>
            </w:pPr>
            <w:r w:rsidRPr="00130FF7">
              <w:rPr>
                <w:sz w:val="22"/>
                <w:szCs w:val="22"/>
              </w:rPr>
              <w:t>First formal assessment completed; CAPA plan approved by management</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FAE3D31" w14:textId="0190792F" w:rsidR="000B5938" w:rsidRPr="00130FF7" w:rsidRDefault="00C530E9">
            <w:pPr>
              <w:rPr>
                <w:sz w:val="22"/>
                <w:szCs w:val="22"/>
              </w:rPr>
            </w:pPr>
            <w:r w:rsidRPr="00130FF7">
              <w:rPr>
                <w:sz w:val="22"/>
                <w:szCs w:val="22"/>
              </w:rPr>
              <w:t xml:space="preserve">100% </w:t>
            </w:r>
            <w:r>
              <w:rPr>
                <w:sz w:val="22"/>
                <w:szCs w:val="22"/>
              </w:rPr>
              <w:t>of the operation sites cover under corruption risk assessment</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A6E3A1F" w14:textId="0F488D00"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1B88F60" w14:textId="77777777" w:rsidR="000B5938" w:rsidRPr="00130FF7" w:rsidRDefault="00AE76D4">
            <w:pPr>
              <w:rPr>
                <w:sz w:val="22"/>
                <w:szCs w:val="22"/>
              </w:rPr>
            </w:pPr>
            <w:r w:rsidRPr="00130FF7">
              <w:rPr>
                <w:sz w:val="22"/>
                <w:szCs w:val="22"/>
              </w:rPr>
              <w:t>Compliance / Management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0614719" w14:textId="77777777" w:rsidR="000B5938" w:rsidRPr="00130FF7" w:rsidRDefault="00AE76D4">
            <w:pPr>
              <w:rPr>
                <w:sz w:val="22"/>
                <w:szCs w:val="22"/>
              </w:rPr>
            </w:pPr>
            <w:r w:rsidRPr="00130FF7">
              <w:rPr>
                <w:sz w:val="22"/>
                <w:szCs w:val="22"/>
              </w:rPr>
              <w:t>Annually (Q2)</w:t>
            </w:r>
          </w:p>
        </w:tc>
      </w:tr>
      <w:tr w:rsidR="000B5938" w:rsidRPr="00130FF7" w14:paraId="68F84D58"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4B72C71" w14:textId="77777777" w:rsidR="000B5938" w:rsidRPr="00130FF7" w:rsidRDefault="00AE76D4">
            <w:pPr>
              <w:rPr>
                <w:sz w:val="22"/>
                <w:szCs w:val="22"/>
              </w:rPr>
            </w:pPr>
            <w:r w:rsidRPr="00130FF7">
              <w:rPr>
                <w:sz w:val="22"/>
                <w:szCs w:val="22"/>
              </w:rPr>
              <w:t>Gifts &amp; entertainment register maintained and reviewed (Y/N)</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230EFD3" w14:textId="77777777" w:rsidR="000B5938" w:rsidRPr="00130FF7" w:rsidRDefault="00AE76D4">
            <w:pPr>
              <w:rPr>
                <w:sz w:val="22"/>
                <w:szCs w:val="22"/>
              </w:rPr>
            </w:pPr>
            <w:r w:rsidRPr="00130FF7">
              <w:rPr>
                <w:sz w:val="22"/>
                <w:szCs w:val="22"/>
              </w:rPr>
              <w:t>Register template created; system operational</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A6D4666" w14:textId="54EF677E" w:rsidR="000B5938" w:rsidRPr="00130FF7" w:rsidRDefault="00AE76D4">
            <w:pPr>
              <w:rPr>
                <w:sz w:val="22"/>
                <w:szCs w:val="22"/>
              </w:rPr>
            </w:pPr>
            <w:r w:rsidRPr="00130FF7">
              <w:rPr>
                <w:sz w:val="22"/>
                <w:szCs w:val="22"/>
              </w:rPr>
              <w:t>Annual review completed; zero</w:t>
            </w:r>
            <w:r w:rsidR="00C530E9">
              <w:rPr>
                <w:sz w:val="22"/>
                <w:szCs w:val="22"/>
              </w:rPr>
              <w:t xml:space="preserve"> (0) </w:t>
            </w:r>
            <w:r w:rsidRPr="00130FF7">
              <w:rPr>
                <w:sz w:val="22"/>
                <w:szCs w:val="22"/>
              </w:rPr>
              <w:t>unexplained entries</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D327B3D" w14:textId="6EE768F4"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4AEB83D" w14:textId="77777777" w:rsidR="000B5938" w:rsidRPr="00130FF7" w:rsidRDefault="00AE76D4">
            <w:pPr>
              <w:rPr>
                <w:sz w:val="22"/>
                <w:szCs w:val="22"/>
              </w:rPr>
            </w:pPr>
            <w:r w:rsidRPr="00130FF7">
              <w:rPr>
                <w:sz w:val="22"/>
                <w:szCs w:val="22"/>
              </w:rPr>
              <w:t>Compliance / HR</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DDED758" w14:textId="77777777" w:rsidR="000B5938" w:rsidRPr="00130FF7" w:rsidRDefault="00AE76D4">
            <w:pPr>
              <w:rPr>
                <w:sz w:val="22"/>
                <w:szCs w:val="22"/>
              </w:rPr>
            </w:pPr>
            <w:r w:rsidRPr="00130FF7">
              <w:rPr>
                <w:sz w:val="22"/>
                <w:szCs w:val="22"/>
              </w:rPr>
              <w:t>Annually (Q4)</w:t>
            </w:r>
          </w:p>
        </w:tc>
      </w:tr>
      <w:tr w:rsidR="000B5938" w:rsidRPr="00130FF7" w14:paraId="1E0CE08E"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2B23824" w14:textId="77777777" w:rsidR="000B5938" w:rsidRPr="00130FF7" w:rsidRDefault="00AE76D4">
            <w:pPr>
              <w:rPr>
                <w:sz w:val="22"/>
                <w:szCs w:val="22"/>
              </w:rPr>
            </w:pPr>
            <w:r w:rsidRPr="00130FF7">
              <w:rPr>
                <w:sz w:val="22"/>
                <w:szCs w:val="22"/>
              </w:rPr>
              <w:t xml:space="preserve">Corruption compliance </w:t>
            </w:r>
            <w:r w:rsidRPr="00130FF7">
              <w:rPr>
                <w:sz w:val="22"/>
                <w:szCs w:val="22"/>
              </w:rPr>
              <w:t>training for risk functions (%)</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A20701C" w14:textId="77777777" w:rsidR="000B5938" w:rsidRPr="00130FF7" w:rsidRDefault="00AE76D4">
            <w:pPr>
              <w:rPr>
                <w:sz w:val="22"/>
                <w:szCs w:val="22"/>
              </w:rPr>
            </w:pPr>
            <w:r w:rsidRPr="00130FF7">
              <w:rPr>
                <w:sz w:val="22"/>
                <w:szCs w:val="22"/>
              </w:rPr>
              <w:t>100% of purchasing, sales &amp; management trained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9798A0A" w14:textId="1EA9FF23" w:rsidR="000B5938" w:rsidRPr="00130FF7" w:rsidRDefault="00AE76D4">
            <w:pPr>
              <w:rPr>
                <w:sz w:val="22"/>
                <w:szCs w:val="22"/>
              </w:rPr>
            </w:pPr>
            <w:r w:rsidRPr="00130FF7">
              <w:rPr>
                <w:sz w:val="22"/>
                <w:szCs w:val="22"/>
              </w:rPr>
              <w:t xml:space="preserve">Annual refresher; 100% </w:t>
            </w:r>
            <w:r w:rsidR="00C530E9">
              <w:rPr>
                <w:sz w:val="22"/>
                <w:szCs w:val="22"/>
              </w:rPr>
              <w:t>workforce cover under corruption training</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6B15E03" w14:textId="2FE26DD4"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D70997B" w14:textId="77777777" w:rsidR="000B5938" w:rsidRPr="00130FF7" w:rsidRDefault="00AE76D4">
            <w:pPr>
              <w:rPr>
                <w:sz w:val="22"/>
                <w:szCs w:val="22"/>
              </w:rPr>
            </w:pPr>
            <w:r w:rsidRPr="00130FF7">
              <w:rPr>
                <w:sz w:val="22"/>
                <w:szCs w:val="22"/>
              </w:rPr>
              <w:t>HR / QMO / Compliance</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3BCD38F" w14:textId="77777777" w:rsidR="000B5938" w:rsidRPr="00130FF7" w:rsidRDefault="00AE76D4">
            <w:pPr>
              <w:rPr>
                <w:sz w:val="22"/>
                <w:szCs w:val="22"/>
              </w:rPr>
            </w:pPr>
            <w:r w:rsidRPr="00130FF7">
              <w:rPr>
                <w:sz w:val="22"/>
                <w:szCs w:val="22"/>
              </w:rPr>
              <w:t>Annually</w:t>
            </w:r>
          </w:p>
        </w:tc>
      </w:tr>
      <w:tr w:rsidR="000B5938" w:rsidRPr="00130FF7" w14:paraId="5EAE99F4"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F0F65A0" w14:textId="77777777" w:rsidR="000B5938" w:rsidRPr="00130FF7" w:rsidRDefault="00AE76D4">
            <w:pPr>
              <w:rPr>
                <w:sz w:val="22"/>
                <w:szCs w:val="22"/>
              </w:rPr>
            </w:pPr>
            <w:r w:rsidRPr="00130FF7">
              <w:rPr>
                <w:sz w:val="22"/>
                <w:szCs w:val="22"/>
              </w:rPr>
              <w:t>Confirmed corruption or bribery incidents (number/year)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CBA9440" w14:textId="77777777" w:rsidR="000B5938" w:rsidRPr="00130FF7" w:rsidRDefault="00AE76D4">
            <w:pPr>
              <w:rPr>
                <w:sz w:val="22"/>
                <w:szCs w:val="22"/>
              </w:rPr>
            </w:pPr>
            <w:r w:rsidRPr="00130FF7">
              <w:rPr>
                <w:sz w:val="22"/>
                <w:szCs w:val="22"/>
              </w:rPr>
              <w:t>Zero c</w:t>
            </w:r>
            <w:r w:rsidRPr="00130FF7">
              <w:rPr>
                <w:sz w:val="22"/>
                <w:szCs w:val="22"/>
              </w:rPr>
              <w:t>onfirmed incidents; reporting channel active</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CD62F18" w14:textId="00D77277" w:rsidR="000B5938" w:rsidRPr="00130FF7" w:rsidRDefault="00AE76D4">
            <w:pPr>
              <w:rPr>
                <w:sz w:val="22"/>
                <w:szCs w:val="22"/>
              </w:rPr>
            </w:pPr>
            <w:r w:rsidRPr="00130FF7">
              <w:rPr>
                <w:sz w:val="22"/>
                <w:szCs w:val="22"/>
              </w:rPr>
              <w:t xml:space="preserve">Zero </w:t>
            </w:r>
            <w:r w:rsidR="00C530E9">
              <w:rPr>
                <w:sz w:val="22"/>
                <w:szCs w:val="22"/>
              </w:rPr>
              <w:t xml:space="preserve">(0) </w:t>
            </w:r>
            <w:r w:rsidRPr="00130FF7">
              <w:rPr>
                <w:sz w:val="22"/>
                <w:szCs w:val="22"/>
              </w:rPr>
              <w:t>confirmed incidents; all concerns investigated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FD98F60" w14:textId="7BAD272C"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No incidents known</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85E1FAD" w14:textId="77777777" w:rsidR="000B5938" w:rsidRPr="00130FF7" w:rsidRDefault="00AE76D4">
            <w:pPr>
              <w:rPr>
                <w:sz w:val="22"/>
                <w:szCs w:val="22"/>
              </w:rPr>
            </w:pPr>
            <w:r w:rsidRPr="00130FF7">
              <w:rPr>
                <w:sz w:val="22"/>
                <w:szCs w:val="22"/>
              </w:rPr>
              <w:t>Management / Compliance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DF22CD4" w14:textId="77777777" w:rsidR="000B5938" w:rsidRPr="00130FF7" w:rsidRDefault="00AE76D4">
            <w:pPr>
              <w:rPr>
                <w:sz w:val="22"/>
                <w:szCs w:val="22"/>
              </w:rPr>
            </w:pPr>
            <w:r w:rsidRPr="00130FF7">
              <w:rPr>
                <w:sz w:val="22"/>
                <w:szCs w:val="22"/>
              </w:rPr>
              <w:t>Annually</w:t>
            </w:r>
          </w:p>
        </w:tc>
      </w:tr>
    </w:tbl>
    <w:p w14:paraId="4BB16D90" w14:textId="77777777" w:rsidR="000B5938" w:rsidRPr="00130FF7" w:rsidRDefault="000B5938">
      <w:pPr>
        <w:spacing w:after="80"/>
        <w:rPr>
          <w:sz w:val="22"/>
          <w:szCs w:val="22"/>
        </w:rPr>
      </w:pPr>
    </w:p>
    <w:p w14:paraId="70C503EE" w14:textId="32ABF2C0" w:rsidR="000B5938" w:rsidRPr="00130FF7" w:rsidRDefault="00AE76D4">
      <w:pPr>
        <w:spacing w:after="120"/>
        <w:rPr>
          <w:sz w:val="22"/>
          <w:szCs w:val="22"/>
        </w:rPr>
      </w:pPr>
      <w:r w:rsidRPr="00130FF7">
        <w:rPr>
          <w:b/>
          <w:bCs/>
          <w:color w:val="1F4E79"/>
          <w:sz w:val="22"/>
          <w:szCs w:val="22"/>
        </w:rPr>
        <w:t xml:space="preserve">Priority Actions 2026: Conduct first annual corruption risk assessment  |  Launch gifts &amp; </w:t>
      </w:r>
      <w:r w:rsidRPr="00130FF7">
        <w:rPr>
          <w:b/>
          <w:bCs/>
          <w:color w:val="1F4E79"/>
          <w:sz w:val="22"/>
          <w:szCs w:val="22"/>
        </w:rPr>
        <w:t>entertainment register  |  Anti-corruption training for purchasing &amp; sales</w:t>
      </w:r>
    </w:p>
    <w:p w14:paraId="5134B167" w14:textId="77777777" w:rsidR="000B5938" w:rsidRPr="00130FF7" w:rsidRDefault="000B5938">
      <w:pPr>
        <w:spacing w:after="200"/>
        <w:rPr>
          <w:sz w:val="22"/>
          <w:szCs w:val="22"/>
        </w:rPr>
      </w:pPr>
    </w:p>
    <w:p w14:paraId="6D86A4A4" w14:textId="77777777" w:rsidR="000B5938" w:rsidRPr="008E7BF5" w:rsidRDefault="00AE76D4">
      <w:pPr>
        <w:pStyle w:val="berschrift2"/>
      </w:pPr>
      <w:r w:rsidRPr="008E7BF5">
        <w:t>4.2 Conflict of Interest</w:t>
      </w:r>
    </w:p>
    <w:p w14:paraId="61671AD1" w14:textId="77777777" w:rsidR="000B5938" w:rsidRPr="00130FF7" w:rsidRDefault="00AE76D4">
      <w:pPr>
        <w:spacing w:after="100"/>
        <w:rPr>
          <w:sz w:val="22"/>
          <w:szCs w:val="22"/>
        </w:rPr>
      </w:pPr>
      <w:r w:rsidRPr="00130FF7">
        <w:rPr>
          <w:b/>
          <w:bCs/>
          <w:sz w:val="22"/>
          <w:szCs w:val="22"/>
        </w:rPr>
        <w:t xml:space="preserve">Commitment: </w:t>
      </w:r>
    </w:p>
    <w:p w14:paraId="4B7CABDA" w14:textId="77777777" w:rsidR="000B5938" w:rsidRPr="00130FF7" w:rsidRDefault="00AE76D4">
      <w:pPr>
        <w:spacing w:after="120"/>
        <w:rPr>
          <w:sz w:val="22"/>
          <w:szCs w:val="22"/>
        </w:rPr>
      </w:pPr>
      <w:r w:rsidRPr="00130FF7">
        <w:rPr>
          <w:sz w:val="22"/>
          <w:szCs w:val="22"/>
        </w:rPr>
        <w:t xml:space="preserve">Prestige Promotion requires all employees to act in the best interest of the company at all times and to avoid situations in which </w:t>
      </w:r>
      <w:r w:rsidRPr="00130FF7">
        <w:rPr>
          <w:sz w:val="22"/>
          <w:szCs w:val="22"/>
        </w:rPr>
        <w:t>personal interests conflict or could conflict with the objective fulfilment of their professional duties. All potential or actual conflicts of interest must be disclosed without delay. The company ensures that reported conflicts are assessed, managed and d</w:t>
      </w:r>
      <w:r w:rsidRPr="00130FF7">
        <w:rPr>
          <w:sz w:val="22"/>
          <w:szCs w:val="22"/>
        </w:rPr>
        <w:t>ocumented transparently and impartially.</w:t>
      </w:r>
    </w:p>
    <w:p w14:paraId="08D9A191" w14:textId="77777777" w:rsidR="000B5938" w:rsidRPr="00130FF7" w:rsidRDefault="000B5938">
      <w:pPr>
        <w:spacing w:after="60"/>
        <w:rPr>
          <w:sz w:val="22"/>
          <w:szCs w:val="22"/>
        </w:rPr>
      </w:pPr>
    </w:p>
    <w:p w14:paraId="2017E336" w14:textId="77777777" w:rsidR="000B5938" w:rsidRPr="00130FF7" w:rsidRDefault="00AE76D4">
      <w:pPr>
        <w:spacing w:before="120" w:after="60"/>
        <w:rPr>
          <w:sz w:val="22"/>
          <w:szCs w:val="22"/>
        </w:rPr>
      </w:pPr>
      <w:r w:rsidRPr="00130FF7">
        <w:rPr>
          <w:b/>
          <w:bCs/>
          <w:color w:val="2E75B6"/>
          <w:sz w:val="22"/>
          <w:szCs w:val="22"/>
        </w:rPr>
        <w:t>4.2.1 Definition and Examples</w:t>
      </w:r>
    </w:p>
    <w:p w14:paraId="4F74568C" w14:textId="77777777" w:rsidR="000B5938" w:rsidRPr="00130FF7" w:rsidRDefault="00AE76D4">
      <w:pPr>
        <w:spacing w:after="120"/>
        <w:rPr>
          <w:sz w:val="22"/>
          <w:szCs w:val="22"/>
        </w:rPr>
      </w:pPr>
      <w:r w:rsidRPr="00130FF7">
        <w:rPr>
          <w:sz w:val="22"/>
          <w:szCs w:val="22"/>
        </w:rPr>
        <w:t>A conflict of interest exists or may exist where personal interests could impair the objective fulfilment of professional duties. Examples include:</w:t>
      </w:r>
    </w:p>
    <w:p w14:paraId="3D292116"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lastRenderedPageBreak/>
        <w:t xml:space="preserve">Business relationships with </w:t>
      </w:r>
      <w:r w:rsidRPr="00130FF7">
        <w:rPr>
          <w:sz w:val="22"/>
          <w:szCs w:val="22"/>
        </w:rPr>
        <w:t>family members or close friends where the employee has influence over a relevant decision (purchasing, contracting, hiring)</w:t>
      </w:r>
    </w:p>
    <w:p w14:paraId="6DE715DE"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Secondary employment or consultancy activities for competitors, customers, or suppliers of Prestige Promotion without prior disclosu</w:t>
      </w:r>
      <w:r w:rsidRPr="00130FF7">
        <w:rPr>
          <w:sz w:val="22"/>
          <w:szCs w:val="22"/>
        </w:rPr>
        <w:t>re and approval</w:t>
      </w:r>
    </w:p>
    <w:p w14:paraId="553ECD6C"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Direct or indirect shareholdings in companies that are current or prospective business partners of Prestige Promotion</w:t>
      </w:r>
    </w:p>
    <w:p w14:paraId="655B981A"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Receipt of personal benefits (gifts, invitations, financial advantages) in connection with supplier selection, contract aw</w:t>
      </w:r>
      <w:r w:rsidRPr="00130FF7">
        <w:rPr>
          <w:sz w:val="22"/>
          <w:szCs w:val="22"/>
        </w:rPr>
        <w:t>ard or procurement decisions</w:t>
      </w:r>
    </w:p>
    <w:p w14:paraId="05E6FE8E"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Participation in a hiring or performance evaluation decision where the employee has a personal relationship with the candidate</w:t>
      </w:r>
    </w:p>
    <w:p w14:paraId="09C050A7"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 xml:space="preserve">Use of confidential information obtained in the course of employment for personal financial gain or </w:t>
      </w:r>
      <w:r w:rsidRPr="00130FF7">
        <w:rPr>
          <w:sz w:val="22"/>
          <w:szCs w:val="22"/>
        </w:rPr>
        <w:t>for the benefit of third parties</w:t>
      </w:r>
    </w:p>
    <w:p w14:paraId="31E2B996" w14:textId="77777777" w:rsidR="000B5938" w:rsidRPr="00130FF7" w:rsidRDefault="000B5938">
      <w:pPr>
        <w:spacing w:after="80"/>
        <w:rPr>
          <w:sz w:val="22"/>
          <w:szCs w:val="22"/>
        </w:rPr>
      </w:pPr>
    </w:p>
    <w:p w14:paraId="61F67BB1" w14:textId="77777777" w:rsidR="000B5938" w:rsidRPr="00130FF7" w:rsidRDefault="00AE76D4">
      <w:pPr>
        <w:spacing w:before="120" w:after="60"/>
        <w:rPr>
          <w:sz w:val="22"/>
          <w:szCs w:val="22"/>
        </w:rPr>
      </w:pPr>
      <w:r w:rsidRPr="00130FF7">
        <w:rPr>
          <w:b/>
          <w:bCs/>
          <w:color w:val="2E75B6"/>
          <w:sz w:val="22"/>
          <w:szCs w:val="22"/>
        </w:rPr>
        <w:t>4.2.2 Disclosure and Management Procedure</w:t>
      </w:r>
    </w:p>
    <w:p w14:paraId="47F42B17" w14:textId="0914350C"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All employees are required to report potential or actual conflicts of interest to their line manager and/or the compliance function without delay, and before acting in any matter w</w:t>
      </w:r>
      <w:r w:rsidRPr="00130FF7">
        <w:rPr>
          <w:sz w:val="22"/>
          <w:szCs w:val="22"/>
        </w:rPr>
        <w:t>here a conflict may exist</w:t>
      </w:r>
      <w:r w:rsidR="007F7645">
        <w:rPr>
          <w:sz w:val="22"/>
          <w:szCs w:val="22"/>
        </w:rPr>
        <w:t>.</w:t>
      </w:r>
    </w:p>
    <w:p w14:paraId="7D25D982" w14:textId="3ED1937F"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Employees in key positions — including purchasing, management, project management and senior quality roles — sign a formal annual conflict of interest declaration confirming disclosure of all known or potential conflicts</w:t>
      </w:r>
      <w:r w:rsidR="007F7645">
        <w:rPr>
          <w:sz w:val="22"/>
          <w:szCs w:val="22"/>
        </w:rPr>
        <w:t>.</w:t>
      </w:r>
    </w:p>
    <w:p w14:paraId="30164D5C" w14:textId="6EBC09D1"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The com</w:t>
      </w:r>
      <w:r w:rsidRPr="00130FF7">
        <w:rPr>
          <w:sz w:val="22"/>
          <w:szCs w:val="22"/>
        </w:rPr>
        <w:t>pliance function and management assess each reported conflict, determine appropriate management measures (recusal, oversight, transfer of responsibility), and document the outcome</w:t>
      </w:r>
      <w:r w:rsidR="007F7645">
        <w:rPr>
          <w:sz w:val="22"/>
          <w:szCs w:val="22"/>
        </w:rPr>
        <w:t>.</w:t>
      </w:r>
    </w:p>
    <w:p w14:paraId="62A28315" w14:textId="1973136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Employees are not disadvantaged for making good-faith disclosures; retaliat</w:t>
      </w:r>
      <w:r w:rsidRPr="00130FF7">
        <w:rPr>
          <w:sz w:val="22"/>
          <w:szCs w:val="22"/>
        </w:rPr>
        <w:t>ion against employees who disclose conflicts is prohibited and will be treated as a disciplinary matter</w:t>
      </w:r>
      <w:r w:rsidR="007F7645">
        <w:rPr>
          <w:sz w:val="22"/>
          <w:szCs w:val="22"/>
        </w:rPr>
        <w:t>.</w:t>
      </w:r>
    </w:p>
    <w:p w14:paraId="0F8BB378" w14:textId="00E62DAE"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Line managers are trained to recognise indicators of undisclosed conflicts of interest and to manage disclosures with confidentiality and impartiality</w:t>
      </w:r>
      <w:r w:rsidR="007F7645">
        <w:rPr>
          <w:sz w:val="22"/>
          <w:szCs w:val="22"/>
        </w:rPr>
        <w:t>.</w:t>
      </w:r>
    </w:p>
    <w:p w14:paraId="7D70B937" w14:textId="77777777" w:rsidR="000B5938" w:rsidRPr="00130FF7" w:rsidRDefault="000B5938">
      <w:pPr>
        <w:spacing w:after="80"/>
        <w:rPr>
          <w:sz w:val="22"/>
          <w:szCs w:val="22"/>
        </w:rPr>
      </w:pPr>
    </w:p>
    <w:p w14:paraId="687E5CC7" w14:textId="77777777" w:rsidR="000B5938" w:rsidRPr="00130FF7" w:rsidRDefault="00AE76D4">
      <w:pPr>
        <w:spacing w:after="120"/>
        <w:rPr>
          <w:sz w:val="22"/>
          <w:szCs w:val="22"/>
        </w:rPr>
      </w:pPr>
      <w:r w:rsidRPr="00130FF7">
        <w:rPr>
          <w:b/>
          <w:bCs/>
          <w:sz w:val="22"/>
          <w:szCs w:val="22"/>
        </w:rPr>
        <w:t>Quantitative Objectives — Conflict of Interest:</w:t>
      </w:r>
    </w:p>
    <w:p w14:paraId="743D86E3" w14:textId="77777777" w:rsidR="000B5938" w:rsidRPr="00130FF7" w:rsidRDefault="000B5938">
      <w:pPr>
        <w:spacing w:after="60"/>
        <w:rPr>
          <w:sz w:val="22"/>
          <w:szCs w:val="22"/>
        </w:rPr>
      </w:pPr>
    </w:p>
    <w:tbl>
      <w:tblPr>
        <w:tblStyle w:val="a8"/>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1550"/>
        <w:gridCol w:w="1100"/>
        <w:gridCol w:w="1588"/>
        <w:gridCol w:w="1500"/>
      </w:tblGrid>
      <w:tr w:rsidR="000B5938" w:rsidRPr="00130FF7" w14:paraId="7A6608A5"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76CB5BC" w14:textId="77777777" w:rsidR="000B5938" w:rsidRPr="00130FF7" w:rsidRDefault="00AE76D4">
            <w:pPr>
              <w:rPr>
                <w:sz w:val="22"/>
                <w:szCs w:val="22"/>
              </w:rPr>
            </w:pPr>
            <w:r w:rsidRPr="00130FF7">
              <w:rPr>
                <w:b/>
                <w:bCs/>
                <w:color w:val="1F4E79"/>
                <w:sz w:val="22"/>
                <w:szCs w:val="22"/>
              </w:rPr>
              <w:t>KPI / Indicator</w:t>
            </w:r>
          </w:p>
        </w:tc>
        <w:tc>
          <w:tcPr>
            <w:tcW w:w="1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084F67E" w14:textId="77777777" w:rsidR="000B5938" w:rsidRPr="00130FF7" w:rsidRDefault="00AE76D4">
            <w:pPr>
              <w:rPr>
                <w:sz w:val="22"/>
                <w:szCs w:val="22"/>
              </w:rPr>
            </w:pPr>
            <w:r w:rsidRPr="00130FF7">
              <w:rPr>
                <w:b/>
                <w:bCs/>
                <w:color w:val="1F4E79"/>
                <w:sz w:val="22"/>
                <w:szCs w:val="22"/>
              </w:rPr>
              <w:t>Interim Target 2026</w:t>
            </w:r>
          </w:p>
        </w:tc>
        <w:tc>
          <w:tcPr>
            <w:tcW w:w="155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7F109BB" w14:textId="77777777" w:rsidR="000B5938" w:rsidRPr="00130FF7" w:rsidRDefault="00AE76D4">
            <w:pPr>
              <w:rPr>
                <w:sz w:val="22"/>
                <w:szCs w:val="22"/>
              </w:rPr>
            </w:pPr>
            <w:r w:rsidRPr="00130FF7">
              <w:rPr>
                <w:b/>
                <w:bCs/>
                <w:color w:val="1F4E79"/>
                <w:sz w:val="22"/>
                <w:szCs w:val="22"/>
              </w:rPr>
              <w:t>Target 2027</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50F091F" w14:textId="77777777" w:rsidR="000B5938" w:rsidRPr="00130FF7" w:rsidRDefault="00AE76D4">
            <w:pPr>
              <w:rPr>
                <w:sz w:val="22"/>
                <w:szCs w:val="22"/>
              </w:rPr>
            </w:pPr>
            <w:r w:rsidRPr="00130FF7">
              <w:rPr>
                <w:b/>
                <w:bCs/>
                <w:color w:val="1F4E79"/>
                <w:sz w:val="22"/>
                <w:szCs w:val="22"/>
              </w:rPr>
              <w:t>Status</w:t>
            </w:r>
          </w:p>
        </w:tc>
        <w:tc>
          <w:tcPr>
            <w:tcW w:w="158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CDDE154" w14:textId="77777777" w:rsidR="000B5938" w:rsidRPr="00130FF7" w:rsidRDefault="00AE76D4">
            <w:pPr>
              <w:rPr>
                <w:sz w:val="22"/>
                <w:szCs w:val="22"/>
              </w:rPr>
            </w:pPr>
            <w:r w:rsidRPr="00130FF7">
              <w:rPr>
                <w:b/>
                <w:bCs/>
                <w:color w:val="1F4E79"/>
                <w:sz w:val="22"/>
                <w:szCs w:val="22"/>
              </w:rPr>
              <w:t>Responsibility</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719F8AE" w14:textId="77777777" w:rsidR="000B5938" w:rsidRPr="00130FF7" w:rsidRDefault="00AE76D4">
            <w:pPr>
              <w:rPr>
                <w:sz w:val="22"/>
                <w:szCs w:val="22"/>
              </w:rPr>
            </w:pPr>
            <w:r w:rsidRPr="00130FF7">
              <w:rPr>
                <w:b/>
                <w:bCs/>
                <w:color w:val="1F4E79"/>
                <w:sz w:val="22"/>
                <w:szCs w:val="22"/>
              </w:rPr>
              <w:t>Review</w:t>
            </w:r>
          </w:p>
        </w:tc>
      </w:tr>
      <w:tr w:rsidR="000B5938" w:rsidRPr="00130FF7" w14:paraId="6A491449"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5D50EE3" w14:textId="77777777" w:rsidR="000B5938" w:rsidRPr="00130FF7" w:rsidRDefault="00AE76D4">
            <w:pPr>
              <w:rPr>
                <w:sz w:val="22"/>
                <w:szCs w:val="22"/>
              </w:rPr>
            </w:pPr>
            <w:r w:rsidRPr="00130FF7">
              <w:rPr>
                <w:sz w:val="22"/>
                <w:szCs w:val="22"/>
              </w:rPr>
              <w:t>Conflicts of interest reported, assessed &amp; documented (number/year)</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9A90444" w14:textId="77777777" w:rsidR="000B5938" w:rsidRPr="00130FF7" w:rsidRDefault="00AE76D4">
            <w:pPr>
              <w:rPr>
                <w:sz w:val="22"/>
                <w:szCs w:val="22"/>
              </w:rPr>
            </w:pPr>
            <w:r w:rsidRPr="00130FF7">
              <w:rPr>
                <w:sz w:val="22"/>
                <w:szCs w:val="22"/>
              </w:rPr>
              <w:t xml:space="preserve">Reporting mechanism operational; first cases </w:t>
            </w:r>
            <w:r w:rsidRPr="00130FF7">
              <w:rPr>
                <w:sz w:val="22"/>
                <w:szCs w:val="22"/>
              </w:rPr>
              <w:t>documented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4156A77" w14:textId="77777777" w:rsidR="000B5938" w:rsidRPr="00130FF7" w:rsidRDefault="00AE76D4">
            <w:pPr>
              <w:rPr>
                <w:sz w:val="22"/>
                <w:szCs w:val="22"/>
              </w:rPr>
            </w:pPr>
            <w:r w:rsidRPr="00130FF7">
              <w:rPr>
                <w:sz w:val="22"/>
                <w:szCs w:val="22"/>
              </w:rPr>
              <w:t>100% of reports documented with outcome and management measures</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4A20ED3" w14:textId="268D85A6"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81FAC50" w14:textId="77777777" w:rsidR="000B5938" w:rsidRPr="00130FF7" w:rsidRDefault="00AE76D4">
            <w:pPr>
              <w:rPr>
                <w:sz w:val="22"/>
                <w:szCs w:val="22"/>
              </w:rPr>
            </w:pPr>
            <w:r w:rsidRPr="00130FF7">
              <w:rPr>
                <w:sz w:val="22"/>
                <w:szCs w:val="22"/>
              </w:rPr>
              <w:t>Compliance / Management</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22255FA" w14:textId="77777777" w:rsidR="000B5938" w:rsidRPr="00130FF7" w:rsidRDefault="00AE76D4">
            <w:pPr>
              <w:rPr>
                <w:sz w:val="22"/>
                <w:szCs w:val="22"/>
              </w:rPr>
            </w:pPr>
            <w:r w:rsidRPr="00130FF7">
              <w:rPr>
                <w:sz w:val="22"/>
                <w:szCs w:val="22"/>
              </w:rPr>
              <w:t>Semi-annually</w:t>
            </w:r>
          </w:p>
        </w:tc>
      </w:tr>
      <w:tr w:rsidR="000B5938" w:rsidRPr="00130FF7" w14:paraId="1DC39D6A"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09C24C4" w14:textId="77777777" w:rsidR="000B5938" w:rsidRPr="00130FF7" w:rsidRDefault="00AE76D4">
            <w:pPr>
              <w:rPr>
                <w:sz w:val="22"/>
                <w:szCs w:val="22"/>
              </w:rPr>
            </w:pPr>
            <w:r w:rsidRPr="00130FF7">
              <w:rPr>
                <w:sz w:val="22"/>
                <w:szCs w:val="22"/>
              </w:rPr>
              <w:t>Conflict of interest training — key functions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13B2A6D" w14:textId="77777777" w:rsidR="000B5938" w:rsidRPr="00130FF7" w:rsidRDefault="00AE76D4">
            <w:pPr>
              <w:rPr>
                <w:sz w:val="22"/>
                <w:szCs w:val="22"/>
              </w:rPr>
            </w:pPr>
            <w:r w:rsidRPr="00130FF7">
              <w:rPr>
                <w:sz w:val="22"/>
                <w:szCs w:val="22"/>
              </w:rPr>
              <w:t>100% of purchasing, management &amp; project leads trained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5D76C6A" w14:textId="20ACC077" w:rsidR="000B5938" w:rsidRPr="00130FF7" w:rsidRDefault="00AE76D4">
            <w:pPr>
              <w:rPr>
                <w:sz w:val="22"/>
                <w:szCs w:val="22"/>
              </w:rPr>
            </w:pPr>
            <w:r w:rsidRPr="00130FF7">
              <w:rPr>
                <w:sz w:val="22"/>
                <w:szCs w:val="22"/>
              </w:rPr>
              <w:t xml:space="preserve">Annual refresher; </w:t>
            </w:r>
            <w:r w:rsidR="008E7BF5" w:rsidRPr="00130FF7">
              <w:rPr>
                <w:sz w:val="22"/>
                <w:szCs w:val="22"/>
              </w:rPr>
              <w:t xml:space="preserve">100% </w:t>
            </w:r>
            <w:r w:rsidR="008E7BF5">
              <w:rPr>
                <w:sz w:val="22"/>
                <w:szCs w:val="22"/>
              </w:rPr>
              <w:t xml:space="preserve">workforce cover under </w:t>
            </w:r>
            <w:r w:rsidR="008E7BF5" w:rsidRPr="008E7BF5">
              <w:rPr>
                <w:sz w:val="22"/>
                <w:szCs w:val="22"/>
              </w:rPr>
              <w:t xml:space="preserve">Conflict-of-interest </w:t>
            </w:r>
            <w:r w:rsidR="008E7BF5">
              <w:rPr>
                <w:sz w:val="22"/>
                <w:szCs w:val="22"/>
              </w:rPr>
              <w:t>training</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4671007" w14:textId="7C19B935"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0DE9723" w14:textId="77777777" w:rsidR="000B5938" w:rsidRPr="00130FF7" w:rsidRDefault="00AE76D4">
            <w:pPr>
              <w:rPr>
                <w:sz w:val="22"/>
                <w:szCs w:val="22"/>
              </w:rPr>
            </w:pPr>
            <w:r w:rsidRPr="00130FF7">
              <w:rPr>
                <w:sz w:val="22"/>
                <w:szCs w:val="22"/>
              </w:rPr>
              <w:t>HR / Compliance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658F535" w14:textId="77777777" w:rsidR="000B5938" w:rsidRPr="00130FF7" w:rsidRDefault="00AE76D4">
            <w:pPr>
              <w:rPr>
                <w:sz w:val="22"/>
                <w:szCs w:val="22"/>
              </w:rPr>
            </w:pPr>
            <w:r w:rsidRPr="00130FF7">
              <w:rPr>
                <w:sz w:val="22"/>
                <w:szCs w:val="22"/>
              </w:rPr>
              <w:t>Annually</w:t>
            </w:r>
          </w:p>
        </w:tc>
      </w:tr>
      <w:tr w:rsidR="000B5938" w:rsidRPr="00130FF7" w14:paraId="7D172F04"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47AB6F5" w14:textId="77777777" w:rsidR="000B5938" w:rsidRPr="00130FF7" w:rsidRDefault="00AE76D4">
            <w:pPr>
              <w:rPr>
                <w:sz w:val="22"/>
                <w:szCs w:val="22"/>
              </w:rPr>
            </w:pPr>
            <w:r w:rsidRPr="00130FF7">
              <w:rPr>
                <w:sz w:val="22"/>
                <w:szCs w:val="22"/>
              </w:rPr>
              <w:t xml:space="preserve">Confirmed cases of undisclosed conflict </w:t>
            </w:r>
            <w:r w:rsidRPr="00130FF7">
              <w:rPr>
                <w:sz w:val="22"/>
                <w:szCs w:val="22"/>
              </w:rPr>
              <w:lastRenderedPageBreak/>
              <w:t>of interest (number/year)</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2C9D1D6" w14:textId="13852CA6" w:rsidR="000B5938" w:rsidRPr="00130FF7" w:rsidRDefault="00AE76D4">
            <w:pPr>
              <w:rPr>
                <w:sz w:val="22"/>
                <w:szCs w:val="22"/>
              </w:rPr>
            </w:pPr>
            <w:r w:rsidRPr="00130FF7">
              <w:rPr>
                <w:sz w:val="22"/>
                <w:szCs w:val="22"/>
              </w:rPr>
              <w:lastRenderedPageBreak/>
              <w:t xml:space="preserve">Zero </w:t>
            </w:r>
            <w:r w:rsidR="008E7BF5">
              <w:rPr>
                <w:sz w:val="22"/>
                <w:szCs w:val="22"/>
              </w:rPr>
              <w:t xml:space="preserve">(0) </w:t>
            </w:r>
            <w:r w:rsidRPr="00130FF7">
              <w:rPr>
                <w:sz w:val="22"/>
                <w:szCs w:val="22"/>
              </w:rPr>
              <w:t xml:space="preserve">confirmed undisclosed </w:t>
            </w:r>
            <w:r w:rsidRPr="00130FF7">
              <w:rPr>
                <w:sz w:val="22"/>
                <w:szCs w:val="22"/>
              </w:rPr>
              <w:lastRenderedPageBreak/>
              <w:t>conflicts after system launch</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383C9E5" w14:textId="1EB0508C" w:rsidR="000B5938" w:rsidRPr="00130FF7" w:rsidRDefault="00AE76D4">
            <w:pPr>
              <w:rPr>
                <w:sz w:val="22"/>
                <w:szCs w:val="22"/>
              </w:rPr>
            </w:pPr>
            <w:r w:rsidRPr="00130FF7">
              <w:rPr>
                <w:sz w:val="22"/>
                <w:szCs w:val="22"/>
              </w:rPr>
              <w:lastRenderedPageBreak/>
              <w:t xml:space="preserve">Zero </w:t>
            </w:r>
            <w:r w:rsidR="008E7BF5">
              <w:rPr>
                <w:sz w:val="22"/>
                <w:szCs w:val="22"/>
              </w:rPr>
              <w:t xml:space="preserve">(0) </w:t>
            </w:r>
            <w:r w:rsidRPr="00130FF7">
              <w:rPr>
                <w:sz w:val="22"/>
                <w:szCs w:val="22"/>
              </w:rPr>
              <w:t xml:space="preserve">confirmed </w:t>
            </w:r>
            <w:r w:rsidRPr="00130FF7">
              <w:rPr>
                <w:sz w:val="22"/>
                <w:szCs w:val="22"/>
              </w:rPr>
              <w:lastRenderedPageBreak/>
              <w:t>undisclosed conflicts</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1E53726" w14:textId="75FD4193" w:rsidR="000B5938" w:rsidRPr="00130FF7" w:rsidRDefault="006D6861">
            <w:pPr>
              <w:rPr>
                <w:sz w:val="22"/>
                <w:szCs w:val="22"/>
              </w:rPr>
            </w:pPr>
            <w:r w:rsidRPr="00E35CD8">
              <w:rPr>
                <w:rFonts w:ascii="Segoe UI Emoji" w:hAnsi="Segoe UI Emoji" w:cs="Segoe UI Emoji"/>
                <w:color w:val="auto"/>
                <w:sz w:val="22"/>
                <w:szCs w:val="22"/>
              </w:rPr>
              <w:lastRenderedPageBreak/>
              <w:t>✅</w:t>
            </w:r>
            <w:r w:rsidRPr="00E35CD8">
              <w:rPr>
                <w:color w:val="auto"/>
                <w:sz w:val="22"/>
                <w:szCs w:val="22"/>
              </w:rPr>
              <w:t xml:space="preserve"> </w:t>
            </w:r>
            <w:r w:rsidRPr="00130FF7">
              <w:rPr>
                <w:rFonts w:ascii="Arial Unicode MS" w:eastAsia="Arial Unicode MS" w:hAnsi="Arial Unicode MS" w:cs="Arial Unicode MS"/>
                <w:sz w:val="22"/>
                <w:szCs w:val="22"/>
              </w:rPr>
              <w:t>No known cases</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181884B" w14:textId="77777777" w:rsidR="000B5938" w:rsidRPr="00130FF7" w:rsidRDefault="00AE76D4">
            <w:pPr>
              <w:rPr>
                <w:sz w:val="22"/>
                <w:szCs w:val="22"/>
              </w:rPr>
            </w:pPr>
            <w:r w:rsidRPr="00130FF7">
              <w:rPr>
                <w:sz w:val="22"/>
                <w:szCs w:val="22"/>
              </w:rPr>
              <w:t>Management / Compliance</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15676C4" w14:textId="77777777" w:rsidR="000B5938" w:rsidRPr="00130FF7" w:rsidRDefault="00AE76D4">
            <w:pPr>
              <w:rPr>
                <w:sz w:val="22"/>
                <w:szCs w:val="22"/>
              </w:rPr>
            </w:pPr>
            <w:r w:rsidRPr="00130FF7">
              <w:rPr>
                <w:sz w:val="22"/>
                <w:szCs w:val="22"/>
              </w:rPr>
              <w:t>Annually</w:t>
            </w:r>
          </w:p>
        </w:tc>
      </w:tr>
      <w:tr w:rsidR="000B5938" w:rsidRPr="00130FF7" w14:paraId="4D03CEAA"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D73A948" w14:textId="77777777" w:rsidR="000B5938" w:rsidRPr="00130FF7" w:rsidRDefault="00AE76D4">
            <w:pPr>
              <w:rPr>
                <w:sz w:val="22"/>
                <w:szCs w:val="22"/>
              </w:rPr>
            </w:pPr>
            <w:r w:rsidRPr="00130FF7">
              <w:rPr>
                <w:sz w:val="22"/>
                <w:szCs w:val="22"/>
              </w:rPr>
              <w:t>Procurement decisions with documented conflict of interest screening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93220AC" w14:textId="77777777" w:rsidR="000B5938" w:rsidRPr="00130FF7" w:rsidRDefault="00AE76D4">
            <w:pPr>
              <w:rPr>
                <w:sz w:val="22"/>
                <w:szCs w:val="22"/>
              </w:rPr>
            </w:pPr>
            <w:r w:rsidRPr="00130FF7">
              <w:rPr>
                <w:sz w:val="22"/>
                <w:szCs w:val="22"/>
              </w:rPr>
              <w:t>Screening process defined for procurement decisions</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31C4784" w14:textId="77777777" w:rsidR="000B5938" w:rsidRPr="00130FF7" w:rsidRDefault="00AE76D4">
            <w:pPr>
              <w:rPr>
                <w:sz w:val="22"/>
                <w:szCs w:val="22"/>
              </w:rPr>
            </w:pPr>
            <w:r w:rsidRPr="00130FF7">
              <w:rPr>
                <w:sz w:val="22"/>
                <w:szCs w:val="22"/>
              </w:rPr>
              <w:t xml:space="preserve">100% of significant procurement </w:t>
            </w:r>
            <w:r w:rsidRPr="00130FF7">
              <w:rPr>
                <w:sz w:val="22"/>
                <w:szCs w:val="22"/>
              </w:rPr>
              <w:t>decisions screened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EF07569" w14:textId="0AD7B535"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sz w:val="22"/>
                <w:szCs w:val="22"/>
              </w:rPr>
              <w:t>In progress</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9D50AB3" w14:textId="77777777" w:rsidR="000B5938" w:rsidRPr="00130FF7" w:rsidRDefault="00AE76D4">
            <w:pPr>
              <w:rPr>
                <w:sz w:val="22"/>
                <w:szCs w:val="22"/>
              </w:rPr>
            </w:pPr>
            <w:r w:rsidRPr="00130FF7">
              <w:rPr>
                <w:sz w:val="22"/>
                <w:szCs w:val="22"/>
              </w:rPr>
              <w:t>Purchasing / Compliance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D08286D" w14:textId="77777777" w:rsidR="000B5938" w:rsidRPr="00130FF7" w:rsidRDefault="00AE76D4">
            <w:pPr>
              <w:rPr>
                <w:sz w:val="22"/>
                <w:szCs w:val="22"/>
              </w:rPr>
            </w:pPr>
            <w:r w:rsidRPr="00130FF7">
              <w:rPr>
                <w:sz w:val="22"/>
                <w:szCs w:val="22"/>
              </w:rPr>
              <w:t>Annually</w:t>
            </w:r>
          </w:p>
        </w:tc>
      </w:tr>
    </w:tbl>
    <w:p w14:paraId="5695E730" w14:textId="77777777" w:rsidR="000B5938" w:rsidRPr="00130FF7" w:rsidRDefault="000B5938">
      <w:pPr>
        <w:spacing w:after="80"/>
        <w:rPr>
          <w:sz w:val="22"/>
          <w:szCs w:val="22"/>
        </w:rPr>
      </w:pPr>
    </w:p>
    <w:p w14:paraId="4FD301BD" w14:textId="77777777" w:rsidR="000B5938" w:rsidRPr="00130FF7" w:rsidRDefault="00AE76D4">
      <w:pPr>
        <w:spacing w:after="120"/>
        <w:rPr>
          <w:sz w:val="22"/>
          <w:szCs w:val="22"/>
        </w:rPr>
      </w:pPr>
      <w:r w:rsidRPr="00130FF7">
        <w:rPr>
          <w:b/>
          <w:bCs/>
          <w:color w:val="1F4E79"/>
          <w:sz w:val="22"/>
          <w:szCs w:val="22"/>
        </w:rPr>
        <w:t xml:space="preserve">Priority Actions 2026: Launch annual conflict of interest declaration for key functions  |  Establish documentation register  |  Deliver targeted training for purchasing, </w:t>
      </w:r>
      <w:r w:rsidRPr="00130FF7">
        <w:rPr>
          <w:b/>
          <w:bCs/>
          <w:color w:val="1F4E79"/>
          <w:sz w:val="22"/>
          <w:szCs w:val="22"/>
        </w:rPr>
        <w:t>management &amp; project leads</w:t>
      </w:r>
    </w:p>
    <w:p w14:paraId="6CF69FAD" w14:textId="77777777" w:rsidR="000B5938" w:rsidRPr="00130FF7" w:rsidRDefault="000B5938">
      <w:pPr>
        <w:spacing w:after="200"/>
        <w:rPr>
          <w:sz w:val="22"/>
          <w:szCs w:val="22"/>
        </w:rPr>
      </w:pPr>
    </w:p>
    <w:p w14:paraId="4C589EE4" w14:textId="77777777" w:rsidR="000B5938" w:rsidRPr="008E7BF5" w:rsidRDefault="00AE76D4">
      <w:pPr>
        <w:pStyle w:val="berschrift2"/>
      </w:pPr>
      <w:r w:rsidRPr="008E7BF5">
        <w:t>4.3 Fraud</w:t>
      </w:r>
    </w:p>
    <w:p w14:paraId="7ED47228" w14:textId="77777777" w:rsidR="000B5938" w:rsidRPr="00130FF7" w:rsidRDefault="00AE76D4">
      <w:pPr>
        <w:spacing w:after="100"/>
        <w:rPr>
          <w:sz w:val="22"/>
          <w:szCs w:val="22"/>
        </w:rPr>
      </w:pPr>
      <w:r w:rsidRPr="00130FF7">
        <w:rPr>
          <w:b/>
          <w:bCs/>
          <w:sz w:val="22"/>
          <w:szCs w:val="22"/>
        </w:rPr>
        <w:t xml:space="preserve">Commitment: </w:t>
      </w:r>
    </w:p>
    <w:p w14:paraId="372C66DC" w14:textId="77777777" w:rsidR="000B5938" w:rsidRPr="00130FF7" w:rsidRDefault="00AE76D4">
      <w:pPr>
        <w:spacing w:after="120"/>
        <w:rPr>
          <w:sz w:val="22"/>
          <w:szCs w:val="22"/>
        </w:rPr>
      </w:pPr>
      <w:r w:rsidRPr="00130FF7">
        <w:rPr>
          <w:sz w:val="22"/>
          <w:szCs w:val="22"/>
        </w:rPr>
        <w:t xml:space="preserve">Prestige Promotion maintains zero tolerance towards all forms of fraud, embezzlement, falsification of documents, manipulation of accounts, theft or deception — whether committed by employees, contractors </w:t>
      </w:r>
      <w:r w:rsidRPr="00130FF7">
        <w:rPr>
          <w:sz w:val="22"/>
          <w:szCs w:val="22"/>
        </w:rPr>
        <w:t>or business partners. The company implements a robust system of preventive controls, detection mechanisms and response procedures to ensure that fraud risks are systematically identified and addressed.</w:t>
      </w:r>
    </w:p>
    <w:p w14:paraId="3D72E95A" w14:textId="77777777" w:rsidR="000B5938" w:rsidRPr="00130FF7" w:rsidRDefault="00AE76D4">
      <w:pPr>
        <w:spacing w:after="100"/>
        <w:rPr>
          <w:sz w:val="22"/>
          <w:szCs w:val="22"/>
        </w:rPr>
      </w:pPr>
      <w:r w:rsidRPr="00130FF7">
        <w:rPr>
          <w:b/>
          <w:bCs/>
          <w:sz w:val="22"/>
          <w:szCs w:val="22"/>
        </w:rPr>
        <w:t xml:space="preserve">Legal Framework: </w:t>
      </w:r>
      <w:r w:rsidRPr="00130FF7">
        <w:rPr>
          <w:sz w:val="22"/>
          <w:szCs w:val="22"/>
        </w:rPr>
        <w:t>German Criminal Code (§§ 263–266 StGB</w:t>
      </w:r>
      <w:r w:rsidRPr="00130FF7">
        <w:rPr>
          <w:sz w:val="22"/>
          <w:szCs w:val="22"/>
        </w:rPr>
        <w:t xml:space="preserve"> — fraud, embezzlement, breach of trust); applicable civil and employment law.</w:t>
      </w:r>
    </w:p>
    <w:p w14:paraId="7C6EFCF4" w14:textId="77777777" w:rsidR="000B5938" w:rsidRPr="00130FF7" w:rsidRDefault="000B5938">
      <w:pPr>
        <w:spacing w:after="60"/>
        <w:rPr>
          <w:sz w:val="22"/>
          <w:szCs w:val="22"/>
        </w:rPr>
      </w:pPr>
    </w:p>
    <w:p w14:paraId="48EB25FC" w14:textId="77777777" w:rsidR="000B5938" w:rsidRPr="00130FF7" w:rsidRDefault="00AE76D4">
      <w:pPr>
        <w:spacing w:before="120" w:after="60"/>
        <w:rPr>
          <w:sz w:val="22"/>
          <w:szCs w:val="22"/>
        </w:rPr>
      </w:pPr>
      <w:r w:rsidRPr="00130FF7">
        <w:rPr>
          <w:b/>
          <w:bCs/>
          <w:color w:val="2E75B6"/>
          <w:sz w:val="22"/>
          <w:szCs w:val="22"/>
        </w:rPr>
        <w:t>4.3.1 Prohibited Conduct</w:t>
      </w:r>
    </w:p>
    <w:p w14:paraId="001D0C71"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Falsification of documents, reports, invoices, contracts, test records, quality documentation, or any other business record</w:t>
      </w:r>
    </w:p>
    <w:p w14:paraId="757300FF"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 xml:space="preserve">Manipulation of </w:t>
      </w:r>
      <w:r w:rsidRPr="00130FF7">
        <w:rPr>
          <w:sz w:val="22"/>
          <w:szCs w:val="22"/>
        </w:rPr>
        <w:t>accounts, financial reports, inventory records or any system-generated data</w:t>
      </w:r>
    </w:p>
    <w:p w14:paraId="57FA2E73"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Embezzlement, misappropriation or unauthorised use of company assets, funds or property</w:t>
      </w:r>
    </w:p>
    <w:p w14:paraId="33D4C4B9"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 xml:space="preserve">Submission of false expense claims, inflated travel cost reimbursements, or claims for work </w:t>
      </w:r>
      <w:r w:rsidRPr="00130FF7">
        <w:rPr>
          <w:sz w:val="22"/>
          <w:szCs w:val="22"/>
        </w:rPr>
        <w:t>not performed</w:t>
      </w:r>
    </w:p>
    <w:p w14:paraId="048BC9F9"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Deception of customers, suppliers, authorities or other stakeholders through false information, misleading statements or omissions</w:t>
      </w:r>
    </w:p>
    <w:p w14:paraId="01D003FE"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Theft or misappropriation of physical assets, intellectual property or confidential information belonging to th</w:t>
      </w:r>
      <w:r w:rsidRPr="00130FF7">
        <w:rPr>
          <w:sz w:val="22"/>
          <w:szCs w:val="22"/>
        </w:rPr>
        <w:t>e company, customers or business partners</w:t>
      </w:r>
    </w:p>
    <w:p w14:paraId="2435D309"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Circumvention of internal controls, approval processes or segregation of duty requirements</w:t>
      </w:r>
    </w:p>
    <w:p w14:paraId="3FEDB6BF"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Collusion with external parties to defraud the company or any third party</w:t>
      </w:r>
    </w:p>
    <w:p w14:paraId="1D8889E4" w14:textId="77777777" w:rsidR="000B5938" w:rsidRPr="00130FF7" w:rsidRDefault="000B5938">
      <w:pPr>
        <w:spacing w:after="80"/>
        <w:rPr>
          <w:sz w:val="22"/>
          <w:szCs w:val="22"/>
        </w:rPr>
      </w:pPr>
    </w:p>
    <w:p w14:paraId="1A1EB4C4" w14:textId="77777777" w:rsidR="000B5938" w:rsidRPr="00130FF7" w:rsidRDefault="00AE76D4">
      <w:pPr>
        <w:spacing w:before="120" w:after="60"/>
        <w:rPr>
          <w:sz w:val="22"/>
          <w:szCs w:val="22"/>
        </w:rPr>
      </w:pPr>
      <w:r w:rsidRPr="00130FF7">
        <w:rPr>
          <w:b/>
          <w:bCs/>
          <w:color w:val="2E75B6"/>
          <w:sz w:val="22"/>
          <w:szCs w:val="22"/>
        </w:rPr>
        <w:t>4.3.2 Preventive Controls</w:t>
      </w:r>
    </w:p>
    <w:p w14:paraId="27097AE0"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Four-eyes principle ap</w:t>
      </w:r>
      <w:r w:rsidRPr="00130FF7">
        <w:rPr>
          <w:sz w:val="22"/>
          <w:szCs w:val="22"/>
        </w:rPr>
        <w:t>plied to all payment approvals, contract awards, purchase orders above defined thresholds, and significant financial transactions — two independent approvals required before execution</w:t>
      </w:r>
    </w:p>
    <w:p w14:paraId="31BBBBA4"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Defined and documented authorisation matrix specifying approval authorit</w:t>
      </w:r>
      <w:r w:rsidRPr="00130FF7">
        <w:rPr>
          <w:sz w:val="22"/>
          <w:szCs w:val="22"/>
        </w:rPr>
        <w:t>y limits by role and transaction type; regularly reviewed and updated as part of the management review process</w:t>
      </w:r>
    </w:p>
    <w:p w14:paraId="0A1A5B5F"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Segregation of incompatible functions: the person who initiates a transaction may not be the same person who approves and processes payment — enf</w:t>
      </w:r>
      <w:r w:rsidRPr="00130FF7">
        <w:rPr>
          <w:sz w:val="22"/>
          <w:szCs w:val="22"/>
        </w:rPr>
        <w:t>orced across procurement, accounting and logistics</w:t>
      </w:r>
    </w:p>
    <w:p w14:paraId="3030085B"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lastRenderedPageBreak/>
        <w:t>Regular internal audits and self-inspections conducted in accordance with SOP-16.01, including unannounced spot checks of financial records, expense claims, inventory and document integrity</w:t>
      </w:r>
    </w:p>
    <w:p w14:paraId="3DBD516B"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 xml:space="preserve">Data integrity </w:t>
      </w:r>
      <w:r w:rsidRPr="00130FF7">
        <w:rPr>
          <w:sz w:val="22"/>
          <w:szCs w:val="22"/>
        </w:rPr>
        <w:t>controls in accordance with SOP-10.03 and SOP-10.04, ensuring that all quality-relevant and financial records are complete, accurate, traceable, contemporaneous, original and attributable (ALCOA+)</w:t>
      </w:r>
    </w:p>
    <w:p w14:paraId="22E93EDA"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GMP-compliant batch record and documentation controls preve</w:t>
      </w:r>
      <w:r w:rsidRPr="00130FF7">
        <w:rPr>
          <w:sz w:val="22"/>
          <w:szCs w:val="22"/>
        </w:rPr>
        <w:t>nting unauthorised modification of pharmaceutical packaging records, serialisation data and quality system entries</w:t>
      </w:r>
    </w:p>
    <w:p w14:paraId="691D07E3"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Fraud awareness and prevention training for functions at elevated risk, including accounting, purchasing, logistics and warehouse management</w:t>
      </w:r>
    </w:p>
    <w:p w14:paraId="19C46F60" w14:textId="77777777" w:rsidR="000B5938" w:rsidRPr="00130FF7" w:rsidRDefault="000B5938">
      <w:pPr>
        <w:spacing w:after="80"/>
        <w:rPr>
          <w:sz w:val="22"/>
          <w:szCs w:val="22"/>
        </w:rPr>
      </w:pPr>
    </w:p>
    <w:p w14:paraId="1FF17C89" w14:textId="77777777" w:rsidR="000B5938" w:rsidRPr="00130FF7" w:rsidRDefault="00AE76D4">
      <w:pPr>
        <w:spacing w:after="120"/>
        <w:rPr>
          <w:sz w:val="22"/>
          <w:szCs w:val="22"/>
        </w:rPr>
      </w:pPr>
      <w:r w:rsidRPr="00130FF7">
        <w:rPr>
          <w:b/>
          <w:bCs/>
          <w:sz w:val="22"/>
          <w:szCs w:val="22"/>
        </w:rPr>
        <w:t>Quantitative Objectives — Fraud:</w:t>
      </w:r>
    </w:p>
    <w:p w14:paraId="69B0CE44" w14:textId="77777777" w:rsidR="000B5938" w:rsidRPr="00130FF7" w:rsidRDefault="000B5938">
      <w:pPr>
        <w:spacing w:after="60"/>
        <w:rPr>
          <w:sz w:val="22"/>
          <w:szCs w:val="22"/>
        </w:rPr>
      </w:pPr>
    </w:p>
    <w:tbl>
      <w:tblPr>
        <w:tblStyle w:val="a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1550"/>
        <w:gridCol w:w="1100"/>
        <w:gridCol w:w="1588"/>
        <w:gridCol w:w="1500"/>
      </w:tblGrid>
      <w:tr w:rsidR="000B5938" w:rsidRPr="00130FF7" w14:paraId="3470F053"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EE5E5A3" w14:textId="77777777" w:rsidR="000B5938" w:rsidRPr="00130FF7" w:rsidRDefault="00AE76D4">
            <w:pPr>
              <w:rPr>
                <w:sz w:val="22"/>
                <w:szCs w:val="22"/>
              </w:rPr>
            </w:pPr>
            <w:r w:rsidRPr="00130FF7">
              <w:rPr>
                <w:b/>
                <w:bCs/>
                <w:color w:val="1F4E79"/>
                <w:sz w:val="22"/>
                <w:szCs w:val="22"/>
              </w:rPr>
              <w:t>KPI / Indicator</w:t>
            </w:r>
          </w:p>
        </w:tc>
        <w:tc>
          <w:tcPr>
            <w:tcW w:w="1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4A77D60" w14:textId="77777777" w:rsidR="000B5938" w:rsidRPr="00130FF7" w:rsidRDefault="00AE76D4">
            <w:pPr>
              <w:rPr>
                <w:sz w:val="22"/>
                <w:szCs w:val="22"/>
              </w:rPr>
            </w:pPr>
            <w:r w:rsidRPr="00130FF7">
              <w:rPr>
                <w:b/>
                <w:bCs/>
                <w:color w:val="1F4E79"/>
                <w:sz w:val="22"/>
                <w:szCs w:val="22"/>
              </w:rPr>
              <w:t>Interim Target 2026</w:t>
            </w:r>
          </w:p>
        </w:tc>
        <w:tc>
          <w:tcPr>
            <w:tcW w:w="155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8819993" w14:textId="77777777" w:rsidR="000B5938" w:rsidRPr="00130FF7" w:rsidRDefault="00AE76D4">
            <w:pPr>
              <w:rPr>
                <w:sz w:val="22"/>
                <w:szCs w:val="22"/>
              </w:rPr>
            </w:pPr>
            <w:r w:rsidRPr="00130FF7">
              <w:rPr>
                <w:b/>
                <w:bCs/>
                <w:color w:val="1F4E79"/>
                <w:sz w:val="22"/>
                <w:szCs w:val="22"/>
              </w:rPr>
              <w:t>Target 2027</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EED841B" w14:textId="77777777" w:rsidR="000B5938" w:rsidRPr="00130FF7" w:rsidRDefault="00AE76D4">
            <w:pPr>
              <w:rPr>
                <w:sz w:val="22"/>
                <w:szCs w:val="22"/>
              </w:rPr>
            </w:pPr>
            <w:r w:rsidRPr="00130FF7">
              <w:rPr>
                <w:b/>
                <w:bCs/>
                <w:color w:val="1F4E79"/>
                <w:sz w:val="22"/>
                <w:szCs w:val="22"/>
              </w:rPr>
              <w:t>Status</w:t>
            </w:r>
          </w:p>
        </w:tc>
        <w:tc>
          <w:tcPr>
            <w:tcW w:w="158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8F1C246" w14:textId="77777777" w:rsidR="000B5938" w:rsidRPr="00130FF7" w:rsidRDefault="00AE76D4">
            <w:pPr>
              <w:rPr>
                <w:sz w:val="22"/>
                <w:szCs w:val="22"/>
              </w:rPr>
            </w:pPr>
            <w:r w:rsidRPr="00130FF7">
              <w:rPr>
                <w:b/>
                <w:bCs/>
                <w:color w:val="1F4E79"/>
                <w:sz w:val="22"/>
                <w:szCs w:val="22"/>
              </w:rPr>
              <w:t>Responsibility</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DB6AF54" w14:textId="77777777" w:rsidR="000B5938" w:rsidRPr="00130FF7" w:rsidRDefault="00AE76D4">
            <w:pPr>
              <w:rPr>
                <w:sz w:val="22"/>
                <w:szCs w:val="22"/>
              </w:rPr>
            </w:pPr>
            <w:r w:rsidRPr="00130FF7">
              <w:rPr>
                <w:b/>
                <w:bCs/>
                <w:color w:val="1F4E79"/>
                <w:sz w:val="22"/>
                <w:szCs w:val="22"/>
              </w:rPr>
              <w:t>Review</w:t>
            </w:r>
          </w:p>
        </w:tc>
      </w:tr>
      <w:tr w:rsidR="000B5938" w:rsidRPr="00130FF7" w14:paraId="54D4ADA4"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BC06C94" w14:textId="77777777" w:rsidR="000B5938" w:rsidRPr="00130FF7" w:rsidRDefault="00AE76D4">
            <w:pPr>
              <w:rPr>
                <w:sz w:val="22"/>
                <w:szCs w:val="22"/>
              </w:rPr>
            </w:pPr>
            <w:r w:rsidRPr="00130FF7">
              <w:rPr>
                <w:sz w:val="22"/>
                <w:szCs w:val="22"/>
              </w:rPr>
              <w:t>Four-eyes principle applied to all payment approvals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0124E18" w14:textId="77777777" w:rsidR="000B5938" w:rsidRPr="00130FF7" w:rsidRDefault="00AE76D4">
            <w:pPr>
              <w:rPr>
                <w:sz w:val="22"/>
                <w:szCs w:val="22"/>
              </w:rPr>
            </w:pPr>
            <w:r w:rsidRPr="00130FF7">
              <w:rPr>
                <w:sz w:val="22"/>
                <w:szCs w:val="22"/>
              </w:rPr>
              <w:t>100% compliance documented; monitoring system established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94AD0F3" w14:textId="3AEB401B" w:rsidR="000B5938" w:rsidRPr="00130FF7" w:rsidRDefault="00AE76D4">
            <w:pPr>
              <w:rPr>
                <w:sz w:val="22"/>
                <w:szCs w:val="22"/>
              </w:rPr>
            </w:pPr>
            <w:r w:rsidRPr="00130FF7">
              <w:rPr>
                <w:sz w:val="22"/>
                <w:szCs w:val="22"/>
              </w:rPr>
              <w:t xml:space="preserve">Zero </w:t>
            </w:r>
            <w:r w:rsidR="008E7BF5">
              <w:rPr>
                <w:sz w:val="22"/>
                <w:szCs w:val="22"/>
              </w:rPr>
              <w:t xml:space="preserve">(0) </w:t>
            </w:r>
            <w:r w:rsidRPr="00130FF7">
              <w:rPr>
                <w:sz w:val="22"/>
                <w:szCs w:val="22"/>
              </w:rPr>
              <w:t>exceptions; all deviations investigated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63ED922" w14:textId="03129DF7"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Ongoing</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41CEBE7" w14:textId="77777777" w:rsidR="000B5938" w:rsidRPr="00130FF7" w:rsidRDefault="00AE76D4">
            <w:pPr>
              <w:rPr>
                <w:sz w:val="22"/>
                <w:szCs w:val="22"/>
              </w:rPr>
            </w:pPr>
            <w:r w:rsidRPr="00130FF7">
              <w:rPr>
                <w:sz w:val="22"/>
                <w:szCs w:val="22"/>
              </w:rPr>
              <w:t>Management / Accounting</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492F52E" w14:textId="77777777" w:rsidR="000B5938" w:rsidRPr="00130FF7" w:rsidRDefault="00AE76D4">
            <w:pPr>
              <w:rPr>
                <w:sz w:val="22"/>
                <w:szCs w:val="22"/>
              </w:rPr>
            </w:pPr>
            <w:r w:rsidRPr="00130FF7">
              <w:rPr>
                <w:sz w:val="22"/>
                <w:szCs w:val="22"/>
              </w:rPr>
              <w:t>Quarterly</w:t>
            </w:r>
          </w:p>
        </w:tc>
      </w:tr>
      <w:tr w:rsidR="000B5938" w:rsidRPr="00130FF7" w14:paraId="474AC769"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68D303B" w14:textId="77777777" w:rsidR="000B5938" w:rsidRPr="00130FF7" w:rsidRDefault="00AE76D4">
            <w:pPr>
              <w:rPr>
                <w:sz w:val="22"/>
                <w:szCs w:val="22"/>
              </w:rPr>
            </w:pPr>
            <w:r w:rsidRPr="00130FF7">
              <w:rPr>
                <w:sz w:val="22"/>
                <w:szCs w:val="22"/>
              </w:rPr>
              <w:t>Internal audits covering fraud-risk processes (number/year)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1802F36" w14:textId="77777777" w:rsidR="000B5938" w:rsidRPr="00130FF7" w:rsidRDefault="00AE76D4">
            <w:pPr>
              <w:rPr>
                <w:sz w:val="22"/>
                <w:szCs w:val="22"/>
              </w:rPr>
            </w:pPr>
            <w:r w:rsidRPr="00130FF7">
              <w:rPr>
                <w:sz w:val="22"/>
                <w:szCs w:val="22"/>
              </w:rPr>
              <w:t>Audit plan includes at least 2 fraud-risk process reviews</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D9FF40D" w14:textId="77777777" w:rsidR="000B5938" w:rsidRPr="00130FF7" w:rsidRDefault="00AE76D4">
            <w:pPr>
              <w:rPr>
                <w:sz w:val="22"/>
                <w:szCs w:val="22"/>
              </w:rPr>
            </w:pPr>
            <w:r w:rsidRPr="00130FF7">
              <w:rPr>
                <w:rFonts w:ascii="Arial Unicode MS" w:eastAsia="Arial Unicode MS" w:hAnsi="Arial Unicode MS" w:cs="Arial Unicode MS"/>
                <w:sz w:val="22"/>
                <w:szCs w:val="22"/>
              </w:rPr>
              <w:t>≥ 3 fraud-risk process reviews per year</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C624A80" w14:textId="2A9E947D"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sz w:val="22"/>
                <w:szCs w:val="22"/>
              </w:rPr>
              <w:t>In progress</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1D0D7B0" w14:textId="77777777" w:rsidR="000B5938" w:rsidRPr="00130FF7" w:rsidRDefault="00AE76D4">
            <w:pPr>
              <w:rPr>
                <w:sz w:val="22"/>
                <w:szCs w:val="22"/>
              </w:rPr>
            </w:pPr>
            <w:r w:rsidRPr="00130FF7">
              <w:rPr>
                <w:sz w:val="22"/>
                <w:szCs w:val="22"/>
              </w:rPr>
              <w:t>QMO / Internal Audit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3EF1D7B" w14:textId="77777777" w:rsidR="000B5938" w:rsidRPr="00130FF7" w:rsidRDefault="00AE76D4">
            <w:pPr>
              <w:rPr>
                <w:sz w:val="22"/>
                <w:szCs w:val="22"/>
              </w:rPr>
            </w:pPr>
            <w:r w:rsidRPr="00130FF7">
              <w:rPr>
                <w:sz w:val="22"/>
                <w:szCs w:val="22"/>
              </w:rPr>
              <w:t>Annually</w:t>
            </w:r>
          </w:p>
        </w:tc>
      </w:tr>
      <w:tr w:rsidR="000B5938" w:rsidRPr="00130FF7" w14:paraId="0759F634"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AD0DBD1" w14:textId="77777777" w:rsidR="000B5938" w:rsidRPr="00130FF7" w:rsidRDefault="00AE76D4">
            <w:pPr>
              <w:rPr>
                <w:sz w:val="22"/>
                <w:szCs w:val="22"/>
              </w:rPr>
            </w:pPr>
            <w:r w:rsidRPr="00130FF7">
              <w:rPr>
                <w:sz w:val="22"/>
                <w:szCs w:val="22"/>
              </w:rPr>
              <w:t>Fraud risk and awareness training — risk functions (%)</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98D9E24" w14:textId="77777777" w:rsidR="000B5938" w:rsidRPr="00130FF7" w:rsidRDefault="00AE76D4">
            <w:pPr>
              <w:rPr>
                <w:sz w:val="22"/>
                <w:szCs w:val="22"/>
              </w:rPr>
            </w:pPr>
            <w:r w:rsidRPr="00130FF7">
              <w:rPr>
                <w:sz w:val="22"/>
                <w:szCs w:val="22"/>
              </w:rPr>
              <w:t>100% of accounting, purchasing &amp; logistics trained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8F8B447" w14:textId="0BBDF5F9" w:rsidR="000B5938" w:rsidRPr="00130FF7" w:rsidRDefault="00AE76D4">
            <w:pPr>
              <w:rPr>
                <w:sz w:val="22"/>
                <w:szCs w:val="22"/>
              </w:rPr>
            </w:pPr>
            <w:r w:rsidRPr="00130FF7">
              <w:rPr>
                <w:sz w:val="22"/>
                <w:szCs w:val="22"/>
              </w:rPr>
              <w:t xml:space="preserve">Annual refresher; 100% </w:t>
            </w:r>
            <w:r w:rsidR="008E7BF5">
              <w:rPr>
                <w:sz w:val="22"/>
                <w:szCs w:val="22"/>
              </w:rPr>
              <w:t xml:space="preserve">workforce cover under </w:t>
            </w:r>
            <w:r w:rsidR="008E7BF5" w:rsidRPr="008E7BF5">
              <w:rPr>
                <w:sz w:val="22"/>
                <w:szCs w:val="22"/>
              </w:rPr>
              <w:t xml:space="preserve">Fraud </w:t>
            </w:r>
            <w:r w:rsidR="008E7BF5">
              <w:rPr>
                <w:sz w:val="22"/>
                <w:szCs w:val="22"/>
              </w:rPr>
              <w:t>training</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828E287" w14:textId="4B23DF33"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38753FA" w14:textId="77777777" w:rsidR="000B5938" w:rsidRPr="00130FF7" w:rsidRDefault="00AE76D4">
            <w:pPr>
              <w:rPr>
                <w:sz w:val="22"/>
                <w:szCs w:val="22"/>
              </w:rPr>
            </w:pPr>
            <w:r w:rsidRPr="00130FF7">
              <w:rPr>
                <w:sz w:val="22"/>
                <w:szCs w:val="22"/>
              </w:rPr>
              <w:t>HR / QMO</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9AD45C1" w14:textId="77777777" w:rsidR="000B5938" w:rsidRPr="00130FF7" w:rsidRDefault="00AE76D4">
            <w:pPr>
              <w:rPr>
                <w:sz w:val="22"/>
                <w:szCs w:val="22"/>
              </w:rPr>
            </w:pPr>
            <w:r w:rsidRPr="00130FF7">
              <w:rPr>
                <w:sz w:val="22"/>
                <w:szCs w:val="22"/>
              </w:rPr>
              <w:t>Annually</w:t>
            </w:r>
          </w:p>
        </w:tc>
      </w:tr>
      <w:tr w:rsidR="000B5938" w:rsidRPr="00130FF7" w14:paraId="002CC85C"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146CA63" w14:textId="77777777" w:rsidR="000B5938" w:rsidRPr="00130FF7" w:rsidRDefault="00AE76D4">
            <w:pPr>
              <w:rPr>
                <w:sz w:val="22"/>
                <w:szCs w:val="22"/>
              </w:rPr>
            </w:pPr>
            <w:r w:rsidRPr="00130FF7">
              <w:rPr>
                <w:sz w:val="22"/>
                <w:szCs w:val="22"/>
              </w:rPr>
              <w:t>Confirmed fraud incidents detected (number/year)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3CEF2DC" w14:textId="5882B97A" w:rsidR="000B5938" w:rsidRPr="00130FF7" w:rsidRDefault="00AE76D4">
            <w:pPr>
              <w:rPr>
                <w:sz w:val="22"/>
                <w:szCs w:val="22"/>
              </w:rPr>
            </w:pPr>
            <w:r w:rsidRPr="00130FF7">
              <w:rPr>
                <w:sz w:val="22"/>
                <w:szCs w:val="22"/>
              </w:rPr>
              <w:t xml:space="preserve">Zero </w:t>
            </w:r>
            <w:r w:rsidR="008E7BF5">
              <w:rPr>
                <w:sz w:val="22"/>
                <w:szCs w:val="22"/>
              </w:rPr>
              <w:t xml:space="preserve">(0) </w:t>
            </w:r>
            <w:r w:rsidRPr="00130FF7">
              <w:rPr>
                <w:sz w:val="22"/>
                <w:szCs w:val="22"/>
              </w:rPr>
              <w:t>confirmed incidents; reporting channel active</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547B2EC" w14:textId="182D2F77" w:rsidR="000B5938" w:rsidRPr="00130FF7" w:rsidRDefault="00AE76D4">
            <w:pPr>
              <w:rPr>
                <w:sz w:val="22"/>
                <w:szCs w:val="22"/>
              </w:rPr>
            </w:pPr>
            <w:r w:rsidRPr="00130FF7">
              <w:rPr>
                <w:sz w:val="22"/>
                <w:szCs w:val="22"/>
              </w:rPr>
              <w:t xml:space="preserve">Zero </w:t>
            </w:r>
            <w:r w:rsidR="008E7BF5">
              <w:rPr>
                <w:sz w:val="22"/>
                <w:szCs w:val="22"/>
              </w:rPr>
              <w:t xml:space="preserve">(0) </w:t>
            </w:r>
            <w:r w:rsidRPr="00130FF7">
              <w:rPr>
                <w:sz w:val="22"/>
                <w:szCs w:val="22"/>
              </w:rPr>
              <w:t>confirmed incidents; all concerns investigated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AA7C8C6" w14:textId="5A698736"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No incidents known</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1CE20E2" w14:textId="77777777" w:rsidR="000B5938" w:rsidRPr="00130FF7" w:rsidRDefault="00AE76D4">
            <w:pPr>
              <w:rPr>
                <w:sz w:val="22"/>
                <w:szCs w:val="22"/>
              </w:rPr>
            </w:pPr>
            <w:r w:rsidRPr="00130FF7">
              <w:rPr>
                <w:sz w:val="22"/>
                <w:szCs w:val="22"/>
              </w:rPr>
              <w:t>Management / Compliance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BD0467B" w14:textId="77777777" w:rsidR="000B5938" w:rsidRPr="00130FF7" w:rsidRDefault="00AE76D4">
            <w:pPr>
              <w:rPr>
                <w:sz w:val="22"/>
                <w:szCs w:val="22"/>
              </w:rPr>
            </w:pPr>
            <w:r w:rsidRPr="00130FF7">
              <w:rPr>
                <w:sz w:val="22"/>
                <w:szCs w:val="22"/>
              </w:rPr>
              <w:t>Annually</w:t>
            </w:r>
          </w:p>
        </w:tc>
      </w:tr>
      <w:tr w:rsidR="000B5938" w:rsidRPr="00130FF7" w14:paraId="7BC45F07"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10F25A5" w14:textId="77777777" w:rsidR="000B5938" w:rsidRPr="00130FF7" w:rsidRDefault="00AE76D4">
            <w:pPr>
              <w:rPr>
                <w:sz w:val="22"/>
                <w:szCs w:val="22"/>
              </w:rPr>
            </w:pPr>
            <w:r w:rsidRPr="00130FF7">
              <w:rPr>
                <w:sz w:val="22"/>
                <w:szCs w:val="22"/>
              </w:rPr>
              <w:t xml:space="preserve">Expense claim spot audits </w:t>
            </w:r>
            <w:r w:rsidRPr="00130FF7">
              <w:rPr>
                <w:sz w:val="22"/>
                <w:szCs w:val="22"/>
              </w:rPr>
              <w:t>completed (sample %)</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D241BEF" w14:textId="77777777" w:rsidR="000B5938" w:rsidRPr="00130FF7" w:rsidRDefault="00AE76D4">
            <w:pPr>
              <w:rPr>
                <w:sz w:val="22"/>
                <w:szCs w:val="22"/>
              </w:rPr>
            </w:pPr>
            <w:r w:rsidRPr="00130FF7">
              <w:rPr>
                <w:rFonts w:ascii="Arial Unicode MS" w:eastAsia="Arial Unicode MS" w:hAnsi="Arial Unicode MS" w:cs="Arial Unicode MS"/>
                <w:sz w:val="22"/>
                <w:szCs w:val="22"/>
              </w:rPr>
              <w:t>≥ 10% random sample reviewed quarterly</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D5084C0" w14:textId="77777777" w:rsidR="000B5938" w:rsidRPr="00130FF7" w:rsidRDefault="00AE76D4">
            <w:pPr>
              <w:rPr>
                <w:sz w:val="22"/>
                <w:szCs w:val="22"/>
              </w:rPr>
            </w:pPr>
            <w:r w:rsidRPr="00130FF7">
              <w:rPr>
                <w:rFonts w:ascii="Arial Unicode MS" w:eastAsia="Arial Unicode MS" w:hAnsi="Arial Unicode MS" w:cs="Arial Unicode MS"/>
                <w:sz w:val="22"/>
                <w:szCs w:val="22"/>
              </w:rPr>
              <w:t>≥ 10% reviewed; zero unexplained irregularities</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501AD4B" w14:textId="2553198D"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C61CD51" w14:textId="77777777" w:rsidR="000B5938" w:rsidRPr="00130FF7" w:rsidRDefault="00AE76D4">
            <w:pPr>
              <w:rPr>
                <w:sz w:val="22"/>
                <w:szCs w:val="22"/>
              </w:rPr>
            </w:pPr>
            <w:r w:rsidRPr="00130FF7">
              <w:rPr>
                <w:sz w:val="22"/>
                <w:szCs w:val="22"/>
              </w:rPr>
              <w:t>Accounting / Management</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F0E89AC" w14:textId="77777777" w:rsidR="000B5938" w:rsidRPr="00130FF7" w:rsidRDefault="00AE76D4">
            <w:pPr>
              <w:rPr>
                <w:sz w:val="22"/>
                <w:szCs w:val="22"/>
              </w:rPr>
            </w:pPr>
            <w:r w:rsidRPr="00130FF7">
              <w:rPr>
                <w:sz w:val="22"/>
                <w:szCs w:val="22"/>
              </w:rPr>
              <w:t>Quarterly</w:t>
            </w:r>
          </w:p>
        </w:tc>
      </w:tr>
    </w:tbl>
    <w:p w14:paraId="377E7DB0" w14:textId="77777777" w:rsidR="000B5938" w:rsidRPr="00130FF7" w:rsidRDefault="000B5938">
      <w:pPr>
        <w:spacing w:after="80"/>
        <w:rPr>
          <w:sz w:val="22"/>
          <w:szCs w:val="22"/>
        </w:rPr>
      </w:pPr>
    </w:p>
    <w:p w14:paraId="0AA8A361" w14:textId="77777777" w:rsidR="000B5938" w:rsidRPr="00130FF7" w:rsidRDefault="00AE76D4">
      <w:pPr>
        <w:spacing w:after="120"/>
        <w:rPr>
          <w:sz w:val="22"/>
          <w:szCs w:val="22"/>
        </w:rPr>
      </w:pPr>
      <w:r w:rsidRPr="00130FF7">
        <w:rPr>
          <w:b/>
          <w:bCs/>
          <w:color w:val="1F4E79"/>
          <w:sz w:val="22"/>
          <w:szCs w:val="22"/>
        </w:rPr>
        <w:t xml:space="preserve">Priority Actions 2026: Formalise and communicate authorisation matrix  |  Expand </w:t>
      </w:r>
      <w:r w:rsidRPr="00130FF7">
        <w:rPr>
          <w:b/>
          <w:bCs/>
          <w:color w:val="1F4E79"/>
          <w:sz w:val="22"/>
          <w:szCs w:val="22"/>
        </w:rPr>
        <w:t>internal audit plan to cover fraud-risk processes  |  Launch fraud awareness training for accounting &amp; logistics  |  Quarterly expense claim spot checks</w:t>
      </w:r>
    </w:p>
    <w:p w14:paraId="6837226C" w14:textId="77777777" w:rsidR="008E7BF5" w:rsidRPr="00130FF7" w:rsidRDefault="008E7BF5">
      <w:pPr>
        <w:spacing w:after="200"/>
        <w:rPr>
          <w:sz w:val="22"/>
          <w:szCs w:val="22"/>
        </w:rPr>
      </w:pPr>
    </w:p>
    <w:p w14:paraId="7C15953E" w14:textId="77777777" w:rsidR="000B5938" w:rsidRPr="008E7BF5" w:rsidRDefault="00AE76D4">
      <w:pPr>
        <w:pStyle w:val="berschrift2"/>
      </w:pPr>
      <w:r w:rsidRPr="008E7BF5">
        <w:lastRenderedPageBreak/>
        <w:t>4.4 Money Laundering</w:t>
      </w:r>
    </w:p>
    <w:p w14:paraId="630B631C" w14:textId="77777777" w:rsidR="000B5938" w:rsidRPr="00130FF7" w:rsidRDefault="00AE76D4">
      <w:pPr>
        <w:spacing w:after="100"/>
        <w:rPr>
          <w:sz w:val="22"/>
          <w:szCs w:val="22"/>
        </w:rPr>
      </w:pPr>
      <w:r w:rsidRPr="00130FF7">
        <w:rPr>
          <w:b/>
          <w:bCs/>
          <w:sz w:val="22"/>
          <w:szCs w:val="22"/>
        </w:rPr>
        <w:t xml:space="preserve">Commitment: </w:t>
      </w:r>
    </w:p>
    <w:p w14:paraId="46E61631" w14:textId="77777777" w:rsidR="000B5938" w:rsidRPr="00130FF7" w:rsidRDefault="00AE76D4">
      <w:pPr>
        <w:spacing w:after="120"/>
        <w:rPr>
          <w:sz w:val="22"/>
          <w:szCs w:val="22"/>
        </w:rPr>
      </w:pPr>
      <w:r w:rsidRPr="00130FF7">
        <w:rPr>
          <w:sz w:val="22"/>
          <w:szCs w:val="22"/>
        </w:rPr>
        <w:t xml:space="preserve">Prestige Promotion is committed to preventing any </w:t>
      </w:r>
      <w:r w:rsidRPr="00130FF7">
        <w:rPr>
          <w:sz w:val="22"/>
          <w:szCs w:val="22"/>
        </w:rPr>
        <w:t>involvement — direct or indirect — in money laundering, the concealment of unlawfully obtained funds, or the financing of criminal or terrorist activities. The company will not enter into, maintain or facilitate business relationships that serve to disguis</w:t>
      </w:r>
      <w:r w:rsidRPr="00130FF7">
        <w:rPr>
          <w:sz w:val="22"/>
          <w:szCs w:val="22"/>
        </w:rPr>
        <w:t>e the origin, ownership or disposition of illicit funds. All business transactions are conducted transparently, lawfully and with full accountability.</w:t>
      </w:r>
    </w:p>
    <w:p w14:paraId="03EE3AA9" w14:textId="77777777" w:rsidR="000B5938" w:rsidRPr="00130FF7" w:rsidRDefault="00AE76D4">
      <w:pPr>
        <w:spacing w:after="100"/>
        <w:rPr>
          <w:sz w:val="22"/>
          <w:szCs w:val="22"/>
        </w:rPr>
      </w:pPr>
      <w:r w:rsidRPr="00130FF7">
        <w:rPr>
          <w:b/>
          <w:bCs/>
          <w:sz w:val="22"/>
          <w:szCs w:val="22"/>
        </w:rPr>
        <w:t xml:space="preserve">Legal Framework: </w:t>
      </w:r>
      <w:r w:rsidRPr="00130FF7">
        <w:rPr>
          <w:sz w:val="22"/>
          <w:szCs w:val="22"/>
        </w:rPr>
        <w:t>German Money Laundering Act (GwG); EU Anti-Money Laundering Directives (AMLD); Financial</w:t>
      </w:r>
      <w:r w:rsidRPr="00130FF7">
        <w:rPr>
          <w:sz w:val="22"/>
          <w:szCs w:val="22"/>
        </w:rPr>
        <w:t xml:space="preserve"> Action Task Force (FATF) Recommendations; German Criminal Code (§§ 261–262 StGB).</w:t>
      </w:r>
    </w:p>
    <w:p w14:paraId="654D053D" w14:textId="77777777" w:rsidR="000B5938" w:rsidRPr="00130FF7" w:rsidRDefault="000B5938">
      <w:pPr>
        <w:spacing w:after="60"/>
        <w:rPr>
          <w:sz w:val="22"/>
          <w:szCs w:val="22"/>
        </w:rPr>
      </w:pPr>
    </w:p>
    <w:p w14:paraId="56CED691" w14:textId="77777777" w:rsidR="000B5938" w:rsidRPr="00130FF7" w:rsidRDefault="00AE76D4">
      <w:pPr>
        <w:spacing w:before="120" w:after="60"/>
        <w:rPr>
          <w:sz w:val="22"/>
          <w:szCs w:val="22"/>
        </w:rPr>
      </w:pPr>
      <w:r w:rsidRPr="00130FF7">
        <w:rPr>
          <w:b/>
          <w:bCs/>
          <w:color w:val="2E75B6"/>
          <w:sz w:val="22"/>
          <w:szCs w:val="22"/>
        </w:rPr>
        <w:t>4.4.1 Prohibited Conduct</w:t>
      </w:r>
    </w:p>
    <w:p w14:paraId="580A579C"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Accepting, processing or transferring funds where there are reasonable grounds to suspect that they originate from unlawful activities</w:t>
      </w:r>
    </w:p>
    <w:p w14:paraId="1FCFDAD5"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Structuring transactions in a manner designed to avoid reporting obligations or regulatory scrutiny</w:t>
      </w:r>
    </w:p>
    <w:p w14:paraId="040AEB15"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Establishing or maintaining fictitious accounts, black funds or covert financial arrangements</w:t>
      </w:r>
    </w:p>
    <w:p w14:paraId="31E945F8"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Accepting unusual cash payments of disproportionate size or st</w:t>
      </w:r>
      <w:r w:rsidRPr="00130FF7">
        <w:rPr>
          <w:sz w:val="22"/>
          <w:szCs w:val="22"/>
        </w:rPr>
        <w:t>ructure without adequate justification and documentation</w:t>
      </w:r>
    </w:p>
    <w:p w14:paraId="5D2DFD8E"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Entering into contracts or business relationships with parties known to be associated with criminal activities or subject to financial sanctions</w:t>
      </w:r>
    </w:p>
    <w:p w14:paraId="48650ED8"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Issuing or accepting fictitious invoices, false invoic</w:t>
      </w:r>
      <w:r w:rsidRPr="00130FF7">
        <w:rPr>
          <w:sz w:val="22"/>
          <w:szCs w:val="22"/>
        </w:rPr>
        <w:t>e descriptions or payments without a legitimate commercial basis</w:t>
      </w:r>
    </w:p>
    <w:p w14:paraId="67F761A3" w14:textId="77777777" w:rsidR="000B5938" w:rsidRPr="00130FF7" w:rsidRDefault="000B5938">
      <w:pPr>
        <w:spacing w:after="80"/>
        <w:rPr>
          <w:sz w:val="22"/>
          <w:szCs w:val="22"/>
        </w:rPr>
      </w:pPr>
    </w:p>
    <w:p w14:paraId="18699D02" w14:textId="77777777" w:rsidR="000B5938" w:rsidRPr="00130FF7" w:rsidRDefault="00AE76D4">
      <w:pPr>
        <w:spacing w:before="120" w:after="60"/>
        <w:rPr>
          <w:sz w:val="22"/>
          <w:szCs w:val="22"/>
        </w:rPr>
      </w:pPr>
      <w:r w:rsidRPr="00130FF7">
        <w:rPr>
          <w:b/>
          <w:bCs/>
          <w:color w:val="2E75B6"/>
          <w:sz w:val="22"/>
          <w:szCs w:val="22"/>
        </w:rPr>
        <w:t>4.4.2 Prevention Measures</w:t>
      </w:r>
    </w:p>
    <w:p w14:paraId="26B913B2"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 xml:space="preserve">Know Your Customer (KYC) — prior to entering into significant new business relationships, Prestige Promotion verifies the identity, business purpose and beneficial </w:t>
      </w:r>
      <w:r w:rsidRPr="00130FF7">
        <w:rPr>
          <w:sz w:val="22"/>
          <w:szCs w:val="22"/>
        </w:rPr>
        <w:t>ownership of counterparties, with particular attention to politically exposed persons (PEPs), sanctioned parties and high-risk jurisdictions</w:t>
      </w:r>
    </w:p>
    <w:p w14:paraId="25354F75"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Sanctions screening — all new and existing significant business partners are screened against applicable EU, UN, OF</w:t>
      </w:r>
      <w:r w:rsidRPr="00130FF7">
        <w:rPr>
          <w:sz w:val="22"/>
          <w:szCs w:val="22"/>
        </w:rPr>
        <w:t>AC and national sanctions lists; screening is documented and repeated on a risk-based basis</w:t>
      </w:r>
    </w:p>
    <w:p w14:paraId="09361366"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Unusual transaction monitoring — employees are trained to identify and report red flags including: payments to or from unknown third parties; requests for unusual p</w:t>
      </w:r>
      <w:r w:rsidRPr="00130FF7">
        <w:rPr>
          <w:sz w:val="22"/>
          <w:szCs w:val="22"/>
        </w:rPr>
        <w:t>ayment routes; unusually large or split cash transactions; payments without apparent commercial justification</w:t>
      </w:r>
    </w:p>
    <w:p w14:paraId="7A92E600"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Transparent payment procedures — all payments are made only to verified counterparties on the basis of proper documentation; payments to third par</w:t>
      </w:r>
      <w:r w:rsidRPr="00130FF7">
        <w:rPr>
          <w:sz w:val="22"/>
          <w:szCs w:val="22"/>
        </w:rPr>
        <w:t>ties on behalf of a business partner require additional approval and justification</w:t>
      </w:r>
    </w:p>
    <w:p w14:paraId="708E85CF"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Proper accounting — all business transactions are completely, truthfully and promptly recorded; no fictitious entries or transactions without economic substance are permitte</w:t>
      </w:r>
      <w:r w:rsidRPr="00130FF7">
        <w:rPr>
          <w:sz w:val="22"/>
          <w:szCs w:val="22"/>
        </w:rPr>
        <w:t>d; the four-eyes principle applies to all payment-relevant transactions</w:t>
      </w:r>
    </w:p>
    <w:p w14:paraId="26B04120"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Reporting obligation — employees who detect or reasonably suspect money laundering activity are required to report immediately to management and/or the compliance function; statutory r</w:t>
      </w:r>
      <w:r w:rsidRPr="00130FF7">
        <w:rPr>
          <w:sz w:val="22"/>
          <w:szCs w:val="22"/>
        </w:rPr>
        <w:t>eporting obligations to competent authorities are fulfilled where required by law</w:t>
      </w:r>
    </w:p>
    <w:p w14:paraId="086E4429" w14:textId="77777777" w:rsidR="008E7BF5" w:rsidRPr="00130FF7" w:rsidRDefault="008E7BF5">
      <w:pPr>
        <w:spacing w:after="80"/>
        <w:rPr>
          <w:sz w:val="22"/>
          <w:szCs w:val="22"/>
        </w:rPr>
      </w:pPr>
    </w:p>
    <w:p w14:paraId="09D0D5AC" w14:textId="77777777" w:rsidR="000B5938" w:rsidRPr="00130FF7" w:rsidRDefault="00AE76D4">
      <w:pPr>
        <w:spacing w:after="120"/>
        <w:rPr>
          <w:sz w:val="22"/>
          <w:szCs w:val="22"/>
        </w:rPr>
      </w:pPr>
      <w:r w:rsidRPr="00130FF7">
        <w:rPr>
          <w:b/>
          <w:bCs/>
          <w:sz w:val="22"/>
          <w:szCs w:val="22"/>
        </w:rPr>
        <w:t>Quantitative Objectives — Money Laundering:</w:t>
      </w:r>
    </w:p>
    <w:p w14:paraId="4440344D" w14:textId="77777777" w:rsidR="000B5938" w:rsidRPr="00130FF7" w:rsidRDefault="000B5938">
      <w:pPr>
        <w:spacing w:after="60"/>
        <w:rPr>
          <w:sz w:val="22"/>
          <w:szCs w:val="22"/>
        </w:rPr>
      </w:pPr>
    </w:p>
    <w:tbl>
      <w:tblPr>
        <w:tblStyle w:val="a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1550"/>
        <w:gridCol w:w="1100"/>
        <w:gridCol w:w="1588"/>
        <w:gridCol w:w="1500"/>
      </w:tblGrid>
      <w:tr w:rsidR="000B5938" w:rsidRPr="00130FF7" w14:paraId="5ADBA8FF"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E233F6B" w14:textId="77777777" w:rsidR="000B5938" w:rsidRPr="00130FF7" w:rsidRDefault="00AE76D4">
            <w:pPr>
              <w:rPr>
                <w:sz w:val="22"/>
                <w:szCs w:val="22"/>
              </w:rPr>
            </w:pPr>
            <w:r w:rsidRPr="00130FF7">
              <w:rPr>
                <w:b/>
                <w:bCs/>
                <w:color w:val="1F4E79"/>
                <w:sz w:val="22"/>
                <w:szCs w:val="22"/>
              </w:rPr>
              <w:lastRenderedPageBreak/>
              <w:t>KPI / Indicator</w:t>
            </w:r>
          </w:p>
        </w:tc>
        <w:tc>
          <w:tcPr>
            <w:tcW w:w="1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944D6B8" w14:textId="77777777" w:rsidR="000B5938" w:rsidRPr="00130FF7" w:rsidRDefault="00AE76D4">
            <w:pPr>
              <w:rPr>
                <w:sz w:val="22"/>
                <w:szCs w:val="22"/>
              </w:rPr>
            </w:pPr>
            <w:r w:rsidRPr="00130FF7">
              <w:rPr>
                <w:b/>
                <w:bCs/>
                <w:color w:val="1F4E79"/>
                <w:sz w:val="22"/>
                <w:szCs w:val="22"/>
              </w:rPr>
              <w:t>Interim Target 2026</w:t>
            </w:r>
          </w:p>
        </w:tc>
        <w:tc>
          <w:tcPr>
            <w:tcW w:w="155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0EE2B95" w14:textId="77777777" w:rsidR="000B5938" w:rsidRPr="00130FF7" w:rsidRDefault="00AE76D4">
            <w:pPr>
              <w:rPr>
                <w:sz w:val="22"/>
                <w:szCs w:val="22"/>
              </w:rPr>
            </w:pPr>
            <w:r w:rsidRPr="00130FF7">
              <w:rPr>
                <w:b/>
                <w:bCs/>
                <w:color w:val="1F4E79"/>
                <w:sz w:val="22"/>
                <w:szCs w:val="22"/>
              </w:rPr>
              <w:t>Target 2027</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C0ACBB3" w14:textId="77777777" w:rsidR="000B5938" w:rsidRPr="00130FF7" w:rsidRDefault="00AE76D4">
            <w:pPr>
              <w:rPr>
                <w:sz w:val="22"/>
                <w:szCs w:val="22"/>
              </w:rPr>
            </w:pPr>
            <w:r w:rsidRPr="00130FF7">
              <w:rPr>
                <w:b/>
                <w:bCs/>
                <w:color w:val="1F4E79"/>
                <w:sz w:val="22"/>
                <w:szCs w:val="22"/>
              </w:rPr>
              <w:t>Status</w:t>
            </w:r>
          </w:p>
        </w:tc>
        <w:tc>
          <w:tcPr>
            <w:tcW w:w="158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53539F8" w14:textId="77777777" w:rsidR="000B5938" w:rsidRPr="00130FF7" w:rsidRDefault="00AE76D4">
            <w:pPr>
              <w:rPr>
                <w:sz w:val="22"/>
                <w:szCs w:val="22"/>
              </w:rPr>
            </w:pPr>
            <w:r w:rsidRPr="00130FF7">
              <w:rPr>
                <w:b/>
                <w:bCs/>
                <w:color w:val="1F4E79"/>
                <w:sz w:val="22"/>
                <w:szCs w:val="22"/>
              </w:rPr>
              <w:t>Responsibility</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5FD8B74" w14:textId="77777777" w:rsidR="000B5938" w:rsidRPr="00130FF7" w:rsidRDefault="00AE76D4">
            <w:pPr>
              <w:rPr>
                <w:sz w:val="22"/>
                <w:szCs w:val="22"/>
              </w:rPr>
            </w:pPr>
            <w:r w:rsidRPr="00130FF7">
              <w:rPr>
                <w:b/>
                <w:bCs/>
                <w:color w:val="1F4E79"/>
                <w:sz w:val="22"/>
                <w:szCs w:val="22"/>
              </w:rPr>
              <w:t>Review</w:t>
            </w:r>
          </w:p>
        </w:tc>
      </w:tr>
      <w:tr w:rsidR="000B5938" w:rsidRPr="00130FF7" w14:paraId="6E77DB73"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7EF1FE5" w14:textId="77777777" w:rsidR="000B5938" w:rsidRPr="00130FF7" w:rsidRDefault="00AE76D4">
            <w:pPr>
              <w:rPr>
                <w:sz w:val="22"/>
                <w:szCs w:val="22"/>
              </w:rPr>
            </w:pPr>
            <w:r w:rsidRPr="00130FF7">
              <w:rPr>
                <w:sz w:val="22"/>
                <w:szCs w:val="22"/>
              </w:rPr>
              <w:t xml:space="preserve">KYC / due diligence for new significant </w:t>
            </w:r>
            <w:r w:rsidRPr="00130FF7">
              <w:rPr>
                <w:sz w:val="22"/>
                <w:szCs w:val="22"/>
              </w:rPr>
              <w:t>business partners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BA76530" w14:textId="77777777" w:rsidR="000B5938" w:rsidRPr="00130FF7" w:rsidRDefault="00AE76D4">
            <w:pPr>
              <w:rPr>
                <w:sz w:val="22"/>
                <w:szCs w:val="22"/>
              </w:rPr>
            </w:pPr>
            <w:r w:rsidRPr="00130FF7">
              <w:rPr>
                <w:sz w:val="22"/>
                <w:szCs w:val="22"/>
              </w:rPr>
              <w:t>KYC procedure defined; screening process operational</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FE1C9D8" w14:textId="77777777" w:rsidR="000B5938" w:rsidRPr="00130FF7" w:rsidRDefault="00AE76D4">
            <w:pPr>
              <w:rPr>
                <w:sz w:val="22"/>
                <w:szCs w:val="22"/>
              </w:rPr>
            </w:pPr>
            <w:r w:rsidRPr="00130FF7">
              <w:rPr>
                <w:sz w:val="22"/>
                <w:szCs w:val="22"/>
              </w:rPr>
              <w:t>100% of new significant partners with documented KYC</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4090A0E" w14:textId="51079584"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9D3A9D4" w14:textId="77777777" w:rsidR="000B5938" w:rsidRPr="00130FF7" w:rsidRDefault="00AE76D4">
            <w:pPr>
              <w:rPr>
                <w:sz w:val="22"/>
                <w:szCs w:val="22"/>
              </w:rPr>
            </w:pPr>
            <w:r w:rsidRPr="00130FF7">
              <w:rPr>
                <w:sz w:val="22"/>
                <w:szCs w:val="22"/>
              </w:rPr>
              <w:t>Purchasing / Compliance</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82715B0" w14:textId="77777777" w:rsidR="000B5938" w:rsidRPr="00130FF7" w:rsidRDefault="00AE76D4">
            <w:pPr>
              <w:rPr>
                <w:sz w:val="22"/>
                <w:szCs w:val="22"/>
              </w:rPr>
            </w:pPr>
            <w:r w:rsidRPr="00130FF7">
              <w:rPr>
                <w:sz w:val="22"/>
                <w:szCs w:val="22"/>
              </w:rPr>
              <w:t>Per engagement</w:t>
            </w:r>
          </w:p>
        </w:tc>
      </w:tr>
      <w:tr w:rsidR="000B5938" w:rsidRPr="00130FF7" w14:paraId="14BBE006"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72AB4CE" w14:textId="77777777" w:rsidR="000B5938" w:rsidRPr="00130FF7" w:rsidRDefault="00AE76D4">
            <w:pPr>
              <w:rPr>
                <w:sz w:val="22"/>
                <w:szCs w:val="22"/>
              </w:rPr>
            </w:pPr>
            <w:r w:rsidRPr="00130FF7">
              <w:rPr>
                <w:sz w:val="22"/>
                <w:szCs w:val="22"/>
              </w:rPr>
              <w:t>Sanctions list screening — significant partners (%)</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C66F737" w14:textId="77777777" w:rsidR="000B5938" w:rsidRPr="00130FF7" w:rsidRDefault="00AE76D4">
            <w:pPr>
              <w:rPr>
                <w:sz w:val="22"/>
                <w:szCs w:val="22"/>
              </w:rPr>
            </w:pPr>
            <w:r w:rsidRPr="00130FF7">
              <w:rPr>
                <w:sz w:val="22"/>
                <w:szCs w:val="22"/>
              </w:rPr>
              <w:t xml:space="preserve">Screening </w:t>
            </w:r>
            <w:r w:rsidRPr="00130FF7">
              <w:rPr>
                <w:sz w:val="22"/>
                <w:szCs w:val="22"/>
              </w:rPr>
              <w:t>process established; first checks completed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526AB2E" w14:textId="77777777" w:rsidR="000B5938" w:rsidRPr="00130FF7" w:rsidRDefault="00AE76D4">
            <w:pPr>
              <w:rPr>
                <w:sz w:val="22"/>
                <w:szCs w:val="22"/>
              </w:rPr>
            </w:pPr>
            <w:r w:rsidRPr="00130FF7">
              <w:rPr>
                <w:sz w:val="22"/>
                <w:szCs w:val="22"/>
              </w:rPr>
              <w:t>100% of significant partners screened annually</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781F861" w14:textId="5C39D736"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0224D98" w14:textId="77777777" w:rsidR="000B5938" w:rsidRPr="00130FF7" w:rsidRDefault="00AE76D4">
            <w:pPr>
              <w:rPr>
                <w:sz w:val="22"/>
                <w:szCs w:val="22"/>
              </w:rPr>
            </w:pPr>
            <w:r w:rsidRPr="00130FF7">
              <w:rPr>
                <w:sz w:val="22"/>
                <w:szCs w:val="22"/>
              </w:rPr>
              <w:t>Purchasing / Compliance</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F07AE70" w14:textId="77777777" w:rsidR="000B5938" w:rsidRPr="00130FF7" w:rsidRDefault="00AE76D4">
            <w:pPr>
              <w:rPr>
                <w:sz w:val="22"/>
                <w:szCs w:val="22"/>
              </w:rPr>
            </w:pPr>
            <w:r w:rsidRPr="00130FF7">
              <w:rPr>
                <w:sz w:val="22"/>
                <w:szCs w:val="22"/>
              </w:rPr>
              <w:t>Annually + per new partner</w:t>
            </w:r>
          </w:p>
        </w:tc>
      </w:tr>
      <w:tr w:rsidR="000B5938" w:rsidRPr="00130FF7" w14:paraId="0950D34D"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4994678" w14:textId="77777777" w:rsidR="000B5938" w:rsidRPr="00130FF7" w:rsidRDefault="00AE76D4">
            <w:pPr>
              <w:rPr>
                <w:sz w:val="22"/>
                <w:szCs w:val="22"/>
              </w:rPr>
            </w:pPr>
            <w:r w:rsidRPr="00130FF7">
              <w:rPr>
                <w:sz w:val="22"/>
                <w:szCs w:val="22"/>
              </w:rPr>
              <w:t>Suspicious transactions reported and investigated (number/year)</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7312A2F" w14:textId="77777777" w:rsidR="000B5938" w:rsidRPr="00130FF7" w:rsidRDefault="00AE76D4">
            <w:pPr>
              <w:rPr>
                <w:sz w:val="22"/>
                <w:szCs w:val="22"/>
              </w:rPr>
            </w:pPr>
            <w:r w:rsidRPr="00130FF7">
              <w:rPr>
                <w:sz w:val="22"/>
                <w:szCs w:val="22"/>
              </w:rPr>
              <w:t xml:space="preserve">Reporting mechanism </w:t>
            </w:r>
            <w:r w:rsidRPr="00130FF7">
              <w:rPr>
                <w:sz w:val="22"/>
                <w:szCs w:val="22"/>
              </w:rPr>
              <w:t>operational; employees aware of obligation</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42C1695" w14:textId="77777777" w:rsidR="000B5938" w:rsidRPr="00130FF7" w:rsidRDefault="00AE76D4">
            <w:pPr>
              <w:rPr>
                <w:sz w:val="22"/>
                <w:szCs w:val="22"/>
              </w:rPr>
            </w:pPr>
            <w:r w:rsidRPr="00130FF7">
              <w:rPr>
                <w:sz w:val="22"/>
                <w:szCs w:val="22"/>
              </w:rPr>
              <w:t>100% of suspicious transactions reported and documented</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A6B0CDF" w14:textId="16AF6784"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7D9B071" w14:textId="77777777" w:rsidR="000B5938" w:rsidRPr="00130FF7" w:rsidRDefault="00AE76D4">
            <w:pPr>
              <w:rPr>
                <w:sz w:val="22"/>
                <w:szCs w:val="22"/>
              </w:rPr>
            </w:pPr>
            <w:r w:rsidRPr="00130FF7">
              <w:rPr>
                <w:sz w:val="22"/>
                <w:szCs w:val="22"/>
              </w:rPr>
              <w:t>Management / Compliance</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55281F8" w14:textId="77777777" w:rsidR="000B5938" w:rsidRPr="00130FF7" w:rsidRDefault="00AE76D4">
            <w:pPr>
              <w:rPr>
                <w:sz w:val="22"/>
                <w:szCs w:val="22"/>
              </w:rPr>
            </w:pPr>
            <w:r w:rsidRPr="00130FF7">
              <w:rPr>
                <w:sz w:val="22"/>
                <w:szCs w:val="22"/>
              </w:rPr>
              <w:t>Immediately upon detection</w:t>
            </w:r>
          </w:p>
        </w:tc>
      </w:tr>
      <w:tr w:rsidR="000B5938" w:rsidRPr="00130FF7" w14:paraId="6C8B0377"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CC6DA08" w14:textId="77777777" w:rsidR="000B5938" w:rsidRPr="00130FF7" w:rsidRDefault="00AE76D4">
            <w:pPr>
              <w:rPr>
                <w:sz w:val="22"/>
                <w:szCs w:val="22"/>
              </w:rPr>
            </w:pPr>
            <w:r w:rsidRPr="00130FF7">
              <w:rPr>
                <w:sz w:val="22"/>
                <w:szCs w:val="22"/>
              </w:rPr>
              <w:t>Cash payment policy documented and enforced (Y/N)</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3A7536C" w14:textId="77777777" w:rsidR="000B5938" w:rsidRPr="00130FF7" w:rsidRDefault="00AE76D4">
            <w:pPr>
              <w:rPr>
                <w:sz w:val="22"/>
                <w:szCs w:val="22"/>
              </w:rPr>
            </w:pPr>
            <w:r w:rsidRPr="00130FF7">
              <w:rPr>
                <w:sz w:val="22"/>
                <w:szCs w:val="22"/>
              </w:rPr>
              <w:t>Policy on cash payment limits documen</w:t>
            </w:r>
            <w:r w:rsidRPr="00130FF7">
              <w:rPr>
                <w:sz w:val="22"/>
                <w:szCs w:val="22"/>
              </w:rPr>
              <w:t>ted and communicated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5385370" w14:textId="7227CDC1" w:rsidR="000B5938" w:rsidRPr="00130FF7" w:rsidRDefault="00AE76D4">
            <w:pPr>
              <w:rPr>
                <w:sz w:val="22"/>
                <w:szCs w:val="22"/>
              </w:rPr>
            </w:pPr>
            <w:r w:rsidRPr="00130FF7">
              <w:rPr>
                <w:sz w:val="22"/>
                <w:szCs w:val="22"/>
              </w:rPr>
              <w:t xml:space="preserve">Annual review; </w:t>
            </w:r>
            <w:r w:rsidR="008E7BF5">
              <w:rPr>
                <w:sz w:val="22"/>
                <w:szCs w:val="22"/>
              </w:rPr>
              <w:br/>
            </w:r>
            <w:r w:rsidRPr="00130FF7">
              <w:rPr>
                <w:sz w:val="22"/>
                <w:szCs w:val="22"/>
              </w:rPr>
              <w:t>zero</w:t>
            </w:r>
            <w:r w:rsidR="008E7BF5">
              <w:rPr>
                <w:sz w:val="22"/>
                <w:szCs w:val="22"/>
              </w:rPr>
              <w:t xml:space="preserve"> (0) </w:t>
            </w:r>
            <w:r w:rsidRPr="00130FF7">
              <w:rPr>
                <w:sz w:val="22"/>
                <w:szCs w:val="22"/>
              </w:rPr>
              <w:t>undocumented cash transactions above threshold</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CE5DD9C" w14:textId="4A01BDF7"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sz w:val="22"/>
                <w:szCs w:val="22"/>
              </w:rPr>
              <w:t>In progress</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9736F21" w14:textId="77777777" w:rsidR="000B5938" w:rsidRPr="00130FF7" w:rsidRDefault="00AE76D4">
            <w:pPr>
              <w:rPr>
                <w:sz w:val="22"/>
                <w:szCs w:val="22"/>
              </w:rPr>
            </w:pPr>
            <w:r w:rsidRPr="00130FF7">
              <w:rPr>
                <w:sz w:val="22"/>
                <w:szCs w:val="22"/>
              </w:rPr>
              <w:t>Accounting / Management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C7B2D71" w14:textId="77777777" w:rsidR="000B5938" w:rsidRPr="00130FF7" w:rsidRDefault="00AE76D4">
            <w:pPr>
              <w:rPr>
                <w:sz w:val="22"/>
                <w:szCs w:val="22"/>
              </w:rPr>
            </w:pPr>
            <w:r w:rsidRPr="00130FF7">
              <w:rPr>
                <w:sz w:val="22"/>
                <w:szCs w:val="22"/>
              </w:rPr>
              <w:t>Annually</w:t>
            </w:r>
          </w:p>
        </w:tc>
      </w:tr>
      <w:tr w:rsidR="000B5938" w:rsidRPr="00130FF7" w14:paraId="1BF31255"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C10EE02" w14:textId="77777777" w:rsidR="000B5938" w:rsidRPr="00130FF7" w:rsidRDefault="00AE76D4">
            <w:pPr>
              <w:rPr>
                <w:sz w:val="22"/>
                <w:szCs w:val="22"/>
              </w:rPr>
            </w:pPr>
            <w:r w:rsidRPr="00130FF7">
              <w:rPr>
                <w:sz w:val="22"/>
                <w:szCs w:val="22"/>
              </w:rPr>
              <w:t>AML training completion rate — relevant staff (%)</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0878D48" w14:textId="77777777" w:rsidR="000B5938" w:rsidRPr="00130FF7" w:rsidRDefault="00AE76D4">
            <w:pPr>
              <w:rPr>
                <w:sz w:val="22"/>
                <w:szCs w:val="22"/>
              </w:rPr>
            </w:pPr>
            <w:r w:rsidRPr="00130FF7">
              <w:rPr>
                <w:sz w:val="22"/>
                <w:szCs w:val="22"/>
              </w:rPr>
              <w:t xml:space="preserve">100% of relevant staff trained; documented in training </w:t>
            </w:r>
            <w:r w:rsidRPr="00130FF7">
              <w:rPr>
                <w:sz w:val="22"/>
                <w:szCs w:val="22"/>
              </w:rPr>
              <w:t>system</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B43D2BC" w14:textId="197D45B5" w:rsidR="000B5938" w:rsidRPr="00130FF7" w:rsidRDefault="00AE76D4">
            <w:pPr>
              <w:rPr>
                <w:sz w:val="22"/>
                <w:szCs w:val="22"/>
              </w:rPr>
            </w:pPr>
            <w:r w:rsidRPr="00130FF7">
              <w:rPr>
                <w:sz w:val="22"/>
                <w:szCs w:val="22"/>
              </w:rPr>
              <w:t xml:space="preserve">Annual refresher; 100% </w:t>
            </w:r>
            <w:r w:rsidR="008E7BF5" w:rsidRPr="00130FF7">
              <w:rPr>
                <w:sz w:val="22"/>
                <w:szCs w:val="22"/>
              </w:rPr>
              <w:t xml:space="preserve">100% </w:t>
            </w:r>
            <w:r w:rsidR="008E7BF5" w:rsidRPr="008E7BF5">
              <w:rPr>
                <w:sz w:val="22"/>
                <w:szCs w:val="22"/>
              </w:rPr>
              <w:t xml:space="preserve">workforce cover under </w:t>
            </w:r>
            <w:r w:rsidR="008E7BF5" w:rsidRPr="00130FF7">
              <w:rPr>
                <w:sz w:val="22"/>
                <w:szCs w:val="22"/>
              </w:rPr>
              <w:t xml:space="preserve">AML </w:t>
            </w:r>
            <w:r w:rsidR="008E7BF5" w:rsidRPr="008E7BF5">
              <w:rPr>
                <w:sz w:val="22"/>
                <w:szCs w:val="22"/>
              </w:rPr>
              <w:t>training</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3F82607" w14:textId="210FBC6E"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initiated</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1D7A912" w14:textId="77777777" w:rsidR="000B5938" w:rsidRPr="00130FF7" w:rsidRDefault="00AE76D4">
            <w:pPr>
              <w:rPr>
                <w:sz w:val="22"/>
                <w:szCs w:val="22"/>
              </w:rPr>
            </w:pPr>
            <w:r w:rsidRPr="00130FF7">
              <w:rPr>
                <w:sz w:val="22"/>
                <w:szCs w:val="22"/>
              </w:rPr>
              <w:t>HR / QMO</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97DD8CD" w14:textId="77777777" w:rsidR="000B5938" w:rsidRPr="00130FF7" w:rsidRDefault="00AE76D4">
            <w:pPr>
              <w:rPr>
                <w:sz w:val="22"/>
                <w:szCs w:val="22"/>
              </w:rPr>
            </w:pPr>
            <w:r w:rsidRPr="00130FF7">
              <w:rPr>
                <w:sz w:val="22"/>
                <w:szCs w:val="22"/>
              </w:rPr>
              <w:t>Annually</w:t>
            </w:r>
          </w:p>
        </w:tc>
      </w:tr>
    </w:tbl>
    <w:p w14:paraId="571302E5" w14:textId="77777777" w:rsidR="000B5938" w:rsidRPr="00130FF7" w:rsidRDefault="000B5938">
      <w:pPr>
        <w:spacing w:after="80"/>
        <w:rPr>
          <w:sz w:val="22"/>
          <w:szCs w:val="22"/>
        </w:rPr>
      </w:pPr>
    </w:p>
    <w:p w14:paraId="0F62F7FE" w14:textId="7A23B80E" w:rsidR="000B5938" w:rsidRPr="00130FF7" w:rsidRDefault="00AE76D4">
      <w:pPr>
        <w:spacing w:after="120"/>
        <w:rPr>
          <w:sz w:val="22"/>
          <w:szCs w:val="22"/>
        </w:rPr>
      </w:pPr>
      <w:r w:rsidRPr="00130FF7">
        <w:rPr>
          <w:b/>
          <w:bCs/>
          <w:color w:val="1F4E79"/>
          <w:sz w:val="22"/>
          <w:szCs w:val="22"/>
        </w:rPr>
        <w:t xml:space="preserve">Priority Actions 2026: Define and implement KYC procedure for new significant business partners  |  Establish sanctions screening process  |  </w:t>
      </w:r>
      <w:r w:rsidRPr="00130FF7">
        <w:rPr>
          <w:b/>
          <w:bCs/>
          <w:color w:val="1F4E79"/>
          <w:sz w:val="22"/>
          <w:szCs w:val="22"/>
        </w:rPr>
        <w:t>Cash payment policy documentation</w:t>
      </w:r>
    </w:p>
    <w:p w14:paraId="62D074DB" w14:textId="77777777" w:rsidR="000B5938" w:rsidRPr="00130FF7" w:rsidRDefault="000B5938">
      <w:pPr>
        <w:spacing w:after="200"/>
        <w:rPr>
          <w:sz w:val="22"/>
          <w:szCs w:val="22"/>
        </w:rPr>
      </w:pPr>
    </w:p>
    <w:p w14:paraId="721FEE7D" w14:textId="77777777" w:rsidR="000B5938" w:rsidRPr="008E7BF5" w:rsidRDefault="00AE76D4">
      <w:pPr>
        <w:pStyle w:val="berschrift2"/>
      </w:pPr>
      <w:r w:rsidRPr="008E7BF5">
        <w:t>4.5 Responsible Information Management</w:t>
      </w:r>
    </w:p>
    <w:p w14:paraId="4E0D380E" w14:textId="77777777" w:rsidR="000B5938" w:rsidRPr="00130FF7" w:rsidRDefault="00AE76D4">
      <w:pPr>
        <w:spacing w:after="100"/>
        <w:rPr>
          <w:sz w:val="22"/>
          <w:szCs w:val="22"/>
        </w:rPr>
      </w:pPr>
      <w:r w:rsidRPr="00130FF7">
        <w:rPr>
          <w:b/>
          <w:bCs/>
          <w:sz w:val="22"/>
          <w:szCs w:val="22"/>
        </w:rPr>
        <w:t xml:space="preserve">Commitment: </w:t>
      </w:r>
    </w:p>
    <w:p w14:paraId="6C2C5AA8" w14:textId="77777777" w:rsidR="000B5938" w:rsidRPr="00130FF7" w:rsidRDefault="00AE76D4">
      <w:pPr>
        <w:spacing w:after="120"/>
        <w:rPr>
          <w:sz w:val="22"/>
          <w:szCs w:val="22"/>
        </w:rPr>
      </w:pPr>
      <w:r w:rsidRPr="00130FF7">
        <w:rPr>
          <w:sz w:val="22"/>
          <w:szCs w:val="22"/>
        </w:rPr>
        <w:t>Prestige Promotion is committed to the responsible, lawful and ethical management of all information in its care — including personal data of employees, customers, busin</w:t>
      </w:r>
      <w:r w:rsidRPr="00130FF7">
        <w:rPr>
          <w:sz w:val="22"/>
          <w:szCs w:val="22"/>
        </w:rPr>
        <w:t>ess partners and patients; confidential business information; intellectual property; and GMP-relevant quality records. The company respects the privacy rights of all individuals, protects confidential information entrusted to it, maintains data integrity a</w:t>
      </w:r>
      <w:r w:rsidRPr="00130FF7">
        <w:rPr>
          <w:sz w:val="22"/>
          <w:szCs w:val="22"/>
        </w:rPr>
        <w:t>cross all systems, and responds promptly and transparently to data protection incidents.</w:t>
      </w:r>
    </w:p>
    <w:p w14:paraId="7C9EDC9C" w14:textId="77777777" w:rsidR="000B5938" w:rsidRDefault="00AE76D4">
      <w:pPr>
        <w:spacing w:after="100"/>
        <w:rPr>
          <w:sz w:val="22"/>
          <w:szCs w:val="22"/>
        </w:rPr>
      </w:pPr>
      <w:r w:rsidRPr="00130FF7">
        <w:rPr>
          <w:b/>
          <w:bCs/>
          <w:sz w:val="22"/>
          <w:szCs w:val="22"/>
        </w:rPr>
        <w:t xml:space="preserve">Legal Framework: </w:t>
      </w:r>
      <w:r w:rsidRPr="00130FF7">
        <w:rPr>
          <w:sz w:val="22"/>
          <w:szCs w:val="22"/>
        </w:rPr>
        <w:t>EU General Data Protection Regulation (GDPR); German Federal Data Protection Act (BDSG); EU GMP Annex 11 and ALCOA+ data integrity principles; ISO 134</w:t>
      </w:r>
      <w:r w:rsidRPr="00130FF7">
        <w:rPr>
          <w:sz w:val="22"/>
          <w:szCs w:val="22"/>
        </w:rPr>
        <w:t>85; SOP-03.03 (data protection); SOP-10.03 and SOP-10.04 (data integrity).</w:t>
      </w:r>
    </w:p>
    <w:p w14:paraId="13DA5F2A" w14:textId="77777777" w:rsidR="00455B11" w:rsidRDefault="00455B11">
      <w:pPr>
        <w:spacing w:after="100"/>
        <w:rPr>
          <w:sz w:val="22"/>
          <w:szCs w:val="22"/>
        </w:rPr>
      </w:pPr>
    </w:p>
    <w:p w14:paraId="0CAA23BF" w14:textId="77777777" w:rsidR="00455B11" w:rsidRPr="00455B11" w:rsidRDefault="00455B11" w:rsidP="00455B11">
      <w:pPr>
        <w:spacing w:before="120" w:after="60"/>
        <w:rPr>
          <w:b/>
          <w:bCs/>
          <w:color w:val="2E75B6"/>
          <w:sz w:val="22"/>
          <w:szCs w:val="22"/>
        </w:rPr>
      </w:pPr>
      <w:r w:rsidRPr="00455B11">
        <w:rPr>
          <w:b/>
          <w:bCs/>
          <w:color w:val="2E75B6"/>
          <w:sz w:val="22"/>
          <w:szCs w:val="22"/>
        </w:rPr>
        <w:lastRenderedPageBreak/>
        <w:t>4.5.1 Prohibited Conduct</w:t>
      </w:r>
    </w:p>
    <w:p w14:paraId="762A05F7" w14:textId="77777777" w:rsidR="00455B11" w:rsidRPr="00455B11" w:rsidRDefault="00455B11" w:rsidP="00455B11">
      <w:pPr>
        <w:spacing w:after="100"/>
        <w:rPr>
          <w:sz w:val="22"/>
          <w:szCs w:val="22"/>
        </w:rPr>
      </w:pPr>
      <w:r w:rsidRPr="00455B11">
        <w:rPr>
          <w:sz w:val="22"/>
          <w:szCs w:val="22"/>
        </w:rPr>
        <w:t>The following conduct is strictly prohibited and may result in disciplinary, civil, or criminal consequences, depending on severity:</w:t>
      </w:r>
    </w:p>
    <w:p w14:paraId="4533BBAF" w14:textId="77777777" w:rsidR="00455B11" w:rsidRPr="00455B11" w:rsidRDefault="00455B11" w:rsidP="00455B11">
      <w:pPr>
        <w:numPr>
          <w:ilvl w:val="0"/>
          <w:numId w:val="5"/>
        </w:numPr>
        <w:spacing w:after="100"/>
        <w:rPr>
          <w:sz w:val="22"/>
          <w:szCs w:val="22"/>
        </w:rPr>
      </w:pPr>
      <w:r w:rsidRPr="00455B11">
        <w:rPr>
          <w:sz w:val="22"/>
          <w:szCs w:val="22"/>
        </w:rPr>
        <w:t xml:space="preserve">Unauthorized access to company systems, databases, files, emails, quality records, or confidential information beyond assigned job responsibilities </w:t>
      </w:r>
    </w:p>
    <w:p w14:paraId="6CB3F23A" w14:textId="77777777" w:rsidR="00455B11" w:rsidRPr="00455B11" w:rsidRDefault="00455B11" w:rsidP="00455B11">
      <w:pPr>
        <w:numPr>
          <w:ilvl w:val="0"/>
          <w:numId w:val="5"/>
        </w:numPr>
        <w:spacing w:after="100"/>
        <w:rPr>
          <w:sz w:val="22"/>
          <w:szCs w:val="22"/>
        </w:rPr>
      </w:pPr>
      <w:r w:rsidRPr="00455B11">
        <w:rPr>
          <w:sz w:val="22"/>
          <w:szCs w:val="22"/>
        </w:rPr>
        <w:t xml:space="preserve">Sharing passwords, user credentials, security tokens, or access rights with any unauthorized person </w:t>
      </w:r>
    </w:p>
    <w:p w14:paraId="4E608A1D" w14:textId="77777777" w:rsidR="00455B11" w:rsidRPr="00455B11" w:rsidRDefault="00455B11" w:rsidP="00455B11">
      <w:pPr>
        <w:numPr>
          <w:ilvl w:val="0"/>
          <w:numId w:val="5"/>
        </w:numPr>
        <w:spacing w:after="100"/>
        <w:rPr>
          <w:sz w:val="22"/>
          <w:szCs w:val="22"/>
        </w:rPr>
      </w:pPr>
      <w:r w:rsidRPr="00455B11">
        <w:rPr>
          <w:sz w:val="22"/>
          <w:szCs w:val="22"/>
        </w:rPr>
        <w:t xml:space="preserve">Disclosure, transfer, sale, or misuse of personal data of employees, customers, suppliers, patients, or other stakeholders without a lawful basis, business need, or required authorization </w:t>
      </w:r>
    </w:p>
    <w:p w14:paraId="689F5BDD" w14:textId="77777777" w:rsidR="00455B11" w:rsidRPr="00455B11" w:rsidRDefault="00455B11" w:rsidP="00455B11">
      <w:pPr>
        <w:numPr>
          <w:ilvl w:val="0"/>
          <w:numId w:val="5"/>
        </w:numPr>
        <w:spacing w:after="100"/>
        <w:rPr>
          <w:sz w:val="22"/>
          <w:szCs w:val="22"/>
        </w:rPr>
      </w:pPr>
      <w:r w:rsidRPr="00455B11">
        <w:rPr>
          <w:sz w:val="22"/>
          <w:szCs w:val="22"/>
        </w:rPr>
        <w:t xml:space="preserve">Sending confidential company information, trade secrets, pricing data, customer data, contracts, technical documentation, GMP records, or intellectual property to unauthorized internal or external parties </w:t>
      </w:r>
    </w:p>
    <w:p w14:paraId="44942B9D" w14:textId="77777777" w:rsidR="00455B11" w:rsidRPr="00455B11" w:rsidRDefault="00455B11" w:rsidP="00455B11">
      <w:pPr>
        <w:numPr>
          <w:ilvl w:val="0"/>
          <w:numId w:val="5"/>
        </w:numPr>
        <w:spacing w:after="100"/>
        <w:rPr>
          <w:sz w:val="22"/>
          <w:szCs w:val="22"/>
        </w:rPr>
      </w:pPr>
      <w:r w:rsidRPr="00455B11">
        <w:rPr>
          <w:sz w:val="22"/>
          <w:szCs w:val="22"/>
        </w:rPr>
        <w:t xml:space="preserve">Use of personal devices, external storage media, or unapproved software applications to store, copy, or transfer confidential or regulated information without prior authorization </w:t>
      </w:r>
    </w:p>
    <w:p w14:paraId="035A0952" w14:textId="77777777" w:rsidR="00455B11" w:rsidRPr="00455B11" w:rsidRDefault="00455B11" w:rsidP="00455B11">
      <w:pPr>
        <w:numPr>
          <w:ilvl w:val="0"/>
          <w:numId w:val="5"/>
        </w:numPr>
        <w:spacing w:after="100"/>
        <w:rPr>
          <w:sz w:val="22"/>
          <w:szCs w:val="22"/>
        </w:rPr>
      </w:pPr>
      <w:r w:rsidRPr="00455B11">
        <w:rPr>
          <w:sz w:val="22"/>
          <w:szCs w:val="22"/>
        </w:rPr>
        <w:t xml:space="preserve">Falsification, manipulation, backdating, unauthorized deletion, concealment, or destruction of electronic or paper records, including batch records, audit trails, training records, test results, invoices, and quality documentation </w:t>
      </w:r>
    </w:p>
    <w:p w14:paraId="302435C1" w14:textId="77777777" w:rsidR="00455B11" w:rsidRPr="00455B11" w:rsidRDefault="00455B11" w:rsidP="00455B11">
      <w:pPr>
        <w:numPr>
          <w:ilvl w:val="0"/>
          <w:numId w:val="5"/>
        </w:numPr>
        <w:spacing w:after="100"/>
        <w:rPr>
          <w:sz w:val="22"/>
          <w:szCs w:val="22"/>
        </w:rPr>
      </w:pPr>
      <w:r w:rsidRPr="00455B11">
        <w:rPr>
          <w:sz w:val="22"/>
          <w:szCs w:val="22"/>
        </w:rPr>
        <w:t xml:space="preserve">Circumvention of cybersecurity controls, password protections, audit trails, segregation of access rights, or other technical and organizational safeguards </w:t>
      </w:r>
    </w:p>
    <w:p w14:paraId="782EF1F8" w14:textId="77777777" w:rsidR="00455B11" w:rsidRPr="00455B11" w:rsidRDefault="00455B11" w:rsidP="00455B11">
      <w:pPr>
        <w:numPr>
          <w:ilvl w:val="0"/>
          <w:numId w:val="5"/>
        </w:numPr>
        <w:spacing w:after="100"/>
        <w:rPr>
          <w:sz w:val="22"/>
          <w:szCs w:val="22"/>
        </w:rPr>
      </w:pPr>
      <w:r w:rsidRPr="00455B11">
        <w:rPr>
          <w:sz w:val="22"/>
          <w:szCs w:val="22"/>
        </w:rPr>
        <w:t xml:space="preserve">Installation or use of unauthorized software, malicious tools, or applications that may compromise company systems, data integrity, or information security </w:t>
      </w:r>
    </w:p>
    <w:p w14:paraId="7C310554" w14:textId="77777777" w:rsidR="00455B11" w:rsidRPr="00455B11" w:rsidRDefault="00455B11" w:rsidP="00455B11">
      <w:pPr>
        <w:numPr>
          <w:ilvl w:val="0"/>
          <w:numId w:val="5"/>
        </w:numPr>
        <w:spacing w:after="100"/>
        <w:rPr>
          <w:sz w:val="22"/>
          <w:szCs w:val="22"/>
        </w:rPr>
      </w:pPr>
      <w:r w:rsidRPr="00455B11">
        <w:rPr>
          <w:sz w:val="22"/>
          <w:szCs w:val="22"/>
        </w:rPr>
        <w:t xml:space="preserve">Use of company information systems for unlawful, fraudulent, discriminatory, harassing, or otherwise unethical purposes </w:t>
      </w:r>
    </w:p>
    <w:p w14:paraId="758236FE" w14:textId="77777777" w:rsidR="000B5938" w:rsidRPr="00130FF7" w:rsidRDefault="000B5938">
      <w:pPr>
        <w:spacing w:after="60"/>
        <w:rPr>
          <w:sz w:val="22"/>
          <w:szCs w:val="22"/>
        </w:rPr>
      </w:pPr>
    </w:p>
    <w:p w14:paraId="1F84A4E3" w14:textId="2DA0F233" w:rsidR="000B5938" w:rsidRPr="00130FF7" w:rsidRDefault="00AE76D4">
      <w:pPr>
        <w:spacing w:before="120" w:after="60"/>
        <w:rPr>
          <w:sz w:val="22"/>
          <w:szCs w:val="22"/>
        </w:rPr>
      </w:pPr>
      <w:r w:rsidRPr="00130FF7">
        <w:rPr>
          <w:b/>
          <w:bCs/>
          <w:color w:val="2E75B6"/>
          <w:sz w:val="22"/>
          <w:szCs w:val="22"/>
        </w:rPr>
        <w:t>4.5.</w:t>
      </w:r>
      <w:r w:rsidR="00455B11">
        <w:rPr>
          <w:b/>
          <w:bCs/>
          <w:color w:val="2E75B6"/>
          <w:sz w:val="22"/>
          <w:szCs w:val="22"/>
        </w:rPr>
        <w:t>2</w:t>
      </w:r>
      <w:r w:rsidRPr="00130FF7">
        <w:rPr>
          <w:b/>
          <w:bCs/>
          <w:color w:val="2E75B6"/>
          <w:sz w:val="22"/>
          <w:szCs w:val="22"/>
        </w:rPr>
        <w:t xml:space="preserve"> Personal Data Protection</w:t>
      </w:r>
    </w:p>
    <w:p w14:paraId="3EB6609F"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All personal data — including employee records, customer contact data, patient-related information, and supplier data — is processed strictly in accordance with the GDPR, the BDSG and internal data protection policies</w:t>
      </w:r>
    </w:p>
    <w:p w14:paraId="75A58A87"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Personal dat</w:t>
      </w:r>
      <w:r w:rsidRPr="00130FF7">
        <w:rPr>
          <w:sz w:val="22"/>
          <w:szCs w:val="22"/>
        </w:rPr>
        <w:t>a is collected only for specified, explicit and legitimate purposes; data minimisation is applied — only data necessary for the defined purpose is collected and retained</w:t>
      </w:r>
    </w:p>
    <w:p w14:paraId="6AC043EB"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All employees with access to personal data receive mandatory GDPR awareness training u</w:t>
      </w:r>
      <w:r w:rsidRPr="00130FF7">
        <w:rPr>
          <w:sz w:val="22"/>
          <w:szCs w:val="22"/>
        </w:rPr>
        <w:t>pon induction and annually thereafter; training is documented in the training management system</w:t>
      </w:r>
    </w:p>
    <w:p w14:paraId="6CFA7758"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 xml:space="preserve">Data subjects' rights — including access, rectification, erasure, portability and objection — are respected and can be exercised through documented procedures; </w:t>
      </w:r>
      <w:r w:rsidRPr="00130FF7">
        <w:rPr>
          <w:sz w:val="22"/>
          <w:szCs w:val="22"/>
        </w:rPr>
        <w:t>requests are processed within statutory deadlines</w:t>
      </w:r>
    </w:p>
    <w:p w14:paraId="5FC1572A"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Personal data is shared with third parties only where a lawful basis exists; data processing agreements are in place with all relevant third-party processors</w:t>
      </w:r>
    </w:p>
    <w:p w14:paraId="1739CB30" w14:textId="77777777" w:rsidR="000B5938" w:rsidRPr="00130FF7" w:rsidRDefault="000B5938">
      <w:pPr>
        <w:spacing w:after="80"/>
        <w:rPr>
          <w:sz w:val="22"/>
          <w:szCs w:val="22"/>
        </w:rPr>
      </w:pPr>
    </w:p>
    <w:p w14:paraId="1F34BD9E" w14:textId="2E43471A" w:rsidR="000B5938" w:rsidRPr="00130FF7" w:rsidRDefault="00AE76D4">
      <w:pPr>
        <w:spacing w:before="120" w:after="60"/>
        <w:rPr>
          <w:sz w:val="22"/>
          <w:szCs w:val="22"/>
        </w:rPr>
      </w:pPr>
      <w:r w:rsidRPr="00130FF7">
        <w:rPr>
          <w:b/>
          <w:bCs/>
          <w:color w:val="2E75B6"/>
          <w:sz w:val="22"/>
          <w:szCs w:val="22"/>
        </w:rPr>
        <w:t>4.5.</w:t>
      </w:r>
      <w:r w:rsidR="00455B11">
        <w:rPr>
          <w:b/>
          <w:bCs/>
          <w:color w:val="2E75B6"/>
          <w:sz w:val="22"/>
          <w:szCs w:val="22"/>
        </w:rPr>
        <w:t>3</w:t>
      </w:r>
      <w:r w:rsidRPr="00130FF7">
        <w:rPr>
          <w:b/>
          <w:bCs/>
          <w:color w:val="2E75B6"/>
          <w:sz w:val="22"/>
          <w:szCs w:val="22"/>
        </w:rPr>
        <w:t xml:space="preserve"> Confidential Business Information and Int</w:t>
      </w:r>
      <w:r w:rsidRPr="00130FF7">
        <w:rPr>
          <w:b/>
          <w:bCs/>
          <w:color w:val="2E75B6"/>
          <w:sz w:val="22"/>
          <w:szCs w:val="22"/>
        </w:rPr>
        <w:t>ellectual Property</w:t>
      </w:r>
    </w:p>
    <w:p w14:paraId="455B0D52"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Internal company data — including commercial strategy, customer lists, pricing, process documentation and quality system content — is classified and protected in accordance with SOP-03.03, with access granted strictly on a need-to-know b</w:t>
      </w:r>
      <w:r w:rsidRPr="00130FF7">
        <w:rPr>
          <w:sz w:val="22"/>
          <w:szCs w:val="22"/>
        </w:rPr>
        <w:t>asis</w:t>
      </w:r>
    </w:p>
    <w:p w14:paraId="511AE219"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Confidential information belonging to customers, business partners and suppliers is treated with the same level of protection as internal confidential data; non-disclosure obligations are contractually documented</w:t>
      </w:r>
    </w:p>
    <w:p w14:paraId="0F60B4B9"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lastRenderedPageBreak/>
        <w:t xml:space="preserve">Intellectual property of </w:t>
      </w:r>
      <w:r w:rsidRPr="00130FF7">
        <w:rPr>
          <w:sz w:val="22"/>
          <w:szCs w:val="22"/>
        </w:rPr>
        <w:t>Prestige Promotion and of business partners and customers is respected; unauthorised reproduction, disclosure or use is prohibited</w:t>
      </w:r>
    </w:p>
    <w:p w14:paraId="0C01D64E"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 xml:space="preserve">Employees leaving the company are required to return all company devices, data and confidential materials; access rights are </w:t>
      </w:r>
      <w:r w:rsidRPr="00130FF7">
        <w:rPr>
          <w:sz w:val="22"/>
          <w:szCs w:val="22"/>
        </w:rPr>
        <w:t>revoked promptly upon termination</w:t>
      </w:r>
    </w:p>
    <w:p w14:paraId="3D87318C" w14:textId="77777777" w:rsidR="000B5938" w:rsidRPr="00130FF7" w:rsidRDefault="000B5938">
      <w:pPr>
        <w:spacing w:after="80"/>
        <w:rPr>
          <w:sz w:val="22"/>
          <w:szCs w:val="22"/>
        </w:rPr>
      </w:pPr>
    </w:p>
    <w:p w14:paraId="06849F14" w14:textId="5FE250F0" w:rsidR="000B5938" w:rsidRPr="00130FF7" w:rsidRDefault="00AE76D4">
      <w:pPr>
        <w:spacing w:before="120" w:after="60"/>
        <w:rPr>
          <w:sz w:val="22"/>
          <w:szCs w:val="22"/>
        </w:rPr>
      </w:pPr>
      <w:r w:rsidRPr="00130FF7">
        <w:rPr>
          <w:b/>
          <w:bCs/>
          <w:color w:val="2E75B6"/>
          <w:sz w:val="22"/>
          <w:szCs w:val="22"/>
        </w:rPr>
        <w:t>4.5.</w:t>
      </w:r>
      <w:r w:rsidR="00455B11">
        <w:rPr>
          <w:b/>
          <w:bCs/>
          <w:color w:val="2E75B6"/>
          <w:sz w:val="22"/>
          <w:szCs w:val="22"/>
        </w:rPr>
        <w:t>4</w:t>
      </w:r>
      <w:r w:rsidRPr="00130FF7">
        <w:rPr>
          <w:b/>
          <w:bCs/>
          <w:color w:val="2E75B6"/>
          <w:sz w:val="22"/>
          <w:szCs w:val="22"/>
        </w:rPr>
        <w:t xml:space="preserve"> GMP Data Integrity and Quality Records</w:t>
      </w:r>
    </w:p>
    <w:p w14:paraId="28D7863A"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All GMP-relevant records — including batch records, test results, serialisation data, quality system entries, deviation reports and change control documentation — comply with A</w:t>
      </w:r>
      <w:r w:rsidRPr="00130FF7">
        <w:rPr>
          <w:sz w:val="22"/>
          <w:szCs w:val="22"/>
        </w:rPr>
        <w:t>LCOA+ principles: Attributable, Legible, Contemporaneous, Original, Accurate, plus Complete, Consistent, Enduring and Available</w:t>
      </w:r>
    </w:p>
    <w:p w14:paraId="6F452F3E"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Data integrity controls defined in SOP-10.03 and SOP-10.04 are applied across all systems — electronic and paper-based — used in</w:t>
      </w:r>
      <w:r w:rsidRPr="00130FF7">
        <w:rPr>
          <w:sz w:val="22"/>
          <w:szCs w:val="22"/>
        </w:rPr>
        <w:t xml:space="preserve"> the production, storage and release of pharmaceutical and medical device products</w:t>
      </w:r>
    </w:p>
    <w:p w14:paraId="4C324500"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Unauthorised modification, deletion or falsification of GMP records is treated as a critical compliance violation subject to immediate escalation, root cause investigation a</w:t>
      </w:r>
      <w:r w:rsidRPr="00130FF7">
        <w:rPr>
          <w:sz w:val="22"/>
          <w:szCs w:val="22"/>
        </w:rPr>
        <w:t>nd CAPA</w:t>
      </w:r>
    </w:p>
    <w:p w14:paraId="3F8DE4FF"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Audit trails in electronic systems used for quality-critical processes are activated, protected and reviewed as required by EU GMP Annex 11</w:t>
      </w:r>
    </w:p>
    <w:p w14:paraId="4196D5DD" w14:textId="77777777" w:rsidR="000B5938" w:rsidRPr="00130FF7" w:rsidRDefault="000B5938">
      <w:pPr>
        <w:spacing w:after="80"/>
        <w:rPr>
          <w:sz w:val="22"/>
          <w:szCs w:val="22"/>
        </w:rPr>
      </w:pPr>
    </w:p>
    <w:p w14:paraId="52976736" w14:textId="497690DE" w:rsidR="000B5938" w:rsidRPr="00130FF7" w:rsidRDefault="00AE76D4">
      <w:pPr>
        <w:spacing w:before="120" w:after="60"/>
        <w:rPr>
          <w:sz w:val="22"/>
          <w:szCs w:val="22"/>
        </w:rPr>
      </w:pPr>
      <w:r w:rsidRPr="00130FF7">
        <w:rPr>
          <w:b/>
          <w:bCs/>
          <w:color w:val="2E75B6"/>
          <w:sz w:val="22"/>
          <w:szCs w:val="22"/>
        </w:rPr>
        <w:t>4.5.</w:t>
      </w:r>
      <w:r w:rsidR="00455B11">
        <w:rPr>
          <w:b/>
          <w:bCs/>
          <w:color w:val="2E75B6"/>
          <w:sz w:val="22"/>
          <w:szCs w:val="22"/>
        </w:rPr>
        <w:t>5</w:t>
      </w:r>
      <w:r w:rsidRPr="00130FF7">
        <w:rPr>
          <w:b/>
          <w:bCs/>
          <w:color w:val="2E75B6"/>
          <w:sz w:val="22"/>
          <w:szCs w:val="22"/>
        </w:rPr>
        <w:t xml:space="preserve"> Information Security and Data Breach Response</w:t>
      </w:r>
    </w:p>
    <w:p w14:paraId="155F59FD"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Internal IT systems and data repositories are protected</w:t>
      </w:r>
      <w:r w:rsidRPr="00130FF7">
        <w:rPr>
          <w:sz w:val="22"/>
          <w:szCs w:val="22"/>
        </w:rPr>
        <w:t xml:space="preserve"> through role-based access controls, password policies, and appropriate technical and organisational security measures proportionate to the risk of the data held</w:t>
      </w:r>
    </w:p>
    <w:p w14:paraId="060BEA73"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Employees are prohibited from disclosing confidential company information, personal data or GM</w:t>
      </w:r>
      <w:r w:rsidRPr="00130FF7">
        <w:rPr>
          <w:sz w:val="22"/>
          <w:szCs w:val="22"/>
        </w:rPr>
        <w:t>P records to unauthorised parties, whether verbally, in writing, electronically or through any other means</w:t>
      </w:r>
    </w:p>
    <w:p w14:paraId="122DDF59"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In the event of a personal data breach, the internal escalation procedure is immediately initiated; reportable breaches are notified to the competent</w:t>
      </w:r>
      <w:r w:rsidRPr="00130FF7">
        <w:rPr>
          <w:sz w:val="22"/>
          <w:szCs w:val="22"/>
        </w:rPr>
        <w:t xml:space="preserve"> supervisory authority within 72 hours in accordance with GDPR Article 33, and to affected individuals where required</w:t>
      </w:r>
    </w:p>
    <w:p w14:paraId="04DE1B33"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A mandatory reporting obligation applies to all employees who become aware of an actual or suspected data breach, data loss, or unauthoris</w:t>
      </w:r>
      <w:r w:rsidRPr="00130FF7">
        <w:rPr>
          <w:sz w:val="22"/>
          <w:szCs w:val="22"/>
        </w:rPr>
        <w:t>ed access to company systems or confidential information</w:t>
      </w:r>
    </w:p>
    <w:p w14:paraId="57C61A0A" w14:textId="77777777" w:rsidR="000B5938" w:rsidRPr="00130FF7" w:rsidRDefault="000B5938">
      <w:pPr>
        <w:spacing w:after="80"/>
        <w:rPr>
          <w:sz w:val="22"/>
          <w:szCs w:val="22"/>
        </w:rPr>
      </w:pPr>
    </w:p>
    <w:p w14:paraId="65E1D968" w14:textId="77777777" w:rsidR="000B5938" w:rsidRPr="00130FF7" w:rsidRDefault="00AE76D4">
      <w:pPr>
        <w:spacing w:after="120"/>
        <w:rPr>
          <w:sz w:val="22"/>
          <w:szCs w:val="22"/>
        </w:rPr>
      </w:pPr>
      <w:r w:rsidRPr="00130FF7">
        <w:rPr>
          <w:b/>
          <w:bCs/>
          <w:sz w:val="22"/>
          <w:szCs w:val="22"/>
        </w:rPr>
        <w:t>Quantitative Objectives — Responsible Information Management:</w:t>
      </w:r>
    </w:p>
    <w:p w14:paraId="00BA02AF" w14:textId="77777777" w:rsidR="000B5938" w:rsidRPr="00130FF7" w:rsidRDefault="000B5938">
      <w:pPr>
        <w:spacing w:after="60"/>
        <w:rPr>
          <w:sz w:val="22"/>
          <w:szCs w:val="22"/>
        </w:rPr>
      </w:pPr>
    </w:p>
    <w:tbl>
      <w:tblPr>
        <w:tblStyle w:val="ae"/>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1700"/>
        <w:gridCol w:w="1550"/>
        <w:gridCol w:w="1100"/>
        <w:gridCol w:w="1588"/>
        <w:gridCol w:w="1500"/>
      </w:tblGrid>
      <w:tr w:rsidR="000B5938" w:rsidRPr="00130FF7" w14:paraId="414BD495"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B05961D" w14:textId="77777777" w:rsidR="000B5938" w:rsidRPr="00130FF7" w:rsidRDefault="00AE76D4">
            <w:pPr>
              <w:rPr>
                <w:sz w:val="22"/>
                <w:szCs w:val="22"/>
              </w:rPr>
            </w:pPr>
            <w:r w:rsidRPr="00130FF7">
              <w:rPr>
                <w:b/>
                <w:bCs/>
                <w:color w:val="1F4E79"/>
                <w:sz w:val="22"/>
                <w:szCs w:val="22"/>
              </w:rPr>
              <w:t>KPI / Indicator</w:t>
            </w:r>
          </w:p>
        </w:tc>
        <w:tc>
          <w:tcPr>
            <w:tcW w:w="17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05CCCA0" w14:textId="77777777" w:rsidR="000B5938" w:rsidRPr="00130FF7" w:rsidRDefault="00AE76D4">
            <w:pPr>
              <w:rPr>
                <w:sz w:val="22"/>
                <w:szCs w:val="22"/>
              </w:rPr>
            </w:pPr>
            <w:r w:rsidRPr="00130FF7">
              <w:rPr>
                <w:b/>
                <w:bCs/>
                <w:color w:val="1F4E79"/>
                <w:sz w:val="22"/>
                <w:szCs w:val="22"/>
              </w:rPr>
              <w:t>Interim Target 2026</w:t>
            </w:r>
          </w:p>
        </w:tc>
        <w:tc>
          <w:tcPr>
            <w:tcW w:w="155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322DF55" w14:textId="77777777" w:rsidR="000B5938" w:rsidRPr="00130FF7" w:rsidRDefault="00AE76D4">
            <w:pPr>
              <w:rPr>
                <w:sz w:val="22"/>
                <w:szCs w:val="22"/>
              </w:rPr>
            </w:pPr>
            <w:r w:rsidRPr="00130FF7">
              <w:rPr>
                <w:b/>
                <w:bCs/>
                <w:color w:val="1F4E79"/>
                <w:sz w:val="22"/>
                <w:szCs w:val="22"/>
              </w:rPr>
              <w:t>Target 2027</w:t>
            </w:r>
          </w:p>
        </w:tc>
        <w:tc>
          <w:tcPr>
            <w:tcW w:w="11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BDE851E" w14:textId="77777777" w:rsidR="000B5938" w:rsidRPr="00130FF7" w:rsidRDefault="00AE76D4">
            <w:pPr>
              <w:rPr>
                <w:sz w:val="22"/>
                <w:szCs w:val="22"/>
              </w:rPr>
            </w:pPr>
            <w:r w:rsidRPr="00130FF7">
              <w:rPr>
                <w:b/>
                <w:bCs/>
                <w:color w:val="1F4E79"/>
                <w:sz w:val="22"/>
                <w:szCs w:val="22"/>
              </w:rPr>
              <w:t>Status</w:t>
            </w:r>
          </w:p>
        </w:tc>
        <w:tc>
          <w:tcPr>
            <w:tcW w:w="158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72A57D14" w14:textId="77777777" w:rsidR="000B5938" w:rsidRPr="00130FF7" w:rsidRDefault="00AE76D4">
            <w:pPr>
              <w:rPr>
                <w:sz w:val="22"/>
                <w:szCs w:val="22"/>
              </w:rPr>
            </w:pPr>
            <w:r w:rsidRPr="00130FF7">
              <w:rPr>
                <w:b/>
                <w:bCs/>
                <w:color w:val="1F4E79"/>
                <w:sz w:val="22"/>
                <w:szCs w:val="22"/>
              </w:rPr>
              <w:t>Responsibility</w:t>
            </w:r>
          </w:p>
        </w:tc>
        <w:tc>
          <w:tcPr>
            <w:tcW w:w="15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1BC5669" w14:textId="77777777" w:rsidR="000B5938" w:rsidRPr="00130FF7" w:rsidRDefault="00AE76D4">
            <w:pPr>
              <w:rPr>
                <w:sz w:val="22"/>
                <w:szCs w:val="22"/>
              </w:rPr>
            </w:pPr>
            <w:r w:rsidRPr="00130FF7">
              <w:rPr>
                <w:b/>
                <w:bCs/>
                <w:color w:val="1F4E79"/>
                <w:sz w:val="22"/>
                <w:szCs w:val="22"/>
              </w:rPr>
              <w:t>Review</w:t>
            </w:r>
          </w:p>
        </w:tc>
      </w:tr>
      <w:tr w:rsidR="000B5938" w:rsidRPr="00130FF7" w14:paraId="3C57265B"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5273B30" w14:textId="1F1C95C6" w:rsidR="000B5938" w:rsidRPr="00130FF7" w:rsidRDefault="008E7BF5">
            <w:pPr>
              <w:rPr>
                <w:sz w:val="22"/>
                <w:szCs w:val="22"/>
              </w:rPr>
            </w:pPr>
            <w:r>
              <w:rPr>
                <w:sz w:val="22"/>
                <w:szCs w:val="22"/>
              </w:rPr>
              <w:t>Information Security</w:t>
            </w:r>
            <w:r w:rsidRPr="008E7BF5">
              <w:rPr>
                <w:sz w:val="22"/>
                <w:szCs w:val="22"/>
              </w:rPr>
              <w:t xml:space="preserve"> </w:t>
            </w:r>
            <w:r w:rsidRPr="00130FF7">
              <w:rPr>
                <w:sz w:val="22"/>
                <w:szCs w:val="22"/>
              </w:rPr>
              <w:t>awareness training completion rate — all employees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D1658DC" w14:textId="16F7C41D" w:rsidR="000B5938" w:rsidRPr="00130FF7" w:rsidRDefault="00AE76D4">
            <w:pPr>
              <w:rPr>
                <w:sz w:val="22"/>
                <w:szCs w:val="22"/>
              </w:rPr>
            </w:pPr>
            <w:r w:rsidRPr="00130FF7">
              <w:rPr>
                <w:sz w:val="22"/>
                <w:szCs w:val="22"/>
              </w:rPr>
              <w:t>100% of employees trained &amp; documented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D5BC124" w14:textId="66319D35" w:rsidR="000B5938" w:rsidRPr="00130FF7" w:rsidRDefault="00AE76D4">
            <w:pPr>
              <w:rPr>
                <w:sz w:val="22"/>
                <w:szCs w:val="22"/>
              </w:rPr>
            </w:pPr>
            <w:r w:rsidRPr="00130FF7">
              <w:rPr>
                <w:sz w:val="22"/>
                <w:szCs w:val="22"/>
              </w:rPr>
              <w:t xml:space="preserve">Annual refresher; 100% </w:t>
            </w:r>
            <w:r w:rsidR="008E7BF5" w:rsidRPr="008E7BF5">
              <w:rPr>
                <w:sz w:val="22"/>
                <w:szCs w:val="22"/>
              </w:rPr>
              <w:t xml:space="preserve">workforce cover under </w:t>
            </w:r>
            <w:r w:rsidR="008E7BF5">
              <w:rPr>
                <w:sz w:val="22"/>
                <w:szCs w:val="22"/>
              </w:rPr>
              <w:t>Information Security</w:t>
            </w:r>
            <w:r w:rsidR="008E7BF5" w:rsidRPr="008E7BF5">
              <w:rPr>
                <w:sz w:val="22"/>
                <w:szCs w:val="22"/>
              </w:rPr>
              <w:t xml:space="preserve"> training</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40D7E62" w14:textId="144BAE1B"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sz w:val="22"/>
                <w:szCs w:val="22"/>
              </w:rPr>
              <w:t>In progress</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4B65CA1" w14:textId="77777777" w:rsidR="000B5938" w:rsidRPr="00130FF7" w:rsidRDefault="00AE76D4">
            <w:pPr>
              <w:rPr>
                <w:sz w:val="22"/>
                <w:szCs w:val="22"/>
              </w:rPr>
            </w:pPr>
            <w:r w:rsidRPr="00130FF7">
              <w:rPr>
                <w:sz w:val="22"/>
                <w:szCs w:val="22"/>
              </w:rPr>
              <w:t>HR / Data Protection Officer</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30C5CF5" w14:textId="77777777" w:rsidR="000B5938" w:rsidRPr="00130FF7" w:rsidRDefault="00AE76D4">
            <w:pPr>
              <w:rPr>
                <w:sz w:val="22"/>
                <w:szCs w:val="22"/>
              </w:rPr>
            </w:pPr>
            <w:r w:rsidRPr="00130FF7">
              <w:rPr>
                <w:sz w:val="22"/>
                <w:szCs w:val="22"/>
              </w:rPr>
              <w:t>Annually</w:t>
            </w:r>
          </w:p>
        </w:tc>
      </w:tr>
      <w:tr w:rsidR="000B5938" w:rsidRPr="00130FF7" w14:paraId="1766DAE3"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6673491" w14:textId="77777777" w:rsidR="000B5938" w:rsidRPr="00130FF7" w:rsidRDefault="00AE76D4">
            <w:pPr>
              <w:rPr>
                <w:sz w:val="22"/>
                <w:szCs w:val="22"/>
              </w:rPr>
            </w:pPr>
            <w:r w:rsidRPr="00130FF7">
              <w:rPr>
                <w:sz w:val="22"/>
                <w:szCs w:val="22"/>
              </w:rPr>
              <w:t xml:space="preserve">Data subjects' rights requests processed </w:t>
            </w:r>
            <w:r w:rsidRPr="00130FF7">
              <w:rPr>
                <w:sz w:val="22"/>
                <w:szCs w:val="22"/>
              </w:rPr>
              <w:t>within statutory deadline (%)</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05891C3" w14:textId="77777777" w:rsidR="000B5938" w:rsidRPr="00130FF7" w:rsidRDefault="00AE76D4">
            <w:pPr>
              <w:rPr>
                <w:sz w:val="22"/>
                <w:szCs w:val="22"/>
              </w:rPr>
            </w:pPr>
            <w:r w:rsidRPr="00130FF7">
              <w:rPr>
                <w:sz w:val="22"/>
                <w:szCs w:val="22"/>
              </w:rPr>
              <w:t>Process documented; responses tracked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0DCE60C" w14:textId="77777777" w:rsidR="000B5938" w:rsidRPr="00130FF7" w:rsidRDefault="00AE76D4">
            <w:pPr>
              <w:rPr>
                <w:sz w:val="22"/>
                <w:szCs w:val="22"/>
              </w:rPr>
            </w:pPr>
            <w:r w:rsidRPr="00130FF7">
              <w:rPr>
                <w:sz w:val="22"/>
                <w:szCs w:val="22"/>
              </w:rPr>
              <w:t>100% of requests processed within 30 days (GDPR)</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57205BF" w14:textId="0D83098D"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sz w:val="22"/>
                <w:szCs w:val="22"/>
              </w:rPr>
              <w:t>In progress</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2532A63" w14:textId="77777777" w:rsidR="000B5938" w:rsidRPr="00130FF7" w:rsidRDefault="00AE76D4">
            <w:pPr>
              <w:rPr>
                <w:sz w:val="22"/>
                <w:szCs w:val="22"/>
              </w:rPr>
            </w:pPr>
            <w:r w:rsidRPr="00130FF7">
              <w:rPr>
                <w:sz w:val="22"/>
                <w:szCs w:val="22"/>
              </w:rPr>
              <w:t>HR / Data Protection Officer</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B8DBBB5" w14:textId="77777777" w:rsidR="000B5938" w:rsidRPr="00130FF7" w:rsidRDefault="00AE76D4">
            <w:pPr>
              <w:rPr>
                <w:sz w:val="22"/>
                <w:szCs w:val="22"/>
              </w:rPr>
            </w:pPr>
            <w:r w:rsidRPr="00130FF7">
              <w:rPr>
                <w:sz w:val="22"/>
                <w:szCs w:val="22"/>
              </w:rPr>
              <w:t>Quarterly</w:t>
            </w:r>
          </w:p>
        </w:tc>
      </w:tr>
      <w:tr w:rsidR="000B5938" w:rsidRPr="00130FF7" w14:paraId="1CDBBC2F"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FE7EF8F" w14:textId="77777777" w:rsidR="000B5938" w:rsidRPr="00130FF7" w:rsidRDefault="00AE76D4">
            <w:pPr>
              <w:rPr>
                <w:sz w:val="22"/>
                <w:szCs w:val="22"/>
              </w:rPr>
            </w:pPr>
            <w:r w:rsidRPr="00130FF7">
              <w:rPr>
                <w:sz w:val="22"/>
                <w:szCs w:val="22"/>
              </w:rPr>
              <w:lastRenderedPageBreak/>
              <w:t>Personal data breaches reported to authority within 72h (%)</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FDE2A86" w14:textId="77777777" w:rsidR="000B5938" w:rsidRPr="00130FF7" w:rsidRDefault="00AE76D4">
            <w:pPr>
              <w:rPr>
                <w:sz w:val="22"/>
                <w:szCs w:val="22"/>
              </w:rPr>
            </w:pPr>
            <w:r w:rsidRPr="00130FF7">
              <w:rPr>
                <w:sz w:val="22"/>
                <w:szCs w:val="22"/>
              </w:rPr>
              <w:t xml:space="preserve">Breach response </w:t>
            </w:r>
            <w:r w:rsidRPr="00130FF7">
              <w:rPr>
                <w:sz w:val="22"/>
                <w:szCs w:val="22"/>
              </w:rPr>
              <w:t>procedure documented &amp; communicated</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9122DE5" w14:textId="77777777" w:rsidR="000B5938" w:rsidRPr="00130FF7" w:rsidRDefault="00AE76D4">
            <w:pPr>
              <w:rPr>
                <w:sz w:val="22"/>
                <w:szCs w:val="22"/>
              </w:rPr>
            </w:pPr>
            <w:r w:rsidRPr="00130FF7">
              <w:rPr>
                <w:sz w:val="22"/>
                <w:szCs w:val="22"/>
              </w:rPr>
              <w:t>100% of reportable breaches reported on time</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9779483" w14:textId="72EFE655"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Procedure established</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B895C20" w14:textId="77777777" w:rsidR="000B5938" w:rsidRPr="00130FF7" w:rsidRDefault="00AE76D4">
            <w:pPr>
              <w:rPr>
                <w:sz w:val="22"/>
                <w:szCs w:val="22"/>
              </w:rPr>
            </w:pPr>
            <w:r w:rsidRPr="00130FF7">
              <w:rPr>
                <w:sz w:val="22"/>
                <w:szCs w:val="22"/>
              </w:rPr>
              <w:t>Data Protection Officer / Mgmt.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FA01F40" w14:textId="77777777" w:rsidR="000B5938" w:rsidRPr="00130FF7" w:rsidRDefault="00AE76D4">
            <w:pPr>
              <w:rPr>
                <w:sz w:val="22"/>
                <w:szCs w:val="22"/>
              </w:rPr>
            </w:pPr>
            <w:r w:rsidRPr="00130FF7">
              <w:rPr>
                <w:sz w:val="22"/>
                <w:szCs w:val="22"/>
              </w:rPr>
              <w:t>Per incident</w:t>
            </w:r>
          </w:p>
        </w:tc>
      </w:tr>
      <w:tr w:rsidR="000B5938" w:rsidRPr="00130FF7" w14:paraId="57EC69E1"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4CF1A10" w14:textId="77777777" w:rsidR="000B5938" w:rsidRPr="00130FF7" w:rsidRDefault="00AE76D4">
            <w:pPr>
              <w:rPr>
                <w:sz w:val="22"/>
                <w:szCs w:val="22"/>
              </w:rPr>
            </w:pPr>
            <w:r w:rsidRPr="00130FF7">
              <w:rPr>
                <w:sz w:val="22"/>
                <w:szCs w:val="22"/>
              </w:rPr>
              <w:t>Data processing agreements in place with all processors (%)</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8279A21" w14:textId="77777777" w:rsidR="000B5938" w:rsidRPr="00130FF7" w:rsidRDefault="00AE76D4">
            <w:pPr>
              <w:rPr>
                <w:sz w:val="22"/>
                <w:szCs w:val="22"/>
              </w:rPr>
            </w:pPr>
            <w:r w:rsidRPr="00130FF7">
              <w:rPr>
                <w:sz w:val="22"/>
                <w:szCs w:val="22"/>
              </w:rPr>
              <w:t xml:space="preserve">Register of processors created; </w:t>
            </w:r>
            <w:r w:rsidRPr="00130FF7">
              <w:rPr>
                <w:sz w:val="22"/>
                <w:szCs w:val="22"/>
              </w:rPr>
              <w:t>agreements reviewed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2508DF2" w14:textId="77777777" w:rsidR="000B5938" w:rsidRPr="00130FF7" w:rsidRDefault="00AE76D4">
            <w:pPr>
              <w:rPr>
                <w:sz w:val="22"/>
                <w:szCs w:val="22"/>
              </w:rPr>
            </w:pPr>
            <w:r w:rsidRPr="00130FF7">
              <w:rPr>
                <w:sz w:val="22"/>
                <w:szCs w:val="22"/>
              </w:rPr>
              <w:t>100% of relevant processors with signed DPA</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7627254" w14:textId="54BF0293"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sz w:val="22"/>
                <w:szCs w:val="22"/>
              </w:rPr>
              <w:t>In progress</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6C8CC45" w14:textId="77777777" w:rsidR="000B5938" w:rsidRPr="00130FF7" w:rsidRDefault="00AE76D4">
            <w:pPr>
              <w:rPr>
                <w:sz w:val="22"/>
                <w:szCs w:val="22"/>
              </w:rPr>
            </w:pPr>
            <w:r w:rsidRPr="00130FF7">
              <w:rPr>
                <w:sz w:val="22"/>
                <w:szCs w:val="22"/>
              </w:rPr>
              <w:t>Legal / QMO</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0513F0B" w14:textId="77777777" w:rsidR="000B5938" w:rsidRPr="00130FF7" w:rsidRDefault="00AE76D4">
            <w:pPr>
              <w:rPr>
                <w:sz w:val="22"/>
                <w:szCs w:val="22"/>
              </w:rPr>
            </w:pPr>
            <w:r w:rsidRPr="00130FF7">
              <w:rPr>
                <w:sz w:val="22"/>
                <w:szCs w:val="22"/>
              </w:rPr>
              <w:t>Annually</w:t>
            </w:r>
          </w:p>
        </w:tc>
      </w:tr>
      <w:tr w:rsidR="000B5938" w:rsidRPr="00130FF7" w14:paraId="31DC3BA0" w14:textId="77777777">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3A6B142" w14:textId="77777777" w:rsidR="000B5938" w:rsidRPr="00130FF7" w:rsidRDefault="00AE76D4">
            <w:pPr>
              <w:rPr>
                <w:sz w:val="22"/>
                <w:szCs w:val="22"/>
              </w:rPr>
            </w:pPr>
            <w:r w:rsidRPr="00130FF7">
              <w:rPr>
                <w:sz w:val="22"/>
                <w:szCs w:val="22"/>
              </w:rPr>
              <w:t>GMP data integrity audits completed (number/year)</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CEB069E" w14:textId="77777777" w:rsidR="000B5938" w:rsidRPr="00130FF7" w:rsidRDefault="00AE76D4">
            <w:pPr>
              <w:rPr>
                <w:sz w:val="22"/>
                <w:szCs w:val="22"/>
              </w:rPr>
            </w:pPr>
            <w:r w:rsidRPr="00130FF7">
              <w:rPr>
                <w:rFonts w:ascii="Arial Unicode MS" w:eastAsia="Arial Unicode MS" w:hAnsi="Arial Unicode MS" w:cs="Arial Unicode MS"/>
                <w:sz w:val="22"/>
                <w:szCs w:val="22"/>
              </w:rPr>
              <w:t>Audit plan includes ≥ 2 data integrity reviews annually</w:t>
            </w:r>
          </w:p>
        </w:tc>
        <w:tc>
          <w:tcPr>
            <w:tcW w:w="155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F69CCD6" w14:textId="77777777" w:rsidR="000B5938" w:rsidRPr="00130FF7" w:rsidRDefault="00AE76D4">
            <w:pPr>
              <w:rPr>
                <w:sz w:val="22"/>
                <w:szCs w:val="22"/>
              </w:rPr>
            </w:pPr>
            <w:r w:rsidRPr="00130FF7">
              <w:rPr>
                <w:rFonts w:ascii="Arial Unicode MS" w:eastAsia="Arial Unicode MS" w:hAnsi="Arial Unicode MS" w:cs="Arial Unicode MS"/>
                <w:sz w:val="22"/>
                <w:szCs w:val="22"/>
              </w:rPr>
              <w:t xml:space="preserve">≥ 2 audits/year; all findings actioned with </w:t>
            </w:r>
            <w:r w:rsidRPr="00130FF7">
              <w:rPr>
                <w:rFonts w:ascii="Arial Unicode MS" w:eastAsia="Arial Unicode MS" w:hAnsi="Arial Unicode MS" w:cs="Arial Unicode MS"/>
                <w:sz w:val="22"/>
                <w:szCs w:val="22"/>
              </w:rPr>
              <w:t>CAPA</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8E42E18" w14:textId="4A57D0BE"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Ongoing</w:t>
            </w:r>
          </w:p>
        </w:tc>
        <w:tc>
          <w:tcPr>
            <w:tcW w:w="158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4C92E66" w14:textId="77777777" w:rsidR="000B5938" w:rsidRPr="00130FF7" w:rsidRDefault="00AE76D4">
            <w:pPr>
              <w:rPr>
                <w:sz w:val="22"/>
                <w:szCs w:val="22"/>
              </w:rPr>
            </w:pPr>
            <w:r w:rsidRPr="00130FF7">
              <w:rPr>
                <w:sz w:val="22"/>
                <w:szCs w:val="22"/>
              </w:rPr>
              <w:t>QMO / Internal Audit</w:t>
            </w:r>
          </w:p>
        </w:tc>
        <w:tc>
          <w:tcPr>
            <w:tcW w:w="15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505FD88" w14:textId="77777777" w:rsidR="000B5938" w:rsidRPr="00130FF7" w:rsidRDefault="00AE76D4">
            <w:pPr>
              <w:rPr>
                <w:sz w:val="22"/>
                <w:szCs w:val="22"/>
              </w:rPr>
            </w:pPr>
            <w:r w:rsidRPr="00130FF7">
              <w:rPr>
                <w:sz w:val="22"/>
                <w:szCs w:val="22"/>
              </w:rPr>
              <w:t>Annually</w:t>
            </w:r>
          </w:p>
        </w:tc>
      </w:tr>
      <w:tr w:rsidR="000B5938" w:rsidRPr="00130FF7" w14:paraId="11C95796" w14:textId="77777777">
        <w:tc>
          <w:tcPr>
            <w:tcW w:w="2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8E82E35" w14:textId="77777777" w:rsidR="000B5938" w:rsidRPr="00130FF7" w:rsidRDefault="00AE76D4">
            <w:pPr>
              <w:rPr>
                <w:sz w:val="22"/>
                <w:szCs w:val="22"/>
              </w:rPr>
            </w:pPr>
            <w:r w:rsidRPr="00130FF7">
              <w:rPr>
                <w:sz w:val="22"/>
                <w:szCs w:val="22"/>
              </w:rPr>
              <w:t>IT access rights revoked for leavers within 1 business day (%)</w:t>
            </w:r>
          </w:p>
        </w:tc>
        <w:tc>
          <w:tcPr>
            <w:tcW w:w="17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E41933A" w14:textId="77777777" w:rsidR="000B5938" w:rsidRPr="00130FF7" w:rsidRDefault="00AE76D4">
            <w:pPr>
              <w:rPr>
                <w:sz w:val="22"/>
                <w:szCs w:val="22"/>
              </w:rPr>
            </w:pPr>
            <w:r w:rsidRPr="00130FF7">
              <w:rPr>
                <w:sz w:val="22"/>
                <w:szCs w:val="22"/>
              </w:rPr>
              <w:t>Process for prompt access revocation defined</w:t>
            </w:r>
          </w:p>
        </w:tc>
        <w:tc>
          <w:tcPr>
            <w:tcW w:w="155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4B9E819" w14:textId="77777777" w:rsidR="000B5938" w:rsidRPr="00130FF7" w:rsidRDefault="00AE76D4">
            <w:pPr>
              <w:rPr>
                <w:sz w:val="22"/>
                <w:szCs w:val="22"/>
              </w:rPr>
            </w:pPr>
            <w:r w:rsidRPr="00130FF7">
              <w:rPr>
                <w:sz w:val="22"/>
                <w:szCs w:val="22"/>
              </w:rPr>
              <w:t>100% of leavers with access revoked within 1 business day</w:t>
            </w:r>
          </w:p>
        </w:tc>
        <w:tc>
          <w:tcPr>
            <w:tcW w:w="11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B09BA43" w14:textId="249837AF"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sz w:val="22"/>
                <w:szCs w:val="22"/>
              </w:rPr>
              <w:t>In progress</w:t>
            </w:r>
          </w:p>
        </w:tc>
        <w:tc>
          <w:tcPr>
            <w:tcW w:w="158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F3B5224" w14:textId="77777777" w:rsidR="000B5938" w:rsidRPr="00130FF7" w:rsidRDefault="00AE76D4">
            <w:pPr>
              <w:rPr>
                <w:sz w:val="22"/>
                <w:szCs w:val="22"/>
              </w:rPr>
            </w:pPr>
            <w:r w:rsidRPr="00130FF7">
              <w:rPr>
                <w:sz w:val="22"/>
                <w:szCs w:val="22"/>
              </w:rPr>
              <w:t>IT / HR</w:t>
            </w:r>
          </w:p>
        </w:tc>
        <w:tc>
          <w:tcPr>
            <w:tcW w:w="15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1CAF296" w14:textId="77777777" w:rsidR="000B5938" w:rsidRPr="00130FF7" w:rsidRDefault="00AE76D4">
            <w:pPr>
              <w:rPr>
                <w:sz w:val="22"/>
                <w:szCs w:val="22"/>
              </w:rPr>
            </w:pPr>
            <w:r w:rsidRPr="00130FF7">
              <w:rPr>
                <w:sz w:val="22"/>
                <w:szCs w:val="22"/>
              </w:rPr>
              <w:t>Per leaver</w:t>
            </w:r>
          </w:p>
        </w:tc>
      </w:tr>
    </w:tbl>
    <w:p w14:paraId="7431C8F7" w14:textId="77777777" w:rsidR="000B5938" w:rsidRPr="00130FF7" w:rsidRDefault="000B5938">
      <w:pPr>
        <w:spacing w:after="80"/>
        <w:rPr>
          <w:sz w:val="22"/>
          <w:szCs w:val="22"/>
        </w:rPr>
      </w:pPr>
    </w:p>
    <w:p w14:paraId="34F7A3C4" w14:textId="77777777" w:rsidR="000B5938" w:rsidRPr="00130FF7" w:rsidRDefault="00AE76D4">
      <w:pPr>
        <w:spacing w:after="120"/>
        <w:rPr>
          <w:sz w:val="22"/>
          <w:szCs w:val="22"/>
        </w:rPr>
      </w:pPr>
      <w:r w:rsidRPr="00130FF7">
        <w:rPr>
          <w:b/>
          <w:bCs/>
          <w:color w:val="1F4E79"/>
          <w:sz w:val="22"/>
          <w:szCs w:val="22"/>
        </w:rPr>
        <w:t>Priority Actions 2026: Complete register of data processors and DPA review  |  Formalise data breach response procedure  |  Annual GDPR refresher training  |  IT access revocation process for leavers</w:t>
      </w:r>
    </w:p>
    <w:p w14:paraId="0C7239BF" w14:textId="77777777" w:rsidR="008E7BF5" w:rsidRPr="00130FF7" w:rsidRDefault="008E7BF5">
      <w:pPr>
        <w:spacing w:after="200"/>
        <w:rPr>
          <w:sz w:val="22"/>
          <w:szCs w:val="22"/>
        </w:rPr>
      </w:pPr>
    </w:p>
    <w:p w14:paraId="4495A82F" w14:textId="2C288330" w:rsidR="000B5938" w:rsidRPr="00130FF7" w:rsidRDefault="00AE76D4" w:rsidP="00130FF7">
      <w:pPr>
        <w:pStyle w:val="berschrift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r w:rsidRPr="00130FF7">
        <w:rPr>
          <w:color w:val="1F3864"/>
        </w:rPr>
        <w:t>Whistleblower Protection and Reporting</w:t>
      </w:r>
    </w:p>
    <w:p w14:paraId="75FAEE73" w14:textId="77777777" w:rsidR="00130FF7" w:rsidRDefault="00130FF7" w:rsidP="008E7BF5">
      <w:pPr>
        <w:rPr>
          <w:sz w:val="22"/>
          <w:szCs w:val="22"/>
        </w:rPr>
      </w:pPr>
    </w:p>
    <w:p w14:paraId="1631C302" w14:textId="2D7B806F" w:rsidR="000B5938" w:rsidRPr="00130FF7" w:rsidRDefault="00AE76D4">
      <w:pPr>
        <w:spacing w:after="120"/>
        <w:rPr>
          <w:sz w:val="22"/>
          <w:szCs w:val="22"/>
        </w:rPr>
      </w:pPr>
      <w:r w:rsidRPr="00130FF7">
        <w:rPr>
          <w:sz w:val="22"/>
          <w:szCs w:val="22"/>
        </w:rPr>
        <w:t>Prestige Promotion has established an internal reporting office in compliance with the German Whistleblower Protection Act (HinSchG) and the underlying EU Whistleblower Protection Directive. All employees, external partners and other parties may report ind</w:t>
      </w:r>
      <w:r w:rsidRPr="00130FF7">
        <w:rPr>
          <w:sz w:val="22"/>
          <w:szCs w:val="22"/>
        </w:rPr>
        <w:t>ications of possible violations of this policy, applicable law or ethical standards — regardless of employment status, nationality or position.</w:t>
      </w:r>
    </w:p>
    <w:p w14:paraId="0E12D735" w14:textId="77777777" w:rsidR="000B5938" w:rsidRPr="00130FF7" w:rsidRDefault="000B5938">
      <w:pPr>
        <w:spacing w:after="80"/>
        <w:rPr>
          <w:sz w:val="22"/>
          <w:szCs w:val="22"/>
        </w:rPr>
      </w:pPr>
    </w:p>
    <w:p w14:paraId="03D6B791" w14:textId="77777777" w:rsidR="000B5938" w:rsidRPr="00130FF7" w:rsidRDefault="00AE76D4">
      <w:pPr>
        <w:pStyle w:val="berschrift2"/>
        <w:rPr>
          <w:sz w:val="22"/>
          <w:szCs w:val="22"/>
        </w:rPr>
      </w:pPr>
      <w:r w:rsidRPr="00130FF7">
        <w:rPr>
          <w:sz w:val="22"/>
          <w:szCs w:val="22"/>
        </w:rPr>
        <w:t>5.1 Reporting Channels</w:t>
      </w:r>
    </w:p>
    <w:tbl>
      <w:tblPr>
        <w:tblStyle w:val="af"/>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838"/>
      </w:tblGrid>
      <w:tr w:rsidR="000B5938" w:rsidRPr="00130FF7" w14:paraId="12CBEC27"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F4CE8B3" w14:textId="77777777" w:rsidR="000B5938" w:rsidRPr="00130FF7" w:rsidRDefault="00AE76D4">
            <w:pPr>
              <w:rPr>
                <w:sz w:val="22"/>
                <w:szCs w:val="22"/>
              </w:rPr>
            </w:pPr>
            <w:r w:rsidRPr="00130FF7">
              <w:rPr>
                <w:b/>
                <w:bCs/>
                <w:color w:val="1F4E79"/>
                <w:sz w:val="22"/>
                <w:szCs w:val="22"/>
              </w:rPr>
              <w:t>Channel</w:t>
            </w:r>
          </w:p>
        </w:tc>
        <w:tc>
          <w:tcPr>
            <w:tcW w:w="68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4880F9E" w14:textId="77777777" w:rsidR="000B5938" w:rsidRPr="00130FF7" w:rsidRDefault="00AE76D4">
            <w:pPr>
              <w:rPr>
                <w:sz w:val="22"/>
                <w:szCs w:val="22"/>
              </w:rPr>
            </w:pPr>
            <w:r w:rsidRPr="00130FF7">
              <w:rPr>
                <w:b/>
                <w:bCs/>
                <w:color w:val="1F4E79"/>
                <w:sz w:val="22"/>
                <w:szCs w:val="22"/>
              </w:rPr>
              <w:t>Details</w:t>
            </w:r>
          </w:p>
        </w:tc>
      </w:tr>
      <w:tr w:rsidR="000B5938" w:rsidRPr="00130FF7" w14:paraId="3FE4E0AC"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42F6025" w14:textId="77777777" w:rsidR="000B5938" w:rsidRPr="00130FF7" w:rsidRDefault="00AE76D4">
            <w:pPr>
              <w:rPr>
                <w:sz w:val="22"/>
                <w:szCs w:val="22"/>
              </w:rPr>
            </w:pPr>
            <w:r w:rsidRPr="00130FF7">
              <w:rPr>
                <w:sz w:val="22"/>
                <w:szCs w:val="22"/>
              </w:rPr>
              <w:t>Email (HinSchG Officer)</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8884C54" w14:textId="77777777" w:rsidR="000B5938" w:rsidRPr="00130FF7" w:rsidRDefault="00AE76D4">
            <w:pPr>
              <w:rPr>
                <w:sz w:val="22"/>
                <w:szCs w:val="22"/>
              </w:rPr>
            </w:pPr>
            <w:r w:rsidRPr="00130FF7">
              <w:rPr>
                <w:sz w:val="22"/>
                <w:szCs w:val="22"/>
              </w:rPr>
              <w:t>Confidential email address designated for the HinSchG Officer</w:t>
            </w:r>
          </w:p>
        </w:tc>
      </w:tr>
      <w:tr w:rsidR="000B5938" w:rsidRPr="00130FF7" w14:paraId="7783EB29"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A8BFC21" w14:textId="77777777" w:rsidR="000B5938" w:rsidRPr="00130FF7" w:rsidRDefault="00AE76D4">
            <w:pPr>
              <w:rPr>
                <w:sz w:val="22"/>
                <w:szCs w:val="22"/>
              </w:rPr>
            </w:pPr>
            <w:r w:rsidRPr="00130FF7">
              <w:rPr>
                <w:sz w:val="22"/>
                <w:szCs w:val="22"/>
              </w:rPr>
              <w:t>Telephone</w:t>
            </w:r>
          </w:p>
        </w:tc>
        <w:tc>
          <w:tcPr>
            <w:tcW w:w="6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7544910" w14:textId="77777777" w:rsidR="000B5938" w:rsidRPr="00130FF7" w:rsidRDefault="00AE76D4">
            <w:pPr>
              <w:rPr>
                <w:sz w:val="22"/>
                <w:szCs w:val="22"/>
              </w:rPr>
            </w:pPr>
            <w:r w:rsidRPr="00130FF7">
              <w:rPr>
                <w:sz w:val="22"/>
                <w:szCs w:val="22"/>
              </w:rPr>
              <w:t>Telephone contact with HinSchG Officer — by appointment or direct call</w:t>
            </w:r>
          </w:p>
        </w:tc>
      </w:tr>
      <w:tr w:rsidR="000B5938" w:rsidRPr="00130FF7" w14:paraId="1489DCD9"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AE189F2" w14:textId="77777777" w:rsidR="000B5938" w:rsidRPr="00130FF7" w:rsidRDefault="00AE76D4">
            <w:pPr>
              <w:rPr>
                <w:sz w:val="22"/>
                <w:szCs w:val="22"/>
              </w:rPr>
            </w:pPr>
            <w:r w:rsidRPr="00130FF7">
              <w:rPr>
                <w:sz w:val="22"/>
                <w:szCs w:val="22"/>
              </w:rPr>
              <w:t>In person</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975BABD" w14:textId="77777777" w:rsidR="000B5938" w:rsidRPr="00130FF7" w:rsidRDefault="00AE76D4">
            <w:pPr>
              <w:rPr>
                <w:sz w:val="22"/>
                <w:szCs w:val="22"/>
              </w:rPr>
            </w:pPr>
            <w:r w:rsidRPr="00130FF7">
              <w:rPr>
                <w:sz w:val="22"/>
                <w:szCs w:val="22"/>
              </w:rPr>
              <w:t>Meeting by appointment with the HinSchG Officer</w:t>
            </w:r>
          </w:p>
        </w:tc>
      </w:tr>
      <w:tr w:rsidR="000B5938" w:rsidRPr="00130FF7" w14:paraId="14ECD639"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7EA31CC" w14:textId="77777777" w:rsidR="000B5938" w:rsidRPr="00130FF7" w:rsidRDefault="00AE76D4">
            <w:pPr>
              <w:rPr>
                <w:sz w:val="22"/>
                <w:szCs w:val="22"/>
              </w:rPr>
            </w:pPr>
            <w:r w:rsidRPr="00130FF7">
              <w:rPr>
                <w:sz w:val="22"/>
                <w:szCs w:val="22"/>
              </w:rPr>
              <w:t>Anonymous reporting</w:t>
            </w:r>
          </w:p>
        </w:tc>
        <w:tc>
          <w:tcPr>
            <w:tcW w:w="6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E852518" w14:textId="77777777" w:rsidR="000B5938" w:rsidRPr="00130FF7" w:rsidRDefault="00AE76D4">
            <w:pPr>
              <w:rPr>
                <w:sz w:val="22"/>
                <w:szCs w:val="22"/>
              </w:rPr>
            </w:pPr>
            <w:r w:rsidRPr="00130FF7">
              <w:rPr>
                <w:sz w:val="22"/>
                <w:szCs w:val="22"/>
              </w:rPr>
              <w:t xml:space="preserve">Anonymous reports </w:t>
            </w:r>
            <w:r w:rsidRPr="00130FF7">
              <w:rPr>
                <w:sz w:val="22"/>
                <w:szCs w:val="22"/>
              </w:rPr>
              <w:t>accepted via all channels; processed on equal footing with identified reports</w:t>
            </w:r>
          </w:p>
        </w:tc>
      </w:tr>
      <w:tr w:rsidR="000B5938" w:rsidRPr="00130FF7" w14:paraId="4862A14D"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CE30DA4" w14:textId="77777777" w:rsidR="000B5938" w:rsidRPr="00130FF7" w:rsidRDefault="00AE76D4">
            <w:pPr>
              <w:rPr>
                <w:sz w:val="22"/>
                <w:szCs w:val="22"/>
              </w:rPr>
            </w:pPr>
            <w:r w:rsidRPr="00130FF7">
              <w:rPr>
                <w:sz w:val="22"/>
                <w:szCs w:val="22"/>
              </w:rPr>
              <w:t>External reporting body</w:t>
            </w:r>
          </w:p>
        </w:tc>
        <w:tc>
          <w:tcPr>
            <w:tcW w:w="6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D8F2A9E" w14:textId="77777777" w:rsidR="000B5938" w:rsidRPr="00130FF7" w:rsidRDefault="00AE76D4">
            <w:pPr>
              <w:rPr>
                <w:sz w:val="22"/>
                <w:szCs w:val="22"/>
              </w:rPr>
            </w:pPr>
            <w:r w:rsidRPr="00130FF7">
              <w:rPr>
                <w:sz w:val="22"/>
                <w:szCs w:val="22"/>
              </w:rPr>
              <w:t>Federal Office of Justice (Bundesamt für Justiz) as external reporting office pursuant to Section 19 HinSchG</w:t>
            </w:r>
          </w:p>
        </w:tc>
      </w:tr>
    </w:tbl>
    <w:p w14:paraId="0AD2DFC4" w14:textId="77777777" w:rsidR="000B5938" w:rsidRPr="00130FF7" w:rsidRDefault="000B5938">
      <w:pPr>
        <w:spacing w:after="80"/>
        <w:rPr>
          <w:sz w:val="22"/>
          <w:szCs w:val="22"/>
        </w:rPr>
      </w:pPr>
    </w:p>
    <w:p w14:paraId="56DF1F0B" w14:textId="77777777" w:rsidR="000B5938" w:rsidRPr="00130FF7" w:rsidRDefault="00AE76D4">
      <w:pPr>
        <w:pStyle w:val="berschrift2"/>
        <w:rPr>
          <w:sz w:val="22"/>
          <w:szCs w:val="22"/>
        </w:rPr>
      </w:pPr>
      <w:r w:rsidRPr="00130FF7">
        <w:rPr>
          <w:sz w:val="22"/>
          <w:szCs w:val="22"/>
        </w:rPr>
        <w:t>5.2 Protection Guarantees</w:t>
      </w:r>
    </w:p>
    <w:p w14:paraId="48B6D5B8"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Non-retaliation: whistleblowers who make reports in good faith will not be disadvantaged, dismissed, transferred, demoted or otherwise adversely treated; any retaliation constitutes a violation of this policy and the HinSchG</w:t>
      </w:r>
    </w:p>
    <w:p w14:paraId="2931BCD3"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Confidentiality: the identity o</w:t>
      </w:r>
      <w:r w:rsidRPr="00130FF7">
        <w:rPr>
          <w:sz w:val="22"/>
          <w:szCs w:val="22"/>
        </w:rPr>
        <w:t>f the whistleblower is protected in strict confidence; anonymous reports are accepted and processed equally</w:t>
      </w:r>
    </w:p>
    <w:p w14:paraId="7425C157"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Impartiality: the reporting office acts independently; it does not report to the person or function against whom a complaint is made</w:t>
      </w:r>
    </w:p>
    <w:p w14:paraId="67772CE0"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Feedback: ackno</w:t>
      </w:r>
      <w:r w:rsidRPr="00130FF7">
        <w:rPr>
          <w:sz w:val="22"/>
          <w:szCs w:val="22"/>
        </w:rPr>
        <w:t>wledgement of receipt provided within 7 days; feedback on follow-up measures within 3 months from acknowledgement</w:t>
      </w:r>
    </w:p>
    <w:p w14:paraId="62017A65" w14:textId="77777777" w:rsidR="000B5938" w:rsidRPr="00130FF7" w:rsidRDefault="00AE76D4">
      <w:pPr>
        <w:numPr>
          <w:ilvl w:val="0"/>
          <w:numId w:val="1"/>
        </w:numPr>
        <w:pBdr>
          <w:top w:val="nil"/>
          <w:left w:val="nil"/>
          <w:bottom w:val="nil"/>
          <w:right w:val="nil"/>
          <w:between w:val="nil"/>
        </w:pBdr>
        <w:spacing w:after="60"/>
        <w:rPr>
          <w:sz w:val="22"/>
          <w:szCs w:val="22"/>
        </w:rPr>
      </w:pPr>
      <w:r w:rsidRPr="00130FF7">
        <w:rPr>
          <w:sz w:val="22"/>
          <w:szCs w:val="22"/>
        </w:rPr>
        <w:t>Documentation: all reports are documented and retained for a minimum of 3 years, or longer if required by applicable law or ongoing proceeding</w:t>
      </w:r>
      <w:r w:rsidRPr="00130FF7">
        <w:rPr>
          <w:sz w:val="22"/>
          <w:szCs w:val="22"/>
        </w:rPr>
        <w:t>s</w:t>
      </w:r>
    </w:p>
    <w:p w14:paraId="6DC1598B" w14:textId="77777777" w:rsidR="000B5938" w:rsidRPr="00130FF7" w:rsidRDefault="000B5938">
      <w:pPr>
        <w:spacing w:after="80"/>
        <w:rPr>
          <w:sz w:val="22"/>
          <w:szCs w:val="22"/>
        </w:rPr>
      </w:pPr>
    </w:p>
    <w:p w14:paraId="2D951612" w14:textId="77777777" w:rsidR="000B5938" w:rsidRPr="00130FF7" w:rsidRDefault="00AE76D4">
      <w:pPr>
        <w:pStyle w:val="berschrift2"/>
        <w:rPr>
          <w:sz w:val="22"/>
          <w:szCs w:val="22"/>
        </w:rPr>
      </w:pPr>
      <w:r w:rsidRPr="00130FF7">
        <w:rPr>
          <w:sz w:val="22"/>
          <w:szCs w:val="22"/>
        </w:rPr>
        <w:t>5.3 Multilingual Access</w:t>
      </w:r>
    </w:p>
    <w:p w14:paraId="4B7C6BA8" w14:textId="77777777" w:rsidR="000B5938" w:rsidRPr="00130FF7" w:rsidRDefault="00AE76D4">
      <w:pPr>
        <w:spacing w:after="120"/>
        <w:rPr>
          <w:sz w:val="22"/>
          <w:szCs w:val="22"/>
        </w:rPr>
      </w:pPr>
      <w:r w:rsidRPr="00130FF7">
        <w:rPr>
          <w:sz w:val="22"/>
          <w:szCs w:val="22"/>
        </w:rPr>
        <w:t>The reporting procedure, contact information and protection guarantees are provided in at least German and English to ensure accessible reporting for all employees regardless of language background.</w:t>
      </w:r>
    </w:p>
    <w:p w14:paraId="7F3AF1EE" w14:textId="77777777" w:rsidR="000B5938" w:rsidRPr="00130FF7" w:rsidRDefault="000B5938">
      <w:pPr>
        <w:spacing w:after="200"/>
        <w:rPr>
          <w:sz w:val="22"/>
          <w:szCs w:val="22"/>
        </w:rPr>
      </w:pPr>
    </w:p>
    <w:p w14:paraId="136038DD" w14:textId="39B84987" w:rsidR="000B5938" w:rsidRPr="00130FF7" w:rsidRDefault="00AE76D4" w:rsidP="00130FF7">
      <w:pPr>
        <w:pStyle w:val="berschrift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r w:rsidRPr="00130FF7">
        <w:rPr>
          <w:color w:val="1F3864"/>
        </w:rPr>
        <w:t xml:space="preserve">Training and </w:t>
      </w:r>
      <w:r w:rsidRPr="00130FF7">
        <w:rPr>
          <w:color w:val="1F3864"/>
        </w:rPr>
        <w:t>Awareness</w:t>
      </w:r>
    </w:p>
    <w:p w14:paraId="332F0264" w14:textId="77777777" w:rsidR="00130FF7" w:rsidRDefault="00130FF7">
      <w:pPr>
        <w:spacing w:after="120"/>
        <w:rPr>
          <w:sz w:val="22"/>
          <w:szCs w:val="22"/>
        </w:rPr>
      </w:pPr>
    </w:p>
    <w:p w14:paraId="53B84179" w14:textId="6DE988B9" w:rsidR="000B5938" w:rsidRPr="00130FF7" w:rsidRDefault="00AE76D4">
      <w:pPr>
        <w:spacing w:after="120"/>
        <w:rPr>
          <w:sz w:val="22"/>
          <w:szCs w:val="22"/>
        </w:rPr>
      </w:pPr>
      <w:r w:rsidRPr="00130FF7">
        <w:rPr>
          <w:sz w:val="22"/>
          <w:szCs w:val="22"/>
        </w:rPr>
        <w:t>Compliance with this policy is mandatory for all employees. Prestige Promotion ensures that all persons covered by this policy have the knowledge and awareness necessary to fulfil their obligations.</w:t>
      </w:r>
    </w:p>
    <w:p w14:paraId="5EB48F34" w14:textId="77777777" w:rsidR="000B5938" w:rsidRPr="00130FF7" w:rsidRDefault="000B5938">
      <w:pPr>
        <w:spacing w:after="60"/>
        <w:rPr>
          <w:sz w:val="22"/>
          <w:szCs w:val="22"/>
        </w:rPr>
      </w:pPr>
    </w:p>
    <w:tbl>
      <w:tblPr>
        <w:tblStyle w:val="af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4438"/>
        <w:gridCol w:w="2000"/>
      </w:tblGrid>
      <w:tr w:rsidR="000B5938" w:rsidRPr="00130FF7" w14:paraId="6A537203"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FE6AC56" w14:textId="77777777" w:rsidR="000B5938" w:rsidRPr="00130FF7" w:rsidRDefault="00AE76D4">
            <w:pPr>
              <w:rPr>
                <w:sz w:val="22"/>
                <w:szCs w:val="22"/>
              </w:rPr>
            </w:pPr>
            <w:r w:rsidRPr="00130FF7">
              <w:rPr>
                <w:b/>
                <w:bCs/>
                <w:color w:val="1F4E79"/>
                <w:sz w:val="22"/>
                <w:szCs w:val="22"/>
              </w:rPr>
              <w:t>Training Module</w:t>
            </w:r>
          </w:p>
        </w:tc>
        <w:tc>
          <w:tcPr>
            <w:tcW w:w="44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F6E2F0A" w14:textId="77777777" w:rsidR="000B5938" w:rsidRPr="00130FF7" w:rsidRDefault="00AE76D4">
            <w:pPr>
              <w:rPr>
                <w:sz w:val="22"/>
                <w:szCs w:val="22"/>
              </w:rPr>
            </w:pPr>
            <w:r w:rsidRPr="00130FF7">
              <w:rPr>
                <w:b/>
                <w:bCs/>
                <w:color w:val="1F4E79"/>
                <w:sz w:val="22"/>
                <w:szCs w:val="22"/>
              </w:rPr>
              <w:t>Target Group / Frequency</w:t>
            </w:r>
          </w:p>
        </w:tc>
        <w:tc>
          <w:tcPr>
            <w:tcW w:w="2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10F7DA2" w14:textId="77777777" w:rsidR="000B5938" w:rsidRPr="00130FF7" w:rsidRDefault="00AE76D4">
            <w:pPr>
              <w:rPr>
                <w:sz w:val="22"/>
                <w:szCs w:val="22"/>
              </w:rPr>
            </w:pPr>
            <w:r w:rsidRPr="00130FF7">
              <w:rPr>
                <w:b/>
                <w:bCs/>
                <w:color w:val="1F4E79"/>
                <w:sz w:val="22"/>
                <w:szCs w:val="22"/>
              </w:rPr>
              <w:t>Refe</w:t>
            </w:r>
            <w:r w:rsidRPr="00130FF7">
              <w:rPr>
                <w:b/>
                <w:bCs/>
                <w:color w:val="1F4E79"/>
                <w:sz w:val="22"/>
                <w:szCs w:val="22"/>
              </w:rPr>
              <w:t>rence</w:t>
            </w:r>
          </w:p>
        </w:tc>
      </w:tr>
      <w:tr w:rsidR="000B5938" w:rsidRPr="00130FF7" w14:paraId="0304169A"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E49C5D8" w14:textId="77777777" w:rsidR="000B5938" w:rsidRPr="00130FF7" w:rsidRDefault="00AE76D4">
            <w:pPr>
              <w:rPr>
                <w:sz w:val="22"/>
                <w:szCs w:val="22"/>
              </w:rPr>
            </w:pPr>
            <w:r w:rsidRPr="00130FF7">
              <w:rPr>
                <w:sz w:val="22"/>
                <w:szCs w:val="22"/>
              </w:rPr>
              <w:t>Ethics Policy &amp; Code of Conduct induction</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F37A066" w14:textId="77777777" w:rsidR="000B5938" w:rsidRPr="00130FF7" w:rsidRDefault="00AE76D4">
            <w:pPr>
              <w:rPr>
                <w:sz w:val="22"/>
                <w:szCs w:val="22"/>
              </w:rPr>
            </w:pPr>
            <w:r w:rsidRPr="00130FF7">
              <w:rPr>
                <w:sz w:val="22"/>
                <w:szCs w:val="22"/>
              </w:rPr>
              <w:t>All new employees — upon hiring, before independent work</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41133FB" w14:textId="77777777" w:rsidR="000B5938" w:rsidRPr="00130FF7" w:rsidRDefault="00AE76D4">
            <w:pPr>
              <w:rPr>
                <w:sz w:val="22"/>
                <w:szCs w:val="22"/>
              </w:rPr>
            </w:pPr>
            <w:r w:rsidRPr="00130FF7">
              <w:rPr>
                <w:sz w:val="22"/>
                <w:szCs w:val="22"/>
              </w:rPr>
              <w:t>SOP-14.01</w:t>
            </w:r>
          </w:p>
        </w:tc>
      </w:tr>
      <w:tr w:rsidR="000B5938" w:rsidRPr="00130FF7" w14:paraId="071184ED"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EE3D36F" w14:textId="77777777" w:rsidR="000B5938" w:rsidRPr="00130FF7" w:rsidRDefault="00AE76D4">
            <w:pPr>
              <w:rPr>
                <w:sz w:val="22"/>
                <w:szCs w:val="22"/>
              </w:rPr>
            </w:pPr>
            <w:r w:rsidRPr="00130FF7">
              <w:rPr>
                <w:sz w:val="22"/>
                <w:szCs w:val="22"/>
              </w:rPr>
              <w:t>Annual ethics &amp; compliance refresher</w:t>
            </w:r>
          </w:p>
        </w:tc>
        <w:tc>
          <w:tcPr>
            <w:tcW w:w="44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53319BA" w14:textId="77777777" w:rsidR="000B5938" w:rsidRPr="00130FF7" w:rsidRDefault="00AE76D4">
            <w:pPr>
              <w:rPr>
                <w:sz w:val="22"/>
                <w:szCs w:val="22"/>
              </w:rPr>
            </w:pPr>
            <w:r w:rsidRPr="00130FF7">
              <w:rPr>
                <w:sz w:val="22"/>
                <w:szCs w:val="22"/>
              </w:rPr>
              <w:t>All employees — annually; participation mandatory, confirmed by signature</w:t>
            </w:r>
          </w:p>
        </w:tc>
        <w:tc>
          <w:tcPr>
            <w:tcW w:w="2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46EBB3A" w14:textId="77777777" w:rsidR="000B5938" w:rsidRPr="00130FF7" w:rsidRDefault="00AE76D4">
            <w:pPr>
              <w:rPr>
                <w:sz w:val="22"/>
                <w:szCs w:val="22"/>
              </w:rPr>
            </w:pPr>
            <w:r w:rsidRPr="00130FF7">
              <w:rPr>
                <w:sz w:val="22"/>
                <w:szCs w:val="22"/>
              </w:rPr>
              <w:t xml:space="preserve">SOP-14.01 / Training </w:t>
            </w:r>
            <w:r w:rsidRPr="00130FF7">
              <w:rPr>
                <w:sz w:val="22"/>
                <w:szCs w:val="22"/>
              </w:rPr>
              <w:t>record</w:t>
            </w:r>
          </w:p>
        </w:tc>
      </w:tr>
      <w:tr w:rsidR="000B5938" w:rsidRPr="00130FF7" w14:paraId="45A1402A"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6253E4E" w14:textId="77777777" w:rsidR="000B5938" w:rsidRPr="00130FF7" w:rsidRDefault="00AE76D4">
            <w:pPr>
              <w:rPr>
                <w:sz w:val="22"/>
                <w:szCs w:val="22"/>
              </w:rPr>
            </w:pPr>
            <w:r w:rsidRPr="00130FF7">
              <w:rPr>
                <w:sz w:val="22"/>
                <w:szCs w:val="22"/>
              </w:rPr>
              <w:t>Anti-corruption &amp; bribery prevention</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DD417BF" w14:textId="77777777" w:rsidR="000B5938" w:rsidRPr="00130FF7" w:rsidRDefault="00AE76D4">
            <w:pPr>
              <w:rPr>
                <w:sz w:val="22"/>
                <w:szCs w:val="22"/>
              </w:rPr>
            </w:pPr>
            <w:r w:rsidRPr="00130FF7">
              <w:rPr>
                <w:sz w:val="22"/>
                <w:szCs w:val="22"/>
              </w:rPr>
              <w:t>Purchasing, sales, project management, management — annually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C9FB2F5" w14:textId="77777777" w:rsidR="000B5938" w:rsidRPr="00130FF7" w:rsidRDefault="00AE76D4">
            <w:pPr>
              <w:rPr>
                <w:sz w:val="22"/>
                <w:szCs w:val="22"/>
              </w:rPr>
            </w:pPr>
            <w:r w:rsidRPr="00130FF7">
              <w:rPr>
                <w:sz w:val="22"/>
                <w:szCs w:val="22"/>
              </w:rPr>
              <w:t>This policy; §§ 299–335 StGB; UK Bribery Act</w:t>
            </w:r>
          </w:p>
        </w:tc>
      </w:tr>
      <w:tr w:rsidR="000B5938" w:rsidRPr="00130FF7" w14:paraId="3BD69CA5"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627591B" w14:textId="77777777" w:rsidR="000B5938" w:rsidRPr="00130FF7" w:rsidRDefault="00AE76D4">
            <w:pPr>
              <w:rPr>
                <w:sz w:val="22"/>
                <w:szCs w:val="22"/>
              </w:rPr>
            </w:pPr>
            <w:r w:rsidRPr="00130FF7">
              <w:rPr>
                <w:sz w:val="22"/>
                <w:szCs w:val="22"/>
              </w:rPr>
              <w:t>Conflict of interest &amp; declaration procedure</w:t>
            </w:r>
          </w:p>
        </w:tc>
        <w:tc>
          <w:tcPr>
            <w:tcW w:w="44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E925672" w14:textId="77777777" w:rsidR="000B5938" w:rsidRPr="00130FF7" w:rsidRDefault="00AE76D4">
            <w:pPr>
              <w:rPr>
                <w:sz w:val="22"/>
                <w:szCs w:val="22"/>
              </w:rPr>
            </w:pPr>
            <w:r w:rsidRPr="00130FF7">
              <w:rPr>
                <w:sz w:val="22"/>
                <w:szCs w:val="22"/>
              </w:rPr>
              <w:t xml:space="preserve">Key-function employees (purchasing, management, </w:t>
            </w:r>
            <w:r w:rsidRPr="00130FF7">
              <w:rPr>
                <w:sz w:val="22"/>
                <w:szCs w:val="22"/>
              </w:rPr>
              <w:t>project leads) — annually</w:t>
            </w:r>
          </w:p>
        </w:tc>
        <w:tc>
          <w:tcPr>
            <w:tcW w:w="2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F0B3400" w14:textId="77777777" w:rsidR="000B5938" w:rsidRPr="00130FF7" w:rsidRDefault="00AE76D4">
            <w:pPr>
              <w:rPr>
                <w:sz w:val="22"/>
                <w:szCs w:val="22"/>
              </w:rPr>
            </w:pPr>
            <w:r w:rsidRPr="00130FF7">
              <w:rPr>
                <w:sz w:val="22"/>
                <w:szCs w:val="22"/>
              </w:rPr>
              <w:t>This policy Section 4.2</w:t>
            </w:r>
          </w:p>
        </w:tc>
      </w:tr>
      <w:tr w:rsidR="000B5938" w:rsidRPr="00130FF7" w14:paraId="37121BC3"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3444C12" w14:textId="77777777" w:rsidR="000B5938" w:rsidRPr="00130FF7" w:rsidRDefault="00AE76D4">
            <w:pPr>
              <w:rPr>
                <w:sz w:val="22"/>
                <w:szCs w:val="22"/>
              </w:rPr>
            </w:pPr>
            <w:r w:rsidRPr="00130FF7">
              <w:rPr>
                <w:sz w:val="22"/>
                <w:szCs w:val="22"/>
              </w:rPr>
              <w:t>Fraud prevention &amp; internal controls</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E27181E" w14:textId="77777777" w:rsidR="000B5938" w:rsidRPr="00130FF7" w:rsidRDefault="00AE76D4">
            <w:pPr>
              <w:rPr>
                <w:sz w:val="22"/>
                <w:szCs w:val="22"/>
              </w:rPr>
            </w:pPr>
            <w:r w:rsidRPr="00130FF7">
              <w:rPr>
                <w:sz w:val="22"/>
                <w:szCs w:val="22"/>
              </w:rPr>
              <w:t>Accounting, logistics, warehouse management, purchasing — annually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CD51EFA" w14:textId="77777777" w:rsidR="000B5938" w:rsidRPr="00130FF7" w:rsidRDefault="00AE76D4">
            <w:pPr>
              <w:rPr>
                <w:sz w:val="22"/>
                <w:szCs w:val="22"/>
              </w:rPr>
            </w:pPr>
            <w:r w:rsidRPr="00130FF7">
              <w:rPr>
                <w:sz w:val="22"/>
                <w:szCs w:val="22"/>
              </w:rPr>
              <w:t>This policy Section 4.3; SOP-16.01</w:t>
            </w:r>
          </w:p>
        </w:tc>
      </w:tr>
      <w:tr w:rsidR="000B5938" w:rsidRPr="00130FF7" w14:paraId="2042E847"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CBFD17E" w14:textId="77777777" w:rsidR="000B5938" w:rsidRPr="00130FF7" w:rsidRDefault="00AE76D4">
            <w:pPr>
              <w:rPr>
                <w:sz w:val="22"/>
                <w:szCs w:val="22"/>
              </w:rPr>
            </w:pPr>
            <w:r w:rsidRPr="00130FF7">
              <w:rPr>
                <w:sz w:val="22"/>
                <w:szCs w:val="22"/>
              </w:rPr>
              <w:t>Anti-money-laundering (AML) red-flag awareness</w:t>
            </w:r>
          </w:p>
        </w:tc>
        <w:tc>
          <w:tcPr>
            <w:tcW w:w="44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5D4BDD0" w14:textId="77777777" w:rsidR="000B5938" w:rsidRPr="00130FF7" w:rsidRDefault="00AE76D4">
            <w:pPr>
              <w:rPr>
                <w:sz w:val="22"/>
                <w:szCs w:val="22"/>
              </w:rPr>
            </w:pPr>
            <w:r w:rsidRPr="00130FF7">
              <w:rPr>
                <w:sz w:val="22"/>
                <w:szCs w:val="22"/>
              </w:rPr>
              <w:t>Accounting, purchasing, management — annually</w:t>
            </w:r>
          </w:p>
        </w:tc>
        <w:tc>
          <w:tcPr>
            <w:tcW w:w="2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D82DC1B" w14:textId="77777777" w:rsidR="000B5938" w:rsidRPr="00130FF7" w:rsidRDefault="00AE76D4">
            <w:pPr>
              <w:rPr>
                <w:sz w:val="22"/>
                <w:szCs w:val="22"/>
              </w:rPr>
            </w:pPr>
            <w:r w:rsidRPr="00130FF7">
              <w:rPr>
                <w:sz w:val="22"/>
                <w:szCs w:val="22"/>
              </w:rPr>
              <w:t>GwG; this policy Section 4.4</w:t>
            </w:r>
          </w:p>
        </w:tc>
      </w:tr>
      <w:tr w:rsidR="000B5938" w:rsidRPr="00130FF7" w14:paraId="4605A2DC"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1D5B7FF" w14:textId="77777777" w:rsidR="000B5938" w:rsidRPr="00130FF7" w:rsidRDefault="00AE76D4">
            <w:pPr>
              <w:rPr>
                <w:sz w:val="22"/>
                <w:szCs w:val="22"/>
              </w:rPr>
            </w:pPr>
            <w:r w:rsidRPr="00130FF7">
              <w:rPr>
                <w:sz w:val="22"/>
                <w:szCs w:val="22"/>
              </w:rPr>
              <w:t>GDPR &amp; data protection</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F008110" w14:textId="77777777" w:rsidR="000B5938" w:rsidRPr="00130FF7" w:rsidRDefault="00AE76D4">
            <w:pPr>
              <w:rPr>
                <w:sz w:val="22"/>
                <w:szCs w:val="22"/>
              </w:rPr>
            </w:pPr>
            <w:r w:rsidRPr="00130FF7">
              <w:rPr>
                <w:sz w:val="22"/>
                <w:szCs w:val="22"/>
              </w:rPr>
              <w:t>All employees — upon induction and annually</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1640AF9" w14:textId="77777777" w:rsidR="000B5938" w:rsidRPr="00130FF7" w:rsidRDefault="00AE76D4">
            <w:pPr>
              <w:rPr>
                <w:sz w:val="22"/>
                <w:szCs w:val="22"/>
              </w:rPr>
            </w:pPr>
            <w:r w:rsidRPr="00130FF7">
              <w:rPr>
                <w:sz w:val="22"/>
                <w:szCs w:val="22"/>
              </w:rPr>
              <w:t>GDPR; BDSG; SOP-03.03</w:t>
            </w:r>
          </w:p>
        </w:tc>
      </w:tr>
      <w:tr w:rsidR="000B5938" w:rsidRPr="00130FF7" w14:paraId="1E5171B1"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145B8CC" w14:textId="77777777" w:rsidR="000B5938" w:rsidRPr="00130FF7" w:rsidRDefault="00AE76D4">
            <w:pPr>
              <w:rPr>
                <w:sz w:val="22"/>
                <w:szCs w:val="22"/>
              </w:rPr>
            </w:pPr>
            <w:r w:rsidRPr="00130FF7">
              <w:rPr>
                <w:sz w:val="22"/>
                <w:szCs w:val="22"/>
              </w:rPr>
              <w:t>GMP data integrity</w:t>
            </w:r>
          </w:p>
        </w:tc>
        <w:tc>
          <w:tcPr>
            <w:tcW w:w="44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ACF5302" w14:textId="77777777" w:rsidR="000B5938" w:rsidRPr="00130FF7" w:rsidRDefault="00AE76D4">
            <w:pPr>
              <w:rPr>
                <w:sz w:val="22"/>
                <w:szCs w:val="22"/>
              </w:rPr>
            </w:pPr>
            <w:r w:rsidRPr="00130FF7">
              <w:rPr>
                <w:sz w:val="22"/>
                <w:szCs w:val="22"/>
              </w:rPr>
              <w:t xml:space="preserve">Production, quality, warehouse, IT — upon induction, role change and </w:t>
            </w:r>
            <w:r w:rsidRPr="00130FF7">
              <w:rPr>
                <w:sz w:val="22"/>
                <w:szCs w:val="22"/>
              </w:rPr>
              <w:t>annually</w:t>
            </w:r>
          </w:p>
        </w:tc>
        <w:tc>
          <w:tcPr>
            <w:tcW w:w="2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EB058F5" w14:textId="77777777" w:rsidR="000B5938" w:rsidRPr="00130FF7" w:rsidRDefault="00AE76D4">
            <w:pPr>
              <w:rPr>
                <w:sz w:val="22"/>
                <w:szCs w:val="22"/>
              </w:rPr>
            </w:pPr>
            <w:r w:rsidRPr="00130FF7">
              <w:rPr>
                <w:sz w:val="22"/>
                <w:szCs w:val="22"/>
              </w:rPr>
              <w:t>EU GMP Annex 11; SOP-10.03; SOP-10.04</w:t>
            </w:r>
          </w:p>
        </w:tc>
      </w:tr>
      <w:tr w:rsidR="000B5938" w:rsidRPr="00130FF7" w14:paraId="75CFFA05"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583601A" w14:textId="77777777" w:rsidR="000B5938" w:rsidRPr="00130FF7" w:rsidRDefault="00AE76D4">
            <w:pPr>
              <w:rPr>
                <w:sz w:val="22"/>
                <w:szCs w:val="22"/>
              </w:rPr>
            </w:pPr>
            <w:r w:rsidRPr="00130FF7">
              <w:rPr>
                <w:sz w:val="22"/>
                <w:szCs w:val="22"/>
              </w:rPr>
              <w:lastRenderedPageBreak/>
              <w:t>HinSchG whistleblower procedure</w:t>
            </w:r>
          </w:p>
        </w:tc>
        <w:tc>
          <w:tcPr>
            <w:tcW w:w="4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C0AA642" w14:textId="77777777" w:rsidR="000B5938" w:rsidRPr="00130FF7" w:rsidRDefault="00AE76D4">
            <w:pPr>
              <w:rPr>
                <w:sz w:val="22"/>
                <w:szCs w:val="22"/>
              </w:rPr>
            </w:pPr>
            <w:r w:rsidRPr="00130FF7">
              <w:rPr>
                <w:sz w:val="22"/>
                <w:szCs w:val="22"/>
              </w:rPr>
              <w:t>All employees — upon induction and at each significant update</w:t>
            </w:r>
          </w:p>
        </w:tc>
        <w:tc>
          <w:tcPr>
            <w:tcW w:w="2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F98D92B" w14:textId="77777777" w:rsidR="000B5938" w:rsidRPr="00130FF7" w:rsidRDefault="00AE76D4">
            <w:pPr>
              <w:rPr>
                <w:sz w:val="22"/>
                <w:szCs w:val="22"/>
              </w:rPr>
            </w:pPr>
            <w:r w:rsidRPr="00130FF7">
              <w:rPr>
                <w:sz w:val="22"/>
                <w:szCs w:val="22"/>
              </w:rPr>
              <w:t>HinSchG; this policy Section 5</w:t>
            </w:r>
          </w:p>
        </w:tc>
      </w:tr>
    </w:tbl>
    <w:p w14:paraId="46B782E2" w14:textId="77777777" w:rsidR="000B5938" w:rsidRPr="00130FF7" w:rsidRDefault="000B5938">
      <w:pPr>
        <w:spacing w:after="200"/>
        <w:rPr>
          <w:sz w:val="22"/>
          <w:szCs w:val="22"/>
        </w:rPr>
      </w:pPr>
    </w:p>
    <w:p w14:paraId="0924F5B1" w14:textId="370D5687" w:rsidR="000B5938" w:rsidRPr="00130FF7" w:rsidRDefault="00AE76D4" w:rsidP="00130FF7">
      <w:pPr>
        <w:pStyle w:val="berschrift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r w:rsidRPr="00130FF7">
        <w:rPr>
          <w:color w:val="1F3864"/>
        </w:rPr>
        <w:t>Responsibilities</w:t>
      </w:r>
    </w:p>
    <w:p w14:paraId="0C051EA2" w14:textId="77777777" w:rsidR="000B5938" w:rsidRPr="00130FF7" w:rsidRDefault="000B5938">
      <w:pPr>
        <w:spacing w:after="60"/>
        <w:rPr>
          <w:sz w:val="22"/>
          <w:szCs w:val="22"/>
        </w:rPr>
      </w:pPr>
    </w:p>
    <w:tbl>
      <w:tblPr>
        <w:tblStyle w:val="af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4800"/>
        <w:gridCol w:w="2238"/>
      </w:tblGrid>
      <w:tr w:rsidR="000B5938" w:rsidRPr="00130FF7" w14:paraId="5D450081"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B74E772" w14:textId="77777777" w:rsidR="000B5938" w:rsidRPr="00130FF7" w:rsidRDefault="00AE76D4">
            <w:pPr>
              <w:rPr>
                <w:sz w:val="22"/>
                <w:szCs w:val="22"/>
              </w:rPr>
            </w:pPr>
            <w:r w:rsidRPr="00130FF7">
              <w:rPr>
                <w:b/>
                <w:bCs/>
                <w:color w:val="1F4E79"/>
                <w:sz w:val="22"/>
                <w:szCs w:val="22"/>
              </w:rPr>
              <w:t>Role / Function</w:t>
            </w:r>
          </w:p>
        </w:tc>
        <w:tc>
          <w:tcPr>
            <w:tcW w:w="4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EDFDBE8" w14:textId="77777777" w:rsidR="000B5938" w:rsidRPr="00130FF7" w:rsidRDefault="00AE76D4">
            <w:pPr>
              <w:rPr>
                <w:sz w:val="22"/>
                <w:szCs w:val="22"/>
              </w:rPr>
            </w:pPr>
            <w:r w:rsidRPr="00130FF7">
              <w:rPr>
                <w:b/>
                <w:bCs/>
                <w:color w:val="1F4E79"/>
                <w:sz w:val="22"/>
                <w:szCs w:val="22"/>
              </w:rPr>
              <w:t>Responsibility</w:t>
            </w:r>
          </w:p>
        </w:tc>
        <w:tc>
          <w:tcPr>
            <w:tcW w:w="22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D03FE71" w14:textId="77777777" w:rsidR="000B5938" w:rsidRPr="00130FF7" w:rsidRDefault="00AE76D4">
            <w:pPr>
              <w:rPr>
                <w:sz w:val="22"/>
                <w:szCs w:val="22"/>
              </w:rPr>
            </w:pPr>
            <w:r w:rsidRPr="00130FF7">
              <w:rPr>
                <w:b/>
                <w:bCs/>
                <w:color w:val="1F4E79"/>
                <w:sz w:val="22"/>
                <w:szCs w:val="22"/>
              </w:rPr>
              <w:t>Reports to</w:t>
            </w:r>
          </w:p>
        </w:tc>
      </w:tr>
      <w:tr w:rsidR="000B5938" w:rsidRPr="00130FF7" w14:paraId="4491ABFE"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B312B55" w14:textId="77777777" w:rsidR="000B5938" w:rsidRPr="00130FF7" w:rsidRDefault="00AE76D4">
            <w:pPr>
              <w:rPr>
                <w:sz w:val="22"/>
                <w:szCs w:val="22"/>
              </w:rPr>
            </w:pPr>
            <w:r w:rsidRPr="00130FF7">
              <w:rPr>
                <w:sz w:val="22"/>
                <w:szCs w:val="22"/>
              </w:rPr>
              <w:t>Management</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85826E1" w14:textId="77777777" w:rsidR="000B5938" w:rsidRPr="00130FF7" w:rsidRDefault="00AE76D4">
            <w:pPr>
              <w:rPr>
                <w:sz w:val="22"/>
                <w:szCs w:val="22"/>
              </w:rPr>
            </w:pPr>
            <w:r w:rsidRPr="00130FF7">
              <w:rPr>
                <w:sz w:val="22"/>
                <w:szCs w:val="22"/>
              </w:rPr>
              <w:t>Overall responsibility; approval and annual review of policy; approval of sensitive transactions; management review; role-model function; provision of compliance resources</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8D87F20" w14:textId="77777777" w:rsidR="000B5938" w:rsidRPr="00130FF7" w:rsidRDefault="00AE76D4">
            <w:pPr>
              <w:rPr>
                <w:sz w:val="22"/>
                <w:szCs w:val="22"/>
              </w:rPr>
            </w:pPr>
            <w:r w:rsidRPr="00130FF7">
              <w:rPr>
                <w:sz w:val="22"/>
                <w:szCs w:val="22"/>
              </w:rPr>
              <w:t>External stakeholders / Board</w:t>
            </w:r>
          </w:p>
        </w:tc>
      </w:tr>
      <w:tr w:rsidR="000B5938" w:rsidRPr="00130FF7" w14:paraId="5EA128A2" w14:textId="77777777">
        <w:tc>
          <w:tcPr>
            <w:tcW w:w="2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380000C" w14:textId="77777777" w:rsidR="000B5938" w:rsidRPr="00130FF7" w:rsidRDefault="00AE76D4">
            <w:pPr>
              <w:rPr>
                <w:sz w:val="22"/>
                <w:szCs w:val="22"/>
              </w:rPr>
            </w:pPr>
            <w:r w:rsidRPr="00130FF7">
              <w:rPr>
                <w:sz w:val="22"/>
                <w:szCs w:val="22"/>
              </w:rPr>
              <w:t>Compliance / Ethics Officer</w:t>
            </w:r>
          </w:p>
        </w:tc>
        <w:tc>
          <w:tcPr>
            <w:tcW w:w="4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08E9EDC" w14:textId="77777777" w:rsidR="000B5938" w:rsidRPr="00130FF7" w:rsidRDefault="00AE76D4">
            <w:pPr>
              <w:rPr>
                <w:sz w:val="22"/>
                <w:szCs w:val="22"/>
              </w:rPr>
            </w:pPr>
            <w:r w:rsidRPr="00130FF7">
              <w:rPr>
                <w:sz w:val="22"/>
                <w:szCs w:val="22"/>
              </w:rPr>
              <w:t xml:space="preserve">Maintenance and </w:t>
            </w:r>
            <w:r w:rsidRPr="00130FF7">
              <w:rPr>
                <w:sz w:val="22"/>
                <w:szCs w:val="22"/>
              </w:rPr>
              <w:t>updating of policy; corruption risk assessment; gifts &amp; entertainment register; conflict of interest declaration management; reporting to management</w:t>
            </w:r>
          </w:p>
        </w:tc>
        <w:tc>
          <w:tcPr>
            <w:tcW w:w="2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A7110DF" w14:textId="77777777" w:rsidR="000B5938" w:rsidRPr="00130FF7" w:rsidRDefault="00AE76D4">
            <w:pPr>
              <w:rPr>
                <w:sz w:val="22"/>
                <w:szCs w:val="22"/>
              </w:rPr>
            </w:pPr>
            <w:r w:rsidRPr="00130FF7">
              <w:rPr>
                <w:sz w:val="22"/>
                <w:szCs w:val="22"/>
              </w:rPr>
              <w:t>Management</w:t>
            </w:r>
          </w:p>
        </w:tc>
      </w:tr>
      <w:tr w:rsidR="000B5938" w:rsidRPr="00130FF7" w14:paraId="7E8CB384"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7A0AA56" w14:textId="77777777" w:rsidR="000B5938" w:rsidRPr="00130FF7" w:rsidRDefault="00AE76D4">
            <w:pPr>
              <w:rPr>
                <w:sz w:val="22"/>
                <w:szCs w:val="22"/>
              </w:rPr>
            </w:pPr>
            <w:r w:rsidRPr="00130FF7">
              <w:rPr>
                <w:sz w:val="22"/>
                <w:szCs w:val="22"/>
              </w:rPr>
              <w:t>HinSchG Officer</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9B39D21" w14:textId="77777777" w:rsidR="000B5938" w:rsidRPr="00130FF7" w:rsidRDefault="00AE76D4">
            <w:pPr>
              <w:rPr>
                <w:sz w:val="22"/>
                <w:szCs w:val="22"/>
              </w:rPr>
            </w:pPr>
            <w:r w:rsidRPr="00130FF7">
              <w:rPr>
                <w:sz w:val="22"/>
                <w:szCs w:val="22"/>
              </w:rPr>
              <w:t xml:space="preserve">Receipt and independent processing of reports; confidentiality; </w:t>
            </w:r>
            <w:r w:rsidRPr="00130FF7">
              <w:rPr>
                <w:sz w:val="22"/>
                <w:szCs w:val="22"/>
              </w:rPr>
              <w:t>follow-up measures; feedback to whistleblowers; 3-year retention</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A9FC672" w14:textId="77777777" w:rsidR="000B5938" w:rsidRPr="00130FF7" w:rsidRDefault="00AE76D4">
            <w:pPr>
              <w:rPr>
                <w:sz w:val="22"/>
                <w:szCs w:val="22"/>
              </w:rPr>
            </w:pPr>
            <w:r w:rsidRPr="00130FF7">
              <w:rPr>
                <w:sz w:val="22"/>
                <w:szCs w:val="22"/>
              </w:rPr>
              <w:t>Management (independently)</w:t>
            </w:r>
          </w:p>
        </w:tc>
      </w:tr>
      <w:tr w:rsidR="000B5938" w:rsidRPr="00130FF7" w14:paraId="014EC900" w14:textId="77777777">
        <w:tc>
          <w:tcPr>
            <w:tcW w:w="2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6CFC051" w14:textId="77777777" w:rsidR="000B5938" w:rsidRPr="00130FF7" w:rsidRDefault="00AE76D4">
            <w:pPr>
              <w:rPr>
                <w:sz w:val="22"/>
                <w:szCs w:val="22"/>
              </w:rPr>
            </w:pPr>
            <w:r w:rsidRPr="00130FF7">
              <w:rPr>
                <w:sz w:val="22"/>
                <w:szCs w:val="22"/>
              </w:rPr>
              <w:t>Quality Management Officer (QMO)</w:t>
            </w:r>
          </w:p>
        </w:tc>
        <w:tc>
          <w:tcPr>
            <w:tcW w:w="4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B11DCE3" w14:textId="43A8B889" w:rsidR="000B5938" w:rsidRPr="00130FF7" w:rsidRDefault="00AE76D4">
            <w:pPr>
              <w:rPr>
                <w:sz w:val="22"/>
                <w:szCs w:val="22"/>
              </w:rPr>
            </w:pPr>
            <w:r w:rsidRPr="00130FF7">
              <w:rPr>
                <w:sz w:val="22"/>
                <w:szCs w:val="22"/>
              </w:rPr>
              <w:t xml:space="preserve">Integration into QMS documentation; data integrity controls; internal audits; document control; </w:t>
            </w:r>
          </w:p>
        </w:tc>
        <w:tc>
          <w:tcPr>
            <w:tcW w:w="2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753B4E1" w14:textId="77777777" w:rsidR="000B5938" w:rsidRPr="00130FF7" w:rsidRDefault="00AE76D4">
            <w:pPr>
              <w:rPr>
                <w:sz w:val="22"/>
                <w:szCs w:val="22"/>
              </w:rPr>
            </w:pPr>
            <w:r w:rsidRPr="00130FF7">
              <w:rPr>
                <w:sz w:val="22"/>
                <w:szCs w:val="22"/>
              </w:rPr>
              <w:t>Management / Compliance</w:t>
            </w:r>
          </w:p>
        </w:tc>
      </w:tr>
      <w:tr w:rsidR="000B5938" w:rsidRPr="00130FF7" w14:paraId="6CFC9456"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681AD63" w14:textId="77777777" w:rsidR="000B5938" w:rsidRPr="00130FF7" w:rsidRDefault="00AE76D4">
            <w:pPr>
              <w:rPr>
                <w:sz w:val="22"/>
                <w:szCs w:val="22"/>
              </w:rPr>
            </w:pPr>
            <w:r w:rsidRPr="00130FF7">
              <w:rPr>
                <w:sz w:val="22"/>
                <w:szCs w:val="22"/>
              </w:rPr>
              <w:t>HR Management</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7E58521" w14:textId="77777777" w:rsidR="000B5938" w:rsidRPr="00130FF7" w:rsidRDefault="00AE76D4">
            <w:pPr>
              <w:rPr>
                <w:sz w:val="22"/>
                <w:szCs w:val="22"/>
              </w:rPr>
            </w:pPr>
            <w:r w:rsidRPr="00130FF7">
              <w:rPr>
                <w:sz w:val="22"/>
                <w:szCs w:val="22"/>
              </w:rPr>
              <w:t xml:space="preserve">Training organisation; induction of new employees; conflict of interest declarations; GDPR employee record </w:t>
            </w:r>
            <w:r w:rsidRPr="00130FF7">
              <w:rPr>
                <w:sz w:val="22"/>
                <w:szCs w:val="22"/>
              </w:rPr>
              <w:t>management; access revocation on departure</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B314A4F" w14:textId="77777777" w:rsidR="000B5938" w:rsidRPr="00130FF7" w:rsidRDefault="00AE76D4">
            <w:pPr>
              <w:rPr>
                <w:sz w:val="22"/>
                <w:szCs w:val="22"/>
              </w:rPr>
            </w:pPr>
            <w:r w:rsidRPr="00130FF7">
              <w:rPr>
                <w:sz w:val="22"/>
                <w:szCs w:val="22"/>
              </w:rPr>
              <w:t>Management / QMO</w:t>
            </w:r>
          </w:p>
        </w:tc>
      </w:tr>
      <w:tr w:rsidR="000B5938" w:rsidRPr="00130FF7" w14:paraId="3B5E7C00" w14:textId="77777777">
        <w:tc>
          <w:tcPr>
            <w:tcW w:w="2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0D386B4" w14:textId="77777777" w:rsidR="000B5938" w:rsidRPr="00130FF7" w:rsidRDefault="00AE76D4">
            <w:pPr>
              <w:rPr>
                <w:sz w:val="22"/>
                <w:szCs w:val="22"/>
              </w:rPr>
            </w:pPr>
            <w:r w:rsidRPr="00130FF7">
              <w:rPr>
                <w:sz w:val="22"/>
                <w:szCs w:val="22"/>
              </w:rPr>
              <w:t>Purchasing / Sales</w:t>
            </w:r>
          </w:p>
        </w:tc>
        <w:tc>
          <w:tcPr>
            <w:tcW w:w="4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DE36AC0" w14:textId="77777777" w:rsidR="000B5938" w:rsidRPr="00130FF7" w:rsidRDefault="00AE76D4">
            <w:pPr>
              <w:rPr>
                <w:sz w:val="22"/>
                <w:szCs w:val="22"/>
              </w:rPr>
            </w:pPr>
            <w:r w:rsidRPr="00130FF7">
              <w:rPr>
                <w:sz w:val="22"/>
                <w:szCs w:val="22"/>
              </w:rPr>
              <w:t>Compliance with anti-corruption rules; KYC and supplier screening; anti-corruption clauses; gifts &amp; entertainment reporting</w:t>
            </w:r>
          </w:p>
        </w:tc>
        <w:tc>
          <w:tcPr>
            <w:tcW w:w="2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8832CE7" w14:textId="77777777" w:rsidR="000B5938" w:rsidRPr="00130FF7" w:rsidRDefault="00AE76D4">
            <w:pPr>
              <w:rPr>
                <w:sz w:val="22"/>
                <w:szCs w:val="22"/>
              </w:rPr>
            </w:pPr>
            <w:r w:rsidRPr="00130FF7">
              <w:rPr>
                <w:sz w:val="22"/>
                <w:szCs w:val="22"/>
              </w:rPr>
              <w:t>Management / Compliance</w:t>
            </w:r>
          </w:p>
        </w:tc>
      </w:tr>
      <w:tr w:rsidR="000B5938" w:rsidRPr="00130FF7" w14:paraId="7B6068AB" w14:textId="77777777">
        <w:tc>
          <w:tcPr>
            <w:tcW w:w="2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2C7DCEC" w14:textId="77777777" w:rsidR="000B5938" w:rsidRPr="00130FF7" w:rsidRDefault="00AE76D4">
            <w:pPr>
              <w:rPr>
                <w:sz w:val="22"/>
                <w:szCs w:val="22"/>
              </w:rPr>
            </w:pPr>
            <w:r w:rsidRPr="00130FF7">
              <w:rPr>
                <w:sz w:val="22"/>
                <w:szCs w:val="22"/>
              </w:rPr>
              <w:t>IT / Systems</w:t>
            </w:r>
          </w:p>
        </w:tc>
        <w:tc>
          <w:tcPr>
            <w:tcW w:w="4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8732A2B" w14:textId="77777777" w:rsidR="000B5938" w:rsidRPr="00130FF7" w:rsidRDefault="00AE76D4">
            <w:pPr>
              <w:rPr>
                <w:sz w:val="22"/>
                <w:szCs w:val="22"/>
              </w:rPr>
            </w:pPr>
            <w:r w:rsidRPr="00130FF7">
              <w:rPr>
                <w:sz w:val="22"/>
                <w:szCs w:val="22"/>
              </w:rPr>
              <w:t>Role-based access controls; audit trail maintenance; prompt access revocation; technical and organisational data security measures</w:t>
            </w:r>
          </w:p>
        </w:tc>
        <w:tc>
          <w:tcPr>
            <w:tcW w:w="22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52584B2" w14:textId="77777777" w:rsidR="000B5938" w:rsidRPr="00130FF7" w:rsidRDefault="00AE76D4">
            <w:pPr>
              <w:rPr>
                <w:sz w:val="22"/>
                <w:szCs w:val="22"/>
              </w:rPr>
            </w:pPr>
            <w:r w:rsidRPr="00130FF7">
              <w:rPr>
                <w:sz w:val="22"/>
                <w:szCs w:val="22"/>
              </w:rPr>
              <w:t>Management / QMO</w:t>
            </w:r>
          </w:p>
        </w:tc>
      </w:tr>
      <w:tr w:rsidR="000B5938" w:rsidRPr="00130FF7" w14:paraId="2A79FF32" w14:textId="77777777">
        <w:tc>
          <w:tcPr>
            <w:tcW w:w="2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C9C5751" w14:textId="77777777" w:rsidR="000B5938" w:rsidRPr="00130FF7" w:rsidRDefault="00AE76D4">
            <w:pPr>
              <w:rPr>
                <w:sz w:val="22"/>
                <w:szCs w:val="22"/>
              </w:rPr>
            </w:pPr>
            <w:r w:rsidRPr="00130FF7">
              <w:rPr>
                <w:sz w:val="22"/>
                <w:szCs w:val="22"/>
              </w:rPr>
              <w:t>All Employees</w:t>
            </w:r>
          </w:p>
        </w:tc>
        <w:tc>
          <w:tcPr>
            <w:tcW w:w="4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4CE872E" w14:textId="77777777" w:rsidR="000B5938" w:rsidRPr="00130FF7" w:rsidRDefault="00AE76D4">
            <w:pPr>
              <w:rPr>
                <w:sz w:val="22"/>
                <w:szCs w:val="22"/>
              </w:rPr>
            </w:pPr>
            <w:r w:rsidRPr="00130FF7">
              <w:rPr>
                <w:sz w:val="22"/>
                <w:szCs w:val="22"/>
              </w:rPr>
              <w:t xml:space="preserve">Compliance with this policy; reporting of violations without fear of retaliation; </w:t>
            </w:r>
            <w:r w:rsidRPr="00130FF7">
              <w:rPr>
                <w:sz w:val="22"/>
                <w:szCs w:val="22"/>
              </w:rPr>
              <w:t>participation in training; disclosure of conflicts of interest</w:t>
            </w:r>
          </w:p>
        </w:tc>
        <w:tc>
          <w:tcPr>
            <w:tcW w:w="22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224D7DD" w14:textId="77777777" w:rsidR="000B5938" w:rsidRPr="00130FF7" w:rsidRDefault="00AE76D4">
            <w:pPr>
              <w:rPr>
                <w:sz w:val="22"/>
                <w:szCs w:val="22"/>
              </w:rPr>
            </w:pPr>
            <w:r w:rsidRPr="00130FF7">
              <w:rPr>
                <w:sz w:val="22"/>
                <w:szCs w:val="22"/>
              </w:rPr>
              <w:t>Line Manager / HR / HinSchG Officer</w:t>
            </w:r>
          </w:p>
        </w:tc>
      </w:tr>
    </w:tbl>
    <w:p w14:paraId="253FE6B3" w14:textId="77777777" w:rsidR="000B5938" w:rsidRPr="00130FF7" w:rsidRDefault="000B5938">
      <w:pPr>
        <w:spacing w:after="200"/>
        <w:rPr>
          <w:sz w:val="22"/>
          <w:szCs w:val="22"/>
        </w:rPr>
      </w:pPr>
    </w:p>
    <w:p w14:paraId="1F822A16" w14:textId="1C1B01A4" w:rsidR="000B5938" w:rsidRPr="00130FF7" w:rsidRDefault="00AE76D4" w:rsidP="00130FF7">
      <w:pPr>
        <w:pStyle w:val="berschrift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r w:rsidRPr="00130FF7">
        <w:rPr>
          <w:color w:val="1F3864"/>
        </w:rPr>
        <w:t>Consequences of Violations</w:t>
      </w:r>
    </w:p>
    <w:p w14:paraId="41ACAC65" w14:textId="77777777" w:rsidR="00130FF7" w:rsidRDefault="00130FF7">
      <w:pPr>
        <w:spacing w:after="120"/>
        <w:rPr>
          <w:sz w:val="22"/>
          <w:szCs w:val="22"/>
        </w:rPr>
      </w:pPr>
    </w:p>
    <w:p w14:paraId="7C9003AB" w14:textId="531AAEB1" w:rsidR="000B5938" w:rsidRPr="00130FF7" w:rsidRDefault="00AE76D4">
      <w:pPr>
        <w:spacing w:after="120"/>
        <w:rPr>
          <w:sz w:val="22"/>
          <w:szCs w:val="22"/>
        </w:rPr>
      </w:pPr>
      <w:r w:rsidRPr="00130FF7">
        <w:rPr>
          <w:sz w:val="22"/>
          <w:szCs w:val="22"/>
        </w:rPr>
        <w:t xml:space="preserve">Violations of this policy will be sanctioned in proportion to their severity and may result in the following </w:t>
      </w:r>
      <w:r w:rsidRPr="00130FF7">
        <w:rPr>
          <w:sz w:val="22"/>
          <w:szCs w:val="22"/>
        </w:rPr>
        <w:t>consequences:</w:t>
      </w:r>
    </w:p>
    <w:p w14:paraId="3BE9A484" w14:textId="77777777" w:rsidR="000B5938" w:rsidRPr="00130FF7" w:rsidRDefault="000B5938">
      <w:pPr>
        <w:spacing w:after="60"/>
        <w:rPr>
          <w:sz w:val="22"/>
          <w:szCs w:val="22"/>
        </w:rPr>
      </w:pPr>
    </w:p>
    <w:tbl>
      <w:tblPr>
        <w:tblStyle w:val="af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6438"/>
      </w:tblGrid>
      <w:tr w:rsidR="000B5938" w:rsidRPr="00130FF7" w14:paraId="5A8D0553" w14:textId="77777777">
        <w:trPr>
          <w:tblHeader/>
        </w:trPr>
        <w:tc>
          <w:tcPr>
            <w:tcW w:w="3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D593D4A" w14:textId="77777777" w:rsidR="000B5938" w:rsidRPr="00130FF7" w:rsidRDefault="00AE76D4">
            <w:pPr>
              <w:rPr>
                <w:sz w:val="22"/>
                <w:szCs w:val="22"/>
              </w:rPr>
            </w:pPr>
            <w:r w:rsidRPr="00130FF7">
              <w:rPr>
                <w:b/>
                <w:bCs/>
                <w:color w:val="1F4E79"/>
                <w:sz w:val="22"/>
                <w:szCs w:val="22"/>
              </w:rPr>
              <w:lastRenderedPageBreak/>
              <w:t>Consequence Type</w:t>
            </w:r>
          </w:p>
        </w:tc>
        <w:tc>
          <w:tcPr>
            <w:tcW w:w="64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3390F17D" w14:textId="77777777" w:rsidR="000B5938" w:rsidRPr="00130FF7" w:rsidRDefault="00AE76D4">
            <w:pPr>
              <w:rPr>
                <w:sz w:val="22"/>
                <w:szCs w:val="22"/>
              </w:rPr>
            </w:pPr>
            <w:r w:rsidRPr="00130FF7">
              <w:rPr>
                <w:b/>
                <w:bCs/>
                <w:color w:val="1F4E79"/>
                <w:sz w:val="22"/>
                <w:szCs w:val="22"/>
              </w:rPr>
              <w:t>Description</w:t>
            </w:r>
          </w:p>
        </w:tc>
      </w:tr>
      <w:tr w:rsidR="000B5938" w:rsidRPr="00130FF7" w14:paraId="1F5FF8A9"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F1234D7" w14:textId="77777777" w:rsidR="000B5938" w:rsidRPr="00130FF7" w:rsidRDefault="00AE76D4">
            <w:pPr>
              <w:rPr>
                <w:sz w:val="22"/>
                <w:szCs w:val="22"/>
              </w:rPr>
            </w:pPr>
            <w:r w:rsidRPr="00130FF7">
              <w:rPr>
                <w:sz w:val="22"/>
                <w:szCs w:val="22"/>
              </w:rPr>
              <w:t>Employment law — warning</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8820754" w14:textId="77777777" w:rsidR="000B5938" w:rsidRPr="00130FF7" w:rsidRDefault="00AE76D4">
            <w:pPr>
              <w:rPr>
                <w:sz w:val="22"/>
                <w:szCs w:val="22"/>
              </w:rPr>
            </w:pPr>
            <w:r w:rsidRPr="00130FF7">
              <w:rPr>
                <w:sz w:val="22"/>
                <w:szCs w:val="22"/>
              </w:rPr>
              <w:t>Formal written warning documented in the employee's personnel file</w:t>
            </w:r>
          </w:p>
        </w:tc>
      </w:tr>
      <w:tr w:rsidR="000B5938" w:rsidRPr="00130FF7" w14:paraId="68B1F513"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FD32863" w14:textId="77777777" w:rsidR="000B5938" w:rsidRPr="00130FF7" w:rsidRDefault="00AE76D4">
            <w:pPr>
              <w:rPr>
                <w:sz w:val="22"/>
                <w:szCs w:val="22"/>
              </w:rPr>
            </w:pPr>
            <w:r w:rsidRPr="00130FF7">
              <w:rPr>
                <w:sz w:val="22"/>
                <w:szCs w:val="22"/>
              </w:rPr>
              <w:t>Employment law — disciplinary measures</w:t>
            </w:r>
          </w:p>
        </w:tc>
        <w:tc>
          <w:tcPr>
            <w:tcW w:w="64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2C13243" w14:textId="77777777" w:rsidR="000B5938" w:rsidRPr="00130FF7" w:rsidRDefault="00AE76D4">
            <w:pPr>
              <w:rPr>
                <w:sz w:val="22"/>
                <w:szCs w:val="22"/>
              </w:rPr>
            </w:pPr>
            <w:r w:rsidRPr="00130FF7">
              <w:rPr>
                <w:sz w:val="22"/>
                <w:szCs w:val="22"/>
              </w:rPr>
              <w:t xml:space="preserve">Transfer, change of role, suspension or other disciplinary measures </w:t>
            </w:r>
            <w:r w:rsidRPr="00130FF7">
              <w:rPr>
                <w:sz w:val="22"/>
                <w:szCs w:val="22"/>
              </w:rPr>
              <w:t>proportionate to the severity</w:t>
            </w:r>
          </w:p>
        </w:tc>
      </w:tr>
      <w:tr w:rsidR="000B5938" w:rsidRPr="00130FF7" w14:paraId="03C87E93"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E13D7B6" w14:textId="77777777" w:rsidR="000B5938" w:rsidRPr="00130FF7" w:rsidRDefault="00AE76D4">
            <w:pPr>
              <w:rPr>
                <w:sz w:val="22"/>
                <w:szCs w:val="22"/>
              </w:rPr>
            </w:pPr>
            <w:r w:rsidRPr="00130FF7">
              <w:rPr>
                <w:sz w:val="22"/>
                <w:szCs w:val="22"/>
              </w:rPr>
              <w:t>Employment law — dismissal</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A47139F" w14:textId="77777777" w:rsidR="000B5938" w:rsidRPr="00130FF7" w:rsidRDefault="00AE76D4">
            <w:pPr>
              <w:rPr>
                <w:sz w:val="22"/>
                <w:szCs w:val="22"/>
              </w:rPr>
            </w:pPr>
            <w:r w:rsidRPr="00130FF7">
              <w:rPr>
                <w:sz w:val="22"/>
                <w:szCs w:val="22"/>
              </w:rPr>
              <w:t>Ordinary or extraordinary (immediate) dismissal in the event of serious or repeated violations</w:t>
            </w:r>
          </w:p>
        </w:tc>
      </w:tr>
      <w:tr w:rsidR="000B5938" w:rsidRPr="00130FF7" w14:paraId="067A5700"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DAC8FA4" w14:textId="77777777" w:rsidR="000B5938" w:rsidRPr="00130FF7" w:rsidRDefault="00AE76D4">
            <w:pPr>
              <w:rPr>
                <w:sz w:val="22"/>
                <w:szCs w:val="22"/>
              </w:rPr>
            </w:pPr>
            <w:r w:rsidRPr="00130FF7">
              <w:rPr>
                <w:sz w:val="22"/>
                <w:szCs w:val="22"/>
              </w:rPr>
              <w:t>Civil law — damages</w:t>
            </w:r>
          </w:p>
        </w:tc>
        <w:tc>
          <w:tcPr>
            <w:tcW w:w="64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00F4FEF" w14:textId="77777777" w:rsidR="000B5938" w:rsidRPr="00130FF7" w:rsidRDefault="00AE76D4">
            <w:pPr>
              <w:rPr>
                <w:sz w:val="22"/>
                <w:szCs w:val="22"/>
              </w:rPr>
            </w:pPr>
            <w:r w:rsidRPr="00130FF7">
              <w:rPr>
                <w:sz w:val="22"/>
                <w:szCs w:val="22"/>
              </w:rPr>
              <w:t xml:space="preserve">Claims for damages against the employee or third party where </w:t>
            </w:r>
            <w:r w:rsidRPr="00130FF7">
              <w:rPr>
                <w:sz w:val="22"/>
                <w:szCs w:val="22"/>
              </w:rPr>
              <w:t>quantifiable loss has been caused</w:t>
            </w:r>
          </w:p>
        </w:tc>
      </w:tr>
      <w:tr w:rsidR="000B5938" w:rsidRPr="00130FF7" w14:paraId="1553FDE1"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E683FF1" w14:textId="77777777" w:rsidR="000B5938" w:rsidRPr="00130FF7" w:rsidRDefault="00AE76D4">
            <w:pPr>
              <w:rPr>
                <w:sz w:val="22"/>
                <w:szCs w:val="22"/>
              </w:rPr>
            </w:pPr>
            <w:r w:rsidRPr="00130FF7">
              <w:rPr>
                <w:sz w:val="22"/>
                <w:szCs w:val="22"/>
              </w:rPr>
              <w:t>Criminal law</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069C915" w14:textId="77777777" w:rsidR="000B5938" w:rsidRPr="00130FF7" w:rsidRDefault="00AE76D4">
            <w:pPr>
              <w:rPr>
                <w:sz w:val="22"/>
                <w:szCs w:val="22"/>
              </w:rPr>
            </w:pPr>
            <w:r w:rsidRPr="00130FF7">
              <w:rPr>
                <w:sz w:val="22"/>
                <w:szCs w:val="22"/>
              </w:rPr>
              <w:t>Reporting to competent law enforcement authorities; criminal prosecution may result in fines or custodial sentences</w:t>
            </w:r>
          </w:p>
        </w:tc>
      </w:tr>
      <w:tr w:rsidR="000B5938" w:rsidRPr="00130FF7" w14:paraId="10FB801B"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23F4CA5" w14:textId="77777777" w:rsidR="000B5938" w:rsidRPr="00130FF7" w:rsidRDefault="00AE76D4">
            <w:pPr>
              <w:rPr>
                <w:sz w:val="22"/>
                <w:szCs w:val="22"/>
              </w:rPr>
            </w:pPr>
            <w:r w:rsidRPr="00130FF7">
              <w:rPr>
                <w:sz w:val="22"/>
                <w:szCs w:val="22"/>
              </w:rPr>
              <w:t>Supplier / business partner consequences</w:t>
            </w:r>
          </w:p>
        </w:tc>
        <w:tc>
          <w:tcPr>
            <w:tcW w:w="64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16C40B6" w14:textId="77777777" w:rsidR="000B5938" w:rsidRPr="00130FF7" w:rsidRDefault="00AE76D4">
            <w:pPr>
              <w:rPr>
                <w:sz w:val="22"/>
                <w:szCs w:val="22"/>
              </w:rPr>
            </w:pPr>
            <w:r w:rsidRPr="00130FF7">
              <w:rPr>
                <w:sz w:val="22"/>
                <w:szCs w:val="22"/>
              </w:rPr>
              <w:t xml:space="preserve">Termination of the business </w:t>
            </w:r>
            <w:r w:rsidRPr="00130FF7">
              <w:rPr>
                <w:sz w:val="22"/>
                <w:szCs w:val="22"/>
              </w:rPr>
              <w:t>relationship; blacklisting; activation of contractual audit and termination rights</w:t>
            </w:r>
          </w:p>
        </w:tc>
      </w:tr>
      <w:tr w:rsidR="000B5938" w:rsidRPr="00130FF7" w14:paraId="27DEEA60" w14:textId="77777777">
        <w:tc>
          <w:tcPr>
            <w:tcW w:w="3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B6E3433" w14:textId="77777777" w:rsidR="000B5938" w:rsidRPr="00130FF7" w:rsidRDefault="00AE76D4">
            <w:pPr>
              <w:rPr>
                <w:sz w:val="22"/>
                <w:szCs w:val="22"/>
              </w:rPr>
            </w:pPr>
            <w:r w:rsidRPr="00130FF7">
              <w:rPr>
                <w:sz w:val="22"/>
                <w:szCs w:val="22"/>
              </w:rPr>
              <w:t>Regulatory consequences</w:t>
            </w:r>
          </w:p>
        </w:tc>
        <w:tc>
          <w:tcPr>
            <w:tcW w:w="64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DD53854" w14:textId="77777777" w:rsidR="000B5938" w:rsidRPr="00130FF7" w:rsidRDefault="00AE76D4">
            <w:pPr>
              <w:rPr>
                <w:sz w:val="22"/>
                <w:szCs w:val="22"/>
              </w:rPr>
            </w:pPr>
            <w:r w:rsidRPr="00130FF7">
              <w:rPr>
                <w:sz w:val="22"/>
                <w:szCs w:val="22"/>
              </w:rPr>
              <w:t>Notification of regulatory authorities (e.g. data protection supervisory authorities) where statutory reporting obligations are triggered</w:t>
            </w:r>
          </w:p>
        </w:tc>
      </w:tr>
      <w:tr w:rsidR="000B5938" w:rsidRPr="00130FF7" w14:paraId="58ABE353" w14:textId="77777777">
        <w:tc>
          <w:tcPr>
            <w:tcW w:w="32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DD22218" w14:textId="77777777" w:rsidR="000B5938" w:rsidRPr="00130FF7" w:rsidRDefault="00AE76D4">
            <w:pPr>
              <w:rPr>
                <w:sz w:val="22"/>
                <w:szCs w:val="22"/>
              </w:rPr>
            </w:pPr>
            <w:r w:rsidRPr="00130FF7">
              <w:rPr>
                <w:sz w:val="22"/>
                <w:szCs w:val="22"/>
              </w:rPr>
              <w:t>HinSchG violations</w:t>
            </w:r>
          </w:p>
        </w:tc>
        <w:tc>
          <w:tcPr>
            <w:tcW w:w="64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172B58D" w14:textId="77777777" w:rsidR="000B5938" w:rsidRPr="00130FF7" w:rsidRDefault="00AE76D4">
            <w:pPr>
              <w:rPr>
                <w:sz w:val="22"/>
                <w:szCs w:val="22"/>
              </w:rPr>
            </w:pPr>
            <w:r w:rsidRPr="00130FF7">
              <w:rPr>
                <w:sz w:val="22"/>
                <w:szCs w:val="22"/>
              </w:rPr>
              <w:t>Violations of HinSchG obligations by the reporting office (e.g. retaliation against whistleblowers) may attract fines pursuant to Section 40 HinSchG</w:t>
            </w:r>
          </w:p>
        </w:tc>
      </w:tr>
    </w:tbl>
    <w:p w14:paraId="553CBFCB" w14:textId="77777777" w:rsidR="000B5938" w:rsidRPr="00130FF7" w:rsidRDefault="000B5938">
      <w:pPr>
        <w:spacing w:after="200"/>
        <w:rPr>
          <w:sz w:val="22"/>
          <w:szCs w:val="22"/>
        </w:rPr>
      </w:pPr>
    </w:p>
    <w:p w14:paraId="1696A404" w14:textId="6445DD0C" w:rsidR="000B5938" w:rsidRPr="00130FF7" w:rsidRDefault="00AE76D4" w:rsidP="00130FF7">
      <w:pPr>
        <w:pStyle w:val="berschrift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r w:rsidRPr="00130FF7">
        <w:rPr>
          <w:color w:val="1F3864"/>
        </w:rPr>
        <w:t>Review Mechanism</w:t>
      </w:r>
    </w:p>
    <w:p w14:paraId="3BB86D51" w14:textId="77777777" w:rsidR="000B5938" w:rsidRPr="00130FF7" w:rsidRDefault="000B5938">
      <w:pPr>
        <w:spacing w:after="60"/>
        <w:rPr>
          <w:sz w:val="22"/>
          <w:szCs w:val="22"/>
        </w:rPr>
      </w:pPr>
    </w:p>
    <w:tbl>
      <w:tblPr>
        <w:tblStyle w:val="af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4300"/>
        <w:gridCol w:w="2538"/>
      </w:tblGrid>
      <w:tr w:rsidR="000B5938" w:rsidRPr="00130FF7" w14:paraId="137F957A"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D469A2A" w14:textId="77777777" w:rsidR="000B5938" w:rsidRPr="00130FF7" w:rsidRDefault="00AE76D4">
            <w:pPr>
              <w:rPr>
                <w:sz w:val="22"/>
                <w:szCs w:val="22"/>
              </w:rPr>
            </w:pPr>
            <w:r w:rsidRPr="00130FF7">
              <w:rPr>
                <w:b/>
                <w:bCs/>
                <w:color w:val="1F4E79"/>
                <w:sz w:val="22"/>
                <w:szCs w:val="22"/>
              </w:rPr>
              <w:t>Review Element</w:t>
            </w:r>
          </w:p>
        </w:tc>
        <w:tc>
          <w:tcPr>
            <w:tcW w:w="43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894F9A7" w14:textId="77777777" w:rsidR="000B5938" w:rsidRPr="00130FF7" w:rsidRDefault="00AE76D4">
            <w:pPr>
              <w:rPr>
                <w:sz w:val="22"/>
                <w:szCs w:val="22"/>
              </w:rPr>
            </w:pPr>
            <w:r w:rsidRPr="00130FF7">
              <w:rPr>
                <w:b/>
                <w:bCs/>
                <w:color w:val="1F4E79"/>
                <w:sz w:val="22"/>
                <w:szCs w:val="22"/>
              </w:rPr>
              <w:t>Description</w:t>
            </w:r>
          </w:p>
        </w:tc>
        <w:tc>
          <w:tcPr>
            <w:tcW w:w="25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63A3E94" w14:textId="77777777" w:rsidR="000B5938" w:rsidRPr="00130FF7" w:rsidRDefault="00AE76D4">
            <w:pPr>
              <w:rPr>
                <w:sz w:val="22"/>
                <w:szCs w:val="22"/>
              </w:rPr>
            </w:pPr>
            <w:r w:rsidRPr="00130FF7">
              <w:rPr>
                <w:b/>
                <w:bCs/>
                <w:color w:val="1F4E79"/>
                <w:sz w:val="22"/>
                <w:szCs w:val="22"/>
              </w:rPr>
              <w:t>Frequency</w:t>
            </w:r>
          </w:p>
        </w:tc>
      </w:tr>
      <w:tr w:rsidR="000B5938" w:rsidRPr="00130FF7" w14:paraId="1E489CFD"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0961767" w14:textId="77777777" w:rsidR="000B5938" w:rsidRPr="00130FF7" w:rsidRDefault="00AE76D4">
            <w:pPr>
              <w:rPr>
                <w:sz w:val="22"/>
                <w:szCs w:val="22"/>
              </w:rPr>
            </w:pPr>
            <w:r w:rsidRPr="00130FF7">
              <w:rPr>
                <w:sz w:val="22"/>
                <w:szCs w:val="22"/>
              </w:rPr>
              <w:t>Annual Policy Review</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90C9918" w14:textId="3A5730DC" w:rsidR="000B5938" w:rsidRPr="00130FF7" w:rsidRDefault="00AE76D4">
            <w:pPr>
              <w:rPr>
                <w:sz w:val="22"/>
                <w:szCs w:val="22"/>
              </w:rPr>
            </w:pPr>
            <w:r w:rsidRPr="00130FF7">
              <w:rPr>
                <w:sz w:val="22"/>
                <w:szCs w:val="22"/>
              </w:rPr>
              <w:t>Review for currency and compliance with changes in law (StGB, GwG, HinSchG, GDPR)</w:t>
            </w:r>
          </w:p>
        </w:tc>
        <w:tc>
          <w:tcPr>
            <w:tcW w:w="25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359FCEB" w14:textId="77777777" w:rsidR="000B5938" w:rsidRPr="00130FF7" w:rsidRDefault="00AE76D4">
            <w:pPr>
              <w:rPr>
                <w:sz w:val="22"/>
                <w:szCs w:val="22"/>
              </w:rPr>
            </w:pPr>
            <w:r w:rsidRPr="00130FF7">
              <w:rPr>
                <w:sz w:val="22"/>
                <w:szCs w:val="22"/>
              </w:rPr>
              <w:t>Annually (Q1)</w:t>
            </w:r>
          </w:p>
        </w:tc>
      </w:tr>
      <w:tr w:rsidR="000B5938" w:rsidRPr="00130FF7" w14:paraId="4EBADBAD"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2BB52AD" w14:textId="77777777" w:rsidR="000B5938" w:rsidRPr="00130FF7" w:rsidRDefault="00AE76D4">
            <w:pPr>
              <w:rPr>
                <w:sz w:val="22"/>
                <w:szCs w:val="22"/>
              </w:rPr>
            </w:pPr>
            <w:r w:rsidRPr="00130FF7">
              <w:rPr>
                <w:sz w:val="22"/>
                <w:szCs w:val="22"/>
              </w:rPr>
              <w:t>Corruption Risk Assessment</w:t>
            </w:r>
          </w:p>
        </w:tc>
        <w:tc>
          <w:tcPr>
            <w:tcW w:w="43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75F9C9A" w14:textId="77777777" w:rsidR="000B5938" w:rsidRPr="00130FF7" w:rsidRDefault="00AE76D4">
            <w:pPr>
              <w:rPr>
                <w:sz w:val="22"/>
                <w:szCs w:val="22"/>
              </w:rPr>
            </w:pPr>
            <w:r w:rsidRPr="00130FF7">
              <w:rPr>
                <w:sz w:val="22"/>
                <w:szCs w:val="22"/>
              </w:rPr>
              <w:t>Formal annual assessment covering all risk areas; CAPA plan approved by management</w:t>
            </w:r>
          </w:p>
        </w:tc>
        <w:tc>
          <w:tcPr>
            <w:tcW w:w="25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A078D0C" w14:textId="77777777" w:rsidR="000B5938" w:rsidRPr="00130FF7" w:rsidRDefault="00AE76D4">
            <w:pPr>
              <w:rPr>
                <w:sz w:val="22"/>
                <w:szCs w:val="22"/>
              </w:rPr>
            </w:pPr>
            <w:r w:rsidRPr="00130FF7">
              <w:rPr>
                <w:sz w:val="22"/>
                <w:szCs w:val="22"/>
              </w:rPr>
              <w:t>Annually (Q2)</w:t>
            </w:r>
          </w:p>
        </w:tc>
      </w:tr>
      <w:tr w:rsidR="000B5938" w:rsidRPr="00130FF7" w14:paraId="271041BC"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18A5F46" w14:textId="77777777" w:rsidR="000B5938" w:rsidRPr="00130FF7" w:rsidRDefault="00AE76D4">
            <w:pPr>
              <w:rPr>
                <w:sz w:val="22"/>
                <w:szCs w:val="22"/>
              </w:rPr>
            </w:pPr>
            <w:r w:rsidRPr="00130FF7">
              <w:rPr>
                <w:sz w:val="22"/>
                <w:szCs w:val="22"/>
              </w:rPr>
              <w:t>Management Review</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476020E" w14:textId="77777777" w:rsidR="000B5938" w:rsidRPr="00130FF7" w:rsidRDefault="00AE76D4">
            <w:pPr>
              <w:rPr>
                <w:sz w:val="22"/>
                <w:szCs w:val="22"/>
              </w:rPr>
            </w:pPr>
            <w:r w:rsidRPr="00130FF7">
              <w:rPr>
                <w:sz w:val="22"/>
                <w:szCs w:val="22"/>
              </w:rPr>
              <w:t>Integration of ethics and compliance KPIs into annual QM management review</w:t>
            </w:r>
          </w:p>
        </w:tc>
        <w:tc>
          <w:tcPr>
            <w:tcW w:w="25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E39B638" w14:textId="77777777" w:rsidR="000B5938" w:rsidRPr="00130FF7" w:rsidRDefault="00AE76D4">
            <w:pPr>
              <w:rPr>
                <w:sz w:val="22"/>
                <w:szCs w:val="22"/>
              </w:rPr>
            </w:pPr>
            <w:r w:rsidRPr="00130FF7">
              <w:rPr>
                <w:sz w:val="22"/>
                <w:szCs w:val="22"/>
              </w:rPr>
              <w:t>Annually (Q4)</w:t>
            </w:r>
          </w:p>
        </w:tc>
      </w:tr>
      <w:tr w:rsidR="000B5938" w:rsidRPr="00130FF7" w14:paraId="7B5D80CF"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5B69666" w14:textId="77777777" w:rsidR="000B5938" w:rsidRPr="00130FF7" w:rsidRDefault="00AE76D4">
            <w:pPr>
              <w:rPr>
                <w:sz w:val="22"/>
                <w:szCs w:val="22"/>
              </w:rPr>
            </w:pPr>
            <w:r w:rsidRPr="00130FF7">
              <w:rPr>
                <w:sz w:val="22"/>
                <w:szCs w:val="22"/>
              </w:rPr>
              <w:t>KPI Monitoring</w:t>
            </w:r>
          </w:p>
        </w:tc>
        <w:tc>
          <w:tcPr>
            <w:tcW w:w="43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8B49D5F" w14:textId="77777777" w:rsidR="000B5938" w:rsidRPr="00130FF7" w:rsidRDefault="00AE76D4">
            <w:pPr>
              <w:rPr>
                <w:sz w:val="22"/>
                <w:szCs w:val="22"/>
              </w:rPr>
            </w:pPr>
            <w:r w:rsidRPr="00130FF7">
              <w:rPr>
                <w:sz w:val="22"/>
                <w:szCs w:val="22"/>
              </w:rPr>
              <w:t>Semi-annual review of quantitative targets by QMO / Compliance</w:t>
            </w:r>
          </w:p>
        </w:tc>
        <w:tc>
          <w:tcPr>
            <w:tcW w:w="25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40628F2" w14:textId="77777777" w:rsidR="000B5938" w:rsidRPr="00130FF7" w:rsidRDefault="00AE76D4">
            <w:pPr>
              <w:rPr>
                <w:sz w:val="22"/>
                <w:szCs w:val="22"/>
              </w:rPr>
            </w:pPr>
            <w:r w:rsidRPr="00130FF7">
              <w:rPr>
                <w:sz w:val="22"/>
                <w:szCs w:val="22"/>
              </w:rPr>
              <w:t>Semi-annually</w:t>
            </w:r>
          </w:p>
        </w:tc>
      </w:tr>
      <w:tr w:rsidR="000B5938" w:rsidRPr="00130FF7" w14:paraId="60A0F13D" w14:textId="77777777">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D238E8B" w14:textId="77777777" w:rsidR="000B5938" w:rsidRPr="00130FF7" w:rsidRDefault="00AE76D4">
            <w:pPr>
              <w:rPr>
                <w:sz w:val="22"/>
                <w:szCs w:val="22"/>
              </w:rPr>
            </w:pPr>
            <w:r w:rsidRPr="00130FF7">
              <w:rPr>
                <w:sz w:val="22"/>
                <w:szCs w:val="22"/>
              </w:rPr>
              <w:t>Gifts &amp; Entertainment Register Review</w:t>
            </w:r>
          </w:p>
        </w:tc>
        <w:tc>
          <w:tcPr>
            <w:tcW w:w="43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8204263" w14:textId="77777777" w:rsidR="000B5938" w:rsidRPr="00130FF7" w:rsidRDefault="00AE76D4">
            <w:pPr>
              <w:rPr>
                <w:sz w:val="22"/>
                <w:szCs w:val="22"/>
              </w:rPr>
            </w:pPr>
            <w:r w:rsidRPr="00130FF7">
              <w:rPr>
                <w:sz w:val="22"/>
                <w:szCs w:val="22"/>
              </w:rPr>
              <w:t xml:space="preserve">Annual review of all </w:t>
            </w:r>
            <w:r w:rsidRPr="00130FF7">
              <w:rPr>
                <w:sz w:val="22"/>
                <w:szCs w:val="22"/>
              </w:rPr>
              <w:t>entries; verification of compliance with thresholds and approvals</w:t>
            </w:r>
          </w:p>
        </w:tc>
        <w:tc>
          <w:tcPr>
            <w:tcW w:w="25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89FAC47" w14:textId="77777777" w:rsidR="000B5938" w:rsidRPr="00130FF7" w:rsidRDefault="00AE76D4">
            <w:pPr>
              <w:rPr>
                <w:sz w:val="22"/>
                <w:szCs w:val="22"/>
              </w:rPr>
            </w:pPr>
            <w:r w:rsidRPr="00130FF7">
              <w:rPr>
                <w:sz w:val="22"/>
                <w:szCs w:val="22"/>
              </w:rPr>
              <w:t>Annually (Q4)</w:t>
            </w:r>
          </w:p>
        </w:tc>
      </w:tr>
      <w:tr w:rsidR="000B5938" w:rsidRPr="00130FF7" w14:paraId="171210A2" w14:textId="77777777">
        <w:tc>
          <w:tcPr>
            <w:tcW w:w="2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9539C03" w14:textId="77777777" w:rsidR="000B5938" w:rsidRPr="00130FF7" w:rsidRDefault="00AE76D4">
            <w:pPr>
              <w:rPr>
                <w:sz w:val="22"/>
                <w:szCs w:val="22"/>
              </w:rPr>
            </w:pPr>
            <w:r w:rsidRPr="00130FF7">
              <w:rPr>
                <w:sz w:val="22"/>
                <w:szCs w:val="22"/>
              </w:rPr>
              <w:t>Event-driven Revision</w:t>
            </w:r>
          </w:p>
        </w:tc>
        <w:tc>
          <w:tcPr>
            <w:tcW w:w="43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794D351" w14:textId="3DFA4223" w:rsidR="000B5938" w:rsidRPr="00130FF7" w:rsidRDefault="00AE76D4">
            <w:pPr>
              <w:rPr>
                <w:sz w:val="22"/>
                <w:szCs w:val="22"/>
              </w:rPr>
            </w:pPr>
            <w:r w:rsidRPr="00130FF7">
              <w:rPr>
                <w:sz w:val="22"/>
                <w:szCs w:val="22"/>
              </w:rPr>
              <w:t>In the event of incidents, complaints, new legislation, or supply chain findings</w:t>
            </w:r>
          </w:p>
        </w:tc>
        <w:tc>
          <w:tcPr>
            <w:tcW w:w="25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37B950D" w14:textId="77777777" w:rsidR="000B5938" w:rsidRPr="00130FF7" w:rsidRDefault="00AE76D4">
            <w:pPr>
              <w:rPr>
                <w:sz w:val="22"/>
                <w:szCs w:val="22"/>
              </w:rPr>
            </w:pPr>
            <w:r w:rsidRPr="00130FF7">
              <w:rPr>
                <w:sz w:val="22"/>
                <w:szCs w:val="22"/>
              </w:rPr>
              <w:t>As required (ad hoc)</w:t>
            </w:r>
          </w:p>
        </w:tc>
      </w:tr>
    </w:tbl>
    <w:p w14:paraId="2B14C276" w14:textId="77777777" w:rsidR="000B5938" w:rsidRPr="00130FF7" w:rsidRDefault="000B5938">
      <w:pPr>
        <w:spacing w:after="200"/>
        <w:rPr>
          <w:sz w:val="22"/>
          <w:szCs w:val="22"/>
        </w:rPr>
      </w:pPr>
    </w:p>
    <w:p w14:paraId="5674F7C4" w14:textId="330567DD" w:rsidR="000B5938" w:rsidRPr="00130FF7" w:rsidRDefault="00AE76D4" w:rsidP="00130FF7">
      <w:pPr>
        <w:pStyle w:val="berschrift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r w:rsidRPr="00130FF7">
        <w:rPr>
          <w:color w:val="1F3864"/>
        </w:rPr>
        <w:t>Implementation Action Plan</w:t>
      </w:r>
    </w:p>
    <w:p w14:paraId="4A520080" w14:textId="77777777" w:rsidR="00130FF7" w:rsidRDefault="00130FF7">
      <w:pPr>
        <w:spacing w:after="120"/>
        <w:rPr>
          <w:sz w:val="22"/>
          <w:szCs w:val="22"/>
        </w:rPr>
      </w:pPr>
    </w:p>
    <w:p w14:paraId="4495E9F3" w14:textId="44C806DD" w:rsidR="000B5938" w:rsidRPr="00130FF7" w:rsidRDefault="00AE76D4">
      <w:pPr>
        <w:spacing w:after="120"/>
        <w:rPr>
          <w:sz w:val="22"/>
          <w:szCs w:val="22"/>
        </w:rPr>
      </w:pPr>
      <w:r w:rsidRPr="00130FF7">
        <w:rPr>
          <w:sz w:val="22"/>
          <w:szCs w:val="22"/>
        </w:rPr>
        <w:t xml:space="preserve">The </w:t>
      </w:r>
      <w:r w:rsidRPr="00130FF7">
        <w:rPr>
          <w:sz w:val="22"/>
          <w:szCs w:val="22"/>
        </w:rPr>
        <w:t>following priority measures are to be implemented to fulfil all applicable legal obligations:</w:t>
      </w:r>
    </w:p>
    <w:p w14:paraId="463CF388" w14:textId="77777777" w:rsidR="000B5938" w:rsidRPr="00130FF7" w:rsidRDefault="000B5938">
      <w:pPr>
        <w:spacing w:after="60"/>
        <w:rPr>
          <w:sz w:val="22"/>
          <w:szCs w:val="22"/>
        </w:rPr>
      </w:pPr>
    </w:p>
    <w:tbl>
      <w:tblPr>
        <w:tblStyle w:val="af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5349"/>
        <w:gridCol w:w="1984"/>
        <w:gridCol w:w="1705"/>
      </w:tblGrid>
      <w:tr w:rsidR="000B5938" w:rsidRPr="00130FF7" w14:paraId="7EDC21C5" w14:textId="77777777" w:rsidTr="008A0AAC">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B578398" w14:textId="77777777" w:rsidR="000B5938" w:rsidRPr="00130FF7" w:rsidRDefault="00AE76D4">
            <w:pPr>
              <w:rPr>
                <w:sz w:val="22"/>
                <w:szCs w:val="22"/>
              </w:rPr>
            </w:pPr>
            <w:r w:rsidRPr="00130FF7">
              <w:rPr>
                <w:b/>
                <w:bCs/>
                <w:color w:val="1F4E79"/>
                <w:sz w:val="22"/>
                <w:szCs w:val="22"/>
              </w:rPr>
              <w:lastRenderedPageBreak/>
              <w:t>#</w:t>
            </w:r>
          </w:p>
        </w:tc>
        <w:tc>
          <w:tcPr>
            <w:tcW w:w="5349"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7603A3B" w14:textId="77777777" w:rsidR="000B5938" w:rsidRPr="00130FF7" w:rsidRDefault="00AE76D4">
            <w:pPr>
              <w:rPr>
                <w:sz w:val="22"/>
                <w:szCs w:val="22"/>
              </w:rPr>
            </w:pPr>
            <w:r w:rsidRPr="00130FF7">
              <w:rPr>
                <w:b/>
                <w:bCs/>
                <w:color w:val="1F4E79"/>
                <w:sz w:val="22"/>
                <w:szCs w:val="22"/>
              </w:rPr>
              <w:t>Measure / Commitment</w:t>
            </w:r>
          </w:p>
        </w:tc>
        <w:tc>
          <w:tcPr>
            <w:tcW w:w="1984"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21A6C55F" w14:textId="77777777" w:rsidR="000B5938" w:rsidRPr="00130FF7" w:rsidRDefault="00AE76D4">
            <w:pPr>
              <w:rPr>
                <w:sz w:val="22"/>
                <w:szCs w:val="22"/>
              </w:rPr>
            </w:pPr>
            <w:r w:rsidRPr="00130FF7">
              <w:rPr>
                <w:b/>
                <w:bCs/>
                <w:color w:val="1F4E79"/>
                <w:sz w:val="22"/>
                <w:szCs w:val="22"/>
              </w:rPr>
              <w:t>Responsible</w:t>
            </w:r>
          </w:p>
        </w:tc>
        <w:tc>
          <w:tcPr>
            <w:tcW w:w="1705"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5EEA27C" w14:textId="77777777" w:rsidR="000B5938" w:rsidRPr="00130FF7" w:rsidRDefault="00AE76D4">
            <w:pPr>
              <w:rPr>
                <w:sz w:val="22"/>
                <w:szCs w:val="22"/>
              </w:rPr>
            </w:pPr>
            <w:r w:rsidRPr="00130FF7">
              <w:rPr>
                <w:b/>
                <w:bCs/>
                <w:color w:val="1F4E79"/>
                <w:sz w:val="22"/>
                <w:szCs w:val="22"/>
              </w:rPr>
              <w:t>Deadline</w:t>
            </w:r>
          </w:p>
        </w:tc>
      </w:tr>
      <w:tr w:rsidR="000B5938" w:rsidRPr="00130FF7" w14:paraId="2197B5FF" w14:textId="77777777" w:rsidTr="008A0AAC">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E0881A5" w14:textId="77777777" w:rsidR="000B5938" w:rsidRPr="00130FF7" w:rsidRDefault="00AE76D4">
            <w:pPr>
              <w:rPr>
                <w:sz w:val="22"/>
                <w:szCs w:val="22"/>
              </w:rPr>
            </w:pPr>
            <w:r w:rsidRPr="00130FF7">
              <w:rPr>
                <w:sz w:val="22"/>
                <w:szCs w:val="22"/>
              </w:rPr>
              <w:t>1</w:t>
            </w:r>
          </w:p>
        </w:tc>
        <w:tc>
          <w:tcPr>
            <w:tcW w:w="5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762732F" w14:textId="77777777" w:rsidR="000B5938" w:rsidRPr="00130FF7" w:rsidRDefault="00AE76D4">
            <w:pPr>
              <w:rPr>
                <w:sz w:val="22"/>
                <w:szCs w:val="22"/>
              </w:rPr>
            </w:pPr>
            <w:r w:rsidRPr="00130FF7">
              <w:rPr>
                <w:sz w:val="22"/>
                <w:szCs w:val="22"/>
              </w:rPr>
              <w:t>Conduct first formal annual corruption risk assessment; prepare CAPA plan; submit to management review</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6E97630" w14:textId="77777777" w:rsidR="000B5938" w:rsidRPr="00130FF7" w:rsidRDefault="00AE76D4">
            <w:pPr>
              <w:rPr>
                <w:sz w:val="22"/>
                <w:szCs w:val="22"/>
              </w:rPr>
            </w:pPr>
            <w:r w:rsidRPr="00130FF7">
              <w:rPr>
                <w:sz w:val="22"/>
                <w:szCs w:val="22"/>
              </w:rPr>
              <w:t>Compliance / Management</w:t>
            </w:r>
          </w:p>
        </w:tc>
        <w:tc>
          <w:tcPr>
            <w:tcW w:w="17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567FE69" w14:textId="77777777" w:rsidR="000B5938" w:rsidRPr="00130FF7" w:rsidRDefault="00AE76D4">
            <w:pPr>
              <w:rPr>
                <w:sz w:val="22"/>
                <w:szCs w:val="22"/>
              </w:rPr>
            </w:pPr>
            <w:r w:rsidRPr="00130FF7">
              <w:rPr>
                <w:sz w:val="22"/>
                <w:szCs w:val="22"/>
              </w:rPr>
              <w:t>30.06.2026</w:t>
            </w:r>
          </w:p>
        </w:tc>
      </w:tr>
      <w:tr w:rsidR="000B5938" w:rsidRPr="00130FF7" w14:paraId="1B440B9C" w14:textId="77777777" w:rsidTr="008A0AAC">
        <w:tc>
          <w:tcPr>
            <w:tcW w:w="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42DC5C9" w14:textId="77777777" w:rsidR="000B5938" w:rsidRPr="00130FF7" w:rsidRDefault="00AE76D4">
            <w:pPr>
              <w:rPr>
                <w:sz w:val="22"/>
                <w:szCs w:val="22"/>
              </w:rPr>
            </w:pPr>
            <w:r w:rsidRPr="00130FF7">
              <w:rPr>
                <w:sz w:val="22"/>
                <w:szCs w:val="22"/>
              </w:rPr>
              <w:t>2</w:t>
            </w:r>
          </w:p>
        </w:tc>
        <w:tc>
          <w:tcPr>
            <w:tcW w:w="5349"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B099B2A" w14:textId="77777777" w:rsidR="000B5938" w:rsidRPr="00130FF7" w:rsidRDefault="00AE76D4">
            <w:pPr>
              <w:rPr>
                <w:sz w:val="22"/>
                <w:szCs w:val="22"/>
              </w:rPr>
            </w:pPr>
            <w:r w:rsidRPr="00130FF7">
              <w:rPr>
                <w:sz w:val="22"/>
                <w:szCs w:val="22"/>
              </w:rPr>
              <w:t>Officially appoint and document Ethics Officer / Compliance Officer role</w:t>
            </w:r>
          </w:p>
        </w:tc>
        <w:tc>
          <w:tcPr>
            <w:tcW w:w="1984"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A9290B8" w14:textId="77777777" w:rsidR="000B5938" w:rsidRPr="00130FF7" w:rsidRDefault="00AE76D4">
            <w:pPr>
              <w:rPr>
                <w:sz w:val="22"/>
                <w:szCs w:val="22"/>
              </w:rPr>
            </w:pPr>
            <w:r w:rsidRPr="00130FF7">
              <w:rPr>
                <w:sz w:val="22"/>
                <w:szCs w:val="22"/>
              </w:rPr>
              <w:t>Management</w:t>
            </w:r>
          </w:p>
        </w:tc>
        <w:tc>
          <w:tcPr>
            <w:tcW w:w="1705"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3C6C36E" w14:textId="77777777" w:rsidR="000B5938" w:rsidRPr="00130FF7" w:rsidRDefault="00AE76D4">
            <w:pPr>
              <w:rPr>
                <w:sz w:val="22"/>
                <w:szCs w:val="22"/>
              </w:rPr>
            </w:pPr>
            <w:r w:rsidRPr="00130FF7">
              <w:rPr>
                <w:sz w:val="22"/>
                <w:szCs w:val="22"/>
              </w:rPr>
              <w:t>31.05.2026</w:t>
            </w:r>
          </w:p>
        </w:tc>
      </w:tr>
      <w:tr w:rsidR="000B5938" w:rsidRPr="00130FF7" w14:paraId="63C0333C" w14:textId="77777777" w:rsidTr="008A0AAC">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C7E1F70" w14:textId="77777777" w:rsidR="000B5938" w:rsidRPr="00130FF7" w:rsidRDefault="00AE76D4">
            <w:pPr>
              <w:rPr>
                <w:sz w:val="22"/>
                <w:szCs w:val="22"/>
              </w:rPr>
            </w:pPr>
            <w:r w:rsidRPr="00130FF7">
              <w:rPr>
                <w:sz w:val="22"/>
                <w:szCs w:val="22"/>
              </w:rPr>
              <w:t>3</w:t>
            </w:r>
          </w:p>
        </w:tc>
        <w:tc>
          <w:tcPr>
            <w:tcW w:w="5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D88D545" w14:textId="77777777" w:rsidR="000B5938" w:rsidRPr="00130FF7" w:rsidRDefault="00AE76D4">
            <w:pPr>
              <w:rPr>
                <w:sz w:val="22"/>
                <w:szCs w:val="22"/>
              </w:rPr>
            </w:pPr>
            <w:r w:rsidRPr="00130FF7">
              <w:rPr>
                <w:sz w:val="22"/>
                <w:szCs w:val="22"/>
              </w:rPr>
              <w:t>Introduce Gifts &amp; Entertainment Register; communicate thresholds and approval procedure to all employees</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56A79C7" w14:textId="77777777" w:rsidR="000B5938" w:rsidRPr="00130FF7" w:rsidRDefault="00AE76D4">
            <w:pPr>
              <w:rPr>
                <w:sz w:val="22"/>
                <w:szCs w:val="22"/>
              </w:rPr>
            </w:pPr>
            <w:r w:rsidRPr="00130FF7">
              <w:rPr>
                <w:sz w:val="22"/>
                <w:szCs w:val="22"/>
              </w:rPr>
              <w:t>Compliance / HR</w:t>
            </w:r>
          </w:p>
        </w:tc>
        <w:tc>
          <w:tcPr>
            <w:tcW w:w="17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0CEAC99" w14:textId="77777777" w:rsidR="000B5938" w:rsidRPr="00130FF7" w:rsidRDefault="00AE76D4">
            <w:pPr>
              <w:rPr>
                <w:sz w:val="22"/>
                <w:szCs w:val="22"/>
              </w:rPr>
            </w:pPr>
            <w:r w:rsidRPr="00130FF7">
              <w:rPr>
                <w:sz w:val="22"/>
                <w:szCs w:val="22"/>
              </w:rPr>
              <w:t>31.07.2026</w:t>
            </w:r>
          </w:p>
        </w:tc>
      </w:tr>
      <w:tr w:rsidR="000B5938" w:rsidRPr="00130FF7" w14:paraId="10FD3C33" w14:textId="77777777" w:rsidTr="008A0AAC">
        <w:tc>
          <w:tcPr>
            <w:tcW w:w="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F7A73D7" w14:textId="77777777" w:rsidR="000B5938" w:rsidRPr="00130FF7" w:rsidRDefault="00AE76D4">
            <w:pPr>
              <w:rPr>
                <w:sz w:val="22"/>
                <w:szCs w:val="22"/>
              </w:rPr>
            </w:pPr>
            <w:r w:rsidRPr="00130FF7">
              <w:rPr>
                <w:sz w:val="22"/>
                <w:szCs w:val="22"/>
              </w:rPr>
              <w:t>4</w:t>
            </w:r>
          </w:p>
        </w:tc>
        <w:tc>
          <w:tcPr>
            <w:tcW w:w="5349"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7BAE049" w14:textId="77777777" w:rsidR="000B5938" w:rsidRPr="00130FF7" w:rsidRDefault="00AE76D4">
            <w:pPr>
              <w:rPr>
                <w:sz w:val="22"/>
                <w:szCs w:val="22"/>
              </w:rPr>
            </w:pPr>
            <w:r w:rsidRPr="00130FF7">
              <w:rPr>
                <w:sz w:val="22"/>
                <w:szCs w:val="22"/>
              </w:rPr>
              <w:t>Launch annual conflict of interest declaration for key functions (purchasing, management, project leads)</w:t>
            </w:r>
          </w:p>
        </w:tc>
        <w:tc>
          <w:tcPr>
            <w:tcW w:w="1984"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73B40E9" w14:textId="77777777" w:rsidR="000B5938" w:rsidRPr="00130FF7" w:rsidRDefault="00AE76D4">
            <w:pPr>
              <w:rPr>
                <w:sz w:val="22"/>
                <w:szCs w:val="22"/>
              </w:rPr>
            </w:pPr>
            <w:r w:rsidRPr="00130FF7">
              <w:rPr>
                <w:sz w:val="22"/>
                <w:szCs w:val="22"/>
              </w:rPr>
              <w:t>HR / Compliance</w:t>
            </w:r>
          </w:p>
        </w:tc>
        <w:tc>
          <w:tcPr>
            <w:tcW w:w="1705"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736162B" w14:textId="77777777" w:rsidR="000B5938" w:rsidRPr="00130FF7" w:rsidRDefault="00AE76D4">
            <w:pPr>
              <w:rPr>
                <w:sz w:val="22"/>
                <w:szCs w:val="22"/>
              </w:rPr>
            </w:pPr>
            <w:r w:rsidRPr="00130FF7">
              <w:rPr>
                <w:sz w:val="22"/>
                <w:szCs w:val="22"/>
              </w:rPr>
              <w:t>30.09.2026</w:t>
            </w:r>
          </w:p>
        </w:tc>
      </w:tr>
      <w:tr w:rsidR="000B5938" w:rsidRPr="00130FF7" w14:paraId="6F4B5CCE" w14:textId="77777777" w:rsidTr="008A0AAC">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DFB3C6E" w14:textId="77777777" w:rsidR="000B5938" w:rsidRPr="00130FF7" w:rsidRDefault="00AE76D4">
            <w:pPr>
              <w:rPr>
                <w:sz w:val="22"/>
                <w:szCs w:val="22"/>
              </w:rPr>
            </w:pPr>
            <w:r w:rsidRPr="00130FF7">
              <w:rPr>
                <w:sz w:val="22"/>
                <w:szCs w:val="22"/>
              </w:rPr>
              <w:t>5</w:t>
            </w:r>
          </w:p>
        </w:tc>
        <w:tc>
          <w:tcPr>
            <w:tcW w:w="5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A4A21E1" w14:textId="77777777" w:rsidR="000B5938" w:rsidRPr="00130FF7" w:rsidRDefault="00AE76D4">
            <w:pPr>
              <w:rPr>
                <w:sz w:val="22"/>
                <w:szCs w:val="22"/>
              </w:rPr>
            </w:pPr>
            <w:r w:rsidRPr="00130FF7">
              <w:rPr>
                <w:sz w:val="22"/>
                <w:szCs w:val="22"/>
              </w:rPr>
              <w:t>Supplement HinSchG</w:t>
            </w:r>
            <w:r w:rsidRPr="00130FF7">
              <w:rPr>
                <w:sz w:val="22"/>
                <w:szCs w:val="22"/>
              </w:rPr>
              <w:t xml:space="preserve"> information letter with non-retaliation clause and distribute in DE/EN to all employees</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9026704" w14:textId="77777777" w:rsidR="000B5938" w:rsidRPr="00130FF7" w:rsidRDefault="00AE76D4">
            <w:pPr>
              <w:rPr>
                <w:sz w:val="22"/>
                <w:szCs w:val="22"/>
              </w:rPr>
            </w:pPr>
            <w:r w:rsidRPr="00130FF7">
              <w:rPr>
                <w:sz w:val="22"/>
                <w:szCs w:val="22"/>
              </w:rPr>
              <w:t>HinSchG Officer / HR</w:t>
            </w:r>
          </w:p>
        </w:tc>
        <w:tc>
          <w:tcPr>
            <w:tcW w:w="17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C36D9B9" w14:textId="77777777" w:rsidR="000B5938" w:rsidRPr="00130FF7" w:rsidRDefault="00AE76D4">
            <w:pPr>
              <w:rPr>
                <w:sz w:val="22"/>
                <w:szCs w:val="22"/>
              </w:rPr>
            </w:pPr>
            <w:r w:rsidRPr="00130FF7">
              <w:rPr>
                <w:sz w:val="22"/>
                <w:szCs w:val="22"/>
              </w:rPr>
              <w:t>30.04.2026</w:t>
            </w:r>
          </w:p>
        </w:tc>
      </w:tr>
      <w:tr w:rsidR="000B5938" w:rsidRPr="00130FF7" w14:paraId="1ED0E426" w14:textId="77777777" w:rsidTr="008A0AAC">
        <w:tc>
          <w:tcPr>
            <w:tcW w:w="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934396E" w14:textId="77777777" w:rsidR="000B5938" w:rsidRPr="00130FF7" w:rsidRDefault="00AE76D4">
            <w:pPr>
              <w:rPr>
                <w:sz w:val="22"/>
                <w:szCs w:val="22"/>
              </w:rPr>
            </w:pPr>
            <w:r w:rsidRPr="00130FF7">
              <w:rPr>
                <w:sz w:val="22"/>
                <w:szCs w:val="22"/>
              </w:rPr>
              <w:t>6</w:t>
            </w:r>
          </w:p>
        </w:tc>
        <w:tc>
          <w:tcPr>
            <w:tcW w:w="5349"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38C0EB3" w14:textId="77777777" w:rsidR="000B5938" w:rsidRPr="00130FF7" w:rsidRDefault="00AE76D4">
            <w:pPr>
              <w:rPr>
                <w:sz w:val="22"/>
                <w:szCs w:val="22"/>
              </w:rPr>
            </w:pPr>
            <w:r w:rsidRPr="00130FF7">
              <w:rPr>
                <w:sz w:val="22"/>
                <w:szCs w:val="22"/>
              </w:rPr>
              <w:t>Deliver anti-corruption training for purchasing, sales and management; document attendance</w:t>
            </w:r>
          </w:p>
        </w:tc>
        <w:tc>
          <w:tcPr>
            <w:tcW w:w="1984"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F1CA56B" w14:textId="77777777" w:rsidR="000B5938" w:rsidRPr="00130FF7" w:rsidRDefault="00AE76D4">
            <w:pPr>
              <w:rPr>
                <w:sz w:val="22"/>
                <w:szCs w:val="22"/>
              </w:rPr>
            </w:pPr>
            <w:r w:rsidRPr="00130FF7">
              <w:rPr>
                <w:sz w:val="22"/>
                <w:szCs w:val="22"/>
              </w:rPr>
              <w:t>HR / QMO / Compliance</w:t>
            </w:r>
          </w:p>
        </w:tc>
        <w:tc>
          <w:tcPr>
            <w:tcW w:w="1705"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902E326" w14:textId="77777777" w:rsidR="000B5938" w:rsidRPr="00130FF7" w:rsidRDefault="00AE76D4">
            <w:pPr>
              <w:rPr>
                <w:sz w:val="22"/>
                <w:szCs w:val="22"/>
              </w:rPr>
            </w:pPr>
            <w:r w:rsidRPr="00130FF7">
              <w:rPr>
                <w:sz w:val="22"/>
                <w:szCs w:val="22"/>
              </w:rPr>
              <w:t>30.09.2026</w:t>
            </w:r>
          </w:p>
        </w:tc>
      </w:tr>
      <w:tr w:rsidR="000B5938" w:rsidRPr="00130FF7" w14:paraId="795E34D6" w14:textId="77777777" w:rsidTr="008A0AAC">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ECD5A40" w14:textId="77777777" w:rsidR="000B5938" w:rsidRPr="00130FF7" w:rsidRDefault="00AE76D4">
            <w:pPr>
              <w:rPr>
                <w:sz w:val="22"/>
                <w:szCs w:val="22"/>
              </w:rPr>
            </w:pPr>
            <w:r w:rsidRPr="00130FF7">
              <w:rPr>
                <w:sz w:val="22"/>
                <w:szCs w:val="22"/>
              </w:rPr>
              <w:t>7</w:t>
            </w:r>
          </w:p>
        </w:tc>
        <w:tc>
          <w:tcPr>
            <w:tcW w:w="5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70C17ED" w14:textId="77777777" w:rsidR="000B5938" w:rsidRPr="00130FF7" w:rsidRDefault="00AE76D4">
            <w:pPr>
              <w:rPr>
                <w:sz w:val="22"/>
                <w:szCs w:val="22"/>
              </w:rPr>
            </w:pPr>
            <w:r w:rsidRPr="00130FF7">
              <w:rPr>
                <w:sz w:val="22"/>
                <w:szCs w:val="22"/>
              </w:rPr>
              <w:t>Define and implement KYC procedure for new significant business partners; establish sanctions screening</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5FEAE4B" w14:textId="77777777" w:rsidR="000B5938" w:rsidRPr="00130FF7" w:rsidRDefault="00AE76D4">
            <w:pPr>
              <w:rPr>
                <w:sz w:val="22"/>
                <w:szCs w:val="22"/>
              </w:rPr>
            </w:pPr>
            <w:r w:rsidRPr="00130FF7">
              <w:rPr>
                <w:sz w:val="22"/>
                <w:szCs w:val="22"/>
              </w:rPr>
              <w:t>Purchasing / Compliance</w:t>
            </w:r>
          </w:p>
        </w:tc>
        <w:tc>
          <w:tcPr>
            <w:tcW w:w="17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6717338" w14:textId="77777777" w:rsidR="000B5938" w:rsidRPr="00130FF7" w:rsidRDefault="00AE76D4">
            <w:pPr>
              <w:rPr>
                <w:sz w:val="22"/>
                <w:szCs w:val="22"/>
              </w:rPr>
            </w:pPr>
            <w:r w:rsidRPr="00130FF7">
              <w:rPr>
                <w:sz w:val="22"/>
                <w:szCs w:val="22"/>
              </w:rPr>
              <w:t>30.09.2026</w:t>
            </w:r>
          </w:p>
        </w:tc>
      </w:tr>
      <w:tr w:rsidR="000B5938" w:rsidRPr="00130FF7" w14:paraId="2222A596" w14:textId="77777777" w:rsidTr="008A0AAC">
        <w:tc>
          <w:tcPr>
            <w:tcW w:w="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E1DDB92" w14:textId="77777777" w:rsidR="000B5938" w:rsidRPr="00130FF7" w:rsidRDefault="00AE76D4">
            <w:pPr>
              <w:rPr>
                <w:sz w:val="22"/>
                <w:szCs w:val="22"/>
              </w:rPr>
            </w:pPr>
            <w:r w:rsidRPr="00130FF7">
              <w:rPr>
                <w:sz w:val="22"/>
                <w:szCs w:val="22"/>
              </w:rPr>
              <w:t>8</w:t>
            </w:r>
          </w:p>
        </w:tc>
        <w:tc>
          <w:tcPr>
            <w:tcW w:w="5349"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A7D442F" w14:textId="77777777" w:rsidR="000B5938" w:rsidRPr="00130FF7" w:rsidRDefault="00AE76D4">
            <w:pPr>
              <w:rPr>
                <w:sz w:val="22"/>
                <w:szCs w:val="22"/>
              </w:rPr>
            </w:pPr>
            <w:r w:rsidRPr="00130FF7">
              <w:rPr>
                <w:sz w:val="22"/>
                <w:szCs w:val="22"/>
              </w:rPr>
              <w:t>Review and update all supplier contracts to include anti-corruption clauses and audit rights</w:t>
            </w:r>
          </w:p>
        </w:tc>
        <w:tc>
          <w:tcPr>
            <w:tcW w:w="1984"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2AD983D" w14:textId="77777777" w:rsidR="000B5938" w:rsidRPr="00130FF7" w:rsidRDefault="00AE76D4">
            <w:pPr>
              <w:rPr>
                <w:sz w:val="22"/>
                <w:szCs w:val="22"/>
              </w:rPr>
            </w:pPr>
            <w:r w:rsidRPr="00130FF7">
              <w:rPr>
                <w:sz w:val="22"/>
                <w:szCs w:val="22"/>
              </w:rPr>
              <w:t>Purchasing / Legal</w:t>
            </w:r>
          </w:p>
        </w:tc>
        <w:tc>
          <w:tcPr>
            <w:tcW w:w="1705"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8B63BD9" w14:textId="77777777" w:rsidR="000B5938" w:rsidRPr="00130FF7" w:rsidRDefault="00AE76D4">
            <w:pPr>
              <w:rPr>
                <w:sz w:val="22"/>
                <w:szCs w:val="22"/>
              </w:rPr>
            </w:pPr>
            <w:r w:rsidRPr="00130FF7">
              <w:rPr>
                <w:sz w:val="22"/>
                <w:szCs w:val="22"/>
              </w:rPr>
              <w:t>30.06.2026</w:t>
            </w:r>
          </w:p>
        </w:tc>
      </w:tr>
      <w:tr w:rsidR="000B5938" w:rsidRPr="00130FF7" w14:paraId="2FD0DA4B" w14:textId="77777777" w:rsidTr="008A0AAC">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6373659" w14:textId="77777777" w:rsidR="000B5938" w:rsidRPr="00130FF7" w:rsidRDefault="00AE76D4">
            <w:pPr>
              <w:rPr>
                <w:sz w:val="22"/>
                <w:szCs w:val="22"/>
              </w:rPr>
            </w:pPr>
            <w:r w:rsidRPr="00130FF7">
              <w:rPr>
                <w:sz w:val="22"/>
                <w:szCs w:val="22"/>
              </w:rPr>
              <w:t>9</w:t>
            </w:r>
          </w:p>
        </w:tc>
        <w:tc>
          <w:tcPr>
            <w:tcW w:w="5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2F2CB96B" w14:textId="77777777" w:rsidR="000B5938" w:rsidRPr="00130FF7" w:rsidRDefault="00AE76D4">
            <w:pPr>
              <w:rPr>
                <w:sz w:val="22"/>
                <w:szCs w:val="22"/>
              </w:rPr>
            </w:pPr>
            <w:r w:rsidRPr="00130FF7">
              <w:rPr>
                <w:sz w:val="22"/>
                <w:szCs w:val="22"/>
              </w:rPr>
              <w:t>Formalise and communicate authorisation matrix for financial approvals; document four-eyes controls</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1D2037A" w14:textId="77777777" w:rsidR="000B5938" w:rsidRPr="00130FF7" w:rsidRDefault="00AE76D4">
            <w:pPr>
              <w:rPr>
                <w:sz w:val="22"/>
                <w:szCs w:val="22"/>
              </w:rPr>
            </w:pPr>
            <w:r w:rsidRPr="00130FF7">
              <w:rPr>
                <w:sz w:val="22"/>
                <w:szCs w:val="22"/>
              </w:rPr>
              <w:t>Management / Accounting</w:t>
            </w:r>
          </w:p>
        </w:tc>
        <w:tc>
          <w:tcPr>
            <w:tcW w:w="17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0DC55B5" w14:textId="77777777" w:rsidR="000B5938" w:rsidRPr="00130FF7" w:rsidRDefault="00AE76D4">
            <w:pPr>
              <w:rPr>
                <w:sz w:val="22"/>
                <w:szCs w:val="22"/>
              </w:rPr>
            </w:pPr>
            <w:r w:rsidRPr="00130FF7">
              <w:rPr>
                <w:sz w:val="22"/>
                <w:szCs w:val="22"/>
              </w:rPr>
              <w:t>30.06.2026</w:t>
            </w:r>
          </w:p>
        </w:tc>
      </w:tr>
      <w:tr w:rsidR="000B5938" w:rsidRPr="00130FF7" w14:paraId="7A3B51FC" w14:textId="77777777" w:rsidTr="008A0AAC">
        <w:tc>
          <w:tcPr>
            <w:tcW w:w="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A534B68" w14:textId="77777777" w:rsidR="000B5938" w:rsidRPr="00130FF7" w:rsidRDefault="00AE76D4">
            <w:pPr>
              <w:rPr>
                <w:sz w:val="22"/>
                <w:szCs w:val="22"/>
              </w:rPr>
            </w:pPr>
            <w:r w:rsidRPr="00130FF7">
              <w:rPr>
                <w:sz w:val="22"/>
                <w:szCs w:val="22"/>
              </w:rPr>
              <w:t>10</w:t>
            </w:r>
          </w:p>
        </w:tc>
        <w:tc>
          <w:tcPr>
            <w:tcW w:w="5349"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880BEA7" w14:textId="77777777" w:rsidR="000B5938" w:rsidRPr="00130FF7" w:rsidRDefault="00AE76D4">
            <w:pPr>
              <w:rPr>
                <w:sz w:val="22"/>
                <w:szCs w:val="22"/>
              </w:rPr>
            </w:pPr>
            <w:r w:rsidRPr="00130FF7">
              <w:rPr>
                <w:sz w:val="22"/>
                <w:szCs w:val="22"/>
              </w:rPr>
              <w:t xml:space="preserve">Complete register of data processors; verify data processing agreements are in </w:t>
            </w:r>
            <w:r w:rsidRPr="00130FF7">
              <w:rPr>
                <w:sz w:val="22"/>
                <w:szCs w:val="22"/>
              </w:rPr>
              <w:t>place for all processors</w:t>
            </w:r>
          </w:p>
        </w:tc>
        <w:tc>
          <w:tcPr>
            <w:tcW w:w="1984"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E1EFFD6" w14:textId="77777777" w:rsidR="000B5938" w:rsidRPr="00130FF7" w:rsidRDefault="00AE76D4">
            <w:pPr>
              <w:rPr>
                <w:sz w:val="22"/>
                <w:szCs w:val="22"/>
              </w:rPr>
            </w:pPr>
            <w:r w:rsidRPr="00130FF7">
              <w:rPr>
                <w:sz w:val="22"/>
                <w:szCs w:val="22"/>
              </w:rPr>
              <w:t>QMO / Legal</w:t>
            </w:r>
          </w:p>
        </w:tc>
        <w:tc>
          <w:tcPr>
            <w:tcW w:w="1705"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6496F2F" w14:textId="77777777" w:rsidR="000B5938" w:rsidRPr="00130FF7" w:rsidRDefault="00AE76D4">
            <w:pPr>
              <w:rPr>
                <w:sz w:val="22"/>
                <w:szCs w:val="22"/>
              </w:rPr>
            </w:pPr>
            <w:r w:rsidRPr="00130FF7">
              <w:rPr>
                <w:sz w:val="22"/>
                <w:szCs w:val="22"/>
              </w:rPr>
              <w:t>31.07.2026</w:t>
            </w:r>
          </w:p>
        </w:tc>
      </w:tr>
      <w:tr w:rsidR="000B5938" w:rsidRPr="00130FF7" w14:paraId="633AABB9" w14:textId="77777777" w:rsidTr="008A0AAC">
        <w:tc>
          <w:tcPr>
            <w:tcW w:w="6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0C530C0" w14:textId="77777777" w:rsidR="000B5938" w:rsidRPr="00130FF7" w:rsidRDefault="00AE76D4">
            <w:pPr>
              <w:rPr>
                <w:sz w:val="22"/>
                <w:szCs w:val="22"/>
              </w:rPr>
            </w:pPr>
            <w:r w:rsidRPr="00130FF7">
              <w:rPr>
                <w:sz w:val="22"/>
                <w:szCs w:val="22"/>
              </w:rPr>
              <w:t>11</w:t>
            </w:r>
          </w:p>
        </w:tc>
        <w:tc>
          <w:tcPr>
            <w:tcW w:w="5349"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7EC077F" w14:textId="77777777" w:rsidR="000B5938" w:rsidRPr="00130FF7" w:rsidRDefault="00AE76D4">
            <w:pPr>
              <w:rPr>
                <w:sz w:val="22"/>
                <w:szCs w:val="22"/>
              </w:rPr>
            </w:pPr>
            <w:r w:rsidRPr="00130FF7">
              <w:rPr>
                <w:sz w:val="22"/>
                <w:szCs w:val="22"/>
              </w:rPr>
              <w:t>Launch AML red-flag awareness training for accounting, purchasing and management</w:t>
            </w:r>
          </w:p>
        </w:tc>
        <w:tc>
          <w:tcPr>
            <w:tcW w:w="1984"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4E8737E" w14:textId="77777777" w:rsidR="000B5938" w:rsidRPr="00130FF7" w:rsidRDefault="00AE76D4">
            <w:pPr>
              <w:rPr>
                <w:sz w:val="22"/>
                <w:szCs w:val="22"/>
              </w:rPr>
            </w:pPr>
            <w:r w:rsidRPr="00130FF7">
              <w:rPr>
                <w:sz w:val="22"/>
                <w:szCs w:val="22"/>
              </w:rPr>
              <w:t>HR / Compliance</w:t>
            </w:r>
          </w:p>
        </w:tc>
        <w:tc>
          <w:tcPr>
            <w:tcW w:w="170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4A3993E" w14:textId="77777777" w:rsidR="000B5938" w:rsidRPr="00130FF7" w:rsidRDefault="00AE76D4">
            <w:pPr>
              <w:rPr>
                <w:sz w:val="22"/>
                <w:szCs w:val="22"/>
              </w:rPr>
            </w:pPr>
            <w:r w:rsidRPr="00130FF7">
              <w:rPr>
                <w:sz w:val="22"/>
                <w:szCs w:val="22"/>
              </w:rPr>
              <w:t>30.09.2026</w:t>
            </w:r>
          </w:p>
        </w:tc>
      </w:tr>
      <w:tr w:rsidR="000B5938" w:rsidRPr="00130FF7" w14:paraId="7C5C4B34" w14:textId="77777777" w:rsidTr="008A0AAC">
        <w:tc>
          <w:tcPr>
            <w:tcW w:w="6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CDACDFE" w14:textId="77777777" w:rsidR="000B5938" w:rsidRPr="00130FF7" w:rsidRDefault="00AE76D4">
            <w:pPr>
              <w:rPr>
                <w:sz w:val="22"/>
                <w:szCs w:val="22"/>
              </w:rPr>
            </w:pPr>
            <w:r w:rsidRPr="00130FF7">
              <w:rPr>
                <w:sz w:val="22"/>
                <w:szCs w:val="22"/>
              </w:rPr>
              <w:t>12</w:t>
            </w:r>
          </w:p>
        </w:tc>
        <w:tc>
          <w:tcPr>
            <w:tcW w:w="5349"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11D77CB" w14:textId="2A0FE0D8" w:rsidR="000B5938" w:rsidRPr="00130FF7" w:rsidRDefault="00AE76D4">
            <w:pPr>
              <w:rPr>
                <w:sz w:val="22"/>
                <w:szCs w:val="22"/>
              </w:rPr>
            </w:pPr>
            <w:r w:rsidRPr="00130FF7">
              <w:rPr>
                <w:sz w:val="22"/>
                <w:szCs w:val="22"/>
              </w:rPr>
              <w:t xml:space="preserve">Review UN Global Compact accession; communicate decision to management </w:t>
            </w:r>
          </w:p>
        </w:tc>
        <w:tc>
          <w:tcPr>
            <w:tcW w:w="1984"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2897D83" w14:textId="77777777" w:rsidR="000B5938" w:rsidRPr="00130FF7" w:rsidRDefault="00AE76D4">
            <w:pPr>
              <w:rPr>
                <w:sz w:val="22"/>
                <w:szCs w:val="22"/>
              </w:rPr>
            </w:pPr>
            <w:r w:rsidRPr="00130FF7">
              <w:rPr>
                <w:sz w:val="22"/>
                <w:szCs w:val="22"/>
              </w:rPr>
              <w:t>Management</w:t>
            </w:r>
          </w:p>
        </w:tc>
        <w:tc>
          <w:tcPr>
            <w:tcW w:w="1705"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FA0F178" w14:textId="77777777" w:rsidR="000B5938" w:rsidRPr="00130FF7" w:rsidRDefault="00AE76D4">
            <w:pPr>
              <w:rPr>
                <w:sz w:val="22"/>
                <w:szCs w:val="22"/>
              </w:rPr>
            </w:pPr>
            <w:r w:rsidRPr="00130FF7">
              <w:rPr>
                <w:sz w:val="22"/>
                <w:szCs w:val="22"/>
              </w:rPr>
              <w:t>30.06.2026</w:t>
            </w:r>
          </w:p>
        </w:tc>
      </w:tr>
    </w:tbl>
    <w:p w14:paraId="70A97567" w14:textId="77777777" w:rsidR="000B5938" w:rsidRPr="00130FF7" w:rsidRDefault="000B5938">
      <w:pPr>
        <w:spacing w:after="200"/>
        <w:rPr>
          <w:sz w:val="22"/>
          <w:szCs w:val="22"/>
        </w:rPr>
      </w:pPr>
    </w:p>
    <w:p w14:paraId="3009F2B8" w14:textId="70313FC8" w:rsidR="000B5938" w:rsidRPr="00130FF7" w:rsidRDefault="00AE76D4" w:rsidP="00130FF7">
      <w:pPr>
        <w:pStyle w:val="berschrift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r w:rsidRPr="00130FF7">
        <w:rPr>
          <w:color w:val="1F3864"/>
        </w:rPr>
        <w:t>Related Documents and Evidence</w:t>
      </w:r>
    </w:p>
    <w:p w14:paraId="159F5187" w14:textId="77777777" w:rsidR="000B5938" w:rsidRPr="00130FF7" w:rsidRDefault="000B5938">
      <w:pPr>
        <w:spacing w:after="60"/>
        <w:rPr>
          <w:sz w:val="22"/>
          <w:szCs w:val="22"/>
        </w:rPr>
      </w:pPr>
    </w:p>
    <w:tbl>
      <w:tblPr>
        <w:tblStyle w:val="af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4000"/>
        <w:gridCol w:w="1838"/>
      </w:tblGrid>
      <w:tr w:rsidR="000B5938" w:rsidRPr="00130FF7" w14:paraId="6592FF01" w14:textId="77777777">
        <w:trPr>
          <w:tblHeader/>
        </w:trPr>
        <w:tc>
          <w:tcPr>
            <w:tcW w:w="3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C075647" w14:textId="77777777" w:rsidR="000B5938" w:rsidRPr="00130FF7" w:rsidRDefault="00AE76D4">
            <w:pPr>
              <w:rPr>
                <w:sz w:val="22"/>
                <w:szCs w:val="22"/>
              </w:rPr>
            </w:pPr>
            <w:r w:rsidRPr="00130FF7">
              <w:rPr>
                <w:b/>
                <w:bCs/>
                <w:color w:val="1F4E79"/>
                <w:sz w:val="22"/>
                <w:szCs w:val="22"/>
              </w:rPr>
              <w:t>Document</w:t>
            </w:r>
          </w:p>
        </w:tc>
        <w:tc>
          <w:tcPr>
            <w:tcW w:w="40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6085980A" w14:textId="77777777" w:rsidR="000B5938" w:rsidRPr="00130FF7" w:rsidRDefault="00AE76D4">
            <w:pPr>
              <w:rPr>
                <w:sz w:val="22"/>
                <w:szCs w:val="22"/>
              </w:rPr>
            </w:pPr>
            <w:r w:rsidRPr="00130FF7">
              <w:rPr>
                <w:b/>
                <w:bCs/>
                <w:color w:val="1F4E79"/>
                <w:sz w:val="22"/>
                <w:szCs w:val="22"/>
              </w:rPr>
              <w:t>Description</w:t>
            </w:r>
          </w:p>
        </w:tc>
        <w:tc>
          <w:tcPr>
            <w:tcW w:w="1838"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026A4F5" w14:textId="77777777" w:rsidR="000B5938" w:rsidRPr="00130FF7" w:rsidRDefault="00AE76D4">
            <w:pPr>
              <w:rPr>
                <w:sz w:val="22"/>
                <w:szCs w:val="22"/>
              </w:rPr>
            </w:pPr>
            <w:r w:rsidRPr="00130FF7">
              <w:rPr>
                <w:b/>
                <w:bCs/>
                <w:color w:val="1F4E79"/>
                <w:sz w:val="22"/>
                <w:szCs w:val="22"/>
              </w:rPr>
              <w:t>Status</w:t>
            </w:r>
          </w:p>
        </w:tc>
      </w:tr>
      <w:tr w:rsidR="000B5938" w:rsidRPr="00130FF7" w14:paraId="29CEDCB5"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534DA573" w14:textId="77777777" w:rsidR="000B5938" w:rsidRPr="00130FF7" w:rsidRDefault="00AE76D4">
            <w:pPr>
              <w:rPr>
                <w:sz w:val="22"/>
                <w:szCs w:val="22"/>
              </w:rPr>
            </w:pPr>
            <w:r w:rsidRPr="00130FF7">
              <w:rPr>
                <w:sz w:val="22"/>
                <w:szCs w:val="22"/>
              </w:rPr>
              <w:t>POL-ETH-001 (this document)</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4D11E11" w14:textId="0C954D8D" w:rsidR="000B5938" w:rsidRPr="00130FF7" w:rsidRDefault="00AE76D4">
            <w:pPr>
              <w:rPr>
                <w:sz w:val="22"/>
                <w:szCs w:val="22"/>
              </w:rPr>
            </w:pPr>
            <w:r w:rsidRPr="00130FF7">
              <w:rPr>
                <w:sz w:val="22"/>
                <w:szCs w:val="22"/>
              </w:rPr>
              <w:t>Ethics Policy — Business Ethics &amp; Compliance</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57B6497" w14:textId="068B1BBC"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Available</w:t>
            </w:r>
          </w:p>
        </w:tc>
      </w:tr>
      <w:tr w:rsidR="000B5938" w:rsidRPr="00130FF7" w14:paraId="2E11FE06" w14:textId="77777777">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FF5DC26" w14:textId="77777777" w:rsidR="000B5938" w:rsidRPr="00130FF7" w:rsidRDefault="00AE76D4">
            <w:pPr>
              <w:rPr>
                <w:sz w:val="22"/>
                <w:szCs w:val="22"/>
              </w:rPr>
            </w:pPr>
            <w:r w:rsidRPr="00130FF7">
              <w:rPr>
                <w:sz w:val="22"/>
                <w:szCs w:val="22"/>
              </w:rPr>
              <w:t>POL-LHR-001</w:t>
            </w:r>
          </w:p>
        </w:tc>
        <w:tc>
          <w:tcPr>
            <w:tcW w:w="4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60B9A30" w14:textId="77777777" w:rsidR="000B5938" w:rsidRPr="00130FF7" w:rsidRDefault="00AE76D4">
            <w:pPr>
              <w:rPr>
                <w:sz w:val="22"/>
                <w:szCs w:val="22"/>
              </w:rPr>
            </w:pPr>
            <w:r w:rsidRPr="00130FF7">
              <w:rPr>
                <w:sz w:val="22"/>
                <w:szCs w:val="22"/>
              </w:rPr>
              <w:t>Labour and Human Rights Policy</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626EAFE" w14:textId="6807AAB7"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Available</w:t>
            </w:r>
          </w:p>
        </w:tc>
      </w:tr>
      <w:tr w:rsidR="000B5938" w:rsidRPr="00130FF7" w14:paraId="6D3EE590"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34AE74D" w14:textId="77777777" w:rsidR="000B5938" w:rsidRPr="00130FF7" w:rsidRDefault="00AE76D4">
            <w:pPr>
              <w:rPr>
                <w:sz w:val="22"/>
                <w:szCs w:val="22"/>
              </w:rPr>
            </w:pPr>
            <w:r w:rsidRPr="00130FF7">
              <w:rPr>
                <w:sz w:val="22"/>
                <w:szCs w:val="22"/>
              </w:rPr>
              <w:t>POL-ENV-001</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B983482" w14:textId="2BB2FCB4" w:rsidR="000B5938" w:rsidRPr="00130FF7" w:rsidRDefault="00AE76D4">
            <w:pPr>
              <w:rPr>
                <w:sz w:val="22"/>
                <w:szCs w:val="22"/>
              </w:rPr>
            </w:pPr>
            <w:r w:rsidRPr="00130FF7">
              <w:rPr>
                <w:sz w:val="22"/>
                <w:szCs w:val="22"/>
              </w:rPr>
              <w:t>Environmental Policy</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92360A1" w14:textId="24D19824"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Available</w:t>
            </w:r>
          </w:p>
        </w:tc>
      </w:tr>
      <w:tr w:rsidR="000B5938" w:rsidRPr="00130FF7" w14:paraId="513A8AA0" w14:textId="77777777">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0F9C6CA" w14:textId="77777777" w:rsidR="000B5938" w:rsidRPr="00130FF7" w:rsidRDefault="00AE76D4">
            <w:pPr>
              <w:rPr>
                <w:sz w:val="22"/>
                <w:szCs w:val="22"/>
              </w:rPr>
            </w:pPr>
            <w:r w:rsidRPr="00130FF7">
              <w:rPr>
                <w:sz w:val="22"/>
                <w:szCs w:val="22"/>
              </w:rPr>
              <w:t>Code of Conduct 2024</w:t>
            </w:r>
          </w:p>
        </w:tc>
        <w:tc>
          <w:tcPr>
            <w:tcW w:w="4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94C086E" w14:textId="77777777" w:rsidR="000B5938" w:rsidRPr="00130FF7" w:rsidRDefault="00AE76D4">
            <w:pPr>
              <w:rPr>
                <w:sz w:val="22"/>
                <w:szCs w:val="22"/>
              </w:rPr>
            </w:pPr>
            <w:r w:rsidRPr="00130FF7">
              <w:rPr>
                <w:sz w:val="22"/>
                <w:szCs w:val="22"/>
              </w:rPr>
              <w:t>Company-wide values and conduct commitments (Jan. 2024)</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4EC1DA7" w14:textId="2637AA24"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Available</w:t>
            </w:r>
          </w:p>
        </w:tc>
      </w:tr>
      <w:tr w:rsidR="000B5938" w:rsidRPr="00130FF7" w14:paraId="496391F9" w14:textId="77777777">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ED69F01" w14:textId="77777777" w:rsidR="000B5938" w:rsidRPr="00130FF7" w:rsidRDefault="00AE76D4">
            <w:pPr>
              <w:rPr>
                <w:sz w:val="22"/>
                <w:szCs w:val="22"/>
              </w:rPr>
            </w:pPr>
            <w:r w:rsidRPr="00130FF7">
              <w:rPr>
                <w:sz w:val="22"/>
                <w:szCs w:val="22"/>
              </w:rPr>
              <w:t>QMH Chapter 5.7</w:t>
            </w:r>
          </w:p>
        </w:tc>
        <w:tc>
          <w:tcPr>
            <w:tcW w:w="4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A9EBA35" w14:textId="77777777" w:rsidR="000B5938" w:rsidRPr="00130FF7" w:rsidRDefault="00AE76D4">
            <w:pPr>
              <w:rPr>
                <w:sz w:val="22"/>
                <w:szCs w:val="22"/>
              </w:rPr>
            </w:pPr>
            <w:r w:rsidRPr="00130FF7">
              <w:rPr>
                <w:sz w:val="22"/>
                <w:szCs w:val="22"/>
              </w:rPr>
              <w:t>Management review process</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65A8315" w14:textId="4D1AA56B"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Available</w:t>
            </w:r>
          </w:p>
        </w:tc>
      </w:tr>
      <w:tr w:rsidR="000B5938" w:rsidRPr="00130FF7" w14:paraId="5979F487"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BE3D307" w14:textId="77777777" w:rsidR="000B5938" w:rsidRPr="00130FF7" w:rsidRDefault="00AE76D4">
            <w:pPr>
              <w:rPr>
                <w:sz w:val="22"/>
                <w:szCs w:val="22"/>
              </w:rPr>
            </w:pPr>
            <w:r w:rsidRPr="00130FF7">
              <w:rPr>
                <w:sz w:val="22"/>
                <w:szCs w:val="22"/>
              </w:rPr>
              <w:t xml:space="preserve">QMH </w:t>
            </w:r>
            <w:r w:rsidRPr="00130FF7">
              <w:rPr>
                <w:sz w:val="22"/>
                <w:szCs w:val="22"/>
              </w:rPr>
              <w:t>Chapter 5.9</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E2377A7" w14:textId="77777777" w:rsidR="000B5938" w:rsidRPr="00130FF7" w:rsidRDefault="00AE76D4">
            <w:pPr>
              <w:rPr>
                <w:sz w:val="22"/>
                <w:szCs w:val="22"/>
              </w:rPr>
            </w:pPr>
            <w:r w:rsidRPr="00130FF7">
              <w:rPr>
                <w:sz w:val="22"/>
                <w:szCs w:val="22"/>
              </w:rPr>
              <w:t>Corporate ethics (anti-discrimination, child labour, minimum wage)</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1B21FC6" w14:textId="168D5144"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Available</w:t>
            </w:r>
          </w:p>
        </w:tc>
      </w:tr>
      <w:tr w:rsidR="000B5938" w:rsidRPr="00130FF7" w14:paraId="41E01A3A" w14:textId="77777777">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6A6B3CA" w14:textId="77777777" w:rsidR="000B5938" w:rsidRPr="00130FF7" w:rsidRDefault="00AE76D4">
            <w:pPr>
              <w:rPr>
                <w:sz w:val="22"/>
                <w:szCs w:val="22"/>
              </w:rPr>
            </w:pPr>
            <w:r w:rsidRPr="00130FF7">
              <w:rPr>
                <w:sz w:val="22"/>
                <w:szCs w:val="22"/>
              </w:rPr>
              <w:lastRenderedPageBreak/>
              <w:t>SOP-16.01</w:t>
            </w:r>
          </w:p>
        </w:tc>
        <w:tc>
          <w:tcPr>
            <w:tcW w:w="4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344C1092" w14:textId="77777777" w:rsidR="000B5938" w:rsidRPr="00130FF7" w:rsidRDefault="00AE76D4">
            <w:pPr>
              <w:rPr>
                <w:sz w:val="22"/>
                <w:szCs w:val="22"/>
              </w:rPr>
            </w:pPr>
            <w:r w:rsidRPr="00130FF7">
              <w:rPr>
                <w:sz w:val="22"/>
                <w:szCs w:val="22"/>
              </w:rPr>
              <w:t>Internal audits and self-inspection</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65246FC1" w14:textId="1884C40C"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Available</w:t>
            </w:r>
          </w:p>
        </w:tc>
      </w:tr>
      <w:tr w:rsidR="000B5938" w:rsidRPr="00130FF7" w14:paraId="7B81272C"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D5AF81D" w14:textId="77777777" w:rsidR="000B5938" w:rsidRPr="00130FF7" w:rsidRDefault="00AE76D4">
            <w:pPr>
              <w:rPr>
                <w:sz w:val="22"/>
                <w:szCs w:val="22"/>
              </w:rPr>
            </w:pPr>
            <w:r w:rsidRPr="00130FF7">
              <w:rPr>
                <w:sz w:val="22"/>
                <w:szCs w:val="22"/>
              </w:rPr>
              <w:t>SOP-14.01</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35ED5098" w14:textId="77777777" w:rsidR="000B5938" w:rsidRPr="00130FF7" w:rsidRDefault="00AE76D4">
            <w:pPr>
              <w:rPr>
                <w:sz w:val="22"/>
                <w:szCs w:val="22"/>
              </w:rPr>
            </w:pPr>
            <w:r w:rsidRPr="00130FF7">
              <w:rPr>
                <w:sz w:val="22"/>
                <w:szCs w:val="22"/>
              </w:rPr>
              <w:t>Training records management and documentation</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C39ABCF" w14:textId="590EC37B"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Available</w:t>
            </w:r>
          </w:p>
        </w:tc>
      </w:tr>
      <w:tr w:rsidR="000B5938" w:rsidRPr="00130FF7" w14:paraId="364E0255" w14:textId="77777777">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24C8B04F" w14:textId="77777777" w:rsidR="000B5938" w:rsidRPr="00130FF7" w:rsidRDefault="00AE76D4">
            <w:pPr>
              <w:rPr>
                <w:sz w:val="22"/>
                <w:szCs w:val="22"/>
              </w:rPr>
            </w:pPr>
            <w:r w:rsidRPr="00130FF7">
              <w:rPr>
                <w:sz w:val="22"/>
                <w:szCs w:val="22"/>
              </w:rPr>
              <w:t>SOP-10.03 / SOP-10.04</w:t>
            </w:r>
          </w:p>
        </w:tc>
        <w:tc>
          <w:tcPr>
            <w:tcW w:w="4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2207AC6" w14:textId="77777777" w:rsidR="000B5938" w:rsidRPr="00130FF7" w:rsidRDefault="00AE76D4">
            <w:pPr>
              <w:rPr>
                <w:sz w:val="22"/>
                <w:szCs w:val="22"/>
              </w:rPr>
            </w:pPr>
            <w:r w:rsidRPr="00130FF7">
              <w:rPr>
                <w:sz w:val="22"/>
                <w:szCs w:val="22"/>
              </w:rPr>
              <w:t xml:space="preserve">Data </w:t>
            </w:r>
            <w:r w:rsidRPr="00130FF7">
              <w:rPr>
                <w:sz w:val="22"/>
                <w:szCs w:val="22"/>
              </w:rPr>
              <w:t>integrity controls</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312E0FB" w14:textId="21D69422"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Available</w:t>
            </w:r>
          </w:p>
        </w:tc>
      </w:tr>
      <w:tr w:rsidR="000B5938" w:rsidRPr="00130FF7" w14:paraId="3596D828"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9BC482D" w14:textId="77777777" w:rsidR="000B5938" w:rsidRPr="00130FF7" w:rsidRDefault="00AE76D4">
            <w:pPr>
              <w:rPr>
                <w:sz w:val="22"/>
                <w:szCs w:val="22"/>
              </w:rPr>
            </w:pPr>
            <w:r w:rsidRPr="00130FF7">
              <w:rPr>
                <w:sz w:val="22"/>
                <w:szCs w:val="22"/>
              </w:rPr>
              <w:t>SOP-03.03</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729C341" w14:textId="77777777" w:rsidR="000B5938" w:rsidRPr="00130FF7" w:rsidRDefault="00AE76D4">
            <w:pPr>
              <w:rPr>
                <w:sz w:val="22"/>
                <w:szCs w:val="22"/>
              </w:rPr>
            </w:pPr>
            <w:r w:rsidRPr="00130FF7">
              <w:rPr>
                <w:sz w:val="22"/>
                <w:szCs w:val="22"/>
              </w:rPr>
              <w:t>Protection and control of internal company data</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8349DCF" w14:textId="492A4EA3"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Available</w:t>
            </w:r>
          </w:p>
        </w:tc>
      </w:tr>
      <w:tr w:rsidR="000B5938" w:rsidRPr="00130FF7" w14:paraId="10F44A82" w14:textId="77777777">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6EF34B8" w14:textId="77777777" w:rsidR="000B5938" w:rsidRPr="00130FF7" w:rsidRDefault="00AE76D4">
            <w:pPr>
              <w:rPr>
                <w:sz w:val="22"/>
                <w:szCs w:val="22"/>
              </w:rPr>
            </w:pPr>
            <w:r w:rsidRPr="00130FF7">
              <w:rPr>
                <w:sz w:val="22"/>
                <w:szCs w:val="22"/>
              </w:rPr>
              <w:t>SOP-07.07 / SOP-08.08</w:t>
            </w:r>
          </w:p>
        </w:tc>
        <w:tc>
          <w:tcPr>
            <w:tcW w:w="4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1C66DE7" w14:textId="77777777" w:rsidR="000B5938" w:rsidRPr="00130FF7" w:rsidRDefault="00AE76D4">
            <w:pPr>
              <w:rPr>
                <w:sz w:val="22"/>
                <w:szCs w:val="22"/>
              </w:rPr>
            </w:pPr>
            <w:r w:rsidRPr="00130FF7">
              <w:rPr>
                <w:sz w:val="22"/>
                <w:szCs w:val="22"/>
              </w:rPr>
              <w:t>Supplier selection, qualification and due diligence</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47328E2" w14:textId="354AEAC8"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Available</w:t>
            </w:r>
          </w:p>
        </w:tc>
      </w:tr>
      <w:tr w:rsidR="000B5938" w:rsidRPr="00130FF7" w14:paraId="72AD187A"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6DB1FFE" w14:textId="77777777" w:rsidR="000B5938" w:rsidRPr="00130FF7" w:rsidRDefault="00AE76D4">
            <w:pPr>
              <w:rPr>
                <w:sz w:val="22"/>
                <w:szCs w:val="22"/>
              </w:rPr>
            </w:pPr>
            <w:r w:rsidRPr="00130FF7">
              <w:rPr>
                <w:sz w:val="22"/>
                <w:szCs w:val="22"/>
              </w:rPr>
              <w:t>HinSchG</w:t>
            </w:r>
            <w:r w:rsidRPr="00130FF7">
              <w:rPr>
                <w:sz w:val="22"/>
                <w:szCs w:val="22"/>
              </w:rPr>
              <w:t xml:space="preserve"> Officer Job Description (SOP-14.03 Annex 1)</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F6700AF" w14:textId="77777777" w:rsidR="000B5938" w:rsidRPr="00130FF7" w:rsidRDefault="00AE76D4">
            <w:pPr>
              <w:rPr>
                <w:sz w:val="22"/>
                <w:szCs w:val="22"/>
              </w:rPr>
            </w:pPr>
            <w:r w:rsidRPr="00130FF7">
              <w:rPr>
                <w:sz w:val="22"/>
                <w:szCs w:val="22"/>
              </w:rPr>
              <w:t>Role and responsibilities of the HinSchG Officer</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D91EFE6" w14:textId="6620EFDA"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rFonts w:ascii="Arial Unicode MS" w:eastAsia="Arial Unicode MS" w:hAnsi="Arial Unicode MS" w:cs="Arial Unicode MS"/>
                <w:sz w:val="22"/>
                <w:szCs w:val="22"/>
              </w:rPr>
              <w:t>Available</w:t>
            </w:r>
          </w:p>
        </w:tc>
      </w:tr>
      <w:tr w:rsidR="000B5938" w:rsidRPr="00130FF7" w14:paraId="70D72E3E" w14:textId="77777777">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590FCEC" w14:textId="77777777" w:rsidR="000B5938" w:rsidRPr="00130FF7" w:rsidRDefault="00AE76D4">
            <w:pPr>
              <w:rPr>
                <w:sz w:val="22"/>
                <w:szCs w:val="22"/>
              </w:rPr>
            </w:pPr>
            <w:r w:rsidRPr="00130FF7">
              <w:rPr>
                <w:sz w:val="22"/>
                <w:szCs w:val="22"/>
              </w:rPr>
              <w:t>HinSchG Employee Information Letter</w:t>
            </w:r>
          </w:p>
        </w:tc>
        <w:tc>
          <w:tcPr>
            <w:tcW w:w="4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643ECA2" w14:textId="77777777" w:rsidR="000B5938" w:rsidRPr="00130FF7" w:rsidRDefault="00AE76D4">
            <w:pPr>
              <w:rPr>
                <w:sz w:val="22"/>
                <w:szCs w:val="22"/>
              </w:rPr>
            </w:pPr>
            <w:r w:rsidRPr="00130FF7">
              <w:rPr>
                <w:sz w:val="22"/>
                <w:szCs w:val="22"/>
              </w:rPr>
              <w:t>Whistleblower protection information for all employees (DE/EN)</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6D9E948" w14:textId="5FC1DFED"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sz w:val="22"/>
                <w:szCs w:val="22"/>
              </w:rPr>
              <w:t>To be updated</w:t>
            </w:r>
          </w:p>
        </w:tc>
      </w:tr>
      <w:tr w:rsidR="000B5938" w:rsidRPr="00130FF7" w14:paraId="15CF930B"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A15FE7B" w14:textId="77777777" w:rsidR="000B5938" w:rsidRPr="00130FF7" w:rsidRDefault="00AE76D4">
            <w:pPr>
              <w:rPr>
                <w:sz w:val="22"/>
                <w:szCs w:val="22"/>
              </w:rPr>
            </w:pPr>
            <w:r w:rsidRPr="00130FF7">
              <w:rPr>
                <w:sz w:val="22"/>
                <w:szCs w:val="22"/>
              </w:rPr>
              <w:t xml:space="preserve">Gifts &amp; </w:t>
            </w:r>
            <w:r w:rsidRPr="00130FF7">
              <w:rPr>
                <w:sz w:val="22"/>
                <w:szCs w:val="22"/>
              </w:rPr>
              <w:t>Entertainment Register</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8D07533" w14:textId="77777777" w:rsidR="000B5938" w:rsidRPr="00130FF7" w:rsidRDefault="00AE76D4">
            <w:pPr>
              <w:rPr>
                <w:sz w:val="22"/>
                <w:szCs w:val="22"/>
              </w:rPr>
            </w:pPr>
            <w:r w:rsidRPr="00130FF7">
              <w:rPr>
                <w:sz w:val="22"/>
                <w:szCs w:val="22"/>
              </w:rPr>
              <w:t>Log of all gifts / entertainment above thresholds</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02CE810" w14:textId="11505FDA"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created</w:t>
            </w:r>
          </w:p>
        </w:tc>
      </w:tr>
      <w:tr w:rsidR="000B5938" w:rsidRPr="00130FF7" w14:paraId="4E361F20" w14:textId="77777777">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5748CFAE" w14:textId="77777777" w:rsidR="000B5938" w:rsidRPr="00130FF7" w:rsidRDefault="00AE76D4">
            <w:pPr>
              <w:rPr>
                <w:sz w:val="22"/>
                <w:szCs w:val="22"/>
              </w:rPr>
            </w:pPr>
            <w:r w:rsidRPr="00130FF7">
              <w:rPr>
                <w:sz w:val="22"/>
                <w:szCs w:val="22"/>
              </w:rPr>
              <w:t>Conflict of Interest Declaration Template</w:t>
            </w:r>
          </w:p>
        </w:tc>
        <w:tc>
          <w:tcPr>
            <w:tcW w:w="4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F543961" w14:textId="77777777" w:rsidR="000B5938" w:rsidRPr="00130FF7" w:rsidRDefault="00AE76D4">
            <w:pPr>
              <w:rPr>
                <w:sz w:val="22"/>
                <w:szCs w:val="22"/>
              </w:rPr>
            </w:pPr>
            <w:r w:rsidRPr="00130FF7">
              <w:rPr>
                <w:sz w:val="22"/>
                <w:szCs w:val="22"/>
              </w:rPr>
              <w:t>Annual declaration form for key-function employees</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7D29F8AE" w14:textId="0BCBC3C4"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created</w:t>
            </w:r>
          </w:p>
        </w:tc>
      </w:tr>
      <w:tr w:rsidR="000B5938" w:rsidRPr="00130FF7" w14:paraId="1C87BDED" w14:textId="77777777">
        <w:tc>
          <w:tcPr>
            <w:tcW w:w="3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D54E878" w14:textId="77777777" w:rsidR="000B5938" w:rsidRPr="00130FF7" w:rsidRDefault="00AE76D4">
            <w:pPr>
              <w:rPr>
                <w:sz w:val="22"/>
                <w:szCs w:val="22"/>
              </w:rPr>
            </w:pPr>
            <w:r w:rsidRPr="00130FF7">
              <w:rPr>
                <w:sz w:val="22"/>
                <w:szCs w:val="22"/>
              </w:rPr>
              <w:t>Annual Corruption Risk Assessment</w:t>
            </w:r>
          </w:p>
        </w:tc>
        <w:tc>
          <w:tcPr>
            <w:tcW w:w="40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0D66EEE8" w14:textId="77777777" w:rsidR="000B5938" w:rsidRPr="00130FF7" w:rsidRDefault="00AE76D4">
            <w:pPr>
              <w:rPr>
                <w:sz w:val="22"/>
                <w:szCs w:val="22"/>
              </w:rPr>
            </w:pPr>
            <w:r w:rsidRPr="00130FF7">
              <w:rPr>
                <w:sz w:val="22"/>
                <w:szCs w:val="22"/>
              </w:rPr>
              <w:t xml:space="preserve">Formal risk </w:t>
            </w:r>
            <w:r w:rsidRPr="00130FF7">
              <w:rPr>
                <w:sz w:val="22"/>
                <w:szCs w:val="22"/>
              </w:rPr>
              <w:t>assessment and CAPA plan</w:t>
            </w:r>
          </w:p>
        </w:tc>
        <w:tc>
          <w:tcPr>
            <w:tcW w:w="1838"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40E7ED4F" w14:textId="04A5AE7D" w:rsidR="000B5938" w:rsidRPr="00130FF7" w:rsidRDefault="006D6861">
            <w:pPr>
              <w:rPr>
                <w:sz w:val="22"/>
                <w:szCs w:val="22"/>
              </w:rPr>
            </w:pPr>
            <w:r w:rsidRPr="00E35CD8">
              <w:rPr>
                <w:rFonts w:ascii="Segoe UI Emoji" w:hAnsi="Segoe UI Emoji" w:cs="Segoe UI Emoji"/>
                <w:color w:val="auto"/>
                <w:sz w:val="22"/>
                <w:szCs w:val="22"/>
              </w:rPr>
              <w:t>⚠️</w:t>
            </w:r>
            <w:r w:rsidRPr="00130FF7">
              <w:rPr>
                <w:sz w:val="22"/>
                <w:szCs w:val="22"/>
              </w:rPr>
              <w:t>To be initiated</w:t>
            </w:r>
          </w:p>
        </w:tc>
      </w:tr>
      <w:tr w:rsidR="000B5938" w:rsidRPr="00130FF7" w14:paraId="7023F82A" w14:textId="77777777">
        <w:tc>
          <w:tcPr>
            <w:tcW w:w="38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1E8DF8DA" w14:textId="77777777" w:rsidR="000B5938" w:rsidRPr="00130FF7" w:rsidRDefault="00AE76D4">
            <w:pPr>
              <w:rPr>
                <w:sz w:val="22"/>
                <w:szCs w:val="22"/>
              </w:rPr>
            </w:pPr>
            <w:r w:rsidRPr="00130FF7">
              <w:rPr>
                <w:sz w:val="22"/>
                <w:szCs w:val="22"/>
              </w:rPr>
              <w:t>Register of Data Processors (Article 30 GDPR)</w:t>
            </w:r>
          </w:p>
        </w:tc>
        <w:tc>
          <w:tcPr>
            <w:tcW w:w="4000"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47908F2C" w14:textId="77777777" w:rsidR="000B5938" w:rsidRPr="00130FF7" w:rsidRDefault="00AE76D4">
            <w:pPr>
              <w:rPr>
                <w:sz w:val="22"/>
                <w:szCs w:val="22"/>
              </w:rPr>
            </w:pPr>
            <w:r w:rsidRPr="00130FF7">
              <w:rPr>
                <w:sz w:val="22"/>
                <w:szCs w:val="22"/>
              </w:rPr>
              <w:t>Record of all data processing activities and processors</w:t>
            </w:r>
          </w:p>
        </w:tc>
        <w:tc>
          <w:tcPr>
            <w:tcW w:w="1838" w:type="dxa"/>
            <w:tcBorders>
              <w:top w:val="single" w:sz="4" w:space="0" w:color="BFBFBF"/>
              <w:left w:val="single" w:sz="4" w:space="0" w:color="BFBFBF"/>
              <w:bottom w:val="single" w:sz="4" w:space="0" w:color="BFBFBF"/>
              <w:right w:val="single" w:sz="4" w:space="0" w:color="BFBFBF"/>
            </w:tcBorders>
            <w:shd w:val="clear" w:color="auto" w:fill="EBF3FA"/>
            <w:tcMar>
              <w:top w:w="60" w:type="dxa"/>
              <w:left w:w="120" w:type="dxa"/>
              <w:bottom w:w="60" w:type="dxa"/>
              <w:right w:w="120" w:type="dxa"/>
            </w:tcMar>
          </w:tcPr>
          <w:p w14:paraId="0FD16BDF" w14:textId="22038BBE" w:rsidR="000B5938" w:rsidRPr="00130FF7" w:rsidRDefault="006D6861">
            <w:pPr>
              <w:rPr>
                <w:sz w:val="22"/>
                <w:szCs w:val="22"/>
              </w:rPr>
            </w:pPr>
            <w:r w:rsidRPr="00E35CD8">
              <w:rPr>
                <w:rFonts w:ascii="Segoe UI Emoji" w:hAnsi="Segoe UI Emoji" w:cs="Segoe UI Emoji"/>
                <w:color w:val="auto"/>
                <w:sz w:val="22"/>
                <w:szCs w:val="22"/>
              </w:rPr>
              <w:t>🔄</w:t>
            </w:r>
            <w:r w:rsidRPr="00E35CD8">
              <w:rPr>
                <w:color w:val="auto"/>
                <w:sz w:val="22"/>
                <w:szCs w:val="22"/>
              </w:rPr>
              <w:t xml:space="preserve"> </w:t>
            </w:r>
            <w:r w:rsidRPr="00130FF7">
              <w:rPr>
                <w:sz w:val="22"/>
                <w:szCs w:val="22"/>
              </w:rPr>
              <w:t>To be completed</w:t>
            </w:r>
          </w:p>
        </w:tc>
      </w:tr>
    </w:tbl>
    <w:p w14:paraId="13C0EF51" w14:textId="77777777" w:rsidR="000B5938" w:rsidRPr="00130FF7" w:rsidRDefault="000B5938">
      <w:pPr>
        <w:spacing w:after="200"/>
        <w:rPr>
          <w:sz w:val="22"/>
          <w:szCs w:val="22"/>
        </w:rPr>
      </w:pPr>
    </w:p>
    <w:p w14:paraId="6BA9B9A2" w14:textId="6701E8F0" w:rsidR="000B5938" w:rsidRPr="00130FF7" w:rsidRDefault="00802AA9" w:rsidP="00130FF7">
      <w:pPr>
        <w:pStyle w:val="berschrift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r w:rsidRPr="002D2ED2">
        <w:rPr>
          <w:color w:val="1F3864"/>
        </w:rPr>
        <w:t>Approval and Signature</w:t>
      </w:r>
    </w:p>
    <w:p w14:paraId="34869FF3" w14:textId="77777777" w:rsidR="00130FF7" w:rsidRDefault="00130FF7" w:rsidP="00130FF7">
      <w:pPr>
        <w:spacing w:after="120"/>
        <w:jc w:val="both"/>
        <w:rPr>
          <w:sz w:val="22"/>
          <w:szCs w:val="22"/>
        </w:rPr>
      </w:pPr>
    </w:p>
    <w:p w14:paraId="5C965B48" w14:textId="7A961E99" w:rsidR="000B5938" w:rsidRPr="00130FF7" w:rsidRDefault="00AE76D4" w:rsidP="00130FF7">
      <w:pPr>
        <w:spacing w:after="120"/>
        <w:jc w:val="both"/>
        <w:rPr>
          <w:sz w:val="22"/>
          <w:szCs w:val="22"/>
        </w:rPr>
      </w:pPr>
      <w:r w:rsidRPr="00130FF7">
        <w:rPr>
          <w:sz w:val="22"/>
          <w:szCs w:val="22"/>
        </w:rPr>
        <w:t xml:space="preserve">This Ethics Policy </w:t>
      </w:r>
      <w:r w:rsidR="00802AA9" w:rsidRPr="00DE4B5F">
        <w:rPr>
          <w:sz w:val="22"/>
          <w:szCs w:val="22"/>
        </w:rPr>
        <w:t>has been approved by the management of Prestige Promotion Verkaufsförderung und Werbeservice GmbH and comes into force on the date of signing</w:t>
      </w:r>
      <w:r w:rsidRPr="00130FF7">
        <w:rPr>
          <w:sz w:val="22"/>
          <w:szCs w:val="22"/>
        </w:rPr>
        <w:t>.</w:t>
      </w:r>
    </w:p>
    <w:p w14:paraId="0F38CFB2" w14:textId="77777777" w:rsidR="000B5938" w:rsidRPr="00130FF7" w:rsidRDefault="000B5938">
      <w:pPr>
        <w:spacing w:after="60"/>
        <w:rPr>
          <w:sz w:val="22"/>
          <w:szCs w:val="22"/>
        </w:rPr>
      </w:pPr>
    </w:p>
    <w:tbl>
      <w:tblPr>
        <w:tblW w:w="96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9"/>
        <w:gridCol w:w="4819"/>
      </w:tblGrid>
      <w:tr w:rsidR="00802AA9" w:rsidRPr="00DE4B5F" w14:paraId="174BC212" w14:textId="77777777" w:rsidTr="00334FB3">
        <w:tc>
          <w:tcPr>
            <w:tcW w:w="4819" w:type="dxa"/>
            <w:tcBorders>
              <w:top w:val="single" w:sz="4" w:space="0" w:color="BFBFBF"/>
              <w:left w:val="single" w:sz="4" w:space="0" w:color="BFBFBF"/>
              <w:bottom w:val="single" w:sz="4" w:space="0" w:color="BFBFBF"/>
              <w:right w:val="single" w:sz="4" w:space="0" w:color="BFBFBF"/>
            </w:tcBorders>
            <w:shd w:val="clear" w:color="auto" w:fill="EBF3FA"/>
            <w:tcMar>
              <w:top w:w="200" w:type="dxa"/>
              <w:left w:w="200" w:type="dxa"/>
              <w:bottom w:w="200" w:type="dxa"/>
              <w:right w:w="200" w:type="dxa"/>
            </w:tcMar>
          </w:tcPr>
          <w:p w14:paraId="7DF328C6" w14:textId="77777777" w:rsidR="00802AA9" w:rsidRPr="00DE4B5F" w:rsidRDefault="00802AA9" w:rsidP="00334FB3">
            <w:pPr>
              <w:jc w:val="both"/>
              <w:rPr>
                <w:sz w:val="22"/>
                <w:szCs w:val="22"/>
              </w:rPr>
            </w:pPr>
            <w:r w:rsidRPr="00DE4B5F">
              <w:rPr>
                <w:b/>
                <w:bCs/>
                <w:color w:val="1F4E79"/>
                <w:sz w:val="22"/>
                <w:szCs w:val="22"/>
              </w:rPr>
              <w:t>Management</w:t>
            </w:r>
          </w:p>
          <w:p w14:paraId="74702FDC" w14:textId="77777777" w:rsidR="00802AA9" w:rsidRPr="00DE4B5F" w:rsidRDefault="00802AA9" w:rsidP="00334FB3">
            <w:pPr>
              <w:spacing w:after="200"/>
              <w:jc w:val="both"/>
              <w:rPr>
                <w:sz w:val="22"/>
                <w:szCs w:val="22"/>
              </w:rPr>
            </w:pPr>
          </w:p>
          <w:p w14:paraId="0EE8F58C" w14:textId="77777777" w:rsidR="00802AA9" w:rsidRPr="00DE4B5F" w:rsidRDefault="00802AA9" w:rsidP="00334FB3">
            <w:pPr>
              <w:spacing w:after="120"/>
              <w:jc w:val="both"/>
              <w:rPr>
                <w:sz w:val="22"/>
                <w:szCs w:val="22"/>
              </w:rPr>
            </w:pPr>
            <w:r w:rsidRPr="00DE4B5F">
              <w:rPr>
                <w:sz w:val="22"/>
                <w:szCs w:val="22"/>
              </w:rPr>
              <w:t>Signature: _________________________</w:t>
            </w:r>
          </w:p>
          <w:p w14:paraId="1A20C19F" w14:textId="77777777" w:rsidR="00802AA9" w:rsidRPr="00DE4B5F" w:rsidRDefault="00802AA9" w:rsidP="00334FB3">
            <w:pPr>
              <w:spacing w:after="120"/>
              <w:jc w:val="both"/>
              <w:rPr>
                <w:sz w:val="22"/>
                <w:szCs w:val="22"/>
              </w:rPr>
            </w:pPr>
            <w:r w:rsidRPr="00DE4B5F">
              <w:rPr>
                <w:sz w:val="22"/>
                <w:szCs w:val="22"/>
              </w:rPr>
              <w:t>Name: _____________________________</w:t>
            </w:r>
          </w:p>
          <w:p w14:paraId="75B0A85B" w14:textId="77777777" w:rsidR="00802AA9" w:rsidRPr="00DE4B5F" w:rsidRDefault="00802AA9" w:rsidP="00334FB3">
            <w:pPr>
              <w:spacing w:after="120"/>
              <w:jc w:val="both"/>
              <w:rPr>
                <w:sz w:val="22"/>
                <w:szCs w:val="22"/>
              </w:rPr>
            </w:pPr>
            <w:r w:rsidRPr="00DE4B5F">
              <w:rPr>
                <w:sz w:val="22"/>
                <w:szCs w:val="22"/>
              </w:rPr>
              <w:t>Date: ______________________________</w:t>
            </w:r>
          </w:p>
        </w:tc>
        <w:tc>
          <w:tcPr>
            <w:tcW w:w="4819" w:type="dxa"/>
            <w:tcBorders>
              <w:top w:val="single" w:sz="4" w:space="0" w:color="BFBFBF"/>
              <w:left w:val="single" w:sz="4" w:space="0" w:color="BFBFBF"/>
              <w:bottom w:val="single" w:sz="4" w:space="0" w:color="BFBFBF"/>
              <w:right w:val="single" w:sz="4" w:space="0" w:color="BFBFBF"/>
            </w:tcBorders>
            <w:shd w:val="clear" w:color="auto" w:fill="EBF3FA"/>
            <w:tcMar>
              <w:top w:w="200" w:type="dxa"/>
              <w:left w:w="200" w:type="dxa"/>
              <w:bottom w:w="200" w:type="dxa"/>
              <w:right w:w="200" w:type="dxa"/>
            </w:tcMar>
          </w:tcPr>
          <w:p w14:paraId="1537A2B9" w14:textId="77777777" w:rsidR="00802AA9" w:rsidRPr="00DE4B5F" w:rsidRDefault="00802AA9" w:rsidP="00334FB3">
            <w:pPr>
              <w:jc w:val="both"/>
              <w:rPr>
                <w:sz w:val="22"/>
                <w:szCs w:val="22"/>
              </w:rPr>
            </w:pPr>
            <w:r w:rsidRPr="00DE4B5F">
              <w:rPr>
                <w:b/>
                <w:bCs/>
                <w:color w:val="1F4E79"/>
                <w:sz w:val="22"/>
                <w:szCs w:val="22"/>
              </w:rPr>
              <w:t xml:space="preserve">Quality Management </w:t>
            </w:r>
            <w:del w:id="1" w:author="Jörg Lucas" w:date="2026-05-06T13:19:00Z">
              <w:r w:rsidRPr="00DE4B5F" w:rsidDel="00AE76D4">
                <w:rPr>
                  <w:b/>
                  <w:bCs/>
                  <w:color w:val="1F4E79"/>
                  <w:sz w:val="22"/>
                  <w:szCs w:val="22"/>
                </w:rPr>
                <w:delText>Off</w:delText>
              </w:r>
            </w:del>
            <w:del w:id="2" w:author="Jörg Lucas" w:date="2026-05-06T13:18:00Z">
              <w:r w:rsidRPr="00DE4B5F" w:rsidDel="00AE76D4">
                <w:rPr>
                  <w:b/>
                  <w:bCs/>
                  <w:color w:val="1F4E79"/>
                  <w:sz w:val="22"/>
                  <w:szCs w:val="22"/>
                </w:rPr>
                <w:delText>icer</w:delText>
              </w:r>
            </w:del>
          </w:p>
          <w:p w14:paraId="126A49D5" w14:textId="77777777" w:rsidR="00802AA9" w:rsidRPr="00DE4B5F" w:rsidRDefault="00802AA9" w:rsidP="00334FB3">
            <w:pPr>
              <w:spacing w:after="200"/>
              <w:jc w:val="both"/>
              <w:rPr>
                <w:sz w:val="22"/>
                <w:szCs w:val="22"/>
              </w:rPr>
            </w:pPr>
          </w:p>
          <w:p w14:paraId="129F33D1" w14:textId="77777777" w:rsidR="00802AA9" w:rsidRPr="00DE4B5F" w:rsidRDefault="00802AA9" w:rsidP="00334FB3">
            <w:pPr>
              <w:spacing w:after="120"/>
              <w:jc w:val="both"/>
              <w:rPr>
                <w:sz w:val="22"/>
                <w:szCs w:val="22"/>
              </w:rPr>
            </w:pPr>
            <w:r w:rsidRPr="00DE4B5F">
              <w:rPr>
                <w:sz w:val="22"/>
                <w:szCs w:val="22"/>
              </w:rPr>
              <w:t>Signature: _________________________</w:t>
            </w:r>
          </w:p>
          <w:p w14:paraId="00939EB0" w14:textId="77777777" w:rsidR="00802AA9" w:rsidRPr="00DE4B5F" w:rsidRDefault="00802AA9" w:rsidP="00334FB3">
            <w:pPr>
              <w:spacing w:after="120"/>
              <w:jc w:val="both"/>
              <w:rPr>
                <w:sz w:val="22"/>
                <w:szCs w:val="22"/>
              </w:rPr>
            </w:pPr>
            <w:r w:rsidRPr="00DE4B5F">
              <w:rPr>
                <w:sz w:val="22"/>
                <w:szCs w:val="22"/>
              </w:rPr>
              <w:t>Name: _____________________________</w:t>
            </w:r>
          </w:p>
          <w:p w14:paraId="3A3B7D89" w14:textId="77777777" w:rsidR="00802AA9" w:rsidRPr="00DE4B5F" w:rsidRDefault="00802AA9" w:rsidP="00334FB3">
            <w:pPr>
              <w:spacing w:after="120"/>
              <w:jc w:val="both"/>
              <w:rPr>
                <w:sz w:val="22"/>
                <w:szCs w:val="22"/>
              </w:rPr>
            </w:pPr>
            <w:r w:rsidRPr="00DE4B5F">
              <w:rPr>
                <w:sz w:val="22"/>
                <w:szCs w:val="22"/>
              </w:rPr>
              <w:t>Date: ______________________________</w:t>
            </w:r>
          </w:p>
        </w:tc>
      </w:tr>
    </w:tbl>
    <w:p w14:paraId="17CAA555" w14:textId="77777777" w:rsidR="000B5938" w:rsidRPr="00130FF7" w:rsidRDefault="000B5938">
      <w:pPr>
        <w:spacing w:after="200"/>
        <w:rPr>
          <w:sz w:val="22"/>
          <w:szCs w:val="22"/>
        </w:rPr>
      </w:pPr>
    </w:p>
    <w:p w14:paraId="54356972" w14:textId="3BF4FF10" w:rsidR="000B5938" w:rsidRPr="00130FF7" w:rsidRDefault="00AE76D4" w:rsidP="00130FF7">
      <w:pPr>
        <w:pStyle w:val="berschrift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r w:rsidRPr="00130FF7">
        <w:rPr>
          <w:color w:val="1F3864"/>
        </w:rPr>
        <w:t>Version History</w:t>
      </w:r>
    </w:p>
    <w:p w14:paraId="4C37D884" w14:textId="77777777" w:rsidR="000B5938" w:rsidRPr="00130FF7" w:rsidRDefault="000B5938">
      <w:pPr>
        <w:spacing w:after="60"/>
        <w:rPr>
          <w:sz w:val="22"/>
          <w:szCs w:val="22"/>
        </w:rPr>
      </w:pPr>
    </w:p>
    <w:tbl>
      <w:tblPr>
        <w:tblStyle w:val="af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1800"/>
        <w:gridCol w:w="1673"/>
        <w:gridCol w:w="4965"/>
      </w:tblGrid>
      <w:tr w:rsidR="000B5938" w:rsidRPr="00130FF7" w14:paraId="26793291" w14:textId="77777777" w:rsidTr="008A0AAC">
        <w:trPr>
          <w:tblHeader/>
        </w:trPr>
        <w:tc>
          <w:tcPr>
            <w:tcW w:w="12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157A1047" w14:textId="77777777" w:rsidR="000B5938" w:rsidRPr="00130FF7" w:rsidRDefault="00AE76D4">
            <w:pPr>
              <w:rPr>
                <w:sz w:val="22"/>
                <w:szCs w:val="22"/>
              </w:rPr>
            </w:pPr>
            <w:r w:rsidRPr="00130FF7">
              <w:rPr>
                <w:b/>
                <w:bCs/>
                <w:color w:val="1F4E79"/>
                <w:sz w:val="22"/>
                <w:szCs w:val="22"/>
              </w:rPr>
              <w:t>Version</w:t>
            </w:r>
          </w:p>
        </w:tc>
        <w:tc>
          <w:tcPr>
            <w:tcW w:w="1800"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06CF42D9" w14:textId="77777777" w:rsidR="000B5938" w:rsidRPr="00130FF7" w:rsidRDefault="00AE76D4">
            <w:pPr>
              <w:rPr>
                <w:sz w:val="22"/>
                <w:szCs w:val="22"/>
              </w:rPr>
            </w:pPr>
            <w:r w:rsidRPr="00130FF7">
              <w:rPr>
                <w:b/>
                <w:bCs/>
                <w:color w:val="1F4E79"/>
                <w:sz w:val="22"/>
                <w:szCs w:val="22"/>
              </w:rPr>
              <w:t>Date</w:t>
            </w:r>
          </w:p>
        </w:tc>
        <w:tc>
          <w:tcPr>
            <w:tcW w:w="1673"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58442425" w14:textId="77777777" w:rsidR="000B5938" w:rsidRPr="00130FF7" w:rsidRDefault="00AE76D4">
            <w:pPr>
              <w:rPr>
                <w:sz w:val="22"/>
                <w:szCs w:val="22"/>
              </w:rPr>
            </w:pPr>
            <w:r w:rsidRPr="00130FF7">
              <w:rPr>
                <w:b/>
                <w:bCs/>
                <w:color w:val="1F4E79"/>
                <w:sz w:val="22"/>
                <w:szCs w:val="22"/>
              </w:rPr>
              <w:t>Author</w:t>
            </w:r>
          </w:p>
        </w:tc>
        <w:tc>
          <w:tcPr>
            <w:tcW w:w="4965" w:type="dxa"/>
            <w:tcBorders>
              <w:top w:val="single" w:sz="4" w:space="0" w:color="BFBFBF"/>
              <w:left w:val="single" w:sz="4" w:space="0" w:color="BFBFBF"/>
              <w:bottom w:val="single" w:sz="4" w:space="0" w:color="BFBFBF"/>
              <w:right w:val="single" w:sz="4" w:space="0" w:color="BFBFBF"/>
            </w:tcBorders>
            <w:shd w:val="clear" w:color="auto" w:fill="D5E8F0"/>
            <w:tcMar>
              <w:top w:w="80" w:type="dxa"/>
              <w:left w:w="120" w:type="dxa"/>
              <w:bottom w:w="80" w:type="dxa"/>
              <w:right w:w="120" w:type="dxa"/>
            </w:tcMar>
          </w:tcPr>
          <w:p w14:paraId="492B8AD0" w14:textId="77777777" w:rsidR="000B5938" w:rsidRPr="00130FF7" w:rsidRDefault="00AE76D4">
            <w:pPr>
              <w:rPr>
                <w:sz w:val="22"/>
                <w:szCs w:val="22"/>
              </w:rPr>
            </w:pPr>
            <w:r w:rsidRPr="00130FF7">
              <w:rPr>
                <w:b/>
                <w:bCs/>
                <w:color w:val="1F4E79"/>
                <w:sz w:val="22"/>
                <w:szCs w:val="22"/>
              </w:rPr>
              <w:t>Description of Changes</w:t>
            </w:r>
          </w:p>
        </w:tc>
      </w:tr>
      <w:tr w:rsidR="000B5938" w:rsidRPr="00130FF7" w14:paraId="06FC046C" w14:textId="77777777" w:rsidTr="008A0AAC">
        <w:tc>
          <w:tcPr>
            <w:tcW w:w="12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295B8D3" w14:textId="77777777" w:rsidR="000B5938" w:rsidRPr="00130FF7" w:rsidRDefault="00AE76D4">
            <w:pPr>
              <w:rPr>
                <w:sz w:val="22"/>
                <w:szCs w:val="22"/>
              </w:rPr>
            </w:pPr>
            <w:r w:rsidRPr="00130FF7">
              <w:rPr>
                <w:sz w:val="22"/>
                <w:szCs w:val="22"/>
              </w:rPr>
              <w:t>1.0</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14E02975" w14:textId="77777777" w:rsidR="000B5938" w:rsidRPr="00130FF7" w:rsidRDefault="00AE76D4">
            <w:pPr>
              <w:rPr>
                <w:sz w:val="22"/>
                <w:szCs w:val="22"/>
              </w:rPr>
            </w:pPr>
            <w:r w:rsidRPr="00130FF7">
              <w:rPr>
                <w:sz w:val="22"/>
                <w:szCs w:val="22"/>
              </w:rPr>
              <w:t>01.04.2026</w:t>
            </w:r>
          </w:p>
        </w:tc>
        <w:tc>
          <w:tcPr>
            <w:tcW w:w="1673"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76A326D2" w14:textId="77777777" w:rsidR="000B5938" w:rsidRPr="00130FF7" w:rsidRDefault="00AE76D4">
            <w:pPr>
              <w:rPr>
                <w:sz w:val="22"/>
                <w:szCs w:val="22"/>
              </w:rPr>
            </w:pPr>
            <w:r w:rsidRPr="00130FF7">
              <w:rPr>
                <w:sz w:val="22"/>
                <w:szCs w:val="22"/>
              </w:rPr>
              <w:t xml:space="preserve">Quality Management </w:t>
            </w:r>
            <w:del w:id="3" w:author="Jörg Lucas" w:date="2026-05-06T13:19:00Z">
              <w:r w:rsidRPr="00130FF7" w:rsidDel="00AE76D4">
                <w:rPr>
                  <w:sz w:val="22"/>
                  <w:szCs w:val="22"/>
                </w:rPr>
                <w:lastRenderedPageBreak/>
                <w:delText>Officer</w:delText>
              </w:r>
            </w:del>
            <w:r w:rsidRPr="00130FF7">
              <w:rPr>
                <w:sz w:val="22"/>
                <w:szCs w:val="22"/>
              </w:rPr>
              <w:t xml:space="preserve"> / Compliance</w:t>
            </w:r>
          </w:p>
        </w:tc>
        <w:tc>
          <w:tcPr>
            <w:tcW w:w="4965" w:type="dxa"/>
            <w:tcBorders>
              <w:top w:val="single" w:sz="4" w:space="0" w:color="BFBFBF"/>
              <w:left w:val="single" w:sz="4" w:space="0" w:color="BFBFBF"/>
              <w:bottom w:val="single" w:sz="4" w:space="0" w:color="BFBFBF"/>
              <w:right w:val="single" w:sz="4" w:space="0" w:color="BFBFBF"/>
            </w:tcBorders>
            <w:shd w:val="clear" w:color="auto" w:fill="FFFFFF"/>
            <w:tcMar>
              <w:top w:w="60" w:type="dxa"/>
              <w:left w:w="120" w:type="dxa"/>
              <w:bottom w:w="60" w:type="dxa"/>
              <w:right w:w="120" w:type="dxa"/>
            </w:tcMar>
          </w:tcPr>
          <w:p w14:paraId="6C1544C4" w14:textId="0514DFE0" w:rsidR="000B5938" w:rsidRPr="00130FF7" w:rsidRDefault="00AE76D4" w:rsidP="00130FF7">
            <w:pPr>
              <w:jc w:val="both"/>
              <w:rPr>
                <w:sz w:val="22"/>
                <w:szCs w:val="22"/>
              </w:rPr>
            </w:pPr>
            <w:r w:rsidRPr="00130FF7">
              <w:rPr>
                <w:sz w:val="22"/>
                <w:szCs w:val="22"/>
              </w:rPr>
              <w:lastRenderedPageBreak/>
              <w:t xml:space="preserve">Initial issue of the Ethics Policy. All five topic areas (Corruption, Conflict of Interest, Fraud, Money Laundering, Responsible Information </w:t>
            </w:r>
            <w:r w:rsidRPr="00130FF7">
              <w:rPr>
                <w:sz w:val="22"/>
                <w:szCs w:val="22"/>
              </w:rPr>
              <w:lastRenderedPageBreak/>
              <w:t>Management) integrated with qualitative commitments, detailed measures, and quantitative KPI objectives. Prepared i</w:t>
            </w:r>
            <w:r w:rsidRPr="00130FF7">
              <w:rPr>
                <w:sz w:val="22"/>
                <w:szCs w:val="22"/>
              </w:rPr>
              <w:t>n compliance with HinSchG, GwG, GDPR and StGB requirements.</w:t>
            </w:r>
          </w:p>
        </w:tc>
      </w:tr>
    </w:tbl>
    <w:p w14:paraId="0D426866" w14:textId="77777777" w:rsidR="000B5938" w:rsidRPr="00130FF7" w:rsidRDefault="000B5938">
      <w:pPr>
        <w:spacing w:after="200"/>
        <w:rPr>
          <w:sz w:val="22"/>
          <w:szCs w:val="22"/>
        </w:rPr>
      </w:pPr>
    </w:p>
    <w:p w14:paraId="247C572A" w14:textId="77777777" w:rsidR="00B70A6B" w:rsidRDefault="00B70A6B">
      <w:pPr>
        <w:rPr>
          <w:b/>
          <w:bCs/>
          <w:color w:val="1F3864"/>
          <w:sz w:val="28"/>
          <w:szCs w:val="28"/>
        </w:rPr>
      </w:pPr>
      <w:r>
        <w:rPr>
          <w:color w:val="1F3864"/>
        </w:rPr>
        <w:br w:type="page"/>
      </w:r>
    </w:p>
    <w:p w14:paraId="47ABB745" w14:textId="641F6BED" w:rsidR="000B5938" w:rsidRPr="00130FF7" w:rsidRDefault="00AE76D4" w:rsidP="00130FF7">
      <w:pPr>
        <w:pStyle w:val="berschrift1"/>
        <w:numPr>
          <w:ilvl w:val="0"/>
          <w:numId w:val="2"/>
        </w:numPr>
        <w:pBdr>
          <w:top w:val="none" w:sz="0" w:space="0" w:color="auto"/>
          <w:left w:val="none" w:sz="0" w:space="0" w:color="auto"/>
          <w:bottom w:val="none" w:sz="0" w:space="0" w:color="auto"/>
          <w:right w:val="none" w:sz="0" w:space="0" w:color="auto"/>
          <w:between w:val="none" w:sz="0" w:space="0" w:color="auto"/>
        </w:pBdr>
        <w:spacing w:before="300" w:after="120"/>
        <w:ind w:left="284" w:hanging="284"/>
        <w:rPr>
          <w:color w:val="1F3864"/>
        </w:rPr>
      </w:pPr>
      <w:r w:rsidRPr="00130FF7">
        <w:rPr>
          <w:color w:val="1F3864"/>
        </w:rPr>
        <w:lastRenderedPageBreak/>
        <w:t>Employee Acknowledgement</w:t>
      </w:r>
    </w:p>
    <w:p w14:paraId="0C37749D" w14:textId="77777777" w:rsidR="00130FF7" w:rsidRDefault="00130FF7">
      <w:pPr>
        <w:spacing w:after="120"/>
        <w:rPr>
          <w:sz w:val="22"/>
          <w:szCs w:val="22"/>
        </w:rPr>
      </w:pPr>
    </w:p>
    <w:p w14:paraId="76930D01" w14:textId="59B83E36" w:rsidR="000B5938" w:rsidRPr="00130FF7" w:rsidRDefault="00AE76D4">
      <w:pPr>
        <w:spacing w:after="120"/>
        <w:rPr>
          <w:sz w:val="22"/>
          <w:szCs w:val="22"/>
        </w:rPr>
      </w:pPr>
      <w:r w:rsidRPr="00130FF7">
        <w:rPr>
          <w:sz w:val="22"/>
          <w:szCs w:val="22"/>
        </w:rPr>
        <w:t xml:space="preserve">I, ______________________, confirm that I have received, read and understood the company's QHSE Ethics Policy and commit to complying with its </w:t>
      </w:r>
      <w:r w:rsidRPr="00130FF7">
        <w:rPr>
          <w:sz w:val="22"/>
          <w:szCs w:val="22"/>
        </w:rPr>
        <w:t>requirements in all my professional activities. I am aware that violations of this policy may have employment law and, where applicable, criminal law consequences.</w:t>
      </w:r>
    </w:p>
    <w:p w14:paraId="0266DE5F" w14:textId="77777777" w:rsidR="000B5938" w:rsidRPr="00130FF7" w:rsidRDefault="000B5938">
      <w:pPr>
        <w:spacing w:after="80"/>
        <w:rPr>
          <w:sz w:val="22"/>
          <w:szCs w:val="22"/>
        </w:rPr>
      </w:pPr>
    </w:p>
    <w:p w14:paraId="33711958" w14:textId="77777777" w:rsidR="008A0AAC" w:rsidRDefault="00AE76D4" w:rsidP="00130FF7">
      <w:pPr>
        <w:spacing w:after="120"/>
        <w:jc w:val="both"/>
        <w:rPr>
          <w:sz w:val="22"/>
          <w:szCs w:val="22"/>
        </w:rPr>
      </w:pPr>
      <w:r w:rsidRPr="00130FF7">
        <w:rPr>
          <w:sz w:val="22"/>
          <w:szCs w:val="22"/>
        </w:rPr>
        <w:t xml:space="preserve">I commit to acting with integrity and transparency, reporting any concerns or </w:t>
      </w:r>
      <w:r w:rsidRPr="00130FF7">
        <w:rPr>
          <w:sz w:val="22"/>
          <w:szCs w:val="22"/>
        </w:rPr>
        <w:t>violations through the available channels, disclosing conflicts of interest without delay, and participating actively in required training.</w:t>
      </w:r>
    </w:p>
    <w:p w14:paraId="32227049" w14:textId="14E615E5" w:rsidR="00130FF7" w:rsidRPr="00DE4B5F" w:rsidRDefault="00130FF7" w:rsidP="00130FF7">
      <w:pPr>
        <w:spacing w:after="120"/>
        <w:jc w:val="both"/>
        <w:rPr>
          <w:sz w:val="22"/>
          <w:szCs w:val="22"/>
        </w:rPr>
      </w:pPr>
      <w:r>
        <w:rPr>
          <w:sz w:val="22"/>
          <w:szCs w:val="22"/>
        </w:rPr>
        <w:br/>
      </w:r>
      <w:r>
        <w:rPr>
          <w:sz w:val="22"/>
          <w:szCs w:val="22"/>
        </w:rPr>
        <w:br/>
      </w:r>
      <w:r w:rsidRPr="00DE4B5F">
        <w:rPr>
          <w:sz w:val="22"/>
          <w:szCs w:val="22"/>
        </w:rPr>
        <w:t xml:space="preserve">Employee Name: </w:t>
      </w:r>
    </w:p>
    <w:p w14:paraId="6E3A6A65" w14:textId="77777777" w:rsidR="00130FF7" w:rsidRPr="00DE4B5F" w:rsidRDefault="00130FF7" w:rsidP="00130FF7">
      <w:pPr>
        <w:spacing w:after="80"/>
        <w:jc w:val="both"/>
        <w:rPr>
          <w:sz w:val="22"/>
          <w:szCs w:val="22"/>
        </w:rPr>
      </w:pPr>
    </w:p>
    <w:p w14:paraId="5210A8A4" w14:textId="77777777" w:rsidR="00130FF7" w:rsidRPr="00DE4B5F" w:rsidRDefault="00130FF7" w:rsidP="00130FF7">
      <w:pPr>
        <w:spacing w:after="120"/>
        <w:jc w:val="both"/>
        <w:rPr>
          <w:sz w:val="22"/>
          <w:szCs w:val="22"/>
        </w:rPr>
      </w:pPr>
      <w:r w:rsidRPr="00DE4B5F">
        <w:rPr>
          <w:sz w:val="22"/>
          <w:szCs w:val="22"/>
        </w:rPr>
        <w:t xml:space="preserve">Signature: </w:t>
      </w:r>
    </w:p>
    <w:p w14:paraId="64227078" w14:textId="77777777" w:rsidR="00130FF7" w:rsidRPr="00DE4B5F" w:rsidRDefault="00130FF7" w:rsidP="00130FF7">
      <w:pPr>
        <w:spacing w:after="80"/>
        <w:jc w:val="both"/>
        <w:rPr>
          <w:sz w:val="22"/>
          <w:szCs w:val="22"/>
        </w:rPr>
      </w:pPr>
    </w:p>
    <w:p w14:paraId="1841A415" w14:textId="77777777" w:rsidR="00130FF7" w:rsidRPr="00DE4B5F" w:rsidRDefault="00130FF7" w:rsidP="00130FF7">
      <w:pPr>
        <w:spacing w:after="120"/>
        <w:jc w:val="both"/>
        <w:rPr>
          <w:sz w:val="22"/>
          <w:szCs w:val="22"/>
        </w:rPr>
      </w:pPr>
      <w:r w:rsidRPr="00DE4B5F">
        <w:rPr>
          <w:sz w:val="22"/>
          <w:szCs w:val="22"/>
        </w:rPr>
        <w:t xml:space="preserve">Date:  </w:t>
      </w:r>
    </w:p>
    <w:p w14:paraId="3F6D917E" w14:textId="2940701A" w:rsidR="000B5938" w:rsidRPr="00130FF7" w:rsidRDefault="000B5938">
      <w:pPr>
        <w:spacing w:after="120"/>
        <w:rPr>
          <w:sz w:val="22"/>
          <w:szCs w:val="22"/>
        </w:rPr>
      </w:pPr>
    </w:p>
    <w:sectPr w:rsidR="000B5938" w:rsidRPr="00130FF7" w:rsidSect="00780B90">
      <w:headerReference w:type="default" r:id="rId11"/>
      <w:footerReference w:type="default" r:id="rId12"/>
      <w:pgSz w:w="11906" w:h="16838"/>
      <w:pgMar w:top="1134" w:right="1134" w:bottom="709" w:left="1134" w:header="708" w:footer="340"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D8C32D" w14:textId="77777777" w:rsidR="0012594E" w:rsidRDefault="0012594E">
      <w:r>
        <w:separator/>
      </w:r>
    </w:p>
  </w:endnote>
  <w:endnote w:type="continuationSeparator" w:id="0">
    <w:p w14:paraId="323D0452" w14:textId="77777777" w:rsidR="0012594E" w:rsidRDefault="00125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78709D9-DE2C-4014-A85F-D3A098879325}"/>
  </w:font>
  <w:font w:name="Segoe UI Emoji">
    <w:panose1 w:val="020B0502040204020203"/>
    <w:charset w:val="00"/>
    <w:family w:val="swiss"/>
    <w:pitch w:val="variable"/>
    <w:sig w:usb0="00000003" w:usb1="02000000" w:usb2="08000000" w:usb3="00000000" w:csb0="00000001" w:csb1="00000000"/>
    <w:embedRegular r:id="rId2" w:fontKey="{824F919A-2A8A-49ED-AE3F-8C2FC05CCC5A}"/>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D9BDB9D6-78CE-4AD2-8265-93081A731DDA}"/>
  </w:font>
  <w:font w:name="Cambria">
    <w:panose1 w:val="02040503050406030204"/>
    <w:charset w:val="00"/>
    <w:family w:val="roman"/>
    <w:pitch w:val="variable"/>
    <w:sig w:usb0="E00006FF" w:usb1="420024FF" w:usb2="02000000" w:usb3="00000000" w:csb0="0000019F" w:csb1="00000000"/>
    <w:embedRegular r:id="rId4" w:fontKey="{20CDC595-F1BC-40D0-9BE6-D5FCDF55F7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E42C6" w14:textId="758DDC11" w:rsidR="000B5938" w:rsidRPr="002760B0" w:rsidRDefault="00780B90" w:rsidP="00780B90">
    <w:pPr>
      <w:pStyle w:val="Fuzeile"/>
      <w:tabs>
        <w:tab w:val="clear" w:pos="9026"/>
        <w:tab w:val="right" w:pos="9498"/>
      </w:tabs>
    </w:pPr>
    <w:r>
      <w:rPr>
        <w:color w:val="7F7F7F" w:themeColor="background1" w:themeShade="7F"/>
        <w:spacing w:val="60"/>
      </w:rPr>
      <w:tab/>
    </w:r>
    <w:r>
      <w:rPr>
        <w:color w:val="7F7F7F" w:themeColor="background1" w:themeShade="7F"/>
        <w:spacing w:val="60"/>
      </w:rPr>
      <w:tab/>
    </w:r>
    <w:r w:rsidR="002760B0">
      <w:rPr>
        <w:color w:val="7F7F7F" w:themeColor="background1" w:themeShade="7F"/>
        <w:spacing w:val="60"/>
      </w:rPr>
      <w:t>Page</w:t>
    </w:r>
    <w:r w:rsidR="002760B0">
      <w:t xml:space="preserve"> | </w:t>
    </w:r>
    <w:r w:rsidR="002760B0">
      <w:fldChar w:fldCharType="begin"/>
    </w:r>
    <w:r w:rsidR="002760B0">
      <w:instrText xml:space="preserve"> PAGE   \* MERGEFORMAT </w:instrText>
    </w:r>
    <w:r w:rsidR="002760B0">
      <w:fldChar w:fldCharType="separate"/>
    </w:r>
    <w:r w:rsidR="002760B0">
      <w:rPr>
        <w:b/>
        <w:bCs/>
        <w:noProof/>
      </w:rPr>
      <w:t>1</w:t>
    </w:r>
    <w:r w:rsidR="002760B0">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396BD" w14:textId="77777777" w:rsidR="0012594E" w:rsidRDefault="0012594E">
      <w:r>
        <w:separator/>
      </w:r>
    </w:p>
  </w:footnote>
  <w:footnote w:type="continuationSeparator" w:id="0">
    <w:p w14:paraId="1CDD0BCD" w14:textId="77777777" w:rsidR="0012594E" w:rsidRDefault="001259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BB00B" w14:textId="78B885F3" w:rsidR="000B5938" w:rsidRPr="002760B0" w:rsidRDefault="002760B0" w:rsidP="002760B0">
    <w:pPr>
      <w:pStyle w:val="Kopfzeile"/>
    </w:pPr>
    <w:r>
      <w:rPr>
        <w:noProof/>
      </w:rPr>
      <w:drawing>
        <wp:anchor distT="0" distB="0" distL="114300" distR="114300" simplePos="0" relativeHeight="251659264" behindDoc="0" locked="0" layoutInCell="1" allowOverlap="1" wp14:anchorId="59F7B8C8" wp14:editId="561AA6D4">
          <wp:simplePos x="0" y="0"/>
          <wp:positionH relativeFrom="margin">
            <wp:posOffset>2073275</wp:posOffset>
          </wp:positionH>
          <wp:positionV relativeFrom="paragraph">
            <wp:posOffset>-213995</wp:posOffset>
          </wp:positionV>
          <wp:extent cx="1638300" cy="723539"/>
          <wp:effectExtent l="0" t="0" r="0" b="635"/>
          <wp:wrapTopAndBottom/>
          <wp:docPr id="26373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79397" name="Picture 1244179397"/>
                  <pic:cNvPicPr/>
                </pic:nvPicPr>
                <pic:blipFill>
                  <a:blip r:embed="rId1">
                    <a:extLst>
                      <a:ext uri="{28A0092B-C50C-407E-A947-70E740481C1C}">
                        <a14:useLocalDpi xmlns:a14="http://schemas.microsoft.com/office/drawing/2010/main" val="0"/>
                      </a:ext>
                    </a:extLst>
                  </a:blip>
                  <a:stretch>
                    <a:fillRect/>
                  </a:stretch>
                </pic:blipFill>
                <pic:spPr>
                  <a:xfrm>
                    <a:off x="0" y="0"/>
                    <a:ext cx="1638300" cy="72353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0B173E"/>
    <w:multiLevelType w:val="multilevel"/>
    <w:tmpl w:val="9580BD54"/>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26D042C"/>
    <w:multiLevelType w:val="hybridMultilevel"/>
    <w:tmpl w:val="85F6B8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891233A"/>
    <w:multiLevelType w:val="hybridMultilevel"/>
    <w:tmpl w:val="9EC0C2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DA74ECC"/>
    <w:multiLevelType w:val="multilevel"/>
    <w:tmpl w:val="60B2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B15847"/>
    <w:multiLevelType w:val="hybridMultilevel"/>
    <w:tmpl w:val="C74661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4"/>
  </w:num>
  <w:num w:numId="3">
    <w:abstractNumId w:val="1"/>
  </w:num>
  <w:num w:numId="4">
    <w:abstractNumId w:val="2"/>
  </w:num>
  <w:num w:numId="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örg Lucas">
    <w15:presenceInfo w15:providerId="AD" w15:userId="S::joerg.lucas@prestigepromotion.de::8dc11c3d-67b7-4eb2-a8a7-5b81161b80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trackRevisions/>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938"/>
    <w:rsid w:val="000B5938"/>
    <w:rsid w:val="0012594E"/>
    <w:rsid w:val="00130FF7"/>
    <w:rsid w:val="002760B0"/>
    <w:rsid w:val="00455B11"/>
    <w:rsid w:val="006D6861"/>
    <w:rsid w:val="00780B90"/>
    <w:rsid w:val="007F7645"/>
    <w:rsid w:val="00802AA9"/>
    <w:rsid w:val="008A0AAC"/>
    <w:rsid w:val="008E7BF5"/>
    <w:rsid w:val="009762DF"/>
    <w:rsid w:val="00AB133F"/>
    <w:rsid w:val="00AE76D4"/>
    <w:rsid w:val="00B70A6B"/>
    <w:rsid w:val="00B82A28"/>
    <w:rsid w:val="00C530E9"/>
    <w:rsid w:val="00C83533"/>
    <w:rsid w:val="00CD1BD8"/>
    <w:rsid w:val="00FF44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E0136"/>
  <w15:docId w15:val="{F990C9DB-63E1-43C2-BEBC-2811F2813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1A1A2E"/>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pBdr>
        <w:top w:val="nil"/>
        <w:left w:val="nil"/>
        <w:bottom w:val="nil"/>
        <w:right w:val="nil"/>
        <w:between w:val="nil"/>
      </w:pBdr>
      <w:spacing w:before="200" w:after="80"/>
      <w:outlineLvl w:val="0"/>
    </w:pPr>
    <w:rPr>
      <w:b/>
      <w:bCs/>
      <w:color w:val="1F4E79"/>
      <w:sz w:val="28"/>
      <w:szCs w:val="28"/>
    </w:rPr>
  </w:style>
  <w:style w:type="paragraph" w:styleId="berschrift2">
    <w:name w:val="heading 2"/>
    <w:basedOn w:val="Standard"/>
    <w:next w:val="Standard"/>
    <w:uiPriority w:val="9"/>
    <w:unhideWhenUsed/>
    <w:qFormat/>
    <w:pPr>
      <w:pBdr>
        <w:top w:val="nil"/>
        <w:left w:val="nil"/>
        <w:bottom w:val="nil"/>
        <w:right w:val="nil"/>
        <w:between w:val="nil"/>
      </w:pBdr>
      <w:spacing w:before="160" w:after="80"/>
      <w:outlineLvl w:val="1"/>
    </w:pPr>
    <w:rPr>
      <w:b/>
      <w:bCs/>
      <w:color w:val="1F4E79"/>
      <w:sz w:val="24"/>
      <w:szCs w:val="24"/>
    </w:rPr>
  </w:style>
  <w:style w:type="paragraph" w:styleId="berschrift3">
    <w:name w:val="heading 3"/>
    <w:basedOn w:val="Standard"/>
    <w:next w:val="Standard"/>
    <w:uiPriority w:val="9"/>
    <w:semiHidden/>
    <w:unhideWhenUsed/>
    <w:qFormat/>
    <w:pPr>
      <w:pBdr>
        <w:top w:val="nil"/>
        <w:left w:val="nil"/>
        <w:bottom w:val="nil"/>
        <w:right w:val="nil"/>
        <w:between w:val="nil"/>
      </w:pBdr>
      <w:outlineLvl w:val="2"/>
    </w:pPr>
    <w:rPr>
      <w:color w:val="1F4D78"/>
      <w:sz w:val="24"/>
      <w:szCs w:val="24"/>
    </w:rPr>
  </w:style>
  <w:style w:type="paragraph" w:styleId="berschrift4">
    <w:name w:val="heading 4"/>
    <w:basedOn w:val="Standard"/>
    <w:next w:val="Standard"/>
    <w:uiPriority w:val="9"/>
    <w:semiHidden/>
    <w:unhideWhenUsed/>
    <w:qFormat/>
    <w:pPr>
      <w:pBdr>
        <w:top w:val="nil"/>
        <w:left w:val="nil"/>
        <w:bottom w:val="nil"/>
        <w:right w:val="nil"/>
        <w:between w:val="nil"/>
      </w:pBdr>
      <w:outlineLvl w:val="3"/>
    </w:pPr>
    <w:rPr>
      <w:i/>
      <w:iCs/>
      <w:color w:val="2E74B5"/>
    </w:rPr>
  </w:style>
  <w:style w:type="paragraph" w:styleId="berschrift5">
    <w:name w:val="heading 5"/>
    <w:basedOn w:val="Standard"/>
    <w:next w:val="Standard"/>
    <w:uiPriority w:val="9"/>
    <w:semiHidden/>
    <w:unhideWhenUsed/>
    <w:qFormat/>
    <w:pPr>
      <w:pBdr>
        <w:top w:val="nil"/>
        <w:left w:val="nil"/>
        <w:bottom w:val="nil"/>
        <w:right w:val="nil"/>
        <w:between w:val="nil"/>
      </w:pBdr>
      <w:outlineLvl w:val="4"/>
    </w:pPr>
    <w:rPr>
      <w:color w:val="2E74B5"/>
    </w:rPr>
  </w:style>
  <w:style w:type="paragraph" w:styleId="berschrift6">
    <w:name w:val="heading 6"/>
    <w:basedOn w:val="Standard"/>
    <w:next w:val="Standard"/>
    <w:uiPriority w:val="9"/>
    <w:semiHidden/>
    <w:unhideWhenUsed/>
    <w:qFormat/>
    <w:pPr>
      <w:pBdr>
        <w:top w:val="nil"/>
        <w:left w:val="nil"/>
        <w:bottom w:val="nil"/>
        <w:right w:val="nil"/>
        <w:between w:val="nil"/>
      </w:pBd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pBdr>
        <w:top w:val="nil"/>
        <w:left w:val="nil"/>
        <w:bottom w:val="nil"/>
        <w:right w:val="nil"/>
        <w:between w:val="nil"/>
      </w:pBdr>
    </w:pPr>
    <w:rPr>
      <w:sz w:val="56"/>
      <w:szCs w:val="56"/>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character" w:styleId="Hyperlink">
    <w:name w:val="Hyperlink"/>
    <w:basedOn w:val="Absatz-Standardschriftart"/>
    <w:uiPriority w:val="99"/>
    <w:unhideWhenUsed/>
    <w:rsid w:val="00130FF7"/>
    <w:rPr>
      <w:color w:val="0000FF" w:themeColor="hyperlink"/>
      <w:u w:val="single"/>
    </w:rPr>
  </w:style>
  <w:style w:type="character" w:styleId="NichtaufgelsteErwhnung">
    <w:name w:val="Unresolved Mention"/>
    <w:basedOn w:val="Absatz-Standardschriftart"/>
    <w:uiPriority w:val="99"/>
    <w:semiHidden/>
    <w:unhideWhenUsed/>
    <w:rsid w:val="00130FF7"/>
    <w:rPr>
      <w:color w:val="605E5C"/>
      <w:shd w:val="clear" w:color="auto" w:fill="E1DFDD"/>
    </w:rPr>
  </w:style>
  <w:style w:type="paragraph" w:styleId="Listenabsatz">
    <w:name w:val="List Paragraph"/>
    <w:basedOn w:val="Standard"/>
    <w:uiPriority w:val="34"/>
    <w:qFormat/>
    <w:rsid w:val="00C530E9"/>
    <w:pPr>
      <w:ind w:left="720"/>
      <w:contextualSpacing/>
    </w:pPr>
  </w:style>
  <w:style w:type="character" w:customStyle="1" w:styleId="berschrift1Zchn">
    <w:name w:val="Überschrift 1 Zchn"/>
    <w:basedOn w:val="Absatz-Standardschriftart"/>
    <w:link w:val="berschrift1"/>
    <w:uiPriority w:val="9"/>
    <w:rsid w:val="00C530E9"/>
    <w:rPr>
      <w:b/>
      <w:bCs/>
      <w:color w:val="1F4E79"/>
      <w:sz w:val="28"/>
      <w:szCs w:val="28"/>
    </w:rPr>
  </w:style>
  <w:style w:type="paragraph" w:styleId="Kopfzeile">
    <w:name w:val="header"/>
    <w:basedOn w:val="Standard"/>
    <w:link w:val="KopfzeileZchn"/>
    <w:uiPriority w:val="99"/>
    <w:unhideWhenUsed/>
    <w:rsid w:val="002760B0"/>
    <w:pPr>
      <w:tabs>
        <w:tab w:val="center" w:pos="4513"/>
        <w:tab w:val="right" w:pos="9026"/>
      </w:tabs>
    </w:pPr>
  </w:style>
  <w:style w:type="character" w:customStyle="1" w:styleId="KopfzeileZchn">
    <w:name w:val="Kopfzeile Zchn"/>
    <w:basedOn w:val="Absatz-Standardschriftart"/>
    <w:link w:val="Kopfzeile"/>
    <w:uiPriority w:val="99"/>
    <w:rsid w:val="002760B0"/>
  </w:style>
  <w:style w:type="paragraph" w:styleId="Fuzeile">
    <w:name w:val="footer"/>
    <w:basedOn w:val="Standard"/>
    <w:link w:val="FuzeileZchn"/>
    <w:uiPriority w:val="99"/>
    <w:unhideWhenUsed/>
    <w:rsid w:val="002760B0"/>
    <w:pPr>
      <w:tabs>
        <w:tab w:val="center" w:pos="4513"/>
        <w:tab w:val="right" w:pos="9026"/>
      </w:tabs>
    </w:pPr>
  </w:style>
  <w:style w:type="character" w:customStyle="1" w:styleId="FuzeileZchn">
    <w:name w:val="Fußzeile Zchn"/>
    <w:basedOn w:val="Absatz-Standardschriftart"/>
    <w:link w:val="Fuzeile"/>
    <w:uiPriority w:val="99"/>
    <w:rsid w:val="002760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www.prestige-promotion-web.de"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0a335d65-f2b8-48e7-8334-285ca490b919" xsi:nil="true"/>
    <lcf76f155ced4ddcb4097134ff3c332f xmlns="347a6857-bf8b-4d1d-a528-c5e696d0d4d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4A4C2845CAC70F4EB4F8C22CF1434A70" ma:contentTypeVersion="10" ma:contentTypeDescription="Ein neues Dokument erstellen." ma:contentTypeScope="" ma:versionID="3cb5a123204062fbafdfcff0bfce209e">
  <xsd:schema xmlns:xsd="http://www.w3.org/2001/XMLSchema" xmlns:xs="http://www.w3.org/2001/XMLSchema" xmlns:p="http://schemas.microsoft.com/office/2006/metadata/properties" xmlns:ns2="347a6857-bf8b-4d1d-a528-c5e696d0d4dd" xmlns:ns3="0a335d65-f2b8-48e7-8334-285ca490b919" targetNamespace="http://schemas.microsoft.com/office/2006/metadata/properties" ma:root="true" ma:fieldsID="cb5a01f6fa5051495811a8630384cb44" ns2:_="" ns3:_="">
    <xsd:import namespace="347a6857-bf8b-4d1d-a528-c5e696d0d4dd"/>
    <xsd:import namespace="0a335d65-f2b8-48e7-8334-285ca490b91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7a6857-bf8b-4d1d-a528-c5e696d0d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f69d1a7c-6f9f-4b46-a950-38bce3861f12"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335d65-f2b8-48e7-8334-285ca490b91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ada2a7e-f396-4ed6-94fc-a0d8a913e1fa}" ma:internalName="TaxCatchAll" ma:showField="CatchAllData" ma:web="0a335d65-f2b8-48e7-8334-285ca490b91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353A7A4-F5BA-4C74-9C99-425912D05B2E}">
  <ds:schemaRefs>
    <ds:schemaRef ds:uri="0a335d65-f2b8-48e7-8334-285ca490b919"/>
    <ds:schemaRef ds:uri="http://schemas.microsoft.com/office/infopath/2007/PartnerControls"/>
    <ds:schemaRef ds:uri="http://purl.org/dc/dcmitype/"/>
    <ds:schemaRef ds:uri="http://purl.org/dc/elements/1.1/"/>
    <ds:schemaRef ds:uri="http://schemas.microsoft.com/office/2006/documentManagement/types"/>
    <ds:schemaRef ds:uri="http://schemas.openxmlformats.org/package/2006/metadata/core-properties"/>
    <ds:schemaRef ds:uri="http://schemas.microsoft.com/office/2006/metadata/properties"/>
    <ds:schemaRef ds:uri="347a6857-bf8b-4d1d-a528-c5e696d0d4dd"/>
    <ds:schemaRef ds:uri="http://www.w3.org/XML/1998/namespace"/>
    <ds:schemaRef ds:uri="http://purl.org/dc/terms/"/>
  </ds:schemaRefs>
</ds:datastoreItem>
</file>

<file path=customXml/itemProps2.xml><?xml version="1.0" encoding="utf-8"?>
<ds:datastoreItem xmlns:ds="http://schemas.openxmlformats.org/officeDocument/2006/customXml" ds:itemID="{03A43DB6-D563-4F89-90B7-CF53E6B9F667}">
  <ds:schemaRefs>
    <ds:schemaRef ds:uri="http://schemas.microsoft.com/sharepoint/v3/contenttype/forms"/>
  </ds:schemaRefs>
</ds:datastoreItem>
</file>

<file path=customXml/itemProps3.xml><?xml version="1.0" encoding="utf-8"?>
<ds:datastoreItem xmlns:ds="http://schemas.openxmlformats.org/officeDocument/2006/customXml" ds:itemID="{C5381D2D-8861-42EE-BD31-DD06735BD4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7a6857-bf8b-4d1d-a528-c5e696d0d4dd"/>
    <ds:schemaRef ds:uri="0a335d65-f2b8-48e7-8334-285ca490b91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20</Pages>
  <Words>5567</Words>
  <Characters>35076</Characters>
  <Application>Microsoft Office Word</Application>
  <DocSecurity>0</DocSecurity>
  <Lines>292</Lines>
  <Paragraphs>81</Paragraphs>
  <ScaleCrop>false</ScaleCrop>
  <Company/>
  <LinksUpToDate>false</LinksUpToDate>
  <CharactersWithSpaces>40562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Jörg Lucas</cp:lastModifiedBy>
  <cp:revision>31</cp:revision>
  <dcterms:created xsi:type="dcterms:W3CDTF">2026-04-28T06:27:00Z</dcterms:created>
  <dcterms:modified xsi:type="dcterms:W3CDTF">2026-05-06T11:19:00Z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0x0101004A4C2845CAC70F4EB4F8C22CF1434A70</vt:lpwstr>
  </property>
  <property fmtid="{D5CDD505-2E9C-101B-9397-08002B2CF9AE}" pid="3" name="MediaServiceImageTags">
    <vt:lpwstr/>
  </property>
</Properties>
</file>