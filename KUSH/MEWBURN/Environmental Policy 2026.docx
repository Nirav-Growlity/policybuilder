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FDEB3" w14:textId="77777777" w:rsidR="005663D4" w:rsidRPr="00F64DD5" w:rsidRDefault="005663D4" w:rsidP="00A42E83">
      <w:pPr>
        <w:spacing w:before="10" w:after="476" w:line="276" w:lineRule="auto"/>
        <w:ind w:left="6897" w:right="-424"/>
        <w:jc w:val="both"/>
        <w:textAlignment w:val="baseline"/>
        <w:rPr>
          <w:rFonts w:ascii="Arial" w:hAnsi="Arial" w:cs="Arial"/>
        </w:rPr>
      </w:pPr>
      <w:r w:rsidRPr="00F64DD5">
        <w:rPr>
          <w:rFonts w:ascii="Arial" w:hAnsi="Arial" w:cs="Arial"/>
          <w:noProof/>
          <w:lang w:val="en-IN" w:eastAsia="en-IN"/>
        </w:rPr>
        <w:drawing>
          <wp:inline distT="0" distB="0" distL="0" distR="0" wp14:anchorId="4F491E6D" wp14:editId="43210B3F">
            <wp:extent cx="2121535" cy="9017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pic:cNvPicPr preferRelativeResize="0"/>
                  </pic:nvPicPr>
                  <pic:blipFill>
                    <a:blip r:embed="rId8"/>
                    <a:stretch>
                      <a:fillRect/>
                    </a:stretch>
                  </pic:blipFill>
                  <pic:spPr>
                    <a:xfrm>
                      <a:off x="0" y="0"/>
                      <a:ext cx="2121535" cy="901700"/>
                    </a:xfrm>
                    <a:prstGeom prst="rect">
                      <a:avLst/>
                    </a:prstGeom>
                  </pic:spPr>
                </pic:pic>
              </a:graphicData>
            </a:graphic>
          </wp:inline>
        </w:drawing>
      </w:r>
    </w:p>
    <w:p w14:paraId="640F3B90" w14:textId="77777777" w:rsidR="005663D4" w:rsidRPr="00F64DD5" w:rsidRDefault="005663D4" w:rsidP="00A42E83">
      <w:pPr>
        <w:spacing w:before="4" w:after="240" w:line="276" w:lineRule="auto"/>
        <w:ind w:right="-424"/>
        <w:jc w:val="both"/>
        <w:textAlignment w:val="baseline"/>
        <w:rPr>
          <w:rFonts w:ascii="Arial" w:eastAsia="Arial" w:hAnsi="Arial" w:cs="Arial"/>
          <w:b/>
          <w:color w:val="8F4D6B"/>
          <w:spacing w:val="8"/>
          <w:w w:val="95"/>
          <w:sz w:val="44"/>
        </w:rPr>
      </w:pPr>
      <w:r w:rsidRPr="00F64DD5">
        <w:rPr>
          <w:rFonts w:ascii="Arial" w:eastAsia="Arial" w:hAnsi="Arial" w:cs="Arial"/>
          <w:b/>
          <w:color w:val="8F4D6B"/>
          <w:spacing w:val="8"/>
          <w:w w:val="95"/>
          <w:sz w:val="44"/>
        </w:rPr>
        <w:t>Environmental Policy</w:t>
      </w:r>
    </w:p>
    <w:p w14:paraId="376CE88B" w14:textId="77777777" w:rsidR="005663D4" w:rsidRPr="00F64DD5" w:rsidRDefault="005663D4" w:rsidP="00A42E83">
      <w:pPr>
        <w:spacing w:after="245" w:line="276" w:lineRule="auto"/>
        <w:ind w:right="-424"/>
        <w:jc w:val="both"/>
        <w:textAlignment w:val="baseline"/>
        <w:rPr>
          <w:rFonts w:ascii="Arial" w:eastAsia="Arial" w:hAnsi="Arial" w:cs="Arial"/>
          <w:color w:val="8F4D6B"/>
          <w:spacing w:val="-2"/>
          <w:sz w:val="28"/>
          <w:szCs w:val="28"/>
        </w:rPr>
      </w:pPr>
      <w:r w:rsidRPr="00F64DD5">
        <w:rPr>
          <w:rFonts w:ascii="Arial" w:eastAsia="Arial" w:hAnsi="Arial" w:cs="Arial"/>
          <w:color w:val="8F4D6B"/>
          <w:spacing w:val="-2"/>
          <w:sz w:val="28"/>
          <w:szCs w:val="28"/>
        </w:rPr>
        <w:t>Objective</w:t>
      </w:r>
    </w:p>
    <w:p w14:paraId="6821DF2E" w14:textId="37A6CB05" w:rsidR="005663D4" w:rsidRPr="00F64DD5" w:rsidRDefault="00CE63F9" w:rsidP="00A42E83">
      <w:pPr>
        <w:spacing w:before="1" w:line="276" w:lineRule="auto"/>
        <w:ind w:right="-424"/>
        <w:jc w:val="both"/>
        <w:textAlignment w:val="baseline"/>
        <w:rPr>
          <w:rFonts w:ascii="Arial" w:eastAsia="Arial" w:hAnsi="Arial" w:cs="Arial"/>
          <w:color w:val="000000"/>
          <w:sz w:val="20"/>
          <w:szCs w:val="20"/>
        </w:rPr>
      </w:pPr>
      <w:proofErr w:type="spellStart"/>
      <w:r w:rsidRPr="00F64DD5">
        <w:rPr>
          <w:rFonts w:ascii="Arial" w:eastAsiaTheme="minorHAnsi" w:hAnsi="Arial" w:cs="Arial"/>
          <w:sz w:val="20"/>
          <w:szCs w:val="20"/>
          <w:lang w:val="en-IN"/>
        </w:rPr>
        <w:t>Mewburn</w:t>
      </w:r>
      <w:proofErr w:type="spellEnd"/>
      <w:r w:rsidRPr="00F64DD5">
        <w:rPr>
          <w:rFonts w:ascii="Arial" w:eastAsiaTheme="minorHAnsi" w:hAnsi="Arial" w:cs="Arial"/>
          <w:sz w:val="20"/>
          <w:szCs w:val="20"/>
          <w:lang w:val="en-IN"/>
        </w:rPr>
        <w:t xml:space="preserve"> Ellis LLP is committed to minimising the impact of its activities on the environment </w:t>
      </w:r>
      <w:r w:rsidR="005663D4" w:rsidRPr="00F64DD5">
        <w:rPr>
          <w:rFonts w:ascii="Arial" w:eastAsia="Arial" w:hAnsi="Arial" w:cs="Arial"/>
          <w:color w:val="000000"/>
          <w:sz w:val="20"/>
          <w:szCs w:val="20"/>
        </w:rPr>
        <w:t>by implementing sustainable practices, reducing waste and energy consumption, and promoting eco-friendly initiatives. We are committed to continuous improvement, compliance with environmental regulations, and fostering environmental awareness among employees and stakeholders.</w:t>
      </w:r>
    </w:p>
    <w:p w14:paraId="767BDADF" w14:textId="6D32A087" w:rsidR="005663D4" w:rsidRPr="00F64DD5" w:rsidRDefault="005663D4" w:rsidP="00A42E83">
      <w:pPr>
        <w:spacing w:before="240" w:after="245" w:line="276" w:lineRule="auto"/>
        <w:ind w:right="-424"/>
        <w:jc w:val="both"/>
        <w:textAlignment w:val="baseline"/>
        <w:rPr>
          <w:rFonts w:ascii="Arial" w:eastAsia="Arial" w:hAnsi="Arial" w:cs="Arial"/>
          <w:color w:val="8F4D6B"/>
          <w:spacing w:val="-2"/>
          <w:sz w:val="28"/>
          <w:szCs w:val="28"/>
        </w:rPr>
      </w:pPr>
      <w:r w:rsidRPr="00F64DD5">
        <w:rPr>
          <w:rFonts w:ascii="Arial" w:eastAsia="Arial" w:hAnsi="Arial" w:cs="Arial"/>
          <w:color w:val="8F4D6B"/>
          <w:spacing w:val="-2"/>
          <w:sz w:val="28"/>
          <w:szCs w:val="28"/>
        </w:rPr>
        <w:t>Scope</w:t>
      </w:r>
    </w:p>
    <w:p w14:paraId="0888A430" w14:textId="34A9C996" w:rsidR="005663D4" w:rsidRPr="00F64DD5" w:rsidRDefault="00EC1F4F" w:rsidP="00A42E83">
      <w:pPr>
        <w:spacing w:before="1" w:line="276" w:lineRule="auto"/>
        <w:ind w:right="-424"/>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 xml:space="preserve">This policy applies to all operating sites where </w:t>
      </w:r>
      <w:proofErr w:type="spellStart"/>
      <w:r w:rsidRPr="00F64DD5">
        <w:rPr>
          <w:rFonts w:ascii="Arial" w:eastAsia="Arial" w:hAnsi="Arial" w:cs="Arial"/>
          <w:color w:val="000000"/>
          <w:sz w:val="20"/>
          <w:szCs w:val="20"/>
        </w:rPr>
        <w:t>Mewburn</w:t>
      </w:r>
      <w:proofErr w:type="spellEnd"/>
      <w:r w:rsidRPr="00F64DD5">
        <w:rPr>
          <w:rFonts w:ascii="Arial" w:eastAsia="Arial" w:hAnsi="Arial" w:cs="Arial"/>
          <w:color w:val="000000"/>
          <w:sz w:val="20"/>
          <w:szCs w:val="20"/>
        </w:rPr>
        <w:t xml:space="preserve"> Ellis conducts its business activities, covering all employees</w:t>
      </w:r>
      <w:r w:rsidR="005D1B7F" w:rsidRPr="00F64DD5">
        <w:rPr>
          <w:rFonts w:ascii="Arial" w:eastAsia="Arial" w:hAnsi="Arial" w:cs="Arial"/>
          <w:color w:val="000000"/>
          <w:sz w:val="20"/>
          <w:szCs w:val="20"/>
        </w:rPr>
        <w:t xml:space="preserve"> </w:t>
      </w:r>
      <w:r w:rsidR="005D1B7F" w:rsidRPr="00F64DD5">
        <w:rPr>
          <w:rFonts w:ascii="Arial" w:eastAsia="Arial" w:hAnsi="Arial" w:cs="Arial"/>
          <w:w w:val="90"/>
          <w:sz w:val="20"/>
          <w:szCs w:val="20"/>
          <w14:ligatures w14:val="none"/>
        </w:rPr>
        <w:t>(whether permanent, fixed term or temporary)</w:t>
      </w:r>
      <w:r w:rsidRPr="00F64DD5">
        <w:rPr>
          <w:rFonts w:ascii="Arial" w:eastAsia="Arial" w:hAnsi="Arial" w:cs="Arial"/>
          <w:color w:val="000000"/>
          <w:sz w:val="20"/>
          <w:szCs w:val="20"/>
        </w:rPr>
        <w:t>, contractors, stakeholders, and third-party partners engaged in our operations.</w:t>
      </w:r>
    </w:p>
    <w:p w14:paraId="0D056716" w14:textId="0DF6F4C3" w:rsidR="003C2E6F" w:rsidRPr="00F64DD5" w:rsidRDefault="003C2E6F" w:rsidP="003C2E6F">
      <w:pPr>
        <w:spacing w:before="240" w:after="245" w:line="276" w:lineRule="auto"/>
        <w:ind w:right="-424"/>
        <w:jc w:val="both"/>
        <w:textAlignment w:val="baseline"/>
        <w:rPr>
          <w:rFonts w:ascii="Arial" w:eastAsia="Arial" w:hAnsi="Arial" w:cs="Arial"/>
          <w:color w:val="8F4D6B"/>
          <w:spacing w:val="-2"/>
          <w:sz w:val="28"/>
          <w:szCs w:val="28"/>
        </w:rPr>
      </w:pPr>
      <w:r w:rsidRPr="00F64DD5">
        <w:rPr>
          <w:rFonts w:ascii="Arial" w:eastAsia="Arial" w:hAnsi="Arial" w:cs="Arial"/>
          <w:color w:val="8F4D6B"/>
          <w:spacing w:val="-2"/>
          <w:sz w:val="28"/>
          <w:szCs w:val="28"/>
        </w:rPr>
        <w:t>Purpose</w:t>
      </w:r>
    </w:p>
    <w:p w14:paraId="57CEF587" w14:textId="1847812F" w:rsidR="003C2E6F" w:rsidRPr="00F64DD5" w:rsidRDefault="003C2E6F" w:rsidP="003C2E6F">
      <w:pPr>
        <w:spacing w:before="240" w:after="245" w:line="276" w:lineRule="auto"/>
        <w:ind w:right="-424"/>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Our environmental policy aims to identify the firm’s impact on the environment and to continually improve in its environmental performance.</w:t>
      </w:r>
    </w:p>
    <w:p w14:paraId="6A5B5E24" w14:textId="64DDC1AD" w:rsidR="00BA646E" w:rsidRPr="00F64DD5" w:rsidRDefault="00BA646E" w:rsidP="00A42E83">
      <w:pPr>
        <w:spacing w:before="240" w:after="245" w:line="276" w:lineRule="auto"/>
        <w:ind w:right="-424"/>
        <w:jc w:val="both"/>
        <w:textAlignment w:val="baseline"/>
        <w:rPr>
          <w:rFonts w:ascii="Arial" w:eastAsia="Arial" w:hAnsi="Arial" w:cs="Arial"/>
          <w:color w:val="8F4D6B"/>
          <w:spacing w:val="-2"/>
          <w:sz w:val="28"/>
          <w:szCs w:val="28"/>
        </w:rPr>
      </w:pPr>
      <w:r w:rsidRPr="00F64DD5">
        <w:rPr>
          <w:rFonts w:ascii="Arial" w:eastAsia="Arial" w:hAnsi="Arial" w:cs="Arial"/>
          <w:color w:val="8F4D6B"/>
          <w:spacing w:val="-2"/>
          <w:sz w:val="28"/>
          <w:szCs w:val="28"/>
        </w:rPr>
        <w:t xml:space="preserve">Areas </w:t>
      </w:r>
      <w:r w:rsidR="0027666B" w:rsidRPr="00F64DD5">
        <w:rPr>
          <w:rFonts w:ascii="Arial" w:eastAsia="Arial" w:hAnsi="Arial" w:cs="Arial"/>
          <w:color w:val="8F4D6B"/>
          <w:spacing w:val="-2"/>
          <w:sz w:val="28"/>
          <w:szCs w:val="28"/>
        </w:rPr>
        <w:t>where</w:t>
      </w:r>
      <w:r w:rsidRPr="00F64DD5">
        <w:rPr>
          <w:rFonts w:ascii="Arial" w:eastAsia="Arial" w:hAnsi="Arial" w:cs="Arial"/>
          <w:color w:val="8F4D6B"/>
          <w:spacing w:val="-2"/>
          <w:sz w:val="28"/>
          <w:szCs w:val="28"/>
        </w:rPr>
        <w:t xml:space="preserve"> we aim</w:t>
      </w:r>
    </w:p>
    <w:p w14:paraId="63D14867" w14:textId="481FAC43" w:rsidR="00BA646E" w:rsidRPr="00F64DD5" w:rsidRDefault="00BA646E" w:rsidP="00A42E83">
      <w:pPr>
        <w:pStyle w:val="ListParagraph"/>
        <w:numPr>
          <w:ilvl w:val="0"/>
          <w:numId w:val="3"/>
        </w:numPr>
        <w:spacing w:before="240" w:line="276" w:lineRule="auto"/>
        <w:ind w:right="-424"/>
        <w:jc w:val="both"/>
        <w:rPr>
          <w:rFonts w:ascii="Arial" w:hAnsi="Arial" w:cs="Arial"/>
          <w:b/>
          <w:bCs/>
          <w:sz w:val="22"/>
          <w:szCs w:val="22"/>
        </w:rPr>
      </w:pPr>
      <w:r w:rsidRPr="00F64DD5">
        <w:rPr>
          <w:rFonts w:ascii="Arial" w:hAnsi="Arial" w:cs="Arial"/>
          <w:b/>
          <w:bCs/>
          <w:sz w:val="22"/>
          <w:szCs w:val="22"/>
        </w:rPr>
        <w:t>Energy</w:t>
      </w:r>
    </w:p>
    <w:p w14:paraId="011AA087" w14:textId="77777777" w:rsidR="00BA646E" w:rsidRPr="00F64DD5" w:rsidRDefault="00BA646E"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Energy Efficiency: We aim to implement measures to reduce energy consumption in all offices and operations.</w:t>
      </w:r>
    </w:p>
    <w:p w14:paraId="40786A39" w14:textId="77777777" w:rsidR="00BA646E" w:rsidRPr="00F64DD5" w:rsidRDefault="00BA646E"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Energy-Efficient Equipment: We plan to invest in energy-efficient appliances, lighting, and office equipment to minimize energy use.</w:t>
      </w:r>
    </w:p>
    <w:p w14:paraId="0C0BC354" w14:textId="36C37A9B" w:rsidR="00BA646E" w:rsidRPr="00F64DD5" w:rsidRDefault="00BA646E"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Employee Engagement: We are committed to promoting energy-saving practices among employees through training and awareness programs.</w:t>
      </w:r>
    </w:p>
    <w:p w14:paraId="51F56830" w14:textId="1F931653" w:rsidR="00BA646E" w:rsidRPr="00F64DD5" w:rsidRDefault="00D22AD9" w:rsidP="00A42E83">
      <w:pPr>
        <w:pStyle w:val="ListParagraph"/>
        <w:numPr>
          <w:ilvl w:val="0"/>
          <w:numId w:val="3"/>
        </w:numPr>
        <w:spacing w:before="240" w:line="276" w:lineRule="auto"/>
        <w:ind w:right="-424"/>
        <w:jc w:val="both"/>
        <w:rPr>
          <w:rFonts w:ascii="Arial" w:hAnsi="Arial" w:cs="Arial"/>
          <w:b/>
          <w:bCs/>
          <w:sz w:val="22"/>
          <w:szCs w:val="22"/>
        </w:rPr>
      </w:pPr>
      <w:r w:rsidRPr="00F64DD5">
        <w:rPr>
          <w:rFonts w:ascii="Arial" w:hAnsi="Arial" w:cs="Arial"/>
          <w:b/>
          <w:bCs/>
          <w:sz w:val="22"/>
          <w:szCs w:val="22"/>
        </w:rPr>
        <w:t>Green House Gases (GHG)</w:t>
      </w:r>
    </w:p>
    <w:p w14:paraId="543D18DA" w14:textId="77777777" w:rsidR="00BA646E" w:rsidRPr="00F64DD5" w:rsidRDefault="00BA646E"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Emission Reduction Targets: We are committed to setting and achieving ambitious GHG emission reduction targets in line with global standards.</w:t>
      </w:r>
    </w:p>
    <w:p w14:paraId="6724447A" w14:textId="77777777" w:rsidR="00BA646E" w:rsidRPr="00F64DD5" w:rsidRDefault="00BA646E"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Renewable Energy Use: We aim to increase the use of renewable energy sources to reduce our reliance on fossil fuels.</w:t>
      </w:r>
    </w:p>
    <w:p w14:paraId="708D168F" w14:textId="1818EE6A" w:rsidR="00BA646E" w:rsidRPr="00F64DD5" w:rsidRDefault="00BA646E"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 xml:space="preserve">Sustainable </w:t>
      </w:r>
      <w:r w:rsidRPr="00863938">
        <w:rPr>
          <w:rFonts w:ascii="Arial" w:eastAsia="Arial" w:hAnsi="Arial" w:cs="Arial"/>
          <w:color w:val="000000"/>
          <w:sz w:val="20"/>
          <w:szCs w:val="20"/>
        </w:rPr>
        <w:t>Transportation: We encourage the use of low-emission and electric vehicles fo</w:t>
      </w:r>
      <w:r w:rsidR="00F342FF" w:rsidRPr="00863938">
        <w:rPr>
          <w:rFonts w:ascii="Arial" w:eastAsia="Arial" w:hAnsi="Arial" w:cs="Arial"/>
          <w:color w:val="000000"/>
          <w:sz w:val="20"/>
          <w:szCs w:val="20"/>
        </w:rPr>
        <w:t>r business travel and commuting where practical.</w:t>
      </w:r>
    </w:p>
    <w:p w14:paraId="2F3BF4B4" w14:textId="6948B912" w:rsidR="00BA646E" w:rsidRPr="00F64DD5" w:rsidRDefault="00BA646E" w:rsidP="00A42E83">
      <w:pPr>
        <w:pStyle w:val="ListParagraph"/>
        <w:numPr>
          <w:ilvl w:val="0"/>
          <w:numId w:val="3"/>
        </w:numPr>
        <w:spacing w:before="240" w:line="276" w:lineRule="auto"/>
        <w:ind w:right="-424"/>
        <w:jc w:val="both"/>
        <w:rPr>
          <w:rFonts w:ascii="Arial" w:hAnsi="Arial" w:cs="Arial"/>
          <w:b/>
          <w:bCs/>
          <w:sz w:val="22"/>
          <w:szCs w:val="22"/>
        </w:rPr>
      </w:pPr>
      <w:r w:rsidRPr="00F64DD5">
        <w:rPr>
          <w:rFonts w:ascii="Arial" w:hAnsi="Arial" w:cs="Arial"/>
          <w:b/>
          <w:bCs/>
          <w:sz w:val="22"/>
          <w:szCs w:val="22"/>
        </w:rPr>
        <w:t xml:space="preserve">Waste Management </w:t>
      </w:r>
    </w:p>
    <w:p w14:paraId="464D9D63" w14:textId="77777777" w:rsidR="00D22AD9" w:rsidRPr="00F64DD5" w:rsidRDefault="00611A1E"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 xml:space="preserve">Waste Reduction: </w:t>
      </w:r>
      <w:r w:rsidR="00D22AD9" w:rsidRPr="00F64DD5">
        <w:rPr>
          <w:rFonts w:ascii="Arial" w:eastAsia="Arial" w:hAnsi="Arial" w:cs="Arial"/>
          <w:color w:val="000000"/>
          <w:sz w:val="20"/>
          <w:szCs w:val="20"/>
        </w:rPr>
        <w:t>We aim to minimize waste generation by implementing efficient use of resources such as paper, plastics, metals, and other materials used in our operations and daily activities.</w:t>
      </w:r>
    </w:p>
    <w:p w14:paraId="7D2A5E70" w14:textId="57B4988F" w:rsidR="00611A1E" w:rsidRPr="00F64DD5" w:rsidRDefault="00611A1E"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lastRenderedPageBreak/>
        <w:t>Recycling Programs: We are committed to establishing comprehensive recycling programs for paper, plastics, metals, and electronics.</w:t>
      </w:r>
    </w:p>
    <w:p w14:paraId="0B5CFE9E" w14:textId="0EEA8322" w:rsidR="00611A1E" w:rsidRPr="00F64DD5" w:rsidRDefault="00611A1E"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Electronic Waste: We are committed to responsible disposal and recycling of electronic waste through certified e-waste recyclers.</w:t>
      </w:r>
    </w:p>
    <w:p w14:paraId="33044998" w14:textId="0304484B" w:rsidR="00BA646E" w:rsidRPr="00F64DD5" w:rsidRDefault="00BA646E" w:rsidP="00A42E83">
      <w:pPr>
        <w:spacing w:before="240" w:after="245" w:line="276" w:lineRule="auto"/>
        <w:ind w:right="-424"/>
        <w:jc w:val="both"/>
        <w:textAlignment w:val="baseline"/>
        <w:rPr>
          <w:rFonts w:ascii="Arial" w:eastAsia="Arial" w:hAnsi="Arial" w:cs="Arial"/>
          <w:color w:val="8F4D6B"/>
          <w:spacing w:val="-2"/>
          <w:sz w:val="28"/>
          <w:szCs w:val="28"/>
        </w:rPr>
      </w:pPr>
      <w:r w:rsidRPr="00F64DD5">
        <w:rPr>
          <w:rFonts w:ascii="Arial" w:eastAsia="Arial" w:hAnsi="Arial" w:cs="Arial"/>
          <w:color w:val="8F4D6B"/>
          <w:spacing w:val="-2"/>
          <w:sz w:val="28"/>
          <w:szCs w:val="28"/>
        </w:rPr>
        <w:t xml:space="preserve">Qualitative Targets </w:t>
      </w:r>
    </w:p>
    <w:p w14:paraId="22522436" w14:textId="77777777" w:rsidR="00D22AD9" w:rsidRPr="00863938" w:rsidRDefault="00D22AD9" w:rsidP="00A42E83">
      <w:pPr>
        <w:pStyle w:val="ListParagraph"/>
        <w:numPr>
          <w:ilvl w:val="0"/>
          <w:numId w:val="4"/>
        </w:numPr>
        <w:spacing w:before="240" w:line="276" w:lineRule="auto"/>
        <w:ind w:right="-424"/>
        <w:jc w:val="both"/>
        <w:rPr>
          <w:rFonts w:ascii="Arial" w:hAnsi="Arial" w:cs="Arial"/>
          <w:b/>
          <w:bCs/>
          <w:sz w:val="22"/>
          <w:szCs w:val="22"/>
        </w:rPr>
      </w:pPr>
      <w:r w:rsidRPr="00863938">
        <w:rPr>
          <w:rFonts w:ascii="Arial" w:hAnsi="Arial" w:cs="Arial"/>
          <w:b/>
          <w:bCs/>
          <w:sz w:val="22"/>
          <w:szCs w:val="22"/>
        </w:rPr>
        <w:t>Energy</w:t>
      </w:r>
    </w:p>
    <w:p w14:paraId="107D3DDE" w14:textId="28D60C69" w:rsidR="00D22AD9" w:rsidRPr="00863938" w:rsidRDefault="00D22AD9"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863938">
        <w:rPr>
          <w:rFonts w:ascii="Arial" w:eastAsia="Arial" w:hAnsi="Arial" w:cs="Arial"/>
          <w:color w:val="000000"/>
          <w:sz w:val="20"/>
          <w:szCs w:val="20"/>
        </w:rPr>
        <w:t xml:space="preserve">Achieving greater energy efficiency involves implementing LED lighting and energy-efficient HVAC systems across all </w:t>
      </w:r>
      <w:proofErr w:type="spellStart"/>
      <w:r w:rsidRPr="00863938">
        <w:rPr>
          <w:rFonts w:ascii="Arial" w:eastAsia="Arial" w:hAnsi="Arial" w:cs="Arial"/>
          <w:color w:val="000000"/>
          <w:sz w:val="20"/>
          <w:szCs w:val="20"/>
        </w:rPr>
        <w:t>Mewburn</w:t>
      </w:r>
      <w:proofErr w:type="spellEnd"/>
      <w:r w:rsidRPr="00863938">
        <w:rPr>
          <w:rFonts w:ascii="Arial" w:eastAsia="Arial" w:hAnsi="Arial" w:cs="Arial"/>
          <w:color w:val="000000"/>
          <w:sz w:val="20"/>
          <w:szCs w:val="20"/>
        </w:rPr>
        <w:t xml:space="preserve"> Ellis facilities</w:t>
      </w:r>
      <w:r w:rsidR="00F342FF" w:rsidRPr="00863938">
        <w:rPr>
          <w:rFonts w:ascii="Arial" w:eastAsia="Arial" w:hAnsi="Arial" w:cs="Arial"/>
          <w:color w:val="000000"/>
          <w:sz w:val="20"/>
          <w:szCs w:val="20"/>
        </w:rPr>
        <w:t xml:space="preserve"> where practical</w:t>
      </w:r>
      <w:r w:rsidRPr="00863938">
        <w:rPr>
          <w:rFonts w:ascii="Arial" w:eastAsia="Arial" w:hAnsi="Arial" w:cs="Arial"/>
          <w:color w:val="000000"/>
          <w:sz w:val="20"/>
          <w:szCs w:val="20"/>
        </w:rPr>
        <w:t>.</w:t>
      </w:r>
    </w:p>
    <w:p w14:paraId="211C2C54" w14:textId="77777777" w:rsidR="00F342FF" w:rsidRPr="00772D6C" w:rsidRDefault="00F342FF"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18"/>
          <w:szCs w:val="18"/>
        </w:rPr>
      </w:pPr>
      <w:r w:rsidRPr="00772D6C">
        <w:rPr>
          <w:rFonts w:ascii="Arial" w:hAnsi="Arial" w:cs="Arial"/>
          <w:sz w:val="20"/>
          <w:szCs w:val="20"/>
        </w:rPr>
        <w:t>Increasing reliance on renewable energy and working with landlords to move to more renewable options.</w:t>
      </w:r>
    </w:p>
    <w:p w14:paraId="3F32AFE1" w14:textId="5F8380F9" w:rsidR="00D22AD9" w:rsidRPr="00772D6C" w:rsidRDefault="00F342FF"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18"/>
          <w:szCs w:val="18"/>
        </w:rPr>
      </w:pPr>
      <w:r w:rsidRPr="00772D6C">
        <w:rPr>
          <w:rFonts w:ascii="Arial" w:hAnsi="Arial" w:cs="Arial"/>
          <w:sz w:val="20"/>
          <w:szCs w:val="20"/>
        </w:rPr>
        <w:t xml:space="preserve">Employee training on energy-saving practices through our internal communications channels includes efficient equipment use, lighting controls, and the importance of reducing energy consumption during peak hours at </w:t>
      </w:r>
      <w:proofErr w:type="spellStart"/>
      <w:r w:rsidRPr="00772D6C">
        <w:rPr>
          <w:rFonts w:ascii="Arial" w:hAnsi="Arial" w:cs="Arial"/>
          <w:sz w:val="20"/>
          <w:szCs w:val="20"/>
        </w:rPr>
        <w:t>Mewburn</w:t>
      </w:r>
      <w:proofErr w:type="spellEnd"/>
      <w:r w:rsidRPr="00772D6C">
        <w:rPr>
          <w:rFonts w:ascii="Arial" w:hAnsi="Arial" w:cs="Arial"/>
          <w:sz w:val="20"/>
          <w:szCs w:val="20"/>
        </w:rPr>
        <w:t xml:space="preserve"> Ellis.</w:t>
      </w:r>
    </w:p>
    <w:p w14:paraId="52F7BAC8" w14:textId="694734B9" w:rsidR="00F342FF" w:rsidRPr="00772D6C" w:rsidRDefault="00F342FF"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18"/>
          <w:szCs w:val="18"/>
        </w:rPr>
      </w:pPr>
      <w:r w:rsidRPr="00772D6C">
        <w:rPr>
          <w:rFonts w:ascii="Arial" w:hAnsi="Arial" w:cs="Arial"/>
          <w:sz w:val="20"/>
          <w:szCs w:val="20"/>
        </w:rPr>
        <w:t>When we move buildings e.g. at the end of a tenancy, energy efficiency to meet these aims will be a key factor when looking at new buildings – specifically we will look for buildings with high EPC and BREAM ratings to minimize the carbon footprint of any new offices.</w:t>
      </w:r>
    </w:p>
    <w:p w14:paraId="3E9E1593" w14:textId="0EA3B053" w:rsidR="00D22AD9" w:rsidRPr="00863938" w:rsidRDefault="00D22AD9" w:rsidP="00A42E83">
      <w:pPr>
        <w:pStyle w:val="ListParagraph"/>
        <w:numPr>
          <w:ilvl w:val="0"/>
          <w:numId w:val="4"/>
        </w:numPr>
        <w:spacing w:before="240" w:line="276" w:lineRule="auto"/>
        <w:ind w:right="-424"/>
        <w:jc w:val="both"/>
        <w:rPr>
          <w:rFonts w:ascii="Arial" w:hAnsi="Arial" w:cs="Arial"/>
          <w:b/>
          <w:bCs/>
          <w:sz w:val="22"/>
          <w:szCs w:val="22"/>
        </w:rPr>
      </w:pPr>
      <w:r w:rsidRPr="00863938">
        <w:rPr>
          <w:rFonts w:ascii="Arial" w:hAnsi="Arial" w:cs="Arial"/>
          <w:b/>
          <w:bCs/>
          <w:sz w:val="22"/>
          <w:szCs w:val="22"/>
        </w:rPr>
        <w:t>Green House Gases (GHG)</w:t>
      </w:r>
    </w:p>
    <w:p w14:paraId="4063A02B" w14:textId="77777777" w:rsidR="00F342FF" w:rsidRPr="00772D6C" w:rsidRDefault="00F342FF" w:rsidP="00F342FF">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18"/>
          <w:szCs w:val="18"/>
        </w:rPr>
      </w:pPr>
      <w:r w:rsidRPr="00772D6C">
        <w:rPr>
          <w:rFonts w:ascii="Arial" w:hAnsi="Arial" w:cs="Arial"/>
          <w:sz w:val="20"/>
          <w:szCs w:val="20"/>
        </w:rPr>
        <w:t>Reducing greenhouse gas emissions involves promoting sustainable or active travel to our offices including through a cycle to work scheme, providing the opportunity to purchase electric or plug in hybrid models using our electric car scheme, and promoting remote work options to reduce commuting.</w:t>
      </w:r>
    </w:p>
    <w:p w14:paraId="55A93760" w14:textId="77777777" w:rsidR="00F342FF" w:rsidRPr="00772D6C" w:rsidRDefault="00F342FF" w:rsidP="00F342FF">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18"/>
          <w:szCs w:val="18"/>
        </w:rPr>
      </w:pPr>
      <w:r w:rsidRPr="00772D6C">
        <w:rPr>
          <w:rFonts w:ascii="Arial" w:hAnsi="Arial" w:cs="Arial"/>
          <w:sz w:val="20"/>
          <w:szCs w:val="20"/>
        </w:rPr>
        <w:t xml:space="preserve">Increasing energy efficiency in buildings by suggesting to landlords to consider options available such as retrofitting insulation and windows to reduce heating and cooling demands, thereby lowering GHG emissions. </w:t>
      </w:r>
    </w:p>
    <w:p w14:paraId="20558463" w14:textId="1E261B6F" w:rsidR="00D22AD9" w:rsidRPr="00772D6C" w:rsidRDefault="00F342FF"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18"/>
          <w:szCs w:val="18"/>
        </w:rPr>
      </w:pPr>
      <w:r w:rsidRPr="00772D6C">
        <w:rPr>
          <w:rFonts w:ascii="Arial" w:hAnsi="Arial" w:cs="Arial"/>
          <w:sz w:val="20"/>
          <w:szCs w:val="20"/>
        </w:rPr>
        <w:t xml:space="preserve">Pushing our landlords to adopt renewable energy sources like solar panels on office rooftops and purchasing green energy certificates helps to decrease </w:t>
      </w:r>
      <w:proofErr w:type="spellStart"/>
      <w:r w:rsidRPr="00772D6C">
        <w:rPr>
          <w:rFonts w:ascii="Arial" w:hAnsi="Arial" w:cs="Arial"/>
          <w:sz w:val="20"/>
          <w:szCs w:val="20"/>
        </w:rPr>
        <w:t>Mewburn</w:t>
      </w:r>
      <w:proofErr w:type="spellEnd"/>
      <w:r w:rsidRPr="00772D6C">
        <w:rPr>
          <w:rFonts w:ascii="Arial" w:hAnsi="Arial" w:cs="Arial"/>
          <w:sz w:val="20"/>
          <w:szCs w:val="20"/>
        </w:rPr>
        <w:t xml:space="preserve"> Ellis' reliance on fossil fuels. </w:t>
      </w:r>
    </w:p>
    <w:p w14:paraId="7FEE8E42" w14:textId="3EAB2967" w:rsidR="00D22AD9" w:rsidRPr="00F64DD5" w:rsidRDefault="00D22AD9" w:rsidP="00A42E83">
      <w:pPr>
        <w:pStyle w:val="ListParagraph"/>
        <w:numPr>
          <w:ilvl w:val="0"/>
          <w:numId w:val="4"/>
        </w:numPr>
        <w:spacing w:before="240" w:line="276" w:lineRule="auto"/>
        <w:ind w:right="-424"/>
        <w:jc w:val="both"/>
        <w:rPr>
          <w:rFonts w:ascii="Arial" w:hAnsi="Arial" w:cs="Arial"/>
          <w:b/>
          <w:bCs/>
          <w:sz w:val="22"/>
          <w:szCs w:val="22"/>
        </w:rPr>
      </w:pPr>
      <w:r w:rsidRPr="00F64DD5">
        <w:rPr>
          <w:rFonts w:ascii="Arial" w:hAnsi="Arial" w:cs="Arial"/>
          <w:b/>
          <w:bCs/>
          <w:sz w:val="22"/>
          <w:szCs w:val="22"/>
        </w:rPr>
        <w:t>Waste Management</w:t>
      </w:r>
    </w:p>
    <w:p w14:paraId="5FE5884A" w14:textId="77777777" w:rsidR="002557B1" w:rsidRPr="00F64DD5" w:rsidRDefault="002557B1"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Enhancing waste reduction efforts includes encouraging employees to use reusable containers and utensils in the office kitchen and cafeteria.</w:t>
      </w:r>
    </w:p>
    <w:p w14:paraId="3BC3C43B" w14:textId="77777777" w:rsidR="002557B1" w:rsidRPr="00F64DD5" w:rsidRDefault="002557B1"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Optimizing waste segregation practices entails providing clear signage and designated bins for different types of recyclable and non-recyclable waste.</w:t>
      </w:r>
    </w:p>
    <w:p w14:paraId="71E17889" w14:textId="77777777" w:rsidR="00A47DC5" w:rsidRPr="00F64DD5" w:rsidRDefault="002557B1" w:rsidP="00A47DC5">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Implementing electronic waste (e-waste) recycling programs involves partnering with certified recyclers to dispose of old computers, monitors, and other electronic devices responsibly.</w:t>
      </w:r>
    </w:p>
    <w:p w14:paraId="794745F6" w14:textId="4620CF17" w:rsidR="00D22AD9" w:rsidRPr="00D33412" w:rsidRDefault="00D22AD9" w:rsidP="00A47DC5">
      <w:pPr>
        <w:tabs>
          <w:tab w:val="left" w:pos="720"/>
        </w:tabs>
        <w:spacing w:before="135" w:line="276" w:lineRule="auto"/>
        <w:ind w:right="-424"/>
        <w:jc w:val="both"/>
        <w:textAlignment w:val="baseline"/>
        <w:rPr>
          <w:rFonts w:ascii="Arial" w:eastAsia="Arial" w:hAnsi="Arial" w:cs="Arial"/>
          <w:color w:val="000000"/>
          <w:sz w:val="20"/>
          <w:szCs w:val="20"/>
        </w:rPr>
      </w:pPr>
      <w:r w:rsidRPr="00D33412">
        <w:rPr>
          <w:rFonts w:ascii="Arial" w:eastAsia="Arial" w:hAnsi="Arial" w:cs="Arial"/>
          <w:color w:val="8F4D6B"/>
          <w:spacing w:val="-2"/>
          <w:sz w:val="28"/>
          <w:szCs w:val="28"/>
        </w:rPr>
        <w:t>Targets</w:t>
      </w:r>
    </w:p>
    <w:p w14:paraId="4B16F4F4" w14:textId="77777777" w:rsidR="002557B1" w:rsidRPr="00D33412" w:rsidRDefault="002557B1" w:rsidP="00A42E83">
      <w:pPr>
        <w:pStyle w:val="ListParagraph"/>
        <w:numPr>
          <w:ilvl w:val="0"/>
          <w:numId w:val="5"/>
        </w:numPr>
        <w:spacing w:before="240" w:line="276" w:lineRule="auto"/>
        <w:ind w:right="-424"/>
        <w:jc w:val="both"/>
        <w:rPr>
          <w:rFonts w:ascii="Arial" w:hAnsi="Arial" w:cs="Arial"/>
          <w:b/>
          <w:bCs/>
          <w:sz w:val="22"/>
          <w:szCs w:val="22"/>
        </w:rPr>
      </w:pPr>
      <w:r w:rsidRPr="00D33412">
        <w:rPr>
          <w:rFonts w:ascii="Arial" w:hAnsi="Arial" w:cs="Arial"/>
          <w:b/>
          <w:bCs/>
          <w:sz w:val="22"/>
          <w:szCs w:val="22"/>
        </w:rPr>
        <w:t>Energy</w:t>
      </w:r>
    </w:p>
    <w:p w14:paraId="3329809A" w14:textId="49A366C0" w:rsidR="000644D3" w:rsidRPr="00D33412" w:rsidRDefault="00F342FF"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D33412">
        <w:rPr>
          <w:rFonts w:ascii="Arial" w:hAnsi="Arial" w:cs="Arial"/>
        </w:rPr>
        <w:t>Reduce electricity consumption by 33% by FY26-27 from the baseline FY21-22</w:t>
      </w:r>
      <w:r w:rsidR="00D06747" w:rsidRPr="00D33412">
        <w:rPr>
          <w:rFonts w:ascii="Arial" w:eastAsia="Arial" w:hAnsi="Arial" w:cs="Arial"/>
          <w:color w:val="000000"/>
          <w:sz w:val="20"/>
          <w:szCs w:val="20"/>
        </w:rPr>
        <w:t>.</w:t>
      </w:r>
    </w:p>
    <w:p w14:paraId="5ECFAE93" w14:textId="06D520F1" w:rsidR="003C2E6F" w:rsidRPr="00D33412" w:rsidRDefault="00F342FF" w:rsidP="00F342FF">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D33412">
        <w:rPr>
          <w:rFonts w:ascii="Arial" w:hAnsi="Arial" w:cs="Arial"/>
        </w:rPr>
        <w:t xml:space="preserve">Increase the use of renewable energy sources to 85% of total energy consumption by FY26/27 from the baseline FY21/22. </w:t>
      </w:r>
    </w:p>
    <w:p w14:paraId="446B7CB1" w14:textId="77777777" w:rsidR="002557B1" w:rsidRPr="00D33412" w:rsidRDefault="002557B1" w:rsidP="00A42E83">
      <w:pPr>
        <w:pStyle w:val="ListParagraph"/>
        <w:numPr>
          <w:ilvl w:val="0"/>
          <w:numId w:val="5"/>
        </w:numPr>
        <w:spacing w:before="240" w:line="276" w:lineRule="auto"/>
        <w:ind w:right="-424"/>
        <w:jc w:val="both"/>
        <w:rPr>
          <w:rFonts w:ascii="Arial" w:hAnsi="Arial" w:cs="Arial"/>
          <w:b/>
          <w:bCs/>
          <w:sz w:val="22"/>
          <w:szCs w:val="22"/>
        </w:rPr>
      </w:pPr>
      <w:r w:rsidRPr="00D33412">
        <w:rPr>
          <w:rFonts w:ascii="Arial" w:hAnsi="Arial" w:cs="Arial"/>
          <w:b/>
          <w:bCs/>
          <w:sz w:val="22"/>
          <w:szCs w:val="22"/>
        </w:rPr>
        <w:t>Green House Gases (GHG)</w:t>
      </w:r>
    </w:p>
    <w:p w14:paraId="60EEDED9" w14:textId="77777777" w:rsidR="00F342FF" w:rsidRPr="00D33412" w:rsidRDefault="00F342FF"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D33412">
        <w:rPr>
          <w:rFonts w:ascii="Arial" w:hAnsi="Arial" w:cs="Arial"/>
        </w:rPr>
        <w:t>We aim to achieve a 56% reduction in scope 1 emissions by FY26-27 from the baseline FY21-22.</w:t>
      </w:r>
    </w:p>
    <w:p w14:paraId="755A4249" w14:textId="77777777" w:rsidR="00F342FF" w:rsidRPr="00772D6C" w:rsidRDefault="00F342FF"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18"/>
          <w:szCs w:val="18"/>
        </w:rPr>
      </w:pPr>
      <w:r w:rsidRPr="00772D6C">
        <w:rPr>
          <w:rFonts w:ascii="Arial" w:hAnsi="Arial" w:cs="Arial"/>
          <w:sz w:val="20"/>
          <w:szCs w:val="20"/>
        </w:rPr>
        <w:t>We aim to achieve a 20% reduction in scope 2 emissions by FY26-27 from the baseline FY21-22.</w:t>
      </w:r>
    </w:p>
    <w:p w14:paraId="6DF95F94" w14:textId="77777777" w:rsidR="00F342FF" w:rsidRPr="00772D6C" w:rsidRDefault="00F342FF"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18"/>
          <w:szCs w:val="18"/>
        </w:rPr>
      </w:pPr>
      <w:r w:rsidRPr="00772D6C">
        <w:rPr>
          <w:rFonts w:ascii="Arial" w:hAnsi="Arial" w:cs="Arial"/>
          <w:sz w:val="20"/>
          <w:szCs w:val="20"/>
        </w:rPr>
        <w:lastRenderedPageBreak/>
        <w:t>We aim to achieve a 22% reduction in scope 3 emissions by FY26-27 from the baseline FY21-22.</w:t>
      </w:r>
    </w:p>
    <w:p w14:paraId="041CD4DF" w14:textId="77777777" w:rsidR="00F342FF" w:rsidRPr="00772D6C" w:rsidRDefault="00F342FF"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18"/>
          <w:szCs w:val="18"/>
        </w:rPr>
      </w:pPr>
      <w:r w:rsidRPr="00772D6C">
        <w:rPr>
          <w:rFonts w:ascii="Arial" w:hAnsi="Arial" w:cs="Arial"/>
          <w:sz w:val="20"/>
          <w:szCs w:val="20"/>
        </w:rPr>
        <w:t xml:space="preserve">We aim to achieve a 90% reduction and net-zero in scope 1,2 &amp; 3 emissions by 2050 from the baseline FY21-22. </w:t>
      </w:r>
    </w:p>
    <w:p w14:paraId="794E624F" w14:textId="77777777" w:rsidR="00F342FF" w:rsidRPr="00772D6C" w:rsidRDefault="00F342FF"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18"/>
          <w:szCs w:val="18"/>
        </w:rPr>
      </w:pPr>
      <w:r w:rsidRPr="00772D6C">
        <w:rPr>
          <w:rFonts w:ascii="Arial" w:hAnsi="Arial" w:cs="Arial"/>
          <w:sz w:val="20"/>
          <w:szCs w:val="20"/>
        </w:rPr>
        <w:t>We aim to plant over 60,000 trees by FY25-26 from a baseline of 0 trees in FY21-22.</w:t>
      </w:r>
    </w:p>
    <w:p w14:paraId="508E8DD4" w14:textId="4E4696EA" w:rsidR="00F342FF" w:rsidRPr="00772D6C" w:rsidRDefault="00F342FF"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18"/>
          <w:szCs w:val="18"/>
        </w:rPr>
      </w:pPr>
      <w:r w:rsidRPr="00772D6C">
        <w:rPr>
          <w:rFonts w:ascii="Arial" w:hAnsi="Arial" w:cs="Arial"/>
          <w:sz w:val="20"/>
          <w:szCs w:val="20"/>
        </w:rPr>
        <w:t xml:space="preserve">We aim to remove at least 10% of our CO2e use each year following the Oxford Offsetting Principles by investing in </w:t>
      </w:r>
      <w:proofErr w:type="gramStart"/>
      <w:r w:rsidRPr="00772D6C">
        <w:rPr>
          <w:rFonts w:ascii="Arial" w:hAnsi="Arial" w:cs="Arial"/>
          <w:sz w:val="20"/>
          <w:szCs w:val="20"/>
        </w:rPr>
        <w:t>long and medium term</w:t>
      </w:r>
      <w:proofErr w:type="gramEnd"/>
      <w:r w:rsidRPr="00772D6C">
        <w:rPr>
          <w:rFonts w:ascii="Arial" w:hAnsi="Arial" w:cs="Arial"/>
          <w:sz w:val="20"/>
          <w:szCs w:val="20"/>
        </w:rPr>
        <w:t xml:space="preserve"> carbon capture and storage credits from certified sources and retiring those credits from a baseline of zero in FY21-22.</w:t>
      </w:r>
    </w:p>
    <w:p w14:paraId="69034211" w14:textId="77777777" w:rsidR="002557B1" w:rsidRPr="00D33412" w:rsidRDefault="002557B1" w:rsidP="00A42E83">
      <w:pPr>
        <w:pStyle w:val="ListParagraph"/>
        <w:numPr>
          <w:ilvl w:val="0"/>
          <w:numId w:val="5"/>
        </w:numPr>
        <w:spacing w:before="240" w:line="276" w:lineRule="auto"/>
        <w:ind w:right="-424"/>
        <w:jc w:val="both"/>
        <w:rPr>
          <w:rFonts w:ascii="Arial" w:hAnsi="Arial" w:cs="Arial"/>
          <w:b/>
          <w:bCs/>
          <w:sz w:val="22"/>
          <w:szCs w:val="22"/>
        </w:rPr>
      </w:pPr>
      <w:r w:rsidRPr="00D33412">
        <w:rPr>
          <w:rFonts w:ascii="Arial" w:hAnsi="Arial" w:cs="Arial"/>
          <w:b/>
          <w:bCs/>
          <w:sz w:val="22"/>
          <w:szCs w:val="22"/>
        </w:rPr>
        <w:t>Waste Management</w:t>
      </w:r>
    </w:p>
    <w:p w14:paraId="1950E2FF" w14:textId="77777777" w:rsidR="00F342FF" w:rsidRPr="00772D6C" w:rsidRDefault="00094E19"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772D6C">
        <w:rPr>
          <w:rFonts w:ascii="Arial" w:eastAsia="Arial" w:hAnsi="Arial" w:cs="Arial"/>
          <w:color w:val="000000"/>
          <w:sz w:val="20"/>
          <w:szCs w:val="20"/>
        </w:rPr>
        <w:t>Red</w:t>
      </w:r>
      <w:r w:rsidR="00F342FF" w:rsidRPr="00772D6C">
        <w:rPr>
          <w:rFonts w:ascii="Arial" w:eastAsia="Arial" w:hAnsi="Arial" w:cs="Arial"/>
          <w:color w:val="000000"/>
          <w:sz w:val="20"/>
          <w:szCs w:val="20"/>
        </w:rPr>
        <w:t>uce total waste generation by 8</w:t>
      </w:r>
      <w:r w:rsidRPr="00772D6C">
        <w:rPr>
          <w:rFonts w:ascii="Arial" w:eastAsia="Arial" w:hAnsi="Arial" w:cs="Arial"/>
          <w:color w:val="000000"/>
          <w:sz w:val="20"/>
          <w:szCs w:val="20"/>
        </w:rPr>
        <w:t xml:space="preserve">% </w:t>
      </w:r>
      <w:r w:rsidR="00F342FF" w:rsidRPr="00772D6C">
        <w:rPr>
          <w:rFonts w:ascii="Arial" w:eastAsia="Arial" w:hAnsi="Arial" w:cs="Arial"/>
          <w:color w:val="000000"/>
          <w:sz w:val="20"/>
          <w:szCs w:val="20"/>
        </w:rPr>
        <w:t>by FY 2026-27 from the baseline FY 2021-22</w:t>
      </w:r>
      <w:r w:rsidR="00D06747" w:rsidRPr="00772D6C">
        <w:rPr>
          <w:rFonts w:ascii="Arial" w:eastAsia="Arial" w:hAnsi="Arial" w:cs="Arial"/>
          <w:color w:val="000000"/>
          <w:sz w:val="20"/>
          <w:szCs w:val="20"/>
        </w:rPr>
        <w:t>.</w:t>
      </w:r>
    </w:p>
    <w:p w14:paraId="6E9CE100" w14:textId="45284A59" w:rsidR="00094E19" w:rsidRPr="00772D6C" w:rsidRDefault="00F342FF" w:rsidP="00A42E83">
      <w:pPr>
        <w:numPr>
          <w:ilvl w:val="0"/>
          <w:numId w:val="1"/>
        </w:numPr>
        <w:tabs>
          <w:tab w:val="left" w:pos="720"/>
        </w:tabs>
        <w:spacing w:before="135" w:line="276" w:lineRule="auto"/>
        <w:ind w:left="720" w:right="-424" w:hanging="360"/>
        <w:jc w:val="both"/>
        <w:textAlignment w:val="baseline"/>
        <w:rPr>
          <w:rFonts w:ascii="Arial" w:eastAsia="Arial" w:hAnsi="Arial" w:cs="Arial"/>
          <w:color w:val="000000"/>
          <w:sz w:val="20"/>
          <w:szCs w:val="20"/>
        </w:rPr>
      </w:pPr>
      <w:r w:rsidRPr="00772D6C">
        <w:rPr>
          <w:rFonts w:ascii="Arial" w:hAnsi="Arial" w:cs="Arial"/>
          <w:sz w:val="20"/>
          <w:szCs w:val="20"/>
        </w:rPr>
        <w:t>Undertake regular communication with employees on proper waste segregation and recycling practices, achieving 50% participation by FY26-27 from the baseline FY21-22</w:t>
      </w:r>
    </w:p>
    <w:p w14:paraId="7D0F6C9F" w14:textId="219DC02F" w:rsidR="005663D4" w:rsidRPr="00D33412" w:rsidRDefault="005663D4" w:rsidP="00F64DD5">
      <w:pPr>
        <w:tabs>
          <w:tab w:val="left" w:pos="720"/>
        </w:tabs>
        <w:spacing w:before="240" w:after="245" w:line="276" w:lineRule="auto"/>
        <w:ind w:right="-424"/>
        <w:jc w:val="both"/>
        <w:textAlignment w:val="baseline"/>
        <w:rPr>
          <w:rFonts w:ascii="Arial" w:eastAsia="Arial" w:hAnsi="Arial" w:cs="Arial"/>
          <w:color w:val="8F4D6B"/>
          <w:spacing w:val="-2"/>
          <w:sz w:val="28"/>
          <w:szCs w:val="28"/>
        </w:rPr>
      </w:pPr>
      <w:r w:rsidRPr="00D33412">
        <w:rPr>
          <w:rFonts w:ascii="Arial" w:eastAsia="Arial" w:hAnsi="Arial" w:cs="Arial"/>
          <w:color w:val="8F4D6B"/>
          <w:spacing w:val="-2"/>
          <w:sz w:val="28"/>
          <w:szCs w:val="28"/>
        </w:rPr>
        <w:t>Responsi</w:t>
      </w:r>
      <w:r w:rsidR="002557B1" w:rsidRPr="00D33412">
        <w:rPr>
          <w:rFonts w:ascii="Arial" w:eastAsia="Arial" w:hAnsi="Arial" w:cs="Arial"/>
          <w:color w:val="8F4D6B"/>
          <w:spacing w:val="-2"/>
          <w:sz w:val="28"/>
          <w:szCs w:val="28"/>
        </w:rPr>
        <w:t>b</w:t>
      </w:r>
      <w:r w:rsidRPr="00D33412">
        <w:rPr>
          <w:rFonts w:ascii="Arial" w:eastAsia="Arial" w:hAnsi="Arial" w:cs="Arial"/>
          <w:color w:val="8F4D6B"/>
          <w:spacing w:val="-2"/>
          <w:sz w:val="28"/>
          <w:szCs w:val="28"/>
        </w:rPr>
        <w:t>ility</w:t>
      </w:r>
    </w:p>
    <w:p w14:paraId="53C70FE3" w14:textId="2B85AD42" w:rsidR="005663D4" w:rsidRPr="00D33412" w:rsidRDefault="005663D4" w:rsidP="00A42E83">
      <w:pPr>
        <w:spacing w:before="209" w:line="276" w:lineRule="auto"/>
        <w:ind w:right="-424"/>
        <w:jc w:val="both"/>
        <w:textAlignment w:val="baseline"/>
        <w:rPr>
          <w:rFonts w:ascii="Arial" w:eastAsia="Arial" w:hAnsi="Arial" w:cs="Arial"/>
          <w:color w:val="000000"/>
          <w:sz w:val="20"/>
          <w:szCs w:val="20"/>
        </w:rPr>
      </w:pPr>
      <w:r w:rsidRPr="00D33412">
        <w:rPr>
          <w:rFonts w:ascii="Arial" w:eastAsia="Arial" w:hAnsi="Arial" w:cs="Arial"/>
          <w:color w:val="000000"/>
          <w:sz w:val="20"/>
          <w:szCs w:val="20"/>
        </w:rPr>
        <w:t xml:space="preserve">The </w:t>
      </w:r>
      <w:r w:rsidR="00F342FF" w:rsidRPr="00D33412">
        <w:rPr>
          <w:rFonts w:ascii="Arial" w:hAnsi="Arial" w:cs="Arial"/>
          <w:sz w:val="20"/>
          <w:szCs w:val="20"/>
        </w:rPr>
        <w:t xml:space="preserve">Sustainability Champion </w:t>
      </w:r>
      <w:r w:rsidRPr="00D33412">
        <w:rPr>
          <w:rFonts w:ascii="Arial" w:eastAsia="Arial" w:hAnsi="Arial" w:cs="Arial"/>
          <w:color w:val="000000"/>
          <w:sz w:val="20"/>
          <w:szCs w:val="20"/>
        </w:rPr>
        <w:t>is responsible for implementing this policy and ensuring all Partners and employees are aware of and adhere to this Policy.</w:t>
      </w:r>
    </w:p>
    <w:p w14:paraId="58B64EEB" w14:textId="767CB9E8" w:rsidR="003A0E42" w:rsidRPr="00D33412" w:rsidRDefault="003A0E42" w:rsidP="00A42E83">
      <w:pPr>
        <w:spacing w:before="209" w:line="276" w:lineRule="auto"/>
        <w:ind w:right="-424"/>
        <w:jc w:val="both"/>
        <w:textAlignment w:val="baseline"/>
        <w:rPr>
          <w:rFonts w:ascii="Arial" w:eastAsia="Arial" w:hAnsi="Arial" w:cs="Arial"/>
          <w:color w:val="000000"/>
        </w:rPr>
      </w:pPr>
      <w:r w:rsidRPr="00D33412">
        <w:rPr>
          <w:rFonts w:ascii="Arial" w:eastAsia="Arial" w:hAnsi="Arial" w:cs="Arial"/>
          <w:b/>
          <w:bCs/>
          <w:color w:val="000000"/>
        </w:rPr>
        <w:t>Employees</w:t>
      </w:r>
      <w:r w:rsidRPr="00D33412">
        <w:rPr>
          <w:rFonts w:ascii="Arial" w:eastAsia="Arial" w:hAnsi="Arial" w:cs="Arial"/>
          <w:color w:val="000000"/>
        </w:rPr>
        <w:t xml:space="preserve"> are responsible for:</w:t>
      </w:r>
    </w:p>
    <w:p w14:paraId="44EA86F0" w14:textId="26D9F6AD" w:rsidR="003A0E42" w:rsidRPr="00D33412" w:rsidRDefault="003A0E42" w:rsidP="00A42E83">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D33412">
        <w:rPr>
          <w:rFonts w:ascii="Arial" w:eastAsia="Arial" w:hAnsi="Arial" w:cs="Arial"/>
          <w:color w:val="000000"/>
          <w:sz w:val="20"/>
          <w:szCs w:val="20"/>
        </w:rPr>
        <w:t>Participating actively in energy-saving practices and waste reduction efforts.</w:t>
      </w:r>
    </w:p>
    <w:p w14:paraId="7447761B" w14:textId="77777777" w:rsidR="003A0E42" w:rsidRPr="00D33412" w:rsidRDefault="003A0E42" w:rsidP="00A42E83">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D33412">
        <w:rPr>
          <w:rFonts w:ascii="Arial" w:eastAsia="Arial" w:hAnsi="Arial" w:cs="Arial"/>
          <w:color w:val="000000"/>
          <w:sz w:val="20"/>
          <w:szCs w:val="20"/>
        </w:rPr>
        <w:t>Following recycling guidelines and properly disposing of electronic waste.</w:t>
      </w:r>
    </w:p>
    <w:p w14:paraId="748AF09A" w14:textId="23B26259" w:rsidR="003A0E42" w:rsidRPr="00D33412" w:rsidRDefault="00F342FF" w:rsidP="00A42E83">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D33412">
        <w:rPr>
          <w:rFonts w:ascii="Arial" w:eastAsia="Arial" w:hAnsi="Arial" w:cs="Arial"/>
          <w:color w:val="000000"/>
          <w:sz w:val="20"/>
          <w:szCs w:val="20"/>
        </w:rPr>
        <w:t>Reading material provided</w:t>
      </w:r>
      <w:r w:rsidR="00326541" w:rsidRPr="00D33412">
        <w:rPr>
          <w:rFonts w:ascii="Arial" w:eastAsia="Arial" w:hAnsi="Arial" w:cs="Arial"/>
          <w:color w:val="000000"/>
          <w:sz w:val="20"/>
          <w:szCs w:val="20"/>
        </w:rPr>
        <w:t xml:space="preserve"> </w:t>
      </w:r>
      <w:r w:rsidR="003A0E42" w:rsidRPr="00D33412">
        <w:rPr>
          <w:rFonts w:ascii="Arial" w:eastAsia="Arial" w:hAnsi="Arial" w:cs="Arial"/>
          <w:color w:val="000000"/>
          <w:sz w:val="20"/>
          <w:szCs w:val="20"/>
        </w:rPr>
        <w:t>on environmental awareness and sustainability practices.</w:t>
      </w:r>
    </w:p>
    <w:p w14:paraId="35C35F6A" w14:textId="113D3B76" w:rsidR="003A0E42" w:rsidRPr="00D33412" w:rsidRDefault="003A0E42" w:rsidP="00D33412">
      <w:pPr>
        <w:numPr>
          <w:ilvl w:val="0"/>
          <w:numId w:val="1"/>
        </w:numPr>
        <w:tabs>
          <w:tab w:val="left" w:pos="720"/>
        </w:tabs>
        <w:spacing w:before="120" w:after="240" w:line="276" w:lineRule="auto"/>
        <w:ind w:left="720" w:right="-424" w:hanging="360"/>
        <w:jc w:val="both"/>
        <w:textAlignment w:val="baseline"/>
        <w:rPr>
          <w:rFonts w:ascii="Arial" w:eastAsia="Arial" w:hAnsi="Arial" w:cs="Arial"/>
          <w:color w:val="000000"/>
          <w:sz w:val="20"/>
          <w:szCs w:val="20"/>
        </w:rPr>
      </w:pPr>
      <w:r w:rsidRPr="00D33412">
        <w:rPr>
          <w:rFonts w:ascii="Arial" w:eastAsia="Arial" w:hAnsi="Arial" w:cs="Arial"/>
          <w:color w:val="000000"/>
          <w:sz w:val="20"/>
          <w:szCs w:val="20"/>
        </w:rPr>
        <w:t>Reporting any environmental concerns or opportunities for improvement to their supervisors.</w:t>
      </w:r>
    </w:p>
    <w:p w14:paraId="45F54A07" w14:textId="77777777" w:rsidR="003A0E42" w:rsidRPr="00F64DD5" w:rsidRDefault="003A0E42" w:rsidP="00A42E83">
      <w:pPr>
        <w:spacing w:line="276" w:lineRule="auto"/>
        <w:ind w:right="-424"/>
        <w:rPr>
          <w:rFonts w:ascii="Arial" w:eastAsia="Times New Roman" w:hAnsi="Arial" w:cs="Arial"/>
          <w:lang w:val="en-IN" w:eastAsia="en-IN"/>
          <w14:ligatures w14:val="none"/>
        </w:rPr>
      </w:pPr>
      <w:r w:rsidRPr="00F64DD5">
        <w:rPr>
          <w:rFonts w:ascii="Arial" w:eastAsia="Times New Roman" w:hAnsi="Arial" w:cs="Arial"/>
          <w:b/>
          <w:bCs/>
          <w:lang w:val="en-IN" w:eastAsia="en-IN"/>
          <w14:ligatures w14:val="none"/>
        </w:rPr>
        <w:t>Management</w:t>
      </w:r>
      <w:r w:rsidRPr="00F64DD5">
        <w:rPr>
          <w:rFonts w:ascii="Arial" w:eastAsia="Times New Roman" w:hAnsi="Arial" w:cs="Arial"/>
          <w:lang w:val="en-IN" w:eastAsia="en-IN"/>
          <w14:ligatures w14:val="none"/>
        </w:rPr>
        <w:t xml:space="preserve"> is responsible for:</w:t>
      </w:r>
    </w:p>
    <w:p w14:paraId="6E25CBD4" w14:textId="77777777" w:rsidR="003A0E42" w:rsidRPr="00F64DD5" w:rsidRDefault="003A0E42" w:rsidP="00A42E83">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Providing leadership and support for the implementation of the Environmental Policy.</w:t>
      </w:r>
    </w:p>
    <w:p w14:paraId="3B096353" w14:textId="77777777" w:rsidR="003A0E42" w:rsidRPr="00F64DD5" w:rsidRDefault="003A0E42" w:rsidP="00A42E83">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Allocating resources for energy-efficient equipment and renewable energy initiatives.</w:t>
      </w:r>
    </w:p>
    <w:p w14:paraId="723442C9" w14:textId="77777777" w:rsidR="003A0E42" w:rsidRPr="00F64DD5" w:rsidRDefault="003A0E42" w:rsidP="00A42E83">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Monitoring and evaluating the progress of environmental targets and initiatives.</w:t>
      </w:r>
    </w:p>
    <w:p w14:paraId="0E6CA3DA" w14:textId="77777777" w:rsidR="00326541" w:rsidRPr="00F64DD5" w:rsidRDefault="003A0E42" w:rsidP="00A42E83">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Ensuring compliance with environmental regulations and standards.</w:t>
      </w:r>
    </w:p>
    <w:p w14:paraId="0A6A2D46" w14:textId="77777777" w:rsidR="00326541" w:rsidRPr="00D33412" w:rsidRDefault="00326541" w:rsidP="00A42E83">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D33412">
        <w:rPr>
          <w:rFonts w:ascii="Arial" w:eastAsia="Arial" w:hAnsi="Arial" w:cs="Arial"/>
          <w:color w:val="000000"/>
          <w:sz w:val="20"/>
          <w:szCs w:val="20"/>
        </w:rPr>
        <w:t>Monitoring regulatory changes and ensuring compliance with environmental laws.</w:t>
      </w:r>
    </w:p>
    <w:p w14:paraId="11F15F4B" w14:textId="77777777" w:rsidR="00326541" w:rsidRPr="00D33412" w:rsidRDefault="00326541" w:rsidP="00A42E83">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D33412">
        <w:rPr>
          <w:rFonts w:ascii="Arial" w:eastAsia="Arial" w:hAnsi="Arial" w:cs="Arial"/>
          <w:color w:val="000000"/>
          <w:sz w:val="20"/>
          <w:szCs w:val="20"/>
        </w:rPr>
        <w:t>Advising on environmental risk management and mitigation strategies.</w:t>
      </w:r>
    </w:p>
    <w:p w14:paraId="59F31ED7" w14:textId="73E16A21" w:rsidR="003A0E42" w:rsidRPr="00D33412" w:rsidRDefault="00326541" w:rsidP="00D33412">
      <w:pPr>
        <w:numPr>
          <w:ilvl w:val="0"/>
          <w:numId w:val="1"/>
        </w:numPr>
        <w:tabs>
          <w:tab w:val="left" w:pos="720"/>
        </w:tabs>
        <w:spacing w:before="120" w:after="240" w:line="276" w:lineRule="auto"/>
        <w:ind w:left="720" w:right="-424" w:hanging="360"/>
        <w:jc w:val="both"/>
        <w:textAlignment w:val="baseline"/>
        <w:rPr>
          <w:rFonts w:ascii="Arial" w:eastAsia="Arial" w:hAnsi="Arial" w:cs="Arial"/>
          <w:color w:val="000000"/>
          <w:sz w:val="20"/>
          <w:szCs w:val="20"/>
        </w:rPr>
      </w:pPr>
      <w:r w:rsidRPr="00D33412">
        <w:rPr>
          <w:rFonts w:ascii="Arial" w:eastAsia="Arial" w:hAnsi="Arial" w:cs="Arial"/>
          <w:color w:val="000000"/>
          <w:sz w:val="20"/>
          <w:szCs w:val="20"/>
        </w:rPr>
        <w:t>Providing guidance on legal aspects related to environmental impact assessments and audits.</w:t>
      </w:r>
    </w:p>
    <w:p w14:paraId="61F0DDAF" w14:textId="70DC8778" w:rsidR="003A0E42" w:rsidRPr="00F64DD5" w:rsidRDefault="00326541" w:rsidP="00A42E83">
      <w:pPr>
        <w:spacing w:line="276" w:lineRule="auto"/>
        <w:ind w:right="-424"/>
        <w:rPr>
          <w:rFonts w:ascii="Arial" w:eastAsia="Times New Roman" w:hAnsi="Arial" w:cs="Arial"/>
          <w:lang w:val="en-IN" w:eastAsia="en-IN"/>
          <w14:ligatures w14:val="none"/>
        </w:rPr>
      </w:pPr>
      <w:r w:rsidRPr="00D33412">
        <w:rPr>
          <w:rFonts w:ascii="Arial" w:hAnsi="Arial" w:cs="Arial"/>
          <w:b/>
        </w:rPr>
        <w:t>Sustainability Champion</w:t>
      </w:r>
      <w:r w:rsidR="003A0E42" w:rsidRPr="00D33412">
        <w:rPr>
          <w:rFonts w:ascii="Arial" w:eastAsia="Times New Roman" w:hAnsi="Arial" w:cs="Arial"/>
          <w:lang w:val="en-IN" w:eastAsia="en-IN"/>
          <w14:ligatures w14:val="none"/>
        </w:rPr>
        <w:t xml:space="preserve"> is responsible for:</w:t>
      </w:r>
    </w:p>
    <w:p w14:paraId="70755F42" w14:textId="19D845DE" w:rsidR="003A0E42" w:rsidRPr="00F64DD5" w:rsidRDefault="003A0E42" w:rsidP="00A42E83">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Integrating environmental awareness and sustainability into employee training and development programs.</w:t>
      </w:r>
    </w:p>
    <w:p w14:paraId="61D45B43" w14:textId="77777777" w:rsidR="003A0E42" w:rsidRPr="00F64DD5" w:rsidRDefault="003A0E42" w:rsidP="00A42E83">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Promoting a culture of environmental responsibility through communication and engagement initiatives.</w:t>
      </w:r>
    </w:p>
    <w:p w14:paraId="2ABE15F2" w14:textId="77777777" w:rsidR="003A0E42" w:rsidRPr="00F64DD5" w:rsidRDefault="003A0E42" w:rsidP="00A42E83">
      <w:pPr>
        <w:numPr>
          <w:ilvl w:val="0"/>
          <w:numId w:val="1"/>
        </w:numPr>
        <w:tabs>
          <w:tab w:val="left" w:pos="720"/>
        </w:tabs>
        <w:spacing w:before="120" w:line="276" w:lineRule="auto"/>
        <w:ind w:left="720" w:right="-424" w:hanging="360"/>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Facilitating employee participation in environmental activities and programs.</w:t>
      </w:r>
    </w:p>
    <w:p w14:paraId="595CC160" w14:textId="77777777" w:rsidR="003A0E42" w:rsidRDefault="003A0E42" w:rsidP="00A42E83">
      <w:pPr>
        <w:numPr>
          <w:ilvl w:val="0"/>
          <w:numId w:val="1"/>
        </w:numPr>
        <w:tabs>
          <w:tab w:val="left" w:pos="720"/>
        </w:tabs>
        <w:spacing w:before="120" w:line="276" w:lineRule="auto"/>
        <w:ind w:left="720" w:right="-424" w:hanging="360"/>
        <w:jc w:val="both"/>
        <w:textAlignment w:val="baseline"/>
        <w:rPr>
          <w:rFonts w:ascii="Arial" w:eastAsia="Times New Roman" w:hAnsi="Arial" w:cs="Arial"/>
          <w:sz w:val="20"/>
          <w:szCs w:val="20"/>
          <w:lang w:val="en-IN" w:eastAsia="en-IN"/>
          <w14:ligatures w14:val="none"/>
        </w:rPr>
      </w:pPr>
      <w:r w:rsidRPr="00F64DD5">
        <w:rPr>
          <w:rFonts w:ascii="Arial" w:eastAsia="Arial" w:hAnsi="Arial" w:cs="Arial"/>
          <w:color w:val="000000"/>
          <w:sz w:val="20"/>
          <w:szCs w:val="20"/>
        </w:rPr>
        <w:t>Supporting management in ensuring that environmental considerations are included in job roles and performance evaluations</w:t>
      </w:r>
      <w:r w:rsidRPr="00F64DD5">
        <w:rPr>
          <w:rFonts w:ascii="Arial" w:eastAsia="Times New Roman" w:hAnsi="Arial" w:cs="Arial"/>
          <w:sz w:val="20"/>
          <w:szCs w:val="20"/>
          <w:lang w:val="en-IN" w:eastAsia="en-IN"/>
          <w14:ligatures w14:val="none"/>
        </w:rPr>
        <w:t>.</w:t>
      </w:r>
    </w:p>
    <w:p w14:paraId="19B62F01" w14:textId="135916AB" w:rsidR="003A0E42" w:rsidRPr="00F64DD5" w:rsidRDefault="003A0E42" w:rsidP="00A42E83">
      <w:pPr>
        <w:spacing w:before="240" w:after="245" w:line="276" w:lineRule="auto"/>
        <w:ind w:right="-424"/>
        <w:jc w:val="both"/>
        <w:textAlignment w:val="baseline"/>
        <w:rPr>
          <w:rFonts w:ascii="Arial" w:eastAsia="Arial" w:hAnsi="Arial" w:cs="Arial"/>
          <w:color w:val="8F4D6B"/>
          <w:spacing w:val="-2"/>
          <w:sz w:val="28"/>
          <w:szCs w:val="28"/>
        </w:rPr>
      </w:pPr>
      <w:r w:rsidRPr="00F64DD5">
        <w:rPr>
          <w:rFonts w:ascii="Arial" w:eastAsia="Arial" w:hAnsi="Arial" w:cs="Arial"/>
          <w:color w:val="8F4D6B"/>
          <w:spacing w:val="-2"/>
          <w:sz w:val="28"/>
          <w:szCs w:val="28"/>
        </w:rPr>
        <w:t>Reporting</w:t>
      </w:r>
    </w:p>
    <w:p w14:paraId="09F24F3C" w14:textId="1DD87C68" w:rsidR="003A0E42" w:rsidRPr="00F64DD5" w:rsidRDefault="003A0E42" w:rsidP="00A42E83">
      <w:pPr>
        <w:spacing w:line="276" w:lineRule="auto"/>
        <w:ind w:right="-424"/>
        <w:jc w:val="both"/>
        <w:rPr>
          <w:rFonts w:ascii="Arial" w:hAnsi="Arial" w:cs="Arial"/>
          <w:color w:val="0D0D0D"/>
          <w:sz w:val="20"/>
          <w:szCs w:val="20"/>
          <w:shd w:val="clear" w:color="auto" w:fill="FFFFFF"/>
        </w:rPr>
      </w:pPr>
      <w:r w:rsidRPr="00F64DD5">
        <w:rPr>
          <w:rFonts w:ascii="Arial" w:hAnsi="Arial" w:cs="Arial"/>
          <w:color w:val="0D0D0D"/>
          <w:sz w:val="20"/>
          <w:szCs w:val="20"/>
          <w:shd w:val="clear" w:color="auto" w:fill="FFFFFF"/>
        </w:rPr>
        <w:t xml:space="preserve">Transparent and regular reporting mechanisms are essential for tracking progress, identifying areas for improvement, and maintaining accountability. </w:t>
      </w:r>
      <w:proofErr w:type="spellStart"/>
      <w:r w:rsidR="00635D44" w:rsidRPr="00F64DD5">
        <w:rPr>
          <w:rFonts w:ascii="Arial" w:hAnsi="Arial" w:cs="Arial"/>
          <w:color w:val="0D0D0D"/>
          <w:sz w:val="20"/>
          <w:szCs w:val="20"/>
          <w:shd w:val="clear" w:color="auto" w:fill="FFFFFF"/>
        </w:rPr>
        <w:t>Mewburn</w:t>
      </w:r>
      <w:proofErr w:type="spellEnd"/>
      <w:r w:rsidR="00635D44" w:rsidRPr="00F64DD5">
        <w:rPr>
          <w:rFonts w:ascii="Arial" w:hAnsi="Arial" w:cs="Arial"/>
          <w:color w:val="0D0D0D"/>
          <w:sz w:val="20"/>
          <w:szCs w:val="20"/>
          <w:shd w:val="clear" w:color="auto" w:fill="FFFFFF"/>
        </w:rPr>
        <w:t xml:space="preserve"> Ellis LLP</w:t>
      </w:r>
      <w:r w:rsidRPr="00F64DD5">
        <w:rPr>
          <w:rFonts w:ascii="Arial" w:hAnsi="Arial" w:cs="Arial"/>
          <w:color w:val="0D0D0D"/>
          <w:sz w:val="20"/>
          <w:szCs w:val="20"/>
          <w:shd w:val="clear" w:color="auto" w:fill="FFFFFF"/>
        </w:rPr>
        <w:t xml:space="preserve"> implements the following reporting procedures:</w:t>
      </w:r>
    </w:p>
    <w:p w14:paraId="2FD65690" w14:textId="77777777" w:rsidR="003A0E42" w:rsidRPr="00F64DD5" w:rsidRDefault="003A0E42" w:rsidP="00A42E83">
      <w:pPr>
        <w:spacing w:line="276" w:lineRule="auto"/>
        <w:ind w:right="-424"/>
        <w:jc w:val="both"/>
        <w:rPr>
          <w:rFonts w:ascii="Arial" w:hAnsi="Arial" w:cs="Arial"/>
          <w:color w:val="0D0D0D"/>
          <w:sz w:val="20"/>
          <w:szCs w:val="20"/>
          <w:shd w:val="clear" w:color="auto" w:fill="FFFFFF"/>
        </w:rPr>
      </w:pPr>
    </w:p>
    <w:p w14:paraId="4CC39AC5" w14:textId="77777777" w:rsidR="003A0E42" w:rsidRPr="00F64DD5" w:rsidRDefault="003A0E42" w:rsidP="00A42E83">
      <w:pPr>
        <w:pStyle w:val="ListParagraph"/>
        <w:numPr>
          <w:ilvl w:val="0"/>
          <w:numId w:val="9"/>
        </w:numPr>
        <w:spacing w:after="240" w:line="276" w:lineRule="auto"/>
        <w:ind w:right="-424"/>
        <w:jc w:val="both"/>
        <w:rPr>
          <w:rFonts w:ascii="Arial" w:hAnsi="Arial" w:cs="Arial"/>
          <w:color w:val="0D0D0D"/>
          <w:sz w:val="20"/>
          <w:szCs w:val="20"/>
          <w:shd w:val="clear" w:color="auto" w:fill="FFFFFF"/>
        </w:rPr>
      </w:pPr>
      <w:r w:rsidRPr="00F64DD5">
        <w:rPr>
          <w:rFonts w:ascii="Arial" w:hAnsi="Arial" w:cs="Arial"/>
          <w:b/>
          <w:bCs/>
          <w:sz w:val="20"/>
          <w:szCs w:val="20"/>
          <w:shd w:val="clear" w:color="auto" w:fill="FFFFFF"/>
        </w:rPr>
        <w:lastRenderedPageBreak/>
        <w:t>Regular Environmental Performance Reports</w:t>
      </w:r>
      <w:r w:rsidRPr="00F64DD5">
        <w:rPr>
          <w:rFonts w:ascii="Arial" w:hAnsi="Arial" w:cs="Arial"/>
          <w:color w:val="0D0D0D"/>
          <w:sz w:val="20"/>
          <w:szCs w:val="20"/>
          <w:shd w:val="clear" w:color="auto" w:fill="FFFFFF"/>
        </w:rPr>
        <w:t>: We conduct annual assessments of our environmental performance, compiling data on key indicators outlined in our Environmental Policy.</w:t>
      </w:r>
    </w:p>
    <w:p w14:paraId="071543D9" w14:textId="77777777" w:rsidR="003A0E42" w:rsidRPr="00F64DD5" w:rsidRDefault="003A0E42" w:rsidP="00A42E83">
      <w:pPr>
        <w:pStyle w:val="ListParagraph"/>
        <w:numPr>
          <w:ilvl w:val="0"/>
          <w:numId w:val="9"/>
        </w:numPr>
        <w:spacing w:after="240" w:line="276" w:lineRule="auto"/>
        <w:ind w:right="-424"/>
        <w:jc w:val="both"/>
        <w:rPr>
          <w:rFonts w:ascii="Arial" w:hAnsi="Arial" w:cs="Arial"/>
          <w:color w:val="0D0D0D"/>
          <w:sz w:val="20"/>
          <w:szCs w:val="20"/>
          <w:shd w:val="clear" w:color="auto" w:fill="FFFFFF"/>
        </w:rPr>
      </w:pPr>
      <w:r w:rsidRPr="00F64DD5">
        <w:rPr>
          <w:rFonts w:ascii="Arial" w:hAnsi="Arial" w:cs="Arial"/>
          <w:b/>
          <w:bCs/>
          <w:sz w:val="20"/>
          <w:szCs w:val="20"/>
          <w:shd w:val="clear" w:color="auto" w:fill="FFFFFF"/>
        </w:rPr>
        <w:t>Internal Audits</w:t>
      </w:r>
      <w:r w:rsidRPr="00F64DD5">
        <w:rPr>
          <w:rFonts w:ascii="Arial" w:hAnsi="Arial" w:cs="Arial"/>
          <w:color w:val="0D0D0D"/>
          <w:sz w:val="20"/>
          <w:szCs w:val="20"/>
          <w:shd w:val="clear" w:color="auto" w:fill="FFFFFF"/>
        </w:rPr>
        <w:t>: Internal audits are conducted to evaluate compliance with environmental regulations, assess the effectiveness of environmental management systems, and identify areas for corrective action.</w:t>
      </w:r>
    </w:p>
    <w:p w14:paraId="55D88BDC" w14:textId="77777777" w:rsidR="003A0E42" w:rsidRPr="00F64DD5" w:rsidRDefault="003A0E42" w:rsidP="00A42E83">
      <w:pPr>
        <w:pStyle w:val="ListParagraph"/>
        <w:numPr>
          <w:ilvl w:val="0"/>
          <w:numId w:val="9"/>
        </w:numPr>
        <w:spacing w:after="240" w:line="276" w:lineRule="auto"/>
        <w:ind w:right="-424"/>
        <w:jc w:val="both"/>
        <w:rPr>
          <w:rFonts w:ascii="Arial" w:hAnsi="Arial" w:cs="Arial"/>
          <w:color w:val="0D0D0D"/>
          <w:sz w:val="20"/>
          <w:szCs w:val="20"/>
          <w:shd w:val="clear" w:color="auto" w:fill="FFFFFF"/>
        </w:rPr>
      </w:pPr>
      <w:r w:rsidRPr="00F64DD5">
        <w:rPr>
          <w:rFonts w:ascii="Arial" w:hAnsi="Arial" w:cs="Arial"/>
          <w:b/>
          <w:bCs/>
          <w:sz w:val="20"/>
          <w:szCs w:val="20"/>
          <w:shd w:val="clear" w:color="auto" w:fill="FFFFFF"/>
        </w:rPr>
        <w:t>Stakeholder Engagement</w:t>
      </w:r>
      <w:r w:rsidRPr="00F64DD5">
        <w:rPr>
          <w:rFonts w:ascii="Arial" w:hAnsi="Arial" w:cs="Arial"/>
          <w:color w:val="0D0D0D"/>
          <w:sz w:val="20"/>
          <w:szCs w:val="20"/>
          <w:shd w:val="clear" w:color="auto" w:fill="FFFFFF"/>
        </w:rPr>
        <w:t>: We engage with stakeholders, including employees, customers, regulators, and communities, to gather feedback, address concerns, and communicate our environmental performance and initiatives transparently.</w:t>
      </w:r>
    </w:p>
    <w:p w14:paraId="76D58919" w14:textId="2E49340C" w:rsidR="003D6E7A" w:rsidRPr="00F64DD5" w:rsidRDefault="003D6E7A" w:rsidP="00A42E83">
      <w:pPr>
        <w:spacing w:before="240" w:after="245" w:line="276" w:lineRule="auto"/>
        <w:ind w:right="-424"/>
        <w:jc w:val="both"/>
        <w:textAlignment w:val="baseline"/>
        <w:rPr>
          <w:rFonts w:ascii="Arial" w:eastAsia="Arial" w:hAnsi="Arial" w:cs="Arial"/>
          <w:color w:val="8F4D6B"/>
          <w:spacing w:val="-2"/>
          <w:sz w:val="28"/>
          <w:szCs w:val="28"/>
        </w:rPr>
      </w:pPr>
      <w:r w:rsidRPr="00F64DD5">
        <w:rPr>
          <w:rFonts w:ascii="Arial" w:eastAsia="Arial" w:hAnsi="Arial" w:cs="Arial"/>
          <w:color w:val="8F4D6B"/>
          <w:spacing w:val="-2"/>
          <w:sz w:val="28"/>
          <w:szCs w:val="28"/>
        </w:rPr>
        <w:t xml:space="preserve">Continuous Improvement </w:t>
      </w:r>
    </w:p>
    <w:p w14:paraId="2F2BE817" w14:textId="2D9DDF45" w:rsidR="003D6E7A" w:rsidRPr="00F64DD5" w:rsidRDefault="00326541" w:rsidP="00A42E83">
      <w:pPr>
        <w:spacing w:before="209" w:line="276" w:lineRule="auto"/>
        <w:ind w:right="-424"/>
        <w:jc w:val="both"/>
        <w:textAlignment w:val="baseline"/>
        <w:rPr>
          <w:rFonts w:ascii="Arial" w:eastAsia="Arial" w:hAnsi="Arial" w:cs="Arial"/>
          <w:color w:val="000000"/>
          <w:sz w:val="20"/>
          <w:szCs w:val="20"/>
        </w:rPr>
      </w:pPr>
      <w:proofErr w:type="spellStart"/>
      <w:r w:rsidRPr="00F64DD5">
        <w:rPr>
          <w:rFonts w:ascii="Arial" w:eastAsia="Arial" w:hAnsi="Arial" w:cs="Arial"/>
          <w:color w:val="000000"/>
          <w:sz w:val="20"/>
          <w:szCs w:val="20"/>
        </w:rPr>
        <w:t>Mewburn</w:t>
      </w:r>
      <w:proofErr w:type="spellEnd"/>
      <w:r w:rsidRPr="00F64DD5">
        <w:rPr>
          <w:rFonts w:ascii="Arial" w:eastAsia="Arial" w:hAnsi="Arial" w:cs="Arial"/>
          <w:color w:val="000000"/>
          <w:sz w:val="20"/>
          <w:szCs w:val="20"/>
        </w:rPr>
        <w:t xml:space="preserve"> Ellis has </w:t>
      </w:r>
      <w:r w:rsidR="003D6E7A" w:rsidRPr="00F64DD5">
        <w:rPr>
          <w:rFonts w:ascii="Arial" w:eastAsia="Arial" w:hAnsi="Arial" w:cs="Arial"/>
          <w:color w:val="000000"/>
          <w:sz w:val="20"/>
          <w:szCs w:val="20"/>
        </w:rPr>
        <w:t>a commitment to ongoing enhancement of our environmental performance and sustainability practices. We strive to continuously review and update our Environmental Policy to incorporate emerging best practices, technological advancements, and feedback from stakeholders. This includes regular evaluations of our energy efficiency initiatives, waste reduction programs, and greenhouse gas emission targets to ensure they remain ambitious and aligned with our long-term sustainability goals.</w:t>
      </w:r>
    </w:p>
    <w:p w14:paraId="15C51021" w14:textId="193401F1" w:rsidR="003A0E42" w:rsidRPr="00F64DD5" w:rsidRDefault="003D6E7A" w:rsidP="00A42E83">
      <w:pPr>
        <w:spacing w:before="209" w:line="276" w:lineRule="auto"/>
        <w:ind w:right="-424"/>
        <w:jc w:val="both"/>
        <w:textAlignment w:val="baseline"/>
        <w:rPr>
          <w:rFonts w:ascii="Arial" w:eastAsia="Arial" w:hAnsi="Arial" w:cs="Arial"/>
          <w:color w:val="000000"/>
          <w:sz w:val="20"/>
          <w:szCs w:val="20"/>
        </w:rPr>
      </w:pPr>
      <w:r w:rsidRPr="00F64DD5">
        <w:rPr>
          <w:rFonts w:ascii="Arial" w:eastAsia="Arial" w:hAnsi="Arial" w:cs="Arial"/>
          <w:color w:val="000000"/>
          <w:sz w:val="20"/>
          <w:szCs w:val="20"/>
        </w:rPr>
        <w:t>Furthermore, we actively seek opportunities to innovate and adopt new environmentally friendly technologies and strategies. This includes exploring advancements in renewable energy sources, implementing more efficient waste management solutions, and enhancing employee engagement through targeted training and awareness campaigns. By fostering a culture of innovation and sustainability, we aim not only to meet but to exceed regulatory requirements and industry standards, setting a benchmark for responsible corporate citizenship in the intellectual property sector.</w:t>
      </w:r>
    </w:p>
    <w:p w14:paraId="72F8D67B" w14:textId="77E266E5" w:rsidR="005663D4" w:rsidRPr="00F64DD5" w:rsidRDefault="005663D4" w:rsidP="00A42E83">
      <w:pPr>
        <w:spacing w:before="240" w:after="245" w:line="276" w:lineRule="auto"/>
        <w:ind w:right="-424"/>
        <w:jc w:val="both"/>
        <w:textAlignment w:val="baseline"/>
        <w:rPr>
          <w:rFonts w:ascii="Arial" w:eastAsia="Arial" w:hAnsi="Arial" w:cs="Arial"/>
          <w:color w:val="8F4D6B"/>
          <w:spacing w:val="-2"/>
          <w:sz w:val="28"/>
          <w:szCs w:val="28"/>
        </w:rPr>
      </w:pPr>
      <w:r w:rsidRPr="00F64DD5">
        <w:rPr>
          <w:rFonts w:ascii="Arial" w:eastAsia="Arial" w:hAnsi="Arial" w:cs="Arial"/>
          <w:color w:val="8F4D6B"/>
          <w:spacing w:val="-2"/>
          <w:sz w:val="28"/>
          <w:szCs w:val="28"/>
        </w:rPr>
        <w:t>Review</w:t>
      </w:r>
      <w:r w:rsidR="003D6E7A" w:rsidRPr="00F64DD5">
        <w:rPr>
          <w:rFonts w:ascii="Arial" w:eastAsia="Arial" w:hAnsi="Arial" w:cs="Arial"/>
          <w:color w:val="8F4D6B"/>
          <w:spacing w:val="-2"/>
          <w:sz w:val="28"/>
          <w:szCs w:val="28"/>
        </w:rPr>
        <w:t xml:space="preserve"> Mechanism</w:t>
      </w:r>
    </w:p>
    <w:p w14:paraId="664BB4F7" w14:textId="5151283A" w:rsidR="00B87AF5" w:rsidRPr="00F64DD5" w:rsidRDefault="003D6E7A" w:rsidP="00A42E83">
      <w:pPr>
        <w:spacing w:before="209" w:line="276" w:lineRule="auto"/>
        <w:ind w:right="-424"/>
        <w:jc w:val="both"/>
        <w:textAlignment w:val="baseline"/>
        <w:rPr>
          <w:rFonts w:ascii="Arial" w:eastAsia="Arial" w:hAnsi="Arial" w:cs="Arial"/>
          <w:color w:val="000000"/>
          <w:sz w:val="20"/>
          <w:szCs w:val="20"/>
        </w:rPr>
      </w:pPr>
      <w:r w:rsidRPr="00D33412">
        <w:rPr>
          <w:rFonts w:ascii="Arial" w:eastAsia="Arial" w:hAnsi="Arial" w:cs="Arial"/>
          <w:color w:val="000000"/>
          <w:sz w:val="20"/>
          <w:szCs w:val="20"/>
        </w:rPr>
        <w:t xml:space="preserve">The </w:t>
      </w:r>
      <w:r w:rsidR="00326541" w:rsidRPr="00D33412">
        <w:rPr>
          <w:rFonts w:ascii="Arial" w:hAnsi="Arial" w:cs="Arial"/>
          <w:sz w:val="20"/>
          <w:szCs w:val="20"/>
        </w:rPr>
        <w:t xml:space="preserve">Sustainability Champion and Chief Commercial Officer </w:t>
      </w:r>
      <w:r w:rsidRPr="00D33412">
        <w:rPr>
          <w:rFonts w:ascii="Arial" w:eastAsia="Arial" w:hAnsi="Arial" w:cs="Arial"/>
          <w:color w:val="000000"/>
          <w:sz w:val="20"/>
          <w:szCs w:val="20"/>
        </w:rPr>
        <w:t xml:space="preserve">at </w:t>
      </w:r>
      <w:proofErr w:type="spellStart"/>
      <w:r w:rsidRPr="00D33412">
        <w:rPr>
          <w:rFonts w:ascii="Arial" w:eastAsia="Arial" w:hAnsi="Arial" w:cs="Arial"/>
          <w:color w:val="000000"/>
          <w:sz w:val="20"/>
          <w:szCs w:val="20"/>
        </w:rPr>
        <w:t>Mewburn</w:t>
      </w:r>
      <w:proofErr w:type="spellEnd"/>
      <w:r w:rsidRPr="00D33412">
        <w:rPr>
          <w:rFonts w:ascii="Arial" w:eastAsia="Arial" w:hAnsi="Arial" w:cs="Arial"/>
          <w:color w:val="000000"/>
          <w:sz w:val="20"/>
          <w:szCs w:val="20"/>
        </w:rPr>
        <w:t xml:space="preserve"> Ell</w:t>
      </w:r>
      <w:r w:rsidRPr="00F64DD5">
        <w:rPr>
          <w:rFonts w:ascii="Arial" w:eastAsia="Arial" w:hAnsi="Arial" w:cs="Arial"/>
          <w:color w:val="000000"/>
          <w:sz w:val="20"/>
          <w:szCs w:val="20"/>
        </w:rPr>
        <w:t>is LLP will review the Environmental Policy annually, and any updates will be communicated as necessary.</w:t>
      </w:r>
    </w:p>
    <w:p w14:paraId="46E6F15D" w14:textId="77777777" w:rsidR="0025187B" w:rsidRPr="0025187B" w:rsidRDefault="0025187B" w:rsidP="0025187B">
      <w:pPr>
        <w:spacing w:before="240" w:after="245" w:line="276" w:lineRule="auto"/>
        <w:ind w:right="-424"/>
        <w:jc w:val="both"/>
        <w:textAlignment w:val="baseline"/>
        <w:rPr>
          <w:ins w:id="0" w:author="Kush Khalasi" w:date="2026-06-19T01:43:00Z"/>
          <w:rFonts w:ascii="Arial" w:eastAsia="Arial" w:hAnsi="Arial" w:cs="Arial"/>
          <w:color w:val="8F4D6B"/>
          <w:spacing w:val="-2"/>
          <w:sz w:val="28"/>
          <w:szCs w:val="28"/>
          <w:rPrChange w:id="1" w:author="Kush Khalasi" w:date="2026-06-19T01:45:00Z" w16du:dateUtc="2026-06-18T20:15:00Z">
            <w:rPr>
              <w:ins w:id="2" w:author="Kush Khalasi" w:date="2026-06-19T01:43:00Z"/>
              <w:rFonts w:ascii="Arial" w:eastAsia="Arial" w:hAnsi="Arial" w:cs="Arial"/>
              <w:b/>
              <w:bCs/>
              <w:color w:val="000000"/>
              <w:szCs w:val="24"/>
              <w:lang w:val="en-IN"/>
            </w:rPr>
          </w:rPrChange>
        </w:rPr>
        <w:pPrChange w:id="3" w:author="Kush Khalasi" w:date="2026-06-19T01:45:00Z" w16du:dateUtc="2026-06-18T20:15:00Z">
          <w:pPr>
            <w:spacing w:before="209" w:line="276" w:lineRule="auto"/>
            <w:ind w:right="-424"/>
            <w:jc w:val="both"/>
            <w:textAlignment w:val="baseline"/>
          </w:pPr>
        </w:pPrChange>
      </w:pPr>
      <w:ins w:id="4" w:author="Kush Khalasi" w:date="2026-06-19T01:43:00Z">
        <w:r w:rsidRPr="0025187B">
          <w:rPr>
            <w:rFonts w:ascii="Arial" w:eastAsia="Arial" w:hAnsi="Arial" w:cs="Arial"/>
            <w:color w:val="8F4D6B"/>
            <w:spacing w:val="-2"/>
            <w:sz w:val="28"/>
            <w:szCs w:val="28"/>
            <w:rPrChange w:id="5" w:author="Kush Khalasi" w:date="2026-06-19T01:45:00Z" w16du:dateUtc="2026-06-18T20:15:00Z">
              <w:rPr>
                <w:rFonts w:ascii="Arial" w:eastAsia="Arial" w:hAnsi="Arial" w:cs="Arial"/>
                <w:b/>
                <w:bCs/>
                <w:color w:val="000000"/>
                <w:szCs w:val="24"/>
                <w:lang w:val="en-IN"/>
              </w:rPr>
            </w:rPrChange>
          </w:rPr>
          <w:t>Revision History</w:t>
        </w:r>
      </w:ins>
    </w:p>
    <w:tbl>
      <w:tblPr>
        <w:tblStyle w:val="TableGrid"/>
        <w:tblW w:w="9464" w:type="dxa"/>
        <w:tblInd w:w="108" w:type="dxa"/>
        <w:tblLayout w:type="fixed"/>
        <w:tblLook w:val="04A0" w:firstRow="1" w:lastRow="0" w:firstColumn="1" w:lastColumn="0" w:noHBand="0" w:noVBand="1"/>
        <w:tblPrChange w:id="6" w:author="Kush Khalasi" w:date="2026-06-19T01:48:00Z" w16du:dateUtc="2026-06-18T20:18:00Z">
          <w:tblPr>
            <w:tblStyle w:val="TableGrid"/>
            <w:tblW w:w="10166" w:type="dxa"/>
            <w:tblLayout w:type="fixed"/>
            <w:tblLook w:val="04A0" w:firstRow="1" w:lastRow="0" w:firstColumn="1" w:lastColumn="0" w:noHBand="0" w:noVBand="1"/>
          </w:tblPr>
        </w:tblPrChange>
      </w:tblPr>
      <w:tblGrid>
        <w:gridCol w:w="1242"/>
        <w:gridCol w:w="1275"/>
        <w:gridCol w:w="4537"/>
        <w:gridCol w:w="2410"/>
        <w:tblGridChange w:id="7">
          <w:tblGrid>
            <w:gridCol w:w="108"/>
            <w:gridCol w:w="993"/>
            <w:gridCol w:w="249"/>
            <w:gridCol w:w="885"/>
            <w:gridCol w:w="390"/>
            <w:gridCol w:w="4537"/>
            <w:gridCol w:w="151"/>
            <w:gridCol w:w="1484"/>
            <w:gridCol w:w="775"/>
          </w:tblGrid>
        </w:tblGridChange>
      </w:tblGrid>
      <w:tr w:rsidR="0025187B" w:rsidRPr="0025187B" w14:paraId="72DA83C8" w14:textId="77777777" w:rsidTr="0025187B">
        <w:trPr>
          <w:ins w:id="8" w:author="Kush Khalasi" w:date="2026-06-19T01:43:00Z"/>
          <w:trPrChange w:id="9" w:author="Kush Khalasi" w:date="2026-06-19T01:48:00Z" w16du:dateUtc="2026-06-18T20:18:00Z">
            <w:trPr>
              <w:gridAfter w:val="0"/>
            </w:trPr>
          </w:trPrChange>
        </w:trPr>
        <w:tc>
          <w:tcPr>
            <w:tcW w:w="1242" w:type="dxa"/>
            <w:vAlign w:val="center"/>
            <w:hideMark/>
            <w:tcPrChange w:id="10" w:author="Kush Khalasi" w:date="2026-06-19T01:48:00Z" w16du:dateUtc="2026-06-18T20:18:00Z">
              <w:tcPr>
                <w:tcW w:w="1101" w:type="dxa"/>
                <w:gridSpan w:val="2"/>
                <w:hideMark/>
              </w:tcPr>
            </w:tcPrChange>
          </w:tcPr>
          <w:p w14:paraId="24C662EA" w14:textId="77777777" w:rsidR="0025187B" w:rsidRPr="0025187B" w:rsidRDefault="0025187B" w:rsidP="0025187B">
            <w:pPr>
              <w:spacing w:line="276" w:lineRule="auto"/>
              <w:ind w:right="2"/>
              <w:jc w:val="center"/>
              <w:textAlignment w:val="baseline"/>
              <w:rPr>
                <w:ins w:id="11" w:author="Kush Khalasi" w:date="2026-06-19T01:43:00Z"/>
                <w:rFonts w:ascii="Arial" w:eastAsia="Arial" w:hAnsi="Arial" w:cs="Arial"/>
                <w:b/>
                <w:bCs/>
                <w:color w:val="000000"/>
                <w:szCs w:val="24"/>
                <w:lang w:val="en-IN"/>
              </w:rPr>
              <w:pPrChange w:id="12" w:author="Kush Khalasi" w:date="2026-06-19T01:48:00Z" w16du:dateUtc="2026-06-18T20:18:00Z">
                <w:pPr>
                  <w:spacing w:before="209" w:line="276" w:lineRule="auto"/>
                  <w:ind w:right="-263"/>
                  <w:jc w:val="both"/>
                  <w:textAlignment w:val="baseline"/>
                </w:pPr>
              </w:pPrChange>
            </w:pPr>
            <w:ins w:id="13" w:author="Kush Khalasi" w:date="2026-06-19T01:43:00Z">
              <w:r w:rsidRPr="0025187B">
                <w:rPr>
                  <w:rFonts w:ascii="Arial" w:eastAsia="Arial" w:hAnsi="Arial" w:cs="Arial"/>
                  <w:b/>
                  <w:bCs/>
                  <w:color w:val="000000"/>
                  <w:szCs w:val="24"/>
                  <w:lang w:val="en-IN"/>
                </w:rPr>
                <w:t>Revision No.</w:t>
              </w:r>
            </w:ins>
          </w:p>
        </w:tc>
        <w:tc>
          <w:tcPr>
            <w:tcW w:w="1275" w:type="dxa"/>
            <w:vAlign w:val="center"/>
            <w:hideMark/>
            <w:tcPrChange w:id="14" w:author="Kush Khalasi" w:date="2026-06-19T01:48:00Z" w16du:dateUtc="2026-06-18T20:18:00Z">
              <w:tcPr>
                <w:tcW w:w="1134" w:type="dxa"/>
                <w:gridSpan w:val="2"/>
                <w:hideMark/>
              </w:tcPr>
            </w:tcPrChange>
          </w:tcPr>
          <w:p w14:paraId="69CD7496" w14:textId="77777777" w:rsidR="0025187B" w:rsidRPr="0025187B" w:rsidRDefault="0025187B" w:rsidP="0025187B">
            <w:pPr>
              <w:spacing w:line="276" w:lineRule="auto"/>
              <w:ind w:right="2"/>
              <w:jc w:val="center"/>
              <w:textAlignment w:val="baseline"/>
              <w:rPr>
                <w:ins w:id="15" w:author="Kush Khalasi" w:date="2026-06-19T01:43:00Z"/>
                <w:rFonts w:ascii="Arial" w:eastAsia="Arial" w:hAnsi="Arial" w:cs="Arial"/>
                <w:b/>
                <w:bCs/>
                <w:color w:val="000000"/>
                <w:szCs w:val="24"/>
                <w:lang w:val="en-IN"/>
              </w:rPr>
              <w:pPrChange w:id="16" w:author="Kush Khalasi" w:date="2026-06-19T01:48:00Z" w16du:dateUtc="2026-06-18T20:18:00Z">
                <w:pPr>
                  <w:spacing w:before="209" w:line="276" w:lineRule="auto"/>
                  <w:ind w:right="-424"/>
                  <w:jc w:val="both"/>
                  <w:textAlignment w:val="baseline"/>
                </w:pPr>
              </w:pPrChange>
            </w:pPr>
            <w:ins w:id="17" w:author="Kush Khalasi" w:date="2026-06-19T01:43:00Z">
              <w:r w:rsidRPr="0025187B">
                <w:rPr>
                  <w:rFonts w:ascii="Arial" w:eastAsia="Arial" w:hAnsi="Arial" w:cs="Arial"/>
                  <w:b/>
                  <w:bCs/>
                  <w:color w:val="000000"/>
                  <w:szCs w:val="24"/>
                  <w:lang w:val="en-IN"/>
                </w:rPr>
                <w:t>Revision Date</w:t>
              </w:r>
            </w:ins>
          </w:p>
        </w:tc>
        <w:tc>
          <w:tcPr>
            <w:tcW w:w="4537" w:type="dxa"/>
            <w:vAlign w:val="center"/>
            <w:hideMark/>
            <w:tcPrChange w:id="18" w:author="Kush Khalasi" w:date="2026-06-19T01:48:00Z" w16du:dateUtc="2026-06-18T20:18:00Z">
              <w:tcPr>
                <w:tcW w:w="5078" w:type="dxa"/>
                <w:gridSpan w:val="3"/>
                <w:hideMark/>
              </w:tcPr>
            </w:tcPrChange>
          </w:tcPr>
          <w:p w14:paraId="09FE8692" w14:textId="77777777" w:rsidR="0025187B" w:rsidRPr="0025187B" w:rsidRDefault="0025187B" w:rsidP="0025187B">
            <w:pPr>
              <w:spacing w:line="276" w:lineRule="auto"/>
              <w:ind w:right="2"/>
              <w:jc w:val="center"/>
              <w:textAlignment w:val="baseline"/>
              <w:rPr>
                <w:ins w:id="19" w:author="Kush Khalasi" w:date="2026-06-19T01:43:00Z"/>
                <w:rFonts w:ascii="Arial" w:eastAsia="Arial" w:hAnsi="Arial" w:cs="Arial"/>
                <w:b/>
                <w:bCs/>
                <w:color w:val="000000"/>
                <w:szCs w:val="24"/>
                <w:lang w:val="en-IN"/>
              </w:rPr>
              <w:pPrChange w:id="20" w:author="Kush Khalasi" w:date="2026-06-19T01:48:00Z" w16du:dateUtc="2026-06-18T20:18:00Z">
                <w:pPr>
                  <w:spacing w:before="209" w:line="276" w:lineRule="auto"/>
                  <w:ind w:right="-424"/>
                  <w:jc w:val="both"/>
                  <w:textAlignment w:val="baseline"/>
                </w:pPr>
              </w:pPrChange>
            </w:pPr>
            <w:ins w:id="21" w:author="Kush Khalasi" w:date="2026-06-19T01:43:00Z">
              <w:r w:rsidRPr="0025187B">
                <w:rPr>
                  <w:rFonts w:ascii="Arial" w:eastAsia="Arial" w:hAnsi="Arial" w:cs="Arial"/>
                  <w:b/>
                  <w:bCs/>
                  <w:color w:val="000000"/>
                  <w:szCs w:val="24"/>
                  <w:lang w:val="en-IN"/>
                </w:rPr>
                <w:t>Description of Changes</w:t>
              </w:r>
            </w:ins>
          </w:p>
        </w:tc>
        <w:tc>
          <w:tcPr>
            <w:tcW w:w="2410" w:type="dxa"/>
            <w:vAlign w:val="center"/>
            <w:hideMark/>
            <w:tcPrChange w:id="22" w:author="Kush Khalasi" w:date="2026-06-19T01:48:00Z" w16du:dateUtc="2026-06-18T20:18:00Z">
              <w:tcPr>
                <w:tcW w:w="1484" w:type="dxa"/>
                <w:hideMark/>
              </w:tcPr>
            </w:tcPrChange>
          </w:tcPr>
          <w:p w14:paraId="047D4DFC" w14:textId="341CBED8" w:rsidR="0025187B" w:rsidRPr="0025187B" w:rsidRDefault="0025187B" w:rsidP="0025187B">
            <w:pPr>
              <w:spacing w:line="276" w:lineRule="auto"/>
              <w:ind w:right="2"/>
              <w:jc w:val="center"/>
              <w:textAlignment w:val="baseline"/>
              <w:rPr>
                <w:ins w:id="23" w:author="Kush Khalasi" w:date="2026-06-19T01:43:00Z"/>
                <w:rFonts w:ascii="Arial" w:eastAsia="Arial" w:hAnsi="Arial" w:cs="Arial"/>
                <w:b/>
                <w:bCs/>
                <w:color w:val="000000"/>
                <w:szCs w:val="24"/>
                <w:lang w:val="en-IN"/>
              </w:rPr>
              <w:pPrChange w:id="24" w:author="Kush Khalasi" w:date="2026-06-19T01:48:00Z" w16du:dateUtc="2026-06-18T20:18:00Z">
                <w:pPr>
                  <w:spacing w:before="209" w:line="276" w:lineRule="auto"/>
                  <w:ind w:right="-424"/>
                  <w:jc w:val="both"/>
                  <w:textAlignment w:val="baseline"/>
                </w:pPr>
              </w:pPrChange>
            </w:pPr>
            <w:ins w:id="25" w:author="Kush Khalasi" w:date="2026-06-19T01:43:00Z">
              <w:r w:rsidRPr="0025187B">
                <w:rPr>
                  <w:rFonts w:ascii="Arial" w:eastAsia="Arial" w:hAnsi="Arial" w:cs="Arial"/>
                  <w:b/>
                  <w:bCs/>
                  <w:color w:val="000000"/>
                  <w:szCs w:val="24"/>
                  <w:lang w:val="en-IN"/>
                </w:rPr>
                <w:t>Reviewed</w:t>
              </w:r>
            </w:ins>
            <w:ins w:id="26" w:author="Kush Khalasi" w:date="2026-06-19T01:45:00Z" w16du:dateUtc="2026-06-18T20:15:00Z">
              <w:r w:rsidRPr="0025187B">
                <w:rPr>
                  <w:rFonts w:ascii="Arial" w:eastAsia="Arial" w:hAnsi="Arial" w:cs="Arial"/>
                  <w:b/>
                  <w:bCs/>
                  <w:color w:val="000000"/>
                  <w:szCs w:val="24"/>
                  <w:lang w:val="en-IN"/>
                  <w:rPrChange w:id="27" w:author="Kush Khalasi" w:date="2026-06-19T01:45:00Z" w16du:dateUtc="2026-06-18T20:15:00Z">
                    <w:rPr>
                      <w:rFonts w:ascii="Arial" w:eastAsia="Arial" w:hAnsi="Arial" w:cs="Arial"/>
                      <w:color w:val="000000"/>
                      <w:szCs w:val="24"/>
                      <w:lang w:val="en-IN"/>
                    </w:rPr>
                  </w:rPrChange>
                </w:rPr>
                <w:t xml:space="preserve"> &amp; Approved</w:t>
              </w:r>
            </w:ins>
            <w:ins w:id="28" w:author="Kush Khalasi" w:date="2026-06-19T01:43:00Z">
              <w:r w:rsidRPr="0025187B">
                <w:rPr>
                  <w:rFonts w:ascii="Arial" w:eastAsia="Arial" w:hAnsi="Arial" w:cs="Arial"/>
                  <w:b/>
                  <w:bCs/>
                  <w:color w:val="000000"/>
                  <w:szCs w:val="24"/>
                  <w:lang w:val="en-IN"/>
                </w:rPr>
                <w:t xml:space="preserve"> By</w:t>
              </w:r>
            </w:ins>
          </w:p>
        </w:tc>
      </w:tr>
      <w:tr w:rsidR="0025187B" w:rsidRPr="0025187B" w14:paraId="22FB3361" w14:textId="77777777" w:rsidTr="0025187B">
        <w:trPr>
          <w:ins w:id="29" w:author="Kush Khalasi" w:date="2026-06-19T01:43:00Z"/>
          <w:trPrChange w:id="30" w:author="Kush Khalasi" w:date="2026-06-19T01:48:00Z" w16du:dateUtc="2026-06-18T20:18:00Z">
            <w:trPr>
              <w:gridAfter w:val="0"/>
            </w:trPr>
          </w:trPrChange>
        </w:trPr>
        <w:tc>
          <w:tcPr>
            <w:tcW w:w="1242" w:type="dxa"/>
            <w:vAlign w:val="center"/>
            <w:hideMark/>
            <w:tcPrChange w:id="31" w:author="Kush Khalasi" w:date="2026-06-19T01:48:00Z" w16du:dateUtc="2026-06-18T20:18:00Z">
              <w:tcPr>
                <w:tcW w:w="1101" w:type="dxa"/>
                <w:gridSpan w:val="2"/>
                <w:hideMark/>
              </w:tcPr>
            </w:tcPrChange>
          </w:tcPr>
          <w:p w14:paraId="43FE9734" w14:textId="77777777" w:rsidR="0025187B" w:rsidRPr="0025187B" w:rsidRDefault="0025187B" w:rsidP="0025187B">
            <w:pPr>
              <w:spacing w:line="276" w:lineRule="auto"/>
              <w:ind w:right="2"/>
              <w:jc w:val="center"/>
              <w:textAlignment w:val="baseline"/>
              <w:rPr>
                <w:ins w:id="32" w:author="Kush Khalasi" w:date="2026-06-19T01:43:00Z"/>
                <w:rFonts w:ascii="Arial" w:eastAsia="Arial" w:hAnsi="Arial" w:cs="Arial"/>
                <w:color w:val="000000"/>
                <w:sz w:val="20"/>
                <w:lang w:val="en-IN"/>
                <w:rPrChange w:id="33" w:author="Kush Khalasi" w:date="2026-06-19T01:44:00Z" w16du:dateUtc="2026-06-18T20:14:00Z">
                  <w:rPr>
                    <w:ins w:id="34" w:author="Kush Khalasi" w:date="2026-06-19T01:43:00Z"/>
                    <w:rFonts w:ascii="Arial" w:eastAsia="Arial" w:hAnsi="Arial" w:cs="Arial"/>
                    <w:b/>
                    <w:bCs/>
                    <w:color w:val="000000"/>
                    <w:szCs w:val="24"/>
                    <w:lang w:val="en-IN"/>
                  </w:rPr>
                </w:rPrChange>
              </w:rPr>
              <w:pPrChange w:id="35" w:author="Kush Khalasi" w:date="2026-06-19T01:48:00Z" w16du:dateUtc="2026-06-18T20:18:00Z">
                <w:pPr>
                  <w:spacing w:before="209" w:line="276" w:lineRule="auto"/>
                  <w:ind w:right="-424"/>
                  <w:jc w:val="both"/>
                  <w:textAlignment w:val="baseline"/>
                </w:pPr>
              </w:pPrChange>
            </w:pPr>
            <w:ins w:id="36" w:author="Kush Khalasi" w:date="2026-06-19T01:43:00Z">
              <w:r w:rsidRPr="0025187B">
                <w:rPr>
                  <w:rFonts w:ascii="Arial" w:eastAsia="Arial" w:hAnsi="Arial" w:cs="Arial"/>
                  <w:color w:val="000000"/>
                  <w:sz w:val="20"/>
                  <w:lang w:val="en-IN"/>
                  <w:rPrChange w:id="37" w:author="Kush Khalasi" w:date="2026-06-19T01:44:00Z" w16du:dateUtc="2026-06-18T20:14:00Z">
                    <w:rPr>
                      <w:rFonts w:ascii="Arial" w:eastAsia="Arial" w:hAnsi="Arial" w:cs="Arial"/>
                      <w:b/>
                      <w:bCs/>
                      <w:color w:val="000000"/>
                      <w:szCs w:val="24"/>
                      <w:lang w:val="en-IN"/>
                    </w:rPr>
                  </w:rPrChange>
                </w:rPr>
                <w:t>0.0</w:t>
              </w:r>
            </w:ins>
          </w:p>
        </w:tc>
        <w:tc>
          <w:tcPr>
            <w:tcW w:w="1275" w:type="dxa"/>
            <w:vAlign w:val="center"/>
            <w:hideMark/>
            <w:tcPrChange w:id="38" w:author="Kush Khalasi" w:date="2026-06-19T01:48:00Z" w16du:dateUtc="2026-06-18T20:18:00Z">
              <w:tcPr>
                <w:tcW w:w="1134" w:type="dxa"/>
                <w:gridSpan w:val="2"/>
                <w:hideMark/>
              </w:tcPr>
            </w:tcPrChange>
          </w:tcPr>
          <w:p w14:paraId="18FB6FFF" w14:textId="77777777" w:rsidR="0025187B" w:rsidRPr="0025187B" w:rsidRDefault="0025187B" w:rsidP="0025187B">
            <w:pPr>
              <w:spacing w:line="276" w:lineRule="auto"/>
              <w:ind w:right="2"/>
              <w:jc w:val="center"/>
              <w:textAlignment w:val="baseline"/>
              <w:rPr>
                <w:ins w:id="39" w:author="Kush Khalasi" w:date="2026-06-19T01:43:00Z"/>
                <w:rFonts w:ascii="Arial" w:eastAsia="Arial" w:hAnsi="Arial" w:cs="Arial"/>
                <w:color w:val="000000"/>
                <w:sz w:val="20"/>
                <w:lang w:val="en-IN"/>
                <w:rPrChange w:id="40" w:author="Kush Khalasi" w:date="2026-06-19T01:44:00Z" w16du:dateUtc="2026-06-18T20:14:00Z">
                  <w:rPr>
                    <w:ins w:id="41" w:author="Kush Khalasi" w:date="2026-06-19T01:43:00Z"/>
                    <w:rFonts w:ascii="Arial" w:eastAsia="Arial" w:hAnsi="Arial" w:cs="Arial"/>
                    <w:b/>
                    <w:bCs/>
                    <w:color w:val="000000"/>
                    <w:szCs w:val="24"/>
                    <w:lang w:val="en-IN"/>
                  </w:rPr>
                </w:rPrChange>
              </w:rPr>
              <w:pPrChange w:id="42" w:author="Kush Khalasi" w:date="2026-06-19T01:48:00Z" w16du:dateUtc="2026-06-18T20:18:00Z">
                <w:pPr>
                  <w:spacing w:before="209" w:line="276" w:lineRule="auto"/>
                  <w:ind w:right="-424"/>
                  <w:jc w:val="both"/>
                  <w:textAlignment w:val="baseline"/>
                </w:pPr>
              </w:pPrChange>
            </w:pPr>
            <w:ins w:id="43" w:author="Kush Khalasi" w:date="2026-06-19T01:43:00Z">
              <w:r w:rsidRPr="0025187B">
                <w:rPr>
                  <w:rFonts w:ascii="Arial" w:eastAsia="Arial" w:hAnsi="Arial" w:cs="Arial"/>
                  <w:color w:val="000000"/>
                  <w:sz w:val="20"/>
                  <w:lang w:val="en-IN"/>
                  <w:rPrChange w:id="44" w:author="Kush Khalasi" w:date="2026-06-19T01:44:00Z" w16du:dateUtc="2026-06-18T20:14:00Z">
                    <w:rPr>
                      <w:rFonts w:ascii="Arial" w:eastAsia="Arial" w:hAnsi="Arial" w:cs="Arial"/>
                      <w:b/>
                      <w:bCs/>
                      <w:color w:val="000000"/>
                      <w:szCs w:val="24"/>
                      <w:lang w:val="en-IN"/>
                    </w:rPr>
                  </w:rPrChange>
                </w:rPr>
                <w:t>01/01/2023</w:t>
              </w:r>
            </w:ins>
          </w:p>
        </w:tc>
        <w:tc>
          <w:tcPr>
            <w:tcW w:w="4537" w:type="dxa"/>
            <w:vAlign w:val="center"/>
            <w:hideMark/>
            <w:tcPrChange w:id="45" w:author="Kush Khalasi" w:date="2026-06-19T01:48:00Z" w16du:dateUtc="2026-06-18T20:18:00Z">
              <w:tcPr>
                <w:tcW w:w="5078" w:type="dxa"/>
                <w:gridSpan w:val="3"/>
                <w:hideMark/>
              </w:tcPr>
            </w:tcPrChange>
          </w:tcPr>
          <w:p w14:paraId="010455C5" w14:textId="77777777" w:rsidR="0025187B" w:rsidRPr="0025187B" w:rsidRDefault="0025187B" w:rsidP="0025187B">
            <w:pPr>
              <w:spacing w:line="276" w:lineRule="auto"/>
              <w:ind w:right="2"/>
              <w:textAlignment w:val="baseline"/>
              <w:rPr>
                <w:ins w:id="46" w:author="Kush Khalasi" w:date="2026-06-19T01:43:00Z"/>
                <w:rFonts w:ascii="Arial" w:eastAsia="Arial" w:hAnsi="Arial" w:cs="Arial"/>
                <w:color w:val="000000"/>
                <w:sz w:val="20"/>
                <w:lang w:val="en-IN"/>
                <w:rPrChange w:id="47" w:author="Kush Khalasi" w:date="2026-06-19T01:44:00Z" w16du:dateUtc="2026-06-18T20:14:00Z">
                  <w:rPr>
                    <w:ins w:id="48" w:author="Kush Khalasi" w:date="2026-06-19T01:43:00Z"/>
                    <w:rFonts w:ascii="Arial" w:eastAsia="Arial" w:hAnsi="Arial" w:cs="Arial"/>
                    <w:b/>
                    <w:bCs/>
                    <w:color w:val="000000"/>
                    <w:szCs w:val="24"/>
                    <w:lang w:val="en-IN"/>
                  </w:rPr>
                </w:rPrChange>
              </w:rPr>
              <w:pPrChange w:id="49" w:author="Kush Khalasi" w:date="2026-06-19T01:49:00Z" w16du:dateUtc="2026-06-18T20:19:00Z">
                <w:pPr>
                  <w:spacing w:before="209" w:line="276" w:lineRule="auto"/>
                  <w:ind w:right="-424"/>
                  <w:jc w:val="both"/>
                  <w:textAlignment w:val="baseline"/>
                </w:pPr>
              </w:pPrChange>
            </w:pPr>
            <w:ins w:id="50" w:author="Kush Khalasi" w:date="2026-06-19T01:43:00Z">
              <w:r w:rsidRPr="0025187B">
                <w:rPr>
                  <w:rFonts w:ascii="Arial" w:eastAsia="Arial" w:hAnsi="Arial" w:cs="Arial"/>
                  <w:color w:val="000000"/>
                  <w:sz w:val="20"/>
                  <w:lang w:val="en-IN"/>
                  <w:rPrChange w:id="51" w:author="Kush Khalasi" w:date="2026-06-19T01:44:00Z" w16du:dateUtc="2026-06-18T20:14:00Z">
                    <w:rPr>
                      <w:rFonts w:ascii="Arial" w:eastAsia="Arial" w:hAnsi="Arial" w:cs="Arial"/>
                      <w:b/>
                      <w:bCs/>
                      <w:color w:val="000000"/>
                      <w:szCs w:val="24"/>
                      <w:lang w:val="en-IN"/>
                    </w:rPr>
                  </w:rPrChange>
                </w:rPr>
                <w:t>Initial issue of the Environmental Policy.</w:t>
              </w:r>
            </w:ins>
          </w:p>
        </w:tc>
        <w:tc>
          <w:tcPr>
            <w:tcW w:w="2410" w:type="dxa"/>
            <w:vAlign w:val="center"/>
            <w:hideMark/>
            <w:tcPrChange w:id="52" w:author="Kush Khalasi" w:date="2026-06-19T01:48:00Z" w16du:dateUtc="2026-06-18T20:18:00Z">
              <w:tcPr>
                <w:tcW w:w="1484" w:type="dxa"/>
                <w:hideMark/>
              </w:tcPr>
            </w:tcPrChange>
          </w:tcPr>
          <w:p w14:paraId="1E5B08A9" w14:textId="77777777" w:rsidR="0025187B" w:rsidRPr="0025187B" w:rsidRDefault="0025187B" w:rsidP="0025187B">
            <w:pPr>
              <w:spacing w:line="276" w:lineRule="auto"/>
              <w:ind w:right="2"/>
              <w:jc w:val="center"/>
              <w:textAlignment w:val="baseline"/>
              <w:rPr>
                <w:ins w:id="53" w:author="Kush Khalasi" w:date="2026-06-19T01:43:00Z"/>
                <w:rFonts w:ascii="Arial" w:eastAsia="Arial" w:hAnsi="Arial" w:cs="Arial"/>
                <w:color w:val="000000"/>
                <w:sz w:val="20"/>
                <w:lang w:val="en-IN"/>
                <w:rPrChange w:id="54" w:author="Kush Khalasi" w:date="2026-06-19T01:44:00Z" w16du:dateUtc="2026-06-18T20:14:00Z">
                  <w:rPr>
                    <w:ins w:id="55" w:author="Kush Khalasi" w:date="2026-06-19T01:43:00Z"/>
                    <w:rFonts w:ascii="Arial" w:eastAsia="Arial" w:hAnsi="Arial" w:cs="Arial"/>
                    <w:b/>
                    <w:bCs/>
                    <w:color w:val="000000"/>
                    <w:szCs w:val="24"/>
                    <w:lang w:val="en-IN"/>
                  </w:rPr>
                </w:rPrChange>
              </w:rPr>
              <w:pPrChange w:id="56" w:author="Kush Khalasi" w:date="2026-06-19T01:48:00Z" w16du:dateUtc="2026-06-18T20:18:00Z">
                <w:pPr>
                  <w:spacing w:before="209" w:line="276" w:lineRule="auto"/>
                  <w:ind w:right="-424"/>
                  <w:jc w:val="both"/>
                  <w:textAlignment w:val="baseline"/>
                </w:pPr>
              </w:pPrChange>
            </w:pPr>
            <w:ins w:id="57" w:author="Kush Khalasi" w:date="2026-06-19T01:43:00Z">
              <w:r w:rsidRPr="0025187B">
                <w:rPr>
                  <w:rFonts w:ascii="Arial" w:eastAsia="Arial" w:hAnsi="Arial" w:cs="Arial"/>
                  <w:color w:val="000000"/>
                  <w:sz w:val="20"/>
                  <w:lang w:val="en-IN"/>
                  <w:rPrChange w:id="58" w:author="Kush Khalasi" w:date="2026-06-19T01:44:00Z" w16du:dateUtc="2026-06-18T20:14:00Z">
                    <w:rPr>
                      <w:rFonts w:ascii="Arial" w:eastAsia="Arial" w:hAnsi="Arial" w:cs="Arial"/>
                      <w:b/>
                      <w:bCs/>
                      <w:color w:val="000000"/>
                      <w:szCs w:val="24"/>
                      <w:lang w:val="en-IN"/>
                    </w:rPr>
                  </w:rPrChange>
                </w:rPr>
                <w:t>Sustainability Champion</w:t>
              </w:r>
            </w:ins>
          </w:p>
        </w:tc>
      </w:tr>
      <w:tr w:rsidR="0025187B" w:rsidRPr="0025187B" w14:paraId="360978C6" w14:textId="77777777" w:rsidTr="0025187B">
        <w:trPr>
          <w:ins w:id="59" w:author="Kush Khalasi" w:date="2026-06-19T01:43:00Z"/>
          <w:trPrChange w:id="60" w:author="Kush Khalasi" w:date="2026-06-19T01:48:00Z" w16du:dateUtc="2026-06-18T20:18:00Z">
            <w:trPr>
              <w:gridAfter w:val="0"/>
            </w:trPr>
          </w:trPrChange>
        </w:trPr>
        <w:tc>
          <w:tcPr>
            <w:tcW w:w="1242" w:type="dxa"/>
            <w:vAlign w:val="center"/>
            <w:hideMark/>
            <w:tcPrChange w:id="61" w:author="Kush Khalasi" w:date="2026-06-19T01:48:00Z" w16du:dateUtc="2026-06-18T20:18:00Z">
              <w:tcPr>
                <w:tcW w:w="1101" w:type="dxa"/>
                <w:gridSpan w:val="2"/>
                <w:hideMark/>
              </w:tcPr>
            </w:tcPrChange>
          </w:tcPr>
          <w:p w14:paraId="19EEE2ED" w14:textId="77777777" w:rsidR="0025187B" w:rsidRPr="0025187B" w:rsidRDefault="0025187B" w:rsidP="0025187B">
            <w:pPr>
              <w:spacing w:line="276" w:lineRule="auto"/>
              <w:ind w:right="2"/>
              <w:jc w:val="center"/>
              <w:textAlignment w:val="baseline"/>
              <w:rPr>
                <w:ins w:id="62" w:author="Kush Khalasi" w:date="2026-06-19T01:43:00Z"/>
                <w:rFonts w:ascii="Arial" w:eastAsia="Arial" w:hAnsi="Arial" w:cs="Arial"/>
                <w:color w:val="000000"/>
                <w:sz w:val="20"/>
                <w:lang w:val="en-IN"/>
                <w:rPrChange w:id="63" w:author="Kush Khalasi" w:date="2026-06-19T01:44:00Z" w16du:dateUtc="2026-06-18T20:14:00Z">
                  <w:rPr>
                    <w:ins w:id="64" w:author="Kush Khalasi" w:date="2026-06-19T01:43:00Z"/>
                    <w:rFonts w:ascii="Arial" w:eastAsia="Arial" w:hAnsi="Arial" w:cs="Arial"/>
                    <w:b/>
                    <w:bCs/>
                    <w:color w:val="000000"/>
                    <w:szCs w:val="24"/>
                    <w:lang w:val="en-IN"/>
                  </w:rPr>
                </w:rPrChange>
              </w:rPr>
              <w:pPrChange w:id="65" w:author="Kush Khalasi" w:date="2026-06-19T01:48:00Z" w16du:dateUtc="2026-06-18T20:18:00Z">
                <w:pPr>
                  <w:spacing w:before="209" w:line="276" w:lineRule="auto"/>
                  <w:ind w:right="-424"/>
                  <w:jc w:val="both"/>
                  <w:textAlignment w:val="baseline"/>
                </w:pPr>
              </w:pPrChange>
            </w:pPr>
            <w:ins w:id="66" w:author="Kush Khalasi" w:date="2026-06-19T01:43:00Z">
              <w:r w:rsidRPr="0025187B">
                <w:rPr>
                  <w:rFonts w:ascii="Arial" w:eastAsia="Arial" w:hAnsi="Arial" w:cs="Arial"/>
                  <w:color w:val="000000"/>
                  <w:sz w:val="20"/>
                  <w:lang w:val="en-IN"/>
                  <w:rPrChange w:id="67" w:author="Kush Khalasi" w:date="2026-06-19T01:44:00Z" w16du:dateUtc="2026-06-18T20:14:00Z">
                    <w:rPr>
                      <w:rFonts w:ascii="Arial" w:eastAsia="Arial" w:hAnsi="Arial" w:cs="Arial"/>
                      <w:b/>
                      <w:bCs/>
                      <w:color w:val="000000"/>
                      <w:szCs w:val="24"/>
                      <w:lang w:val="en-IN"/>
                    </w:rPr>
                  </w:rPrChange>
                </w:rPr>
                <w:t>1.0</w:t>
              </w:r>
            </w:ins>
          </w:p>
        </w:tc>
        <w:tc>
          <w:tcPr>
            <w:tcW w:w="1275" w:type="dxa"/>
            <w:vAlign w:val="center"/>
            <w:hideMark/>
            <w:tcPrChange w:id="68" w:author="Kush Khalasi" w:date="2026-06-19T01:48:00Z" w16du:dateUtc="2026-06-18T20:18:00Z">
              <w:tcPr>
                <w:tcW w:w="1134" w:type="dxa"/>
                <w:gridSpan w:val="2"/>
                <w:hideMark/>
              </w:tcPr>
            </w:tcPrChange>
          </w:tcPr>
          <w:p w14:paraId="7C844F49" w14:textId="77777777" w:rsidR="0025187B" w:rsidRPr="0025187B" w:rsidRDefault="0025187B" w:rsidP="0025187B">
            <w:pPr>
              <w:spacing w:line="276" w:lineRule="auto"/>
              <w:ind w:right="2"/>
              <w:jc w:val="center"/>
              <w:textAlignment w:val="baseline"/>
              <w:rPr>
                <w:ins w:id="69" w:author="Kush Khalasi" w:date="2026-06-19T01:43:00Z"/>
                <w:rFonts w:ascii="Arial" w:eastAsia="Arial" w:hAnsi="Arial" w:cs="Arial"/>
                <w:color w:val="000000"/>
                <w:sz w:val="20"/>
                <w:lang w:val="en-IN"/>
                <w:rPrChange w:id="70" w:author="Kush Khalasi" w:date="2026-06-19T01:44:00Z" w16du:dateUtc="2026-06-18T20:14:00Z">
                  <w:rPr>
                    <w:ins w:id="71" w:author="Kush Khalasi" w:date="2026-06-19T01:43:00Z"/>
                    <w:rFonts w:ascii="Arial" w:eastAsia="Arial" w:hAnsi="Arial" w:cs="Arial"/>
                    <w:b/>
                    <w:bCs/>
                    <w:color w:val="000000"/>
                    <w:szCs w:val="24"/>
                    <w:lang w:val="en-IN"/>
                  </w:rPr>
                </w:rPrChange>
              </w:rPr>
              <w:pPrChange w:id="72" w:author="Kush Khalasi" w:date="2026-06-19T01:48:00Z" w16du:dateUtc="2026-06-18T20:18:00Z">
                <w:pPr>
                  <w:spacing w:before="209" w:line="276" w:lineRule="auto"/>
                  <w:ind w:right="-424"/>
                  <w:jc w:val="both"/>
                  <w:textAlignment w:val="baseline"/>
                </w:pPr>
              </w:pPrChange>
            </w:pPr>
            <w:ins w:id="73" w:author="Kush Khalasi" w:date="2026-06-19T01:43:00Z">
              <w:r w:rsidRPr="0025187B">
                <w:rPr>
                  <w:rFonts w:ascii="Arial" w:eastAsia="Arial" w:hAnsi="Arial" w:cs="Arial"/>
                  <w:color w:val="000000"/>
                  <w:sz w:val="20"/>
                  <w:lang w:val="en-IN"/>
                  <w:rPrChange w:id="74" w:author="Kush Khalasi" w:date="2026-06-19T01:44:00Z" w16du:dateUtc="2026-06-18T20:14:00Z">
                    <w:rPr>
                      <w:rFonts w:ascii="Arial" w:eastAsia="Arial" w:hAnsi="Arial" w:cs="Arial"/>
                      <w:b/>
                      <w:bCs/>
                      <w:color w:val="000000"/>
                      <w:szCs w:val="24"/>
                      <w:lang w:val="en-IN"/>
                    </w:rPr>
                  </w:rPrChange>
                </w:rPr>
                <w:t>01/04/2024</w:t>
              </w:r>
            </w:ins>
          </w:p>
        </w:tc>
        <w:tc>
          <w:tcPr>
            <w:tcW w:w="4537" w:type="dxa"/>
            <w:vAlign w:val="center"/>
            <w:hideMark/>
            <w:tcPrChange w:id="75" w:author="Kush Khalasi" w:date="2026-06-19T01:48:00Z" w16du:dateUtc="2026-06-18T20:18:00Z">
              <w:tcPr>
                <w:tcW w:w="5078" w:type="dxa"/>
                <w:gridSpan w:val="3"/>
                <w:hideMark/>
              </w:tcPr>
            </w:tcPrChange>
          </w:tcPr>
          <w:p w14:paraId="7AE29A04" w14:textId="200B7676" w:rsidR="0025187B" w:rsidRPr="0025187B" w:rsidRDefault="0025187B" w:rsidP="0025187B">
            <w:pPr>
              <w:spacing w:line="276" w:lineRule="auto"/>
              <w:ind w:right="2"/>
              <w:textAlignment w:val="baseline"/>
              <w:rPr>
                <w:ins w:id="76" w:author="Kush Khalasi" w:date="2026-06-19T01:43:00Z"/>
                <w:rFonts w:ascii="Arial" w:eastAsia="Arial" w:hAnsi="Arial" w:cs="Arial"/>
                <w:color w:val="000000"/>
                <w:sz w:val="20"/>
                <w:lang w:val="en-IN"/>
                <w:rPrChange w:id="77" w:author="Kush Khalasi" w:date="2026-06-19T01:44:00Z" w16du:dateUtc="2026-06-18T20:14:00Z">
                  <w:rPr>
                    <w:ins w:id="78" w:author="Kush Khalasi" w:date="2026-06-19T01:43:00Z"/>
                    <w:rFonts w:ascii="Arial" w:eastAsia="Arial" w:hAnsi="Arial" w:cs="Arial"/>
                    <w:b/>
                    <w:bCs/>
                    <w:color w:val="000000"/>
                    <w:szCs w:val="24"/>
                    <w:lang w:val="en-IN"/>
                  </w:rPr>
                </w:rPrChange>
              </w:rPr>
              <w:pPrChange w:id="79" w:author="Kush Khalasi" w:date="2026-06-19T01:49:00Z" w16du:dateUtc="2026-06-18T20:19:00Z">
                <w:pPr>
                  <w:spacing w:before="209" w:line="276" w:lineRule="auto"/>
                  <w:ind w:right="-424"/>
                  <w:jc w:val="both"/>
                  <w:textAlignment w:val="baseline"/>
                </w:pPr>
              </w:pPrChange>
            </w:pPr>
            <w:ins w:id="80" w:author="Kush Khalasi" w:date="2026-06-19T01:43:00Z">
              <w:r w:rsidRPr="0025187B">
                <w:rPr>
                  <w:rFonts w:ascii="Arial" w:eastAsia="Arial" w:hAnsi="Arial" w:cs="Arial"/>
                  <w:color w:val="000000"/>
                  <w:sz w:val="20"/>
                  <w:lang w:val="en-IN"/>
                  <w:rPrChange w:id="81" w:author="Kush Khalasi" w:date="2026-06-19T01:44:00Z" w16du:dateUtc="2026-06-18T20:14:00Z">
                    <w:rPr>
                      <w:rFonts w:ascii="Arial" w:eastAsia="Arial" w:hAnsi="Arial" w:cs="Arial"/>
                      <w:b/>
                      <w:bCs/>
                      <w:color w:val="000000"/>
                      <w:szCs w:val="24"/>
                      <w:lang w:val="en-IN"/>
                    </w:rPr>
                  </w:rPrChange>
                </w:rPr>
                <w:t>Updated environmental objectives</w:t>
              </w:r>
            </w:ins>
          </w:p>
        </w:tc>
        <w:tc>
          <w:tcPr>
            <w:tcW w:w="2410" w:type="dxa"/>
            <w:vAlign w:val="center"/>
            <w:hideMark/>
            <w:tcPrChange w:id="82" w:author="Kush Khalasi" w:date="2026-06-19T01:48:00Z" w16du:dateUtc="2026-06-18T20:18:00Z">
              <w:tcPr>
                <w:tcW w:w="1484" w:type="dxa"/>
                <w:hideMark/>
              </w:tcPr>
            </w:tcPrChange>
          </w:tcPr>
          <w:p w14:paraId="623B82AA" w14:textId="77777777" w:rsidR="0025187B" w:rsidRPr="0025187B" w:rsidRDefault="0025187B" w:rsidP="0025187B">
            <w:pPr>
              <w:spacing w:line="276" w:lineRule="auto"/>
              <w:ind w:right="2"/>
              <w:jc w:val="center"/>
              <w:textAlignment w:val="baseline"/>
              <w:rPr>
                <w:ins w:id="83" w:author="Kush Khalasi" w:date="2026-06-19T01:43:00Z"/>
                <w:rFonts w:ascii="Arial" w:eastAsia="Arial" w:hAnsi="Arial" w:cs="Arial"/>
                <w:color w:val="000000"/>
                <w:sz w:val="20"/>
                <w:lang w:val="en-IN"/>
                <w:rPrChange w:id="84" w:author="Kush Khalasi" w:date="2026-06-19T01:44:00Z" w16du:dateUtc="2026-06-18T20:14:00Z">
                  <w:rPr>
                    <w:ins w:id="85" w:author="Kush Khalasi" w:date="2026-06-19T01:43:00Z"/>
                    <w:rFonts w:ascii="Arial" w:eastAsia="Arial" w:hAnsi="Arial" w:cs="Arial"/>
                    <w:b/>
                    <w:bCs/>
                    <w:color w:val="000000"/>
                    <w:szCs w:val="24"/>
                    <w:lang w:val="en-IN"/>
                  </w:rPr>
                </w:rPrChange>
              </w:rPr>
              <w:pPrChange w:id="86" w:author="Kush Khalasi" w:date="2026-06-19T01:48:00Z" w16du:dateUtc="2026-06-18T20:18:00Z">
                <w:pPr>
                  <w:spacing w:before="209" w:line="276" w:lineRule="auto"/>
                  <w:ind w:right="-424"/>
                  <w:jc w:val="both"/>
                  <w:textAlignment w:val="baseline"/>
                </w:pPr>
              </w:pPrChange>
            </w:pPr>
            <w:ins w:id="87" w:author="Kush Khalasi" w:date="2026-06-19T01:43:00Z">
              <w:r w:rsidRPr="0025187B">
                <w:rPr>
                  <w:rFonts w:ascii="Arial" w:eastAsia="Arial" w:hAnsi="Arial" w:cs="Arial"/>
                  <w:color w:val="000000"/>
                  <w:sz w:val="20"/>
                  <w:lang w:val="en-IN"/>
                  <w:rPrChange w:id="88" w:author="Kush Khalasi" w:date="2026-06-19T01:44:00Z" w16du:dateUtc="2026-06-18T20:14:00Z">
                    <w:rPr>
                      <w:rFonts w:ascii="Arial" w:eastAsia="Arial" w:hAnsi="Arial" w:cs="Arial"/>
                      <w:b/>
                      <w:bCs/>
                      <w:color w:val="000000"/>
                      <w:szCs w:val="24"/>
                      <w:lang w:val="en-IN"/>
                    </w:rPr>
                  </w:rPrChange>
                </w:rPr>
                <w:t>Sustainability Champion</w:t>
              </w:r>
            </w:ins>
          </w:p>
        </w:tc>
      </w:tr>
      <w:tr w:rsidR="0025187B" w:rsidRPr="0025187B" w14:paraId="383F4E44" w14:textId="77777777" w:rsidTr="0025187B">
        <w:trPr>
          <w:ins w:id="89" w:author="Kush Khalasi" w:date="2026-06-19T01:43:00Z"/>
          <w:trPrChange w:id="90" w:author="Kush Khalasi" w:date="2026-06-19T01:48:00Z" w16du:dateUtc="2026-06-18T20:18:00Z">
            <w:trPr>
              <w:gridAfter w:val="0"/>
            </w:trPr>
          </w:trPrChange>
        </w:trPr>
        <w:tc>
          <w:tcPr>
            <w:tcW w:w="1242" w:type="dxa"/>
            <w:vAlign w:val="center"/>
            <w:hideMark/>
            <w:tcPrChange w:id="91" w:author="Kush Khalasi" w:date="2026-06-19T01:48:00Z" w16du:dateUtc="2026-06-18T20:18:00Z">
              <w:tcPr>
                <w:tcW w:w="1101" w:type="dxa"/>
                <w:gridSpan w:val="2"/>
                <w:hideMark/>
              </w:tcPr>
            </w:tcPrChange>
          </w:tcPr>
          <w:p w14:paraId="246B0771" w14:textId="77777777" w:rsidR="0025187B" w:rsidRPr="0025187B" w:rsidRDefault="0025187B" w:rsidP="0025187B">
            <w:pPr>
              <w:spacing w:line="276" w:lineRule="auto"/>
              <w:ind w:right="2"/>
              <w:jc w:val="center"/>
              <w:textAlignment w:val="baseline"/>
              <w:rPr>
                <w:ins w:id="92" w:author="Kush Khalasi" w:date="2026-06-19T01:43:00Z"/>
                <w:rFonts w:ascii="Arial" w:eastAsia="Arial" w:hAnsi="Arial" w:cs="Arial"/>
                <w:color w:val="000000"/>
                <w:sz w:val="20"/>
                <w:lang w:val="en-IN"/>
                <w:rPrChange w:id="93" w:author="Kush Khalasi" w:date="2026-06-19T01:44:00Z" w16du:dateUtc="2026-06-18T20:14:00Z">
                  <w:rPr>
                    <w:ins w:id="94" w:author="Kush Khalasi" w:date="2026-06-19T01:43:00Z"/>
                    <w:rFonts w:ascii="Arial" w:eastAsia="Arial" w:hAnsi="Arial" w:cs="Arial"/>
                    <w:b/>
                    <w:bCs/>
                    <w:color w:val="000000"/>
                    <w:szCs w:val="24"/>
                    <w:lang w:val="en-IN"/>
                  </w:rPr>
                </w:rPrChange>
              </w:rPr>
              <w:pPrChange w:id="95" w:author="Kush Khalasi" w:date="2026-06-19T01:48:00Z" w16du:dateUtc="2026-06-18T20:18:00Z">
                <w:pPr>
                  <w:spacing w:before="209" w:line="276" w:lineRule="auto"/>
                  <w:ind w:right="-424"/>
                  <w:jc w:val="both"/>
                  <w:textAlignment w:val="baseline"/>
                </w:pPr>
              </w:pPrChange>
            </w:pPr>
            <w:ins w:id="96" w:author="Kush Khalasi" w:date="2026-06-19T01:43:00Z">
              <w:r w:rsidRPr="0025187B">
                <w:rPr>
                  <w:rFonts w:ascii="Arial" w:eastAsia="Arial" w:hAnsi="Arial" w:cs="Arial"/>
                  <w:color w:val="000000"/>
                  <w:sz w:val="20"/>
                  <w:lang w:val="en-IN"/>
                  <w:rPrChange w:id="97" w:author="Kush Khalasi" w:date="2026-06-19T01:44:00Z" w16du:dateUtc="2026-06-18T20:14:00Z">
                    <w:rPr>
                      <w:rFonts w:ascii="Arial" w:eastAsia="Arial" w:hAnsi="Arial" w:cs="Arial"/>
                      <w:b/>
                      <w:bCs/>
                      <w:color w:val="000000"/>
                      <w:szCs w:val="24"/>
                      <w:lang w:val="en-IN"/>
                    </w:rPr>
                  </w:rPrChange>
                </w:rPr>
                <w:t>1.1</w:t>
              </w:r>
            </w:ins>
          </w:p>
        </w:tc>
        <w:tc>
          <w:tcPr>
            <w:tcW w:w="1275" w:type="dxa"/>
            <w:vAlign w:val="center"/>
            <w:hideMark/>
            <w:tcPrChange w:id="98" w:author="Kush Khalasi" w:date="2026-06-19T01:48:00Z" w16du:dateUtc="2026-06-18T20:18:00Z">
              <w:tcPr>
                <w:tcW w:w="1134" w:type="dxa"/>
                <w:gridSpan w:val="2"/>
                <w:hideMark/>
              </w:tcPr>
            </w:tcPrChange>
          </w:tcPr>
          <w:p w14:paraId="390946C7" w14:textId="77777777" w:rsidR="0025187B" w:rsidRPr="0025187B" w:rsidRDefault="0025187B" w:rsidP="0025187B">
            <w:pPr>
              <w:spacing w:line="276" w:lineRule="auto"/>
              <w:ind w:right="2"/>
              <w:jc w:val="center"/>
              <w:textAlignment w:val="baseline"/>
              <w:rPr>
                <w:ins w:id="99" w:author="Kush Khalasi" w:date="2026-06-19T01:43:00Z"/>
                <w:rFonts w:ascii="Arial" w:eastAsia="Arial" w:hAnsi="Arial" w:cs="Arial"/>
                <w:color w:val="000000"/>
                <w:sz w:val="20"/>
                <w:lang w:val="en-IN"/>
                <w:rPrChange w:id="100" w:author="Kush Khalasi" w:date="2026-06-19T01:44:00Z" w16du:dateUtc="2026-06-18T20:14:00Z">
                  <w:rPr>
                    <w:ins w:id="101" w:author="Kush Khalasi" w:date="2026-06-19T01:43:00Z"/>
                    <w:rFonts w:ascii="Arial" w:eastAsia="Arial" w:hAnsi="Arial" w:cs="Arial"/>
                    <w:b/>
                    <w:bCs/>
                    <w:color w:val="000000"/>
                    <w:szCs w:val="24"/>
                    <w:lang w:val="en-IN"/>
                  </w:rPr>
                </w:rPrChange>
              </w:rPr>
              <w:pPrChange w:id="102" w:author="Kush Khalasi" w:date="2026-06-19T01:48:00Z" w16du:dateUtc="2026-06-18T20:18:00Z">
                <w:pPr>
                  <w:spacing w:before="209" w:line="276" w:lineRule="auto"/>
                  <w:ind w:right="-424"/>
                  <w:jc w:val="both"/>
                  <w:textAlignment w:val="baseline"/>
                </w:pPr>
              </w:pPrChange>
            </w:pPr>
            <w:ins w:id="103" w:author="Kush Khalasi" w:date="2026-06-19T01:43:00Z">
              <w:r w:rsidRPr="0025187B">
                <w:rPr>
                  <w:rFonts w:ascii="Arial" w:eastAsia="Arial" w:hAnsi="Arial" w:cs="Arial"/>
                  <w:color w:val="000000"/>
                  <w:sz w:val="20"/>
                  <w:lang w:val="en-IN"/>
                  <w:rPrChange w:id="104" w:author="Kush Khalasi" w:date="2026-06-19T01:44:00Z" w16du:dateUtc="2026-06-18T20:14:00Z">
                    <w:rPr>
                      <w:rFonts w:ascii="Arial" w:eastAsia="Arial" w:hAnsi="Arial" w:cs="Arial"/>
                      <w:b/>
                      <w:bCs/>
                      <w:color w:val="000000"/>
                      <w:szCs w:val="24"/>
                      <w:lang w:val="en-IN"/>
                    </w:rPr>
                  </w:rPrChange>
                </w:rPr>
                <w:t>01/04/2025</w:t>
              </w:r>
            </w:ins>
          </w:p>
        </w:tc>
        <w:tc>
          <w:tcPr>
            <w:tcW w:w="4537" w:type="dxa"/>
            <w:vAlign w:val="center"/>
            <w:hideMark/>
            <w:tcPrChange w:id="105" w:author="Kush Khalasi" w:date="2026-06-19T01:48:00Z" w16du:dateUtc="2026-06-18T20:18:00Z">
              <w:tcPr>
                <w:tcW w:w="5078" w:type="dxa"/>
                <w:gridSpan w:val="3"/>
                <w:hideMark/>
              </w:tcPr>
            </w:tcPrChange>
          </w:tcPr>
          <w:p w14:paraId="33ED1A22" w14:textId="5531B771" w:rsidR="0025187B" w:rsidRPr="0025187B" w:rsidRDefault="0025187B" w:rsidP="0025187B">
            <w:pPr>
              <w:spacing w:line="276" w:lineRule="auto"/>
              <w:ind w:right="2"/>
              <w:textAlignment w:val="baseline"/>
              <w:rPr>
                <w:ins w:id="106" w:author="Kush Khalasi" w:date="2026-06-19T01:43:00Z"/>
                <w:rFonts w:ascii="Arial" w:eastAsia="Arial" w:hAnsi="Arial" w:cs="Arial"/>
                <w:color w:val="000000"/>
                <w:sz w:val="20"/>
                <w:lang w:val="en-IN"/>
                <w:rPrChange w:id="107" w:author="Kush Khalasi" w:date="2026-06-19T01:44:00Z" w16du:dateUtc="2026-06-18T20:14:00Z">
                  <w:rPr>
                    <w:ins w:id="108" w:author="Kush Khalasi" w:date="2026-06-19T01:43:00Z"/>
                    <w:rFonts w:ascii="Arial" w:eastAsia="Arial" w:hAnsi="Arial" w:cs="Arial"/>
                    <w:b/>
                    <w:bCs/>
                    <w:color w:val="000000"/>
                    <w:szCs w:val="24"/>
                    <w:lang w:val="en-IN"/>
                  </w:rPr>
                </w:rPrChange>
              </w:rPr>
              <w:pPrChange w:id="109" w:author="Kush Khalasi" w:date="2026-06-19T01:49:00Z" w16du:dateUtc="2026-06-18T20:19:00Z">
                <w:pPr>
                  <w:spacing w:before="209" w:line="276" w:lineRule="auto"/>
                  <w:ind w:right="-424"/>
                  <w:jc w:val="both"/>
                  <w:textAlignment w:val="baseline"/>
                </w:pPr>
              </w:pPrChange>
            </w:pPr>
            <w:ins w:id="110" w:author="Kush Khalasi" w:date="2026-06-19T01:43:00Z">
              <w:r w:rsidRPr="0025187B">
                <w:rPr>
                  <w:rFonts w:ascii="Arial" w:eastAsia="Arial" w:hAnsi="Arial" w:cs="Arial"/>
                  <w:color w:val="000000"/>
                  <w:sz w:val="20"/>
                  <w:lang w:val="en-IN"/>
                  <w:rPrChange w:id="111" w:author="Kush Khalasi" w:date="2026-06-19T01:44:00Z" w16du:dateUtc="2026-06-18T20:14:00Z">
                    <w:rPr>
                      <w:rFonts w:ascii="Arial" w:eastAsia="Arial" w:hAnsi="Arial" w:cs="Arial"/>
                      <w:b/>
                      <w:bCs/>
                      <w:color w:val="000000"/>
                      <w:szCs w:val="24"/>
                      <w:lang w:val="en-IN"/>
                    </w:rPr>
                  </w:rPrChange>
                </w:rPr>
                <w:t>Revised greenhouse gas reduction targets</w:t>
              </w:r>
            </w:ins>
          </w:p>
        </w:tc>
        <w:tc>
          <w:tcPr>
            <w:tcW w:w="2410" w:type="dxa"/>
            <w:vAlign w:val="center"/>
            <w:hideMark/>
            <w:tcPrChange w:id="112" w:author="Kush Khalasi" w:date="2026-06-19T01:48:00Z" w16du:dateUtc="2026-06-18T20:18:00Z">
              <w:tcPr>
                <w:tcW w:w="1484" w:type="dxa"/>
                <w:hideMark/>
              </w:tcPr>
            </w:tcPrChange>
          </w:tcPr>
          <w:p w14:paraId="2A105C06" w14:textId="77777777" w:rsidR="0025187B" w:rsidRPr="0025187B" w:rsidRDefault="0025187B" w:rsidP="0025187B">
            <w:pPr>
              <w:spacing w:line="276" w:lineRule="auto"/>
              <w:ind w:right="2"/>
              <w:jc w:val="center"/>
              <w:textAlignment w:val="baseline"/>
              <w:rPr>
                <w:ins w:id="113" w:author="Kush Khalasi" w:date="2026-06-19T01:43:00Z"/>
                <w:rFonts w:ascii="Arial" w:eastAsia="Arial" w:hAnsi="Arial" w:cs="Arial"/>
                <w:color w:val="000000"/>
                <w:sz w:val="20"/>
                <w:lang w:val="en-IN"/>
                <w:rPrChange w:id="114" w:author="Kush Khalasi" w:date="2026-06-19T01:44:00Z" w16du:dateUtc="2026-06-18T20:14:00Z">
                  <w:rPr>
                    <w:ins w:id="115" w:author="Kush Khalasi" w:date="2026-06-19T01:43:00Z"/>
                    <w:rFonts w:ascii="Arial" w:eastAsia="Arial" w:hAnsi="Arial" w:cs="Arial"/>
                    <w:b/>
                    <w:bCs/>
                    <w:color w:val="000000"/>
                    <w:szCs w:val="24"/>
                    <w:lang w:val="en-IN"/>
                  </w:rPr>
                </w:rPrChange>
              </w:rPr>
              <w:pPrChange w:id="116" w:author="Kush Khalasi" w:date="2026-06-19T01:48:00Z" w16du:dateUtc="2026-06-18T20:18:00Z">
                <w:pPr>
                  <w:spacing w:before="209" w:line="276" w:lineRule="auto"/>
                  <w:ind w:right="-424"/>
                  <w:jc w:val="both"/>
                  <w:textAlignment w:val="baseline"/>
                </w:pPr>
              </w:pPrChange>
            </w:pPr>
            <w:ins w:id="117" w:author="Kush Khalasi" w:date="2026-06-19T01:43:00Z">
              <w:r w:rsidRPr="0025187B">
                <w:rPr>
                  <w:rFonts w:ascii="Arial" w:eastAsia="Arial" w:hAnsi="Arial" w:cs="Arial"/>
                  <w:color w:val="000000"/>
                  <w:sz w:val="20"/>
                  <w:lang w:val="en-IN"/>
                  <w:rPrChange w:id="118" w:author="Kush Khalasi" w:date="2026-06-19T01:44:00Z" w16du:dateUtc="2026-06-18T20:14:00Z">
                    <w:rPr>
                      <w:rFonts w:ascii="Arial" w:eastAsia="Arial" w:hAnsi="Arial" w:cs="Arial"/>
                      <w:b/>
                      <w:bCs/>
                      <w:color w:val="000000"/>
                      <w:szCs w:val="24"/>
                      <w:lang w:val="en-IN"/>
                    </w:rPr>
                  </w:rPrChange>
                </w:rPr>
                <w:t>Sustainability Champion</w:t>
              </w:r>
            </w:ins>
          </w:p>
        </w:tc>
      </w:tr>
      <w:tr w:rsidR="0025187B" w:rsidRPr="0025187B" w14:paraId="103D5194" w14:textId="77777777" w:rsidTr="0025187B">
        <w:trPr>
          <w:ins w:id="119" w:author="Kush Khalasi" w:date="2026-06-19T01:43:00Z"/>
          <w:trPrChange w:id="120" w:author="Kush Khalasi" w:date="2026-06-19T01:48:00Z" w16du:dateUtc="2026-06-18T20:18:00Z">
            <w:trPr>
              <w:gridAfter w:val="0"/>
            </w:trPr>
          </w:trPrChange>
        </w:trPr>
        <w:tc>
          <w:tcPr>
            <w:tcW w:w="1242" w:type="dxa"/>
            <w:vAlign w:val="center"/>
            <w:hideMark/>
            <w:tcPrChange w:id="121" w:author="Kush Khalasi" w:date="2026-06-19T01:48:00Z" w16du:dateUtc="2026-06-18T20:18:00Z">
              <w:tcPr>
                <w:tcW w:w="1101" w:type="dxa"/>
                <w:gridSpan w:val="2"/>
                <w:hideMark/>
              </w:tcPr>
            </w:tcPrChange>
          </w:tcPr>
          <w:p w14:paraId="6FAA5274" w14:textId="6305B4EC" w:rsidR="0025187B" w:rsidRPr="0025187B" w:rsidRDefault="0025187B" w:rsidP="0025187B">
            <w:pPr>
              <w:spacing w:line="276" w:lineRule="auto"/>
              <w:ind w:right="2"/>
              <w:jc w:val="center"/>
              <w:textAlignment w:val="baseline"/>
              <w:rPr>
                <w:ins w:id="122" w:author="Kush Khalasi" w:date="2026-06-19T01:43:00Z"/>
                <w:rFonts w:ascii="Arial" w:eastAsia="Arial" w:hAnsi="Arial" w:cs="Arial"/>
                <w:color w:val="000000"/>
                <w:sz w:val="20"/>
                <w:lang w:val="en-IN"/>
                <w:rPrChange w:id="123" w:author="Kush Khalasi" w:date="2026-06-19T01:44:00Z" w16du:dateUtc="2026-06-18T20:14:00Z">
                  <w:rPr>
                    <w:ins w:id="124" w:author="Kush Khalasi" w:date="2026-06-19T01:43:00Z"/>
                    <w:rFonts w:ascii="Arial" w:eastAsia="Arial" w:hAnsi="Arial" w:cs="Arial"/>
                    <w:b/>
                    <w:bCs/>
                    <w:color w:val="000000"/>
                    <w:szCs w:val="24"/>
                    <w:lang w:val="en-IN"/>
                  </w:rPr>
                </w:rPrChange>
              </w:rPr>
              <w:pPrChange w:id="125" w:author="Kush Khalasi" w:date="2026-06-19T01:48:00Z" w16du:dateUtc="2026-06-18T20:18:00Z">
                <w:pPr>
                  <w:spacing w:before="209" w:line="276" w:lineRule="auto"/>
                  <w:ind w:right="-424"/>
                  <w:jc w:val="both"/>
                  <w:textAlignment w:val="baseline"/>
                </w:pPr>
              </w:pPrChange>
            </w:pPr>
            <w:ins w:id="126" w:author="Kush Khalasi" w:date="2026-06-19T01:47:00Z" w16du:dateUtc="2026-06-18T20:17:00Z">
              <w:r>
                <w:rPr>
                  <w:rFonts w:ascii="Arial" w:eastAsia="Arial" w:hAnsi="Arial" w:cs="Arial"/>
                  <w:color w:val="000000"/>
                  <w:sz w:val="20"/>
                  <w:lang w:val="en-IN"/>
                </w:rPr>
                <w:t>1.1</w:t>
              </w:r>
            </w:ins>
          </w:p>
        </w:tc>
        <w:tc>
          <w:tcPr>
            <w:tcW w:w="1275" w:type="dxa"/>
            <w:vAlign w:val="center"/>
            <w:hideMark/>
            <w:tcPrChange w:id="127" w:author="Kush Khalasi" w:date="2026-06-19T01:48:00Z" w16du:dateUtc="2026-06-18T20:18:00Z">
              <w:tcPr>
                <w:tcW w:w="1134" w:type="dxa"/>
                <w:gridSpan w:val="2"/>
                <w:hideMark/>
              </w:tcPr>
            </w:tcPrChange>
          </w:tcPr>
          <w:p w14:paraId="742A1E7A" w14:textId="77777777" w:rsidR="0025187B" w:rsidRPr="0025187B" w:rsidRDefault="0025187B" w:rsidP="0025187B">
            <w:pPr>
              <w:spacing w:line="276" w:lineRule="auto"/>
              <w:ind w:right="2"/>
              <w:jc w:val="center"/>
              <w:textAlignment w:val="baseline"/>
              <w:rPr>
                <w:ins w:id="128" w:author="Kush Khalasi" w:date="2026-06-19T01:43:00Z"/>
                <w:rFonts w:ascii="Arial" w:eastAsia="Arial" w:hAnsi="Arial" w:cs="Arial"/>
                <w:color w:val="000000"/>
                <w:sz w:val="20"/>
                <w:lang w:val="en-IN"/>
                <w:rPrChange w:id="129" w:author="Kush Khalasi" w:date="2026-06-19T01:44:00Z" w16du:dateUtc="2026-06-18T20:14:00Z">
                  <w:rPr>
                    <w:ins w:id="130" w:author="Kush Khalasi" w:date="2026-06-19T01:43:00Z"/>
                    <w:rFonts w:ascii="Arial" w:eastAsia="Arial" w:hAnsi="Arial" w:cs="Arial"/>
                    <w:b/>
                    <w:bCs/>
                    <w:color w:val="000000"/>
                    <w:szCs w:val="24"/>
                    <w:lang w:val="en-IN"/>
                  </w:rPr>
                </w:rPrChange>
              </w:rPr>
              <w:pPrChange w:id="131" w:author="Kush Khalasi" w:date="2026-06-19T01:48:00Z" w16du:dateUtc="2026-06-18T20:18:00Z">
                <w:pPr>
                  <w:spacing w:before="209" w:line="276" w:lineRule="auto"/>
                  <w:ind w:right="-424"/>
                  <w:jc w:val="both"/>
                  <w:textAlignment w:val="baseline"/>
                </w:pPr>
              </w:pPrChange>
            </w:pPr>
            <w:ins w:id="132" w:author="Kush Khalasi" w:date="2026-06-19T01:43:00Z">
              <w:r w:rsidRPr="0025187B">
                <w:rPr>
                  <w:rFonts w:ascii="Arial" w:eastAsia="Arial" w:hAnsi="Arial" w:cs="Arial"/>
                  <w:color w:val="000000"/>
                  <w:sz w:val="20"/>
                  <w:lang w:val="en-IN"/>
                  <w:rPrChange w:id="133" w:author="Kush Khalasi" w:date="2026-06-19T01:44:00Z" w16du:dateUtc="2026-06-18T20:14:00Z">
                    <w:rPr>
                      <w:rFonts w:ascii="Arial" w:eastAsia="Arial" w:hAnsi="Arial" w:cs="Arial"/>
                      <w:b/>
                      <w:bCs/>
                      <w:color w:val="000000"/>
                      <w:szCs w:val="24"/>
                      <w:lang w:val="en-IN"/>
                    </w:rPr>
                  </w:rPrChange>
                </w:rPr>
                <w:t>01/04/2026</w:t>
              </w:r>
            </w:ins>
          </w:p>
        </w:tc>
        <w:tc>
          <w:tcPr>
            <w:tcW w:w="4537" w:type="dxa"/>
            <w:vAlign w:val="center"/>
            <w:hideMark/>
            <w:tcPrChange w:id="134" w:author="Kush Khalasi" w:date="2026-06-19T01:48:00Z" w16du:dateUtc="2026-06-18T20:18:00Z">
              <w:tcPr>
                <w:tcW w:w="5078" w:type="dxa"/>
                <w:gridSpan w:val="3"/>
                <w:hideMark/>
              </w:tcPr>
            </w:tcPrChange>
          </w:tcPr>
          <w:p w14:paraId="0EE035B8" w14:textId="2576A71D" w:rsidR="0025187B" w:rsidRPr="0025187B" w:rsidRDefault="0025187B" w:rsidP="0025187B">
            <w:pPr>
              <w:spacing w:line="276" w:lineRule="auto"/>
              <w:ind w:right="2"/>
              <w:textAlignment w:val="baseline"/>
              <w:rPr>
                <w:ins w:id="135" w:author="Kush Khalasi" w:date="2026-06-19T01:43:00Z"/>
                <w:rFonts w:ascii="Arial" w:eastAsia="Arial" w:hAnsi="Arial" w:cs="Arial"/>
                <w:color w:val="000000"/>
                <w:sz w:val="20"/>
                <w:lang w:val="en-IN"/>
                <w:rPrChange w:id="136" w:author="Kush Khalasi" w:date="2026-06-19T01:44:00Z" w16du:dateUtc="2026-06-18T20:14:00Z">
                  <w:rPr>
                    <w:ins w:id="137" w:author="Kush Khalasi" w:date="2026-06-19T01:43:00Z"/>
                    <w:rFonts w:ascii="Arial" w:eastAsia="Arial" w:hAnsi="Arial" w:cs="Arial"/>
                    <w:b/>
                    <w:bCs/>
                    <w:color w:val="000000"/>
                    <w:szCs w:val="24"/>
                    <w:lang w:val="en-IN"/>
                  </w:rPr>
                </w:rPrChange>
              </w:rPr>
              <w:pPrChange w:id="138" w:author="Kush Khalasi" w:date="2026-06-19T01:49:00Z" w16du:dateUtc="2026-06-18T20:19:00Z">
                <w:pPr>
                  <w:spacing w:before="209" w:line="276" w:lineRule="auto"/>
                  <w:ind w:right="-424"/>
                  <w:jc w:val="both"/>
                  <w:textAlignment w:val="baseline"/>
                </w:pPr>
              </w:pPrChange>
            </w:pPr>
            <w:ins w:id="139" w:author="Kush Khalasi" w:date="2026-06-19T01:47:00Z" w16du:dateUtc="2026-06-18T20:17:00Z">
              <w:r w:rsidRPr="0025187B">
                <w:rPr>
                  <w:rFonts w:ascii="Arial" w:eastAsia="Arial" w:hAnsi="Arial" w:cs="Arial"/>
                  <w:color w:val="000000"/>
                  <w:sz w:val="20"/>
                  <w:lang w:val="en-IN"/>
                </w:rPr>
                <w:t>No changes made following the annual review.</w:t>
              </w:r>
            </w:ins>
          </w:p>
        </w:tc>
        <w:tc>
          <w:tcPr>
            <w:tcW w:w="2410" w:type="dxa"/>
            <w:vAlign w:val="center"/>
            <w:hideMark/>
            <w:tcPrChange w:id="140" w:author="Kush Khalasi" w:date="2026-06-19T01:48:00Z" w16du:dateUtc="2026-06-18T20:18:00Z">
              <w:tcPr>
                <w:tcW w:w="1484" w:type="dxa"/>
                <w:hideMark/>
              </w:tcPr>
            </w:tcPrChange>
          </w:tcPr>
          <w:p w14:paraId="4A799003" w14:textId="77777777" w:rsidR="0025187B" w:rsidRPr="0025187B" w:rsidRDefault="0025187B" w:rsidP="0025187B">
            <w:pPr>
              <w:spacing w:line="276" w:lineRule="auto"/>
              <w:ind w:right="2"/>
              <w:jc w:val="center"/>
              <w:textAlignment w:val="baseline"/>
              <w:rPr>
                <w:ins w:id="141" w:author="Kush Khalasi" w:date="2026-06-19T01:43:00Z"/>
                <w:rFonts w:ascii="Arial" w:eastAsia="Arial" w:hAnsi="Arial" w:cs="Arial"/>
                <w:color w:val="000000"/>
                <w:sz w:val="20"/>
                <w:lang w:val="en-IN"/>
                <w:rPrChange w:id="142" w:author="Kush Khalasi" w:date="2026-06-19T01:44:00Z" w16du:dateUtc="2026-06-18T20:14:00Z">
                  <w:rPr>
                    <w:ins w:id="143" w:author="Kush Khalasi" w:date="2026-06-19T01:43:00Z"/>
                    <w:rFonts w:ascii="Arial" w:eastAsia="Arial" w:hAnsi="Arial" w:cs="Arial"/>
                    <w:b/>
                    <w:bCs/>
                    <w:color w:val="000000"/>
                    <w:szCs w:val="24"/>
                    <w:lang w:val="en-IN"/>
                  </w:rPr>
                </w:rPrChange>
              </w:rPr>
              <w:pPrChange w:id="144" w:author="Kush Khalasi" w:date="2026-06-19T01:48:00Z" w16du:dateUtc="2026-06-18T20:18:00Z">
                <w:pPr>
                  <w:spacing w:before="209" w:line="276" w:lineRule="auto"/>
                  <w:ind w:right="-424"/>
                  <w:jc w:val="both"/>
                  <w:textAlignment w:val="baseline"/>
                </w:pPr>
              </w:pPrChange>
            </w:pPr>
            <w:ins w:id="145" w:author="Kush Khalasi" w:date="2026-06-19T01:43:00Z">
              <w:r w:rsidRPr="0025187B">
                <w:rPr>
                  <w:rFonts w:ascii="Arial" w:eastAsia="Arial" w:hAnsi="Arial" w:cs="Arial"/>
                  <w:color w:val="000000"/>
                  <w:sz w:val="20"/>
                  <w:lang w:val="en-IN"/>
                  <w:rPrChange w:id="146" w:author="Kush Khalasi" w:date="2026-06-19T01:44:00Z" w16du:dateUtc="2026-06-18T20:14:00Z">
                    <w:rPr>
                      <w:rFonts w:ascii="Arial" w:eastAsia="Arial" w:hAnsi="Arial" w:cs="Arial"/>
                      <w:b/>
                      <w:bCs/>
                      <w:color w:val="000000"/>
                      <w:szCs w:val="24"/>
                      <w:lang w:val="en-IN"/>
                    </w:rPr>
                  </w:rPrChange>
                </w:rPr>
                <w:t>Sustainability Champion</w:t>
              </w:r>
            </w:ins>
          </w:p>
        </w:tc>
      </w:tr>
    </w:tbl>
    <w:p w14:paraId="3A488A9A" w14:textId="66ABC94C" w:rsidR="003D6E7A" w:rsidRPr="00950AEE" w:rsidDel="0025187B" w:rsidRDefault="003D6E7A" w:rsidP="00A42E83">
      <w:pPr>
        <w:spacing w:before="209" w:line="276" w:lineRule="auto"/>
        <w:ind w:right="-424"/>
        <w:jc w:val="both"/>
        <w:textAlignment w:val="baseline"/>
        <w:rPr>
          <w:del w:id="147" w:author="Kush Khalasi" w:date="2026-06-19T01:43:00Z" w16du:dateUtc="2026-06-18T20:13:00Z"/>
          <w:rFonts w:ascii="Arial" w:eastAsia="Arial" w:hAnsi="Arial" w:cs="Arial"/>
          <w:b/>
          <w:bCs/>
          <w:color w:val="000000"/>
          <w:szCs w:val="24"/>
        </w:rPr>
      </w:pPr>
      <w:del w:id="148" w:author="Kush Khalasi" w:date="2026-06-19T01:43:00Z" w16du:dateUtc="2026-06-18T20:13:00Z">
        <w:r w:rsidRPr="00950AEE" w:rsidDel="0025187B">
          <w:rPr>
            <w:rFonts w:ascii="Arial" w:eastAsia="Arial" w:hAnsi="Arial" w:cs="Arial"/>
            <w:b/>
            <w:bCs/>
            <w:color w:val="000000"/>
            <w:szCs w:val="24"/>
          </w:rPr>
          <w:delText>EFFECTIVE DATE:</w:delText>
        </w:r>
        <w:r w:rsidR="00216496" w:rsidRPr="00950AEE" w:rsidDel="0025187B">
          <w:rPr>
            <w:rFonts w:ascii="Arial" w:eastAsia="Arial" w:hAnsi="Arial" w:cs="Arial"/>
            <w:b/>
            <w:bCs/>
            <w:color w:val="000000"/>
            <w:szCs w:val="24"/>
          </w:rPr>
          <w:delText xml:space="preserve"> 01 / 01 / 2023</w:delText>
        </w:r>
        <w:r w:rsidRPr="00950AEE" w:rsidDel="0025187B">
          <w:rPr>
            <w:rFonts w:ascii="Arial" w:eastAsia="Arial" w:hAnsi="Arial" w:cs="Arial"/>
            <w:b/>
            <w:bCs/>
            <w:color w:val="000000"/>
            <w:szCs w:val="24"/>
          </w:rPr>
          <w:delText xml:space="preserve"> </w:delText>
        </w:r>
        <w:r w:rsidRPr="00950AEE" w:rsidDel="0025187B">
          <w:rPr>
            <w:rFonts w:ascii="Arial" w:eastAsia="Arial" w:hAnsi="Arial" w:cs="Arial"/>
            <w:b/>
            <w:bCs/>
            <w:color w:val="000000"/>
            <w:szCs w:val="24"/>
          </w:rPr>
          <w:tab/>
        </w:r>
        <w:r w:rsidR="00216496" w:rsidRPr="00950AEE" w:rsidDel="0025187B">
          <w:rPr>
            <w:rFonts w:ascii="Arial" w:eastAsia="Arial" w:hAnsi="Arial" w:cs="Arial"/>
            <w:b/>
            <w:bCs/>
            <w:color w:val="000000"/>
            <w:szCs w:val="24"/>
          </w:rPr>
          <w:delText xml:space="preserve">                     </w:delText>
        </w:r>
        <w:r w:rsidRPr="00950AEE" w:rsidDel="0025187B">
          <w:rPr>
            <w:rFonts w:ascii="Arial" w:eastAsia="Arial" w:hAnsi="Arial" w:cs="Arial"/>
            <w:b/>
            <w:bCs/>
            <w:color w:val="000000"/>
            <w:szCs w:val="24"/>
          </w:rPr>
          <w:delText xml:space="preserve">  </w:delText>
        </w:r>
        <w:r w:rsidRPr="00950AEE" w:rsidDel="0025187B">
          <w:rPr>
            <w:rFonts w:ascii="Arial" w:eastAsia="Arial" w:hAnsi="Arial" w:cs="Arial"/>
            <w:b/>
            <w:bCs/>
            <w:color w:val="000000"/>
            <w:szCs w:val="24"/>
          </w:rPr>
          <w:tab/>
        </w:r>
        <w:r w:rsidRPr="00950AEE" w:rsidDel="0025187B">
          <w:rPr>
            <w:rFonts w:ascii="Arial" w:eastAsia="Arial" w:hAnsi="Arial" w:cs="Arial"/>
            <w:b/>
            <w:bCs/>
            <w:color w:val="000000"/>
            <w:szCs w:val="24"/>
          </w:rPr>
          <w:tab/>
          <w:delText>LAST REVIEW DATE:</w:delText>
        </w:r>
        <w:r w:rsidR="00216496" w:rsidRPr="00950AEE" w:rsidDel="0025187B">
          <w:rPr>
            <w:rFonts w:ascii="Arial" w:eastAsia="Arial" w:hAnsi="Arial" w:cs="Arial"/>
            <w:b/>
            <w:bCs/>
            <w:color w:val="000000"/>
            <w:szCs w:val="24"/>
          </w:rPr>
          <w:delText xml:space="preserve"> </w:delText>
        </w:r>
      </w:del>
      <w:del w:id="149" w:author="Kush Khalasi" w:date="2026-06-19T01:41:00Z" w16du:dateUtc="2026-06-18T20:11:00Z">
        <w:r w:rsidR="00C03DF8" w:rsidDel="0025187B">
          <w:rPr>
            <w:rFonts w:ascii="Arial" w:eastAsia="Arial" w:hAnsi="Arial" w:cs="Arial"/>
            <w:b/>
            <w:bCs/>
            <w:color w:val="000000"/>
            <w:szCs w:val="24"/>
          </w:rPr>
          <w:delText>3</w:delText>
        </w:r>
        <w:r w:rsidR="00216496" w:rsidRPr="00950AEE" w:rsidDel="0025187B">
          <w:rPr>
            <w:rFonts w:ascii="Arial" w:eastAsia="Arial" w:hAnsi="Arial" w:cs="Arial"/>
            <w:b/>
            <w:bCs/>
            <w:color w:val="000000"/>
            <w:szCs w:val="24"/>
          </w:rPr>
          <w:delText xml:space="preserve">1 </w:delText>
        </w:r>
      </w:del>
      <w:del w:id="150" w:author="Kush Khalasi" w:date="2026-06-19T01:43:00Z" w16du:dateUtc="2026-06-18T20:13:00Z">
        <w:r w:rsidR="00216496" w:rsidRPr="00950AEE" w:rsidDel="0025187B">
          <w:rPr>
            <w:rFonts w:ascii="Arial" w:eastAsia="Arial" w:hAnsi="Arial" w:cs="Arial"/>
            <w:b/>
            <w:bCs/>
            <w:color w:val="000000"/>
            <w:szCs w:val="24"/>
          </w:rPr>
          <w:delText xml:space="preserve">/ </w:delText>
        </w:r>
      </w:del>
      <w:del w:id="151" w:author="Kush Khalasi" w:date="2026-06-19T01:41:00Z" w16du:dateUtc="2026-06-18T20:11:00Z">
        <w:r w:rsidR="00216496" w:rsidRPr="00950AEE" w:rsidDel="0025187B">
          <w:rPr>
            <w:rFonts w:ascii="Arial" w:eastAsia="Arial" w:hAnsi="Arial" w:cs="Arial"/>
            <w:b/>
            <w:bCs/>
            <w:color w:val="000000"/>
            <w:szCs w:val="24"/>
          </w:rPr>
          <w:delText>0</w:delText>
        </w:r>
        <w:r w:rsidR="00C03DF8" w:rsidDel="0025187B">
          <w:rPr>
            <w:rFonts w:ascii="Arial" w:eastAsia="Arial" w:hAnsi="Arial" w:cs="Arial"/>
            <w:b/>
            <w:bCs/>
            <w:color w:val="000000"/>
            <w:szCs w:val="24"/>
          </w:rPr>
          <w:delText>3</w:delText>
        </w:r>
      </w:del>
      <w:del w:id="152" w:author="Kush Khalasi" w:date="2026-06-19T01:43:00Z" w16du:dateUtc="2026-06-18T20:13:00Z">
        <w:r w:rsidR="00216496" w:rsidRPr="00950AEE" w:rsidDel="0025187B">
          <w:rPr>
            <w:rFonts w:ascii="Arial" w:eastAsia="Arial" w:hAnsi="Arial" w:cs="Arial"/>
            <w:b/>
            <w:bCs/>
            <w:color w:val="000000"/>
            <w:szCs w:val="24"/>
          </w:rPr>
          <w:delText xml:space="preserve"> / </w:delText>
        </w:r>
        <w:r w:rsidR="00216496" w:rsidRPr="00F456A2" w:rsidDel="0025187B">
          <w:rPr>
            <w:rFonts w:ascii="Arial" w:eastAsia="Arial" w:hAnsi="Arial" w:cs="Arial"/>
            <w:b/>
            <w:bCs/>
            <w:color w:val="000000"/>
            <w:szCs w:val="24"/>
          </w:rPr>
          <w:delText>202</w:delText>
        </w:r>
        <w:r w:rsidR="00C03DF8" w:rsidDel="0025187B">
          <w:rPr>
            <w:rFonts w:ascii="Arial" w:eastAsia="Arial" w:hAnsi="Arial" w:cs="Arial"/>
            <w:b/>
            <w:bCs/>
            <w:color w:val="000000"/>
            <w:szCs w:val="24"/>
          </w:rPr>
          <w:delText>6</w:delText>
        </w:r>
      </w:del>
    </w:p>
    <w:p w14:paraId="0F32495C" w14:textId="626D6422" w:rsidR="003D6E7A" w:rsidRPr="00950AEE" w:rsidDel="0025187B" w:rsidRDefault="003D6E7A" w:rsidP="00A42E83">
      <w:pPr>
        <w:spacing w:before="209" w:line="276" w:lineRule="auto"/>
        <w:ind w:right="-424"/>
        <w:jc w:val="both"/>
        <w:textAlignment w:val="baseline"/>
        <w:rPr>
          <w:del w:id="153" w:author="Kush Khalasi" w:date="2026-06-19T01:43:00Z" w16du:dateUtc="2026-06-18T20:13:00Z"/>
          <w:rFonts w:ascii="Arial" w:eastAsia="Arial" w:hAnsi="Arial" w:cs="Arial"/>
          <w:b/>
          <w:bCs/>
          <w:color w:val="000000"/>
          <w:szCs w:val="24"/>
        </w:rPr>
      </w:pPr>
      <w:del w:id="154" w:author="Kush Khalasi" w:date="2026-06-19T01:43:00Z" w16du:dateUtc="2026-06-18T20:13:00Z">
        <w:r w:rsidRPr="00950AEE" w:rsidDel="0025187B">
          <w:rPr>
            <w:rFonts w:ascii="Arial" w:eastAsia="Arial" w:hAnsi="Arial" w:cs="Arial"/>
            <w:b/>
            <w:bCs/>
            <w:color w:val="000000"/>
            <w:szCs w:val="24"/>
          </w:rPr>
          <w:delText>NEXT REVIEW DATE:</w:delText>
        </w:r>
        <w:r w:rsidR="00216496" w:rsidRPr="00950AEE" w:rsidDel="0025187B">
          <w:rPr>
            <w:rFonts w:ascii="Arial" w:eastAsia="Arial" w:hAnsi="Arial" w:cs="Arial"/>
            <w:b/>
            <w:bCs/>
            <w:color w:val="000000"/>
            <w:szCs w:val="24"/>
          </w:rPr>
          <w:delText xml:space="preserve"> </w:delText>
        </w:r>
      </w:del>
      <w:del w:id="155" w:author="Kush Khalasi" w:date="2026-06-19T01:42:00Z" w16du:dateUtc="2026-06-18T20:12:00Z">
        <w:r w:rsidR="00771A07" w:rsidDel="0025187B">
          <w:rPr>
            <w:rFonts w:ascii="Arial" w:eastAsia="Arial" w:hAnsi="Arial" w:cs="Arial"/>
            <w:b/>
            <w:bCs/>
            <w:color w:val="000000"/>
            <w:szCs w:val="24"/>
          </w:rPr>
          <w:delText>3</w:delText>
        </w:r>
        <w:r w:rsidR="00216496" w:rsidRPr="00950AEE" w:rsidDel="0025187B">
          <w:rPr>
            <w:rFonts w:ascii="Arial" w:eastAsia="Arial" w:hAnsi="Arial" w:cs="Arial"/>
            <w:b/>
            <w:bCs/>
            <w:color w:val="000000"/>
            <w:szCs w:val="24"/>
          </w:rPr>
          <w:delText xml:space="preserve">1 </w:delText>
        </w:r>
      </w:del>
      <w:del w:id="156" w:author="Kush Khalasi" w:date="2026-06-19T01:43:00Z" w16du:dateUtc="2026-06-18T20:13:00Z">
        <w:r w:rsidR="00216496" w:rsidRPr="00950AEE" w:rsidDel="0025187B">
          <w:rPr>
            <w:rFonts w:ascii="Arial" w:eastAsia="Arial" w:hAnsi="Arial" w:cs="Arial"/>
            <w:b/>
            <w:bCs/>
            <w:color w:val="000000"/>
            <w:szCs w:val="24"/>
          </w:rPr>
          <w:delText>/ 0</w:delText>
        </w:r>
      </w:del>
      <w:del w:id="157" w:author="Kush Khalasi" w:date="2026-06-19T01:42:00Z" w16du:dateUtc="2026-06-18T20:12:00Z">
        <w:r w:rsidR="00771A07" w:rsidDel="0025187B">
          <w:rPr>
            <w:rFonts w:ascii="Arial" w:eastAsia="Arial" w:hAnsi="Arial" w:cs="Arial"/>
            <w:b/>
            <w:bCs/>
            <w:color w:val="000000"/>
            <w:szCs w:val="24"/>
          </w:rPr>
          <w:delText>3</w:delText>
        </w:r>
      </w:del>
      <w:del w:id="158" w:author="Kush Khalasi" w:date="2026-06-19T01:43:00Z" w16du:dateUtc="2026-06-18T20:13:00Z">
        <w:r w:rsidR="00216496" w:rsidRPr="00950AEE" w:rsidDel="0025187B">
          <w:rPr>
            <w:rFonts w:ascii="Arial" w:eastAsia="Arial" w:hAnsi="Arial" w:cs="Arial"/>
            <w:b/>
            <w:bCs/>
            <w:color w:val="000000"/>
            <w:szCs w:val="24"/>
          </w:rPr>
          <w:delText xml:space="preserve"> / </w:delText>
        </w:r>
        <w:r w:rsidR="00216496" w:rsidRPr="00F456A2" w:rsidDel="0025187B">
          <w:rPr>
            <w:rFonts w:ascii="Arial" w:eastAsia="Arial" w:hAnsi="Arial" w:cs="Arial"/>
            <w:b/>
            <w:bCs/>
            <w:color w:val="000000"/>
            <w:szCs w:val="24"/>
          </w:rPr>
          <w:delText>202</w:delText>
        </w:r>
        <w:r w:rsidR="00C03DF8" w:rsidDel="0025187B">
          <w:rPr>
            <w:rFonts w:ascii="Arial" w:eastAsia="Arial" w:hAnsi="Arial" w:cs="Arial"/>
            <w:b/>
            <w:bCs/>
            <w:color w:val="000000"/>
            <w:szCs w:val="24"/>
          </w:rPr>
          <w:delText>7</w:delText>
        </w:r>
        <w:r w:rsidR="00D06747" w:rsidRPr="00950AEE" w:rsidDel="0025187B">
          <w:rPr>
            <w:rFonts w:ascii="Arial" w:eastAsia="Arial" w:hAnsi="Arial" w:cs="Arial"/>
            <w:b/>
            <w:bCs/>
            <w:color w:val="000000"/>
            <w:szCs w:val="24"/>
          </w:rPr>
          <w:tab/>
        </w:r>
        <w:r w:rsidR="00D06747" w:rsidRPr="00950AEE" w:rsidDel="0025187B">
          <w:rPr>
            <w:rFonts w:ascii="Arial" w:eastAsia="Arial" w:hAnsi="Arial" w:cs="Arial"/>
            <w:b/>
            <w:bCs/>
            <w:color w:val="000000"/>
            <w:szCs w:val="24"/>
          </w:rPr>
          <w:tab/>
        </w:r>
        <w:r w:rsidR="00D06747" w:rsidRPr="00950AEE" w:rsidDel="0025187B">
          <w:rPr>
            <w:rFonts w:ascii="Arial" w:eastAsia="Arial" w:hAnsi="Arial" w:cs="Arial"/>
            <w:b/>
            <w:bCs/>
            <w:color w:val="000000"/>
            <w:szCs w:val="24"/>
          </w:rPr>
          <w:tab/>
          <w:delText xml:space="preserve">Revision No. </w:delText>
        </w:r>
        <w:r w:rsidR="00F456A2" w:rsidDel="0025187B">
          <w:rPr>
            <w:rFonts w:ascii="Arial" w:eastAsia="Arial" w:hAnsi="Arial" w:cs="Arial"/>
            <w:b/>
            <w:bCs/>
            <w:color w:val="000000"/>
            <w:szCs w:val="24"/>
          </w:rPr>
          <w:delText>2</w:delText>
        </w:r>
        <w:r w:rsidR="00D06747" w:rsidRPr="00772D6C" w:rsidDel="0025187B">
          <w:rPr>
            <w:rFonts w:ascii="Arial" w:eastAsia="Arial" w:hAnsi="Arial" w:cs="Arial"/>
            <w:b/>
            <w:bCs/>
            <w:color w:val="000000"/>
            <w:szCs w:val="24"/>
          </w:rPr>
          <w:delText>.</w:delText>
        </w:r>
        <w:r w:rsidR="00E73C65" w:rsidDel="0025187B">
          <w:rPr>
            <w:rFonts w:ascii="Arial" w:eastAsia="Arial" w:hAnsi="Arial" w:cs="Arial"/>
            <w:b/>
            <w:bCs/>
            <w:color w:val="000000"/>
            <w:szCs w:val="24"/>
          </w:rPr>
          <w:delText>0</w:delText>
        </w:r>
      </w:del>
    </w:p>
    <w:p w14:paraId="0B10357F" w14:textId="5C872017" w:rsidR="003D6E7A" w:rsidRPr="00950AEE" w:rsidDel="0025187B" w:rsidRDefault="003D6E7A" w:rsidP="00A42E83">
      <w:pPr>
        <w:spacing w:before="209" w:line="276" w:lineRule="auto"/>
        <w:ind w:right="-424"/>
        <w:jc w:val="both"/>
        <w:textAlignment w:val="baseline"/>
        <w:rPr>
          <w:del w:id="159" w:author="Kush Khalasi" w:date="2026-06-19T01:43:00Z" w16du:dateUtc="2026-06-18T20:13:00Z"/>
          <w:rFonts w:ascii="Arial" w:eastAsia="Arial" w:hAnsi="Arial" w:cs="Arial"/>
          <w:b/>
          <w:bCs/>
          <w:color w:val="000000"/>
          <w:szCs w:val="24"/>
        </w:rPr>
      </w:pPr>
      <w:del w:id="160" w:author="Kush Khalasi" w:date="2026-06-19T01:43:00Z" w16du:dateUtc="2026-06-18T20:13:00Z">
        <w:r w:rsidRPr="00950AEE" w:rsidDel="0025187B">
          <w:rPr>
            <w:rFonts w:ascii="Arial" w:eastAsia="Arial" w:hAnsi="Arial" w:cs="Arial"/>
            <w:b/>
            <w:bCs/>
            <w:color w:val="000000"/>
            <w:szCs w:val="24"/>
          </w:rPr>
          <w:delText>PREPARED BY:</w:delText>
        </w:r>
        <w:r w:rsidR="00216496" w:rsidRPr="00950AEE" w:rsidDel="0025187B">
          <w:rPr>
            <w:rFonts w:ascii="Arial" w:eastAsia="Arial" w:hAnsi="Arial" w:cs="Arial"/>
            <w:b/>
            <w:bCs/>
            <w:color w:val="000000"/>
            <w:szCs w:val="24"/>
          </w:rPr>
          <w:delText xml:space="preserve"> </w:delText>
        </w:r>
        <w:r w:rsidR="00950AEE" w:rsidRPr="00950AEE" w:rsidDel="0025187B">
          <w:rPr>
            <w:rFonts w:ascii="Arial" w:eastAsia="Arial" w:hAnsi="Arial" w:cs="Arial"/>
            <w:b/>
            <w:bCs/>
            <w:color w:val="000000"/>
            <w:szCs w:val="24"/>
          </w:rPr>
          <w:delText>Sustainability Champion</w:delText>
        </w:r>
        <w:r w:rsidR="00216496" w:rsidRPr="00950AEE" w:rsidDel="0025187B">
          <w:rPr>
            <w:rFonts w:ascii="Arial" w:eastAsia="Arial" w:hAnsi="Arial" w:cs="Arial"/>
            <w:b/>
            <w:bCs/>
            <w:color w:val="000000"/>
            <w:szCs w:val="24"/>
          </w:rPr>
          <w:delText xml:space="preserve"> </w:delText>
        </w:r>
      </w:del>
    </w:p>
    <w:p w14:paraId="5105BCF4" w14:textId="77777777" w:rsidR="00832931" w:rsidRPr="00F64DD5" w:rsidRDefault="00832931" w:rsidP="00A42E83">
      <w:pPr>
        <w:spacing w:before="209" w:line="276" w:lineRule="auto"/>
        <w:ind w:right="-424"/>
        <w:jc w:val="both"/>
        <w:textAlignment w:val="baseline"/>
        <w:rPr>
          <w:rFonts w:ascii="Arial" w:eastAsia="Arial" w:hAnsi="Arial" w:cs="Arial"/>
          <w:b/>
          <w:bCs/>
          <w:color w:val="000000"/>
          <w:szCs w:val="24"/>
        </w:rPr>
      </w:pPr>
    </w:p>
    <w:p w14:paraId="70B0AC1E" w14:textId="1EF1CADC" w:rsidR="00832931" w:rsidRPr="00F64DD5" w:rsidDel="0025187B" w:rsidRDefault="00832931" w:rsidP="00A42E83">
      <w:pPr>
        <w:spacing w:before="209" w:line="276" w:lineRule="auto"/>
        <w:ind w:right="-424"/>
        <w:jc w:val="both"/>
        <w:textAlignment w:val="baseline"/>
        <w:rPr>
          <w:del w:id="161" w:author="Kush Khalasi" w:date="2026-06-19T01:48:00Z" w16du:dateUtc="2026-06-18T20:18:00Z"/>
          <w:rFonts w:ascii="Arial" w:eastAsia="Arial" w:hAnsi="Arial" w:cs="Arial"/>
          <w:b/>
          <w:bCs/>
          <w:color w:val="000000"/>
          <w:szCs w:val="24"/>
        </w:rPr>
      </w:pPr>
    </w:p>
    <w:p w14:paraId="461010BE" w14:textId="41D279DC" w:rsidR="00832931" w:rsidRPr="00F64DD5" w:rsidDel="0025187B" w:rsidRDefault="00832931" w:rsidP="00A42E83">
      <w:pPr>
        <w:spacing w:before="209" w:line="276" w:lineRule="auto"/>
        <w:ind w:right="-424"/>
        <w:jc w:val="both"/>
        <w:textAlignment w:val="baseline"/>
        <w:rPr>
          <w:del w:id="162" w:author="Kush Khalasi" w:date="2026-06-19T01:48:00Z" w16du:dateUtc="2026-06-18T20:18:00Z"/>
          <w:rFonts w:ascii="Arial" w:eastAsia="Arial" w:hAnsi="Arial" w:cs="Arial"/>
          <w:b/>
          <w:bCs/>
          <w:color w:val="000000"/>
          <w:szCs w:val="24"/>
        </w:rPr>
      </w:pPr>
    </w:p>
    <w:p w14:paraId="43F7CD68" w14:textId="0DA34F01" w:rsidR="00BB6892" w:rsidRPr="00F64DD5" w:rsidRDefault="00772D6C" w:rsidP="00F456A2">
      <w:pPr>
        <w:spacing w:before="242" w:line="276" w:lineRule="auto"/>
        <w:ind w:right="-424"/>
        <w:jc w:val="center"/>
        <w:textAlignment w:val="baseline"/>
        <w:rPr>
          <w:rFonts w:ascii="Arial" w:eastAsia="Arial" w:hAnsi="Arial" w:cs="Arial"/>
          <w:sz w:val="24"/>
          <w:szCs w:val="20"/>
        </w:rPr>
      </w:pPr>
      <w:del w:id="163" w:author="Kush Khalasi" w:date="2026-06-19T01:48:00Z" w16du:dateUtc="2026-06-18T20:18:00Z">
        <w:r w:rsidDel="0025187B">
          <w:rPr>
            <w:rFonts w:ascii="Arial" w:eastAsia="Arial" w:hAnsi="Arial" w:cs="Arial"/>
            <w:b/>
            <w:bCs/>
            <w:color w:val="8F4D6B"/>
            <w:spacing w:val="-1"/>
            <w:sz w:val="28"/>
            <w:highlight w:val="yellow"/>
          </w:rPr>
          <w:br w:type="column"/>
        </w:r>
      </w:del>
    </w:p>
    <w:p w14:paraId="535F97E0" w14:textId="77777777" w:rsidR="0045563B" w:rsidRPr="00F64DD5" w:rsidRDefault="0045563B">
      <w:pPr>
        <w:tabs>
          <w:tab w:val="left" w:pos="1044"/>
        </w:tabs>
        <w:ind w:right="-424"/>
        <w:rPr>
          <w:rFonts w:ascii="Arial" w:eastAsia="Arial" w:hAnsi="Arial" w:cs="Arial"/>
          <w:sz w:val="24"/>
          <w:szCs w:val="20"/>
        </w:rPr>
      </w:pPr>
    </w:p>
    <w:sectPr w:rsidR="0045563B" w:rsidRPr="00F64DD5" w:rsidSect="00950AEE">
      <w:footerReference w:type="default" r:id="rId9"/>
      <w:pgSz w:w="11906" w:h="16838"/>
      <w:pgMar w:top="900" w:right="1440" w:bottom="900" w:left="810" w:header="708" w:footer="2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45F3" w14:textId="77777777" w:rsidR="00617D78" w:rsidRDefault="00617D78" w:rsidP="00BA646E">
      <w:r>
        <w:separator/>
      </w:r>
    </w:p>
  </w:endnote>
  <w:endnote w:type="continuationSeparator" w:id="0">
    <w:p w14:paraId="7C88D573" w14:textId="77777777" w:rsidR="00617D78" w:rsidRDefault="00617D78" w:rsidP="00BA6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0CA5" w14:textId="41B69318" w:rsidR="00BA646E" w:rsidRPr="00BB6892" w:rsidRDefault="00A80912" w:rsidP="00BA646E">
    <w:pPr>
      <w:shd w:val="solid" w:color="E7E6E7" w:fill="E7E6E7"/>
      <w:tabs>
        <w:tab w:val="left" w:pos="0"/>
        <w:tab w:val="left" w:pos="4320"/>
        <w:tab w:val="left" w:pos="4608"/>
        <w:tab w:val="left" w:pos="7200"/>
      </w:tabs>
      <w:spacing w:after="119" w:line="276" w:lineRule="auto"/>
      <w:ind w:right="-424"/>
      <w:textAlignment w:val="baseline"/>
      <w:rPr>
        <w:sz w:val="28"/>
        <w:szCs w:val="28"/>
      </w:rPr>
    </w:pPr>
    <w:r>
      <w:rPr>
        <w:rFonts w:ascii="Arial" w:eastAsia="Arial" w:hAnsi="Arial"/>
        <w:color w:val="000000"/>
        <w:spacing w:val="-1"/>
        <w:sz w:val="20"/>
        <w:szCs w:val="28"/>
      </w:rPr>
      <w:t xml:space="preserve">Environmental Policy </w:t>
    </w:r>
    <w:r w:rsidR="00BA646E" w:rsidRPr="00BB6892">
      <w:rPr>
        <w:rFonts w:ascii="Arial" w:eastAsia="Arial" w:hAnsi="Arial"/>
        <w:color w:val="000000"/>
        <w:spacing w:val="-1"/>
        <w:sz w:val="20"/>
        <w:szCs w:val="28"/>
      </w:rPr>
      <w:tab/>
      <w:t xml:space="preserve">Page </w:t>
    </w:r>
    <w:r w:rsidR="003D6E7A" w:rsidRPr="00BB6892">
      <w:rPr>
        <w:rFonts w:ascii="Arial" w:eastAsia="Arial" w:hAnsi="Arial"/>
        <w:color w:val="000000"/>
        <w:spacing w:val="-1"/>
        <w:sz w:val="20"/>
        <w:szCs w:val="28"/>
      </w:rPr>
      <w:fldChar w:fldCharType="begin"/>
    </w:r>
    <w:r w:rsidR="003D6E7A" w:rsidRPr="00BB6892">
      <w:rPr>
        <w:rFonts w:ascii="Arial" w:eastAsia="Arial" w:hAnsi="Arial"/>
        <w:color w:val="000000"/>
        <w:spacing w:val="-1"/>
        <w:sz w:val="20"/>
        <w:szCs w:val="28"/>
      </w:rPr>
      <w:instrText xml:space="preserve"> PAGE   \* MERGEFORMAT </w:instrText>
    </w:r>
    <w:r w:rsidR="003D6E7A" w:rsidRPr="00BB6892">
      <w:rPr>
        <w:rFonts w:ascii="Arial" w:eastAsia="Arial" w:hAnsi="Arial"/>
        <w:color w:val="000000"/>
        <w:spacing w:val="-1"/>
        <w:sz w:val="20"/>
        <w:szCs w:val="28"/>
      </w:rPr>
      <w:fldChar w:fldCharType="separate"/>
    </w:r>
    <w:r w:rsidR="004C4D07">
      <w:rPr>
        <w:rFonts w:ascii="Arial" w:eastAsia="Arial" w:hAnsi="Arial"/>
        <w:noProof/>
        <w:color w:val="000000"/>
        <w:spacing w:val="-1"/>
        <w:sz w:val="20"/>
        <w:szCs w:val="28"/>
      </w:rPr>
      <w:t>6</w:t>
    </w:r>
    <w:r w:rsidR="003D6E7A" w:rsidRPr="00BB6892">
      <w:rPr>
        <w:rFonts w:ascii="Arial" w:eastAsia="Arial" w:hAnsi="Arial"/>
        <w:noProof/>
        <w:color w:val="000000"/>
        <w:spacing w:val="-1"/>
        <w:sz w:val="20"/>
        <w:szCs w:val="28"/>
      </w:rPr>
      <w:fldChar w:fldCharType="end"/>
    </w:r>
    <w:r w:rsidR="003D6E7A" w:rsidRPr="00BB6892">
      <w:rPr>
        <w:rFonts w:ascii="Arial" w:eastAsia="Arial" w:hAnsi="Arial"/>
        <w:noProof/>
        <w:color w:val="000000"/>
        <w:spacing w:val="-1"/>
        <w:sz w:val="20"/>
        <w:szCs w:val="28"/>
      </w:rPr>
      <w:t xml:space="preserve"> </w:t>
    </w:r>
    <w:r w:rsidR="00BA646E" w:rsidRPr="00BB6892">
      <w:rPr>
        <w:rFonts w:ascii="Arial" w:eastAsia="Arial" w:hAnsi="Arial"/>
        <w:color w:val="000000"/>
        <w:spacing w:val="-1"/>
        <w:sz w:val="20"/>
        <w:szCs w:val="28"/>
      </w:rPr>
      <w:t xml:space="preserve">of </w:t>
    </w:r>
    <w:r w:rsidR="00BB6892" w:rsidRPr="00BB6892">
      <w:rPr>
        <w:rFonts w:ascii="Arial" w:eastAsia="Arial" w:hAnsi="Arial"/>
        <w:color w:val="000000"/>
        <w:spacing w:val="-1"/>
        <w:sz w:val="20"/>
        <w:szCs w:val="28"/>
      </w:rPr>
      <w:t>5</w:t>
    </w:r>
    <w:r w:rsidR="00BA646E" w:rsidRPr="00BB6892">
      <w:rPr>
        <w:rFonts w:ascii="Arial" w:eastAsia="Arial" w:hAnsi="Arial"/>
        <w:color w:val="595C61"/>
        <w:spacing w:val="-1"/>
        <w:sz w:val="20"/>
        <w:szCs w:val="28"/>
      </w:rPr>
      <w:tab/>
    </w:r>
    <w:r w:rsidR="00772D6C" w:rsidRPr="00F456A2">
      <w:rPr>
        <w:rFonts w:ascii="Arial" w:eastAsia="Arial" w:hAnsi="Arial"/>
        <w:color w:val="000000" w:themeColor="text1"/>
        <w:spacing w:val="-1"/>
        <w:sz w:val="20"/>
        <w:szCs w:val="28"/>
      </w:rPr>
      <w:t xml:space="preserve">       </w:t>
    </w:r>
    <w:r w:rsidRPr="00F456A2">
      <w:rPr>
        <w:rFonts w:ascii="Arial" w:eastAsia="Arial" w:hAnsi="Arial"/>
        <w:color w:val="000000" w:themeColor="text1"/>
        <w:spacing w:val="-1"/>
        <w:sz w:val="20"/>
        <w:szCs w:val="28"/>
      </w:rPr>
      <w:t xml:space="preserve">Last reviewed </w:t>
    </w:r>
    <w:del w:id="164" w:author="Kush Khalasi" w:date="2026-06-19T01:41:00Z" w16du:dateUtc="2026-06-18T20:11:00Z">
      <w:r w:rsidR="00F456A2" w:rsidRPr="00F456A2" w:rsidDel="0025187B">
        <w:rPr>
          <w:rFonts w:ascii="Arial" w:eastAsia="Arial" w:hAnsi="Arial"/>
          <w:color w:val="000000" w:themeColor="text1"/>
          <w:spacing w:val="-1"/>
          <w:sz w:val="20"/>
          <w:szCs w:val="28"/>
        </w:rPr>
        <w:delText>August</w:delText>
      </w:r>
      <w:r w:rsidR="00F456A2" w:rsidDel="0025187B">
        <w:rPr>
          <w:rFonts w:ascii="Arial" w:eastAsia="Arial" w:hAnsi="Arial"/>
          <w:color w:val="595C61"/>
          <w:spacing w:val="-1"/>
          <w:sz w:val="20"/>
          <w:szCs w:val="28"/>
        </w:rPr>
        <w:delText xml:space="preserve"> </w:delText>
      </w:r>
    </w:del>
    <w:ins w:id="165" w:author="Kush Khalasi" w:date="2026-06-19T01:41:00Z" w16du:dateUtc="2026-06-18T20:11:00Z">
      <w:r w:rsidR="0025187B">
        <w:rPr>
          <w:rFonts w:ascii="Arial" w:eastAsia="Arial" w:hAnsi="Arial"/>
          <w:color w:val="000000" w:themeColor="text1"/>
          <w:spacing w:val="-1"/>
          <w:sz w:val="20"/>
          <w:szCs w:val="28"/>
        </w:rPr>
        <w:t>April</w:t>
      </w:r>
      <w:r w:rsidR="0025187B">
        <w:rPr>
          <w:rFonts w:ascii="Arial" w:eastAsia="Arial" w:hAnsi="Arial"/>
          <w:color w:val="595C61"/>
          <w:spacing w:val="-1"/>
          <w:sz w:val="20"/>
          <w:szCs w:val="28"/>
        </w:rPr>
        <w:t xml:space="preserve"> </w:t>
      </w:r>
    </w:ins>
    <w:r w:rsidR="00F456A2">
      <w:rPr>
        <w:rFonts w:ascii="Arial" w:eastAsia="Arial" w:hAnsi="Arial"/>
        <w:color w:val="595C61"/>
        <w:spacing w:val="-1"/>
        <w:sz w:val="20"/>
        <w:szCs w:val="28"/>
      </w:rPr>
      <w:t>202</w:t>
    </w:r>
    <w:ins w:id="166" w:author="Kush Khalasi" w:date="2026-06-19T01:41:00Z" w16du:dateUtc="2026-06-18T20:11:00Z">
      <w:r w:rsidR="0025187B">
        <w:rPr>
          <w:rFonts w:ascii="Arial" w:eastAsia="Arial" w:hAnsi="Arial"/>
          <w:color w:val="595C61"/>
          <w:spacing w:val="-1"/>
          <w:sz w:val="20"/>
          <w:szCs w:val="28"/>
        </w:rPr>
        <w:t>6</w:t>
      </w:r>
    </w:ins>
    <w:del w:id="167" w:author="Kush Khalasi" w:date="2026-06-19T01:41:00Z" w16du:dateUtc="2026-06-18T20:11:00Z">
      <w:r w:rsidR="00F456A2" w:rsidDel="0025187B">
        <w:rPr>
          <w:rFonts w:ascii="Arial" w:eastAsia="Arial" w:hAnsi="Arial"/>
          <w:color w:val="595C61"/>
          <w:spacing w:val="-1"/>
          <w:sz w:val="20"/>
          <w:szCs w:val="28"/>
        </w:rPr>
        <w:delText>5</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1AFA8" w14:textId="77777777" w:rsidR="00617D78" w:rsidRDefault="00617D78" w:rsidP="00BA646E">
      <w:r>
        <w:separator/>
      </w:r>
    </w:p>
  </w:footnote>
  <w:footnote w:type="continuationSeparator" w:id="0">
    <w:p w14:paraId="31231B41" w14:textId="77777777" w:rsidR="00617D78" w:rsidRDefault="00617D78" w:rsidP="00BA6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1E1"/>
    <w:multiLevelType w:val="hybridMultilevel"/>
    <w:tmpl w:val="7416FCC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7862DDD"/>
    <w:multiLevelType w:val="multilevel"/>
    <w:tmpl w:val="51FC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75F9A"/>
    <w:multiLevelType w:val="hybridMultilevel"/>
    <w:tmpl w:val="AD2E622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3" w15:restartNumberingAfterBreak="0">
    <w:nsid w:val="333C4D57"/>
    <w:multiLevelType w:val="multilevel"/>
    <w:tmpl w:val="9D7C3ACA"/>
    <w:lvl w:ilvl="0">
      <w:numFmt w:val="bullet"/>
      <w:lvlText w:val="·"/>
      <w:lvlJc w:val="left"/>
      <w:pPr>
        <w:tabs>
          <w:tab w:val="left" w:pos="360"/>
        </w:tabs>
      </w:pPr>
      <w:rPr>
        <w:rFonts w:ascii="Symbol" w:eastAsia="Symbol" w:hAnsi="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5D326B3"/>
    <w:multiLevelType w:val="hybridMultilevel"/>
    <w:tmpl w:val="B37AE6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A964B6C"/>
    <w:multiLevelType w:val="hybridMultilevel"/>
    <w:tmpl w:val="7416FCC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D80115E"/>
    <w:multiLevelType w:val="multilevel"/>
    <w:tmpl w:val="D01EA820"/>
    <w:lvl w:ilvl="0">
      <w:numFmt w:val="bullet"/>
      <w:lvlText w:val="·"/>
      <w:lvlJc w:val="left"/>
      <w:pPr>
        <w:tabs>
          <w:tab w:val="left" w:pos="3338"/>
        </w:tabs>
      </w:pPr>
      <w:rPr>
        <w:rFonts w:ascii="Symbol" w:eastAsia="Symbol" w:hAnsi="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B8F38FE"/>
    <w:multiLevelType w:val="hybridMultilevel"/>
    <w:tmpl w:val="A992D4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EF22893"/>
    <w:multiLevelType w:val="multilevel"/>
    <w:tmpl w:val="78E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370C97"/>
    <w:multiLevelType w:val="hybridMultilevel"/>
    <w:tmpl w:val="7416FCC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561637C"/>
    <w:multiLevelType w:val="multilevel"/>
    <w:tmpl w:val="CED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D6172"/>
    <w:multiLevelType w:val="multilevel"/>
    <w:tmpl w:val="382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757237">
    <w:abstractNumId w:val="6"/>
  </w:num>
  <w:num w:numId="2" w16cid:durableId="289751457">
    <w:abstractNumId w:val="4"/>
  </w:num>
  <w:num w:numId="3" w16cid:durableId="1642691645">
    <w:abstractNumId w:val="0"/>
  </w:num>
  <w:num w:numId="4" w16cid:durableId="1005742513">
    <w:abstractNumId w:val="5"/>
  </w:num>
  <w:num w:numId="5" w16cid:durableId="854151818">
    <w:abstractNumId w:val="9"/>
  </w:num>
  <w:num w:numId="6" w16cid:durableId="485123958">
    <w:abstractNumId w:val="1"/>
  </w:num>
  <w:num w:numId="7" w16cid:durableId="2111468086">
    <w:abstractNumId w:val="8"/>
  </w:num>
  <w:num w:numId="8" w16cid:durableId="775751978">
    <w:abstractNumId w:val="11"/>
  </w:num>
  <w:num w:numId="9" w16cid:durableId="172502251">
    <w:abstractNumId w:val="7"/>
  </w:num>
  <w:num w:numId="10" w16cid:durableId="149372193">
    <w:abstractNumId w:val="2"/>
  </w:num>
  <w:num w:numId="11" w16cid:durableId="1360007821">
    <w:abstractNumId w:val="3"/>
  </w:num>
  <w:num w:numId="12" w16cid:durableId="17230161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h Khalasi">
    <w15:presenceInfo w15:providerId="Windows Live" w15:userId="1a7e504852bb75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A6869"/>
    <w:rsid w:val="00057472"/>
    <w:rsid w:val="000644D3"/>
    <w:rsid w:val="0008106F"/>
    <w:rsid w:val="00090601"/>
    <w:rsid w:val="00091EA3"/>
    <w:rsid w:val="00094E19"/>
    <w:rsid w:val="001269D9"/>
    <w:rsid w:val="00165206"/>
    <w:rsid w:val="001B51D1"/>
    <w:rsid w:val="001C6B57"/>
    <w:rsid w:val="001F0EB6"/>
    <w:rsid w:val="00216496"/>
    <w:rsid w:val="002267AE"/>
    <w:rsid w:val="00230601"/>
    <w:rsid w:val="0025187B"/>
    <w:rsid w:val="00255112"/>
    <w:rsid w:val="002557B1"/>
    <w:rsid w:val="0027666B"/>
    <w:rsid w:val="00280BC1"/>
    <w:rsid w:val="002B131A"/>
    <w:rsid w:val="002D2A4B"/>
    <w:rsid w:val="002F7CBA"/>
    <w:rsid w:val="00317860"/>
    <w:rsid w:val="00326541"/>
    <w:rsid w:val="00345862"/>
    <w:rsid w:val="00355ABF"/>
    <w:rsid w:val="003737C3"/>
    <w:rsid w:val="00384107"/>
    <w:rsid w:val="003A0E42"/>
    <w:rsid w:val="003A1ACE"/>
    <w:rsid w:val="003C2E6F"/>
    <w:rsid w:val="003C618B"/>
    <w:rsid w:val="003D6E7A"/>
    <w:rsid w:val="003F7C74"/>
    <w:rsid w:val="00404809"/>
    <w:rsid w:val="00444A26"/>
    <w:rsid w:val="00446B9A"/>
    <w:rsid w:val="0045563B"/>
    <w:rsid w:val="004C4D07"/>
    <w:rsid w:val="004D1EDC"/>
    <w:rsid w:val="004D2AE0"/>
    <w:rsid w:val="004D3818"/>
    <w:rsid w:val="004F7268"/>
    <w:rsid w:val="005663D4"/>
    <w:rsid w:val="005803E3"/>
    <w:rsid w:val="00590E59"/>
    <w:rsid w:val="005D1B7F"/>
    <w:rsid w:val="005E2825"/>
    <w:rsid w:val="00611A1E"/>
    <w:rsid w:val="00615A88"/>
    <w:rsid w:val="00617D78"/>
    <w:rsid w:val="00635D44"/>
    <w:rsid w:val="00672990"/>
    <w:rsid w:val="006A6869"/>
    <w:rsid w:val="006B5FBE"/>
    <w:rsid w:val="006F219E"/>
    <w:rsid w:val="00771A07"/>
    <w:rsid w:val="00772D6C"/>
    <w:rsid w:val="007C2E7E"/>
    <w:rsid w:val="007D72F5"/>
    <w:rsid w:val="00832500"/>
    <w:rsid w:val="00832931"/>
    <w:rsid w:val="0084649C"/>
    <w:rsid w:val="00862BA1"/>
    <w:rsid w:val="00863938"/>
    <w:rsid w:val="00927DA4"/>
    <w:rsid w:val="00950AEE"/>
    <w:rsid w:val="00964CF7"/>
    <w:rsid w:val="009939D6"/>
    <w:rsid w:val="009C3759"/>
    <w:rsid w:val="00A22177"/>
    <w:rsid w:val="00A22F52"/>
    <w:rsid w:val="00A42E83"/>
    <w:rsid w:val="00A438C3"/>
    <w:rsid w:val="00A47DC5"/>
    <w:rsid w:val="00A649F0"/>
    <w:rsid w:val="00A71E07"/>
    <w:rsid w:val="00A72154"/>
    <w:rsid w:val="00A80912"/>
    <w:rsid w:val="00A96E90"/>
    <w:rsid w:val="00B01738"/>
    <w:rsid w:val="00B35653"/>
    <w:rsid w:val="00B42A66"/>
    <w:rsid w:val="00B848D1"/>
    <w:rsid w:val="00B87AF5"/>
    <w:rsid w:val="00BA646E"/>
    <w:rsid w:val="00BB2BC7"/>
    <w:rsid w:val="00BB6892"/>
    <w:rsid w:val="00BB77D6"/>
    <w:rsid w:val="00BD163C"/>
    <w:rsid w:val="00BE391B"/>
    <w:rsid w:val="00BF0312"/>
    <w:rsid w:val="00BF16B3"/>
    <w:rsid w:val="00C03DF8"/>
    <w:rsid w:val="00C846B2"/>
    <w:rsid w:val="00CB2D6D"/>
    <w:rsid w:val="00CB5938"/>
    <w:rsid w:val="00CD096D"/>
    <w:rsid w:val="00CD3ED0"/>
    <w:rsid w:val="00CE63F9"/>
    <w:rsid w:val="00D06747"/>
    <w:rsid w:val="00D22AD9"/>
    <w:rsid w:val="00D33412"/>
    <w:rsid w:val="00D34FA7"/>
    <w:rsid w:val="00D50262"/>
    <w:rsid w:val="00D91C93"/>
    <w:rsid w:val="00DC589C"/>
    <w:rsid w:val="00DE2F95"/>
    <w:rsid w:val="00DE7223"/>
    <w:rsid w:val="00DF50D6"/>
    <w:rsid w:val="00DF5C4D"/>
    <w:rsid w:val="00E35EE4"/>
    <w:rsid w:val="00E4733C"/>
    <w:rsid w:val="00E73C65"/>
    <w:rsid w:val="00E90335"/>
    <w:rsid w:val="00EA0FC8"/>
    <w:rsid w:val="00EA49DE"/>
    <w:rsid w:val="00EB1D3A"/>
    <w:rsid w:val="00EC1F4F"/>
    <w:rsid w:val="00ED2CA6"/>
    <w:rsid w:val="00ED5045"/>
    <w:rsid w:val="00F0016D"/>
    <w:rsid w:val="00F33761"/>
    <w:rsid w:val="00F342FF"/>
    <w:rsid w:val="00F456A2"/>
    <w:rsid w:val="00F64DD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76BB9"/>
  <w15:docId w15:val="{3197929F-2658-4FEB-A928-7F5EAB5D1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3D4"/>
    <w:pPr>
      <w:spacing w:after="0" w:line="240" w:lineRule="auto"/>
    </w:pPr>
    <w:rPr>
      <w:rFonts w:ascii="Times New Roman" w:eastAsia="PMingLiU" w:hAnsi="Times New Roman" w:cs="Times New Roman"/>
      <w:kern w:val="0"/>
      <w:lang w:val="en-US"/>
    </w:rPr>
  </w:style>
  <w:style w:type="paragraph" w:styleId="Heading1">
    <w:name w:val="heading 1"/>
    <w:basedOn w:val="Normal"/>
    <w:next w:val="Normal"/>
    <w:link w:val="Heading1Char"/>
    <w:uiPriority w:val="9"/>
    <w:qFormat/>
    <w:rsid w:val="00BF031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1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ind w:left="720"/>
      <w:contextualSpacing/>
    </w:pPr>
    <w:rPr>
      <w:sz w:val="24"/>
      <w:szCs w:val="28"/>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BA646E"/>
    <w:pPr>
      <w:tabs>
        <w:tab w:val="center" w:pos="4513"/>
        <w:tab w:val="right" w:pos="9026"/>
      </w:tabs>
    </w:pPr>
  </w:style>
  <w:style w:type="character" w:customStyle="1" w:styleId="HeaderChar">
    <w:name w:val="Header Char"/>
    <w:basedOn w:val="DefaultParagraphFont"/>
    <w:link w:val="Header"/>
    <w:uiPriority w:val="99"/>
    <w:rsid w:val="00BA646E"/>
    <w:rPr>
      <w:rFonts w:ascii="Times New Roman" w:eastAsia="PMingLiU" w:hAnsi="Times New Roman" w:cs="Times New Roman"/>
      <w:kern w:val="0"/>
      <w:lang w:val="en-US"/>
    </w:rPr>
  </w:style>
  <w:style w:type="paragraph" w:styleId="Footer">
    <w:name w:val="footer"/>
    <w:basedOn w:val="Normal"/>
    <w:link w:val="FooterChar"/>
    <w:uiPriority w:val="99"/>
    <w:unhideWhenUsed/>
    <w:rsid w:val="00BA646E"/>
    <w:pPr>
      <w:tabs>
        <w:tab w:val="center" w:pos="4513"/>
        <w:tab w:val="right" w:pos="9026"/>
      </w:tabs>
    </w:pPr>
  </w:style>
  <w:style w:type="character" w:customStyle="1" w:styleId="FooterChar">
    <w:name w:val="Footer Char"/>
    <w:basedOn w:val="DefaultParagraphFont"/>
    <w:link w:val="Footer"/>
    <w:uiPriority w:val="99"/>
    <w:rsid w:val="00BA646E"/>
    <w:rPr>
      <w:rFonts w:ascii="Times New Roman" w:eastAsia="PMingLiU" w:hAnsi="Times New Roman" w:cs="Times New Roman"/>
      <w:kern w:val="0"/>
      <w:lang w:val="en-US"/>
    </w:rPr>
  </w:style>
  <w:style w:type="paragraph" w:styleId="NormalWeb">
    <w:name w:val="Normal (Web)"/>
    <w:basedOn w:val="Normal"/>
    <w:uiPriority w:val="99"/>
    <w:unhideWhenUsed/>
    <w:rsid w:val="00D22AD9"/>
    <w:pPr>
      <w:spacing w:before="100" w:beforeAutospacing="1" w:after="100" w:afterAutospacing="1"/>
    </w:pPr>
    <w:rPr>
      <w:rFonts w:eastAsia="Times New Roman"/>
      <w:sz w:val="24"/>
      <w:szCs w:val="24"/>
      <w:lang w:val="en-IN" w:eastAsia="en-IN"/>
    </w:rPr>
  </w:style>
  <w:style w:type="character" w:styleId="Strong">
    <w:name w:val="Strong"/>
    <w:basedOn w:val="DefaultParagraphFont"/>
    <w:uiPriority w:val="22"/>
    <w:qFormat/>
    <w:rsid w:val="00094E19"/>
    <w:rPr>
      <w:b/>
      <w:bCs/>
    </w:rPr>
  </w:style>
  <w:style w:type="character" w:customStyle="1" w:styleId="line-clamp-1">
    <w:name w:val="line-clamp-1"/>
    <w:basedOn w:val="DefaultParagraphFont"/>
    <w:rsid w:val="003D6E7A"/>
  </w:style>
  <w:style w:type="paragraph" w:styleId="BalloonText">
    <w:name w:val="Balloon Text"/>
    <w:basedOn w:val="Normal"/>
    <w:link w:val="BalloonTextChar"/>
    <w:uiPriority w:val="99"/>
    <w:semiHidden/>
    <w:unhideWhenUsed/>
    <w:rsid w:val="00F342FF"/>
    <w:rPr>
      <w:rFonts w:ascii="Tahoma" w:hAnsi="Tahoma" w:cs="Tahoma"/>
      <w:sz w:val="16"/>
      <w:szCs w:val="16"/>
    </w:rPr>
  </w:style>
  <w:style w:type="character" w:customStyle="1" w:styleId="BalloonTextChar">
    <w:name w:val="Balloon Text Char"/>
    <w:basedOn w:val="DefaultParagraphFont"/>
    <w:link w:val="BalloonText"/>
    <w:uiPriority w:val="99"/>
    <w:semiHidden/>
    <w:rsid w:val="00F342FF"/>
    <w:rPr>
      <w:rFonts w:ascii="Tahoma" w:eastAsia="PMingLiU" w:hAnsi="Tahoma" w:cs="Tahoma"/>
      <w:kern w:val="0"/>
      <w:sz w:val="16"/>
      <w:szCs w:val="16"/>
      <w:lang w:val="en-US"/>
    </w:rPr>
  </w:style>
  <w:style w:type="paragraph" w:styleId="Revision">
    <w:name w:val="Revision"/>
    <w:hidden/>
    <w:uiPriority w:val="99"/>
    <w:semiHidden/>
    <w:rsid w:val="0025187B"/>
    <w:pPr>
      <w:spacing w:after="0" w:line="240" w:lineRule="auto"/>
    </w:pPr>
    <w:rPr>
      <w:rFonts w:ascii="Times New Roman" w:eastAsia="PMingLiU" w:hAnsi="Times New Roman" w:cs="Times New Roman"/>
      <w:kern w:val="0"/>
      <w:lang w:val="en-US"/>
    </w:rPr>
  </w:style>
  <w:style w:type="table" w:styleId="TableGrid">
    <w:name w:val="Table Grid"/>
    <w:basedOn w:val="TableNormal"/>
    <w:uiPriority w:val="39"/>
    <w:rsid w:val="00251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055550">
      <w:bodyDiv w:val="1"/>
      <w:marLeft w:val="0"/>
      <w:marRight w:val="0"/>
      <w:marTop w:val="0"/>
      <w:marBottom w:val="0"/>
      <w:divBdr>
        <w:top w:val="none" w:sz="0" w:space="0" w:color="auto"/>
        <w:left w:val="none" w:sz="0" w:space="0" w:color="auto"/>
        <w:bottom w:val="none" w:sz="0" w:space="0" w:color="auto"/>
        <w:right w:val="none" w:sz="0" w:space="0" w:color="auto"/>
      </w:divBdr>
    </w:div>
    <w:div w:id="682434383">
      <w:bodyDiv w:val="1"/>
      <w:marLeft w:val="0"/>
      <w:marRight w:val="0"/>
      <w:marTop w:val="0"/>
      <w:marBottom w:val="0"/>
      <w:divBdr>
        <w:top w:val="none" w:sz="0" w:space="0" w:color="auto"/>
        <w:left w:val="none" w:sz="0" w:space="0" w:color="auto"/>
        <w:bottom w:val="none" w:sz="0" w:space="0" w:color="auto"/>
        <w:right w:val="none" w:sz="0" w:space="0" w:color="auto"/>
      </w:divBdr>
    </w:div>
    <w:div w:id="789667187">
      <w:bodyDiv w:val="1"/>
      <w:marLeft w:val="0"/>
      <w:marRight w:val="0"/>
      <w:marTop w:val="0"/>
      <w:marBottom w:val="0"/>
      <w:divBdr>
        <w:top w:val="none" w:sz="0" w:space="0" w:color="auto"/>
        <w:left w:val="none" w:sz="0" w:space="0" w:color="auto"/>
        <w:bottom w:val="none" w:sz="0" w:space="0" w:color="auto"/>
        <w:right w:val="none" w:sz="0" w:space="0" w:color="auto"/>
      </w:divBdr>
    </w:div>
    <w:div w:id="907306779">
      <w:bodyDiv w:val="1"/>
      <w:marLeft w:val="0"/>
      <w:marRight w:val="0"/>
      <w:marTop w:val="0"/>
      <w:marBottom w:val="0"/>
      <w:divBdr>
        <w:top w:val="none" w:sz="0" w:space="0" w:color="auto"/>
        <w:left w:val="none" w:sz="0" w:space="0" w:color="auto"/>
        <w:bottom w:val="none" w:sz="0" w:space="0" w:color="auto"/>
        <w:right w:val="none" w:sz="0" w:space="0" w:color="auto"/>
      </w:divBdr>
    </w:div>
    <w:div w:id="1175850754">
      <w:bodyDiv w:val="1"/>
      <w:marLeft w:val="0"/>
      <w:marRight w:val="0"/>
      <w:marTop w:val="0"/>
      <w:marBottom w:val="0"/>
      <w:divBdr>
        <w:top w:val="none" w:sz="0" w:space="0" w:color="auto"/>
        <w:left w:val="none" w:sz="0" w:space="0" w:color="auto"/>
        <w:bottom w:val="none" w:sz="0" w:space="0" w:color="auto"/>
        <w:right w:val="none" w:sz="0" w:space="0" w:color="auto"/>
      </w:divBdr>
    </w:div>
    <w:div w:id="1209222286">
      <w:bodyDiv w:val="1"/>
      <w:marLeft w:val="0"/>
      <w:marRight w:val="0"/>
      <w:marTop w:val="0"/>
      <w:marBottom w:val="0"/>
      <w:divBdr>
        <w:top w:val="none" w:sz="0" w:space="0" w:color="auto"/>
        <w:left w:val="none" w:sz="0" w:space="0" w:color="auto"/>
        <w:bottom w:val="none" w:sz="0" w:space="0" w:color="auto"/>
        <w:right w:val="none" w:sz="0" w:space="0" w:color="auto"/>
      </w:divBdr>
    </w:div>
    <w:div w:id="1293485509">
      <w:bodyDiv w:val="1"/>
      <w:marLeft w:val="0"/>
      <w:marRight w:val="0"/>
      <w:marTop w:val="0"/>
      <w:marBottom w:val="0"/>
      <w:divBdr>
        <w:top w:val="none" w:sz="0" w:space="0" w:color="auto"/>
        <w:left w:val="none" w:sz="0" w:space="0" w:color="auto"/>
        <w:bottom w:val="none" w:sz="0" w:space="0" w:color="auto"/>
        <w:right w:val="none" w:sz="0" w:space="0" w:color="auto"/>
      </w:divBdr>
    </w:div>
    <w:div w:id="1756629666">
      <w:bodyDiv w:val="1"/>
      <w:marLeft w:val="0"/>
      <w:marRight w:val="0"/>
      <w:marTop w:val="0"/>
      <w:marBottom w:val="0"/>
      <w:divBdr>
        <w:top w:val="none" w:sz="0" w:space="0" w:color="auto"/>
        <w:left w:val="none" w:sz="0" w:space="0" w:color="auto"/>
        <w:bottom w:val="none" w:sz="0" w:space="0" w:color="auto"/>
        <w:right w:val="none" w:sz="0" w:space="0" w:color="auto"/>
      </w:divBdr>
      <w:divsChild>
        <w:div w:id="1029793385">
          <w:marLeft w:val="0"/>
          <w:marRight w:val="0"/>
          <w:marTop w:val="0"/>
          <w:marBottom w:val="0"/>
          <w:divBdr>
            <w:top w:val="none" w:sz="0" w:space="0" w:color="auto"/>
            <w:left w:val="none" w:sz="0" w:space="0" w:color="auto"/>
            <w:bottom w:val="none" w:sz="0" w:space="0" w:color="auto"/>
            <w:right w:val="none" w:sz="0" w:space="0" w:color="auto"/>
          </w:divBdr>
          <w:divsChild>
            <w:div w:id="2119375035">
              <w:marLeft w:val="0"/>
              <w:marRight w:val="0"/>
              <w:marTop w:val="0"/>
              <w:marBottom w:val="0"/>
              <w:divBdr>
                <w:top w:val="none" w:sz="0" w:space="0" w:color="auto"/>
                <w:left w:val="none" w:sz="0" w:space="0" w:color="auto"/>
                <w:bottom w:val="none" w:sz="0" w:space="0" w:color="auto"/>
                <w:right w:val="none" w:sz="0" w:space="0" w:color="auto"/>
              </w:divBdr>
              <w:divsChild>
                <w:div w:id="753748897">
                  <w:marLeft w:val="0"/>
                  <w:marRight w:val="0"/>
                  <w:marTop w:val="0"/>
                  <w:marBottom w:val="0"/>
                  <w:divBdr>
                    <w:top w:val="none" w:sz="0" w:space="0" w:color="auto"/>
                    <w:left w:val="none" w:sz="0" w:space="0" w:color="auto"/>
                    <w:bottom w:val="none" w:sz="0" w:space="0" w:color="auto"/>
                    <w:right w:val="none" w:sz="0" w:space="0" w:color="auto"/>
                  </w:divBdr>
                  <w:divsChild>
                    <w:div w:id="87704312">
                      <w:marLeft w:val="0"/>
                      <w:marRight w:val="0"/>
                      <w:marTop w:val="0"/>
                      <w:marBottom w:val="0"/>
                      <w:divBdr>
                        <w:top w:val="none" w:sz="0" w:space="0" w:color="auto"/>
                        <w:left w:val="none" w:sz="0" w:space="0" w:color="auto"/>
                        <w:bottom w:val="none" w:sz="0" w:space="0" w:color="auto"/>
                        <w:right w:val="none" w:sz="0" w:space="0" w:color="auto"/>
                      </w:divBdr>
                      <w:divsChild>
                        <w:div w:id="706368928">
                          <w:marLeft w:val="0"/>
                          <w:marRight w:val="0"/>
                          <w:marTop w:val="0"/>
                          <w:marBottom w:val="0"/>
                          <w:divBdr>
                            <w:top w:val="none" w:sz="0" w:space="0" w:color="auto"/>
                            <w:left w:val="none" w:sz="0" w:space="0" w:color="auto"/>
                            <w:bottom w:val="none" w:sz="0" w:space="0" w:color="auto"/>
                            <w:right w:val="none" w:sz="0" w:space="0" w:color="auto"/>
                          </w:divBdr>
                          <w:divsChild>
                            <w:div w:id="489516981">
                              <w:marLeft w:val="0"/>
                              <w:marRight w:val="0"/>
                              <w:marTop w:val="0"/>
                              <w:marBottom w:val="0"/>
                              <w:divBdr>
                                <w:top w:val="none" w:sz="0" w:space="0" w:color="auto"/>
                                <w:left w:val="none" w:sz="0" w:space="0" w:color="auto"/>
                                <w:bottom w:val="none" w:sz="0" w:space="0" w:color="auto"/>
                                <w:right w:val="none" w:sz="0" w:space="0" w:color="auto"/>
                              </w:divBdr>
                              <w:divsChild>
                                <w:div w:id="154490627">
                                  <w:marLeft w:val="0"/>
                                  <w:marRight w:val="0"/>
                                  <w:marTop w:val="0"/>
                                  <w:marBottom w:val="0"/>
                                  <w:divBdr>
                                    <w:top w:val="none" w:sz="0" w:space="0" w:color="auto"/>
                                    <w:left w:val="none" w:sz="0" w:space="0" w:color="auto"/>
                                    <w:bottom w:val="none" w:sz="0" w:space="0" w:color="auto"/>
                                    <w:right w:val="none" w:sz="0" w:space="0" w:color="auto"/>
                                  </w:divBdr>
                                  <w:divsChild>
                                    <w:div w:id="47815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000919">
      <w:bodyDiv w:val="1"/>
      <w:marLeft w:val="0"/>
      <w:marRight w:val="0"/>
      <w:marTop w:val="0"/>
      <w:marBottom w:val="0"/>
      <w:divBdr>
        <w:top w:val="none" w:sz="0" w:space="0" w:color="auto"/>
        <w:left w:val="none" w:sz="0" w:space="0" w:color="auto"/>
        <w:bottom w:val="none" w:sz="0" w:space="0" w:color="auto"/>
        <w:right w:val="none" w:sz="0" w:space="0" w:color="auto"/>
      </w:divBdr>
    </w:div>
    <w:div w:id="1866015304">
      <w:bodyDiv w:val="1"/>
      <w:marLeft w:val="0"/>
      <w:marRight w:val="0"/>
      <w:marTop w:val="0"/>
      <w:marBottom w:val="0"/>
      <w:divBdr>
        <w:top w:val="none" w:sz="0" w:space="0" w:color="auto"/>
        <w:left w:val="none" w:sz="0" w:space="0" w:color="auto"/>
        <w:bottom w:val="none" w:sz="0" w:space="0" w:color="auto"/>
        <w:right w:val="none" w:sz="0" w:space="0" w:color="auto"/>
      </w:divBdr>
      <w:divsChild>
        <w:div w:id="968164894">
          <w:marLeft w:val="0"/>
          <w:marRight w:val="0"/>
          <w:marTop w:val="0"/>
          <w:marBottom w:val="0"/>
          <w:divBdr>
            <w:top w:val="none" w:sz="0" w:space="0" w:color="auto"/>
            <w:left w:val="none" w:sz="0" w:space="0" w:color="auto"/>
            <w:bottom w:val="none" w:sz="0" w:space="0" w:color="auto"/>
            <w:right w:val="none" w:sz="0" w:space="0" w:color="auto"/>
          </w:divBdr>
          <w:divsChild>
            <w:div w:id="363756210">
              <w:marLeft w:val="0"/>
              <w:marRight w:val="0"/>
              <w:marTop w:val="0"/>
              <w:marBottom w:val="0"/>
              <w:divBdr>
                <w:top w:val="none" w:sz="0" w:space="0" w:color="auto"/>
                <w:left w:val="none" w:sz="0" w:space="0" w:color="auto"/>
                <w:bottom w:val="none" w:sz="0" w:space="0" w:color="auto"/>
                <w:right w:val="none" w:sz="0" w:space="0" w:color="auto"/>
              </w:divBdr>
              <w:divsChild>
                <w:div w:id="210187899">
                  <w:marLeft w:val="0"/>
                  <w:marRight w:val="0"/>
                  <w:marTop w:val="0"/>
                  <w:marBottom w:val="0"/>
                  <w:divBdr>
                    <w:top w:val="none" w:sz="0" w:space="0" w:color="auto"/>
                    <w:left w:val="none" w:sz="0" w:space="0" w:color="auto"/>
                    <w:bottom w:val="none" w:sz="0" w:space="0" w:color="auto"/>
                    <w:right w:val="none" w:sz="0" w:space="0" w:color="auto"/>
                  </w:divBdr>
                  <w:divsChild>
                    <w:div w:id="8546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40818">
          <w:marLeft w:val="0"/>
          <w:marRight w:val="0"/>
          <w:marTop w:val="0"/>
          <w:marBottom w:val="0"/>
          <w:divBdr>
            <w:top w:val="none" w:sz="0" w:space="0" w:color="auto"/>
            <w:left w:val="none" w:sz="0" w:space="0" w:color="auto"/>
            <w:bottom w:val="none" w:sz="0" w:space="0" w:color="auto"/>
            <w:right w:val="none" w:sz="0" w:space="0" w:color="auto"/>
          </w:divBdr>
          <w:divsChild>
            <w:div w:id="409667176">
              <w:marLeft w:val="0"/>
              <w:marRight w:val="0"/>
              <w:marTop w:val="0"/>
              <w:marBottom w:val="0"/>
              <w:divBdr>
                <w:top w:val="none" w:sz="0" w:space="0" w:color="auto"/>
                <w:left w:val="none" w:sz="0" w:space="0" w:color="auto"/>
                <w:bottom w:val="none" w:sz="0" w:space="0" w:color="auto"/>
                <w:right w:val="none" w:sz="0" w:space="0" w:color="auto"/>
              </w:divBdr>
              <w:divsChild>
                <w:div w:id="1144587235">
                  <w:marLeft w:val="0"/>
                  <w:marRight w:val="0"/>
                  <w:marTop w:val="0"/>
                  <w:marBottom w:val="0"/>
                  <w:divBdr>
                    <w:top w:val="none" w:sz="0" w:space="0" w:color="auto"/>
                    <w:left w:val="none" w:sz="0" w:space="0" w:color="auto"/>
                    <w:bottom w:val="none" w:sz="0" w:space="0" w:color="auto"/>
                    <w:right w:val="none" w:sz="0" w:space="0" w:color="auto"/>
                  </w:divBdr>
                  <w:divsChild>
                    <w:div w:id="61656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283017">
      <w:bodyDiv w:val="1"/>
      <w:marLeft w:val="0"/>
      <w:marRight w:val="0"/>
      <w:marTop w:val="0"/>
      <w:marBottom w:val="0"/>
      <w:divBdr>
        <w:top w:val="none" w:sz="0" w:space="0" w:color="auto"/>
        <w:left w:val="none" w:sz="0" w:space="0" w:color="auto"/>
        <w:bottom w:val="none" w:sz="0" w:space="0" w:color="auto"/>
        <w:right w:val="none" w:sz="0" w:space="0" w:color="auto"/>
      </w:divBdr>
    </w:div>
    <w:div w:id="2041081159">
      <w:bodyDiv w:val="1"/>
      <w:marLeft w:val="0"/>
      <w:marRight w:val="0"/>
      <w:marTop w:val="0"/>
      <w:marBottom w:val="0"/>
      <w:divBdr>
        <w:top w:val="none" w:sz="0" w:space="0" w:color="auto"/>
        <w:left w:val="none" w:sz="0" w:space="0" w:color="auto"/>
        <w:bottom w:val="none" w:sz="0" w:space="0" w:color="auto"/>
        <w:right w:val="none" w:sz="0" w:space="0" w:color="auto"/>
      </w:divBdr>
      <w:divsChild>
        <w:div w:id="905191649">
          <w:marLeft w:val="0"/>
          <w:marRight w:val="0"/>
          <w:marTop w:val="0"/>
          <w:marBottom w:val="0"/>
          <w:divBdr>
            <w:top w:val="none" w:sz="0" w:space="0" w:color="auto"/>
            <w:left w:val="none" w:sz="0" w:space="0" w:color="auto"/>
            <w:bottom w:val="none" w:sz="0" w:space="0" w:color="auto"/>
            <w:right w:val="none" w:sz="0" w:space="0" w:color="auto"/>
          </w:divBdr>
          <w:divsChild>
            <w:div w:id="1441410523">
              <w:marLeft w:val="0"/>
              <w:marRight w:val="0"/>
              <w:marTop w:val="0"/>
              <w:marBottom w:val="0"/>
              <w:divBdr>
                <w:top w:val="none" w:sz="0" w:space="0" w:color="auto"/>
                <w:left w:val="none" w:sz="0" w:space="0" w:color="auto"/>
                <w:bottom w:val="none" w:sz="0" w:space="0" w:color="auto"/>
                <w:right w:val="none" w:sz="0" w:space="0" w:color="auto"/>
              </w:divBdr>
              <w:divsChild>
                <w:div w:id="73432795">
                  <w:marLeft w:val="0"/>
                  <w:marRight w:val="0"/>
                  <w:marTop w:val="0"/>
                  <w:marBottom w:val="0"/>
                  <w:divBdr>
                    <w:top w:val="none" w:sz="0" w:space="0" w:color="auto"/>
                    <w:left w:val="none" w:sz="0" w:space="0" w:color="auto"/>
                    <w:bottom w:val="none" w:sz="0" w:space="0" w:color="auto"/>
                    <w:right w:val="none" w:sz="0" w:space="0" w:color="auto"/>
                  </w:divBdr>
                  <w:divsChild>
                    <w:div w:id="690375242">
                      <w:marLeft w:val="0"/>
                      <w:marRight w:val="0"/>
                      <w:marTop w:val="0"/>
                      <w:marBottom w:val="0"/>
                      <w:divBdr>
                        <w:top w:val="none" w:sz="0" w:space="0" w:color="auto"/>
                        <w:left w:val="none" w:sz="0" w:space="0" w:color="auto"/>
                        <w:bottom w:val="none" w:sz="0" w:space="0" w:color="auto"/>
                        <w:right w:val="none" w:sz="0" w:space="0" w:color="auto"/>
                      </w:divBdr>
                      <w:divsChild>
                        <w:div w:id="148061933">
                          <w:marLeft w:val="0"/>
                          <w:marRight w:val="0"/>
                          <w:marTop w:val="0"/>
                          <w:marBottom w:val="0"/>
                          <w:divBdr>
                            <w:top w:val="none" w:sz="0" w:space="0" w:color="auto"/>
                            <w:left w:val="none" w:sz="0" w:space="0" w:color="auto"/>
                            <w:bottom w:val="none" w:sz="0" w:space="0" w:color="auto"/>
                            <w:right w:val="none" w:sz="0" w:space="0" w:color="auto"/>
                          </w:divBdr>
                          <w:divsChild>
                            <w:div w:id="2120027657">
                              <w:marLeft w:val="0"/>
                              <w:marRight w:val="0"/>
                              <w:marTop w:val="0"/>
                              <w:marBottom w:val="0"/>
                              <w:divBdr>
                                <w:top w:val="none" w:sz="0" w:space="0" w:color="auto"/>
                                <w:left w:val="none" w:sz="0" w:space="0" w:color="auto"/>
                                <w:bottom w:val="none" w:sz="0" w:space="0" w:color="auto"/>
                                <w:right w:val="none" w:sz="0" w:space="0" w:color="auto"/>
                              </w:divBdr>
                              <w:divsChild>
                                <w:div w:id="1246956995">
                                  <w:marLeft w:val="0"/>
                                  <w:marRight w:val="0"/>
                                  <w:marTop w:val="0"/>
                                  <w:marBottom w:val="0"/>
                                  <w:divBdr>
                                    <w:top w:val="none" w:sz="0" w:space="0" w:color="auto"/>
                                    <w:left w:val="none" w:sz="0" w:space="0" w:color="auto"/>
                                    <w:bottom w:val="none" w:sz="0" w:space="0" w:color="auto"/>
                                    <w:right w:val="none" w:sz="0" w:space="0" w:color="auto"/>
                                  </w:divBdr>
                                  <w:divsChild>
                                    <w:div w:id="2316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17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88B88A-AC4B-4D70-9263-96750EC87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4</Pages>
  <Words>1436</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Kush Khalasi</cp:lastModifiedBy>
  <cp:revision>41</cp:revision>
  <dcterms:created xsi:type="dcterms:W3CDTF">2024-07-04T06:24:00Z</dcterms:created>
  <dcterms:modified xsi:type="dcterms:W3CDTF">2026-06-18T20:22:00Z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4143-9005-5519</vt:lpwstr>
  </property>
</Properties>
</file>