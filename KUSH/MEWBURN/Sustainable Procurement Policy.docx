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3B84" w14:textId="77777777" w:rsidR="00304E3E" w:rsidRPr="00756E0C" w:rsidRDefault="00304E3E" w:rsidP="00304E3E">
      <w:pPr>
        <w:tabs>
          <w:tab w:val="left" w:pos="9540"/>
          <w:tab w:val="left" w:pos="9720"/>
        </w:tabs>
        <w:spacing w:line="276" w:lineRule="auto"/>
        <w:ind w:left="90" w:right="900"/>
        <w:rPr>
          <w:rFonts w:ascii="Arial" w:eastAsiaTheme="minorHAnsi" w:hAnsi="Arial" w:cs="Arial"/>
          <w:lang w:val="en-IN"/>
        </w:rPr>
      </w:pPr>
      <w:r w:rsidRPr="00756E0C">
        <w:rPr>
          <w:rFonts w:ascii="Arial" w:eastAsiaTheme="minorHAnsi" w:hAnsi="Arial" w:cs="Arial"/>
          <w:noProof/>
          <w:lang w:val="en-IN" w:eastAsia="en-IN"/>
        </w:rPr>
        <w:drawing>
          <wp:anchor distT="0" distB="0" distL="114300" distR="114300" simplePos="0" relativeHeight="251657216" behindDoc="1" locked="0" layoutInCell="1" allowOverlap="1" wp14:anchorId="3CCD3806" wp14:editId="27EB24FC">
            <wp:simplePos x="0" y="0"/>
            <wp:positionH relativeFrom="column">
              <wp:posOffset>-895350</wp:posOffset>
            </wp:positionH>
            <wp:positionV relativeFrom="paragraph">
              <wp:posOffset>-769620</wp:posOffset>
            </wp:positionV>
            <wp:extent cx="8046720" cy="11265075"/>
            <wp:effectExtent l="0" t="0" r="0" b="0"/>
            <wp:wrapNone/>
            <wp:docPr id="24523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46720" cy="11265075"/>
                    </a:xfrm>
                    <a:prstGeom prst="rect">
                      <a:avLst/>
                    </a:prstGeom>
                    <a:noFill/>
                  </pic:spPr>
                </pic:pic>
              </a:graphicData>
            </a:graphic>
            <wp14:sizeRelH relativeFrom="margin">
              <wp14:pctWidth>0</wp14:pctWidth>
            </wp14:sizeRelH>
            <wp14:sizeRelV relativeFrom="margin">
              <wp14:pctHeight>0</wp14:pctHeight>
            </wp14:sizeRelV>
          </wp:anchor>
        </w:drawing>
      </w:r>
    </w:p>
    <w:p w14:paraId="1EEB1D3C" w14:textId="77777777" w:rsidR="00304E3E" w:rsidRPr="00756E0C" w:rsidRDefault="00000000" w:rsidP="00304E3E">
      <w:pPr>
        <w:tabs>
          <w:tab w:val="left" w:pos="9540"/>
          <w:tab w:val="left" w:pos="9720"/>
        </w:tabs>
        <w:spacing w:line="276" w:lineRule="auto"/>
        <w:ind w:left="90" w:right="900"/>
        <w:rPr>
          <w:rFonts w:ascii="Arial" w:hAnsi="Arial" w:cs="Arial"/>
        </w:rPr>
      </w:pPr>
      <w:r>
        <w:rPr>
          <w:rFonts w:ascii="Arial" w:hAnsi="Arial" w:cs="Arial"/>
        </w:rPr>
        <w:pict w14:anchorId="5A62EE38">
          <v:shapetype id="_x0000_t202" coordsize="21600,21600" o:spt="202" path="m,l,21600r21600,l21600,xe">
            <v:stroke joinstyle="miter"/>
            <v:path gradientshapeok="t" o:connecttype="rect"/>
          </v:shapetype>
          <v:shape id="_x0000_s2050" type="#_x0000_t202" style="position:absolute;left:0;text-align:left;margin-left:11.5pt;margin-top:233.2pt;width:511.7pt;height:112.4pt;z-index:-251658240;mso-wrap-distance-left:0;mso-wrap-distance-right:0;mso-position-horizontal-relative:page;mso-position-vertical-relative:page" filled="f" stroked="f">
            <v:textbox style="mso-next-textbox:#_x0000_s2050" inset="0,0,0,0">
              <w:txbxContent>
                <w:p w14:paraId="4A15E2C0" w14:textId="77777777" w:rsidR="00304E3E" w:rsidRDefault="00304E3E" w:rsidP="00304E3E">
                  <w:pPr>
                    <w:spacing w:before="11" w:after="5" w:line="276" w:lineRule="auto"/>
                    <w:textAlignment w:val="baseline"/>
                    <w:rPr>
                      <w:rFonts w:ascii="Arial" w:eastAsia="Arial" w:hAnsi="Arial"/>
                      <w:color w:val="FFFFFF"/>
                      <w:spacing w:val="-15"/>
                      <w:w w:val="95"/>
                      <w:sz w:val="72"/>
                    </w:rPr>
                  </w:pPr>
                  <w:r>
                    <w:rPr>
                      <w:rFonts w:ascii="Arial" w:eastAsia="Arial" w:hAnsi="Arial"/>
                      <w:color w:val="FFFFFF"/>
                      <w:spacing w:val="-15"/>
                      <w:w w:val="95"/>
                      <w:sz w:val="72"/>
                    </w:rPr>
                    <w:t>Sustainable Procurement</w:t>
                  </w:r>
                </w:p>
                <w:p w14:paraId="2D2E6E92" w14:textId="44A8C50E" w:rsidR="00304E3E" w:rsidRPr="007221F3" w:rsidRDefault="00304E3E" w:rsidP="00304E3E">
                  <w:pPr>
                    <w:spacing w:before="11" w:after="5" w:line="276" w:lineRule="auto"/>
                    <w:textAlignment w:val="baseline"/>
                    <w:rPr>
                      <w:rFonts w:ascii="Arial" w:eastAsia="Arial" w:hAnsi="Arial"/>
                      <w:color w:val="FFFFFF"/>
                      <w:spacing w:val="-15"/>
                      <w:w w:val="95"/>
                      <w:sz w:val="72"/>
                    </w:rPr>
                  </w:pPr>
                  <w:r w:rsidRPr="007221F3">
                    <w:rPr>
                      <w:rFonts w:ascii="Arial" w:eastAsia="Arial" w:hAnsi="Arial"/>
                      <w:color w:val="FFFFFF"/>
                      <w:spacing w:val="-15"/>
                      <w:w w:val="95"/>
                      <w:sz w:val="72"/>
                    </w:rPr>
                    <w:t xml:space="preserve">Policy </w:t>
                  </w:r>
                </w:p>
                <w:p w14:paraId="69548F4F" w14:textId="77777777" w:rsidR="00304E3E" w:rsidRDefault="00304E3E" w:rsidP="00304E3E">
                  <w:pPr>
                    <w:rPr>
                      <w:rFonts w:ascii="Arial" w:eastAsia="Arial" w:hAnsi="Arial"/>
                      <w:color w:val="FFFFFF"/>
                      <w:spacing w:val="-15"/>
                      <w:w w:val="95"/>
                      <w:sz w:val="72"/>
                    </w:rPr>
                  </w:pPr>
                </w:p>
              </w:txbxContent>
            </v:textbox>
            <w10:wrap type="square" anchorx="page" anchory="page"/>
          </v:shape>
        </w:pict>
      </w:r>
      <w:r w:rsidR="00304E3E" w:rsidRPr="00756E0C">
        <w:rPr>
          <w:rFonts w:ascii="Arial" w:hAnsi="Arial" w:cs="Arial"/>
        </w:rPr>
        <w:br w:type="page"/>
      </w:r>
    </w:p>
    <w:p w14:paraId="25FFDEB3" w14:textId="77777777" w:rsidR="005663D4" w:rsidRPr="00756E0C" w:rsidRDefault="005663D4" w:rsidP="00FE7C3D">
      <w:pPr>
        <w:spacing w:before="10" w:after="476" w:line="276" w:lineRule="auto"/>
        <w:ind w:left="6897" w:right="-424"/>
        <w:jc w:val="both"/>
        <w:textAlignment w:val="baseline"/>
        <w:rPr>
          <w:rFonts w:ascii="Arial" w:hAnsi="Arial" w:cs="Arial"/>
        </w:rPr>
      </w:pPr>
      <w:r w:rsidRPr="00756E0C">
        <w:rPr>
          <w:rFonts w:ascii="Arial" w:hAnsi="Arial" w:cs="Arial"/>
          <w:noProof/>
          <w:lang w:val="en-IN" w:eastAsia="en-IN"/>
        </w:rPr>
        <w:lastRenderedPageBreak/>
        <w:drawing>
          <wp:inline distT="0" distB="0" distL="0" distR="0" wp14:anchorId="4F491E6D" wp14:editId="43210B3F">
            <wp:extent cx="2121535" cy="9017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8"/>
                    <a:stretch>
                      <a:fillRect/>
                    </a:stretch>
                  </pic:blipFill>
                  <pic:spPr>
                    <a:xfrm>
                      <a:off x="0" y="0"/>
                      <a:ext cx="2121535" cy="901700"/>
                    </a:xfrm>
                    <a:prstGeom prst="rect">
                      <a:avLst/>
                    </a:prstGeom>
                  </pic:spPr>
                </pic:pic>
              </a:graphicData>
            </a:graphic>
          </wp:inline>
        </w:drawing>
      </w:r>
    </w:p>
    <w:p w14:paraId="640F3B90" w14:textId="3CDF46EF" w:rsidR="005663D4" w:rsidRPr="00756E0C" w:rsidRDefault="00981BE0" w:rsidP="00FE7C3D">
      <w:pPr>
        <w:spacing w:before="4" w:after="240" w:line="276" w:lineRule="auto"/>
        <w:ind w:right="-424"/>
        <w:jc w:val="both"/>
        <w:textAlignment w:val="baseline"/>
        <w:rPr>
          <w:rFonts w:ascii="Arial" w:eastAsia="Arial" w:hAnsi="Arial" w:cs="Arial"/>
          <w:b/>
          <w:color w:val="8F4D6B"/>
          <w:spacing w:val="8"/>
          <w:w w:val="95"/>
          <w:sz w:val="44"/>
        </w:rPr>
      </w:pPr>
      <w:r w:rsidRPr="00756E0C">
        <w:rPr>
          <w:rFonts w:ascii="Arial" w:eastAsia="Arial" w:hAnsi="Arial" w:cs="Arial"/>
          <w:b/>
          <w:color w:val="8F4D6B"/>
          <w:spacing w:val="8"/>
          <w:w w:val="95"/>
          <w:sz w:val="44"/>
        </w:rPr>
        <w:t>Sustainable Procurement</w:t>
      </w:r>
      <w:r w:rsidR="005663D4" w:rsidRPr="00756E0C">
        <w:rPr>
          <w:rFonts w:ascii="Arial" w:eastAsia="Arial" w:hAnsi="Arial" w:cs="Arial"/>
          <w:b/>
          <w:color w:val="8F4D6B"/>
          <w:spacing w:val="8"/>
          <w:w w:val="95"/>
          <w:sz w:val="44"/>
        </w:rPr>
        <w:t xml:space="preserve"> Policy</w:t>
      </w:r>
    </w:p>
    <w:p w14:paraId="376CE88B" w14:textId="77777777" w:rsidR="005663D4" w:rsidRPr="00756E0C" w:rsidRDefault="005663D4" w:rsidP="00D66AAE">
      <w:pPr>
        <w:spacing w:before="242" w:after="240"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Objective</w:t>
      </w:r>
    </w:p>
    <w:p w14:paraId="01655233" w14:textId="69825F44" w:rsidR="007D68A1" w:rsidRPr="00324C2E" w:rsidRDefault="00444E40" w:rsidP="00FE7C3D">
      <w:pPr>
        <w:spacing w:before="1" w:line="276" w:lineRule="auto"/>
        <w:ind w:right="-424"/>
        <w:jc w:val="both"/>
        <w:textAlignment w:val="baseline"/>
        <w:rPr>
          <w:rFonts w:ascii="Arial" w:eastAsia="Arial" w:hAnsi="Arial" w:cs="Arial"/>
          <w:color w:val="000000"/>
          <w:sz w:val="20"/>
          <w:szCs w:val="20"/>
        </w:rPr>
      </w:pPr>
      <w:r w:rsidRPr="007F77FD">
        <w:rPr>
          <w:rFonts w:ascii="Arial" w:eastAsia="Arial" w:hAnsi="Arial" w:cs="Arial"/>
          <w:color w:val="000000"/>
          <w:sz w:val="20"/>
          <w:szCs w:val="20"/>
        </w:rPr>
        <w:t xml:space="preserve">The objective of this Sustainable Procurement Policy is to ensure that Mewburn Ellis LLP integrates environmental, </w:t>
      </w:r>
      <w:r w:rsidR="008863D6" w:rsidRPr="00324C2E">
        <w:rPr>
          <w:rFonts w:ascii="Arial" w:hAnsi="Arial" w:cs="Arial"/>
          <w:sz w:val="20"/>
          <w:szCs w:val="20"/>
        </w:rPr>
        <w:t>labour and human rights issues into all</w:t>
      </w:r>
      <w:r w:rsidRPr="00324C2E">
        <w:rPr>
          <w:rFonts w:ascii="Arial" w:eastAsia="Arial" w:hAnsi="Arial" w:cs="Arial"/>
          <w:color w:val="000000"/>
          <w:sz w:val="20"/>
          <w:szCs w:val="20"/>
        </w:rPr>
        <w:t xml:space="preserve"> procurement processes. By doing so, we aim to promote sustainability, reduce our environmental footprint, and support ethical and responsible sourcing practices, fostering long-term partnerships with suppliers</w:t>
      </w:r>
      <w:r w:rsidR="008863D6" w:rsidRPr="00324C2E">
        <w:rPr>
          <w:rFonts w:ascii="Arial" w:hAnsi="Arial" w:cs="Arial"/>
          <w:sz w:val="20"/>
          <w:szCs w:val="20"/>
        </w:rPr>
        <w:t xml:space="preserve"> and business partners</w:t>
      </w:r>
      <w:r w:rsidRPr="00324C2E">
        <w:rPr>
          <w:rFonts w:ascii="Arial" w:eastAsia="Arial" w:hAnsi="Arial" w:cs="Arial"/>
          <w:color w:val="000000"/>
          <w:sz w:val="20"/>
          <w:szCs w:val="20"/>
        </w:rPr>
        <w:t xml:space="preserve"> who share our commitment to sustainability.</w:t>
      </w:r>
    </w:p>
    <w:p w14:paraId="767BDADF" w14:textId="77777777" w:rsidR="005663D4" w:rsidRPr="00756E0C" w:rsidRDefault="005663D4" w:rsidP="00D66AAE">
      <w:pPr>
        <w:spacing w:before="242" w:after="240"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Scope</w:t>
      </w:r>
    </w:p>
    <w:p w14:paraId="0888A430" w14:textId="104AD4AD" w:rsidR="005663D4" w:rsidRPr="00756E0C" w:rsidRDefault="004F247C" w:rsidP="00FE7C3D">
      <w:pPr>
        <w:spacing w:before="1"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This policy applies to all operating sites where Mewburn Ellis conducts its business activities, covering all employees</w:t>
      </w:r>
      <w:r w:rsidR="00304E3E" w:rsidRPr="00756E0C">
        <w:rPr>
          <w:rFonts w:ascii="Arial" w:eastAsia="Arial" w:hAnsi="Arial" w:cs="Arial"/>
          <w:color w:val="000000"/>
          <w:sz w:val="20"/>
          <w:szCs w:val="20"/>
        </w:rPr>
        <w:t xml:space="preserve"> (whether permanent, fixed term or temporary)</w:t>
      </w:r>
      <w:r w:rsidRPr="00756E0C">
        <w:rPr>
          <w:rFonts w:ascii="Arial" w:eastAsia="Arial" w:hAnsi="Arial" w:cs="Arial"/>
          <w:color w:val="000000"/>
          <w:sz w:val="20"/>
          <w:szCs w:val="20"/>
        </w:rPr>
        <w:t>, contractors, stakeholders</w:t>
      </w:r>
      <w:r w:rsidR="007F77FD">
        <w:rPr>
          <w:rFonts w:ascii="Arial" w:eastAsia="Arial" w:hAnsi="Arial" w:cs="Arial"/>
          <w:color w:val="000000"/>
          <w:sz w:val="20"/>
          <w:szCs w:val="20"/>
        </w:rPr>
        <w:t>.</w:t>
      </w:r>
      <w:r w:rsidRPr="00756E0C">
        <w:rPr>
          <w:rFonts w:ascii="Arial" w:eastAsia="Arial" w:hAnsi="Arial" w:cs="Arial"/>
          <w:color w:val="000000"/>
          <w:sz w:val="20"/>
          <w:szCs w:val="20"/>
        </w:rPr>
        <w:t xml:space="preserve"> </w:t>
      </w:r>
    </w:p>
    <w:p w14:paraId="6A5B5E24" w14:textId="318412AD" w:rsidR="00BA646E" w:rsidRPr="00756E0C" w:rsidRDefault="00324C2E" w:rsidP="00FE7C3D">
      <w:pPr>
        <w:spacing w:before="242" w:line="276" w:lineRule="auto"/>
        <w:ind w:right="-424"/>
        <w:jc w:val="both"/>
        <w:textAlignment w:val="baseline"/>
        <w:rPr>
          <w:rFonts w:ascii="Arial" w:eastAsia="Arial" w:hAnsi="Arial" w:cs="Arial"/>
          <w:color w:val="8F4D6B"/>
          <w:spacing w:val="-1"/>
          <w:sz w:val="28"/>
          <w:szCs w:val="28"/>
        </w:rPr>
      </w:pPr>
      <w:r>
        <w:rPr>
          <w:rFonts w:ascii="Arial" w:eastAsia="Arial" w:hAnsi="Arial" w:cs="Arial"/>
          <w:color w:val="8F4D6B"/>
          <w:spacing w:val="-1"/>
          <w:sz w:val="28"/>
          <w:szCs w:val="28"/>
        </w:rPr>
        <w:t>Aims</w:t>
      </w:r>
    </w:p>
    <w:p w14:paraId="40EDCED7" w14:textId="16AFECB3" w:rsidR="00444E40" w:rsidRPr="00756E0C" w:rsidRDefault="00444E40" w:rsidP="00FE7C3D">
      <w:pPr>
        <w:pStyle w:val="ListParagraph"/>
        <w:numPr>
          <w:ilvl w:val="0"/>
          <w:numId w:val="13"/>
        </w:numPr>
        <w:tabs>
          <w:tab w:val="left" w:pos="360"/>
        </w:tabs>
        <w:spacing w:before="135" w:after="240" w:line="276" w:lineRule="auto"/>
        <w:ind w:right="-424"/>
        <w:jc w:val="both"/>
        <w:textAlignment w:val="baseline"/>
        <w:rPr>
          <w:rFonts w:ascii="Arial" w:eastAsia="Arial" w:hAnsi="Arial" w:cs="Arial"/>
          <w:b/>
          <w:bCs/>
          <w:color w:val="000000"/>
          <w:sz w:val="22"/>
          <w:szCs w:val="22"/>
        </w:rPr>
      </w:pPr>
      <w:r w:rsidRPr="00756E0C">
        <w:rPr>
          <w:rFonts w:ascii="Arial" w:eastAsia="Arial" w:hAnsi="Arial" w:cs="Arial"/>
          <w:b/>
          <w:bCs/>
          <w:color w:val="000000"/>
          <w:sz w:val="22"/>
          <w:szCs w:val="22"/>
        </w:rPr>
        <w:t>Environmental issues</w:t>
      </w:r>
    </w:p>
    <w:p w14:paraId="11F9DFF7" w14:textId="7D5FF85F" w:rsidR="00444E40" w:rsidRPr="00756E0C" w:rsidRDefault="00444E40"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 xml:space="preserve">Environmental Certification: </w:t>
      </w:r>
      <w:r w:rsidR="008863D6" w:rsidRPr="00756E0C">
        <w:rPr>
          <w:rFonts w:ascii="Arial" w:hAnsi="Arial" w:cs="Arial"/>
          <w:sz w:val="20"/>
          <w:szCs w:val="20"/>
        </w:rPr>
        <w:t xml:space="preserve">We prefer to use suppliers that have environmental policies and with recognised environmental certifications </w:t>
      </w:r>
      <w:r w:rsidRPr="00756E0C">
        <w:rPr>
          <w:rFonts w:ascii="Arial" w:eastAsia="Arial" w:hAnsi="Arial" w:cs="Arial"/>
          <w:color w:val="000000"/>
          <w:sz w:val="20"/>
          <w:szCs w:val="20"/>
        </w:rPr>
        <w:t>(e.g., ISO 14001, Eco</w:t>
      </w:r>
      <w:r w:rsidR="00324C2E">
        <w:rPr>
          <w:rFonts w:ascii="Arial" w:eastAsia="Arial" w:hAnsi="Arial" w:cs="Arial"/>
          <w:color w:val="000000"/>
          <w:sz w:val="20"/>
          <w:szCs w:val="20"/>
        </w:rPr>
        <w:t>Vadis, CDP etc.</w:t>
      </w:r>
      <w:r w:rsidRPr="00756E0C">
        <w:rPr>
          <w:rFonts w:ascii="Arial" w:eastAsia="Arial" w:hAnsi="Arial" w:cs="Arial"/>
          <w:color w:val="000000"/>
          <w:sz w:val="20"/>
          <w:szCs w:val="20"/>
        </w:rPr>
        <w:t>) to ensure compliance with environmental standards.</w:t>
      </w:r>
    </w:p>
    <w:p w14:paraId="576262F6" w14:textId="1E1C8460" w:rsidR="00444E40" w:rsidRPr="00756E0C" w:rsidRDefault="00444E40"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 xml:space="preserve">Energy Efficiency: </w:t>
      </w:r>
      <w:r w:rsidR="008863D6" w:rsidRPr="00756E0C">
        <w:rPr>
          <w:rFonts w:ascii="Arial" w:hAnsi="Arial" w:cs="Arial"/>
          <w:sz w:val="20"/>
          <w:szCs w:val="20"/>
        </w:rPr>
        <w:t>We favor suppliers that use energy-efficient technologies and renewable energy sources in their operations.</w:t>
      </w:r>
    </w:p>
    <w:p w14:paraId="0B5CFE9E" w14:textId="14CDFEB4" w:rsidR="00611A1E" w:rsidRDefault="00444E40"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 xml:space="preserve">Local Sourcing: </w:t>
      </w:r>
      <w:r w:rsidR="00630892" w:rsidRPr="00756E0C">
        <w:rPr>
          <w:rFonts w:ascii="Arial" w:eastAsia="Arial" w:hAnsi="Arial" w:cs="Arial"/>
          <w:color w:val="000000"/>
          <w:sz w:val="20"/>
          <w:szCs w:val="20"/>
        </w:rPr>
        <w:t>We e</w:t>
      </w:r>
      <w:r w:rsidRPr="00756E0C">
        <w:rPr>
          <w:rFonts w:ascii="Arial" w:eastAsia="Arial" w:hAnsi="Arial" w:cs="Arial"/>
          <w:color w:val="000000"/>
          <w:sz w:val="20"/>
          <w:szCs w:val="20"/>
        </w:rPr>
        <w:t>ncourage procurement from local suppliers to reduce transportation emissions and support local economies.</w:t>
      </w:r>
    </w:p>
    <w:p w14:paraId="2B8C724B" w14:textId="47A3241F" w:rsidR="00444E40" w:rsidRPr="00756E0C" w:rsidRDefault="00444E40" w:rsidP="00D66AAE">
      <w:pPr>
        <w:pStyle w:val="ListParagraph"/>
        <w:numPr>
          <w:ilvl w:val="0"/>
          <w:numId w:val="13"/>
        </w:numPr>
        <w:tabs>
          <w:tab w:val="left" w:pos="360"/>
        </w:tabs>
        <w:spacing w:before="135" w:after="240" w:line="276" w:lineRule="auto"/>
        <w:ind w:right="-424"/>
        <w:jc w:val="both"/>
        <w:textAlignment w:val="baseline"/>
        <w:rPr>
          <w:rFonts w:ascii="Arial" w:eastAsia="Arial" w:hAnsi="Arial" w:cs="Arial"/>
          <w:b/>
          <w:bCs/>
          <w:color w:val="000000"/>
          <w:sz w:val="22"/>
          <w:szCs w:val="22"/>
        </w:rPr>
      </w:pPr>
      <w:r w:rsidRPr="00756E0C">
        <w:rPr>
          <w:rFonts w:ascii="Arial" w:eastAsia="Arial" w:hAnsi="Arial" w:cs="Arial"/>
          <w:b/>
          <w:bCs/>
          <w:color w:val="000000"/>
          <w:sz w:val="22"/>
          <w:szCs w:val="22"/>
        </w:rPr>
        <w:t>Labor and human Right issues</w:t>
      </w:r>
    </w:p>
    <w:p w14:paraId="6C92D78B" w14:textId="0A53ED42" w:rsidR="00587EC2" w:rsidRPr="007F77FD" w:rsidRDefault="008863D6" w:rsidP="007A2250">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C92386">
        <w:rPr>
          <w:rFonts w:ascii="Arial" w:hAnsi="Arial" w:cs="Arial"/>
          <w:sz w:val="20"/>
          <w:szCs w:val="20"/>
        </w:rPr>
        <w:t>Ensure that suppliers understand we expect them to adhere to fair labour standards and provide safe working conditions for employees, including fair wages, reasonable working hours, and access to healthcare and other benefits as part of our supplier code of conduct.</w:t>
      </w:r>
    </w:p>
    <w:p w14:paraId="480BEA98" w14:textId="2C73E2D3" w:rsidR="007F77FD" w:rsidRPr="00324C2E" w:rsidRDefault="007F77FD" w:rsidP="007A2250">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highlight w:val="yellow"/>
        </w:rPr>
      </w:pPr>
      <w:r w:rsidRPr="00324C2E">
        <w:rPr>
          <w:rFonts w:ascii="Arial" w:eastAsia="Arial" w:hAnsi="Arial" w:cs="Arial"/>
          <w:color w:val="000000"/>
          <w:sz w:val="20"/>
          <w:szCs w:val="20"/>
          <w:highlight w:val="yellow"/>
        </w:rPr>
        <w:t xml:space="preserve">We prefer to work with suppliers that uphold strong labour and human rights policies and possess recognized certifications (e.g., SA8000, </w:t>
      </w:r>
      <w:r w:rsidR="00324C2E" w:rsidRPr="00324C2E">
        <w:rPr>
          <w:rFonts w:ascii="Arial" w:eastAsia="Arial" w:hAnsi="Arial" w:cs="Arial"/>
          <w:color w:val="000000"/>
          <w:sz w:val="20"/>
          <w:szCs w:val="20"/>
          <w:highlight w:val="yellow"/>
        </w:rPr>
        <w:t>ISO 45001</w:t>
      </w:r>
      <w:r w:rsidRPr="00324C2E">
        <w:rPr>
          <w:rFonts w:ascii="Arial" w:eastAsia="Arial" w:hAnsi="Arial" w:cs="Arial"/>
          <w:color w:val="000000"/>
          <w:sz w:val="20"/>
          <w:szCs w:val="20"/>
          <w:highlight w:val="yellow"/>
        </w:rPr>
        <w:t xml:space="preserve">) to ensure ethical </w:t>
      </w:r>
      <w:r w:rsidRPr="00324C2E">
        <w:rPr>
          <w:rFonts w:ascii="Arial" w:hAnsi="Arial" w:cs="Arial"/>
          <w:sz w:val="20"/>
          <w:szCs w:val="20"/>
          <w:highlight w:val="yellow"/>
        </w:rPr>
        <w:t>and</w:t>
      </w:r>
      <w:r w:rsidRPr="00324C2E">
        <w:rPr>
          <w:rFonts w:ascii="Arial" w:eastAsia="Arial" w:hAnsi="Arial" w:cs="Arial"/>
          <w:color w:val="000000"/>
          <w:sz w:val="20"/>
          <w:szCs w:val="20"/>
          <w:highlight w:val="yellow"/>
        </w:rPr>
        <w:t xml:space="preserve"> responsible practices.</w:t>
      </w:r>
    </w:p>
    <w:p w14:paraId="17B84E7E" w14:textId="77777777" w:rsidR="007A2250" w:rsidRDefault="007A2250">
      <w:pPr>
        <w:spacing w:after="160" w:line="259" w:lineRule="auto"/>
        <w:rPr>
          <w:rFonts w:ascii="Arial" w:eastAsia="Arial" w:hAnsi="Arial" w:cs="Arial"/>
          <w:color w:val="8F4D6B"/>
          <w:spacing w:val="-1"/>
          <w:sz w:val="28"/>
          <w:szCs w:val="28"/>
        </w:rPr>
      </w:pPr>
      <w:r>
        <w:rPr>
          <w:rFonts w:ascii="Arial" w:eastAsia="Arial" w:hAnsi="Arial" w:cs="Arial"/>
          <w:color w:val="8F4D6B"/>
          <w:spacing w:val="-1"/>
          <w:sz w:val="28"/>
          <w:szCs w:val="28"/>
        </w:rPr>
        <w:br w:type="page"/>
      </w:r>
    </w:p>
    <w:p w14:paraId="33044998" w14:textId="56CD295A" w:rsidR="00BA646E" w:rsidRPr="00756E0C" w:rsidRDefault="00BA646E" w:rsidP="00FE7C3D">
      <w:pPr>
        <w:spacing w:before="242"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lastRenderedPageBreak/>
        <w:t xml:space="preserve">Qualitative Targets </w:t>
      </w:r>
    </w:p>
    <w:p w14:paraId="3E9940C7" w14:textId="6AC2ED61" w:rsidR="001B4CA0" w:rsidRPr="001B4CA0" w:rsidRDefault="001B4CA0" w:rsidP="00D66AAE">
      <w:pPr>
        <w:pStyle w:val="ListParagraph"/>
        <w:numPr>
          <w:ilvl w:val="0"/>
          <w:numId w:val="17"/>
        </w:numPr>
        <w:tabs>
          <w:tab w:val="left" w:pos="360"/>
        </w:tabs>
        <w:spacing w:before="135" w:after="240" w:line="276" w:lineRule="auto"/>
        <w:ind w:right="-424"/>
        <w:jc w:val="both"/>
        <w:textAlignment w:val="baseline"/>
        <w:rPr>
          <w:rFonts w:ascii="Arial" w:eastAsia="Arial" w:hAnsi="Arial" w:cs="Arial"/>
          <w:b/>
          <w:bCs/>
          <w:color w:val="000000"/>
          <w:sz w:val="22"/>
          <w:szCs w:val="22"/>
          <w:highlight w:val="yellow"/>
        </w:rPr>
      </w:pPr>
      <w:r w:rsidRPr="001B4CA0">
        <w:rPr>
          <w:rFonts w:ascii="Arial" w:eastAsia="Arial" w:hAnsi="Arial" w:cs="Arial"/>
          <w:b/>
          <w:bCs/>
          <w:color w:val="000000"/>
          <w:sz w:val="22"/>
          <w:szCs w:val="22"/>
          <w:highlight w:val="yellow"/>
        </w:rPr>
        <w:t>General Procurement Sustainability Targets</w:t>
      </w:r>
    </w:p>
    <w:p w14:paraId="64688755" w14:textId="5EC53661" w:rsidR="001B4CA0" w:rsidRPr="001B4CA0" w:rsidRDefault="001B4CA0" w:rsidP="001B4CA0">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highlight w:val="yellow"/>
        </w:rPr>
      </w:pPr>
      <w:r w:rsidRPr="001B4CA0">
        <w:rPr>
          <w:rFonts w:ascii="Arial" w:eastAsia="Arial" w:hAnsi="Arial" w:cs="Arial"/>
          <w:color w:val="000000"/>
          <w:sz w:val="20"/>
          <w:szCs w:val="20"/>
          <w:highlight w:val="yellow"/>
        </w:rPr>
        <w:t>Ensure all suppliers acknowledge and adhere to the Supplier Code of Conduct.</w:t>
      </w:r>
    </w:p>
    <w:p w14:paraId="0A9175CC" w14:textId="12B62929" w:rsidR="001B4CA0" w:rsidRPr="001B4CA0" w:rsidDel="00E3395E" w:rsidRDefault="001B4CA0" w:rsidP="001B4CA0">
      <w:pPr>
        <w:numPr>
          <w:ilvl w:val="0"/>
          <w:numId w:val="11"/>
        </w:numPr>
        <w:tabs>
          <w:tab w:val="left" w:pos="720"/>
        </w:tabs>
        <w:spacing w:before="135" w:line="276" w:lineRule="auto"/>
        <w:ind w:right="-424"/>
        <w:jc w:val="both"/>
        <w:textAlignment w:val="baseline"/>
        <w:rPr>
          <w:del w:id="0" w:author="Maria Hall" w:date="2025-08-15T15:56:00Z" w16du:dateUtc="2025-08-15T14:56:00Z"/>
          <w:rFonts w:ascii="Arial" w:eastAsia="Arial" w:hAnsi="Arial" w:cs="Arial"/>
          <w:color w:val="000000"/>
          <w:sz w:val="20"/>
          <w:szCs w:val="20"/>
          <w:highlight w:val="yellow"/>
        </w:rPr>
      </w:pPr>
      <w:del w:id="1" w:author="Maria Hall" w:date="2025-08-15T15:56:00Z" w16du:dateUtc="2025-08-15T14:56:00Z">
        <w:r w:rsidRPr="001B4CA0" w:rsidDel="00E3395E">
          <w:rPr>
            <w:rFonts w:ascii="Arial" w:eastAsia="Arial" w:hAnsi="Arial" w:cs="Arial"/>
            <w:color w:val="000000"/>
            <w:sz w:val="20"/>
            <w:szCs w:val="20"/>
            <w:highlight w:val="yellow"/>
          </w:rPr>
          <w:delText>Implement corrective action plans for all non-compliant suppliers, ensuring resolution within a defined timeframe from identification.</w:delText>
        </w:r>
      </w:del>
    </w:p>
    <w:p w14:paraId="70A17C76" w14:textId="1E1745AF" w:rsidR="001B4CA0" w:rsidRPr="001B4CA0" w:rsidDel="00E3395E" w:rsidRDefault="001B4CA0" w:rsidP="001B4CA0">
      <w:pPr>
        <w:numPr>
          <w:ilvl w:val="0"/>
          <w:numId w:val="11"/>
        </w:numPr>
        <w:tabs>
          <w:tab w:val="left" w:pos="720"/>
        </w:tabs>
        <w:spacing w:before="135" w:line="276" w:lineRule="auto"/>
        <w:ind w:right="-424"/>
        <w:jc w:val="both"/>
        <w:textAlignment w:val="baseline"/>
        <w:rPr>
          <w:del w:id="2" w:author="Maria Hall" w:date="2025-08-15T15:57:00Z" w16du:dateUtc="2025-08-15T14:57:00Z"/>
          <w:rFonts w:ascii="Arial" w:eastAsia="Arial" w:hAnsi="Arial" w:cs="Arial"/>
          <w:color w:val="000000"/>
          <w:sz w:val="20"/>
          <w:szCs w:val="20"/>
          <w:highlight w:val="yellow"/>
        </w:rPr>
      </w:pPr>
      <w:del w:id="3" w:author="Maria Hall" w:date="2025-08-15T15:57:00Z" w16du:dateUtc="2025-08-15T14:57:00Z">
        <w:r w:rsidRPr="001B4CA0" w:rsidDel="00E3395E">
          <w:rPr>
            <w:rFonts w:ascii="Arial" w:eastAsia="Arial" w:hAnsi="Arial" w:cs="Arial"/>
            <w:color w:val="000000"/>
            <w:sz w:val="20"/>
            <w:szCs w:val="20"/>
            <w:highlight w:val="yellow"/>
          </w:rPr>
          <w:delText>Incorporate updated ESG criteria into all supplier contracts on a regular basis or in accordance with evolving regulatory requirements.</w:delText>
        </w:r>
      </w:del>
    </w:p>
    <w:p w14:paraId="7A77C162" w14:textId="77777777" w:rsidR="001B4CA0" w:rsidRDefault="001B4CA0" w:rsidP="001B4CA0">
      <w:pPr>
        <w:pStyle w:val="ListParagraph"/>
        <w:tabs>
          <w:tab w:val="left" w:pos="360"/>
        </w:tabs>
        <w:spacing w:before="135" w:after="240" w:line="276" w:lineRule="auto"/>
        <w:ind w:left="360" w:right="-424"/>
        <w:jc w:val="both"/>
        <w:textAlignment w:val="baseline"/>
        <w:rPr>
          <w:rFonts w:ascii="Arial" w:eastAsia="Arial" w:hAnsi="Arial" w:cs="Arial"/>
          <w:b/>
          <w:bCs/>
          <w:color w:val="000000"/>
          <w:sz w:val="22"/>
          <w:szCs w:val="22"/>
        </w:rPr>
      </w:pPr>
    </w:p>
    <w:p w14:paraId="71C0C0CA" w14:textId="40D17599" w:rsidR="00535ED4" w:rsidRPr="00756E0C" w:rsidRDefault="00535ED4" w:rsidP="00D66AAE">
      <w:pPr>
        <w:pStyle w:val="ListParagraph"/>
        <w:numPr>
          <w:ilvl w:val="0"/>
          <w:numId w:val="17"/>
        </w:numPr>
        <w:tabs>
          <w:tab w:val="left" w:pos="360"/>
        </w:tabs>
        <w:spacing w:before="135" w:after="240" w:line="276" w:lineRule="auto"/>
        <w:ind w:right="-424"/>
        <w:jc w:val="both"/>
        <w:textAlignment w:val="baseline"/>
        <w:rPr>
          <w:rFonts w:ascii="Arial" w:eastAsia="Arial" w:hAnsi="Arial" w:cs="Arial"/>
          <w:b/>
          <w:bCs/>
          <w:color w:val="000000"/>
          <w:sz w:val="22"/>
          <w:szCs w:val="22"/>
        </w:rPr>
      </w:pPr>
      <w:r w:rsidRPr="00756E0C">
        <w:rPr>
          <w:rFonts w:ascii="Arial" w:eastAsia="Arial" w:hAnsi="Arial" w:cs="Arial"/>
          <w:b/>
          <w:bCs/>
          <w:color w:val="000000"/>
          <w:sz w:val="22"/>
          <w:szCs w:val="22"/>
        </w:rPr>
        <w:t>Environmental issues</w:t>
      </w:r>
    </w:p>
    <w:p w14:paraId="065C323E" w14:textId="458ED89D" w:rsidR="006B5450" w:rsidRPr="007F77FD" w:rsidRDefault="00535ED4"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To ensure that all procured products comply with environmenta</w:t>
      </w:r>
      <w:r w:rsidR="008863D6" w:rsidRPr="00756E0C">
        <w:rPr>
          <w:rFonts w:ascii="Arial" w:eastAsia="Arial" w:hAnsi="Arial" w:cs="Arial"/>
          <w:color w:val="000000"/>
          <w:sz w:val="20"/>
          <w:szCs w:val="20"/>
        </w:rPr>
        <w:t>l regulations and standards, we</w:t>
      </w:r>
      <w:r w:rsidR="008863D6" w:rsidRPr="00756E0C">
        <w:rPr>
          <w:rFonts w:ascii="Arial" w:hAnsi="Arial" w:cs="Arial"/>
          <w:sz w:val="20"/>
          <w:szCs w:val="20"/>
        </w:rPr>
        <w:t xml:space="preserve"> ask that all suppliers acknowledge that they have read and understand our supplier code of conduct</w:t>
      </w:r>
      <w:r w:rsidR="00C92386">
        <w:rPr>
          <w:rFonts w:ascii="Arial" w:hAnsi="Arial" w:cs="Arial"/>
          <w:sz w:val="20"/>
          <w:szCs w:val="20"/>
        </w:rPr>
        <w:t>.</w:t>
      </w:r>
    </w:p>
    <w:p w14:paraId="6A734078" w14:textId="7A6F1882" w:rsidR="007F77FD" w:rsidRPr="00324C2E" w:rsidRDefault="007F77FD" w:rsidP="007F77F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highlight w:val="yellow"/>
        </w:rPr>
      </w:pPr>
      <w:r w:rsidRPr="00324C2E">
        <w:rPr>
          <w:rFonts w:ascii="Arial" w:eastAsia="Arial" w:hAnsi="Arial" w:cs="Arial"/>
          <w:color w:val="000000"/>
          <w:sz w:val="20"/>
          <w:szCs w:val="20"/>
          <w:highlight w:val="yellow"/>
        </w:rPr>
        <w:t>We aim to train our procurement staff on environmental issues associated with purchasing decisions to promote sustainable and responsible sourcing practices.</w:t>
      </w:r>
    </w:p>
    <w:p w14:paraId="18BE437F" w14:textId="325CF557" w:rsidR="00D66AAE" w:rsidRPr="00524D42" w:rsidRDefault="00535ED4" w:rsidP="00D66AAE">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To prioritize sourcing materials and services from suppliers committed to sustainable practices and environmental stewardship</w:t>
      </w:r>
      <w:r w:rsidRPr="00524D42">
        <w:rPr>
          <w:rFonts w:ascii="Arial" w:eastAsia="Arial" w:hAnsi="Arial" w:cs="Arial"/>
          <w:color w:val="000000"/>
          <w:sz w:val="20"/>
          <w:szCs w:val="20"/>
        </w:rPr>
        <w:t xml:space="preserve">, </w:t>
      </w:r>
      <w:r w:rsidR="008863D6" w:rsidRPr="00524D42">
        <w:rPr>
          <w:rFonts w:ascii="Arial" w:hAnsi="Arial" w:cs="Arial"/>
          <w:sz w:val="20"/>
          <w:szCs w:val="20"/>
        </w:rPr>
        <w:t>we have trained our purchasers on this.</w:t>
      </w:r>
    </w:p>
    <w:p w14:paraId="6DC80422" w14:textId="5A35650E" w:rsidR="00444E40" w:rsidRPr="00756E0C" w:rsidRDefault="00535ED4" w:rsidP="00D66AAE">
      <w:pPr>
        <w:pStyle w:val="ListParagraph"/>
        <w:numPr>
          <w:ilvl w:val="0"/>
          <w:numId w:val="17"/>
        </w:numPr>
        <w:tabs>
          <w:tab w:val="left" w:pos="360"/>
        </w:tabs>
        <w:spacing w:before="135" w:after="240" w:line="276" w:lineRule="auto"/>
        <w:ind w:right="-424"/>
        <w:jc w:val="both"/>
        <w:textAlignment w:val="baseline"/>
        <w:rPr>
          <w:rFonts w:ascii="Arial" w:eastAsia="Arial" w:hAnsi="Arial" w:cs="Arial"/>
          <w:b/>
          <w:bCs/>
          <w:color w:val="000000"/>
          <w:sz w:val="22"/>
          <w:szCs w:val="22"/>
        </w:rPr>
      </w:pPr>
      <w:r w:rsidRPr="00756E0C">
        <w:rPr>
          <w:rFonts w:ascii="Arial" w:eastAsia="Arial" w:hAnsi="Arial" w:cs="Arial"/>
          <w:b/>
          <w:bCs/>
          <w:color w:val="000000"/>
          <w:sz w:val="22"/>
          <w:szCs w:val="22"/>
        </w:rPr>
        <w:t>Labor and Human Right Issues</w:t>
      </w:r>
    </w:p>
    <w:p w14:paraId="7AAE9CD1" w14:textId="415ED8B2" w:rsidR="00535ED4" w:rsidRPr="00B46B07" w:rsidRDefault="008863D6"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B46B07">
        <w:rPr>
          <w:rFonts w:ascii="Arial" w:hAnsi="Arial" w:cs="Arial"/>
          <w:sz w:val="20"/>
          <w:szCs w:val="20"/>
        </w:rPr>
        <w:t xml:space="preserve">We ask that all suppliers acknowledge that they have read and understood our supplier code of conduct to ensure they provide safe working conditions and fair wages for employees. Supplier confirmation that they have read and understood our terms is reviewed annually. </w:t>
      </w:r>
    </w:p>
    <w:p w14:paraId="301D3868" w14:textId="56BF0E4B" w:rsidR="00535ED4" w:rsidRPr="00B46B07" w:rsidRDefault="00535ED4"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B46B07">
        <w:rPr>
          <w:rFonts w:ascii="Arial" w:eastAsia="Arial" w:hAnsi="Arial" w:cs="Arial"/>
          <w:color w:val="000000"/>
          <w:sz w:val="20"/>
          <w:szCs w:val="20"/>
        </w:rPr>
        <w:t>Promote diversity by including minority-owned and women-owned businesses in the supply chain. Actively seek out diverse suppliers and provide them with opportunities to participate in procurement processes.</w:t>
      </w:r>
    </w:p>
    <w:p w14:paraId="441C6BEE" w14:textId="241BC619" w:rsidR="00535ED4" w:rsidRPr="007F77FD" w:rsidRDefault="00535ED4" w:rsidP="00FE7C3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rPr>
      </w:pPr>
      <w:r w:rsidRPr="00B46B07">
        <w:rPr>
          <w:rFonts w:ascii="Arial" w:eastAsia="Arial" w:hAnsi="Arial" w:cs="Arial"/>
          <w:color w:val="000000"/>
          <w:sz w:val="20"/>
          <w:szCs w:val="20"/>
        </w:rPr>
        <w:t>Require suppliers to uphold ethical standards and comply with relevant regulations</w:t>
      </w:r>
      <w:r w:rsidR="004B69BB" w:rsidRPr="00B46B07">
        <w:rPr>
          <w:rFonts w:ascii="Arial" w:eastAsia="Arial" w:hAnsi="Arial" w:cs="Arial"/>
          <w:color w:val="000000"/>
          <w:sz w:val="20"/>
          <w:szCs w:val="20"/>
        </w:rPr>
        <w:t xml:space="preserve"> </w:t>
      </w:r>
      <w:r w:rsidR="004B69BB" w:rsidRPr="00B46B07">
        <w:rPr>
          <w:rFonts w:ascii="Arial" w:hAnsi="Arial" w:cs="Arial"/>
          <w:sz w:val="20"/>
          <w:szCs w:val="20"/>
        </w:rPr>
        <w:t>as outlined in our supplier code of conduct.</w:t>
      </w:r>
    </w:p>
    <w:p w14:paraId="0F291D20" w14:textId="273B83BE" w:rsidR="007F77FD" w:rsidRPr="00324C2E" w:rsidRDefault="007F77FD" w:rsidP="007F77FD">
      <w:pPr>
        <w:numPr>
          <w:ilvl w:val="0"/>
          <w:numId w:val="11"/>
        </w:numPr>
        <w:tabs>
          <w:tab w:val="left" w:pos="720"/>
        </w:tabs>
        <w:spacing w:before="135" w:line="276" w:lineRule="auto"/>
        <w:ind w:right="-424"/>
        <w:jc w:val="both"/>
        <w:textAlignment w:val="baseline"/>
        <w:rPr>
          <w:rFonts w:ascii="Arial" w:eastAsia="Arial" w:hAnsi="Arial" w:cs="Arial"/>
          <w:color w:val="000000"/>
          <w:sz w:val="20"/>
          <w:szCs w:val="20"/>
          <w:highlight w:val="yellow"/>
        </w:rPr>
      </w:pPr>
      <w:r w:rsidRPr="00324C2E">
        <w:rPr>
          <w:rFonts w:ascii="Arial" w:eastAsia="Arial" w:hAnsi="Arial" w:cs="Arial"/>
          <w:color w:val="000000"/>
          <w:sz w:val="20"/>
          <w:szCs w:val="20"/>
          <w:highlight w:val="yellow"/>
        </w:rPr>
        <w:t>We aim to train our procurement staff on labour and human rights issues related to sourcing to ensure ethical and socially responsible procurement practices.</w:t>
      </w:r>
    </w:p>
    <w:p w14:paraId="794745F6" w14:textId="62F3D0CC" w:rsidR="00D22AD9" w:rsidRDefault="00D22AD9" w:rsidP="00D66AAE">
      <w:pPr>
        <w:spacing w:before="242"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Targets</w:t>
      </w:r>
    </w:p>
    <w:p w14:paraId="3F861B47" w14:textId="2F97E880" w:rsidR="00D9139A" w:rsidRPr="000B2E90" w:rsidRDefault="003E5C53" w:rsidP="00D9139A">
      <w:pPr>
        <w:pStyle w:val="ListParagraph"/>
        <w:numPr>
          <w:ilvl w:val="0"/>
          <w:numId w:val="21"/>
        </w:numPr>
        <w:tabs>
          <w:tab w:val="left" w:pos="360"/>
        </w:tabs>
        <w:spacing w:before="135" w:after="240" w:line="276" w:lineRule="auto"/>
        <w:ind w:right="-418"/>
        <w:contextualSpacing w:val="0"/>
        <w:jc w:val="both"/>
        <w:textAlignment w:val="baseline"/>
        <w:rPr>
          <w:rFonts w:ascii="Arial" w:eastAsia="Arial" w:hAnsi="Arial" w:cs="Arial"/>
          <w:b/>
          <w:bCs/>
          <w:color w:val="000000"/>
          <w:sz w:val="22"/>
          <w:szCs w:val="22"/>
          <w:highlight w:val="yellow"/>
        </w:rPr>
      </w:pPr>
      <w:r w:rsidRPr="000B2E90">
        <w:rPr>
          <w:rFonts w:ascii="Arial" w:eastAsia="Arial" w:hAnsi="Arial" w:cs="Arial"/>
          <w:b/>
          <w:bCs/>
          <w:color w:val="000000"/>
          <w:sz w:val="22"/>
          <w:szCs w:val="22"/>
          <w:highlight w:val="yellow"/>
        </w:rPr>
        <w:t>General Procurement Sustainability Targets</w:t>
      </w:r>
    </w:p>
    <w:p w14:paraId="079DC888" w14:textId="6FB390AA" w:rsidR="001B4CA0" w:rsidRPr="001B4CA0" w:rsidRDefault="001B4CA0" w:rsidP="001B4CA0">
      <w:pPr>
        <w:pStyle w:val="ListParagraph"/>
        <w:numPr>
          <w:ilvl w:val="0"/>
          <w:numId w:val="18"/>
        </w:numPr>
        <w:rPr>
          <w:rFonts w:ascii="Arial" w:hAnsi="Arial" w:cs="Arial"/>
          <w:sz w:val="20"/>
          <w:szCs w:val="20"/>
          <w:highlight w:val="yellow"/>
        </w:rPr>
      </w:pPr>
      <w:r w:rsidRPr="001B4CA0">
        <w:rPr>
          <w:rFonts w:ascii="Arial" w:hAnsi="Arial" w:cs="Arial"/>
          <w:sz w:val="20"/>
          <w:szCs w:val="20"/>
          <w:highlight w:val="yellow"/>
        </w:rPr>
        <w:t xml:space="preserve">We aim for at least </w:t>
      </w:r>
      <w:ins w:id="4" w:author="Maria Hall" w:date="2025-08-15T15:56:00Z" w16du:dateUtc="2025-08-15T14:56:00Z">
        <w:r w:rsidR="00E3395E">
          <w:rPr>
            <w:rFonts w:ascii="Arial" w:hAnsi="Arial" w:cs="Arial"/>
            <w:sz w:val="20"/>
            <w:szCs w:val="20"/>
            <w:highlight w:val="yellow"/>
          </w:rPr>
          <w:t>100</w:t>
        </w:r>
      </w:ins>
      <w:del w:id="5" w:author="Maria Hall" w:date="2025-08-15T15:56:00Z" w16du:dateUtc="2025-08-15T14:56:00Z">
        <w:r w:rsidRPr="001B4CA0" w:rsidDel="00E3395E">
          <w:rPr>
            <w:rFonts w:ascii="Arial" w:hAnsi="Arial" w:cs="Arial"/>
            <w:sz w:val="20"/>
            <w:szCs w:val="20"/>
            <w:highlight w:val="yellow"/>
          </w:rPr>
          <w:delText>70</w:delText>
        </w:r>
      </w:del>
      <w:r w:rsidRPr="001B4CA0">
        <w:rPr>
          <w:rFonts w:ascii="Arial" w:hAnsi="Arial" w:cs="Arial"/>
          <w:sz w:val="20"/>
          <w:szCs w:val="20"/>
          <w:highlight w:val="yellow"/>
        </w:rPr>
        <w:t xml:space="preserve">% of </w:t>
      </w:r>
      <w:ins w:id="6" w:author="Maria Hall" w:date="2025-08-15T15:56:00Z" w16du:dateUtc="2025-08-15T14:56:00Z">
        <w:r w:rsidR="00E3395E">
          <w:rPr>
            <w:rFonts w:ascii="Arial" w:hAnsi="Arial" w:cs="Arial"/>
            <w:sz w:val="20"/>
            <w:szCs w:val="20"/>
            <w:highlight w:val="yellow"/>
          </w:rPr>
          <w:t xml:space="preserve">new </w:t>
        </w:r>
      </w:ins>
      <w:r w:rsidRPr="001B4CA0">
        <w:rPr>
          <w:rFonts w:ascii="Arial" w:hAnsi="Arial" w:cs="Arial"/>
          <w:sz w:val="20"/>
          <w:szCs w:val="20"/>
          <w:highlight w:val="yellow"/>
        </w:rPr>
        <w:t>suppliers to acknowledge and adhere to our Supplier Code of Conduct by FY 202</w:t>
      </w:r>
      <w:ins w:id="7" w:author="Maria Hall" w:date="2025-08-29T17:25:00Z" w16du:dateUtc="2025-08-29T16:25:00Z">
        <w:r w:rsidR="00D7346A">
          <w:rPr>
            <w:rFonts w:ascii="Arial" w:hAnsi="Arial" w:cs="Arial"/>
            <w:sz w:val="20"/>
            <w:szCs w:val="20"/>
            <w:highlight w:val="yellow"/>
          </w:rPr>
          <w:t>4</w:t>
        </w:r>
      </w:ins>
      <w:del w:id="8" w:author="Maria Hall" w:date="2025-08-29T17:25:00Z" w16du:dateUtc="2025-08-29T16:25:00Z">
        <w:r w:rsidRPr="001B4CA0" w:rsidDel="00D7346A">
          <w:rPr>
            <w:rFonts w:ascii="Arial" w:hAnsi="Arial" w:cs="Arial"/>
            <w:sz w:val="20"/>
            <w:szCs w:val="20"/>
            <w:highlight w:val="yellow"/>
          </w:rPr>
          <w:delText>6</w:delText>
        </w:r>
      </w:del>
      <w:r w:rsidRPr="001B4CA0">
        <w:rPr>
          <w:rFonts w:ascii="Arial" w:hAnsi="Arial" w:cs="Arial"/>
          <w:sz w:val="20"/>
          <w:szCs w:val="20"/>
          <w:highlight w:val="yellow"/>
        </w:rPr>
        <w:t>–</w:t>
      </w:r>
      <w:ins w:id="9" w:author="Maria Hall" w:date="2025-08-29T17:26:00Z" w16du:dateUtc="2025-08-29T16:26:00Z">
        <w:r w:rsidR="00D7346A">
          <w:rPr>
            <w:rFonts w:ascii="Arial" w:hAnsi="Arial" w:cs="Arial"/>
            <w:sz w:val="20"/>
            <w:szCs w:val="20"/>
            <w:highlight w:val="yellow"/>
          </w:rPr>
          <w:t>5</w:t>
        </w:r>
      </w:ins>
      <w:del w:id="10" w:author="Maria Hall" w:date="2025-08-29T17:25:00Z" w16du:dateUtc="2025-08-29T16:25:00Z">
        <w:r w:rsidRPr="001B4CA0" w:rsidDel="00D7346A">
          <w:rPr>
            <w:rFonts w:ascii="Arial" w:hAnsi="Arial" w:cs="Arial"/>
            <w:sz w:val="20"/>
            <w:szCs w:val="20"/>
            <w:highlight w:val="yellow"/>
          </w:rPr>
          <w:delText>27</w:delText>
        </w:r>
      </w:del>
      <w:r w:rsidRPr="001B4CA0">
        <w:rPr>
          <w:rFonts w:ascii="Arial" w:hAnsi="Arial" w:cs="Arial"/>
          <w:sz w:val="20"/>
          <w:szCs w:val="20"/>
          <w:highlight w:val="yellow"/>
        </w:rPr>
        <w:t>, using FY 2021–22 as the baseline year</w:t>
      </w:r>
      <w:ins w:id="11" w:author="Maria Hall" w:date="2025-08-29T17:25:00Z" w16du:dateUtc="2025-08-29T16:25:00Z">
        <w:r w:rsidR="00D7346A">
          <w:rPr>
            <w:rFonts w:ascii="Arial" w:hAnsi="Arial" w:cs="Arial"/>
            <w:sz w:val="20"/>
            <w:szCs w:val="20"/>
            <w:highlight w:val="yellow"/>
          </w:rPr>
          <w:t xml:space="preserve"> and have achieved this aim – now all new suppliers must do this.</w:t>
        </w:r>
      </w:ins>
      <w:del w:id="12" w:author="Maria Hall" w:date="2025-08-29T17:25:00Z" w16du:dateUtc="2025-08-29T16:25:00Z">
        <w:r w:rsidRPr="001B4CA0" w:rsidDel="00D7346A">
          <w:rPr>
            <w:rFonts w:ascii="Arial" w:hAnsi="Arial" w:cs="Arial"/>
            <w:sz w:val="20"/>
            <w:szCs w:val="20"/>
            <w:highlight w:val="yellow"/>
          </w:rPr>
          <w:delText>.</w:delText>
        </w:r>
      </w:del>
    </w:p>
    <w:p w14:paraId="3E9AE54F" w14:textId="19718043" w:rsidR="00D9139A" w:rsidRPr="000B2E90" w:rsidDel="00E3395E" w:rsidRDefault="00D9139A" w:rsidP="00D9139A">
      <w:pPr>
        <w:pStyle w:val="ListParagraph"/>
        <w:numPr>
          <w:ilvl w:val="0"/>
          <w:numId w:val="18"/>
        </w:numPr>
        <w:tabs>
          <w:tab w:val="left" w:pos="720"/>
        </w:tabs>
        <w:spacing w:before="135" w:after="240" w:line="276" w:lineRule="auto"/>
        <w:ind w:right="-418"/>
        <w:contextualSpacing w:val="0"/>
        <w:jc w:val="both"/>
        <w:textAlignment w:val="baseline"/>
        <w:rPr>
          <w:del w:id="13" w:author="Maria Hall" w:date="2025-08-15T15:55:00Z" w16du:dateUtc="2025-08-15T14:55:00Z"/>
          <w:rFonts w:ascii="Arial" w:hAnsi="Arial" w:cs="Arial"/>
          <w:sz w:val="20"/>
          <w:szCs w:val="20"/>
          <w:highlight w:val="yellow"/>
        </w:rPr>
      </w:pPr>
      <w:del w:id="14" w:author="Maria Hall" w:date="2025-08-15T15:55:00Z" w16du:dateUtc="2025-08-15T14:55:00Z">
        <w:r w:rsidRPr="000B2E90" w:rsidDel="00E3395E">
          <w:rPr>
            <w:rFonts w:ascii="Arial" w:hAnsi="Arial" w:cs="Arial"/>
            <w:sz w:val="20"/>
            <w:szCs w:val="20"/>
            <w:highlight w:val="yellow"/>
          </w:rPr>
          <w:delText>We aim to incorporate updated ESG criteria into all supplier contracts every 2–3 years, or in accordance with evolving regulatory requirements.</w:delText>
        </w:r>
      </w:del>
    </w:p>
    <w:p w14:paraId="575BCF54" w14:textId="507C3CD8" w:rsidR="00D9139A" w:rsidRPr="000B2E90" w:rsidDel="00E3395E" w:rsidRDefault="00D9139A" w:rsidP="00D9139A">
      <w:pPr>
        <w:pStyle w:val="ListParagraph"/>
        <w:numPr>
          <w:ilvl w:val="0"/>
          <w:numId w:val="18"/>
        </w:numPr>
        <w:tabs>
          <w:tab w:val="left" w:pos="720"/>
        </w:tabs>
        <w:spacing w:before="135" w:after="240" w:line="276" w:lineRule="auto"/>
        <w:ind w:right="-418"/>
        <w:contextualSpacing w:val="0"/>
        <w:jc w:val="both"/>
        <w:textAlignment w:val="baseline"/>
        <w:rPr>
          <w:del w:id="15" w:author="Maria Hall" w:date="2025-08-15T15:55:00Z" w16du:dateUtc="2025-08-15T14:55:00Z"/>
          <w:rFonts w:ascii="Arial" w:hAnsi="Arial" w:cs="Arial"/>
          <w:sz w:val="20"/>
          <w:szCs w:val="20"/>
          <w:highlight w:val="yellow"/>
        </w:rPr>
      </w:pPr>
      <w:del w:id="16" w:author="Maria Hall" w:date="2025-08-15T15:55:00Z" w16du:dateUtc="2025-08-15T14:55:00Z">
        <w:r w:rsidRPr="000B2E90" w:rsidDel="00E3395E">
          <w:rPr>
            <w:rFonts w:ascii="Arial" w:hAnsi="Arial" w:cs="Arial"/>
            <w:sz w:val="20"/>
            <w:szCs w:val="20"/>
            <w:highlight w:val="yellow"/>
          </w:rPr>
          <w:delText xml:space="preserve">Beginning FY 2026–27, we will conduct annual ESG performance reviews for </w:delText>
        </w:r>
        <w:r w:rsidR="007A0F87" w:rsidRPr="000B2E90" w:rsidDel="00E3395E">
          <w:rPr>
            <w:rFonts w:ascii="Arial" w:hAnsi="Arial" w:cs="Arial"/>
            <w:sz w:val="20"/>
            <w:szCs w:val="20"/>
            <w:highlight w:val="yellow"/>
          </w:rPr>
          <w:delText>30</w:delText>
        </w:r>
        <w:r w:rsidRPr="000B2E90" w:rsidDel="00E3395E">
          <w:rPr>
            <w:rFonts w:ascii="Arial" w:hAnsi="Arial" w:cs="Arial"/>
            <w:sz w:val="20"/>
            <w:szCs w:val="20"/>
            <w:highlight w:val="yellow"/>
          </w:rPr>
          <w:delText>% of our suppliers to ensure continuous improvement in sustainability practices.</w:delText>
        </w:r>
      </w:del>
    </w:p>
    <w:p w14:paraId="782DBC3A" w14:textId="305EABE8" w:rsidR="00D9139A" w:rsidRPr="000B2E90" w:rsidDel="00E3395E" w:rsidRDefault="00D9139A" w:rsidP="00D9139A">
      <w:pPr>
        <w:pStyle w:val="ListParagraph"/>
        <w:numPr>
          <w:ilvl w:val="0"/>
          <w:numId w:val="18"/>
        </w:numPr>
        <w:tabs>
          <w:tab w:val="left" w:pos="720"/>
        </w:tabs>
        <w:spacing w:before="135" w:after="240" w:line="276" w:lineRule="auto"/>
        <w:ind w:right="-418"/>
        <w:contextualSpacing w:val="0"/>
        <w:jc w:val="both"/>
        <w:textAlignment w:val="baseline"/>
        <w:rPr>
          <w:del w:id="17" w:author="Maria Hall" w:date="2025-08-15T15:55:00Z" w16du:dateUtc="2025-08-15T14:55:00Z"/>
          <w:rFonts w:ascii="Arial" w:hAnsi="Arial" w:cs="Arial"/>
          <w:sz w:val="20"/>
          <w:szCs w:val="20"/>
          <w:highlight w:val="yellow"/>
        </w:rPr>
      </w:pPr>
      <w:del w:id="18" w:author="Maria Hall" w:date="2025-08-15T15:55:00Z" w16du:dateUtc="2025-08-15T14:55:00Z">
        <w:r w:rsidRPr="000B2E90" w:rsidDel="00E3395E">
          <w:rPr>
            <w:rFonts w:ascii="Arial" w:hAnsi="Arial" w:cs="Arial"/>
            <w:sz w:val="20"/>
            <w:szCs w:val="20"/>
            <w:highlight w:val="yellow"/>
          </w:rPr>
          <w:delText>We will implement corrective action plans for all non-compliant suppliers, targeting a 90% resolution rate within 12 to 15 months from identification, starting from FY 2021</w:delText>
        </w:r>
        <w:r w:rsidR="007A0F87" w:rsidRPr="000B2E90" w:rsidDel="00E3395E">
          <w:rPr>
            <w:rFonts w:ascii="Arial" w:hAnsi="Arial" w:cs="Arial"/>
            <w:sz w:val="20"/>
            <w:szCs w:val="20"/>
            <w:highlight w:val="yellow"/>
          </w:rPr>
          <w:delText>/</w:delText>
        </w:r>
        <w:r w:rsidRPr="000B2E90" w:rsidDel="00E3395E">
          <w:rPr>
            <w:rFonts w:ascii="Arial" w:hAnsi="Arial" w:cs="Arial"/>
            <w:sz w:val="20"/>
            <w:szCs w:val="20"/>
            <w:highlight w:val="yellow"/>
          </w:rPr>
          <w:delText>22.</w:delText>
        </w:r>
      </w:del>
    </w:p>
    <w:p w14:paraId="66809C43" w14:textId="086704AF" w:rsidR="00D9139A" w:rsidRPr="00D9139A" w:rsidRDefault="003E5C53" w:rsidP="00D9139A">
      <w:pPr>
        <w:pStyle w:val="ListParagraph"/>
        <w:numPr>
          <w:ilvl w:val="0"/>
          <w:numId w:val="21"/>
        </w:numPr>
        <w:tabs>
          <w:tab w:val="left" w:pos="360"/>
        </w:tabs>
        <w:spacing w:before="135" w:after="240" w:line="276" w:lineRule="auto"/>
        <w:ind w:right="-424"/>
        <w:jc w:val="both"/>
        <w:textAlignment w:val="baseline"/>
        <w:rPr>
          <w:rFonts w:ascii="Arial" w:eastAsia="Arial" w:hAnsi="Arial" w:cs="Arial"/>
          <w:b/>
          <w:bCs/>
          <w:color w:val="000000"/>
          <w:sz w:val="22"/>
          <w:szCs w:val="22"/>
        </w:rPr>
      </w:pPr>
      <w:r w:rsidRPr="003E5C53">
        <w:rPr>
          <w:rFonts w:ascii="Arial" w:eastAsia="Arial" w:hAnsi="Arial" w:cs="Arial"/>
          <w:b/>
          <w:bCs/>
          <w:color w:val="000000"/>
          <w:sz w:val="22"/>
          <w:szCs w:val="22"/>
        </w:rPr>
        <w:t>Environmental and Social Responsibility Targets</w:t>
      </w:r>
      <w:r w:rsidR="00D9139A">
        <w:rPr>
          <w:rFonts w:ascii="Arial" w:eastAsia="Arial" w:hAnsi="Arial" w:cs="Arial"/>
          <w:b/>
          <w:bCs/>
          <w:color w:val="000000"/>
          <w:sz w:val="22"/>
          <w:szCs w:val="22"/>
        </w:rPr>
        <w:t xml:space="preserve"> </w:t>
      </w:r>
    </w:p>
    <w:p w14:paraId="20F763A1" w14:textId="26E15B8F" w:rsidR="004B69BB" w:rsidRPr="007F77FD" w:rsidRDefault="004B69BB" w:rsidP="007F77FD">
      <w:pPr>
        <w:pStyle w:val="ListParagraph"/>
        <w:numPr>
          <w:ilvl w:val="0"/>
          <w:numId w:val="18"/>
        </w:numPr>
        <w:tabs>
          <w:tab w:val="left" w:pos="720"/>
        </w:tabs>
        <w:spacing w:before="135" w:after="240" w:line="276" w:lineRule="auto"/>
        <w:ind w:right="-418"/>
        <w:contextualSpacing w:val="0"/>
        <w:jc w:val="both"/>
        <w:textAlignment w:val="baseline"/>
        <w:rPr>
          <w:rFonts w:ascii="Arial" w:eastAsia="Arial" w:hAnsi="Arial" w:cs="Arial"/>
          <w:color w:val="000000"/>
          <w:sz w:val="20"/>
          <w:szCs w:val="20"/>
        </w:rPr>
      </w:pPr>
      <w:r w:rsidRPr="007F77FD">
        <w:rPr>
          <w:rFonts w:ascii="Arial" w:hAnsi="Arial" w:cs="Arial"/>
          <w:sz w:val="20"/>
          <w:szCs w:val="20"/>
        </w:rPr>
        <w:t>Ensure that 100% of purchasers in the firm have received training</w:t>
      </w:r>
      <w:r w:rsidR="007A0F87">
        <w:rPr>
          <w:rFonts w:ascii="Arial" w:hAnsi="Arial" w:cs="Arial"/>
          <w:sz w:val="20"/>
          <w:szCs w:val="20"/>
        </w:rPr>
        <w:t xml:space="preserve"> on </w:t>
      </w:r>
      <w:r w:rsidR="007A0F87" w:rsidRPr="00731BE0">
        <w:rPr>
          <w:rFonts w:ascii="Arial" w:hAnsi="Arial" w:cs="Arial"/>
          <w:sz w:val="20"/>
          <w:szCs w:val="20"/>
          <w:highlight w:val="yellow"/>
        </w:rPr>
        <w:t>environmental and social issues associated during procurement</w:t>
      </w:r>
      <w:r w:rsidRPr="007F77FD">
        <w:rPr>
          <w:rFonts w:ascii="Arial" w:hAnsi="Arial" w:cs="Arial"/>
          <w:sz w:val="20"/>
          <w:szCs w:val="20"/>
        </w:rPr>
        <w:t xml:space="preserve"> by FY 2026-27 from a baseline of 2021/22.</w:t>
      </w:r>
    </w:p>
    <w:p w14:paraId="2BED32BD" w14:textId="5E268152" w:rsidR="003E5C53" w:rsidRPr="00731BE0" w:rsidDel="00E3395E" w:rsidRDefault="003E5C53" w:rsidP="007F77FD">
      <w:pPr>
        <w:pStyle w:val="ListParagraph"/>
        <w:numPr>
          <w:ilvl w:val="0"/>
          <w:numId w:val="18"/>
        </w:numPr>
        <w:tabs>
          <w:tab w:val="left" w:pos="720"/>
        </w:tabs>
        <w:spacing w:before="135" w:after="240" w:line="276" w:lineRule="auto"/>
        <w:ind w:right="-418"/>
        <w:contextualSpacing w:val="0"/>
        <w:jc w:val="both"/>
        <w:textAlignment w:val="baseline"/>
        <w:rPr>
          <w:del w:id="19" w:author="Maria Hall" w:date="2025-08-15T15:56:00Z" w16du:dateUtc="2025-08-15T14:56:00Z"/>
          <w:rFonts w:ascii="Arial" w:eastAsia="Arial" w:hAnsi="Arial" w:cs="Arial"/>
          <w:color w:val="000000"/>
          <w:sz w:val="20"/>
          <w:szCs w:val="20"/>
          <w:highlight w:val="yellow"/>
        </w:rPr>
      </w:pPr>
      <w:del w:id="20" w:author="Maria Hall" w:date="2025-08-15T15:56:00Z" w16du:dateUtc="2025-08-15T14:56:00Z">
        <w:r w:rsidRPr="00731BE0" w:rsidDel="00E3395E">
          <w:rPr>
            <w:rFonts w:ascii="Arial" w:eastAsia="Arial" w:hAnsi="Arial" w:cs="Arial"/>
            <w:color w:val="000000"/>
            <w:sz w:val="20"/>
            <w:szCs w:val="20"/>
            <w:highlight w:val="yellow"/>
          </w:rPr>
          <w:delText xml:space="preserve">Aim to Increase </w:delText>
        </w:r>
        <w:r w:rsidR="00731BE0" w:rsidRPr="00731BE0" w:rsidDel="00E3395E">
          <w:rPr>
            <w:rFonts w:ascii="Arial" w:eastAsia="Arial" w:hAnsi="Arial" w:cs="Arial"/>
            <w:color w:val="000000"/>
            <w:sz w:val="20"/>
            <w:szCs w:val="20"/>
            <w:highlight w:val="yellow"/>
          </w:rPr>
          <w:delText>10</w:delText>
        </w:r>
        <w:r w:rsidRPr="00731BE0" w:rsidDel="00E3395E">
          <w:rPr>
            <w:rFonts w:ascii="Arial" w:eastAsia="Arial" w:hAnsi="Arial" w:cs="Arial"/>
            <w:color w:val="000000"/>
            <w:sz w:val="20"/>
            <w:szCs w:val="20"/>
            <w:highlight w:val="yellow"/>
          </w:rPr>
          <w:delText>% of suppliers holding ISO 14001, ISO 45001, and SA 8000 certifications by FY 2026–27 to strengthen alignment with internationally recognized environmental, occupational health &amp; safety, and social standards.</w:delText>
        </w:r>
      </w:del>
    </w:p>
    <w:p w14:paraId="268ED05E" w14:textId="32B58B1F" w:rsidR="004B69BB" w:rsidRPr="007F77FD" w:rsidRDefault="004B69BB" w:rsidP="007F77FD">
      <w:pPr>
        <w:pStyle w:val="ListParagraph"/>
        <w:numPr>
          <w:ilvl w:val="0"/>
          <w:numId w:val="18"/>
        </w:numPr>
        <w:tabs>
          <w:tab w:val="left" w:pos="720"/>
        </w:tabs>
        <w:spacing w:before="135" w:after="240" w:line="276" w:lineRule="auto"/>
        <w:ind w:right="-418"/>
        <w:contextualSpacing w:val="0"/>
        <w:jc w:val="both"/>
        <w:textAlignment w:val="baseline"/>
        <w:rPr>
          <w:rFonts w:ascii="Arial" w:eastAsia="Arial" w:hAnsi="Arial" w:cs="Arial"/>
          <w:color w:val="000000"/>
          <w:sz w:val="20"/>
          <w:szCs w:val="20"/>
        </w:rPr>
      </w:pPr>
      <w:r w:rsidRPr="007F77FD">
        <w:rPr>
          <w:rFonts w:ascii="Arial" w:hAnsi="Arial" w:cs="Arial"/>
          <w:sz w:val="20"/>
          <w:szCs w:val="20"/>
        </w:rPr>
        <w:t xml:space="preserve">Ensure that 10% of our existing suppliers have responded to our </w:t>
      </w:r>
      <w:r w:rsidR="000C0CC6" w:rsidRPr="000C0CC6">
        <w:rPr>
          <w:rFonts w:ascii="Arial" w:hAnsi="Arial" w:cs="Arial"/>
          <w:sz w:val="20"/>
          <w:szCs w:val="20"/>
          <w:highlight w:val="yellow"/>
        </w:rPr>
        <w:t>Sustainability</w:t>
      </w:r>
      <w:r w:rsidR="000C0CC6">
        <w:rPr>
          <w:rFonts w:ascii="Arial" w:hAnsi="Arial" w:cs="Arial"/>
          <w:sz w:val="20"/>
          <w:szCs w:val="20"/>
        </w:rPr>
        <w:t xml:space="preserve"> </w:t>
      </w:r>
      <w:r w:rsidRPr="007F77FD">
        <w:rPr>
          <w:rFonts w:ascii="Arial" w:hAnsi="Arial" w:cs="Arial"/>
          <w:sz w:val="20"/>
          <w:szCs w:val="20"/>
        </w:rPr>
        <w:t>survey by FY 2022-23 from a baseline of 2021/22.</w:t>
      </w:r>
    </w:p>
    <w:p w14:paraId="7F9288D8" w14:textId="1A58B334" w:rsidR="004B69BB" w:rsidRPr="007F77FD" w:rsidDel="00260B22" w:rsidRDefault="004B69BB" w:rsidP="007F77FD">
      <w:pPr>
        <w:pStyle w:val="ListParagraph"/>
        <w:numPr>
          <w:ilvl w:val="0"/>
          <w:numId w:val="18"/>
        </w:numPr>
        <w:tabs>
          <w:tab w:val="left" w:pos="720"/>
        </w:tabs>
        <w:spacing w:before="135" w:line="276" w:lineRule="auto"/>
        <w:ind w:right="-418"/>
        <w:contextualSpacing w:val="0"/>
        <w:jc w:val="both"/>
        <w:textAlignment w:val="baseline"/>
        <w:rPr>
          <w:del w:id="21" w:author="Anamika Bhartiya" w:date="2026-06-18T15:08:00Z" w16du:dateUtc="2026-06-18T09:38:00Z"/>
          <w:rFonts w:ascii="Arial" w:eastAsia="Arial" w:hAnsi="Arial" w:cs="Arial"/>
          <w:color w:val="000000"/>
          <w:sz w:val="20"/>
          <w:szCs w:val="20"/>
        </w:rPr>
      </w:pPr>
      <w:commentRangeStart w:id="22"/>
      <w:commentRangeStart w:id="23"/>
      <w:del w:id="24" w:author="Anamika Bhartiya" w:date="2026-06-18T15:08:00Z" w16du:dateUtc="2026-06-18T09:38:00Z">
        <w:r w:rsidRPr="007F77FD" w:rsidDel="00260B22">
          <w:rPr>
            <w:rFonts w:ascii="Arial" w:hAnsi="Arial" w:cs="Arial"/>
            <w:sz w:val="20"/>
            <w:szCs w:val="20"/>
          </w:rPr>
          <w:delText xml:space="preserve">Ensure that </w:delText>
        </w:r>
      </w:del>
      <w:ins w:id="25" w:author="Maria Hall" w:date="2025-08-29T17:26:00Z" w16du:dateUtc="2025-08-29T16:26:00Z">
        <w:del w:id="26" w:author="Anamika Bhartiya" w:date="2026-06-18T15:08:00Z" w16du:dateUtc="2026-06-18T09:38:00Z">
          <w:r w:rsidR="00D7346A" w:rsidDel="00260B22">
            <w:rPr>
              <w:rFonts w:ascii="Arial" w:hAnsi="Arial" w:cs="Arial"/>
              <w:sz w:val="20"/>
              <w:szCs w:val="20"/>
            </w:rPr>
            <w:delText>10</w:delText>
          </w:r>
        </w:del>
      </w:ins>
      <w:del w:id="27" w:author="Anamika Bhartiya" w:date="2026-06-18T15:08:00Z" w16du:dateUtc="2026-06-18T09:38:00Z">
        <w:r w:rsidRPr="007F77FD" w:rsidDel="00260B22">
          <w:rPr>
            <w:rFonts w:ascii="Arial" w:hAnsi="Arial" w:cs="Arial"/>
            <w:sz w:val="20"/>
            <w:szCs w:val="20"/>
          </w:rPr>
          <w:delText>90% of all new suppliers have completed our survey and acknowledged that they have read and understood our supplier code of conduct by FY 202</w:delText>
        </w:r>
      </w:del>
      <w:ins w:id="28" w:author="Maria Hall" w:date="2025-08-29T17:26:00Z" w16du:dateUtc="2025-08-29T16:26:00Z">
        <w:del w:id="29" w:author="Anamika Bhartiya" w:date="2026-06-18T15:07:00Z" w16du:dateUtc="2026-06-18T09:37:00Z">
          <w:r w:rsidR="00D7346A" w:rsidDel="00260B22">
            <w:rPr>
              <w:rFonts w:ascii="Arial" w:hAnsi="Arial" w:cs="Arial"/>
              <w:sz w:val="20"/>
              <w:szCs w:val="20"/>
            </w:rPr>
            <w:delText>4</w:delText>
          </w:r>
        </w:del>
      </w:ins>
      <w:del w:id="30" w:author="Anamika Bhartiya" w:date="2026-06-18T15:08:00Z" w16du:dateUtc="2026-06-18T09:38:00Z">
        <w:r w:rsidRPr="007F77FD" w:rsidDel="00260B22">
          <w:rPr>
            <w:rFonts w:ascii="Arial" w:hAnsi="Arial" w:cs="Arial"/>
            <w:sz w:val="20"/>
            <w:szCs w:val="20"/>
          </w:rPr>
          <w:delText>6/2</w:delText>
        </w:r>
      </w:del>
      <w:ins w:id="31" w:author="Maria Hall" w:date="2025-08-29T17:26:00Z" w16du:dateUtc="2025-08-29T16:26:00Z">
        <w:del w:id="32" w:author="Anamika Bhartiya" w:date="2026-06-18T15:07:00Z" w16du:dateUtc="2026-06-18T09:37:00Z">
          <w:r w:rsidR="00D7346A" w:rsidDel="00260B22">
            <w:rPr>
              <w:rFonts w:ascii="Arial" w:hAnsi="Arial" w:cs="Arial"/>
              <w:sz w:val="20"/>
              <w:szCs w:val="20"/>
            </w:rPr>
            <w:delText>5</w:delText>
          </w:r>
        </w:del>
      </w:ins>
      <w:del w:id="33" w:author="Anamika Bhartiya" w:date="2026-06-18T15:08:00Z" w16du:dateUtc="2026-06-18T09:38:00Z">
        <w:r w:rsidRPr="007F77FD" w:rsidDel="00260B22">
          <w:rPr>
            <w:rFonts w:ascii="Arial" w:hAnsi="Arial" w:cs="Arial"/>
            <w:sz w:val="20"/>
            <w:szCs w:val="20"/>
          </w:rPr>
          <w:delText>7 from a baseline of 2021/22.</w:delText>
        </w:r>
        <w:commentRangeEnd w:id="23"/>
        <w:r w:rsidR="00D7346A" w:rsidRPr="007F77FD" w:rsidDel="00260B22">
          <w:rPr>
            <w:rStyle w:val="CommentReference"/>
            <w:rFonts w:ascii="Arial" w:eastAsia="Arial" w:hAnsi="Arial" w:cs="Arial"/>
            <w:color w:val="000000"/>
            <w:sz w:val="20"/>
            <w:szCs w:val="20"/>
          </w:rPr>
          <w:commentReference w:id="23"/>
        </w:r>
      </w:del>
    </w:p>
    <w:p w14:paraId="63728FCD" w14:textId="15DD6548" w:rsidR="004B69BB" w:rsidRPr="007F77FD" w:rsidRDefault="004B69BB" w:rsidP="007F77FD">
      <w:pPr>
        <w:pStyle w:val="ListParagraph"/>
        <w:numPr>
          <w:ilvl w:val="0"/>
          <w:numId w:val="18"/>
        </w:numPr>
        <w:tabs>
          <w:tab w:val="left" w:pos="720"/>
        </w:tabs>
        <w:spacing w:before="135" w:line="276" w:lineRule="auto"/>
        <w:ind w:right="-418"/>
        <w:contextualSpacing w:val="0"/>
        <w:jc w:val="both"/>
        <w:textAlignment w:val="baseline"/>
        <w:rPr>
          <w:rFonts w:ascii="Arial" w:eastAsia="Arial" w:hAnsi="Arial" w:cs="Arial"/>
          <w:color w:val="000000"/>
          <w:sz w:val="20"/>
          <w:szCs w:val="20"/>
        </w:rPr>
      </w:pPr>
      <w:r w:rsidRPr="007F77FD">
        <w:rPr>
          <w:rFonts w:ascii="Arial" w:hAnsi="Arial" w:cs="Arial"/>
          <w:sz w:val="20"/>
          <w:szCs w:val="20"/>
        </w:rPr>
        <w:t xml:space="preserve">Ensure that </w:t>
      </w:r>
      <w:ins w:id="34" w:author="Anamika Bhartiya" w:date="2026-06-18T15:09:00Z" w16du:dateUtc="2026-06-18T09:39:00Z">
        <w:r w:rsidR="00260B22">
          <w:rPr>
            <w:rFonts w:ascii="Arial" w:hAnsi="Arial" w:cs="Arial"/>
            <w:sz w:val="20"/>
            <w:szCs w:val="20"/>
          </w:rPr>
          <w:t>10</w:t>
        </w:r>
      </w:ins>
      <w:del w:id="35" w:author="Anamika Bhartiya" w:date="2026-06-18T15:08:00Z" w16du:dateUtc="2026-06-18T09:38:00Z">
        <w:r w:rsidRPr="007F77FD" w:rsidDel="00260B22">
          <w:rPr>
            <w:rFonts w:ascii="Arial" w:hAnsi="Arial" w:cs="Arial"/>
            <w:sz w:val="20"/>
            <w:szCs w:val="20"/>
          </w:rPr>
          <w:delText>9</w:delText>
        </w:r>
      </w:del>
      <w:r w:rsidRPr="007F77FD">
        <w:rPr>
          <w:rFonts w:ascii="Arial" w:hAnsi="Arial" w:cs="Arial"/>
          <w:sz w:val="20"/>
          <w:szCs w:val="20"/>
        </w:rPr>
        <w:t>0% of all new suppliers have completed our survey and acknowledged that they have read and understood our supplier environmental policy by FY 2026/27 from a baseline of 2021/22.</w:t>
      </w:r>
    </w:p>
    <w:p w14:paraId="3BA36D62" w14:textId="7BD3FF45" w:rsidR="00535ED4" w:rsidRPr="007F77FD" w:rsidRDefault="004B69BB" w:rsidP="007F77FD">
      <w:pPr>
        <w:pStyle w:val="ListParagraph"/>
        <w:numPr>
          <w:ilvl w:val="0"/>
          <w:numId w:val="18"/>
        </w:numPr>
        <w:tabs>
          <w:tab w:val="left" w:pos="720"/>
        </w:tabs>
        <w:spacing w:before="135" w:line="276" w:lineRule="auto"/>
        <w:ind w:right="-418"/>
        <w:contextualSpacing w:val="0"/>
        <w:jc w:val="both"/>
        <w:textAlignment w:val="baseline"/>
        <w:rPr>
          <w:rFonts w:ascii="Arial" w:eastAsia="Arial" w:hAnsi="Arial" w:cs="Arial"/>
          <w:color w:val="000000"/>
          <w:sz w:val="20"/>
          <w:szCs w:val="20"/>
        </w:rPr>
      </w:pPr>
      <w:r w:rsidRPr="007F77FD">
        <w:rPr>
          <w:rFonts w:ascii="Arial" w:hAnsi="Arial" w:cs="Arial"/>
          <w:sz w:val="20"/>
          <w:szCs w:val="20"/>
        </w:rPr>
        <w:t xml:space="preserve">Ensure that </w:t>
      </w:r>
      <w:ins w:id="36" w:author="Anamika Bhartiya" w:date="2026-06-18T15:10:00Z" w16du:dateUtc="2026-06-18T09:40:00Z">
        <w:r w:rsidR="00260B22">
          <w:rPr>
            <w:rFonts w:ascii="Arial" w:hAnsi="Arial" w:cs="Arial"/>
            <w:sz w:val="20"/>
            <w:szCs w:val="20"/>
          </w:rPr>
          <w:t>10</w:t>
        </w:r>
      </w:ins>
      <w:del w:id="37" w:author="Anamika Bhartiya" w:date="2026-06-18T15:10:00Z" w16du:dateUtc="2026-06-18T09:40:00Z">
        <w:r w:rsidRPr="007F77FD" w:rsidDel="00260B22">
          <w:rPr>
            <w:rFonts w:ascii="Arial" w:hAnsi="Arial" w:cs="Arial"/>
            <w:sz w:val="20"/>
            <w:szCs w:val="20"/>
          </w:rPr>
          <w:delText>9</w:delText>
        </w:r>
      </w:del>
      <w:r w:rsidRPr="007F77FD">
        <w:rPr>
          <w:rFonts w:ascii="Arial" w:hAnsi="Arial" w:cs="Arial"/>
          <w:sz w:val="20"/>
          <w:szCs w:val="20"/>
        </w:rPr>
        <w:t>0% of all new suppliers have completed our survey and acknowledged that they have read and understood our supplier diversity policy covering labour and human rights by FY 2026/27 from a baseline of 2021/22.</w:t>
      </w:r>
      <w:commentRangeEnd w:id="22"/>
      <w:r w:rsidR="00D7346A" w:rsidRPr="007F77FD">
        <w:rPr>
          <w:rStyle w:val="CommentReference"/>
          <w:rFonts w:ascii="Arial" w:eastAsia="Arial" w:hAnsi="Arial" w:cs="Arial"/>
          <w:color w:val="000000"/>
          <w:sz w:val="20"/>
          <w:szCs w:val="20"/>
        </w:rPr>
        <w:commentReference w:id="22"/>
      </w:r>
    </w:p>
    <w:p w14:paraId="7D0F6C9F" w14:textId="5D682733" w:rsidR="005663D4" w:rsidRPr="00756E0C" w:rsidRDefault="005663D4" w:rsidP="00D66AAE">
      <w:pPr>
        <w:spacing w:before="242"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Responsi</w:t>
      </w:r>
      <w:r w:rsidR="002557B1" w:rsidRPr="00756E0C">
        <w:rPr>
          <w:rFonts w:ascii="Arial" w:eastAsia="Arial" w:hAnsi="Arial" w:cs="Arial"/>
          <w:color w:val="8F4D6B"/>
          <w:spacing w:val="-1"/>
          <w:sz w:val="28"/>
          <w:szCs w:val="28"/>
        </w:rPr>
        <w:t>b</w:t>
      </w:r>
      <w:r w:rsidRPr="00756E0C">
        <w:rPr>
          <w:rFonts w:ascii="Arial" w:eastAsia="Arial" w:hAnsi="Arial" w:cs="Arial"/>
          <w:color w:val="8F4D6B"/>
          <w:spacing w:val="-1"/>
          <w:sz w:val="28"/>
          <w:szCs w:val="28"/>
        </w:rPr>
        <w:t>ility</w:t>
      </w:r>
    </w:p>
    <w:p w14:paraId="53C70FE3" w14:textId="35B0D1FD" w:rsidR="005663D4" w:rsidRPr="00756E0C" w:rsidRDefault="004B69BB" w:rsidP="00FE7C3D">
      <w:pPr>
        <w:spacing w:before="209" w:line="276" w:lineRule="auto"/>
        <w:ind w:right="-424"/>
        <w:jc w:val="both"/>
        <w:textAlignment w:val="baseline"/>
        <w:rPr>
          <w:rFonts w:ascii="Arial" w:eastAsia="Arial" w:hAnsi="Arial" w:cs="Arial"/>
          <w:color w:val="000000"/>
          <w:sz w:val="20"/>
          <w:szCs w:val="20"/>
        </w:rPr>
      </w:pPr>
      <w:r w:rsidRPr="00756E0C">
        <w:rPr>
          <w:rFonts w:ascii="Arial" w:hAnsi="Arial" w:cs="Arial"/>
          <w:sz w:val="20"/>
          <w:szCs w:val="20"/>
        </w:rPr>
        <w:t xml:space="preserve">Chief Commercial Officer </w:t>
      </w:r>
      <w:r w:rsidR="005663D4" w:rsidRPr="00756E0C">
        <w:rPr>
          <w:rFonts w:ascii="Arial" w:eastAsia="Arial" w:hAnsi="Arial" w:cs="Arial"/>
          <w:color w:val="000000"/>
          <w:sz w:val="20"/>
          <w:szCs w:val="20"/>
        </w:rPr>
        <w:t>is responsible for implementing this policy and ensuring all Partners and employees are aware of and adhere to this Policy.</w:t>
      </w:r>
      <w:r w:rsidR="00C34FA9" w:rsidRPr="00756E0C">
        <w:rPr>
          <w:rFonts w:ascii="Arial" w:eastAsia="Arial" w:hAnsi="Arial" w:cs="Arial"/>
          <w:color w:val="000000"/>
          <w:sz w:val="20"/>
          <w:szCs w:val="20"/>
        </w:rPr>
        <w:t xml:space="preserve"> </w:t>
      </w:r>
    </w:p>
    <w:p w14:paraId="58B64EEB" w14:textId="767CB9E8" w:rsidR="003A0E42" w:rsidRPr="00756E0C" w:rsidRDefault="003A0E42" w:rsidP="00FE7C3D">
      <w:pPr>
        <w:spacing w:before="209" w:line="276" w:lineRule="auto"/>
        <w:ind w:right="-424"/>
        <w:jc w:val="both"/>
        <w:textAlignment w:val="baseline"/>
        <w:rPr>
          <w:rFonts w:ascii="Arial" w:eastAsia="Arial" w:hAnsi="Arial" w:cs="Arial"/>
          <w:color w:val="000000"/>
        </w:rPr>
      </w:pPr>
      <w:r w:rsidRPr="00756E0C">
        <w:rPr>
          <w:rFonts w:ascii="Arial" w:eastAsia="Arial" w:hAnsi="Arial" w:cs="Arial"/>
          <w:b/>
          <w:bCs/>
          <w:color w:val="000000"/>
        </w:rPr>
        <w:lastRenderedPageBreak/>
        <w:t>Employees</w:t>
      </w:r>
      <w:r w:rsidRPr="00756E0C">
        <w:rPr>
          <w:rFonts w:ascii="Arial" w:eastAsia="Arial" w:hAnsi="Arial" w:cs="Arial"/>
          <w:color w:val="000000"/>
        </w:rPr>
        <w:t xml:space="preserve"> are responsible for:</w:t>
      </w:r>
    </w:p>
    <w:p w14:paraId="44EA86F0" w14:textId="103916F3" w:rsidR="003A0E42" w:rsidRPr="00636BB7" w:rsidRDefault="00587EC2" w:rsidP="00FE7C3D">
      <w:pPr>
        <w:numPr>
          <w:ilvl w:val="0"/>
          <w:numId w:val="1"/>
        </w:numPr>
        <w:tabs>
          <w:tab w:val="clear" w:pos="360"/>
          <w:tab w:val="left" w:pos="720"/>
        </w:tabs>
        <w:spacing w:before="120" w:line="276" w:lineRule="auto"/>
        <w:ind w:left="720" w:right="-424" w:hanging="360"/>
        <w:jc w:val="both"/>
        <w:textAlignment w:val="baseline"/>
        <w:rPr>
          <w:rFonts w:ascii="Arial" w:eastAsia="Arial" w:hAnsi="Arial" w:cs="Arial"/>
          <w:color w:val="000000"/>
          <w:sz w:val="20"/>
          <w:szCs w:val="20"/>
        </w:rPr>
      </w:pPr>
      <w:r w:rsidRPr="00636BB7">
        <w:rPr>
          <w:rFonts w:ascii="Arial" w:eastAsia="Arial" w:hAnsi="Arial" w:cs="Arial"/>
          <w:color w:val="000000"/>
          <w:sz w:val="20"/>
          <w:szCs w:val="20"/>
        </w:rPr>
        <w:t>All employees are responsible for familiarizing themselves with this Sustainable Procurement Policy and adhering to its principles in their procurement activities</w:t>
      </w:r>
      <w:r w:rsidR="00C37023" w:rsidRPr="00636BB7">
        <w:rPr>
          <w:rFonts w:ascii="Arial" w:eastAsia="Arial" w:hAnsi="Arial" w:cs="Arial"/>
          <w:color w:val="000000"/>
          <w:sz w:val="20"/>
          <w:szCs w:val="20"/>
        </w:rPr>
        <w:t>.</w:t>
      </w:r>
    </w:p>
    <w:p w14:paraId="5D6D98D4" w14:textId="5208684B" w:rsidR="00ED7979" w:rsidRDefault="00587EC2" w:rsidP="00FE7C3D">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636BB7">
        <w:rPr>
          <w:rFonts w:ascii="Arial" w:eastAsia="Arial" w:hAnsi="Arial" w:cs="Arial"/>
          <w:color w:val="000000"/>
          <w:sz w:val="20"/>
          <w:szCs w:val="20"/>
        </w:rPr>
        <w:t>Employees are encouraged to report any concerns regarding supplier practices that may contradict this policy to their immediate supervisors or the designated compliance officer</w:t>
      </w:r>
      <w:r w:rsidR="00ED7979" w:rsidRPr="00636BB7">
        <w:rPr>
          <w:rFonts w:ascii="Arial" w:eastAsia="Arial" w:hAnsi="Arial" w:cs="Arial"/>
          <w:color w:val="000000"/>
          <w:sz w:val="20"/>
          <w:szCs w:val="20"/>
        </w:rPr>
        <w:t>.</w:t>
      </w:r>
    </w:p>
    <w:p w14:paraId="14D10FBE" w14:textId="77777777" w:rsidR="000C0CC6" w:rsidRPr="00636BB7" w:rsidRDefault="000C0CC6" w:rsidP="000C0CC6">
      <w:pPr>
        <w:tabs>
          <w:tab w:val="left" w:pos="360"/>
          <w:tab w:val="left" w:pos="720"/>
        </w:tabs>
        <w:spacing w:before="120" w:line="276" w:lineRule="auto"/>
        <w:ind w:left="720" w:right="-424"/>
        <w:jc w:val="both"/>
        <w:textAlignment w:val="baseline"/>
        <w:rPr>
          <w:rFonts w:ascii="Arial" w:eastAsia="Arial" w:hAnsi="Arial" w:cs="Arial"/>
          <w:color w:val="000000"/>
          <w:sz w:val="20"/>
          <w:szCs w:val="20"/>
        </w:rPr>
      </w:pPr>
    </w:p>
    <w:p w14:paraId="45F54A07" w14:textId="77777777" w:rsidR="003A0E42" w:rsidRPr="00756E0C" w:rsidRDefault="003A0E42" w:rsidP="00FE7C3D">
      <w:pPr>
        <w:spacing w:line="276" w:lineRule="auto"/>
        <w:rPr>
          <w:rFonts w:ascii="Arial" w:eastAsia="Times New Roman" w:hAnsi="Arial" w:cs="Arial"/>
          <w:lang w:val="en-IN" w:eastAsia="en-IN"/>
          <w14:ligatures w14:val="none"/>
        </w:rPr>
      </w:pPr>
      <w:r w:rsidRPr="00756E0C">
        <w:rPr>
          <w:rFonts w:ascii="Arial" w:eastAsia="Times New Roman" w:hAnsi="Arial" w:cs="Arial"/>
          <w:b/>
          <w:bCs/>
          <w:lang w:val="en-IN" w:eastAsia="en-IN"/>
          <w14:ligatures w14:val="none"/>
        </w:rPr>
        <w:t>Management</w:t>
      </w:r>
      <w:r w:rsidRPr="00756E0C">
        <w:rPr>
          <w:rFonts w:ascii="Arial" w:eastAsia="Times New Roman" w:hAnsi="Arial" w:cs="Arial"/>
          <w:lang w:val="en-IN" w:eastAsia="en-IN"/>
          <w14:ligatures w14:val="none"/>
        </w:rPr>
        <w:t xml:space="preserve"> is responsible for:</w:t>
      </w:r>
    </w:p>
    <w:p w14:paraId="5C6C2242" w14:textId="652E9E04" w:rsidR="00ED7979" w:rsidRPr="00636BB7" w:rsidRDefault="00587EC2" w:rsidP="00FE7C3D">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636BB7">
        <w:rPr>
          <w:rFonts w:ascii="Arial" w:eastAsia="Arial" w:hAnsi="Arial" w:cs="Arial"/>
          <w:color w:val="000000"/>
          <w:sz w:val="20"/>
          <w:szCs w:val="20"/>
        </w:rPr>
        <w:t>Regular monitoring and auditing of procurement processes to ensure compliance with sustainable procurement standards and practices</w:t>
      </w:r>
      <w:r w:rsidR="00ED7979" w:rsidRPr="00636BB7">
        <w:rPr>
          <w:rFonts w:ascii="Arial" w:eastAsia="Arial" w:hAnsi="Arial" w:cs="Arial"/>
          <w:color w:val="000000"/>
          <w:sz w:val="20"/>
          <w:szCs w:val="20"/>
        </w:rPr>
        <w:t>.</w:t>
      </w:r>
    </w:p>
    <w:p w14:paraId="59F31ED7" w14:textId="1A4C3782" w:rsidR="003A0E42" w:rsidRPr="00636BB7" w:rsidRDefault="00587EC2" w:rsidP="00FE7C3D">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636BB7">
        <w:rPr>
          <w:rFonts w:ascii="Arial" w:eastAsia="Arial" w:hAnsi="Arial" w:cs="Arial"/>
          <w:color w:val="000000"/>
          <w:sz w:val="20"/>
          <w:szCs w:val="20"/>
        </w:rPr>
        <w:t>Provide necessary training and resources to employees involved in procurement to enhance their understanding and implementation of sustainable procurement practices</w:t>
      </w:r>
      <w:r w:rsidR="00ED7979" w:rsidRPr="00636BB7">
        <w:rPr>
          <w:rFonts w:ascii="Arial" w:eastAsia="Arial" w:hAnsi="Arial" w:cs="Arial"/>
          <w:color w:val="000000"/>
          <w:sz w:val="20"/>
          <w:szCs w:val="20"/>
        </w:rPr>
        <w:t>.</w:t>
      </w:r>
    </w:p>
    <w:p w14:paraId="7CBDBD4F" w14:textId="77777777" w:rsidR="003A0E42" w:rsidRPr="00756E0C" w:rsidRDefault="003A0E42" w:rsidP="00FE7C3D">
      <w:pPr>
        <w:tabs>
          <w:tab w:val="left" w:pos="360"/>
          <w:tab w:val="left" w:pos="720"/>
        </w:tabs>
        <w:spacing w:before="120" w:line="276" w:lineRule="auto"/>
        <w:ind w:left="720" w:right="-424"/>
        <w:jc w:val="both"/>
        <w:textAlignment w:val="baseline"/>
        <w:rPr>
          <w:rFonts w:ascii="Arial" w:eastAsia="Arial" w:hAnsi="Arial" w:cs="Arial"/>
          <w:color w:val="000000"/>
          <w:szCs w:val="24"/>
        </w:rPr>
      </w:pPr>
    </w:p>
    <w:p w14:paraId="61F0DDAF" w14:textId="1487DBE7" w:rsidR="003A0E42" w:rsidRPr="00756E0C" w:rsidRDefault="00587EC2" w:rsidP="00FE7C3D">
      <w:pPr>
        <w:spacing w:line="276" w:lineRule="auto"/>
        <w:rPr>
          <w:rFonts w:ascii="Arial" w:eastAsia="Times New Roman" w:hAnsi="Arial" w:cs="Arial"/>
          <w:lang w:val="en-IN" w:eastAsia="en-IN"/>
          <w14:ligatures w14:val="none"/>
        </w:rPr>
      </w:pPr>
      <w:r w:rsidRPr="00756E0C">
        <w:rPr>
          <w:rFonts w:ascii="Arial" w:eastAsia="Times New Roman" w:hAnsi="Arial" w:cs="Arial"/>
          <w:b/>
          <w:bCs/>
          <w:lang w:val="en-IN" w:eastAsia="en-IN"/>
          <w14:ligatures w14:val="none"/>
        </w:rPr>
        <w:t>Chief Compliance Officer</w:t>
      </w:r>
      <w:r w:rsidR="003A0E42" w:rsidRPr="00756E0C">
        <w:rPr>
          <w:rFonts w:ascii="Arial" w:eastAsia="Times New Roman" w:hAnsi="Arial" w:cs="Arial"/>
          <w:b/>
          <w:bCs/>
          <w:lang w:val="en-IN" w:eastAsia="en-IN"/>
          <w14:ligatures w14:val="none"/>
        </w:rPr>
        <w:t xml:space="preserve"> (</w:t>
      </w:r>
      <w:r w:rsidRPr="00756E0C">
        <w:rPr>
          <w:rFonts w:ascii="Arial" w:eastAsia="Times New Roman" w:hAnsi="Arial" w:cs="Arial"/>
          <w:b/>
          <w:bCs/>
          <w:lang w:val="en-IN" w:eastAsia="en-IN"/>
          <w14:ligatures w14:val="none"/>
        </w:rPr>
        <w:t>CCO</w:t>
      </w:r>
      <w:r w:rsidR="003A0E42" w:rsidRPr="00756E0C">
        <w:rPr>
          <w:rFonts w:ascii="Arial" w:eastAsia="Times New Roman" w:hAnsi="Arial" w:cs="Arial"/>
          <w:b/>
          <w:bCs/>
          <w:lang w:val="en-IN" w:eastAsia="en-IN"/>
          <w14:ligatures w14:val="none"/>
        </w:rPr>
        <w:t>)</w:t>
      </w:r>
      <w:r w:rsidR="003A0E42" w:rsidRPr="00756E0C">
        <w:rPr>
          <w:rFonts w:ascii="Arial" w:eastAsia="Times New Roman" w:hAnsi="Arial" w:cs="Arial"/>
          <w:lang w:val="en-IN" w:eastAsia="en-IN"/>
          <w14:ligatures w14:val="none"/>
        </w:rPr>
        <w:t xml:space="preserve"> is responsible for:</w:t>
      </w:r>
    </w:p>
    <w:p w14:paraId="49F5A8E3" w14:textId="4AC72FE4" w:rsidR="00ED7979" w:rsidRPr="00756E0C" w:rsidRDefault="00587EC2" w:rsidP="00FE7C3D">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The CCO is responsible for implementation and overall oversight of this Sustainable Procurement Policy, including periodic review and updates as necessary</w:t>
      </w:r>
      <w:r w:rsidR="00ED7979" w:rsidRPr="00756E0C">
        <w:rPr>
          <w:rFonts w:ascii="Arial" w:eastAsia="Arial" w:hAnsi="Arial" w:cs="Arial"/>
          <w:color w:val="000000"/>
          <w:sz w:val="20"/>
          <w:szCs w:val="20"/>
        </w:rPr>
        <w:t>.</w:t>
      </w:r>
    </w:p>
    <w:p w14:paraId="705CD884" w14:textId="72730B7E" w:rsidR="00ED7979" w:rsidRPr="00756E0C" w:rsidRDefault="00587EC2" w:rsidP="00FE7C3D">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Ensure that all procurement activities align with the principles and targets set forth in this policy</w:t>
      </w:r>
      <w:r w:rsidR="00ED7979" w:rsidRPr="00756E0C">
        <w:rPr>
          <w:rFonts w:ascii="Arial" w:eastAsia="Arial" w:hAnsi="Arial" w:cs="Arial"/>
          <w:color w:val="000000"/>
          <w:sz w:val="20"/>
          <w:szCs w:val="20"/>
        </w:rPr>
        <w:t>.</w:t>
      </w:r>
    </w:p>
    <w:p w14:paraId="595CC160" w14:textId="63B2B726" w:rsidR="003A0E42" w:rsidRPr="00636BB7" w:rsidRDefault="00587EC2" w:rsidP="00FE7C3D">
      <w:pPr>
        <w:numPr>
          <w:ilvl w:val="0"/>
          <w:numId w:val="1"/>
        </w:numPr>
        <w:tabs>
          <w:tab w:val="left" w:pos="720"/>
        </w:tabs>
        <w:spacing w:before="120" w:line="276" w:lineRule="auto"/>
        <w:ind w:left="720" w:right="-424" w:hanging="360"/>
        <w:jc w:val="both"/>
        <w:textAlignment w:val="baseline"/>
        <w:rPr>
          <w:rFonts w:ascii="Arial" w:eastAsia="Times New Roman" w:hAnsi="Arial" w:cs="Arial"/>
          <w:sz w:val="20"/>
          <w:szCs w:val="20"/>
          <w:lang w:val="en-IN" w:eastAsia="en-IN"/>
          <w14:ligatures w14:val="none"/>
        </w:rPr>
      </w:pPr>
      <w:r w:rsidRPr="00756E0C">
        <w:rPr>
          <w:rFonts w:ascii="Arial" w:eastAsia="Arial" w:hAnsi="Arial" w:cs="Arial"/>
          <w:color w:val="000000"/>
          <w:sz w:val="20"/>
          <w:szCs w:val="20"/>
        </w:rPr>
        <w:t>Report on the effectiveness and compliance of this policy to senior management and stakeholders on a regular basis. Facilitate communication regarding sustainable procurement initiatives within the organization.</w:t>
      </w:r>
    </w:p>
    <w:p w14:paraId="19B62F01" w14:textId="135916AB" w:rsidR="003A0E42" w:rsidRPr="00756E0C" w:rsidRDefault="003A0E42" w:rsidP="00D66AAE">
      <w:pPr>
        <w:spacing w:before="242"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Reporting</w:t>
      </w:r>
    </w:p>
    <w:p w14:paraId="7D40D658" w14:textId="77777777" w:rsidR="003A0E42" w:rsidRPr="00756E0C" w:rsidRDefault="003A0E42" w:rsidP="00FE7C3D">
      <w:pPr>
        <w:spacing w:line="276" w:lineRule="auto"/>
        <w:jc w:val="both"/>
        <w:rPr>
          <w:rFonts w:ascii="Arial" w:eastAsia="Arial" w:hAnsi="Arial" w:cs="Arial"/>
          <w:color w:val="000000"/>
          <w:sz w:val="20"/>
          <w:szCs w:val="20"/>
        </w:rPr>
      </w:pPr>
    </w:p>
    <w:p w14:paraId="77221D9A" w14:textId="488EE924" w:rsidR="00587EC2" w:rsidRPr="00756E0C" w:rsidRDefault="00587EC2" w:rsidP="00121911">
      <w:pPr>
        <w:pStyle w:val="ListParagraph"/>
        <w:numPr>
          <w:ilvl w:val="0"/>
          <w:numId w:val="9"/>
        </w:numPr>
        <w:spacing w:after="240" w:line="276" w:lineRule="auto"/>
        <w:ind w:right="-424"/>
        <w:jc w:val="both"/>
        <w:rPr>
          <w:rFonts w:ascii="Arial" w:hAnsi="Arial" w:cs="Arial"/>
          <w:color w:val="0D0D0D"/>
          <w:sz w:val="20"/>
          <w:szCs w:val="20"/>
          <w:shd w:val="clear" w:color="auto" w:fill="FFFFFF"/>
        </w:rPr>
      </w:pPr>
      <w:r w:rsidRPr="00756E0C">
        <w:rPr>
          <w:rFonts w:ascii="Arial" w:hAnsi="Arial" w:cs="Arial"/>
          <w:color w:val="0D0D0D"/>
          <w:sz w:val="20"/>
          <w:szCs w:val="20"/>
          <w:shd w:val="clear" w:color="auto" w:fill="FFFFFF"/>
        </w:rPr>
        <w:t>Compliance and Performance Monitoring</w:t>
      </w:r>
      <w:r w:rsidR="00FE7C3D" w:rsidRPr="00756E0C">
        <w:rPr>
          <w:rFonts w:ascii="Arial" w:hAnsi="Arial" w:cs="Arial"/>
          <w:color w:val="0D0D0D"/>
          <w:sz w:val="20"/>
          <w:szCs w:val="20"/>
          <w:shd w:val="clear" w:color="auto" w:fill="FFFFFF"/>
        </w:rPr>
        <w:t xml:space="preserve">: </w:t>
      </w:r>
      <w:r w:rsidRPr="00756E0C">
        <w:rPr>
          <w:rFonts w:ascii="Arial" w:hAnsi="Arial" w:cs="Arial"/>
          <w:color w:val="0D0D0D"/>
          <w:sz w:val="20"/>
          <w:szCs w:val="20"/>
          <w:shd w:val="clear" w:color="auto" w:fill="FFFFFF"/>
        </w:rPr>
        <w:t xml:space="preserve">We conduct </w:t>
      </w:r>
      <w:r w:rsidR="004B69BB" w:rsidRPr="00121911">
        <w:rPr>
          <w:rFonts w:ascii="Arial" w:hAnsi="Arial" w:cs="Arial"/>
          <w:color w:val="0D0D0D"/>
          <w:sz w:val="20"/>
          <w:szCs w:val="20"/>
          <w:shd w:val="clear" w:color="auto" w:fill="FFFFFF"/>
        </w:rPr>
        <w:t>annual</w:t>
      </w:r>
      <w:r w:rsidRPr="00121911">
        <w:rPr>
          <w:rFonts w:ascii="Arial" w:hAnsi="Arial" w:cs="Arial"/>
          <w:color w:val="0D0D0D"/>
          <w:sz w:val="20"/>
          <w:szCs w:val="20"/>
          <w:shd w:val="clear" w:color="auto" w:fill="FFFFFF"/>
        </w:rPr>
        <w:t xml:space="preserve"> audits to assess supplier compliance with </w:t>
      </w:r>
      <w:r w:rsidR="004B69BB" w:rsidRPr="00121911">
        <w:rPr>
          <w:rFonts w:ascii="Arial" w:hAnsi="Arial" w:cs="Arial"/>
          <w:sz w:val="20"/>
          <w:szCs w:val="20"/>
        </w:rPr>
        <w:t xml:space="preserve">reviewing and acknowledging </w:t>
      </w:r>
      <w:r w:rsidRPr="00121911">
        <w:rPr>
          <w:rFonts w:ascii="Arial" w:hAnsi="Arial" w:cs="Arial"/>
          <w:color w:val="0D0D0D"/>
          <w:sz w:val="20"/>
          <w:szCs w:val="20"/>
          <w:shd w:val="clear" w:color="auto" w:fill="FFFFFF"/>
        </w:rPr>
        <w:t>environmental, labor, and ethical standards. Key metrics track the percentage of suppliers meeting environmental certifications</w:t>
      </w:r>
      <w:r w:rsidR="004B69BB" w:rsidRPr="00121911">
        <w:rPr>
          <w:rFonts w:ascii="Arial" w:hAnsi="Arial" w:cs="Arial"/>
          <w:color w:val="0D0D0D"/>
          <w:sz w:val="20"/>
          <w:szCs w:val="20"/>
          <w:shd w:val="clear" w:color="auto" w:fill="FFFFFF"/>
        </w:rPr>
        <w:t xml:space="preserve"> </w:t>
      </w:r>
      <w:r w:rsidRPr="00121911">
        <w:rPr>
          <w:rFonts w:ascii="Arial" w:hAnsi="Arial" w:cs="Arial"/>
          <w:color w:val="0D0D0D"/>
          <w:sz w:val="20"/>
          <w:szCs w:val="20"/>
          <w:shd w:val="clear" w:color="auto" w:fill="FFFFFF"/>
        </w:rPr>
        <w:t>and fair</w:t>
      </w:r>
      <w:r w:rsidRPr="00756E0C">
        <w:rPr>
          <w:rFonts w:ascii="Arial" w:hAnsi="Arial" w:cs="Arial"/>
          <w:color w:val="0D0D0D"/>
          <w:sz w:val="20"/>
          <w:szCs w:val="20"/>
          <w:shd w:val="clear" w:color="auto" w:fill="FFFFFF"/>
        </w:rPr>
        <w:t xml:space="preserve"> labor practices.</w:t>
      </w:r>
    </w:p>
    <w:p w14:paraId="1AC422DB" w14:textId="77777777" w:rsidR="00FE7C3D" w:rsidRPr="00756E0C" w:rsidRDefault="00FE7C3D" w:rsidP="00FE7C3D">
      <w:pPr>
        <w:pStyle w:val="ListParagraph"/>
        <w:spacing w:after="240" w:line="276" w:lineRule="auto"/>
        <w:ind w:left="360"/>
        <w:jc w:val="both"/>
        <w:rPr>
          <w:rFonts w:ascii="Arial" w:hAnsi="Arial" w:cs="Arial"/>
          <w:color w:val="0D0D0D"/>
          <w:sz w:val="20"/>
          <w:szCs w:val="20"/>
          <w:shd w:val="clear" w:color="auto" w:fill="FFFFFF"/>
        </w:rPr>
      </w:pPr>
    </w:p>
    <w:p w14:paraId="50AB2B3A" w14:textId="0551AE90" w:rsidR="00587EC2" w:rsidRPr="00756E0C" w:rsidRDefault="00587EC2" w:rsidP="00121911">
      <w:pPr>
        <w:pStyle w:val="ListParagraph"/>
        <w:numPr>
          <w:ilvl w:val="0"/>
          <w:numId w:val="9"/>
        </w:numPr>
        <w:tabs>
          <w:tab w:val="left" w:pos="9630"/>
        </w:tabs>
        <w:spacing w:after="240" w:line="276" w:lineRule="auto"/>
        <w:ind w:right="-424"/>
        <w:jc w:val="both"/>
        <w:rPr>
          <w:rFonts w:ascii="Arial" w:hAnsi="Arial" w:cs="Arial"/>
          <w:color w:val="0D0D0D"/>
          <w:sz w:val="20"/>
          <w:szCs w:val="20"/>
          <w:shd w:val="clear" w:color="auto" w:fill="FFFFFF"/>
        </w:rPr>
      </w:pPr>
      <w:r w:rsidRPr="00756E0C">
        <w:rPr>
          <w:rFonts w:ascii="Arial" w:hAnsi="Arial" w:cs="Arial"/>
          <w:color w:val="0D0D0D"/>
          <w:sz w:val="20"/>
          <w:szCs w:val="20"/>
          <w:shd w:val="clear" w:color="auto" w:fill="FFFFFF"/>
        </w:rPr>
        <w:t>Supplier Engagement and Vetting</w:t>
      </w:r>
      <w:r w:rsidR="00FE7C3D" w:rsidRPr="00756E0C">
        <w:rPr>
          <w:rFonts w:ascii="Arial" w:hAnsi="Arial" w:cs="Arial"/>
          <w:color w:val="0D0D0D"/>
          <w:sz w:val="20"/>
          <w:szCs w:val="20"/>
          <w:shd w:val="clear" w:color="auto" w:fill="FFFFFF"/>
        </w:rPr>
        <w:t xml:space="preserve">: </w:t>
      </w:r>
      <w:r w:rsidRPr="00756E0C">
        <w:rPr>
          <w:rFonts w:ascii="Arial" w:hAnsi="Arial" w:cs="Arial"/>
          <w:color w:val="0D0D0D"/>
          <w:sz w:val="20"/>
          <w:szCs w:val="20"/>
          <w:shd w:val="clear" w:color="auto" w:fill="FFFFFF"/>
        </w:rPr>
        <w:t>Annual reports track progress in including minority- and women-owned businesses in our supply chain</w:t>
      </w:r>
      <w:r w:rsidR="004B69BB" w:rsidRPr="00756E0C">
        <w:rPr>
          <w:rFonts w:ascii="Arial" w:hAnsi="Arial" w:cs="Arial"/>
          <w:color w:val="0D0D0D"/>
          <w:sz w:val="20"/>
          <w:szCs w:val="20"/>
          <w:shd w:val="clear" w:color="auto" w:fill="FFFFFF"/>
        </w:rPr>
        <w:t>.</w:t>
      </w:r>
    </w:p>
    <w:p w14:paraId="51A63A51" w14:textId="77777777" w:rsidR="00587EC2" w:rsidRPr="00756E0C" w:rsidRDefault="00587EC2" w:rsidP="00FE7C3D">
      <w:pPr>
        <w:pStyle w:val="ListParagraph"/>
        <w:spacing w:after="240" w:line="276" w:lineRule="auto"/>
        <w:ind w:left="360"/>
        <w:jc w:val="both"/>
        <w:rPr>
          <w:rFonts w:ascii="Arial" w:hAnsi="Arial" w:cs="Arial"/>
          <w:color w:val="0D0D0D"/>
          <w:sz w:val="20"/>
          <w:szCs w:val="20"/>
          <w:shd w:val="clear" w:color="auto" w:fill="FFFFFF"/>
        </w:rPr>
      </w:pPr>
    </w:p>
    <w:p w14:paraId="46500FDF" w14:textId="18EDFE15" w:rsidR="00587EC2" w:rsidRPr="00756E0C" w:rsidRDefault="00587EC2" w:rsidP="00121911">
      <w:pPr>
        <w:pStyle w:val="ListParagraph"/>
        <w:numPr>
          <w:ilvl w:val="0"/>
          <w:numId w:val="9"/>
        </w:numPr>
        <w:tabs>
          <w:tab w:val="left" w:pos="9630"/>
        </w:tabs>
        <w:spacing w:after="240" w:line="276" w:lineRule="auto"/>
        <w:ind w:right="-424"/>
        <w:jc w:val="both"/>
        <w:rPr>
          <w:rFonts w:ascii="Arial" w:hAnsi="Arial" w:cs="Arial"/>
          <w:color w:val="0D0D0D"/>
          <w:sz w:val="20"/>
          <w:szCs w:val="20"/>
          <w:shd w:val="clear" w:color="auto" w:fill="FFFFFF"/>
        </w:rPr>
      </w:pPr>
      <w:r w:rsidRPr="00756E0C">
        <w:rPr>
          <w:rFonts w:ascii="Arial" w:hAnsi="Arial" w:cs="Arial"/>
          <w:color w:val="0D0D0D"/>
          <w:sz w:val="20"/>
          <w:szCs w:val="20"/>
          <w:shd w:val="clear" w:color="auto" w:fill="FFFFFF"/>
        </w:rPr>
        <w:t>Environmental Impact and Sustainability</w:t>
      </w:r>
      <w:r w:rsidR="00FE7C3D" w:rsidRPr="00756E0C">
        <w:rPr>
          <w:rFonts w:ascii="Arial" w:hAnsi="Arial" w:cs="Arial"/>
          <w:color w:val="0D0D0D"/>
          <w:sz w:val="20"/>
          <w:szCs w:val="20"/>
          <w:shd w:val="clear" w:color="auto" w:fill="FFFFFF"/>
        </w:rPr>
        <w:t xml:space="preserve">: </w:t>
      </w:r>
      <w:r w:rsidRPr="00756E0C">
        <w:rPr>
          <w:rFonts w:ascii="Arial" w:hAnsi="Arial" w:cs="Arial"/>
          <w:color w:val="0D0D0D"/>
          <w:sz w:val="20"/>
          <w:szCs w:val="20"/>
          <w:shd w:val="clear" w:color="auto" w:fill="FFFFFF"/>
        </w:rPr>
        <w:t>We annually report on reducing our carbon footprint and promoting sustainable practices like loca</w:t>
      </w:r>
      <w:r w:rsidR="004B69BB" w:rsidRPr="00756E0C">
        <w:rPr>
          <w:rFonts w:ascii="Arial" w:hAnsi="Arial" w:cs="Arial"/>
          <w:color w:val="0D0D0D"/>
          <w:sz w:val="20"/>
          <w:szCs w:val="20"/>
          <w:shd w:val="clear" w:color="auto" w:fill="FFFFFF"/>
        </w:rPr>
        <w:t>l sourcing and waste reduction.</w:t>
      </w:r>
    </w:p>
    <w:p w14:paraId="087DB18F" w14:textId="77777777" w:rsidR="00587EC2" w:rsidRPr="00756E0C" w:rsidRDefault="00587EC2" w:rsidP="00FE7C3D">
      <w:pPr>
        <w:pStyle w:val="ListParagraph"/>
        <w:spacing w:after="240" w:line="276" w:lineRule="auto"/>
        <w:ind w:left="360"/>
        <w:jc w:val="both"/>
        <w:rPr>
          <w:rFonts w:ascii="Arial" w:hAnsi="Arial" w:cs="Arial"/>
          <w:color w:val="0D0D0D"/>
          <w:sz w:val="20"/>
          <w:szCs w:val="20"/>
          <w:shd w:val="clear" w:color="auto" w:fill="FFFFFF"/>
        </w:rPr>
      </w:pPr>
    </w:p>
    <w:p w14:paraId="06C4869B" w14:textId="4E5AF249" w:rsidR="00A233C8" w:rsidRPr="00756E0C" w:rsidRDefault="00587EC2" w:rsidP="00121911">
      <w:pPr>
        <w:pStyle w:val="ListParagraph"/>
        <w:numPr>
          <w:ilvl w:val="0"/>
          <w:numId w:val="9"/>
        </w:numPr>
        <w:tabs>
          <w:tab w:val="left" w:pos="9630"/>
        </w:tabs>
        <w:spacing w:after="240" w:line="276" w:lineRule="auto"/>
        <w:ind w:right="-424"/>
        <w:jc w:val="both"/>
        <w:rPr>
          <w:rFonts w:ascii="Arial" w:hAnsi="Arial" w:cs="Arial"/>
          <w:b/>
          <w:bCs/>
          <w:sz w:val="20"/>
          <w:szCs w:val="20"/>
          <w:shd w:val="clear" w:color="auto" w:fill="FFFFFF"/>
        </w:rPr>
      </w:pPr>
      <w:r w:rsidRPr="00756E0C">
        <w:rPr>
          <w:rFonts w:ascii="Arial" w:hAnsi="Arial" w:cs="Arial"/>
          <w:color w:val="0D0D0D"/>
          <w:sz w:val="20"/>
          <w:szCs w:val="20"/>
          <w:shd w:val="clear" w:color="auto" w:fill="FFFFFF"/>
        </w:rPr>
        <w:t>Ethical Standards and Corporate Governance</w:t>
      </w:r>
      <w:r w:rsidR="00CE6A84" w:rsidRPr="00756E0C">
        <w:rPr>
          <w:rFonts w:ascii="Arial" w:hAnsi="Arial" w:cs="Arial"/>
          <w:color w:val="0D0D0D"/>
          <w:sz w:val="20"/>
          <w:szCs w:val="20"/>
          <w:shd w:val="clear" w:color="auto" w:fill="FFFFFF"/>
        </w:rPr>
        <w:t xml:space="preserve">: </w:t>
      </w:r>
      <w:r w:rsidRPr="00756E0C">
        <w:rPr>
          <w:rFonts w:ascii="Arial" w:hAnsi="Arial" w:cs="Arial"/>
          <w:color w:val="0D0D0D"/>
          <w:sz w:val="20"/>
          <w:szCs w:val="20"/>
          <w:shd w:val="clear" w:color="auto" w:fill="FFFFFF"/>
        </w:rPr>
        <w:t>Annual reviews of our Sustainable Procurement Policy by the Chief Compliance Officer ensure alignment with corporate governance standards.</w:t>
      </w:r>
    </w:p>
    <w:p w14:paraId="76D58919" w14:textId="2E49340C" w:rsidR="003D6E7A" w:rsidRPr="00756E0C" w:rsidRDefault="003D6E7A" w:rsidP="00FE7C3D">
      <w:pPr>
        <w:spacing w:before="242" w:line="276" w:lineRule="auto"/>
        <w:ind w:right="-424"/>
        <w:jc w:val="both"/>
        <w:textAlignment w:val="baseline"/>
        <w:rPr>
          <w:rFonts w:ascii="Arial" w:eastAsia="Arial" w:hAnsi="Arial" w:cs="Arial"/>
          <w:color w:val="8F4D6B"/>
          <w:spacing w:val="-1"/>
          <w:sz w:val="28"/>
          <w:szCs w:val="28"/>
        </w:rPr>
      </w:pPr>
      <w:r w:rsidRPr="00756E0C">
        <w:rPr>
          <w:rFonts w:ascii="Arial" w:eastAsia="Arial" w:hAnsi="Arial" w:cs="Arial"/>
          <w:color w:val="8F4D6B"/>
          <w:spacing w:val="-1"/>
          <w:sz w:val="28"/>
          <w:szCs w:val="28"/>
        </w:rPr>
        <w:t xml:space="preserve">Continuous Improvement </w:t>
      </w:r>
    </w:p>
    <w:p w14:paraId="15C51021" w14:textId="68A02C30" w:rsidR="003A0E42" w:rsidRPr="00756E0C" w:rsidRDefault="00FE7C3D" w:rsidP="00FE7C3D">
      <w:pPr>
        <w:spacing w:before="209" w:line="276" w:lineRule="auto"/>
        <w:ind w:right="-424"/>
        <w:jc w:val="both"/>
        <w:textAlignment w:val="baseline"/>
        <w:rPr>
          <w:rFonts w:ascii="Arial" w:eastAsia="Arial" w:hAnsi="Arial" w:cs="Arial"/>
          <w:color w:val="000000"/>
          <w:sz w:val="20"/>
          <w:szCs w:val="20"/>
        </w:rPr>
      </w:pPr>
      <w:r w:rsidRPr="00756E0C">
        <w:rPr>
          <w:rFonts w:ascii="Arial" w:eastAsia="Arial" w:hAnsi="Arial" w:cs="Arial"/>
          <w:color w:val="000000"/>
          <w:sz w:val="20"/>
          <w:szCs w:val="20"/>
        </w:rPr>
        <w:t xml:space="preserve">Mewburn Ellis LLP is committed to continuous improvement in our Sustainable Procurement practices. We regularly review and update our supplier engagement strategies to enhance diversity and sustainability metrics within our supply chain. </w:t>
      </w:r>
      <w:r w:rsidR="00CE6A84" w:rsidRPr="00756E0C">
        <w:rPr>
          <w:rFonts w:ascii="Arial" w:hAnsi="Arial" w:cs="Arial"/>
          <w:sz w:val="20"/>
          <w:szCs w:val="20"/>
        </w:rPr>
        <w:t>Through our survey and code of conduct, we strive to ensure that all suppliers meet and exceed environmental, labor, and ethical standards set out in this policy.</w:t>
      </w:r>
      <w:r w:rsidRPr="00756E0C">
        <w:rPr>
          <w:rFonts w:ascii="Arial" w:eastAsia="Arial" w:hAnsi="Arial" w:cs="Arial"/>
          <w:color w:val="000000"/>
          <w:sz w:val="20"/>
          <w:szCs w:val="20"/>
        </w:rPr>
        <w:t xml:space="preserve"> Our commitment to transparency includes regular reporting on our progress towards achieving targets related t</w:t>
      </w:r>
      <w:r w:rsidR="00BE4175" w:rsidRPr="00756E0C">
        <w:rPr>
          <w:rFonts w:ascii="Arial" w:eastAsia="Arial" w:hAnsi="Arial" w:cs="Arial"/>
          <w:color w:val="000000"/>
          <w:sz w:val="20"/>
          <w:szCs w:val="20"/>
        </w:rPr>
        <w:t>o environmental impact</w:t>
      </w:r>
      <w:r w:rsidRPr="00756E0C">
        <w:rPr>
          <w:rFonts w:ascii="Arial" w:eastAsia="Arial" w:hAnsi="Arial" w:cs="Arial"/>
          <w:color w:val="000000"/>
          <w:sz w:val="20"/>
          <w:szCs w:val="20"/>
        </w:rPr>
        <w:t>. By integrating feedback and lessons learned into our procurement processes, we aim to uphold the highest standards of sustainability and ethical conduct while driving positive social and environmental outcomes.</w:t>
      </w:r>
    </w:p>
    <w:p w14:paraId="72F8D67B" w14:textId="77E266E5" w:rsidR="005663D4" w:rsidRPr="00756E0C" w:rsidRDefault="005663D4" w:rsidP="00FE7C3D">
      <w:pPr>
        <w:spacing w:before="242" w:line="276" w:lineRule="auto"/>
        <w:ind w:right="-424"/>
        <w:jc w:val="both"/>
        <w:textAlignment w:val="baseline"/>
        <w:rPr>
          <w:rFonts w:ascii="Arial" w:eastAsia="Arial" w:hAnsi="Arial" w:cs="Arial"/>
          <w:color w:val="8F4D6B"/>
          <w:spacing w:val="-1"/>
          <w:sz w:val="28"/>
        </w:rPr>
      </w:pPr>
      <w:r w:rsidRPr="00756E0C">
        <w:rPr>
          <w:rFonts w:ascii="Arial" w:eastAsia="Arial" w:hAnsi="Arial" w:cs="Arial"/>
          <w:color w:val="8F4D6B"/>
          <w:spacing w:val="-1"/>
          <w:sz w:val="28"/>
        </w:rPr>
        <w:t>Review</w:t>
      </w:r>
      <w:r w:rsidR="003D6E7A" w:rsidRPr="00756E0C">
        <w:rPr>
          <w:rFonts w:ascii="Arial" w:eastAsia="Arial" w:hAnsi="Arial" w:cs="Arial"/>
          <w:color w:val="8F4D6B"/>
          <w:spacing w:val="-1"/>
          <w:sz w:val="28"/>
        </w:rPr>
        <w:t xml:space="preserve"> Mechanism</w:t>
      </w:r>
    </w:p>
    <w:p w14:paraId="664BB4F7" w14:textId="44225FF0" w:rsidR="00B87AF5" w:rsidRPr="00756E0C" w:rsidRDefault="003D6E7A" w:rsidP="00FE7C3D">
      <w:pPr>
        <w:spacing w:before="209" w:line="276" w:lineRule="auto"/>
        <w:ind w:right="-424"/>
        <w:jc w:val="both"/>
        <w:textAlignment w:val="baseline"/>
        <w:rPr>
          <w:rFonts w:ascii="Arial" w:eastAsia="Arial" w:hAnsi="Arial" w:cs="Arial"/>
          <w:color w:val="000000"/>
          <w:szCs w:val="24"/>
        </w:rPr>
      </w:pPr>
      <w:r w:rsidRPr="00756E0C">
        <w:rPr>
          <w:rFonts w:ascii="Arial" w:eastAsia="Arial" w:hAnsi="Arial" w:cs="Arial"/>
          <w:color w:val="000000"/>
          <w:szCs w:val="24"/>
        </w:rPr>
        <w:t xml:space="preserve">The </w:t>
      </w:r>
      <w:r w:rsidR="00BE4175" w:rsidRPr="00756E0C">
        <w:rPr>
          <w:rFonts w:ascii="Arial" w:eastAsia="Arial" w:hAnsi="Arial" w:cs="Arial"/>
          <w:color w:val="000000"/>
          <w:szCs w:val="24"/>
        </w:rPr>
        <w:t>Chief Commercial</w:t>
      </w:r>
      <w:r w:rsidR="00FE7C3D" w:rsidRPr="00756E0C">
        <w:rPr>
          <w:rFonts w:ascii="Arial" w:eastAsia="Arial" w:hAnsi="Arial" w:cs="Arial"/>
          <w:color w:val="000000"/>
          <w:szCs w:val="24"/>
        </w:rPr>
        <w:t xml:space="preserve"> Officer</w:t>
      </w:r>
      <w:r w:rsidRPr="00756E0C">
        <w:rPr>
          <w:rFonts w:ascii="Arial" w:eastAsia="Arial" w:hAnsi="Arial" w:cs="Arial"/>
          <w:color w:val="000000"/>
          <w:szCs w:val="24"/>
        </w:rPr>
        <w:t xml:space="preserve"> at Mewburn Ellis LLP will review the </w:t>
      </w:r>
      <w:r w:rsidR="00FE7C3D" w:rsidRPr="00756E0C">
        <w:rPr>
          <w:rFonts w:ascii="Arial" w:eastAsia="Arial" w:hAnsi="Arial" w:cs="Arial"/>
          <w:color w:val="000000"/>
          <w:szCs w:val="24"/>
        </w:rPr>
        <w:t>Sustainable Procurement Policy</w:t>
      </w:r>
      <w:r w:rsidRPr="00756E0C">
        <w:rPr>
          <w:rFonts w:ascii="Arial" w:eastAsia="Arial" w:hAnsi="Arial" w:cs="Arial"/>
          <w:color w:val="000000"/>
          <w:szCs w:val="24"/>
        </w:rPr>
        <w:t xml:space="preserve"> annually, and any updates will be communicated as necessary.</w:t>
      </w:r>
    </w:p>
    <w:p w14:paraId="0AF37D62" w14:textId="77777777" w:rsidR="00FE7C3D" w:rsidRDefault="00FE7C3D" w:rsidP="00FE7C3D">
      <w:pPr>
        <w:spacing w:before="209" w:line="276" w:lineRule="auto"/>
        <w:ind w:right="-424"/>
        <w:jc w:val="both"/>
        <w:textAlignment w:val="baseline"/>
        <w:rPr>
          <w:rFonts w:ascii="Arial" w:eastAsia="Arial" w:hAnsi="Arial" w:cs="Arial"/>
          <w:color w:val="000000"/>
          <w:szCs w:val="24"/>
        </w:rPr>
      </w:pPr>
    </w:p>
    <w:p w14:paraId="0D3D16C8" w14:textId="77777777" w:rsidR="007A2250" w:rsidRPr="00756E0C" w:rsidRDefault="007A2250" w:rsidP="00FE7C3D">
      <w:pPr>
        <w:spacing w:before="209" w:line="276" w:lineRule="auto"/>
        <w:ind w:right="-424"/>
        <w:jc w:val="both"/>
        <w:textAlignment w:val="baseline"/>
        <w:rPr>
          <w:rFonts w:ascii="Arial" w:eastAsia="Arial" w:hAnsi="Arial" w:cs="Arial"/>
          <w:color w:val="000000"/>
          <w:szCs w:val="24"/>
        </w:rPr>
      </w:pPr>
    </w:p>
    <w:p w14:paraId="3A488A9A" w14:textId="47A5CA21" w:rsidR="003D6E7A" w:rsidRPr="00756E0C" w:rsidRDefault="003D6E7A" w:rsidP="00FE7C3D">
      <w:pPr>
        <w:spacing w:before="209" w:line="276" w:lineRule="auto"/>
        <w:ind w:right="-424"/>
        <w:jc w:val="both"/>
        <w:textAlignment w:val="baseline"/>
        <w:rPr>
          <w:rFonts w:ascii="Arial" w:eastAsia="Arial" w:hAnsi="Arial" w:cs="Arial"/>
          <w:b/>
          <w:bCs/>
          <w:color w:val="000000"/>
          <w:szCs w:val="24"/>
        </w:rPr>
      </w:pPr>
      <w:r w:rsidRPr="00756E0C">
        <w:rPr>
          <w:rFonts w:ascii="Arial" w:eastAsia="Arial" w:hAnsi="Arial" w:cs="Arial"/>
          <w:b/>
          <w:bCs/>
          <w:color w:val="000000"/>
          <w:szCs w:val="24"/>
        </w:rPr>
        <w:t>EFFECTIVE DATE:</w:t>
      </w:r>
      <w:r w:rsidR="00216496" w:rsidRPr="00756E0C">
        <w:rPr>
          <w:rFonts w:ascii="Arial" w:eastAsia="Arial" w:hAnsi="Arial" w:cs="Arial"/>
          <w:b/>
          <w:bCs/>
          <w:color w:val="000000"/>
          <w:szCs w:val="24"/>
        </w:rPr>
        <w:t xml:space="preserve"> 01 / 01 / 2023</w:t>
      </w:r>
      <w:r w:rsidRPr="00756E0C">
        <w:rPr>
          <w:rFonts w:ascii="Arial" w:eastAsia="Arial" w:hAnsi="Arial" w:cs="Arial"/>
          <w:b/>
          <w:bCs/>
          <w:color w:val="000000"/>
          <w:szCs w:val="24"/>
        </w:rPr>
        <w:t xml:space="preserve"> </w:t>
      </w:r>
      <w:r w:rsidRPr="00756E0C">
        <w:rPr>
          <w:rFonts w:ascii="Arial" w:eastAsia="Arial" w:hAnsi="Arial" w:cs="Arial"/>
          <w:b/>
          <w:bCs/>
          <w:color w:val="000000"/>
          <w:szCs w:val="24"/>
        </w:rPr>
        <w:tab/>
      </w:r>
      <w:r w:rsidR="00216496" w:rsidRPr="00756E0C">
        <w:rPr>
          <w:rFonts w:ascii="Arial" w:eastAsia="Arial" w:hAnsi="Arial" w:cs="Arial"/>
          <w:b/>
          <w:bCs/>
          <w:color w:val="000000"/>
          <w:szCs w:val="24"/>
        </w:rPr>
        <w:t xml:space="preserve">                     </w:t>
      </w:r>
      <w:r w:rsidRPr="00756E0C">
        <w:rPr>
          <w:rFonts w:ascii="Arial" w:eastAsia="Arial" w:hAnsi="Arial" w:cs="Arial"/>
          <w:b/>
          <w:bCs/>
          <w:color w:val="000000"/>
          <w:szCs w:val="24"/>
        </w:rPr>
        <w:t xml:space="preserve">  </w:t>
      </w:r>
      <w:r w:rsidRPr="00756E0C">
        <w:rPr>
          <w:rFonts w:ascii="Arial" w:eastAsia="Arial" w:hAnsi="Arial" w:cs="Arial"/>
          <w:b/>
          <w:bCs/>
          <w:color w:val="000000"/>
          <w:szCs w:val="24"/>
        </w:rPr>
        <w:tab/>
      </w:r>
      <w:r w:rsidRPr="00756E0C">
        <w:rPr>
          <w:rFonts w:ascii="Arial" w:eastAsia="Arial" w:hAnsi="Arial" w:cs="Arial"/>
          <w:b/>
          <w:bCs/>
          <w:color w:val="000000"/>
          <w:szCs w:val="24"/>
        </w:rPr>
        <w:tab/>
        <w:t>LAST REVIEW DATE:</w:t>
      </w:r>
      <w:r w:rsidR="00216496" w:rsidRPr="00756E0C">
        <w:rPr>
          <w:rFonts w:ascii="Arial" w:eastAsia="Arial" w:hAnsi="Arial" w:cs="Arial"/>
          <w:b/>
          <w:bCs/>
          <w:color w:val="000000"/>
          <w:szCs w:val="24"/>
        </w:rPr>
        <w:t xml:space="preserve"> 01 / 01 / </w:t>
      </w:r>
      <w:r w:rsidR="00216496" w:rsidRPr="000C0CC6">
        <w:rPr>
          <w:rFonts w:ascii="Arial" w:eastAsia="Arial" w:hAnsi="Arial" w:cs="Arial"/>
          <w:b/>
          <w:bCs/>
          <w:color w:val="000000"/>
          <w:szCs w:val="24"/>
          <w:highlight w:val="yellow"/>
        </w:rPr>
        <w:t>202</w:t>
      </w:r>
      <w:ins w:id="38" w:author="Anamika Bhartiya" w:date="2026-06-18T18:23:00Z" w16du:dateUtc="2026-06-18T12:53:00Z">
        <w:r w:rsidR="004827EB">
          <w:rPr>
            <w:rFonts w:ascii="Arial" w:eastAsia="Arial" w:hAnsi="Arial" w:cs="Arial"/>
            <w:b/>
            <w:bCs/>
            <w:color w:val="000000"/>
            <w:szCs w:val="24"/>
            <w:highlight w:val="yellow"/>
          </w:rPr>
          <w:t>6</w:t>
        </w:r>
      </w:ins>
      <w:del w:id="39" w:author="Anamika Bhartiya" w:date="2026-06-18T18:23:00Z" w16du:dateUtc="2026-06-18T12:53:00Z">
        <w:r w:rsidR="00121911" w:rsidRPr="000C0CC6" w:rsidDel="004827EB">
          <w:rPr>
            <w:rFonts w:ascii="Arial" w:eastAsia="Arial" w:hAnsi="Arial" w:cs="Arial"/>
            <w:b/>
            <w:bCs/>
            <w:color w:val="000000"/>
            <w:szCs w:val="24"/>
            <w:highlight w:val="yellow"/>
          </w:rPr>
          <w:delText>5</w:delText>
        </w:r>
      </w:del>
    </w:p>
    <w:p w14:paraId="0F32495C" w14:textId="1C7EBF48" w:rsidR="003D6E7A" w:rsidRPr="00756E0C" w:rsidRDefault="003D6E7A" w:rsidP="00FE7C3D">
      <w:pPr>
        <w:spacing w:before="209" w:line="276" w:lineRule="auto"/>
        <w:ind w:right="-424"/>
        <w:jc w:val="both"/>
        <w:textAlignment w:val="baseline"/>
        <w:rPr>
          <w:rFonts w:ascii="Arial" w:eastAsia="Arial" w:hAnsi="Arial" w:cs="Arial"/>
          <w:b/>
          <w:bCs/>
          <w:color w:val="000000"/>
          <w:szCs w:val="24"/>
        </w:rPr>
      </w:pPr>
      <w:r w:rsidRPr="00756E0C">
        <w:rPr>
          <w:rFonts w:ascii="Arial" w:eastAsia="Arial" w:hAnsi="Arial" w:cs="Arial"/>
          <w:b/>
          <w:bCs/>
          <w:color w:val="000000"/>
          <w:szCs w:val="24"/>
        </w:rPr>
        <w:t>NEXT REVIEW DATE:</w:t>
      </w:r>
      <w:r w:rsidR="00216496" w:rsidRPr="00756E0C">
        <w:rPr>
          <w:rFonts w:ascii="Arial" w:eastAsia="Arial" w:hAnsi="Arial" w:cs="Arial"/>
          <w:b/>
          <w:bCs/>
          <w:color w:val="000000"/>
          <w:szCs w:val="24"/>
        </w:rPr>
        <w:t xml:space="preserve"> 01 / 01 / </w:t>
      </w:r>
      <w:r w:rsidR="00216496" w:rsidRPr="000C0CC6">
        <w:rPr>
          <w:rFonts w:ascii="Arial" w:eastAsia="Arial" w:hAnsi="Arial" w:cs="Arial"/>
          <w:b/>
          <w:bCs/>
          <w:color w:val="000000"/>
          <w:szCs w:val="24"/>
          <w:highlight w:val="yellow"/>
        </w:rPr>
        <w:t>202</w:t>
      </w:r>
      <w:ins w:id="40" w:author="Anamika Bhartiya" w:date="2026-06-18T18:23:00Z" w16du:dateUtc="2026-06-18T12:53:00Z">
        <w:r w:rsidR="004827EB">
          <w:rPr>
            <w:rFonts w:ascii="Arial" w:eastAsia="Arial" w:hAnsi="Arial" w:cs="Arial"/>
            <w:b/>
            <w:bCs/>
            <w:color w:val="000000"/>
            <w:szCs w:val="24"/>
          </w:rPr>
          <w:t xml:space="preserve">7  </w:t>
        </w:r>
      </w:ins>
      <w:del w:id="41" w:author="Anamika Bhartiya" w:date="2026-06-18T18:23:00Z" w16du:dateUtc="2026-06-18T12:53:00Z">
        <w:r w:rsidR="00121911" w:rsidRPr="000C0CC6" w:rsidDel="004827EB">
          <w:rPr>
            <w:rFonts w:ascii="Arial" w:eastAsia="Arial" w:hAnsi="Arial" w:cs="Arial"/>
            <w:b/>
            <w:bCs/>
            <w:color w:val="000000"/>
            <w:szCs w:val="24"/>
            <w:highlight w:val="yellow"/>
          </w:rPr>
          <w:delText>6</w:delText>
        </w:r>
        <w:r w:rsidR="00B8535A" w:rsidDel="004827EB">
          <w:rPr>
            <w:rFonts w:ascii="Arial" w:eastAsia="Arial" w:hAnsi="Arial" w:cs="Arial"/>
            <w:b/>
            <w:bCs/>
            <w:color w:val="000000"/>
            <w:szCs w:val="24"/>
          </w:rPr>
          <w:delText xml:space="preserve"> </w:delText>
        </w:r>
      </w:del>
      <w:r w:rsidR="00B8535A">
        <w:rPr>
          <w:rFonts w:ascii="Arial" w:eastAsia="Arial" w:hAnsi="Arial" w:cs="Arial"/>
          <w:b/>
          <w:bCs/>
          <w:color w:val="000000"/>
          <w:szCs w:val="24"/>
        </w:rPr>
        <w:t xml:space="preserve">                                 Revision No. </w:t>
      </w:r>
      <w:r w:rsidR="00B8535A" w:rsidRPr="00B8535A">
        <w:rPr>
          <w:rFonts w:ascii="Arial" w:eastAsia="Arial" w:hAnsi="Arial" w:cs="Arial"/>
          <w:b/>
          <w:bCs/>
          <w:color w:val="000000"/>
          <w:szCs w:val="24"/>
          <w:highlight w:val="yellow"/>
        </w:rPr>
        <w:t>2.</w:t>
      </w:r>
      <w:ins w:id="42" w:author="Anamika Bhartiya" w:date="2026-06-18T18:23:00Z" w16du:dateUtc="2026-06-18T12:53:00Z">
        <w:r w:rsidR="00F0150E">
          <w:rPr>
            <w:rFonts w:ascii="Arial" w:eastAsia="Arial" w:hAnsi="Arial" w:cs="Arial"/>
            <w:b/>
            <w:bCs/>
            <w:color w:val="000000"/>
            <w:szCs w:val="24"/>
            <w:highlight w:val="yellow"/>
          </w:rPr>
          <w:t>0</w:t>
        </w:r>
      </w:ins>
      <w:del w:id="43" w:author="Anamika Bhartiya" w:date="2026-06-18T18:23:00Z" w16du:dateUtc="2026-06-18T12:53:00Z">
        <w:r w:rsidR="00B8535A" w:rsidRPr="00B8535A" w:rsidDel="004827EB">
          <w:rPr>
            <w:rFonts w:ascii="Arial" w:eastAsia="Arial" w:hAnsi="Arial" w:cs="Arial"/>
            <w:b/>
            <w:bCs/>
            <w:color w:val="000000"/>
            <w:szCs w:val="24"/>
            <w:highlight w:val="yellow"/>
          </w:rPr>
          <w:delText>0</w:delText>
        </w:r>
      </w:del>
    </w:p>
    <w:p w14:paraId="0B10357F" w14:textId="6B93B0AE" w:rsidR="003D6E7A" w:rsidRPr="00756E0C" w:rsidRDefault="003D6E7A" w:rsidP="00FE7C3D">
      <w:pPr>
        <w:spacing w:before="209" w:line="276" w:lineRule="auto"/>
        <w:ind w:right="-424"/>
        <w:jc w:val="both"/>
        <w:textAlignment w:val="baseline"/>
        <w:rPr>
          <w:rFonts w:ascii="Arial" w:eastAsia="Arial" w:hAnsi="Arial" w:cs="Arial"/>
          <w:b/>
          <w:bCs/>
          <w:color w:val="000000"/>
          <w:szCs w:val="24"/>
        </w:rPr>
      </w:pPr>
      <w:r w:rsidRPr="00756E0C">
        <w:rPr>
          <w:rFonts w:ascii="Arial" w:eastAsia="Arial" w:hAnsi="Arial" w:cs="Arial"/>
          <w:b/>
          <w:bCs/>
          <w:color w:val="000000"/>
          <w:szCs w:val="24"/>
        </w:rPr>
        <w:t>PREPARED BY:</w:t>
      </w:r>
      <w:r w:rsidR="00216496" w:rsidRPr="00756E0C">
        <w:rPr>
          <w:rFonts w:ascii="Arial" w:eastAsia="Arial" w:hAnsi="Arial" w:cs="Arial"/>
          <w:b/>
          <w:bCs/>
          <w:color w:val="000000"/>
          <w:szCs w:val="24"/>
        </w:rPr>
        <w:t xml:space="preserve"> </w:t>
      </w:r>
      <w:r w:rsidR="000C0CC6">
        <w:rPr>
          <w:rFonts w:ascii="Arial" w:eastAsia="Arial" w:hAnsi="Arial" w:cs="Arial"/>
          <w:b/>
          <w:bCs/>
          <w:color w:val="000000"/>
          <w:szCs w:val="24"/>
        </w:rPr>
        <w:t>Chief Commercial Officer</w:t>
      </w:r>
    </w:p>
    <w:p w14:paraId="75588CFB" w14:textId="77777777" w:rsidR="00C37023" w:rsidRPr="00756E0C" w:rsidRDefault="00C37023" w:rsidP="00FE7C3D">
      <w:pPr>
        <w:spacing w:before="242" w:line="276" w:lineRule="auto"/>
        <w:ind w:right="-424"/>
        <w:jc w:val="center"/>
        <w:textAlignment w:val="baseline"/>
        <w:rPr>
          <w:rFonts w:ascii="Arial" w:eastAsia="Arial" w:hAnsi="Arial" w:cs="Arial"/>
          <w:b/>
          <w:bCs/>
          <w:color w:val="8F4D6B"/>
          <w:spacing w:val="-1"/>
          <w:sz w:val="28"/>
        </w:rPr>
      </w:pPr>
    </w:p>
    <w:p w14:paraId="321014BE" w14:textId="0FBF23EC" w:rsidR="00BB6892" w:rsidRPr="000C0CC6" w:rsidDel="00E3395E" w:rsidRDefault="00FE7C3D" w:rsidP="00E3395E">
      <w:pPr>
        <w:spacing w:before="242" w:line="276" w:lineRule="auto"/>
        <w:ind w:right="-424"/>
        <w:jc w:val="center"/>
        <w:textAlignment w:val="baseline"/>
        <w:rPr>
          <w:del w:id="44" w:author="Maria Hall" w:date="2025-08-15T15:55:00Z" w16du:dateUtc="2025-08-15T14:55:00Z"/>
          <w:rFonts w:ascii="Arial" w:eastAsia="Arial" w:hAnsi="Arial" w:cs="Arial"/>
          <w:b/>
          <w:bCs/>
          <w:color w:val="8F4D6B"/>
          <w:spacing w:val="-1"/>
          <w:sz w:val="28"/>
          <w:highlight w:val="yellow"/>
        </w:rPr>
      </w:pPr>
      <w:r w:rsidRPr="00756E0C">
        <w:rPr>
          <w:rFonts w:ascii="Arial" w:eastAsia="Arial" w:hAnsi="Arial" w:cs="Arial"/>
          <w:b/>
          <w:bCs/>
          <w:color w:val="8F4D6B"/>
          <w:spacing w:val="-1"/>
          <w:sz w:val="28"/>
        </w:rPr>
        <w:br w:type="column"/>
      </w:r>
      <w:del w:id="45" w:author="Maria Hall" w:date="2025-08-15T15:55:00Z" w16du:dateUtc="2025-08-15T14:55:00Z">
        <w:r w:rsidR="00BB6892" w:rsidRPr="000C0CC6" w:rsidDel="00E3395E">
          <w:rPr>
            <w:rFonts w:ascii="Arial" w:eastAsia="Arial" w:hAnsi="Arial" w:cs="Arial"/>
            <w:b/>
            <w:bCs/>
            <w:color w:val="8F4D6B"/>
            <w:spacing w:val="-1"/>
            <w:sz w:val="28"/>
            <w:highlight w:val="yellow"/>
          </w:rPr>
          <w:lastRenderedPageBreak/>
          <w:delText>Employee Acknowledgement Form</w:delText>
        </w:r>
      </w:del>
    </w:p>
    <w:p w14:paraId="0F537E6E" w14:textId="32D1E07D" w:rsidR="00BB6892" w:rsidRPr="000C0CC6" w:rsidDel="00E3395E" w:rsidRDefault="00BB6892">
      <w:pPr>
        <w:spacing w:before="242" w:line="276" w:lineRule="auto"/>
        <w:ind w:right="-424"/>
        <w:jc w:val="center"/>
        <w:textAlignment w:val="baseline"/>
        <w:rPr>
          <w:del w:id="46" w:author="Maria Hall" w:date="2025-08-15T15:55:00Z" w16du:dateUtc="2025-08-15T14:55:00Z"/>
          <w:rFonts w:ascii="Arial" w:eastAsia="Arial" w:hAnsi="Arial" w:cs="Arial"/>
          <w:sz w:val="28"/>
          <w:highlight w:val="yellow"/>
        </w:rPr>
        <w:pPrChange w:id="47" w:author="Maria Hall" w:date="2025-08-15T15:55:00Z" w16du:dateUtc="2025-08-15T14:55:00Z">
          <w:pPr>
            <w:spacing w:line="276" w:lineRule="auto"/>
          </w:pPr>
        </w:pPrChange>
      </w:pPr>
    </w:p>
    <w:p w14:paraId="4A58B920" w14:textId="71C7D659" w:rsidR="00FE7C3D" w:rsidRPr="000C0CC6" w:rsidDel="00E3395E" w:rsidRDefault="00FE7C3D">
      <w:pPr>
        <w:spacing w:before="242" w:line="276" w:lineRule="auto"/>
        <w:ind w:right="-424"/>
        <w:jc w:val="center"/>
        <w:textAlignment w:val="baseline"/>
        <w:rPr>
          <w:del w:id="48" w:author="Maria Hall" w:date="2025-08-15T15:55:00Z" w16du:dateUtc="2025-08-15T14:55:00Z"/>
          <w:rFonts w:ascii="Arial" w:eastAsia="Times New Roman" w:hAnsi="Arial" w:cs="Arial"/>
          <w:sz w:val="20"/>
          <w:szCs w:val="20"/>
          <w:highlight w:val="yellow"/>
          <w:lang w:val="en-IN" w:eastAsia="en-IN"/>
          <w14:ligatures w14:val="none"/>
        </w:rPr>
        <w:pPrChange w:id="49" w:author="Maria Hall" w:date="2025-08-15T15:55:00Z" w16du:dateUtc="2025-08-15T14:55:00Z">
          <w:pPr>
            <w:spacing w:before="100" w:beforeAutospacing="1" w:after="100" w:afterAutospacing="1" w:line="360" w:lineRule="auto"/>
            <w:ind w:left="630" w:right="-424"/>
            <w:jc w:val="both"/>
          </w:pPr>
        </w:pPrChange>
      </w:pPr>
      <w:del w:id="50"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I acknowledge that I have received, read, and understood Mewburn Ellis LLP's Sustainable Procurement Policy. I understand that it is my responsibility to adhere to the principles outlined in this policy in all procurement activities I undertake on behalf of the company. This policy underscores our commitment to integrating environmental, social, and economic considerations into our procurement processes, promoting sustainability, reducing our environmental footprint, and fostering ethical supplier relationships.</w:delText>
        </w:r>
      </w:del>
    </w:p>
    <w:p w14:paraId="48C2E900" w14:textId="64BAA4C2" w:rsidR="00FE7C3D" w:rsidRPr="000C0CC6" w:rsidDel="00E3395E" w:rsidRDefault="00FE7C3D">
      <w:pPr>
        <w:spacing w:before="242" w:line="276" w:lineRule="auto"/>
        <w:ind w:right="-424"/>
        <w:jc w:val="center"/>
        <w:textAlignment w:val="baseline"/>
        <w:rPr>
          <w:del w:id="51" w:author="Maria Hall" w:date="2025-08-15T15:55:00Z" w16du:dateUtc="2025-08-15T14:55:00Z"/>
          <w:rFonts w:ascii="Arial" w:eastAsia="Times New Roman" w:hAnsi="Arial" w:cs="Arial"/>
          <w:sz w:val="20"/>
          <w:szCs w:val="20"/>
          <w:highlight w:val="yellow"/>
          <w:lang w:val="en-IN" w:eastAsia="en-IN"/>
          <w14:ligatures w14:val="none"/>
        </w:rPr>
        <w:pPrChange w:id="52" w:author="Maria Hall" w:date="2025-08-15T15:55:00Z" w16du:dateUtc="2025-08-15T14:55:00Z">
          <w:pPr>
            <w:spacing w:before="100" w:beforeAutospacing="1" w:after="100" w:afterAutospacing="1" w:line="360" w:lineRule="auto"/>
            <w:ind w:left="630"/>
            <w:jc w:val="both"/>
          </w:pPr>
        </w:pPrChange>
      </w:pPr>
      <w:del w:id="53"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By signing this form, I commit to:</w:delText>
        </w:r>
      </w:del>
    </w:p>
    <w:p w14:paraId="78717FCF" w14:textId="710B88CF" w:rsidR="00FE7C3D" w:rsidRPr="000C0CC6" w:rsidDel="00E3395E" w:rsidRDefault="00FE7C3D">
      <w:pPr>
        <w:spacing w:before="242" w:line="276" w:lineRule="auto"/>
        <w:ind w:right="-424"/>
        <w:jc w:val="center"/>
        <w:textAlignment w:val="baseline"/>
        <w:rPr>
          <w:del w:id="54" w:author="Maria Hall" w:date="2025-08-15T15:55:00Z" w16du:dateUtc="2025-08-15T14:55:00Z"/>
          <w:rFonts w:ascii="Arial" w:eastAsia="Times New Roman" w:hAnsi="Arial" w:cs="Arial"/>
          <w:sz w:val="20"/>
          <w:szCs w:val="20"/>
          <w:highlight w:val="yellow"/>
          <w:lang w:val="en-IN" w:eastAsia="en-IN"/>
          <w14:ligatures w14:val="none"/>
        </w:rPr>
        <w:pPrChange w:id="55" w:author="Maria Hall" w:date="2025-08-15T15:55:00Z" w16du:dateUtc="2025-08-15T14:55:00Z">
          <w:pPr>
            <w:numPr>
              <w:numId w:val="16"/>
            </w:numPr>
            <w:tabs>
              <w:tab w:val="num" w:pos="1440"/>
            </w:tabs>
            <w:spacing w:before="100" w:beforeAutospacing="1" w:after="100" w:afterAutospacing="1" w:line="360" w:lineRule="auto"/>
            <w:ind w:left="1440" w:hanging="360"/>
          </w:pPr>
        </w:pPrChange>
      </w:pPr>
      <w:del w:id="56"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Familiarizing myself with the Sustainable Procurement Policy.</w:delText>
        </w:r>
      </w:del>
    </w:p>
    <w:p w14:paraId="35412E19" w14:textId="3F0EC872" w:rsidR="00FE7C3D" w:rsidRPr="000C0CC6" w:rsidDel="00E3395E" w:rsidRDefault="00FE7C3D">
      <w:pPr>
        <w:spacing w:before="242" w:line="276" w:lineRule="auto"/>
        <w:ind w:right="-424"/>
        <w:jc w:val="center"/>
        <w:textAlignment w:val="baseline"/>
        <w:rPr>
          <w:del w:id="57" w:author="Maria Hall" w:date="2025-08-15T15:55:00Z" w16du:dateUtc="2025-08-15T14:55:00Z"/>
          <w:rFonts w:ascii="Arial" w:eastAsia="Times New Roman" w:hAnsi="Arial" w:cs="Arial"/>
          <w:sz w:val="20"/>
          <w:szCs w:val="20"/>
          <w:highlight w:val="yellow"/>
          <w:lang w:val="en-IN" w:eastAsia="en-IN"/>
          <w14:ligatures w14:val="none"/>
        </w:rPr>
        <w:pPrChange w:id="58" w:author="Maria Hall" w:date="2025-08-15T15:55:00Z" w16du:dateUtc="2025-08-15T14:55:00Z">
          <w:pPr>
            <w:numPr>
              <w:numId w:val="16"/>
            </w:numPr>
            <w:tabs>
              <w:tab w:val="num" w:pos="1440"/>
            </w:tabs>
            <w:spacing w:before="100" w:beforeAutospacing="1" w:after="100" w:afterAutospacing="1" w:line="360" w:lineRule="auto"/>
            <w:ind w:left="1440" w:hanging="360"/>
          </w:pPr>
        </w:pPrChange>
      </w:pPr>
      <w:del w:id="59"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Adhering to environmental, labor, and ethical standards in supplier interactions.</w:delText>
        </w:r>
      </w:del>
    </w:p>
    <w:p w14:paraId="20923F57" w14:textId="0A32101C" w:rsidR="00FE7C3D" w:rsidRPr="000C0CC6" w:rsidDel="00E3395E" w:rsidRDefault="00FE7C3D">
      <w:pPr>
        <w:spacing w:before="242" w:line="276" w:lineRule="auto"/>
        <w:ind w:right="-424"/>
        <w:jc w:val="center"/>
        <w:textAlignment w:val="baseline"/>
        <w:rPr>
          <w:del w:id="60" w:author="Maria Hall" w:date="2025-08-15T15:55:00Z" w16du:dateUtc="2025-08-15T14:55:00Z"/>
          <w:rFonts w:ascii="Arial" w:eastAsia="Times New Roman" w:hAnsi="Arial" w:cs="Arial"/>
          <w:sz w:val="20"/>
          <w:szCs w:val="20"/>
          <w:highlight w:val="yellow"/>
          <w:lang w:val="en-IN" w:eastAsia="en-IN"/>
          <w14:ligatures w14:val="none"/>
        </w:rPr>
        <w:pPrChange w:id="61" w:author="Maria Hall" w:date="2025-08-15T15:55:00Z" w16du:dateUtc="2025-08-15T14:55:00Z">
          <w:pPr>
            <w:numPr>
              <w:numId w:val="16"/>
            </w:numPr>
            <w:tabs>
              <w:tab w:val="num" w:pos="1440"/>
            </w:tabs>
            <w:spacing w:before="100" w:beforeAutospacing="1" w:after="100" w:afterAutospacing="1" w:line="360" w:lineRule="auto"/>
            <w:ind w:left="1440" w:hanging="360"/>
            <w:jc w:val="both"/>
          </w:pPr>
        </w:pPrChange>
      </w:pPr>
      <w:del w:id="62"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Reporting any concerns regarding supplier practices that may contradict this policy.</w:delText>
        </w:r>
      </w:del>
    </w:p>
    <w:p w14:paraId="04D287E3" w14:textId="70F11628" w:rsidR="00C37023" w:rsidRPr="000C0CC6" w:rsidDel="00E3395E" w:rsidRDefault="00FE7C3D">
      <w:pPr>
        <w:spacing w:before="242" w:line="276" w:lineRule="auto"/>
        <w:ind w:right="-424"/>
        <w:jc w:val="center"/>
        <w:textAlignment w:val="baseline"/>
        <w:rPr>
          <w:del w:id="63" w:author="Maria Hall" w:date="2025-08-15T15:55:00Z" w16du:dateUtc="2025-08-15T14:55:00Z"/>
          <w:rFonts w:ascii="Arial" w:eastAsia="Times New Roman" w:hAnsi="Arial" w:cs="Arial"/>
          <w:sz w:val="20"/>
          <w:szCs w:val="20"/>
          <w:highlight w:val="yellow"/>
          <w:lang w:val="en-IN" w:eastAsia="en-IN"/>
          <w14:ligatures w14:val="none"/>
        </w:rPr>
        <w:pPrChange w:id="64" w:author="Maria Hall" w:date="2025-08-15T15:55:00Z" w16du:dateUtc="2025-08-15T14:55:00Z">
          <w:pPr>
            <w:spacing w:before="100" w:beforeAutospacing="1" w:after="100" w:afterAutospacing="1" w:line="360" w:lineRule="auto"/>
            <w:ind w:left="630" w:right="-424"/>
            <w:jc w:val="both"/>
          </w:pPr>
        </w:pPrChange>
      </w:pPr>
      <w:del w:id="65" w:author="Maria Hall" w:date="2025-08-15T15:55:00Z" w16du:dateUtc="2025-08-15T14:55:00Z">
        <w:r w:rsidRPr="000C0CC6" w:rsidDel="00E3395E">
          <w:rPr>
            <w:rFonts w:ascii="Arial" w:eastAsia="Times New Roman" w:hAnsi="Arial" w:cs="Arial"/>
            <w:sz w:val="20"/>
            <w:szCs w:val="20"/>
            <w:highlight w:val="yellow"/>
            <w:lang w:val="en-IN" w:eastAsia="en-IN"/>
            <w14:ligatures w14:val="none"/>
          </w:rPr>
          <w:delText>I understand that regular monitoring, audits, and reporting are integral to ensuring compliance and continuous improvement in our sustainable procurement practices. I acknowledge the role of the Chief Compliance Officer in overseeing and updating this policy as necessary.</w:delText>
        </w:r>
      </w:del>
    </w:p>
    <w:p w14:paraId="48164172" w14:textId="5631D6B7" w:rsidR="00BB6892" w:rsidRPr="000C0CC6" w:rsidDel="00E3395E" w:rsidRDefault="00BB6892">
      <w:pPr>
        <w:spacing w:before="242" w:line="276" w:lineRule="auto"/>
        <w:ind w:right="-424"/>
        <w:jc w:val="center"/>
        <w:textAlignment w:val="baseline"/>
        <w:rPr>
          <w:del w:id="66" w:author="Maria Hall" w:date="2025-08-15T15:55:00Z" w16du:dateUtc="2025-08-15T14:55:00Z"/>
          <w:rFonts w:ascii="Arial" w:eastAsia="Arial" w:hAnsi="Arial" w:cs="Arial"/>
          <w:color w:val="8F4D6B"/>
          <w:spacing w:val="-1"/>
          <w:sz w:val="24"/>
          <w:szCs w:val="20"/>
          <w:highlight w:val="yellow"/>
        </w:rPr>
        <w:pPrChange w:id="67" w:author="Maria Hall" w:date="2025-08-15T15:55:00Z" w16du:dateUtc="2025-08-15T14:55:00Z">
          <w:pPr>
            <w:tabs>
              <w:tab w:val="left" w:pos="630"/>
            </w:tabs>
            <w:spacing w:line="360" w:lineRule="auto"/>
            <w:ind w:left="450" w:right="116" w:firstLine="180"/>
          </w:pPr>
        </w:pPrChange>
      </w:pPr>
      <w:del w:id="68" w:author="Maria Hall" w:date="2025-08-15T15:55:00Z" w16du:dateUtc="2025-08-15T14:55:00Z">
        <w:r w:rsidRPr="000C0CC6" w:rsidDel="00E3395E">
          <w:rPr>
            <w:rFonts w:ascii="Arial" w:eastAsia="Arial" w:hAnsi="Arial" w:cs="Arial"/>
            <w:color w:val="8F4D6B"/>
            <w:spacing w:val="-1"/>
            <w:sz w:val="24"/>
            <w:szCs w:val="20"/>
            <w:highlight w:val="yellow"/>
          </w:rPr>
          <w:delText>Employee Name: _____________________________</w:delText>
        </w:r>
      </w:del>
    </w:p>
    <w:p w14:paraId="60364778" w14:textId="51071F25" w:rsidR="00BB6892" w:rsidRPr="000C0CC6" w:rsidDel="00E3395E" w:rsidRDefault="00BB6892">
      <w:pPr>
        <w:spacing w:before="242" w:line="276" w:lineRule="auto"/>
        <w:ind w:right="-424"/>
        <w:jc w:val="center"/>
        <w:textAlignment w:val="baseline"/>
        <w:rPr>
          <w:del w:id="69" w:author="Maria Hall" w:date="2025-08-15T15:55:00Z" w16du:dateUtc="2025-08-15T14:55:00Z"/>
          <w:rFonts w:ascii="Arial" w:eastAsia="Arial" w:hAnsi="Arial" w:cs="Arial"/>
          <w:color w:val="8F4D6B"/>
          <w:spacing w:val="-1"/>
          <w:sz w:val="24"/>
          <w:szCs w:val="20"/>
          <w:highlight w:val="yellow"/>
        </w:rPr>
        <w:pPrChange w:id="70" w:author="Maria Hall" w:date="2025-08-15T15:55:00Z" w16du:dateUtc="2025-08-15T14:55:00Z">
          <w:pPr>
            <w:spacing w:line="360" w:lineRule="auto"/>
            <w:ind w:left="450" w:right="116"/>
          </w:pPr>
        </w:pPrChange>
      </w:pPr>
    </w:p>
    <w:p w14:paraId="76FFECEB" w14:textId="2C2D901E" w:rsidR="00BB6892" w:rsidRPr="000C0CC6" w:rsidDel="00E3395E" w:rsidRDefault="00BB6892">
      <w:pPr>
        <w:spacing w:before="242" w:line="276" w:lineRule="auto"/>
        <w:ind w:right="-424"/>
        <w:jc w:val="center"/>
        <w:textAlignment w:val="baseline"/>
        <w:rPr>
          <w:del w:id="71" w:author="Maria Hall" w:date="2025-08-15T15:55:00Z" w16du:dateUtc="2025-08-15T14:55:00Z"/>
          <w:rFonts w:ascii="Arial" w:eastAsia="Arial" w:hAnsi="Arial" w:cs="Arial"/>
          <w:color w:val="8F4D6B"/>
          <w:spacing w:val="-1"/>
          <w:sz w:val="24"/>
          <w:szCs w:val="20"/>
          <w:highlight w:val="yellow"/>
        </w:rPr>
        <w:pPrChange w:id="72" w:author="Maria Hall" w:date="2025-08-15T15:55:00Z" w16du:dateUtc="2025-08-15T14:55:00Z">
          <w:pPr>
            <w:tabs>
              <w:tab w:val="left" w:pos="630"/>
            </w:tabs>
            <w:spacing w:line="360" w:lineRule="auto"/>
            <w:ind w:left="450" w:right="116" w:firstLine="180"/>
          </w:pPr>
        </w:pPrChange>
      </w:pPr>
      <w:del w:id="73" w:author="Maria Hall" w:date="2025-08-15T15:55:00Z" w16du:dateUtc="2025-08-15T14:55:00Z">
        <w:r w:rsidRPr="000C0CC6" w:rsidDel="00E3395E">
          <w:rPr>
            <w:rFonts w:ascii="Arial" w:eastAsia="Arial" w:hAnsi="Arial" w:cs="Arial"/>
            <w:color w:val="8F4D6B"/>
            <w:spacing w:val="-1"/>
            <w:sz w:val="24"/>
            <w:szCs w:val="20"/>
            <w:highlight w:val="yellow"/>
          </w:rPr>
          <w:delText>Employee Signature: ___________________________</w:delText>
        </w:r>
      </w:del>
    </w:p>
    <w:p w14:paraId="5330ED21" w14:textId="6AFE89CA" w:rsidR="00BB6892" w:rsidRPr="000C0CC6" w:rsidDel="00E3395E" w:rsidRDefault="00BB6892">
      <w:pPr>
        <w:spacing w:before="242" w:line="276" w:lineRule="auto"/>
        <w:ind w:right="-424"/>
        <w:jc w:val="center"/>
        <w:textAlignment w:val="baseline"/>
        <w:rPr>
          <w:del w:id="74" w:author="Maria Hall" w:date="2025-08-15T15:55:00Z" w16du:dateUtc="2025-08-15T14:55:00Z"/>
          <w:rFonts w:ascii="Arial" w:eastAsia="Arial" w:hAnsi="Arial" w:cs="Arial"/>
          <w:color w:val="8F4D6B"/>
          <w:spacing w:val="-1"/>
          <w:sz w:val="24"/>
          <w:szCs w:val="20"/>
          <w:highlight w:val="yellow"/>
        </w:rPr>
        <w:pPrChange w:id="75" w:author="Maria Hall" w:date="2025-08-15T15:55:00Z" w16du:dateUtc="2025-08-15T14:55:00Z">
          <w:pPr>
            <w:spacing w:line="360" w:lineRule="auto"/>
            <w:ind w:left="450" w:right="116"/>
          </w:pPr>
        </w:pPrChange>
      </w:pPr>
    </w:p>
    <w:p w14:paraId="77BE816F" w14:textId="41F901BE" w:rsidR="00BB6892" w:rsidRPr="00756E0C" w:rsidRDefault="00BB6892">
      <w:pPr>
        <w:spacing w:before="242" w:line="276" w:lineRule="auto"/>
        <w:ind w:right="-424"/>
        <w:jc w:val="center"/>
        <w:textAlignment w:val="baseline"/>
        <w:rPr>
          <w:rFonts w:ascii="Arial" w:eastAsia="Arial" w:hAnsi="Arial" w:cs="Arial"/>
          <w:color w:val="8F4D6B"/>
          <w:spacing w:val="-1"/>
          <w:sz w:val="24"/>
          <w:szCs w:val="20"/>
        </w:rPr>
        <w:pPrChange w:id="76" w:author="Maria Hall" w:date="2025-08-15T15:55:00Z" w16du:dateUtc="2025-08-15T14:55:00Z">
          <w:pPr>
            <w:tabs>
              <w:tab w:val="left" w:pos="630"/>
            </w:tabs>
            <w:spacing w:line="360" w:lineRule="auto"/>
            <w:ind w:left="450" w:right="116" w:firstLine="180"/>
          </w:pPr>
        </w:pPrChange>
      </w:pPr>
      <w:del w:id="77" w:author="Maria Hall" w:date="2025-08-15T15:55:00Z" w16du:dateUtc="2025-08-15T14:55:00Z">
        <w:r w:rsidRPr="000C0CC6" w:rsidDel="00E3395E">
          <w:rPr>
            <w:rFonts w:ascii="Arial" w:eastAsia="Arial" w:hAnsi="Arial" w:cs="Arial"/>
            <w:color w:val="8F4D6B"/>
            <w:spacing w:val="-1"/>
            <w:sz w:val="24"/>
            <w:szCs w:val="20"/>
            <w:highlight w:val="yellow"/>
          </w:rPr>
          <w:delText>Date: _________________________</w:delText>
        </w:r>
      </w:del>
    </w:p>
    <w:p w14:paraId="43F7CD68" w14:textId="148FF489" w:rsidR="00BB6892" w:rsidRPr="00756E0C" w:rsidRDefault="00BB6892" w:rsidP="00D4621E">
      <w:pPr>
        <w:tabs>
          <w:tab w:val="left" w:pos="1044"/>
        </w:tabs>
        <w:spacing w:line="360" w:lineRule="auto"/>
        <w:rPr>
          <w:rFonts w:ascii="Arial" w:eastAsia="Arial" w:hAnsi="Arial" w:cs="Arial"/>
          <w:sz w:val="28"/>
        </w:rPr>
      </w:pPr>
      <w:r w:rsidRPr="00756E0C">
        <w:rPr>
          <w:rFonts w:ascii="Arial" w:eastAsia="Arial" w:hAnsi="Arial" w:cs="Arial"/>
          <w:sz w:val="28"/>
        </w:rPr>
        <w:tab/>
      </w:r>
    </w:p>
    <w:sectPr w:rsidR="00BB6892" w:rsidRPr="00756E0C" w:rsidSect="00121911">
      <w:footerReference w:type="default" r:id="rId13"/>
      <w:pgSz w:w="11906" w:h="16838"/>
      <w:pgMar w:top="900" w:right="1440" w:bottom="990" w:left="810" w:header="708" w:footer="2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aria Hall" w:date="2025-08-29T17:27:00Z" w:initials="MH">
    <w:p w14:paraId="2F5D9AEF" w14:textId="77777777" w:rsidR="00D7346A" w:rsidRDefault="00D7346A" w:rsidP="00D7346A">
      <w:pPr>
        <w:pStyle w:val="CommentText"/>
      </w:pPr>
      <w:r>
        <w:rPr>
          <w:rStyle w:val="CommentReference"/>
        </w:rPr>
        <w:annotationRef/>
      </w:r>
      <w:r>
        <w:t>This is the same as above why have it twice?</w:t>
      </w:r>
    </w:p>
  </w:comment>
  <w:comment w:id="22" w:author="Maria Hall" w:date="2025-08-29T17:28:00Z" w:initials="MH">
    <w:p w14:paraId="6B5CEB9F" w14:textId="77777777" w:rsidR="00D7346A" w:rsidRDefault="00D7346A" w:rsidP="00D7346A">
      <w:pPr>
        <w:pStyle w:val="CommentText"/>
      </w:pPr>
      <w:r>
        <w:rPr>
          <w:rStyle w:val="CommentReference"/>
        </w:rPr>
        <w:annotationRef/>
      </w:r>
      <w:r>
        <w:t>These should all be 100% by 24/25 as they all now do this. Not sure if you don’t want to rephrase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5D9AEF" w15:done="0"/>
  <w15:commentEx w15:paraId="6B5CE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5ABEB" w16cex:dateUtc="2025-08-29T16:27:00Z"/>
  <w16cex:commentExtensible w16cex:durableId="363ABF0A" w16cex:dateUtc="2025-08-29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5D9AEF" w16cid:durableId="03A5ABEB"/>
  <w16cid:commentId w16cid:paraId="6B5CEB9F" w16cid:durableId="363ABF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C5BF5" w14:textId="77777777" w:rsidR="0040577F" w:rsidRDefault="0040577F" w:rsidP="00BA646E">
      <w:r>
        <w:separator/>
      </w:r>
    </w:p>
  </w:endnote>
  <w:endnote w:type="continuationSeparator" w:id="0">
    <w:p w14:paraId="73A33CC6" w14:textId="77777777" w:rsidR="0040577F" w:rsidRDefault="0040577F" w:rsidP="00BA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0CA5" w14:textId="7CA10895" w:rsidR="00BA646E" w:rsidRPr="00BB6892" w:rsidRDefault="00121911" w:rsidP="00BA646E">
    <w:pPr>
      <w:shd w:val="solid" w:color="E7E6E7" w:fill="E7E6E7"/>
      <w:tabs>
        <w:tab w:val="left" w:pos="0"/>
        <w:tab w:val="left" w:pos="4320"/>
        <w:tab w:val="left" w:pos="4608"/>
        <w:tab w:val="left" w:pos="7200"/>
      </w:tabs>
      <w:spacing w:after="119" w:line="276" w:lineRule="auto"/>
      <w:ind w:right="-424"/>
      <w:textAlignment w:val="baseline"/>
      <w:rPr>
        <w:sz w:val="28"/>
        <w:szCs w:val="28"/>
      </w:rPr>
    </w:pPr>
    <w:r w:rsidRPr="00121911">
      <w:rPr>
        <w:rFonts w:ascii="Arial" w:eastAsia="Arial" w:hAnsi="Arial"/>
        <w:color w:val="000000"/>
        <w:spacing w:val="-1"/>
        <w:sz w:val="20"/>
        <w:szCs w:val="28"/>
      </w:rPr>
      <w:t xml:space="preserve">Mewburn Ellis January </w:t>
    </w:r>
    <w:r w:rsidRPr="00F372DC">
      <w:rPr>
        <w:rFonts w:ascii="Arial" w:eastAsia="Arial" w:hAnsi="Arial"/>
        <w:color w:val="000000"/>
        <w:spacing w:val="-1"/>
        <w:sz w:val="20"/>
        <w:szCs w:val="28"/>
        <w:highlight w:val="yellow"/>
      </w:rPr>
      <w:t>2025</w:t>
    </w:r>
    <w:r w:rsidR="00BA646E" w:rsidRPr="00BB6892">
      <w:rPr>
        <w:rFonts w:ascii="Arial" w:eastAsia="Arial" w:hAnsi="Arial"/>
        <w:color w:val="000000"/>
        <w:spacing w:val="-1"/>
        <w:sz w:val="20"/>
        <w:szCs w:val="28"/>
      </w:rPr>
      <w:tab/>
      <w:t xml:space="preserve">Page </w:t>
    </w:r>
    <w:r w:rsidR="003D6E7A" w:rsidRPr="00BB6892">
      <w:rPr>
        <w:rFonts w:ascii="Arial" w:eastAsia="Arial" w:hAnsi="Arial"/>
        <w:color w:val="000000"/>
        <w:spacing w:val="-1"/>
        <w:sz w:val="20"/>
        <w:szCs w:val="28"/>
      </w:rPr>
      <w:fldChar w:fldCharType="begin"/>
    </w:r>
    <w:r w:rsidR="003D6E7A" w:rsidRPr="00BB6892">
      <w:rPr>
        <w:rFonts w:ascii="Arial" w:eastAsia="Arial" w:hAnsi="Arial"/>
        <w:color w:val="000000"/>
        <w:spacing w:val="-1"/>
        <w:sz w:val="20"/>
        <w:szCs w:val="28"/>
      </w:rPr>
      <w:instrText xml:space="preserve"> PAGE   \* MERGEFORMAT </w:instrText>
    </w:r>
    <w:r w:rsidR="003D6E7A" w:rsidRPr="00BB6892">
      <w:rPr>
        <w:rFonts w:ascii="Arial" w:eastAsia="Arial" w:hAnsi="Arial"/>
        <w:color w:val="000000"/>
        <w:spacing w:val="-1"/>
        <w:sz w:val="20"/>
        <w:szCs w:val="28"/>
      </w:rPr>
      <w:fldChar w:fldCharType="separate"/>
    </w:r>
    <w:r w:rsidR="00810036">
      <w:rPr>
        <w:rFonts w:ascii="Arial" w:eastAsia="Arial" w:hAnsi="Arial"/>
        <w:noProof/>
        <w:color w:val="000000"/>
        <w:spacing w:val="-1"/>
        <w:sz w:val="20"/>
        <w:szCs w:val="28"/>
      </w:rPr>
      <w:t>5</w:t>
    </w:r>
    <w:r w:rsidR="003D6E7A" w:rsidRPr="00BB6892">
      <w:rPr>
        <w:rFonts w:ascii="Arial" w:eastAsia="Arial" w:hAnsi="Arial"/>
        <w:noProof/>
        <w:color w:val="000000"/>
        <w:spacing w:val="-1"/>
        <w:sz w:val="20"/>
        <w:szCs w:val="28"/>
      </w:rPr>
      <w:fldChar w:fldCharType="end"/>
    </w:r>
    <w:r w:rsidR="003D6E7A" w:rsidRPr="00BB6892">
      <w:rPr>
        <w:rFonts w:ascii="Arial" w:eastAsia="Arial" w:hAnsi="Arial"/>
        <w:noProof/>
        <w:color w:val="000000"/>
        <w:spacing w:val="-1"/>
        <w:sz w:val="20"/>
        <w:szCs w:val="28"/>
      </w:rPr>
      <w:t xml:space="preserve"> </w:t>
    </w:r>
    <w:r w:rsidR="00BA646E" w:rsidRPr="00BB6892">
      <w:rPr>
        <w:rFonts w:ascii="Arial" w:eastAsia="Arial" w:hAnsi="Arial"/>
        <w:color w:val="000000"/>
        <w:spacing w:val="-1"/>
        <w:sz w:val="20"/>
        <w:szCs w:val="28"/>
      </w:rPr>
      <w:t xml:space="preserve">of </w:t>
    </w:r>
    <w:r w:rsidR="000C0CC6">
      <w:rPr>
        <w:rFonts w:ascii="Arial" w:eastAsia="Arial" w:hAnsi="Arial"/>
        <w:color w:val="000000"/>
        <w:spacing w:val="-1"/>
        <w:sz w:val="20"/>
        <w:szCs w:val="28"/>
      </w:rPr>
      <w:t>6</w:t>
    </w:r>
    <w:r w:rsidR="00BA646E" w:rsidRPr="00BB6892">
      <w:rPr>
        <w:rFonts w:ascii="Arial" w:eastAsia="Arial" w:hAnsi="Arial"/>
        <w:color w:val="595C61"/>
        <w:spacing w:val="-1"/>
        <w:sz w:val="20"/>
        <w:szCs w:val="28"/>
      </w:rPr>
      <w:tab/>
    </w:r>
    <w:r w:rsidR="00BA646E" w:rsidRPr="00BB6892">
      <w:rPr>
        <w:rFonts w:ascii="Arial" w:eastAsia="Arial" w:hAnsi="Arial"/>
        <w:color w:val="595C61"/>
        <w:spacing w:val="-1"/>
        <w:sz w:val="20"/>
        <w:szCs w:val="28"/>
      </w:rPr>
      <w:tab/>
      <w:t xml:space="preserve">      </w:t>
    </w:r>
    <w:r w:rsidR="003D6E7A" w:rsidRPr="00BB6892">
      <w:rPr>
        <w:rFonts w:ascii="Arial" w:eastAsia="Arial" w:hAnsi="Arial"/>
        <w:color w:val="595C61"/>
        <w:spacing w:val="-1"/>
        <w:sz w:val="20"/>
        <w:szCs w:val="28"/>
      </w:rPr>
      <w:t xml:space="preserve">      </w:t>
    </w:r>
    <w:r w:rsidR="003D6E7A" w:rsidRPr="00B35653">
      <w:rPr>
        <w:rFonts w:ascii="Arial" w:eastAsia="Arial" w:hAnsi="Arial"/>
        <w:color w:val="595C61"/>
        <w:spacing w:val="-1"/>
        <w:sz w:val="20"/>
        <w:szCs w:val="28"/>
        <w:highlight w:val="yellow"/>
      </w:rPr>
      <w:t xml:space="preserve">Revision No. </w:t>
    </w:r>
    <w:r w:rsidRPr="000C0CC6">
      <w:rPr>
        <w:rFonts w:ascii="Arial" w:eastAsia="Arial" w:hAnsi="Arial"/>
        <w:color w:val="595C61"/>
        <w:spacing w:val="-1"/>
        <w:sz w:val="20"/>
        <w:szCs w:val="28"/>
        <w:highlight w:val="yellow"/>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2B16" w14:textId="77777777" w:rsidR="0040577F" w:rsidRDefault="0040577F" w:rsidP="00BA646E">
      <w:r>
        <w:separator/>
      </w:r>
    </w:p>
  </w:footnote>
  <w:footnote w:type="continuationSeparator" w:id="0">
    <w:p w14:paraId="5BE522E6" w14:textId="77777777" w:rsidR="0040577F" w:rsidRDefault="0040577F" w:rsidP="00BA6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1E1"/>
    <w:multiLevelType w:val="hybridMultilevel"/>
    <w:tmpl w:val="7416FC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5229E8"/>
    <w:multiLevelType w:val="hybridMultilevel"/>
    <w:tmpl w:val="C254A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25AB9"/>
    <w:multiLevelType w:val="multilevel"/>
    <w:tmpl w:val="80C4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F1762"/>
    <w:multiLevelType w:val="hybridMultilevel"/>
    <w:tmpl w:val="A3C2F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62DDD"/>
    <w:multiLevelType w:val="multilevel"/>
    <w:tmpl w:val="51F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5A37"/>
    <w:multiLevelType w:val="hybridMultilevel"/>
    <w:tmpl w:val="3EACBB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F575F9A"/>
    <w:multiLevelType w:val="hybridMultilevel"/>
    <w:tmpl w:val="AD2E622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35B112E8"/>
    <w:multiLevelType w:val="hybridMultilevel"/>
    <w:tmpl w:val="3EACBB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5D326B3"/>
    <w:multiLevelType w:val="hybridMultilevel"/>
    <w:tmpl w:val="B37AE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75A4000"/>
    <w:multiLevelType w:val="multilevel"/>
    <w:tmpl w:val="0E8C74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A964B6C"/>
    <w:multiLevelType w:val="hybridMultilevel"/>
    <w:tmpl w:val="7416FC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C467790"/>
    <w:multiLevelType w:val="hybridMultilevel"/>
    <w:tmpl w:val="3EACBB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D80115E"/>
    <w:multiLevelType w:val="multilevel"/>
    <w:tmpl w:val="D01EA820"/>
    <w:lvl w:ilvl="0">
      <w:numFmt w:val="bullet"/>
      <w:lvlText w:val="·"/>
      <w:lvlJc w:val="left"/>
      <w:pPr>
        <w:tabs>
          <w:tab w:val="left" w:pos="360"/>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FB71A05"/>
    <w:multiLevelType w:val="multilevel"/>
    <w:tmpl w:val="EFA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E61C0"/>
    <w:multiLevelType w:val="hybridMultilevel"/>
    <w:tmpl w:val="FA704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25287A"/>
    <w:multiLevelType w:val="hybridMultilevel"/>
    <w:tmpl w:val="3EACBB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4580DE4"/>
    <w:multiLevelType w:val="hybridMultilevel"/>
    <w:tmpl w:val="C43CE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8F38FE"/>
    <w:multiLevelType w:val="hybridMultilevel"/>
    <w:tmpl w:val="A992D46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EF22893"/>
    <w:multiLevelType w:val="multilevel"/>
    <w:tmpl w:val="78E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70C97"/>
    <w:multiLevelType w:val="hybridMultilevel"/>
    <w:tmpl w:val="7416FC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67D6172"/>
    <w:multiLevelType w:val="multilevel"/>
    <w:tmpl w:val="382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A4D4C"/>
    <w:multiLevelType w:val="hybridMultilevel"/>
    <w:tmpl w:val="3EACBB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22015655">
    <w:abstractNumId w:val="12"/>
  </w:num>
  <w:num w:numId="2" w16cid:durableId="1942639611">
    <w:abstractNumId w:val="8"/>
  </w:num>
  <w:num w:numId="3" w16cid:durableId="2067338569">
    <w:abstractNumId w:val="0"/>
  </w:num>
  <w:num w:numId="4" w16cid:durableId="894269292">
    <w:abstractNumId w:val="10"/>
  </w:num>
  <w:num w:numId="5" w16cid:durableId="960767752">
    <w:abstractNumId w:val="19"/>
  </w:num>
  <w:num w:numId="6" w16cid:durableId="1297879213">
    <w:abstractNumId w:val="4"/>
  </w:num>
  <w:num w:numId="7" w16cid:durableId="386757963">
    <w:abstractNumId w:val="18"/>
  </w:num>
  <w:num w:numId="8" w16cid:durableId="1014305286">
    <w:abstractNumId w:val="20"/>
  </w:num>
  <w:num w:numId="9" w16cid:durableId="448863752">
    <w:abstractNumId w:val="17"/>
  </w:num>
  <w:num w:numId="10" w16cid:durableId="1343436037">
    <w:abstractNumId w:val="6"/>
  </w:num>
  <w:num w:numId="11" w16cid:durableId="1114902650">
    <w:abstractNumId w:val="3"/>
  </w:num>
  <w:num w:numId="12" w16cid:durableId="597180324">
    <w:abstractNumId w:val="2"/>
  </w:num>
  <w:num w:numId="13" w16cid:durableId="1037658630">
    <w:abstractNumId w:val="11"/>
  </w:num>
  <w:num w:numId="14" w16cid:durableId="1855612172">
    <w:abstractNumId w:val="15"/>
  </w:num>
  <w:num w:numId="15" w16cid:durableId="395593586">
    <w:abstractNumId w:val="7"/>
  </w:num>
  <w:num w:numId="16" w16cid:durableId="316343524">
    <w:abstractNumId w:val="9"/>
  </w:num>
  <w:num w:numId="17" w16cid:durableId="415248008">
    <w:abstractNumId w:val="5"/>
  </w:num>
  <w:num w:numId="18" w16cid:durableId="1896964201">
    <w:abstractNumId w:val="1"/>
  </w:num>
  <w:num w:numId="19" w16cid:durableId="190920336">
    <w:abstractNumId w:val="14"/>
  </w:num>
  <w:num w:numId="20" w16cid:durableId="1668435975">
    <w:abstractNumId w:val="16"/>
  </w:num>
  <w:num w:numId="21" w16cid:durableId="819812337">
    <w:abstractNumId w:val="21"/>
  </w:num>
  <w:num w:numId="22" w16cid:durableId="95197837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Hall">
    <w15:presenceInfo w15:providerId="AD" w15:userId="S::mxh@mewburn.com::96c79a6f-9c74-4122-8603-b29330506838"/>
  </w15:person>
  <w15:person w15:author="Anamika Bhartiya">
    <w15:presenceInfo w15:providerId="Windows Live" w15:userId="48e1bab0c5801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6869"/>
    <w:rsid w:val="00000AB0"/>
    <w:rsid w:val="0006211B"/>
    <w:rsid w:val="000644D3"/>
    <w:rsid w:val="0008106F"/>
    <w:rsid w:val="00081213"/>
    <w:rsid w:val="00094E19"/>
    <w:rsid w:val="000B2E90"/>
    <w:rsid w:val="000C0CC6"/>
    <w:rsid w:val="000D601B"/>
    <w:rsid w:val="000E7551"/>
    <w:rsid w:val="00121911"/>
    <w:rsid w:val="00162CF1"/>
    <w:rsid w:val="001B4CA0"/>
    <w:rsid w:val="00200CA4"/>
    <w:rsid w:val="00213897"/>
    <w:rsid w:val="00216496"/>
    <w:rsid w:val="00230321"/>
    <w:rsid w:val="002557B1"/>
    <w:rsid w:val="00260B22"/>
    <w:rsid w:val="00304E3E"/>
    <w:rsid w:val="00315C3D"/>
    <w:rsid w:val="00317860"/>
    <w:rsid w:val="00324C2E"/>
    <w:rsid w:val="00345E7D"/>
    <w:rsid w:val="00384107"/>
    <w:rsid w:val="003A0E42"/>
    <w:rsid w:val="003B3BD6"/>
    <w:rsid w:val="003D6E7A"/>
    <w:rsid w:val="003E5C53"/>
    <w:rsid w:val="0040577F"/>
    <w:rsid w:val="00407E4B"/>
    <w:rsid w:val="00443F51"/>
    <w:rsid w:val="00444E40"/>
    <w:rsid w:val="004827EB"/>
    <w:rsid w:val="004B5B99"/>
    <w:rsid w:val="004B69BB"/>
    <w:rsid w:val="004F247C"/>
    <w:rsid w:val="00524D42"/>
    <w:rsid w:val="00535ED4"/>
    <w:rsid w:val="005663D4"/>
    <w:rsid w:val="00575FAF"/>
    <w:rsid w:val="00587EC2"/>
    <w:rsid w:val="00590E59"/>
    <w:rsid w:val="005C5C7E"/>
    <w:rsid w:val="005E2825"/>
    <w:rsid w:val="00611A1E"/>
    <w:rsid w:val="00630892"/>
    <w:rsid w:val="00635D44"/>
    <w:rsid w:val="00636BB7"/>
    <w:rsid w:val="00672990"/>
    <w:rsid w:val="006A2931"/>
    <w:rsid w:val="006A6869"/>
    <w:rsid w:val="006B5450"/>
    <w:rsid w:val="00721F33"/>
    <w:rsid w:val="00731BE0"/>
    <w:rsid w:val="00756E0C"/>
    <w:rsid w:val="0078632A"/>
    <w:rsid w:val="007A0F87"/>
    <w:rsid w:val="007A2250"/>
    <w:rsid w:val="007A46C8"/>
    <w:rsid w:val="007A575F"/>
    <w:rsid w:val="007C2146"/>
    <w:rsid w:val="007D5841"/>
    <w:rsid w:val="007D68A1"/>
    <w:rsid w:val="007F77FD"/>
    <w:rsid w:val="008027BC"/>
    <w:rsid w:val="00810036"/>
    <w:rsid w:val="00813454"/>
    <w:rsid w:val="0084649C"/>
    <w:rsid w:val="0085715A"/>
    <w:rsid w:val="008744E5"/>
    <w:rsid w:val="008863D6"/>
    <w:rsid w:val="008E0318"/>
    <w:rsid w:val="008F6B74"/>
    <w:rsid w:val="00956632"/>
    <w:rsid w:val="00981BE0"/>
    <w:rsid w:val="00A227A8"/>
    <w:rsid w:val="00A233C8"/>
    <w:rsid w:val="00AA0DC3"/>
    <w:rsid w:val="00AB215A"/>
    <w:rsid w:val="00AC4184"/>
    <w:rsid w:val="00AD18FF"/>
    <w:rsid w:val="00AE66B6"/>
    <w:rsid w:val="00B03927"/>
    <w:rsid w:val="00B13791"/>
    <w:rsid w:val="00B35653"/>
    <w:rsid w:val="00B42A66"/>
    <w:rsid w:val="00B46B07"/>
    <w:rsid w:val="00B67BDC"/>
    <w:rsid w:val="00B848D1"/>
    <w:rsid w:val="00B8535A"/>
    <w:rsid w:val="00B87AF5"/>
    <w:rsid w:val="00B97E3D"/>
    <w:rsid w:val="00BA0422"/>
    <w:rsid w:val="00BA646E"/>
    <w:rsid w:val="00BB6892"/>
    <w:rsid w:val="00BB6CFE"/>
    <w:rsid w:val="00BE4175"/>
    <w:rsid w:val="00BF0312"/>
    <w:rsid w:val="00C34FA9"/>
    <w:rsid w:val="00C37023"/>
    <w:rsid w:val="00C40EF5"/>
    <w:rsid w:val="00C92386"/>
    <w:rsid w:val="00CD096D"/>
    <w:rsid w:val="00CE500E"/>
    <w:rsid w:val="00CE6A84"/>
    <w:rsid w:val="00D22AD9"/>
    <w:rsid w:val="00D4621E"/>
    <w:rsid w:val="00D66AAE"/>
    <w:rsid w:val="00D7346A"/>
    <w:rsid w:val="00D9139A"/>
    <w:rsid w:val="00DC589C"/>
    <w:rsid w:val="00DE2F95"/>
    <w:rsid w:val="00DE694F"/>
    <w:rsid w:val="00DF4D62"/>
    <w:rsid w:val="00DF5C4D"/>
    <w:rsid w:val="00E25133"/>
    <w:rsid w:val="00E3395E"/>
    <w:rsid w:val="00E60D2E"/>
    <w:rsid w:val="00EA31E9"/>
    <w:rsid w:val="00ED7979"/>
    <w:rsid w:val="00F0150E"/>
    <w:rsid w:val="00F372DC"/>
    <w:rsid w:val="00F67B8B"/>
    <w:rsid w:val="00FE7C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4E76BB9"/>
  <w15:docId w15:val="{A903EE38-C118-438B-8341-CF18AC9F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3D4"/>
    <w:pPr>
      <w:spacing w:after="0" w:line="240" w:lineRule="auto"/>
    </w:pPr>
    <w:rPr>
      <w:rFonts w:ascii="Times New Roman" w:eastAsia="PMingLiU" w:hAnsi="Times New Roman" w:cs="Times New Roman"/>
      <w:kern w:val="0"/>
      <w:lang w:val="en-US"/>
    </w:rPr>
  </w:style>
  <w:style w:type="paragraph" w:styleId="Heading1">
    <w:name w:val="heading 1"/>
    <w:basedOn w:val="Normal"/>
    <w:next w:val="Normal"/>
    <w:link w:val="Heading1Char"/>
    <w:uiPriority w:val="9"/>
    <w:qFormat/>
    <w:rsid w:val="00BF03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ind w:left="720"/>
      <w:contextualSpacing/>
    </w:pPr>
    <w:rPr>
      <w:sz w:val="24"/>
      <w:szCs w:val="28"/>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BA646E"/>
    <w:pPr>
      <w:tabs>
        <w:tab w:val="center" w:pos="4513"/>
        <w:tab w:val="right" w:pos="9026"/>
      </w:tabs>
    </w:pPr>
  </w:style>
  <w:style w:type="character" w:customStyle="1" w:styleId="HeaderChar">
    <w:name w:val="Header Char"/>
    <w:basedOn w:val="DefaultParagraphFont"/>
    <w:link w:val="Header"/>
    <w:uiPriority w:val="99"/>
    <w:rsid w:val="00BA646E"/>
    <w:rPr>
      <w:rFonts w:ascii="Times New Roman" w:eastAsia="PMingLiU" w:hAnsi="Times New Roman" w:cs="Times New Roman"/>
      <w:kern w:val="0"/>
      <w:lang w:val="en-US"/>
    </w:rPr>
  </w:style>
  <w:style w:type="paragraph" w:styleId="Footer">
    <w:name w:val="footer"/>
    <w:basedOn w:val="Normal"/>
    <w:link w:val="FooterChar"/>
    <w:uiPriority w:val="99"/>
    <w:unhideWhenUsed/>
    <w:rsid w:val="00BA646E"/>
    <w:pPr>
      <w:tabs>
        <w:tab w:val="center" w:pos="4513"/>
        <w:tab w:val="right" w:pos="9026"/>
      </w:tabs>
    </w:pPr>
  </w:style>
  <w:style w:type="character" w:customStyle="1" w:styleId="FooterChar">
    <w:name w:val="Footer Char"/>
    <w:basedOn w:val="DefaultParagraphFont"/>
    <w:link w:val="Footer"/>
    <w:uiPriority w:val="99"/>
    <w:rsid w:val="00BA646E"/>
    <w:rPr>
      <w:rFonts w:ascii="Times New Roman" w:eastAsia="PMingLiU" w:hAnsi="Times New Roman" w:cs="Times New Roman"/>
      <w:kern w:val="0"/>
      <w:lang w:val="en-US"/>
    </w:rPr>
  </w:style>
  <w:style w:type="paragraph" w:styleId="NormalWeb">
    <w:name w:val="Normal (Web)"/>
    <w:basedOn w:val="Normal"/>
    <w:uiPriority w:val="99"/>
    <w:semiHidden/>
    <w:unhideWhenUsed/>
    <w:rsid w:val="00D22AD9"/>
    <w:pPr>
      <w:spacing w:before="100" w:beforeAutospacing="1" w:after="100" w:afterAutospacing="1"/>
    </w:pPr>
    <w:rPr>
      <w:rFonts w:eastAsia="Times New Roman"/>
      <w:sz w:val="24"/>
      <w:szCs w:val="24"/>
      <w:lang w:val="en-IN" w:eastAsia="en-IN"/>
    </w:rPr>
  </w:style>
  <w:style w:type="character" w:styleId="Strong">
    <w:name w:val="Strong"/>
    <w:basedOn w:val="DefaultParagraphFont"/>
    <w:uiPriority w:val="22"/>
    <w:qFormat/>
    <w:rsid w:val="00094E19"/>
    <w:rPr>
      <w:b/>
      <w:bCs/>
    </w:rPr>
  </w:style>
  <w:style w:type="character" w:customStyle="1" w:styleId="line-clamp-1">
    <w:name w:val="line-clamp-1"/>
    <w:basedOn w:val="DefaultParagraphFont"/>
    <w:rsid w:val="003D6E7A"/>
  </w:style>
  <w:style w:type="paragraph" w:styleId="BalloonText">
    <w:name w:val="Balloon Text"/>
    <w:basedOn w:val="Normal"/>
    <w:link w:val="BalloonTextChar"/>
    <w:uiPriority w:val="99"/>
    <w:semiHidden/>
    <w:unhideWhenUsed/>
    <w:rsid w:val="008863D6"/>
    <w:rPr>
      <w:rFonts w:ascii="Tahoma" w:hAnsi="Tahoma" w:cs="Tahoma"/>
      <w:sz w:val="16"/>
      <w:szCs w:val="16"/>
    </w:rPr>
  </w:style>
  <w:style w:type="character" w:customStyle="1" w:styleId="BalloonTextChar">
    <w:name w:val="Balloon Text Char"/>
    <w:basedOn w:val="DefaultParagraphFont"/>
    <w:link w:val="BalloonText"/>
    <w:uiPriority w:val="99"/>
    <w:semiHidden/>
    <w:rsid w:val="008863D6"/>
    <w:rPr>
      <w:rFonts w:ascii="Tahoma" w:eastAsia="PMingLiU" w:hAnsi="Tahoma" w:cs="Tahoma"/>
      <w:kern w:val="0"/>
      <w:sz w:val="16"/>
      <w:szCs w:val="16"/>
      <w:lang w:val="en-US"/>
    </w:rPr>
  </w:style>
  <w:style w:type="paragraph" w:styleId="Revision">
    <w:name w:val="Revision"/>
    <w:hidden/>
    <w:uiPriority w:val="99"/>
    <w:semiHidden/>
    <w:rsid w:val="00E3395E"/>
    <w:pPr>
      <w:spacing w:after="0" w:line="240" w:lineRule="auto"/>
    </w:pPr>
    <w:rPr>
      <w:rFonts w:ascii="Times New Roman" w:eastAsia="PMingLiU" w:hAnsi="Times New Roman" w:cs="Times New Roman"/>
      <w:kern w:val="0"/>
      <w:lang w:val="en-US"/>
    </w:rPr>
  </w:style>
  <w:style w:type="character" w:styleId="CommentReference">
    <w:name w:val="annotation reference"/>
    <w:basedOn w:val="DefaultParagraphFont"/>
    <w:uiPriority w:val="99"/>
    <w:semiHidden/>
    <w:unhideWhenUsed/>
    <w:rsid w:val="00D7346A"/>
    <w:rPr>
      <w:sz w:val="16"/>
      <w:szCs w:val="16"/>
    </w:rPr>
  </w:style>
  <w:style w:type="paragraph" w:styleId="CommentText">
    <w:name w:val="annotation text"/>
    <w:basedOn w:val="Normal"/>
    <w:link w:val="CommentTextChar"/>
    <w:uiPriority w:val="99"/>
    <w:unhideWhenUsed/>
    <w:rsid w:val="00D7346A"/>
    <w:rPr>
      <w:sz w:val="20"/>
      <w:szCs w:val="20"/>
    </w:rPr>
  </w:style>
  <w:style w:type="character" w:customStyle="1" w:styleId="CommentTextChar">
    <w:name w:val="Comment Text Char"/>
    <w:basedOn w:val="DefaultParagraphFont"/>
    <w:link w:val="CommentText"/>
    <w:uiPriority w:val="99"/>
    <w:rsid w:val="00D7346A"/>
    <w:rPr>
      <w:rFonts w:ascii="Times New Roman" w:eastAsia="PMingLiU" w:hAnsi="Times New Roman"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D7346A"/>
    <w:rPr>
      <w:b/>
      <w:bCs/>
    </w:rPr>
  </w:style>
  <w:style w:type="character" w:customStyle="1" w:styleId="CommentSubjectChar">
    <w:name w:val="Comment Subject Char"/>
    <w:basedOn w:val="CommentTextChar"/>
    <w:link w:val="CommentSubject"/>
    <w:uiPriority w:val="99"/>
    <w:semiHidden/>
    <w:rsid w:val="00D7346A"/>
    <w:rPr>
      <w:rFonts w:ascii="Times New Roman" w:eastAsia="PMingLiU" w:hAnsi="Times New Roman" w:cs="Times New Roman"/>
      <w:b/>
      <w:bC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5823">
      <w:bodyDiv w:val="1"/>
      <w:marLeft w:val="0"/>
      <w:marRight w:val="0"/>
      <w:marTop w:val="0"/>
      <w:marBottom w:val="0"/>
      <w:divBdr>
        <w:top w:val="none" w:sz="0" w:space="0" w:color="auto"/>
        <w:left w:val="none" w:sz="0" w:space="0" w:color="auto"/>
        <w:bottom w:val="none" w:sz="0" w:space="0" w:color="auto"/>
        <w:right w:val="none" w:sz="0" w:space="0" w:color="auto"/>
      </w:divBdr>
    </w:div>
    <w:div w:id="58795018">
      <w:bodyDiv w:val="1"/>
      <w:marLeft w:val="0"/>
      <w:marRight w:val="0"/>
      <w:marTop w:val="0"/>
      <w:marBottom w:val="0"/>
      <w:divBdr>
        <w:top w:val="none" w:sz="0" w:space="0" w:color="auto"/>
        <w:left w:val="none" w:sz="0" w:space="0" w:color="auto"/>
        <w:bottom w:val="none" w:sz="0" w:space="0" w:color="auto"/>
        <w:right w:val="none" w:sz="0" w:space="0" w:color="auto"/>
      </w:divBdr>
    </w:div>
    <w:div w:id="362287972">
      <w:bodyDiv w:val="1"/>
      <w:marLeft w:val="0"/>
      <w:marRight w:val="0"/>
      <w:marTop w:val="0"/>
      <w:marBottom w:val="0"/>
      <w:divBdr>
        <w:top w:val="none" w:sz="0" w:space="0" w:color="auto"/>
        <w:left w:val="none" w:sz="0" w:space="0" w:color="auto"/>
        <w:bottom w:val="none" w:sz="0" w:space="0" w:color="auto"/>
        <w:right w:val="none" w:sz="0" w:space="0" w:color="auto"/>
      </w:divBdr>
      <w:divsChild>
        <w:div w:id="639312906">
          <w:marLeft w:val="0"/>
          <w:marRight w:val="0"/>
          <w:marTop w:val="0"/>
          <w:marBottom w:val="0"/>
          <w:divBdr>
            <w:top w:val="none" w:sz="0" w:space="0" w:color="auto"/>
            <w:left w:val="none" w:sz="0" w:space="0" w:color="auto"/>
            <w:bottom w:val="none" w:sz="0" w:space="0" w:color="auto"/>
            <w:right w:val="none" w:sz="0" w:space="0" w:color="auto"/>
          </w:divBdr>
          <w:divsChild>
            <w:div w:id="1731414956">
              <w:marLeft w:val="0"/>
              <w:marRight w:val="0"/>
              <w:marTop w:val="0"/>
              <w:marBottom w:val="0"/>
              <w:divBdr>
                <w:top w:val="none" w:sz="0" w:space="0" w:color="auto"/>
                <w:left w:val="none" w:sz="0" w:space="0" w:color="auto"/>
                <w:bottom w:val="none" w:sz="0" w:space="0" w:color="auto"/>
                <w:right w:val="none" w:sz="0" w:space="0" w:color="auto"/>
              </w:divBdr>
              <w:divsChild>
                <w:div w:id="1675961506">
                  <w:marLeft w:val="0"/>
                  <w:marRight w:val="0"/>
                  <w:marTop w:val="0"/>
                  <w:marBottom w:val="0"/>
                  <w:divBdr>
                    <w:top w:val="none" w:sz="0" w:space="0" w:color="auto"/>
                    <w:left w:val="none" w:sz="0" w:space="0" w:color="auto"/>
                    <w:bottom w:val="none" w:sz="0" w:space="0" w:color="auto"/>
                    <w:right w:val="none" w:sz="0" w:space="0" w:color="auto"/>
                  </w:divBdr>
                  <w:divsChild>
                    <w:div w:id="454447242">
                      <w:marLeft w:val="0"/>
                      <w:marRight w:val="0"/>
                      <w:marTop w:val="0"/>
                      <w:marBottom w:val="0"/>
                      <w:divBdr>
                        <w:top w:val="none" w:sz="0" w:space="0" w:color="auto"/>
                        <w:left w:val="none" w:sz="0" w:space="0" w:color="auto"/>
                        <w:bottom w:val="none" w:sz="0" w:space="0" w:color="auto"/>
                        <w:right w:val="none" w:sz="0" w:space="0" w:color="auto"/>
                      </w:divBdr>
                      <w:divsChild>
                        <w:div w:id="1769501168">
                          <w:marLeft w:val="0"/>
                          <w:marRight w:val="0"/>
                          <w:marTop w:val="0"/>
                          <w:marBottom w:val="0"/>
                          <w:divBdr>
                            <w:top w:val="none" w:sz="0" w:space="0" w:color="auto"/>
                            <w:left w:val="none" w:sz="0" w:space="0" w:color="auto"/>
                            <w:bottom w:val="none" w:sz="0" w:space="0" w:color="auto"/>
                            <w:right w:val="none" w:sz="0" w:space="0" w:color="auto"/>
                          </w:divBdr>
                          <w:divsChild>
                            <w:div w:id="30960497">
                              <w:marLeft w:val="0"/>
                              <w:marRight w:val="0"/>
                              <w:marTop w:val="0"/>
                              <w:marBottom w:val="0"/>
                              <w:divBdr>
                                <w:top w:val="none" w:sz="0" w:space="0" w:color="auto"/>
                                <w:left w:val="none" w:sz="0" w:space="0" w:color="auto"/>
                                <w:bottom w:val="none" w:sz="0" w:space="0" w:color="auto"/>
                                <w:right w:val="none" w:sz="0" w:space="0" w:color="auto"/>
                              </w:divBdr>
                              <w:divsChild>
                                <w:div w:id="249239804">
                                  <w:marLeft w:val="0"/>
                                  <w:marRight w:val="0"/>
                                  <w:marTop w:val="0"/>
                                  <w:marBottom w:val="0"/>
                                  <w:divBdr>
                                    <w:top w:val="none" w:sz="0" w:space="0" w:color="auto"/>
                                    <w:left w:val="none" w:sz="0" w:space="0" w:color="auto"/>
                                    <w:bottom w:val="none" w:sz="0" w:space="0" w:color="auto"/>
                                    <w:right w:val="none" w:sz="0" w:space="0" w:color="auto"/>
                                  </w:divBdr>
                                  <w:divsChild>
                                    <w:div w:id="1528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349748">
      <w:bodyDiv w:val="1"/>
      <w:marLeft w:val="0"/>
      <w:marRight w:val="0"/>
      <w:marTop w:val="0"/>
      <w:marBottom w:val="0"/>
      <w:divBdr>
        <w:top w:val="none" w:sz="0" w:space="0" w:color="auto"/>
        <w:left w:val="none" w:sz="0" w:space="0" w:color="auto"/>
        <w:bottom w:val="none" w:sz="0" w:space="0" w:color="auto"/>
        <w:right w:val="none" w:sz="0" w:space="0" w:color="auto"/>
      </w:divBdr>
    </w:div>
    <w:div w:id="597055550">
      <w:bodyDiv w:val="1"/>
      <w:marLeft w:val="0"/>
      <w:marRight w:val="0"/>
      <w:marTop w:val="0"/>
      <w:marBottom w:val="0"/>
      <w:divBdr>
        <w:top w:val="none" w:sz="0" w:space="0" w:color="auto"/>
        <w:left w:val="none" w:sz="0" w:space="0" w:color="auto"/>
        <w:bottom w:val="none" w:sz="0" w:space="0" w:color="auto"/>
        <w:right w:val="none" w:sz="0" w:space="0" w:color="auto"/>
      </w:divBdr>
    </w:div>
    <w:div w:id="621770727">
      <w:bodyDiv w:val="1"/>
      <w:marLeft w:val="0"/>
      <w:marRight w:val="0"/>
      <w:marTop w:val="0"/>
      <w:marBottom w:val="0"/>
      <w:divBdr>
        <w:top w:val="none" w:sz="0" w:space="0" w:color="auto"/>
        <w:left w:val="none" w:sz="0" w:space="0" w:color="auto"/>
        <w:bottom w:val="none" w:sz="0" w:space="0" w:color="auto"/>
        <w:right w:val="none" w:sz="0" w:space="0" w:color="auto"/>
      </w:divBdr>
    </w:div>
    <w:div w:id="682434383">
      <w:bodyDiv w:val="1"/>
      <w:marLeft w:val="0"/>
      <w:marRight w:val="0"/>
      <w:marTop w:val="0"/>
      <w:marBottom w:val="0"/>
      <w:divBdr>
        <w:top w:val="none" w:sz="0" w:space="0" w:color="auto"/>
        <w:left w:val="none" w:sz="0" w:space="0" w:color="auto"/>
        <w:bottom w:val="none" w:sz="0" w:space="0" w:color="auto"/>
        <w:right w:val="none" w:sz="0" w:space="0" w:color="auto"/>
      </w:divBdr>
    </w:div>
    <w:div w:id="789667187">
      <w:bodyDiv w:val="1"/>
      <w:marLeft w:val="0"/>
      <w:marRight w:val="0"/>
      <w:marTop w:val="0"/>
      <w:marBottom w:val="0"/>
      <w:divBdr>
        <w:top w:val="none" w:sz="0" w:space="0" w:color="auto"/>
        <w:left w:val="none" w:sz="0" w:space="0" w:color="auto"/>
        <w:bottom w:val="none" w:sz="0" w:space="0" w:color="auto"/>
        <w:right w:val="none" w:sz="0" w:space="0" w:color="auto"/>
      </w:divBdr>
    </w:div>
    <w:div w:id="1175850754">
      <w:bodyDiv w:val="1"/>
      <w:marLeft w:val="0"/>
      <w:marRight w:val="0"/>
      <w:marTop w:val="0"/>
      <w:marBottom w:val="0"/>
      <w:divBdr>
        <w:top w:val="none" w:sz="0" w:space="0" w:color="auto"/>
        <w:left w:val="none" w:sz="0" w:space="0" w:color="auto"/>
        <w:bottom w:val="none" w:sz="0" w:space="0" w:color="auto"/>
        <w:right w:val="none" w:sz="0" w:space="0" w:color="auto"/>
      </w:divBdr>
    </w:div>
    <w:div w:id="1209222286">
      <w:bodyDiv w:val="1"/>
      <w:marLeft w:val="0"/>
      <w:marRight w:val="0"/>
      <w:marTop w:val="0"/>
      <w:marBottom w:val="0"/>
      <w:divBdr>
        <w:top w:val="none" w:sz="0" w:space="0" w:color="auto"/>
        <w:left w:val="none" w:sz="0" w:space="0" w:color="auto"/>
        <w:bottom w:val="none" w:sz="0" w:space="0" w:color="auto"/>
        <w:right w:val="none" w:sz="0" w:space="0" w:color="auto"/>
      </w:divBdr>
    </w:div>
    <w:div w:id="1293485509">
      <w:bodyDiv w:val="1"/>
      <w:marLeft w:val="0"/>
      <w:marRight w:val="0"/>
      <w:marTop w:val="0"/>
      <w:marBottom w:val="0"/>
      <w:divBdr>
        <w:top w:val="none" w:sz="0" w:space="0" w:color="auto"/>
        <w:left w:val="none" w:sz="0" w:space="0" w:color="auto"/>
        <w:bottom w:val="none" w:sz="0" w:space="0" w:color="auto"/>
        <w:right w:val="none" w:sz="0" w:space="0" w:color="auto"/>
      </w:divBdr>
    </w:div>
    <w:div w:id="1480728296">
      <w:bodyDiv w:val="1"/>
      <w:marLeft w:val="0"/>
      <w:marRight w:val="0"/>
      <w:marTop w:val="0"/>
      <w:marBottom w:val="0"/>
      <w:divBdr>
        <w:top w:val="none" w:sz="0" w:space="0" w:color="auto"/>
        <w:left w:val="none" w:sz="0" w:space="0" w:color="auto"/>
        <w:bottom w:val="none" w:sz="0" w:space="0" w:color="auto"/>
        <w:right w:val="none" w:sz="0" w:space="0" w:color="auto"/>
      </w:divBdr>
    </w:div>
    <w:div w:id="1590499449">
      <w:bodyDiv w:val="1"/>
      <w:marLeft w:val="0"/>
      <w:marRight w:val="0"/>
      <w:marTop w:val="0"/>
      <w:marBottom w:val="0"/>
      <w:divBdr>
        <w:top w:val="none" w:sz="0" w:space="0" w:color="auto"/>
        <w:left w:val="none" w:sz="0" w:space="0" w:color="auto"/>
        <w:bottom w:val="none" w:sz="0" w:space="0" w:color="auto"/>
        <w:right w:val="none" w:sz="0" w:space="0" w:color="auto"/>
      </w:divBdr>
    </w:div>
    <w:div w:id="1629824026">
      <w:bodyDiv w:val="1"/>
      <w:marLeft w:val="0"/>
      <w:marRight w:val="0"/>
      <w:marTop w:val="0"/>
      <w:marBottom w:val="0"/>
      <w:divBdr>
        <w:top w:val="none" w:sz="0" w:space="0" w:color="auto"/>
        <w:left w:val="none" w:sz="0" w:space="0" w:color="auto"/>
        <w:bottom w:val="none" w:sz="0" w:space="0" w:color="auto"/>
        <w:right w:val="none" w:sz="0" w:space="0" w:color="auto"/>
      </w:divBdr>
    </w:div>
    <w:div w:id="1647975127">
      <w:bodyDiv w:val="1"/>
      <w:marLeft w:val="0"/>
      <w:marRight w:val="0"/>
      <w:marTop w:val="0"/>
      <w:marBottom w:val="0"/>
      <w:divBdr>
        <w:top w:val="none" w:sz="0" w:space="0" w:color="auto"/>
        <w:left w:val="none" w:sz="0" w:space="0" w:color="auto"/>
        <w:bottom w:val="none" w:sz="0" w:space="0" w:color="auto"/>
        <w:right w:val="none" w:sz="0" w:space="0" w:color="auto"/>
      </w:divBdr>
    </w:div>
    <w:div w:id="1767000919">
      <w:bodyDiv w:val="1"/>
      <w:marLeft w:val="0"/>
      <w:marRight w:val="0"/>
      <w:marTop w:val="0"/>
      <w:marBottom w:val="0"/>
      <w:divBdr>
        <w:top w:val="none" w:sz="0" w:space="0" w:color="auto"/>
        <w:left w:val="none" w:sz="0" w:space="0" w:color="auto"/>
        <w:bottom w:val="none" w:sz="0" w:space="0" w:color="auto"/>
        <w:right w:val="none" w:sz="0" w:space="0" w:color="auto"/>
      </w:divBdr>
    </w:div>
    <w:div w:id="1810127684">
      <w:bodyDiv w:val="1"/>
      <w:marLeft w:val="0"/>
      <w:marRight w:val="0"/>
      <w:marTop w:val="0"/>
      <w:marBottom w:val="0"/>
      <w:divBdr>
        <w:top w:val="none" w:sz="0" w:space="0" w:color="auto"/>
        <w:left w:val="none" w:sz="0" w:space="0" w:color="auto"/>
        <w:bottom w:val="none" w:sz="0" w:space="0" w:color="auto"/>
        <w:right w:val="none" w:sz="0" w:space="0" w:color="auto"/>
      </w:divBdr>
    </w:div>
    <w:div w:id="1866015304">
      <w:bodyDiv w:val="1"/>
      <w:marLeft w:val="0"/>
      <w:marRight w:val="0"/>
      <w:marTop w:val="0"/>
      <w:marBottom w:val="0"/>
      <w:divBdr>
        <w:top w:val="none" w:sz="0" w:space="0" w:color="auto"/>
        <w:left w:val="none" w:sz="0" w:space="0" w:color="auto"/>
        <w:bottom w:val="none" w:sz="0" w:space="0" w:color="auto"/>
        <w:right w:val="none" w:sz="0" w:space="0" w:color="auto"/>
      </w:divBdr>
      <w:divsChild>
        <w:div w:id="968164894">
          <w:marLeft w:val="0"/>
          <w:marRight w:val="0"/>
          <w:marTop w:val="0"/>
          <w:marBottom w:val="0"/>
          <w:divBdr>
            <w:top w:val="none" w:sz="0" w:space="0" w:color="auto"/>
            <w:left w:val="none" w:sz="0" w:space="0" w:color="auto"/>
            <w:bottom w:val="none" w:sz="0" w:space="0" w:color="auto"/>
            <w:right w:val="none" w:sz="0" w:space="0" w:color="auto"/>
          </w:divBdr>
          <w:divsChild>
            <w:div w:id="363756210">
              <w:marLeft w:val="0"/>
              <w:marRight w:val="0"/>
              <w:marTop w:val="0"/>
              <w:marBottom w:val="0"/>
              <w:divBdr>
                <w:top w:val="none" w:sz="0" w:space="0" w:color="auto"/>
                <w:left w:val="none" w:sz="0" w:space="0" w:color="auto"/>
                <w:bottom w:val="none" w:sz="0" w:space="0" w:color="auto"/>
                <w:right w:val="none" w:sz="0" w:space="0" w:color="auto"/>
              </w:divBdr>
              <w:divsChild>
                <w:div w:id="210187899">
                  <w:marLeft w:val="0"/>
                  <w:marRight w:val="0"/>
                  <w:marTop w:val="0"/>
                  <w:marBottom w:val="0"/>
                  <w:divBdr>
                    <w:top w:val="none" w:sz="0" w:space="0" w:color="auto"/>
                    <w:left w:val="none" w:sz="0" w:space="0" w:color="auto"/>
                    <w:bottom w:val="none" w:sz="0" w:space="0" w:color="auto"/>
                    <w:right w:val="none" w:sz="0" w:space="0" w:color="auto"/>
                  </w:divBdr>
                  <w:divsChild>
                    <w:div w:id="8546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0818">
          <w:marLeft w:val="0"/>
          <w:marRight w:val="0"/>
          <w:marTop w:val="0"/>
          <w:marBottom w:val="0"/>
          <w:divBdr>
            <w:top w:val="none" w:sz="0" w:space="0" w:color="auto"/>
            <w:left w:val="none" w:sz="0" w:space="0" w:color="auto"/>
            <w:bottom w:val="none" w:sz="0" w:space="0" w:color="auto"/>
            <w:right w:val="none" w:sz="0" w:space="0" w:color="auto"/>
          </w:divBdr>
          <w:divsChild>
            <w:div w:id="409667176">
              <w:marLeft w:val="0"/>
              <w:marRight w:val="0"/>
              <w:marTop w:val="0"/>
              <w:marBottom w:val="0"/>
              <w:divBdr>
                <w:top w:val="none" w:sz="0" w:space="0" w:color="auto"/>
                <w:left w:val="none" w:sz="0" w:space="0" w:color="auto"/>
                <w:bottom w:val="none" w:sz="0" w:space="0" w:color="auto"/>
                <w:right w:val="none" w:sz="0" w:space="0" w:color="auto"/>
              </w:divBdr>
              <w:divsChild>
                <w:div w:id="1144587235">
                  <w:marLeft w:val="0"/>
                  <w:marRight w:val="0"/>
                  <w:marTop w:val="0"/>
                  <w:marBottom w:val="0"/>
                  <w:divBdr>
                    <w:top w:val="none" w:sz="0" w:space="0" w:color="auto"/>
                    <w:left w:val="none" w:sz="0" w:space="0" w:color="auto"/>
                    <w:bottom w:val="none" w:sz="0" w:space="0" w:color="auto"/>
                    <w:right w:val="none" w:sz="0" w:space="0" w:color="auto"/>
                  </w:divBdr>
                  <w:divsChild>
                    <w:div w:id="6165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41285">
      <w:bodyDiv w:val="1"/>
      <w:marLeft w:val="0"/>
      <w:marRight w:val="0"/>
      <w:marTop w:val="0"/>
      <w:marBottom w:val="0"/>
      <w:divBdr>
        <w:top w:val="none" w:sz="0" w:space="0" w:color="auto"/>
        <w:left w:val="none" w:sz="0" w:space="0" w:color="auto"/>
        <w:bottom w:val="none" w:sz="0" w:space="0" w:color="auto"/>
        <w:right w:val="none" w:sz="0" w:space="0" w:color="auto"/>
      </w:divBdr>
    </w:div>
    <w:div w:id="1970283017">
      <w:bodyDiv w:val="1"/>
      <w:marLeft w:val="0"/>
      <w:marRight w:val="0"/>
      <w:marTop w:val="0"/>
      <w:marBottom w:val="0"/>
      <w:divBdr>
        <w:top w:val="none" w:sz="0" w:space="0" w:color="auto"/>
        <w:left w:val="none" w:sz="0" w:space="0" w:color="auto"/>
        <w:bottom w:val="none" w:sz="0" w:space="0" w:color="auto"/>
        <w:right w:val="none" w:sz="0" w:space="0" w:color="auto"/>
      </w:divBdr>
    </w:div>
    <w:div w:id="2074085108">
      <w:bodyDiv w:val="1"/>
      <w:marLeft w:val="0"/>
      <w:marRight w:val="0"/>
      <w:marTop w:val="0"/>
      <w:marBottom w:val="0"/>
      <w:divBdr>
        <w:top w:val="none" w:sz="0" w:space="0" w:color="auto"/>
        <w:left w:val="none" w:sz="0" w:space="0" w:color="auto"/>
        <w:bottom w:val="none" w:sz="0" w:space="0" w:color="auto"/>
        <w:right w:val="none" w:sz="0" w:space="0" w:color="auto"/>
      </w:divBdr>
      <w:divsChild>
        <w:div w:id="629475605">
          <w:marLeft w:val="0"/>
          <w:marRight w:val="0"/>
          <w:marTop w:val="0"/>
          <w:marBottom w:val="0"/>
          <w:divBdr>
            <w:top w:val="none" w:sz="0" w:space="0" w:color="auto"/>
            <w:left w:val="none" w:sz="0" w:space="0" w:color="auto"/>
            <w:bottom w:val="none" w:sz="0" w:space="0" w:color="auto"/>
            <w:right w:val="none" w:sz="0" w:space="0" w:color="auto"/>
          </w:divBdr>
          <w:divsChild>
            <w:div w:id="1753425130">
              <w:marLeft w:val="0"/>
              <w:marRight w:val="0"/>
              <w:marTop w:val="0"/>
              <w:marBottom w:val="0"/>
              <w:divBdr>
                <w:top w:val="none" w:sz="0" w:space="0" w:color="auto"/>
                <w:left w:val="none" w:sz="0" w:space="0" w:color="auto"/>
                <w:bottom w:val="none" w:sz="0" w:space="0" w:color="auto"/>
                <w:right w:val="none" w:sz="0" w:space="0" w:color="auto"/>
              </w:divBdr>
              <w:divsChild>
                <w:div w:id="344139785">
                  <w:marLeft w:val="0"/>
                  <w:marRight w:val="0"/>
                  <w:marTop w:val="0"/>
                  <w:marBottom w:val="0"/>
                  <w:divBdr>
                    <w:top w:val="none" w:sz="0" w:space="0" w:color="auto"/>
                    <w:left w:val="none" w:sz="0" w:space="0" w:color="auto"/>
                    <w:bottom w:val="none" w:sz="0" w:space="0" w:color="auto"/>
                    <w:right w:val="none" w:sz="0" w:space="0" w:color="auto"/>
                  </w:divBdr>
                  <w:divsChild>
                    <w:div w:id="749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7019">
      <w:bodyDiv w:val="1"/>
      <w:marLeft w:val="0"/>
      <w:marRight w:val="0"/>
      <w:marTop w:val="0"/>
      <w:marBottom w:val="0"/>
      <w:divBdr>
        <w:top w:val="none" w:sz="0" w:space="0" w:color="auto"/>
        <w:left w:val="none" w:sz="0" w:space="0" w:color="auto"/>
        <w:bottom w:val="none" w:sz="0" w:space="0" w:color="auto"/>
        <w:right w:val="none" w:sz="0" w:space="0" w:color="auto"/>
      </w:divBdr>
    </w:div>
    <w:div w:id="212102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6</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Anamika Bhartiya</cp:lastModifiedBy>
  <cp:revision>45</cp:revision>
  <dcterms:created xsi:type="dcterms:W3CDTF">2024-07-04T06:24:00Z</dcterms:created>
  <dcterms:modified xsi:type="dcterms:W3CDTF">2026-06-18T12:54:00Z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4149-9403-5295</vt:lpwstr>
  </property>
</Properties>
</file>