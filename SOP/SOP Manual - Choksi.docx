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B26D1" w14:textId="18EFFE5D" w:rsidR="00BD6C45" w:rsidRPr="004362CF" w:rsidRDefault="008C6CE7" w:rsidP="00F4038F">
      <w:pPr>
        <w:spacing w:after="200" w:line="276" w:lineRule="auto"/>
        <w:rPr>
          <w:rFonts w:asciiTheme="minorHAnsi" w:eastAsia="Calibri" w:hAnsiTheme="minorHAnsi" w:cstheme="minorHAnsi"/>
          <w:b/>
          <w:color w:val="FFFFFF" w:themeColor="background1"/>
          <w:sz w:val="32"/>
          <w:szCs w:val="32"/>
        </w:rPr>
      </w:pPr>
      <w:r w:rsidRPr="004362CF">
        <w:rPr>
          <w:rFonts w:asciiTheme="minorHAnsi" w:eastAsia="Calibri" w:hAnsiTheme="minorHAnsi" w:cstheme="minorHAnsi"/>
          <w:b/>
          <w:noProof/>
          <w:color w:val="FFFFFF" w:themeColor="background1"/>
          <w:sz w:val="32"/>
          <w:szCs w:val="32"/>
        </w:rPr>
        <w:drawing>
          <wp:anchor distT="0" distB="0" distL="114300" distR="114300" simplePos="0" relativeHeight="251656704" behindDoc="1" locked="0" layoutInCell="1" allowOverlap="1" wp14:anchorId="70331EB5" wp14:editId="6A5655A4">
            <wp:simplePos x="0" y="0"/>
            <wp:positionH relativeFrom="column">
              <wp:posOffset>-990600</wp:posOffset>
            </wp:positionH>
            <wp:positionV relativeFrom="paragraph">
              <wp:posOffset>-914400</wp:posOffset>
            </wp:positionV>
            <wp:extent cx="7561580" cy="10694670"/>
            <wp:effectExtent l="0" t="0" r="1270" b="0"/>
            <wp:wrapTight wrapText="bothSides">
              <wp:wrapPolygon edited="0">
                <wp:start x="0" y="0"/>
                <wp:lineTo x="0" y="21546"/>
                <wp:lineTo x="21549" y="21546"/>
                <wp:lineTo x="21549" y="0"/>
                <wp:lineTo x="0" y="0"/>
              </wp:wrapPolygon>
            </wp:wrapTight>
            <wp:docPr id="16313025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02536"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7561580" cy="10694670"/>
                    </a:xfrm>
                    <a:prstGeom prst="rect">
                      <a:avLst/>
                    </a:prstGeom>
                  </pic:spPr>
                </pic:pic>
              </a:graphicData>
            </a:graphic>
            <wp14:sizeRelH relativeFrom="margin">
              <wp14:pctWidth>0</wp14:pctWidth>
            </wp14:sizeRelH>
            <wp14:sizeRelV relativeFrom="margin">
              <wp14:pctHeight>0</wp14:pctHeight>
            </wp14:sizeRelV>
          </wp:anchor>
        </w:drawing>
      </w:r>
    </w:p>
    <w:p w14:paraId="4251F9D9" w14:textId="77777777" w:rsidR="00BD6C45" w:rsidRPr="004362CF" w:rsidRDefault="00BD6C45" w:rsidP="00F4038F">
      <w:pPr>
        <w:spacing w:after="200" w:line="276" w:lineRule="auto"/>
        <w:rPr>
          <w:rFonts w:asciiTheme="minorHAnsi" w:eastAsia="Calibri" w:hAnsiTheme="minorHAnsi" w:cstheme="minorHAnsi"/>
          <w:b/>
          <w:color w:val="FFFFFF" w:themeColor="background1"/>
          <w:sz w:val="32"/>
          <w:szCs w:val="32"/>
        </w:rPr>
      </w:pPr>
    </w:p>
    <w:sdt>
      <w:sdtPr>
        <w:rPr>
          <w:rFonts w:asciiTheme="minorHAnsi" w:eastAsia="Times New Roman" w:hAnsiTheme="minorHAnsi" w:cstheme="minorHAnsi"/>
          <w:color w:val="auto"/>
          <w:sz w:val="24"/>
          <w:szCs w:val="24"/>
          <w:lang w:val="en-IN" w:eastAsia="en-IN"/>
        </w:rPr>
        <w:id w:val="411669930"/>
        <w:docPartObj>
          <w:docPartGallery w:val="Table of Contents"/>
          <w:docPartUnique/>
        </w:docPartObj>
      </w:sdtPr>
      <w:sdtEndPr>
        <w:rPr>
          <w:b/>
          <w:bCs/>
        </w:rPr>
      </w:sdtEndPr>
      <w:sdtContent>
        <w:p w14:paraId="2D244FD1" w14:textId="77777777" w:rsidR="002B5CD5" w:rsidRPr="004362CF" w:rsidRDefault="00C552AE" w:rsidP="00F4038F">
          <w:pPr>
            <w:pStyle w:val="TOCHeading1"/>
            <w:spacing w:line="276" w:lineRule="auto"/>
            <w:jc w:val="center"/>
            <w:rPr>
              <w:rFonts w:asciiTheme="minorHAnsi" w:hAnsiTheme="minorHAnsi" w:cstheme="minorHAnsi"/>
            </w:rPr>
          </w:pPr>
          <w:r w:rsidRPr="004362CF">
            <w:rPr>
              <w:rFonts w:asciiTheme="minorHAnsi" w:hAnsiTheme="minorHAnsi" w:cstheme="minorHAnsi"/>
            </w:rPr>
            <w:t>Table of Contents</w:t>
          </w:r>
        </w:p>
        <w:p w14:paraId="6F8101C1" w14:textId="359CD3C9" w:rsidR="000F2FE5" w:rsidRDefault="00C552AE">
          <w:pPr>
            <w:pStyle w:val="TOC1"/>
            <w:tabs>
              <w:tab w:val="right" w:leader="dot" w:pos="9110"/>
            </w:tabs>
            <w:rPr>
              <w:rFonts w:asciiTheme="minorHAnsi" w:eastAsiaTheme="minorEastAsia" w:hAnsiTheme="minorHAnsi" w:cstheme="minorBidi"/>
              <w:noProof/>
              <w:kern w:val="2"/>
              <w14:ligatures w14:val="standardContextual"/>
            </w:rPr>
          </w:pPr>
          <w:r w:rsidRPr="004362CF">
            <w:rPr>
              <w:rFonts w:asciiTheme="minorHAnsi" w:hAnsiTheme="minorHAnsi" w:cstheme="minorHAnsi"/>
            </w:rPr>
            <w:fldChar w:fldCharType="begin"/>
          </w:r>
          <w:r w:rsidRPr="004362CF">
            <w:rPr>
              <w:rFonts w:asciiTheme="minorHAnsi" w:hAnsiTheme="minorHAnsi" w:cstheme="minorHAnsi"/>
            </w:rPr>
            <w:instrText xml:space="preserve"> TOC \o "1-3" \h \z \u </w:instrText>
          </w:r>
          <w:r w:rsidRPr="004362CF">
            <w:rPr>
              <w:rFonts w:asciiTheme="minorHAnsi" w:hAnsiTheme="minorHAnsi" w:cstheme="minorHAnsi"/>
            </w:rPr>
            <w:fldChar w:fldCharType="separate"/>
          </w:r>
          <w:hyperlink w:anchor="_Toc207634518" w:history="1">
            <w:r w:rsidR="000F2FE5" w:rsidRPr="00A44C4A">
              <w:rPr>
                <w:rStyle w:val="Hyperlink"/>
                <w:rFonts w:eastAsia="Calibri" w:cstheme="minorHAnsi"/>
                <w:b/>
                <w:i/>
                <w:iCs/>
                <w:noProof/>
              </w:rPr>
              <w:t>Introduction</w:t>
            </w:r>
            <w:r w:rsidR="000F2FE5">
              <w:rPr>
                <w:noProof/>
                <w:webHidden/>
              </w:rPr>
              <w:tab/>
            </w:r>
            <w:r w:rsidR="000F2FE5">
              <w:rPr>
                <w:noProof/>
                <w:webHidden/>
              </w:rPr>
              <w:fldChar w:fldCharType="begin"/>
            </w:r>
            <w:r w:rsidR="000F2FE5">
              <w:rPr>
                <w:noProof/>
                <w:webHidden/>
              </w:rPr>
              <w:instrText xml:space="preserve"> PAGEREF _Toc207634518 \h </w:instrText>
            </w:r>
            <w:r w:rsidR="000F2FE5">
              <w:rPr>
                <w:noProof/>
                <w:webHidden/>
              </w:rPr>
            </w:r>
            <w:r w:rsidR="000F2FE5">
              <w:rPr>
                <w:noProof/>
                <w:webHidden/>
              </w:rPr>
              <w:fldChar w:fldCharType="separate"/>
            </w:r>
            <w:r w:rsidR="000F2FE5">
              <w:rPr>
                <w:noProof/>
                <w:webHidden/>
              </w:rPr>
              <w:t>3</w:t>
            </w:r>
            <w:r w:rsidR="000F2FE5">
              <w:rPr>
                <w:noProof/>
                <w:webHidden/>
              </w:rPr>
              <w:fldChar w:fldCharType="end"/>
            </w:r>
          </w:hyperlink>
        </w:p>
        <w:p w14:paraId="432D402D" w14:textId="276B8DA1" w:rsidR="000F2FE5" w:rsidRDefault="000F2FE5">
          <w:pPr>
            <w:pStyle w:val="TOC1"/>
            <w:tabs>
              <w:tab w:val="right" w:leader="dot" w:pos="9110"/>
            </w:tabs>
            <w:rPr>
              <w:rFonts w:asciiTheme="minorHAnsi" w:eastAsiaTheme="minorEastAsia" w:hAnsiTheme="minorHAnsi" w:cstheme="minorBidi"/>
              <w:noProof/>
              <w:kern w:val="2"/>
              <w14:ligatures w14:val="standardContextual"/>
            </w:rPr>
          </w:pPr>
          <w:hyperlink w:anchor="_Toc207634519" w:history="1">
            <w:r w:rsidRPr="00A44C4A">
              <w:rPr>
                <w:rStyle w:val="Hyperlink"/>
                <w:rFonts w:eastAsia="Calibri" w:cstheme="minorHAnsi"/>
                <w:b/>
                <w:i/>
                <w:iCs/>
                <w:noProof/>
              </w:rPr>
              <w:t>Scope</w:t>
            </w:r>
            <w:r>
              <w:rPr>
                <w:noProof/>
                <w:webHidden/>
              </w:rPr>
              <w:tab/>
            </w:r>
            <w:r>
              <w:rPr>
                <w:noProof/>
                <w:webHidden/>
              </w:rPr>
              <w:fldChar w:fldCharType="begin"/>
            </w:r>
            <w:r>
              <w:rPr>
                <w:noProof/>
                <w:webHidden/>
              </w:rPr>
              <w:instrText xml:space="preserve"> PAGEREF _Toc207634519 \h </w:instrText>
            </w:r>
            <w:r>
              <w:rPr>
                <w:noProof/>
                <w:webHidden/>
              </w:rPr>
            </w:r>
            <w:r>
              <w:rPr>
                <w:noProof/>
                <w:webHidden/>
              </w:rPr>
              <w:fldChar w:fldCharType="separate"/>
            </w:r>
            <w:r>
              <w:rPr>
                <w:noProof/>
                <w:webHidden/>
              </w:rPr>
              <w:t>3</w:t>
            </w:r>
            <w:r>
              <w:rPr>
                <w:noProof/>
                <w:webHidden/>
              </w:rPr>
              <w:fldChar w:fldCharType="end"/>
            </w:r>
          </w:hyperlink>
        </w:p>
        <w:p w14:paraId="3A03C9F3" w14:textId="014EB947" w:rsidR="000F2FE5" w:rsidRDefault="000F2FE5">
          <w:pPr>
            <w:pStyle w:val="TOC1"/>
            <w:tabs>
              <w:tab w:val="right" w:leader="dot" w:pos="9110"/>
            </w:tabs>
            <w:rPr>
              <w:rFonts w:asciiTheme="minorHAnsi" w:eastAsiaTheme="minorEastAsia" w:hAnsiTheme="minorHAnsi" w:cstheme="minorBidi"/>
              <w:noProof/>
              <w:kern w:val="2"/>
              <w14:ligatures w14:val="standardContextual"/>
            </w:rPr>
          </w:pPr>
          <w:hyperlink w:anchor="_Toc207634520" w:history="1">
            <w:r w:rsidRPr="00A44C4A">
              <w:rPr>
                <w:rStyle w:val="Hyperlink"/>
                <w:rFonts w:eastAsia="Calibri" w:cstheme="minorHAnsi"/>
                <w:b/>
                <w:i/>
                <w:iCs/>
                <w:noProof/>
              </w:rPr>
              <w:t>Environmental Management Procedures</w:t>
            </w:r>
            <w:r>
              <w:rPr>
                <w:noProof/>
                <w:webHidden/>
              </w:rPr>
              <w:tab/>
            </w:r>
            <w:r>
              <w:rPr>
                <w:noProof/>
                <w:webHidden/>
              </w:rPr>
              <w:fldChar w:fldCharType="begin"/>
            </w:r>
            <w:r>
              <w:rPr>
                <w:noProof/>
                <w:webHidden/>
              </w:rPr>
              <w:instrText xml:space="preserve"> PAGEREF _Toc207634520 \h </w:instrText>
            </w:r>
            <w:r>
              <w:rPr>
                <w:noProof/>
                <w:webHidden/>
              </w:rPr>
            </w:r>
            <w:r>
              <w:rPr>
                <w:noProof/>
                <w:webHidden/>
              </w:rPr>
              <w:fldChar w:fldCharType="separate"/>
            </w:r>
            <w:r>
              <w:rPr>
                <w:noProof/>
                <w:webHidden/>
              </w:rPr>
              <w:t>4</w:t>
            </w:r>
            <w:r>
              <w:rPr>
                <w:noProof/>
                <w:webHidden/>
              </w:rPr>
              <w:fldChar w:fldCharType="end"/>
            </w:r>
          </w:hyperlink>
        </w:p>
        <w:p w14:paraId="3E6753AF" w14:textId="17FC6C6E" w:rsidR="000F2FE5" w:rsidRDefault="000F2FE5">
          <w:pPr>
            <w:pStyle w:val="TOC1"/>
            <w:tabs>
              <w:tab w:val="left" w:pos="840"/>
              <w:tab w:val="right" w:leader="dot" w:pos="9110"/>
            </w:tabs>
            <w:rPr>
              <w:rFonts w:asciiTheme="minorHAnsi" w:eastAsiaTheme="minorEastAsia" w:hAnsiTheme="minorHAnsi" w:cstheme="minorBidi"/>
              <w:noProof/>
              <w:kern w:val="2"/>
              <w14:ligatures w14:val="standardContextual"/>
            </w:rPr>
          </w:pPr>
          <w:hyperlink w:anchor="_Toc207634521" w:history="1">
            <w:r w:rsidRPr="00A44C4A">
              <w:rPr>
                <w:rStyle w:val="Hyperlink"/>
                <w:rFonts w:cstheme="minorHAnsi"/>
                <w:b/>
                <w:noProof/>
              </w:rPr>
              <w:t>1.</w:t>
            </w:r>
            <w:r>
              <w:rPr>
                <w:rFonts w:asciiTheme="minorHAnsi" w:eastAsiaTheme="minorEastAsia" w:hAnsiTheme="minorHAnsi" w:cstheme="minorBidi"/>
                <w:noProof/>
                <w:kern w:val="2"/>
                <w14:ligatures w14:val="standardContextual"/>
              </w:rPr>
              <w:tab/>
            </w:r>
            <w:r w:rsidRPr="00A44C4A">
              <w:rPr>
                <w:rStyle w:val="Hyperlink"/>
                <w:rFonts w:cstheme="minorHAnsi"/>
                <w:b/>
                <w:noProof/>
              </w:rPr>
              <w:t>Waste Management Procedures</w:t>
            </w:r>
            <w:r>
              <w:rPr>
                <w:noProof/>
                <w:webHidden/>
              </w:rPr>
              <w:tab/>
            </w:r>
            <w:r>
              <w:rPr>
                <w:noProof/>
                <w:webHidden/>
              </w:rPr>
              <w:fldChar w:fldCharType="begin"/>
            </w:r>
            <w:r>
              <w:rPr>
                <w:noProof/>
                <w:webHidden/>
              </w:rPr>
              <w:instrText xml:space="preserve"> PAGEREF _Toc207634521 \h </w:instrText>
            </w:r>
            <w:r>
              <w:rPr>
                <w:noProof/>
                <w:webHidden/>
              </w:rPr>
            </w:r>
            <w:r>
              <w:rPr>
                <w:noProof/>
                <w:webHidden/>
              </w:rPr>
              <w:fldChar w:fldCharType="separate"/>
            </w:r>
            <w:r>
              <w:rPr>
                <w:noProof/>
                <w:webHidden/>
              </w:rPr>
              <w:t>4</w:t>
            </w:r>
            <w:r>
              <w:rPr>
                <w:noProof/>
                <w:webHidden/>
              </w:rPr>
              <w:fldChar w:fldCharType="end"/>
            </w:r>
          </w:hyperlink>
        </w:p>
        <w:p w14:paraId="1D022356" w14:textId="0F259349" w:rsidR="000F2FE5" w:rsidRDefault="000F2FE5">
          <w:pPr>
            <w:pStyle w:val="TOC1"/>
            <w:tabs>
              <w:tab w:val="left" w:pos="840"/>
              <w:tab w:val="right" w:leader="dot" w:pos="9110"/>
            </w:tabs>
            <w:rPr>
              <w:rFonts w:asciiTheme="minorHAnsi" w:eastAsiaTheme="minorEastAsia" w:hAnsiTheme="minorHAnsi" w:cstheme="minorBidi"/>
              <w:noProof/>
              <w:kern w:val="2"/>
              <w14:ligatures w14:val="standardContextual"/>
            </w:rPr>
          </w:pPr>
          <w:hyperlink w:anchor="_Toc207634522" w:history="1">
            <w:r w:rsidRPr="00A44C4A">
              <w:rPr>
                <w:rStyle w:val="Hyperlink"/>
                <w:rFonts w:cstheme="minorHAnsi"/>
                <w:b/>
                <w:bCs/>
                <w:noProof/>
              </w:rPr>
              <w:t>2.</w:t>
            </w:r>
            <w:r>
              <w:rPr>
                <w:rFonts w:asciiTheme="minorHAnsi" w:eastAsiaTheme="minorEastAsia" w:hAnsiTheme="minorHAnsi" w:cstheme="minorBidi"/>
                <w:noProof/>
                <w:kern w:val="2"/>
                <w14:ligatures w14:val="standardContextual"/>
              </w:rPr>
              <w:tab/>
            </w:r>
            <w:r w:rsidRPr="00A44C4A">
              <w:rPr>
                <w:rStyle w:val="Hyperlink"/>
                <w:rFonts w:cstheme="minorHAnsi"/>
                <w:b/>
                <w:bCs/>
                <w:noProof/>
              </w:rPr>
              <w:t>E-waste Management Procedures</w:t>
            </w:r>
            <w:r>
              <w:rPr>
                <w:noProof/>
                <w:webHidden/>
              </w:rPr>
              <w:tab/>
            </w:r>
            <w:r>
              <w:rPr>
                <w:noProof/>
                <w:webHidden/>
              </w:rPr>
              <w:fldChar w:fldCharType="begin"/>
            </w:r>
            <w:r>
              <w:rPr>
                <w:noProof/>
                <w:webHidden/>
              </w:rPr>
              <w:instrText xml:space="preserve"> PAGEREF _Toc207634522 \h </w:instrText>
            </w:r>
            <w:r>
              <w:rPr>
                <w:noProof/>
                <w:webHidden/>
              </w:rPr>
            </w:r>
            <w:r>
              <w:rPr>
                <w:noProof/>
                <w:webHidden/>
              </w:rPr>
              <w:fldChar w:fldCharType="separate"/>
            </w:r>
            <w:r>
              <w:rPr>
                <w:noProof/>
                <w:webHidden/>
              </w:rPr>
              <w:t>19</w:t>
            </w:r>
            <w:r>
              <w:rPr>
                <w:noProof/>
                <w:webHidden/>
              </w:rPr>
              <w:fldChar w:fldCharType="end"/>
            </w:r>
          </w:hyperlink>
        </w:p>
        <w:p w14:paraId="76126E02" w14:textId="43A98E51" w:rsidR="000F2FE5" w:rsidRDefault="000F2FE5">
          <w:pPr>
            <w:pStyle w:val="TOC1"/>
            <w:tabs>
              <w:tab w:val="left" w:pos="840"/>
              <w:tab w:val="right" w:leader="dot" w:pos="9110"/>
            </w:tabs>
            <w:rPr>
              <w:rFonts w:asciiTheme="minorHAnsi" w:eastAsiaTheme="minorEastAsia" w:hAnsiTheme="minorHAnsi" w:cstheme="minorBidi"/>
              <w:noProof/>
              <w:kern w:val="2"/>
              <w14:ligatures w14:val="standardContextual"/>
            </w:rPr>
          </w:pPr>
          <w:hyperlink w:anchor="_Toc207634523" w:history="1">
            <w:r w:rsidRPr="00A44C4A">
              <w:rPr>
                <w:rStyle w:val="Hyperlink"/>
                <w:rFonts w:cstheme="minorHAnsi"/>
                <w:b/>
                <w:noProof/>
              </w:rPr>
              <w:t>3.</w:t>
            </w:r>
            <w:r>
              <w:rPr>
                <w:rFonts w:asciiTheme="minorHAnsi" w:eastAsiaTheme="minorEastAsia" w:hAnsiTheme="minorHAnsi" w:cstheme="minorBidi"/>
                <w:noProof/>
                <w:kern w:val="2"/>
                <w14:ligatures w14:val="standardContextual"/>
              </w:rPr>
              <w:tab/>
            </w:r>
            <w:r w:rsidRPr="00A44C4A">
              <w:rPr>
                <w:rStyle w:val="Hyperlink"/>
                <w:rFonts w:cstheme="minorHAnsi"/>
                <w:b/>
                <w:noProof/>
              </w:rPr>
              <w:t>Material Management Procedures</w:t>
            </w:r>
            <w:r>
              <w:rPr>
                <w:noProof/>
                <w:webHidden/>
              </w:rPr>
              <w:tab/>
            </w:r>
            <w:r>
              <w:rPr>
                <w:noProof/>
                <w:webHidden/>
              </w:rPr>
              <w:fldChar w:fldCharType="begin"/>
            </w:r>
            <w:r>
              <w:rPr>
                <w:noProof/>
                <w:webHidden/>
              </w:rPr>
              <w:instrText xml:space="preserve"> PAGEREF _Toc207634523 \h </w:instrText>
            </w:r>
            <w:r>
              <w:rPr>
                <w:noProof/>
                <w:webHidden/>
              </w:rPr>
            </w:r>
            <w:r>
              <w:rPr>
                <w:noProof/>
                <w:webHidden/>
              </w:rPr>
              <w:fldChar w:fldCharType="separate"/>
            </w:r>
            <w:r>
              <w:rPr>
                <w:noProof/>
                <w:webHidden/>
              </w:rPr>
              <w:t>21</w:t>
            </w:r>
            <w:r>
              <w:rPr>
                <w:noProof/>
                <w:webHidden/>
              </w:rPr>
              <w:fldChar w:fldCharType="end"/>
            </w:r>
          </w:hyperlink>
        </w:p>
        <w:p w14:paraId="3C1345C7" w14:textId="6A83F44B" w:rsidR="000F2FE5" w:rsidRDefault="000F2FE5">
          <w:pPr>
            <w:pStyle w:val="TOC1"/>
            <w:tabs>
              <w:tab w:val="left" w:pos="840"/>
              <w:tab w:val="right" w:leader="dot" w:pos="9110"/>
            </w:tabs>
            <w:rPr>
              <w:rFonts w:asciiTheme="minorHAnsi" w:eastAsiaTheme="minorEastAsia" w:hAnsiTheme="minorHAnsi" w:cstheme="minorBidi"/>
              <w:noProof/>
              <w:kern w:val="2"/>
              <w14:ligatures w14:val="standardContextual"/>
            </w:rPr>
          </w:pPr>
          <w:hyperlink w:anchor="_Toc207634524" w:history="1">
            <w:r w:rsidRPr="00A44C4A">
              <w:rPr>
                <w:rStyle w:val="Hyperlink"/>
                <w:rFonts w:cstheme="minorHAnsi"/>
                <w:b/>
                <w:noProof/>
              </w:rPr>
              <w:t>4.</w:t>
            </w:r>
            <w:r>
              <w:rPr>
                <w:rFonts w:asciiTheme="minorHAnsi" w:eastAsiaTheme="minorEastAsia" w:hAnsiTheme="minorHAnsi" w:cstheme="minorBidi"/>
                <w:noProof/>
                <w:kern w:val="2"/>
                <w14:ligatures w14:val="standardContextual"/>
              </w:rPr>
              <w:tab/>
            </w:r>
            <w:r w:rsidRPr="00A44C4A">
              <w:rPr>
                <w:rStyle w:val="Hyperlink"/>
                <w:rFonts w:cstheme="minorHAnsi"/>
                <w:b/>
                <w:noProof/>
              </w:rPr>
              <w:t>Efficient Energy Management</w:t>
            </w:r>
            <w:r>
              <w:rPr>
                <w:noProof/>
                <w:webHidden/>
              </w:rPr>
              <w:tab/>
            </w:r>
            <w:r>
              <w:rPr>
                <w:noProof/>
                <w:webHidden/>
              </w:rPr>
              <w:fldChar w:fldCharType="begin"/>
            </w:r>
            <w:r>
              <w:rPr>
                <w:noProof/>
                <w:webHidden/>
              </w:rPr>
              <w:instrText xml:space="preserve"> PAGEREF _Toc207634524 \h </w:instrText>
            </w:r>
            <w:r>
              <w:rPr>
                <w:noProof/>
                <w:webHidden/>
              </w:rPr>
            </w:r>
            <w:r>
              <w:rPr>
                <w:noProof/>
                <w:webHidden/>
              </w:rPr>
              <w:fldChar w:fldCharType="separate"/>
            </w:r>
            <w:r>
              <w:rPr>
                <w:noProof/>
                <w:webHidden/>
              </w:rPr>
              <w:t>27</w:t>
            </w:r>
            <w:r>
              <w:rPr>
                <w:noProof/>
                <w:webHidden/>
              </w:rPr>
              <w:fldChar w:fldCharType="end"/>
            </w:r>
          </w:hyperlink>
        </w:p>
        <w:p w14:paraId="4A68B14B" w14:textId="21B94CFB" w:rsidR="000F2FE5" w:rsidRDefault="000F2FE5">
          <w:pPr>
            <w:pStyle w:val="TOC1"/>
            <w:tabs>
              <w:tab w:val="left" w:pos="840"/>
              <w:tab w:val="right" w:leader="dot" w:pos="9110"/>
            </w:tabs>
            <w:rPr>
              <w:rFonts w:asciiTheme="minorHAnsi" w:eastAsiaTheme="minorEastAsia" w:hAnsiTheme="minorHAnsi" w:cstheme="minorBidi"/>
              <w:noProof/>
              <w:kern w:val="2"/>
              <w14:ligatures w14:val="standardContextual"/>
            </w:rPr>
          </w:pPr>
          <w:hyperlink w:anchor="_Toc207634525" w:history="1">
            <w:r w:rsidRPr="00A44C4A">
              <w:rPr>
                <w:rStyle w:val="Hyperlink"/>
                <w:rFonts w:cstheme="minorHAnsi"/>
                <w:b/>
                <w:noProof/>
              </w:rPr>
              <w:t>5.</w:t>
            </w:r>
            <w:r>
              <w:rPr>
                <w:rFonts w:asciiTheme="minorHAnsi" w:eastAsiaTheme="minorEastAsia" w:hAnsiTheme="minorHAnsi" w:cstheme="minorBidi"/>
                <w:noProof/>
                <w:kern w:val="2"/>
                <w14:ligatures w14:val="standardContextual"/>
              </w:rPr>
              <w:tab/>
            </w:r>
            <w:r w:rsidRPr="00A44C4A">
              <w:rPr>
                <w:rStyle w:val="Hyperlink"/>
                <w:rFonts w:cstheme="minorHAnsi"/>
                <w:b/>
                <w:noProof/>
              </w:rPr>
              <w:t>Water Optimization Procedures</w:t>
            </w:r>
            <w:r>
              <w:rPr>
                <w:noProof/>
                <w:webHidden/>
              </w:rPr>
              <w:tab/>
            </w:r>
            <w:r>
              <w:rPr>
                <w:noProof/>
                <w:webHidden/>
              </w:rPr>
              <w:fldChar w:fldCharType="begin"/>
            </w:r>
            <w:r>
              <w:rPr>
                <w:noProof/>
                <w:webHidden/>
              </w:rPr>
              <w:instrText xml:space="preserve"> PAGEREF _Toc207634525 \h </w:instrText>
            </w:r>
            <w:r>
              <w:rPr>
                <w:noProof/>
                <w:webHidden/>
              </w:rPr>
            </w:r>
            <w:r>
              <w:rPr>
                <w:noProof/>
                <w:webHidden/>
              </w:rPr>
              <w:fldChar w:fldCharType="separate"/>
            </w:r>
            <w:r>
              <w:rPr>
                <w:noProof/>
                <w:webHidden/>
              </w:rPr>
              <w:t>37</w:t>
            </w:r>
            <w:r>
              <w:rPr>
                <w:noProof/>
                <w:webHidden/>
              </w:rPr>
              <w:fldChar w:fldCharType="end"/>
            </w:r>
          </w:hyperlink>
        </w:p>
        <w:p w14:paraId="2D666775" w14:textId="73BFD4B4" w:rsidR="000F2FE5" w:rsidRDefault="000F2FE5">
          <w:pPr>
            <w:pStyle w:val="TOC1"/>
            <w:tabs>
              <w:tab w:val="right" w:leader="dot" w:pos="9110"/>
            </w:tabs>
            <w:rPr>
              <w:rFonts w:asciiTheme="minorHAnsi" w:eastAsiaTheme="minorEastAsia" w:hAnsiTheme="minorHAnsi" w:cstheme="minorBidi"/>
              <w:noProof/>
              <w:kern w:val="2"/>
              <w14:ligatures w14:val="standardContextual"/>
            </w:rPr>
          </w:pPr>
          <w:hyperlink w:anchor="_Toc207634526" w:history="1">
            <w:r w:rsidRPr="00A44C4A">
              <w:rPr>
                <w:rStyle w:val="Hyperlink"/>
                <w:rFonts w:eastAsia="Calibri" w:cstheme="minorHAnsi"/>
                <w:b/>
                <w:i/>
                <w:iCs/>
                <w:noProof/>
              </w:rPr>
              <w:t>Social Procedures</w:t>
            </w:r>
            <w:r>
              <w:rPr>
                <w:noProof/>
                <w:webHidden/>
              </w:rPr>
              <w:tab/>
            </w:r>
            <w:r>
              <w:rPr>
                <w:noProof/>
                <w:webHidden/>
              </w:rPr>
              <w:fldChar w:fldCharType="begin"/>
            </w:r>
            <w:r>
              <w:rPr>
                <w:noProof/>
                <w:webHidden/>
              </w:rPr>
              <w:instrText xml:space="preserve"> PAGEREF _Toc207634526 \h </w:instrText>
            </w:r>
            <w:r>
              <w:rPr>
                <w:noProof/>
                <w:webHidden/>
              </w:rPr>
            </w:r>
            <w:r>
              <w:rPr>
                <w:noProof/>
                <w:webHidden/>
              </w:rPr>
              <w:fldChar w:fldCharType="separate"/>
            </w:r>
            <w:r>
              <w:rPr>
                <w:noProof/>
                <w:webHidden/>
              </w:rPr>
              <w:t>46</w:t>
            </w:r>
            <w:r>
              <w:rPr>
                <w:noProof/>
                <w:webHidden/>
              </w:rPr>
              <w:fldChar w:fldCharType="end"/>
            </w:r>
          </w:hyperlink>
        </w:p>
        <w:p w14:paraId="4C9BCBD8" w14:textId="15925874" w:rsidR="000F2FE5" w:rsidRDefault="000F2FE5">
          <w:pPr>
            <w:pStyle w:val="TOC1"/>
            <w:tabs>
              <w:tab w:val="left" w:pos="840"/>
              <w:tab w:val="right" w:leader="dot" w:pos="9110"/>
            </w:tabs>
            <w:rPr>
              <w:rFonts w:asciiTheme="minorHAnsi" w:eastAsiaTheme="minorEastAsia" w:hAnsiTheme="minorHAnsi" w:cstheme="minorBidi"/>
              <w:noProof/>
              <w:kern w:val="2"/>
              <w14:ligatures w14:val="standardContextual"/>
            </w:rPr>
          </w:pPr>
          <w:hyperlink w:anchor="_Toc207634527" w:history="1">
            <w:r w:rsidRPr="00A44C4A">
              <w:rPr>
                <w:rStyle w:val="Hyperlink"/>
                <w:rFonts w:cstheme="minorHAnsi"/>
                <w:b/>
                <w:noProof/>
              </w:rPr>
              <w:t>6.</w:t>
            </w:r>
            <w:r>
              <w:rPr>
                <w:rFonts w:asciiTheme="minorHAnsi" w:eastAsiaTheme="minorEastAsia" w:hAnsiTheme="minorHAnsi" w:cstheme="minorBidi"/>
                <w:noProof/>
                <w:kern w:val="2"/>
                <w14:ligatures w14:val="standardContextual"/>
              </w:rPr>
              <w:tab/>
            </w:r>
            <w:r w:rsidRPr="00A44C4A">
              <w:rPr>
                <w:rStyle w:val="Hyperlink"/>
                <w:rFonts w:cstheme="minorHAnsi"/>
                <w:b/>
                <w:noProof/>
              </w:rPr>
              <w:t>Provision of Emergency Equipment</w:t>
            </w:r>
            <w:r>
              <w:rPr>
                <w:noProof/>
                <w:webHidden/>
              </w:rPr>
              <w:tab/>
            </w:r>
            <w:r>
              <w:rPr>
                <w:noProof/>
                <w:webHidden/>
              </w:rPr>
              <w:fldChar w:fldCharType="begin"/>
            </w:r>
            <w:r>
              <w:rPr>
                <w:noProof/>
                <w:webHidden/>
              </w:rPr>
              <w:instrText xml:space="preserve"> PAGEREF _Toc207634527 \h </w:instrText>
            </w:r>
            <w:r>
              <w:rPr>
                <w:noProof/>
                <w:webHidden/>
              </w:rPr>
            </w:r>
            <w:r>
              <w:rPr>
                <w:noProof/>
                <w:webHidden/>
              </w:rPr>
              <w:fldChar w:fldCharType="separate"/>
            </w:r>
            <w:r>
              <w:rPr>
                <w:noProof/>
                <w:webHidden/>
              </w:rPr>
              <w:t>46</w:t>
            </w:r>
            <w:r>
              <w:rPr>
                <w:noProof/>
                <w:webHidden/>
              </w:rPr>
              <w:fldChar w:fldCharType="end"/>
            </w:r>
          </w:hyperlink>
        </w:p>
        <w:p w14:paraId="0FE7FD3B" w14:textId="0FE6CE60" w:rsidR="000F2FE5" w:rsidRDefault="000F2FE5">
          <w:pPr>
            <w:pStyle w:val="TOC1"/>
            <w:tabs>
              <w:tab w:val="left" w:pos="840"/>
              <w:tab w:val="right" w:leader="dot" w:pos="9110"/>
            </w:tabs>
            <w:rPr>
              <w:rFonts w:asciiTheme="minorHAnsi" w:eastAsiaTheme="minorEastAsia" w:hAnsiTheme="minorHAnsi" w:cstheme="minorBidi"/>
              <w:noProof/>
              <w:kern w:val="2"/>
              <w14:ligatures w14:val="standardContextual"/>
            </w:rPr>
          </w:pPr>
          <w:hyperlink w:anchor="_Toc207634528" w:history="1">
            <w:r w:rsidRPr="00A44C4A">
              <w:rPr>
                <w:rStyle w:val="Hyperlink"/>
                <w:rFonts w:cstheme="minorHAnsi"/>
                <w:b/>
                <w:noProof/>
              </w:rPr>
              <w:t>7.</w:t>
            </w:r>
            <w:r>
              <w:rPr>
                <w:rFonts w:asciiTheme="minorHAnsi" w:eastAsiaTheme="minorEastAsia" w:hAnsiTheme="minorHAnsi" w:cstheme="minorBidi"/>
                <w:noProof/>
                <w:kern w:val="2"/>
                <w14:ligatures w14:val="standardContextual"/>
              </w:rPr>
              <w:tab/>
            </w:r>
            <w:r w:rsidRPr="00A44C4A">
              <w:rPr>
                <w:rStyle w:val="Hyperlink"/>
                <w:rFonts w:cstheme="minorHAnsi"/>
                <w:b/>
                <w:noProof/>
              </w:rPr>
              <w:t>Equipment Safety Inspection</w:t>
            </w:r>
            <w:r>
              <w:rPr>
                <w:noProof/>
                <w:webHidden/>
              </w:rPr>
              <w:tab/>
            </w:r>
            <w:r>
              <w:rPr>
                <w:noProof/>
                <w:webHidden/>
              </w:rPr>
              <w:fldChar w:fldCharType="begin"/>
            </w:r>
            <w:r>
              <w:rPr>
                <w:noProof/>
                <w:webHidden/>
              </w:rPr>
              <w:instrText xml:space="preserve"> PAGEREF _Toc207634528 \h </w:instrText>
            </w:r>
            <w:r>
              <w:rPr>
                <w:noProof/>
                <w:webHidden/>
              </w:rPr>
            </w:r>
            <w:r>
              <w:rPr>
                <w:noProof/>
                <w:webHidden/>
              </w:rPr>
              <w:fldChar w:fldCharType="separate"/>
            </w:r>
            <w:r>
              <w:rPr>
                <w:noProof/>
                <w:webHidden/>
              </w:rPr>
              <w:t>49</w:t>
            </w:r>
            <w:r>
              <w:rPr>
                <w:noProof/>
                <w:webHidden/>
              </w:rPr>
              <w:fldChar w:fldCharType="end"/>
            </w:r>
          </w:hyperlink>
        </w:p>
        <w:p w14:paraId="51EA7927" w14:textId="0D1E6EE6" w:rsidR="000F2FE5" w:rsidRDefault="000F2FE5">
          <w:pPr>
            <w:pStyle w:val="TOC1"/>
            <w:tabs>
              <w:tab w:val="left" w:pos="840"/>
              <w:tab w:val="right" w:leader="dot" w:pos="9110"/>
            </w:tabs>
            <w:rPr>
              <w:rFonts w:asciiTheme="minorHAnsi" w:eastAsiaTheme="minorEastAsia" w:hAnsiTheme="minorHAnsi" w:cstheme="minorBidi"/>
              <w:noProof/>
              <w:kern w:val="2"/>
              <w14:ligatures w14:val="standardContextual"/>
            </w:rPr>
          </w:pPr>
          <w:hyperlink w:anchor="_Toc207634529" w:history="1">
            <w:r w:rsidRPr="00A44C4A">
              <w:rPr>
                <w:rStyle w:val="Hyperlink"/>
                <w:rFonts w:cstheme="minorHAnsi"/>
                <w:b/>
                <w:noProof/>
              </w:rPr>
              <w:t>8.</w:t>
            </w:r>
            <w:r>
              <w:rPr>
                <w:rFonts w:asciiTheme="minorHAnsi" w:eastAsiaTheme="minorEastAsia" w:hAnsiTheme="minorHAnsi" w:cstheme="minorBidi"/>
                <w:noProof/>
                <w:kern w:val="2"/>
                <w14:ligatures w14:val="standardContextual"/>
              </w:rPr>
              <w:tab/>
            </w:r>
            <w:r w:rsidRPr="00A44C4A">
              <w:rPr>
                <w:rStyle w:val="Hyperlink"/>
                <w:rFonts w:cstheme="minorHAnsi"/>
                <w:b/>
                <w:noProof/>
              </w:rPr>
              <w:t>Workplace Safety Practices</w:t>
            </w:r>
            <w:r>
              <w:rPr>
                <w:noProof/>
                <w:webHidden/>
              </w:rPr>
              <w:tab/>
            </w:r>
            <w:r>
              <w:rPr>
                <w:noProof/>
                <w:webHidden/>
              </w:rPr>
              <w:fldChar w:fldCharType="begin"/>
            </w:r>
            <w:r>
              <w:rPr>
                <w:noProof/>
                <w:webHidden/>
              </w:rPr>
              <w:instrText xml:space="preserve"> PAGEREF _Toc207634529 \h </w:instrText>
            </w:r>
            <w:r>
              <w:rPr>
                <w:noProof/>
                <w:webHidden/>
              </w:rPr>
            </w:r>
            <w:r>
              <w:rPr>
                <w:noProof/>
                <w:webHidden/>
              </w:rPr>
              <w:fldChar w:fldCharType="separate"/>
            </w:r>
            <w:r>
              <w:rPr>
                <w:noProof/>
                <w:webHidden/>
              </w:rPr>
              <w:t>52</w:t>
            </w:r>
            <w:r>
              <w:rPr>
                <w:noProof/>
                <w:webHidden/>
              </w:rPr>
              <w:fldChar w:fldCharType="end"/>
            </w:r>
          </w:hyperlink>
        </w:p>
        <w:p w14:paraId="2B36BA44" w14:textId="503A3243" w:rsidR="000F2FE5" w:rsidRDefault="000F2FE5">
          <w:pPr>
            <w:pStyle w:val="TOC1"/>
            <w:tabs>
              <w:tab w:val="left" w:pos="840"/>
              <w:tab w:val="right" w:leader="dot" w:pos="9110"/>
            </w:tabs>
            <w:rPr>
              <w:rFonts w:asciiTheme="minorHAnsi" w:eastAsiaTheme="minorEastAsia" w:hAnsiTheme="minorHAnsi" w:cstheme="minorBidi"/>
              <w:noProof/>
              <w:kern w:val="2"/>
              <w14:ligatures w14:val="standardContextual"/>
            </w:rPr>
          </w:pPr>
          <w:hyperlink w:anchor="_Toc207634530" w:history="1">
            <w:r w:rsidRPr="00A44C4A">
              <w:rPr>
                <w:rStyle w:val="Hyperlink"/>
                <w:rFonts w:cstheme="minorHAnsi"/>
                <w:noProof/>
              </w:rPr>
              <w:t>9.</w:t>
            </w:r>
            <w:r>
              <w:rPr>
                <w:rFonts w:asciiTheme="minorHAnsi" w:eastAsiaTheme="minorEastAsia" w:hAnsiTheme="minorHAnsi" w:cstheme="minorBidi"/>
                <w:noProof/>
                <w:kern w:val="2"/>
                <w14:ligatures w14:val="standardContextual"/>
              </w:rPr>
              <w:tab/>
            </w:r>
            <w:r w:rsidRPr="00A44C4A">
              <w:rPr>
                <w:rStyle w:val="Hyperlink"/>
                <w:rFonts w:cstheme="minorHAnsi"/>
                <w:b/>
                <w:noProof/>
              </w:rPr>
              <w:t>Employee Evaluation Practices</w:t>
            </w:r>
            <w:r>
              <w:rPr>
                <w:noProof/>
                <w:webHidden/>
              </w:rPr>
              <w:tab/>
            </w:r>
            <w:r>
              <w:rPr>
                <w:noProof/>
                <w:webHidden/>
              </w:rPr>
              <w:fldChar w:fldCharType="begin"/>
            </w:r>
            <w:r>
              <w:rPr>
                <w:noProof/>
                <w:webHidden/>
              </w:rPr>
              <w:instrText xml:space="preserve"> PAGEREF _Toc207634530 \h </w:instrText>
            </w:r>
            <w:r>
              <w:rPr>
                <w:noProof/>
                <w:webHidden/>
              </w:rPr>
            </w:r>
            <w:r>
              <w:rPr>
                <w:noProof/>
                <w:webHidden/>
              </w:rPr>
              <w:fldChar w:fldCharType="separate"/>
            </w:r>
            <w:r>
              <w:rPr>
                <w:noProof/>
                <w:webHidden/>
              </w:rPr>
              <w:t>55</w:t>
            </w:r>
            <w:r>
              <w:rPr>
                <w:noProof/>
                <w:webHidden/>
              </w:rPr>
              <w:fldChar w:fldCharType="end"/>
            </w:r>
          </w:hyperlink>
        </w:p>
        <w:p w14:paraId="6D948829" w14:textId="19F4B69A" w:rsidR="000F2FE5" w:rsidRDefault="000F2FE5">
          <w:pPr>
            <w:pStyle w:val="TOC1"/>
            <w:tabs>
              <w:tab w:val="left" w:pos="840"/>
              <w:tab w:val="right" w:leader="dot" w:pos="9110"/>
            </w:tabs>
            <w:rPr>
              <w:rFonts w:asciiTheme="minorHAnsi" w:eastAsiaTheme="minorEastAsia" w:hAnsiTheme="minorHAnsi" w:cstheme="minorBidi"/>
              <w:noProof/>
              <w:kern w:val="2"/>
              <w14:ligatures w14:val="standardContextual"/>
            </w:rPr>
          </w:pPr>
          <w:hyperlink w:anchor="_Toc207634531" w:history="1">
            <w:r w:rsidRPr="00A44C4A">
              <w:rPr>
                <w:rStyle w:val="Hyperlink"/>
                <w:rFonts w:cstheme="minorHAnsi"/>
                <w:noProof/>
              </w:rPr>
              <w:t>10.</w:t>
            </w:r>
            <w:r>
              <w:rPr>
                <w:rFonts w:asciiTheme="minorHAnsi" w:eastAsiaTheme="minorEastAsia" w:hAnsiTheme="minorHAnsi" w:cstheme="minorBidi"/>
                <w:noProof/>
                <w:kern w:val="2"/>
                <w14:ligatures w14:val="standardContextual"/>
              </w:rPr>
              <w:tab/>
            </w:r>
            <w:r w:rsidRPr="00A44C4A">
              <w:rPr>
                <w:rStyle w:val="Hyperlink"/>
                <w:rFonts w:cstheme="minorHAnsi"/>
                <w:b/>
                <w:noProof/>
              </w:rPr>
              <w:t>Supplier Selection, Engagement and Management</w:t>
            </w:r>
            <w:r>
              <w:rPr>
                <w:noProof/>
                <w:webHidden/>
              </w:rPr>
              <w:tab/>
            </w:r>
            <w:r>
              <w:rPr>
                <w:noProof/>
                <w:webHidden/>
              </w:rPr>
              <w:fldChar w:fldCharType="begin"/>
            </w:r>
            <w:r>
              <w:rPr>
                <w:noProof/>
                <w:webHidden/>
              </w:rPr>
              <w:instrText xml:space="preserve"> PAGEREF _Toc207634531 \h </w:instrText>
            </w:r>
            <w:r>
              <w:rPr>
                <w:noProof/>
                <w:webHidden/>
              </w:rPr>
            </w:r>
            <w:r>
              <w:rPr>
                <w:noProof/>
                <w:webHidden/>
              </w:rPr>
              <w:fldChar w:fldCharType="separate"/>
            </w:r>
            <w:r>
              <w:rPr>
                <w:noProof/>
                <w:webHidden/>
              </w:rPr>
              <w:t>57</w:t>
            </w:r>
            <w:r>
              <w:rPr>
                <w:noProof/>
                <w:webHidden/>
              </w:rPr>
              <w:fldChar w:fldCharType="end"/>
            </w:r>
          </w:hyperlink>
        </w:p>
        <w:p w14:paraId="76387557" w14:textId="1EE1B27B" w:rsidR="000F2FE5" w:rsidRDefault="000F2FE5">
          <w:pPr>
            <w:pStyle w:val="TOC1"/>
            <w:tabs>
              <w:tab w:val="right" w:leader="dot" w:pos="9110"/>
            </w:tabs>
            <w:rPr>
              <w:rFonts w:asciiTheme="minorHAnsi" w:eastAsiaTheme="minorEastAsia" w:hAnsiTheme="minorHAnsi" w:cstheme="minorBidi"/>
              <w:noProof/>
              <w:kern w:val="2"/>
              <w14:ligatures w14:val="standardContextual"/>
            </w:rPr>
          </w:pPr>
          <w:hyperlink w:anchor="_Toc207634532" w:history="1">
            <w:r w:rsidRPr="00A44C4A">
              <w:rPr>
                <w:rStyle w:val="Hyperlink"/>
                <w:rFonts w:eastAsia="Calibri" w:cstheme="minorHAnsi"/>
                <w:b/>
                <w:i/>
                <w:iCs/>
                <w:noProof/>
              </w:rPr>
              <w:t>Governance Procedures</w:t>
            </w:r>
            <w:r>
              <w:rPr>
                <w:noProof/>
                <w:webHidden/>
              </w:rPr>
              <w:tab/>
            </w:r>
            <w:r>
              <w:rPr>
                <w:noProof/>
                <w:webHidden/>
              </w:rPr>
              <w:fldChar w:fldCharType="begin"/>
            </w:r>
            <w:r>
              <w:rPr>
                <w:noProof/>
                <w:webHidden/>
              </w:rPr>
              <w:instrText xml:space="preserve"> PAGEREF _Toc207634532 \h </w:instrText>
            </w:r>
            <w:r>
              <w:rPr>
                <w:noProof/>
                <w:webHidden/>
              </w:rPr>
            </w:r>
            <w:r>
              <w:rPr>
                <w:noProof/>
                <w:webHidden/>
              </w:rPr>
              <w:fldChar w:fldCharType="separate"/>
            </w:r>
            <w:r>
              <w:rPr>
                <w:noProof/>
                <w:webHidden/>
              </w:rPr>
              <w:t>61</w:t>
            </w:r>
            <w:r>
              <w:rPr>
                <w:noProof/>
                <w:webHidden/>
              </w:rPr>
              <w:fldChar w:fldCharType="end"/>
            </w:r>
          </w:hyperlink>
        </w:p>
        <w:p w14:paraId="6EFA92E6" w14:textId="472337FB" w:rsidR="000F2FE5" w:rsidRDefault="000F2FE5">
          <w:pPr>
            <w:pStyle w:val="TOC1"/>
            <w:tabs>
              <w:tab w:val="left" w:pos="840"/>
              <w:tab w:val="right" w:leader="dot" w:pos="9110"/>
            </w:tabs>
            <w:rPr>
              <w:rFonts w:asciiTheme="minorHAnsi" w:eastAsiaTheme="minorEastAsia" w:hAnsiTheme="minorHAnsi" w:cstheme="minorBidi"/>
              <w:noProof/>
              <w:kern w:val="2"/>
              <w14:ligatures w14:val="standardContextual"/>
            </w:rPr>
          </w:pPr>
          <w:hyperlink w:anchor="_Toc207634533" w:history="1">
            <w:r w:rsidRPr="00A44C4A">
              <w:rPr>
                <w:rStyle w:val="Hyperlink"/>
                <w:rFonts w:cstheme="minorHAnsi"/>
                <w:noProof/>
              </w:rPr>
              <w:t>11.</w:t>
            </w:r>
            <w:r>
              <w:rPr>
                <w:rFonts w:asciiTheme="minorHAnsi" w:eastAsiaTheme="minorEastAsia" w:hAnsiTheme="minorHAnsi" w:cstheme="minorBidi"/>
                <w:noProof/>
                <w:kern w:val="2"/>
                <w14:ligatures w14:val="standardContextual"/>
              </w:rPr>
              <w:tab/>
            </w:r>
            <w:r w:rsidRPr="00A44C4A">
              <w:rPr>
                <w:rStyle w:val="Hyperlink"/>
                <w:rFonts w:cstheme="minorHAnsi"/>
                <w:b/>
                <w:noProof/>
              </w:rPr>
              <w:t>Procedure for Approving of Sensitive Transactions Compliance</w:t>
            </w:r>
            <w:r>
              <w:rPr>
                <w:noProof/>
                <w:webHidden/>
              </w:rPr>
              <w:tab/>
            </w:r>
            <w:r>
              <w:rPr>
                <w:noProof/>
                <w:webHidden/>
              </w:rPr>
              <w:fldChar w:fldCharType="begin"/>
            </w:r>
            <w:r>
              <w:rPr>
                <w:noProof/>
                <w:webHidden/>
              </w:rPr>
              <w:instrText xml:space="preserve"> PAGEREF _Toc207634533 \h </w:instrText>
            </w:r>
            <w:r>
              <w:rPr>
                <w:noProof/>
                <w:webHidden/>
              </w:rPr>
            </w:r>
            <w:r>
              <w:rPr>
                <w:noProof/>
                <w:webHidden/>
              </w:rPr>
              <w:fldChar w:fldCharType="separate"/>
            </w:r>
            <w:r>
              <w:rPr>
                <w:noProof/>
                <w:webHidden/>
              </w:rPr>
              <w:t>62</w:t>
            </w:r>
            <w:r>
              <w:rPr>
                <w:noProof/>
                <w:webHidden/>
              </w:rPr>
              <w:fldChar w:fldCharType="end"/>
            </w:r>
          </w:hyperlink>
        </w:p>
        <w:p w14:paraId="1DE26AFB" w14:textId="5F2E2C41" w:rsidR="000F2FE5" w:rsidRDefault="000F2FE5">
          <w:pPr>
            <w:pStyle w:val="TOC1"/>
            <w:tabs>
              <w:tab w:val="left" w:pos="840"/>
              <w:tab w:val="right" w:leader="dot" w:pos="9110"/>
            </w:tabs>
            <w:rPr>
              <w:rFonts w:asciiTheme="minorHAnsi" w:eastAsiaTheme="minorEastAsia" w:hAnsiTheme="minorHAnsi" w:cstheme="minorBidi"/>
              <w:noProof/>
              <w:kern w:val="2"/>
              <w14:ligatures w14:val="standardContextual"/>
            </w:rPr>
          </w:pPr>
          <w:hyperlink w:anchor="_Toc207634534" w:history="1">
            <w:r w:rsidRPr="00A44C4A">
              <w:rPr>
                <w:rStyle w:val="Hyperlink"/>
                <w:rFonts w:cstheme="minorHAnsi"/>
                <w:noProof/>
              </w:rPr>
              <w:t>12.</w:t>
            </w:r>
            <w:r>
              <w:rPr>
                <w:rFonts w:asciiTheme="minorHAnsi" w:eastAsiaTheme="minorEastAsia" w:hAnsiTheme="minorHAnsi" w:cstheme="minorBidi"/>
                <w:noProof/>
                <w:kern w:val="2"/>
                <w14:ligatures w14:val="standardContextual"/>
              </w:rPr>
              <w:tab/>
            </w:r>
            <w:r w:rsidRPr="00A44C4A">
              <w:rPr>
                <w:rStyle w:val="Hyperlink"/>
                <w:rFonts w:cstheme="minorHAnsi"/>
                <w:b/>
                <w:noProof/>
              </w:rPr>
              <w:t>Procedure for Confidential Data Handling and Breach Responses</w:t>
            </w:r>
            <w:r>
              <w:rPr>
                <w:noProof/>
                <w:webHidden/>
              </w:rPr>
              <w:tab/>
            </w:r>
            <w:r>
              <w:rPr>
                <w:noProof/>
                <w:webHidden/>
              </w:rPr>
              <w:fldChar w:fldCharType="begin"/>
            </w:r>
            <w:r>
              <w:rPr>
                <w:noProof/>
                <w:webHidden/>
              </w:rPr>
              <w:instrText xml:space="preserve"> PAGEREF _Toc207634534 \h </w:instrText>
            </w:r>
            <w:r>
              <w:rPr>
                <w:noProof/>
                <w:webHidden/>
              </w:rPr>
            </w:r>
            <w:r>
              <w:rPr>
                <w:noProof/>
                <w:webHidden/>
              </w:rPr>
              <w:fldChar w:fldCharType="separate"/>
            </w:r>
            <w:r>
              <w:rPr>
                <w:noProof/>
                <w:webHidden/>
              </w:rPr>
              <w:t>65</w:t>
            </w:r>
            <w:r>
              <w:rPr>
                <w:noProof/>
                <w:webHidden/>
              </w:rPr>
              <w:fldChar w:fldCharType="end"/>
            </w:r>
          </w:hyperlink>
        </w:p>
        <w:p w14:paraId="122EE88B" w14:textId="72C17794" w:rsidR="000F2FE5" w:rsidRDefault="000F2FE5">
          <w:pPr>
            <w:pStyle w:val="TOC1"/>
            <w:tabs>
              <w:tab w:val="left" w:pos="840"/>
              <w:tab w:val="right" w:leader="dot" w:pos="9110"/>
            </w:tabs>
            <w:rPr>
              <w:rFonts w:asciiTheme="minorHAnsi" w:eastAsiaTheme="minorEastAsia" w:hAnsiTheme="minorHAnsi" w:cstheme="minorBidi"/>
              <w:noProof/>
              <w:kern w:val="2"/>
              <w14:ligatures w14:val="standardContextual"/>
            </w:rPr>
          </w:pPr>
          <w:hyperlink w:anchor="_Toc207634535" w:history="1">
            <w:r w:rsidRPr="00A44C4A">
              <w:rPr>
                <w:rStyle w:val="Hyperlink"/>
                <w:rFonts w:cstheme="minorHAnsi"/>
                <w:noProof/>
              </w:rPr>
              <w:t>13.</w:t>
            </w:r>
            <w:r>
              <w:rPr>
                <w:rFonts w:asciiTheme="minorHAnsi" w:eastAsiaTheme="minorEastAsia" w:hAnsiTheme="minorHAnsi" w:cstheme="minorBidi"/>
                <w:noProof/>
                <w:kern w:val="2"/>
                <w14:ligatures w14:val="standardContextual"/>
              </w:rPr>
              <w:tab/>
            </w:r>
            <w:r w:rsidRPr="00A44C4A">
              <w:rPr>
                <w:rStyle w:val="Hyperlink"/>
                <w:rFonts w:cstheme="minorHAnsi"/>
                <w:b/>
                <w:noProof/>
              </w:rPr>
              <w:t>Securing Third-Party Data from Unauthorized Access</w:t>
            </w:r>
            <w:r>
              <w:rPr>
                <w:noProof/>
                <w:webHidden/>
              </w:rPr>
              <w:tab/>
            </w:r>
            <w:r>
              <w:rPr>
                <w:noProof/>
                <w:webHidden/>
              </w:rPr>
              <w:fldChar w:fldCharType="begin"/>
            </w:r>
            <w:r>
              <w:rPr>
                <w:noProof/>
                <w:webHidden/>
              </w:rPr>
              <w:instrText xml:space="preserve"> PAGEREF _Toc207634535 \h </w:instrText>
            </w:r>
            <w:r>
              <w:rPr>
                <w:noProof/>
                <w:webHidden/>
              </w:rPr>
            </w:r>
            <w:r>
              <w:rPr>
                <w:noProof/>
                <w:webHidden/>
              </w:rPr>
              <w:fldChar w:fldCharType="separate"/>
            </w:r>
            <w:r>
              <w:rPr>
                <w:noProof/>
                <w:webHidden/>
              </w:rPr>
              <w:t>68</w:t>
            </w:r>
            <w:r>
              <w:rPr>
                <w:noProof/>
                <w:webHidden/>
              </w:rPr>
              <w:fldChar w:fldCharType="end"/>
            </w:r>
          </w:hyperlink>
        </w:p>
        <w:p w14:paraId="2C9BC94E" w14:textId="63669215" w:rsidR="000F2FE5" w:rsidRDefault="000F2FE5">
          <w:pPr>
            <w:pStyle w:val="TOC1"/>
            <w:tabs>
              <w:tab w:val="left" w:pos="840"/>
              <w:tab w:val="right" w:leader="dot" w:pos="9110"/>
            </w:tabs>
            <w:rPr>
              <w:rFonts w:asciiTheme="minorHAnsi" w:eastAsiaTheme="minorEastAsia" w:hAnsiTheme="minorHAnsi" w:cstheme="minorBidi"/>
              <w:noProof/>
              <w:kern w:val="2"/>
              <w14:ligatures w14:val="standardContextual"/>
            </w:rPr>
          </w:pPr>
          <w:hyperlink w:anchor="_Toc207634536" w:history="1">
            <w:r w:rsidRPr="00A44C4A">
              <w:rPr>
                <w:rStyle w:val="Hyperlink"/>
                <w:rFonts w:cstheme="minorHAnsi"/>
                <w:noProof/>
              </w:rPr>
              <w:t>14.</w:t>
            </w:r>
            <w:r>
              <w:rPr>
                <w:rFonts w:asciiTheme="minorHAnsi" w:eastAsiaTheme="minorEastAsia" w:hAnsiTheme="minorHAnsi" w:cstheme="minorBidi"/>
                <w:noProof/>
                <w:kern w:val="2"/>
                <w14:ligatures w14:val="standardContextual"/>
              </w:rPr>
              <w:tab/>
            </w:r>
            <w:r w:rsidRPr="00A44C4A">
              <w:rPr>
                <w:rStyle w:val="Hyperlink"/>
                <w:rFonts w:cstheme="minorHAnsi"/>
                <w:b/>
                <w:noProof/>
              </w:rPr>
              <w:t>Stakeholder Consent and Data Processing Retention and Disposal</w:t>
            </w:r>
            <w:r>
              <w:rPr>
                <w:noProof/>
                <w:webHidden/>
              </w:rPr>
              <w:tab/>
            </w:r>
            <w:r>
              <w:rPr>
                <w:noProof/>
                <w:webHidden/>
              </w:rPr>
              <w:fldChar w:fldCharType="begin"/>
            </w:r>
            <w:r>
              <w:rPr>
                <w:noProof/>
                <w:webHidden/>
              </w:rPr>
              <w:instrText xml:space="preserve"> PAGEREF _Toc207634536 \h </w:instrText>
            </w:r>
            <w:r>
              <w:rPr>
                <w:noProof/>
                <w:webHidden/>
              </w:rPr>
            </w:r>
            <w:r>
              <w:rPr>
                <w:noProof/>
                <w:webHidden/>
              </w:rPr>
              <w:fldChar w:fldCharType="separate"/>
            </w:r>
            <w:r>
              <w:rPr>
                <w:noProof/>
                <w:webHidden/>
              </w:rPr>
              <w:t>71</w:t>
            </w:r>
            <w:r>
              <w:rPr>
                <w:noProof/>
                <w:webHidden/>
              </w:rPr>
              <w:fldChar w:fldCharType="end"/>
            </w:r>
          </w:hyperlink>
        </w:p>
        <w:p w14:paraId="6F8680A3" w14:textId="07231AD8" w:rsidR="000F2FE5" w:rsidRDefault="000F2FE5">
          <w:pPr>
            <w:pStyle w:val="TOC1"/>
            <w:tabs>
              <w:tab w:val="left" w:pos="840"/>
              <w:tab w:val="right" w:leader="dot" w:pos="9110"/>
            </w:tabs>
            <w:rPr>
              <w:rFonts w:asciiTheme="minorHAnsi" w:eastAsiaTheme="minorEastAsia" w:hAnsiTheme="minorHAnsi" w:cstheme="minorBidi"/>
              <w:noProof/>
              <w:kern w:val="2"/>
              <w14:ligatures w14:val="standardContextual"/>
            </w:rPr>
          </w:pPr>
          <w:hyperlink w:anchor="_Toc207634537" w:history="1">
            <w:r w:rsidRPr="00A44C4A">
              <w:rPr>
                <w:rStyle w:val="Hyperlink"/>
                <w:noProof/>
              </w:rPr>
              <w:t>15.</w:t>
            </w:r>
            <w:r>
              <w:rPr>
                <w:rFonts w:asciiTheme="minorHAnsi" w:eastAsiaTheme="minorEastAsia" w:hAnsiTheme="minorHAnsi" w:cstheme="minorBidi"/>
                <w:noProof/>
                <w:kern w:val="2"/>
                <w14:ligatures w14:val="standardContextual"/>
              </w:rPr>
              <w:tab/>
            </w:r>
            <w:r w:rsidRPr="00A44C4A">
              <w:rPr>
                <w:rStyle w:val="Hyperlink"/>
                <w:rFonts w:cstheme="minorHAnsi"/>
                <w:b/>
                <w:noProof/>
              </w:rPr>
              <w:t>Procedure for Employee Compliance and Awareness</w:t>
            </w:r>
            <w:r>
              <w:rPr>
                <w:noProof/>
                <w:webHidden/>
              </w:rPr>
              <w:tab/>
            </w:r>
            <w:r>
              <w:rPr>
                <w:noProof/>
                <w:webHidden/>
              </w:rPr>
              <w:fldChar w:fldCharType="begin"/>
            </w:r>
            <w:r>
              <w:rPr>
                <w:noProof/>
                <w:webHidden/>
              </w:rPr>
              <w:instrText xml:space="preserve"> PAGEREF _Toc207634537 \h </w:instrText>
            </w:r>
            <w:r>
              <w:rPr>
                <w:noProof/>
                <w:webHidden/>
              </w:rPr>
            </w:r>
            <w:r>
              <w:rPr>
                <w:noProof/>
                <w:webHidden/>
              </w:rPr>
              <w:fldChar w:fldCharType="separate"/>
            </w:r>
            <w:r>
              <w:rPr>
                <w:noProof/>
                <w:webHidden/>
              </w:rPr>
              <w:t>75</w:t>
            </w:r>
            <w:r>
              <w:rPr>
                <w:noProof/>
                <w:webHidden/>
              </w:rPr>
              <w:fldChar w:fldCharType="end"/>
            </w:r>
          </w:hyperlink>
        </w:p>
        <w:p w14:paraId="1601DC1D" w14:textId="16EBA02C" w:rsidR="000F2FE5" w:rsidRDefault="000F2FE5">
          <w:pPr>
            <w:pStyle w:val="TOC1"/>
            <w:tabs>
              <w:tab w:val="left" w:pos="840"/>
              <w:tab w:val="right" w:leader="dot" w:pos="9110"/>
            </w:tabs>
            <w:rPr>
              <w:rFonts w:asciiTheme="minorHAnsi" w:eastAsiaTheme="minorEastAsia" w:hAnsiTheme="minorHAnsi" w:cstheme="minorBidi"/>
              <w:noProof/>
              <w:kern w:val="2"/>
              <w14:ligatures w14:val="standardContextual"/>
            </w:rPr>
          </w:pPr>
          <w:hyperlink w:anchor="_Toc207634538" w:history="1">
            <w:r w:rsidRPr="00A44C4A">
              <w:rPr>
                <w:rStyle w:val="Hyperlink"/>
                <w:rFonts w:cstheme="minorHAnsi"/>
                <w:noProof/>
              </w:rPr>
              <w:t>16.</w:t>
            </w:r>
            <w:r>
              <w:rPr>
                <w:rFonts w:asciiTheme="minorHAnsi" w:eastAsiaTheme="minorEastAsia" w:hAnsiTheme="minorHAnsi" w:cstheme="minorBidi"/>
                <w:noProof/>
                <w:kern w:val="2"/>
                <w14:ligatures w14:val="standardContextual"/>
              </w:rPr>
              <w:tab/>
            </w:r>
            <w:r w:rsidRPr="00A44C4A">
              <w:rPr>
                <w:rStyle w:val="Hyperlink"/>
                <w:rFonts w:cstheme="minorHAnsi"/>
                <w:b/>
                <w:noProof/>
              </w:rPr>
              <w:t>Anti-Corruption Due Diligence Program on Third Parties</w:t>
            </w:r>
            <w:r>
              <w:rPr>
                <w:noProof/>
                <w:webHidden/>
              </w:rPr>
              <w:tab/>
            </w:r>
            <w:r>
              <w:rPr>
                <w:noProof/>
                <w:webHidden/>
              </w:rPr>
              <w:fldChar w:fldCharType="begin"/>
            </w:r>
            <w:r>
              <w:rPr>
                <w:noProof/>
                <w:webHidden/>
              </w:rPr>
              <w:instrText xml:space="preserve"> PAGEREF _Toc207634538 \h </w:instrText>
            </w:r>
            <w:r>
              <w:rPr>
                <w:noProof/>
                <w:webHidden/>
              </w:rPr>
            </w:r>
            <w:r>
              <w:rPr>
                <w:noProof/>
                <w:webHidden/>
              </w:rPr>
              <w:fldChar w:fldCharType="separate"/>
            </w:r>
            <w:r>
              <w:rPr>
                <w:noProof/>
                <w:webHidden/>
              </w:rPr>
              <w:t>77</w:t>
            </w:r>
            <w:r>
              <w:rPr>
                <w:noProof/>
                <w:webHidden/>
              </w:rPr>
              <w:fldChar w:fldCharType="end"/>
            </w:r>
          </w:hyperlink>
        </w:p>
        <w:p w14:paraId="6065F16A" w14:textId="2645F2CB" w:rsidR="000F2FE5" w:rsidRDefault="000F2FE5">
          <w:pPr>
            <w:pStyle w:val="TOC1"/>
            <w:tabs>
              <w:tab w:val="left" w:pos="840"/>
              <w:tab w:val="right" w:leader="dot" w:pos="9110"/>
            </w:tabs>
            <w:rPr>
              <w:rFonts w:asciiTheme="minorHAnsi" w:eastAsiaTheme="minorEastAsia" w:hAnsiTheme="minorHAnsi" w:cstheme="minorBidi"/>
              <w:noProof/>
              <w:kern w:val="2"/>
              <w14:ligatures w14:val="standardContextual"/>
            </w:rPr>
          </w:pPr>
          <w:hyperlink w:anchor="_Toc207634539" w:history="1">
            <w:r w:rsidRPr="00A44C4A">
              <w:rPr>
                <w:rStyle w:val="Hyperlink"/>
                <w:noProof/>
              </w:rPr>
              <w:t>17.</w:t>
            </w:r>
            <w:r>
              <w:rPr>
                <w:rFonts w:asciiTheme="minorHAnsi" w:eastAsiaTheme="minorEastAsia" w:hAnsiTheme="minorHAnsi" w:cstheme="minorBidi"/>
                <w:noProof/>
                <w:kern w:val="2"/>
                <w14:ligatures w14:val="standardContextual"/>
              </w:rPr>
              <w:tab/>
            </w:r>
            <w:r w:rsidRPr="00A44C4A">
              <w:rPr>
                <w:rStyle w:val="Hyperlink"/>
                <w:rFonts w:cstheme="minorHAnsi"/>
                <w:b/>
                <w:noProof/>
              </w:rPr>
              <w:t>Information Security Due Diligence Program on Third Parties</w:t>
            </w:r>
            <w:r>
              <w:rPr>
                <w:noProof/>
                <w:webHidden/>
              </w:rPr>
              <w:tab/>
            </w:r>
            <w:r>
              <w:rPr>
                <w:noProof/>
                <w:webHidden/>
              </w:rPr>
              <w:fldChar w:fldCharType="begin"/>
            </w:r>
            <w:r>
              <w:rPr>
                <w:noProof/>
                <w:webHidden/>
              </w:rPr>
              <w:instrText xml:space="preserve"> PAGEREF _Toc207634539 \h </w:instrText>
            </w:r>
            <w:r>
              <w:rPr>
                <w:noProof/>
                <w:webHidden/>
              </w:rPr>
            </w:r>
            <w:r>
              <w:rPr>
                <w:noProof/>
                <w:webHidden/>
              </w:rPr>
              <w:fldChar w:fldCharType="separate"/>
            </w:r>
            <w:r>
              <w:rPr>
                <w:noProof/>
                <w:webHidden/>
              </w:rPr>
              <w:t>80</w:t>
            </w:r>
            <w:r>
              <w:rPr>
                <w:noProof/>
                <w:webHidden/>
              </w:rPr>
              <w:fldChar w:fldCharType="end"/>
            </w:r>
          </w:hyperlink>
        </w:p>
        <w:p w14:paraId="41EB6824" w14:textId="23A5EB10" w:rsidR="000F2FE5" w:rsidRDefault="000F2FE5">
          <w:pPr>
            <w:pStyle w:val="TOC1"/>
            <w:tabs>
              <w:tab w:val="left" w:pos="840"/>
              <w:tab w:val="right" w:leader="dot" w:pos="9110"/>
            </w:tabs>
            <w:rPr>
              <w:rFonts w:asciiTheme="minorHAnsi" w:eastAsiaTheme="minorEastAsia" w:hAnsiTheme="minorHAnsi" w:cstheme="minorBidi"/>
              <w:noProof/>
              <w:kern w:val="2"/>
              <w14:ligatures w14:val="standardContextual"/>
            </w:rPr>
          </w:pPr>
          <w:hyperlink w:anchor="_Toc207634540" w:history="1">
            <w:r w:rsidRPr="00A44C4A">
              <w:rPr>
                <w:rStyle w:val="Hyperlink"/>
                <w:rFonts w:cstheme="minorHAnsi"/>
                <w:noProof/>
              </w:rPr>
              <w:t>18.</w:t>
            </w:r>
            <w:r>
              <w:rPr>
                <w:rFonts w:asciiTheme="minorHAnsi" w:eastAsiaTheme="minorEastAsia" w:hAnsiTheme="minorHAnsi" w:cstheme="minorBidi"/>
                <w:noProof/>
                <w:kern w:val="2"/>
                <w14:ligatures w14:val="standardContextual"/>
              </w:rPr>
              <w:tab/>
            </w:r>
            <w:r w:rsidRPr="00A44C4A">
              <w:rPr>
                <w:rStyle w:val="Hyperlink"/>
                <w:rFonts w:cstheme="minorHAnsi"/>
                <w:b/>
                <w:noProof/>
              </w:rPr>
              <w:t>Audits of Control Procedure to ensure Ethical Compliance</w:t>
            </w:r>
            <w:r>
              <w:rPr>
                <w:noProof/>
                <w:webHidden/>
              </w:rPr>
              <w:tab/>
            </w:r>
            <w:r>
              <w:rPr>
                <w:noProof/>
                <w:webHidden/>
              </w:rPr>
              <w:fldChar w:fldCharType="begin"/>
            </w:r>
            <w:r>
              <w:rPr>
                <w:noProof/>
                <w:webHidden/>
              </w:rPr>
              <w:instrText xml:space="preserve"> PAGEREF _Toc207634540 \h </w:instrText>
            </w:r>
            <w:r>
              <w:rPr>
                <w:noProof/>
                <w:webHidden/>
              </w:rPr>
            </w:r>
            <w:r>
              <w:rPr>
                <w:noProof/>
                <w:webHidden/>
              </w:rPr>
              <w:fldChar w:fldCharType="separate"/>
            </w:r>
            <w:r>
              <w:rPr>
                <w:noProof/>
                <w:webHidden/>
              </w:rPr>
              <w:t>84</w:t>
            </w:r>
            <w:r>
              <w:rPr>
                <w:noProof/>
                <w:webHidden/>
              </w:rPr>
              <w:fldChar w:fldCharType="end"/>
            </w:r>
          </w:hyperlink>
        </w:p>
        <w:p w14:paraId="661DE966" w14:textId="7F0717D9" w:rsidR="002B5CD5" w:rsidRPr="004362CF" w:rsidRDefault="00C552AE" w:rsidP="00F4038F">
          <w:pPr>
            <w:spacing w:line="276" w:lineRule="auto"/>
            <w:rPr>
              <w:rFonts w:asciiTheme="minorHAnsi" w:hAnsiTheme="minorHAnsi" w:cstheme="minorHAnsi"/>
            </w:rPr>
          </w:pPr>
          <w:r w:rsidRPr="004362CF">
            <w:rPr>
              <w:rFonts w:asciiTheme="minorHAnsi" w:hAnsiTheme="minorHAnsi" w:cstheme="minorHAnsi"/>
              <w:bCs/>
            </w:rPr>
            <w:fldChar w:fldCharType="end"/>
          </w:r>
        </w:p>
      </w:sdtContent>
    </w:sdt>
    <w:p w14:paraId="6A2F8C6E" w14:textId="77777777" w:rsidR="002B5CD5" w:rsidRPr="004362CF" w:rsidRDefault="002B5CD5" w:rsidP="00F4038F">
      <w:pPr>
        <w:spacing w:after="200" w:line="276" w:lineRule="auto"/>
        <w:rPr>
          <w:rFonts w:asciiTheme="minorHAnsi" w:eastAsia="Calibri" w:hAnsiTheme="minorHAnsi" w:cstheme="minorHAnsi"/>
          <w:b/>
          <w:color w:val="FFFFFF" w:themeColor="background1"/>
          <w:sz w:val="32"/>
          <w:szCs w:val="32"/>
        </w:rPr>
      </w:pPr>
    </w:p>
    <w:p w14:paraId="14C45F4A" w14:textId="77777777" w:rsidR="00BD6C45" w:rsidRPr="004362CF" w:rsidRDefault="00BD6C45" w:rsidP="00F4038F">
      <w:pPr>
        <w:spacing w:after="200" w:line="276" w:lineRule="auto"/>
        <w:rPr>
          <w:rFonts w:asciiTheme="minorHAnsi" w:eastAsia="Calibri" w:hAnsiTheme="minorHAnsi" w:cstheme="minorHAnsi"/>
          <w:b/>
          <w:color w:val="FFFFFF" w:themeColor="background1"/>
          <w:sz w:val="32"/>
          <w:szCs w:val="32"/>
        </w:rPr>
      </w:pPr>
    </w:p>
    <w:p w14:paraId="43B2CC1F" w14:textId="0F7EC956" w:rsidR="00606D78" w:rsidRPr="004362CF" w:rsidRDefault="00606D78" w:rsidP="00F4038F">
      <w:pPr>
        <w:spacing w:after="200" w:line="276" w:lineRule="auto"/>
        <w:rPr>
          <w:rFonts w:asciiTheme="minorHAnsi" w:eastAsia="Calibri" w:hAnsiTheme="minorHAnsi" w:cstheme="minorHAnsi"/>
          <w:b/>
          <w:color w:val="FFFFFF" w:themeColor="background1"/>
          <w:sz w:val="32"/>
          <w:szCs w:val="32"/>
        </w:rPr>
      </w:pPr>
    </w:p>
    <w:p w14:paraId="38EE6319" w14:textId="77777777" w:rsidR="00FD42E2" w:rsidRPr="004362CF" w:rsidRDefault="00FD42E2" w:rsidP="00F4038F">
      <w:pPr>
        <w:spacing w:after="200" w:line="276" w:lineRule="auto"/>
        <w:rPr>
          <w:rFonts w:asciiTheme="minorHAnsi" w:eastAsia="Calibri" w:hAnsiTheme="minorHAnsi" w:cstheme="minorHAnsi"/>
          <w:b/>
          <w:color w:val="FFFFFF" w:themeColor="background1"/>
          <w:sz w:val="32"/>
          <w:szCs w:val="32"/>
        </w:rPr>
      </w:pPr>
    </w:p>
    <w:p w14:paraId="402A743A" w14:textId="5AACD6E3" w:rsidR="002B5CD5" w:rsidRPr="006256FF" w:rsidRDefault="00C552AE" w:rsidP="006256FF">
      <w:pPr>
        <w:pStyle w:val="Heading1"/>
        <w:spacing w:line="276" w:lineRule="auto"/>
        <w:jc w:val="center"/>
        <w:rPr>
          <w:rFonts w:asciiTheme="minorHAnsi" w:eastAsia="Calibri" w:hAnsiTheme="minorHAnsi" w:cstheme="minorHAnsi"/>
          <w:b/>
          <w:i/>
          <w:iCs/>
          <w:color w:val="FFFFFF" w:themeColor="background1"/>
          <w:u w:val="single"/>
        </w:rPr>
      </w:pPr>
      <w:bookmarkStart w:id="0" w:name="_Toc207634518"/>
      <w:r w:rsidRPr="004362CF">
        <w:rPr>
          <w:rFonts w:asciiTheme="minorHAnsi" w:eastAsia="Calibri" w:hAnsiTheme="minorHAnsi" w:cstheme="minorHAnsi"/>
          <w:b/>
          <w:i/>
          <w:iCs/>
          <w:color w:val="002060"/>
          <w:u w:val="single"/>
        </w:rPr>
        <w:lastRenderedPageBreak/>
        <w:t>I</w:t>
      </w:r>
      <w:r w:rsidR="00DA7EBE" w:rsidRPr="004362CF">
        <w:rPr>
          <w:rFonts w:asciiTheme="minorHAnsi" w:eastAsia="Calibri" w:hAnsiTheme="minorHAnsi" w:cstheme="minorHAnsi"/>
          <w:b/>
          <w:i/>
          <w:iCs/>
          <w:color w:val="002060"/>
          <w:u w:val="single"/>
        </w:rPr>
        <w:t>ntroduction</w:t>
      </w:r>
      <w:bookmarkEnd w:id="0"/>
    </w:p>
    <w:p w14:paraId="62521DE3" w14:textId="77777777" w:rsidR="000D7552" w:rsidRPr="000D7552" w:rsidRDefault="000D7552" w:rsidP="007139D6">
      <w:pPr>
        <w:pStyle w:val="NormalWeb"/>
        <w:spacing w:before="0" w:after="0" w:line="276" w:lineRule="auto"/>
        <w:jc w:val="center"/>
        <w:rPr>
          <w:rFonts w:asciiTheme="minorHAnsi" w:eastAsia="SimSun" w:hAnsiTheme="minorHAnsi" w:cstheme="minorHAnsi"/>
          <w:b/>
          <w:bCs/>
          <w:i/>
          <w:iCs/>
          <w:lang w:val="en-US"/>
        </w:rPr>
      </w:pPr>
      <w:r w:rsidRPr="000D7552">
        <w:rPr>
          <w:rFonts w:asciiTheme="minorHAnsi" w:eastAsia="SimSun" w:hAnsiTheme="minorHAnsi" w:cstheme="minorHAnsi"/>
          <w:b/>
          <w:bCs/>
          <w:i/>
          <w:iCs/>
          <w:lang w:val="en-US"/>
        </w:rPr>
        <w:t>"Excellence Through Precision and Integrity — at Choksi Heraeus, our SOP Manual reinforces our commitment to innovation, responsibility, and sustainable growth."</w:t>
      </w:r>
    </w:p>
    <w:p w14:paraId="035181FB" w14:textId="77777777" w:rsidR="000D7552" w:rsidRPr="000D7552" w:rsidRDefault="000D7552" w:rsidP="000D7552">
      <w:pPr>
        <w:pStyle w:val="NormalWeb"/>
        <w:spacing w:before="0" w:after="0" w:line="276" w:lineRule="auto"/>
        <w:jc w:val="both"/>
        <w:rPr>
          <w:rFonts w:asciiTheme="minorHAnsi" w:eastAsia="SimSun" w:hAnsiTheme="minorHAnsi" w:cstheme="minorHAnsi"/>
          <w:lang w:val="en-US"/>
        </w:rPr>
      </w:pPr>
      <w:r w:rsidRPr="000D7552">
        <w:rPr>
          <w:rFonts w:asciiTheme="minorHAnsi" w:eastAsia="SimSun" w:hAnsiTheme="minorHAnsi" w:cstheme="minorHAnsi"/>
          <w:lang w:val="en-US"/>
        </w:rPr>
        <w:t>At Choksi Heraeus, we recognize that structured processes are the cornerstone of reliability, safety, and value creation. This Standard Operating Procedures (SOP) Manual is designed not merely as a set of instructions but as a framework that ensures consistency, accountability, and excellence across all functions of our business.</w:t>
      </w:r>
    </w:p>
    <w:p w14:paraId="68F43EF7" w14:textId="77777777" w:rsidR="000D7552" w:rsidRPr="000D7552" w:rsidRDefault="000D7552" w:rsidP="000D7552">
      <w:pPr>
        <w:pStyle w:val="NormalWeb"/>
        <w:spacing w:before="0" w:after="0" w:line="276" w:lineRule="auto"/>
        <w:jc w:val="both"/>
        <w:rPr>
          <w:rFonts w:asciiTheme="minorHAnsi" w:eastAsia="SimSun" w:hAnsiTheme="minorHAnsi" w:cstheme="minorHAnsi"/>
          <w:lang w:val="en-US"/>
        </w:rPr>
      </w:pPr>
      <w:r w:rsidRPr="000D7552">
        <w:rPr>
          <w:rFonts w:asciiTheme="minorHAnsi" w:eastAsia="SimSun" w:hAnsiTheme="minorHAnsi" w:cstheme="minorHAnsi"/>
          <w:lang w:val="en-US"/>
        </w:rPr>
        <w:t>As a leading provider of precious metals products and services, we are deeply committed to upholding the highest standards of quality, ethical business practices, and environmental responsibility. This manual supports our teams in maintaining operational discipline and compliance across every stage of our work — from sourcing and refining to product development and customer delivery.</w:t>
      </w:r>
    </w:p>
    <w:p w14:paraId="7D208031" w14:textId="77777777" w:rsidR="000D7552" w:rsidRPr="000D7552" w:rsidRDefault="000D7552" w:rsidP="000D7552">
      <w:pPr>
        <w:pStyle w:val="NormalWeb"/>
        <w:spacing w:before="0" w:after="0" w:line="276" w:lineRule="auto"/>
        <w:jc w:val="both"/>
        <w:rPr>
          <w:rFonts w:asciiTheme="minorHAnsi" w:eastAsia="SimSun" w:hAnsiTheme="minorHAnsi" w:cstheme="minorHAnsi"/>
          <w:lang w:val="en-US"/>
        </w:rPr>
      </w:pPr>
      <w:r w:rsidRPr="000D7552">
        <w:rPr>
          <w:rFonts w:asciiTheme="minorHAnsi" w:eastAsia="SimSun" w:hAnsiTheme="minorHAnsi" w:cstheme="minorHAnsi"/>
          <w:lang w:val="en-US"/>
        </w:rPr>
        <w:t>Each section of this manual is carefully crafted to provide clarity, reduce risks, and align our operations with the expectations of our stakeholders, regulatory bodies, and global partners. It empowers our employees to act with precision, integrity, and a forward-looking mindset while staying true to the values that define Choksi Heraeus: trust, innovation, and sustainability.</w:t>
      </w:r>
    </w:p>
    <w:p w14:paraId="48E51EF8" w14:textId="41C05A86" w:rsidR="002B5CD5" w:rsidRPr="007139D6" w:rsidRDefault="000D7552" w:rsidP="00F4038F">
      <w:pPr>
        <w:pStyle w:val="NormalWeb"/>
        <w:spacing w:before="0" w:after="0" w:line="276" w:lineRule="auto"/>
        <w:jc w:val="both"/>
        <w:rPr>
          <w:rFonts w:asciiTheme="minorHAnsi" w:eastAsia="SimSun" w:hAnsiTheme="minorHAnsi" w:cstheme="minorHAnsi"/>
          <w:lang w:val="en-US"/>
        </w:rPr>
      </w:pPr>
      <w:r w:rsidRPr="000D7552">
        <w:rPr>
          <w:rFonts w:asciiTheme="minorHAnsi" w:eastAsia="SimSun" w:hAnsiTheme="minorHAnsi" w:cstheme="minorHAnsi"/>
          <w:lang w:val="en-US"/>
        </w:rPr>
        <w:t>This SOP Manual is a dynamic document that evolves with our business, integrates industry best practices, and reflects our mission to deliver reliable, high-quality solutions that contribute positively to customers, communities, and the environment.</w:t>
      </w:r>
    </w:p>
    <w:p w14:paraId="2D7C4BA3" w14:textId="1917E84D" w:rsidR="002B5CD5" w:rsidRPr="006B79AB" w:rsidRDefault="00C552AE" w:rsidP="006B79AB">
      <w:pPr>
        <w:pStyle w:val="Heading1"/>
        <w:spacing w:line="276" w:lineRule="auto"/>
        <w:jc w:val="center"/>
        <w:rPr>
          <w:rFonts w:asciiTheme="minorHAnsi" w:eastAsia="Calibri" w:hAnsiTheme="minorHAnsi" w:cstheme="minorHAnsi"/>
          <w:b/>
          <w:color w:val="FFFFFF" w:themeColor="background1"/>
        </w:rPr>
      </w:pPr>
      <w:r w:rsidRPr="004362CF">
        <w:rPr>
          <w:rFonts w:asciiTheme="minorHAnsi" w:eastAsia="Calibri" w:hAnsiTheme="minorHAnsi" w:cstheme="minorHAnsi"/>
          <w:b/>
          <w:i/>
          <w:iCs/>
          <w:color w:val="002060"/>
        </w:rPr>
        <w:tab/>
      </w:r>
      <w:bookmarkStart w:id="1" w:name="_Toc207634519"/>
      <w:r w:rsidRPr="004362CF">
        <w:rPr>
          <w:rFonts w:asciiTheme="minorHAnsi" w:eastAsia="Calibri" w:hAnsiTheme="minorHAnsi" w:cstheme="minorHAnsi"/>
          <w:b/>
          <w:i/>
          <w:iCs/>
          <w:color w:val="002060"/>
          <w:u w:val="single"/>
        </w:rPr>
        <w:t>S</w:t>
      </w:r>
      <w:r w:rsidR="00DA7EBE" w:rsidRPr="004362CF">
        <w:rPr>
          <w:rFonts w:asciiTheme="minorHAnsi" w:eastAsia="Calibri" w:hAnsiTheme="minorHAnsi" w:cstheme="minorHAnsi"/>
          <w:b/>
          <w:i/>
          <w:iCs/>
          <w:color w:val="002060"/>
          <w:u w:val="single"/>
        </w:rPr>
        <w:t>cope</w:t>
      </w:r>
      <w:bookmarkEnd w:id="1"/>
      <w:r w:rsidRPr="004362CF">
        <w:rPr>
          <w:rFonts w:asciiTheme="minorHAnsi" w:eastAsia="Calibri" w:hAnsiTheme="minorHAnsi" w:cstheme="minorHAnsi"/>
          <w:b/>
          <w:color w:val="FFFFFF" w:themeColor="background1"/>
        </w:rPr>
        <w:tab/>
      </w:r>
    </w:p>
    <w:p w14:paraId="6BCC7EC7" w14:textId="7D130970" w:rsidR="002B5CD5" w:rsidRDefault="007139D6" w:rsidP="00F4038F">
      <w:pPr>
        <w:spacing w:line="276" w:lineRule="auto"/>
        <w:jc w:val="both"/>
        <w:rPr>
          <w:rFonts w:asciiTheme="minorHAnsi" w:hAnsiTheme="minorHAnsi" w:cstheme="minorHAnsi"/>
          <w:lang w:val="en-US"/>
        </w:rPr>
      </w:pPr>
      <w:r w:rsidRPr="007139D6">
        <w:rPr>
          <w:rFonts w:asciiTheme="minorHAnsi" w:hAnsiTheme="minorHAnsi" w:cstheme="minorHAnsi"/>
          <w:lang w:val="en-US"/>
        </w:rPr>
        <w:t xml:space="preserve">The ESG SOP Manual applies to all operations of </w:t>
      </w:r>
      <w:r w:rsidRPr="007139D6">
        <w:rPr>
          <w:rFonts w:asciiTheme="minorHAnsi" w:hAnsiTheme="minorHAnsi" w:cstheme="minorHAnsi"/>
          <w:b/>
          <w:bCs/>
          <w:lang w:val="en-US"/>
        </w:rPr>
        <w:t>Choksi Heraeus Private Limited</w:t>
      </w:r>
      <w:r w:rsidRPr="007139D6">
        <w:rPr>
          <w:rFonts w:asciiTheme="minorHAnsi" w:hAnsiTheme="minorHAnsi" w:cstheme="minorHAnsi"/>
          <w:lang w:val="en-US"/>
        </w:rPr>
        <w:t>, encompassing employees, contractors, suppliers, and key stakeholders. It provides a structured framework for integrating Environmental, Social, and Governance (ESG) principles into every aspect of our business operations.</w:t>
      </w:r>
      <w:r w:rsidR="006B79AB">
        <w:rPr>
          <w:rFonts w:asciiTheme="minorHAnsi" w:hAnsiTheme="minorHAnsi" w:cstheme="minorHAnsi"/>
          <w:lang w:val="en-US"/>
        </w:rPr>
        <w:t xml:space="preserve"> </w:t>
      </w:r>
      <w:proofErr w:type="gramStart"/>
      <w:r w:rsidRPr="007139D6">
        <w:rPr>
          <w:rFonts w:asciiTheme="minorHAnsi" w:hAnsiTheme="minorHAnsi" w:cstheme="minorHAnsi"/>
          <w:lang w:val="en-US"/>
        </w:rPr>
        <w:t>This manual outlines procedures</w:t>
      </w:r>
      <w:proofErr w:type="gramEnd"/>
      <w:r w:rsidRPr="007139D6">
        <w:rPr>
          <w:rFonts w:asciiTheme="minorHAnsi" w:hAnsiTheme="minorHAnsi" w:cstheme="minorHAnsi"/>
          <w:lang w:val="en-US"/>
        </w:rPr>
        <w:t xml:space="preserve"> to reduce environmental impact, safeguard employee health and well-being, uphold ethical business conduct, and strengthen transparent engagement with stakeholders. It reflects Choksi Heraeus’s commitment to sustainable growth, operational excellence, and alignment with international standards of responsibility.</w:t>
      </w:r>
    </w:p>
    <w:p w14:paraId="7F2C31CF" w14:textId="77777777" w:rsidR="0052200E" w:rsidRPr="006256FF" w:rsidRDefault="0052200E" w:rsidP="00F4038F">
      <w:pPr>
        <w:spacing w:line="276" w:lineRule="auto"/>
        <w:jc w:val="both"/>
        <w:rPr>
          <w:rFonts w:asciiTheme="minorHAnsi" w:hAnsiTheme="minorHAnsi" w:cstheme="minorHAnsi"/>
          <w:lang w:val="en-US"/>
        </w:rPr>
      </w:pPr>
    </w:p>
    <w:tbl>
      <w:tblPr>
        <w:tblStyle w:val="GridTable1Light-Accent11"/>
        <w:tblW w:w="8761" w:type="dxa"/>
        <w:tblInd w:w="16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90"/>
        <w:gridCol w:w="3348"/>
        <w:gridCol w:w="4423"/>
      </w:tblGrid>
      <w:tr w:rsidR="002B5CD5" w:rsidRPr="004362CF" w14:paraId="6679EB83" w14:textId="77777777" w:rsidTr="006256FF">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990" w:type="dxa"/>
            <w:tcBorders>
              <w:bottom w:val="nil"/>
            </w:tcBorders>
            <w:vAlign w:val="center"/>
          </w:tcPr>
          <w:p w14:paraId="1F288803" w14:textId="77777777" w:rsidR="002B5CD5" w:rsidRPr="004362CF" w:rsidRDefault="00C552AE" w:rsidP="00F4038F">
            <w:pPr>
              <w:spacing w:line="276" w:lineRule="auto"/>
              <w:jc w:val="center"/>
              <w:rPr>
                <w:rFonts w:asciiTheme="minorHAnsi" w:hAnsiTheme="minorHAnsi" w:cstheme="minorHAnsi"/>
                <w:b w:val="0"/>
                <w:bCs w:val="0"/>
                <w:lang w:val="en-US"/>
              </w:rPr>
            </w:pPr>
            <w:bookmarkStart w:id="2" w:name="_Hlk185250134"/>
            <w:r w:rsidRPr="004362CF">
              <w:rPr>
                <w:rFonts w:asciiTheme="minorHAnsi" w:hAnsiTheme="minorHAnsi" w:cstheme="minorHAnsi"/>
                <w:lang w:val="en-US"/>
              </w:rPr>
              <w:t>Sr. No.</w:t>
            </w:r>
          </w:p>
        </w:tc>
        <w:tc>
          <w:tcPr>
            <w:tcW w:w="3348" w:type="dxa"/>
            <w:tcBorders>
              <w:bottom w:val="nil"/>
            </w:tcBorders>
            <w:vAlign w:val="center"/>
          </w:tcPr>
          <w:p w14:paraId="70F6AE55" w14:textId="77777777" w:rsidR="002B5CD5" w:rsidRPr="004362CF" w:rsidRDefault="00C552AE" w:rsidP="00F4038F">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lang w:val="en-US"/>
              </w:rPr>
            </w:pPr>
            <w:r w:rsidRPr="004362CF">
              <w:rPr>
                <w:rFonts w:asciiTheme="minorHAnsi" w:hAnsiTheme="minorHAnsi" w:cstheme="minorHAnsi"/>
                <w:lang w:val="en-US"/>
              </w:rPr>
              <w:t>Site</w:t>
            </w:r>
          </w:p>
        </w:tc>
        <w:tc>
          <w:tcPr>
            <w:tcW w:w="4423" w:type="dxa"/>
            <w:tcBorders>
              <w:bottom w:val="nil"/>
            </w:tcBorders>
            <w:vAlign w:val="center"/>
          </w:tcPr>
          <w:p w14:paraId="428AEB83" w14:textId="77777777" w:rsidR="002B5CD5" w:rsidRPr="004362CF" w:rsidRDefault="00C552AE" w:rsidP="00F4038F">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lang w:val="en-US"/>
              </w:rPr>
            </w:pPr>
            <w:r w:rsidRPr="004362CF">
              <w:rPr>
                <w:rFonts w:asciiTheme="minorHAnsi" w:hAnsiTheme="minorHAnsi" w:cstheme="minorHAnsi"/>
                <w:lang w:val="en-US"/>
              </w:rPr>
              <w:t>Address</w:t>
            </w:r>
          </w:p>
        </w:tc>
      </w:tr>
      <w:tr w:rsidR="002B5CD5" w:rsidRPr="004362CF" w14:paraId="06B1F567" w14:textId="77777777" w:rsidTr="006256FF">
        <w:trPr>
          <w:trHeight w:val="355"/>
        </w:trPr>
        <w:tc>
          <w:tcPr>
            <w:cnfStyle w:val="001000000000" w:firstRow="0" w:lastRow="0" w:firstColumn="1" w:lastColumn="0" w:oddVBand="0" w:evenVBand="0" w:oddHBand="0" w:evenHBand="0" w:firstRowFirstColumn="0" w:firstRowLastColumn="0" w:lastRowFirstColumn="0" w:lastRowLastColumn="0"/>
            <w:tcW w:w="990" w:type="dxa"/>
            <w:vAlign w:val="center"/>
          </w:tcPr>
          <w:p w14:paraId="6E4CE225" w14:textId="77777777" w:rsidR="002B5CD5" w:rsidRPr="004362CF" w:rsidRDefault="00C552AE" w:rsidP="00F4038F">
            <w:pPr>
              <w:spacing w:line="276" w:lineRule="auto"/>
              <w:jc w:val="center"/>
              <w:rPr>
                <w:rFonts w:asciiTheme="minorHAnsi" w:hAnsiTheme="minorHAnsi" w:cstheme="minorHAnsi"/>
                <w:b w:val="0"/>
                <w:bCs w:val="0"/>
                <w:lang w:val="en-US"/>
              </w:rPr>
            </w:pPr>
            <w:r w:rsidRPr="004362CF">
              <w:rPr>
                <w:rFonts w:asciiTheme="minorHAnsi" w:hAnsiTheme="minorHAnsi" w:cstheme="minorHAnsi"/>
                <w:lang w:val="en-US"/>
              </w:rPr>
              <w:t>1</w:t>
            </w:r>
          </w:p>
        </w:tc>
        <w:tc>
          <w:tcPr>
            <w:tcW w:w="3348" w:type="dxa"/>
            <w:vAlign w:val="center"/>
          </w:tcPr>
          <w:p w14:paraId="168C9251" w14:textId="0291FFA2" w:rsidR="002B5CD5" w:rsidRPr="004362CF" w:rsidRDefault="00B20CD6" w:rsidP="00F4038F">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rPr>
            </w:pPr>
            <w:r>
              <w:rPr>
                <w:rFonts w:asciiTheme="minorHAnsi" w:hAnsiTheme="minorHAnsi" w:cstheme="minorHAnsi"/>
                <w:b/>
                <w:bCs/>
              </w:rPr>
              <w:t>C</w:t>
            </w:r>
            <w:r w:rsidR="007139D6">
              <w:rPr>
                <w:rFonts w:asciiTheme="minorHAnsi" w:hAnsiTheme="minorHAnsi" w:cstheme="minorHAnsi"/>
                <w:b/>
                <w:bCs/>
              </w:rPr>
              <w:t xml:space="preserve">hoksi Heraeus </w:t>
            </w:r>
            <w:r>
              <w:rPr>
                <w:rFonts w:asciiTheme="minorHAnsi" w:hAnsiTheme="minorHAnsi" w:cstheme="minorHAnsi"/>
                <w:b/>
                <w:bCs/>
              </w:rPr>
              <w:t>Private Limited</w:t>
            </w:r>
          </w:p>
        </w:tc>
        <w:tc>
          <w:tcPr>
            <w:tcW w:w="4423" w:type="dxa"/>
            <w:vAlign w:val="center"/>
          </w:tcPr>
          <w:p w14:paraId="0CB49482" w14:textId="792E1879" w:rsidR="002B5CD5" w:rsidRPr="00B20CD6" w:rsidRDefault="007139D6" w:rsidP="007139D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22A35" w:themeColor="text2" w:themeShade="80"/>
              </w:rPr>
            </w:pPr>
            <w:r w:rsidRPr="004B4DE9">
              <w:rPr>
                <w:rFonts w:asciiTheme="minorHAnsi" w:hAnsiTheme="minorHAnsi" w:cstheme="minorHAnsi"/>
                <w:color w:val="222A35" w:themeColor="text2" w:themeShade="80"/>
              </w:rPr>
              <w:t>A-195, 196, "F" Road, M.I.A., Madri 313 003 Udaipur, Rajasthan India</w:t>
            </w:r>
          </w:p>
        </w:tc>
      </w:tr>
    </w:tbl>
    <w:p w14:paraId="1C658446" w14:textId="2B65C02C" w:rsidR="002B5CD5" w:rsidRPr="004362CF" w:rsidRDefault="00C552AE" w:rsidP="00F4038F">
      <w:pPr>
        <w:pStyle w:val="Heading1"/>
        <w:spacing w:line="276" w:lineRule="auto"/>
        <w:jc w:val="center"/>
        <w:rPr>
          <w:rFonts w:asciiTheme="minorHAnsi" w:eastAsia="Calibri" w:hAnsiTheme="minorHAnsi" w:cstheme="minorHAnsi"/>
          <w:b/>
          <w:i/>
          <w:iCs/>
          <w:color w:val="002060"/>
        </w:rPr>
      </w:pPr>
      <w:bookmarkStart w:id="3" w:name="_Toc207634520"/>
      <w:bookmarkEnd w:id="2"/>
      <w:r w:rsidRPr="004362CF">
        <w:rPr>
          <w:rFonts w:asciiTheme="minorHAnsi" w:eastAsia="Calibri" w:hAnsiTheme="minorHAnsi" w:cstheme="minorHAnsi"/>
          <w:b/>
          <w:i/>
          <w:iCs/>
          <w:color w:val="002060"/>
        </w:rPr>
        <w:lastRenderedPageBreak/>
        <w:t>E</w:t>
      </w:r>
      <w:r w:rsidR="00DA7EBE" w:rsidRPr="004362CF">
        <w:rPr>
          <w:rFonts w:asciiTheme="minorHAnsi" w:eastAsia="Calibri" w:hAnsiTheme="minorHAnsi" w:cstheme="minorHAnsi"/>
          <w:b/>
          <w:i/>
          <w:iCs/>
          <w:color w:val="002060"/>
        </w:rPr>
        <w:t>nvironmental Management Procedure</w:t>
      </w:r>
      <w:r w:rsidR="00B16879">
        <w:rPr>
          <w:rFonts w:asciiTheme="minorHAnsi" w:eastAsia="Calibri" w:hAnsiTheme="minorHAnsi" w:cstheme="minorHAnsi"/>
          <w:b/>
          <w:i/>
          <w:iCs/>
          <w:color w:val="002060"/>
        </w:rPr>
        <w:t>s</w:t>
      </w:r>
      <w:bookmarkEnd w:id="3"/>
    </w:p>
    <w:p w14:paraId="7D90335D" w14:textId="0B884E86" w:rsidR="002B5CD5" w:rsidRPr="004362CF" w:rsidRDefault="00C552AE">
      <w:pPr>
        <w:pStyle w:val="Heading1"/>
        <w:numPr>
          <w:ilvl w:val="0"/>
          <w:numId w:val="86"/>
        </w:numPr>
        <w:spacing w:line="276" w:lineRule="auto"/>
        <w:rPr>
          <w:rFonts w:asciiTheme="minorHAnsi" w:hAnsiTheme="minorHAnsi" w:cstheme="minorHAnsi"/>
          <w:color w:val="auto"/>
          <w:sz w:val="28"/>
          <w:szCs w:val="28"/>
        </w:rPr>
      </w:pPr>
      <w:bookmarkStart w:id="4" w:name="_Toc207634521"/>
      <w:r w:rsidRPr="004362CF">
        <w:rPr>
          <w:rStyle w:val="Strong"/>
          <w:rFonts w:asciiTheme="minorHAnsi" w:hAnsiTheme="minorHAnsi" w:cstheme="minorHAnsi"/>
          <w:bCs w:val="0"/>
          <w:color w:val="auto"/>
          <w:sz w:val="28"/>
          <w:szCs w:val="28"/>
        </w:rPr>
        <w:t xml:space="preserve">Waste </w:t>
      </w:r>
      <w:r w:rsidR="003049B0" w:rsidRPr="004362CF">
        <w:rPr>
          <w:rStyle w:val="Strong"/>
          <w:rFonts w:asciiTheme="minorHAnsi" w:hAnsiTheme="minorHAnsi" w:cstheme="minorHAnsi"/>
          <w:bCs w:val="0"/>
          <w:color w:val="auto"/>
          <w:sz w:val="28"/>
          <w:szCs w:val="28"/>
        </w:rPr>
        <w:t>Management Procedures</w:t>
      </w:r>
      <w:bookmarkEnd w:id="4"/>
    </w:p>
    <w:p w14:paraId="200F70FF" w14:textId="77777777" w:rsidR="002B5CD5" w:rsidRPr="004362CF" w:rsidRDefault="002B5CD5" w:rsidP="00F4038F">
      <w:pPr>
        <w:spacing w:line="276" w:lineRule="auto"/>
        <w:rPr>
          <w:rFonts w:asciiTheme="minorHAnsi" w:hAnsiTheme="minorHAnsi" w:cstheme="minorHAnsi"/>
        </w:rPr>
      </w:pPr>
    </w:p>
    <w:p w14:paraId="50868E2B" w14:textId="72E5D12B" w:rsidR="003049B0" w:rsidRPr="004362CF" w:rsidRDefault="003049B0" w:rsidP="00F4038F">
      <w:pPr>
        <w:spacing w:line="276" w:lineRule="auto"/>
        <w:rPr>
          <w:rFonts w:asciiTheme="minorHAnsi" w:hAnsiTheme="minorHAnsi" w:cstheme="minorHAnsi"/>
          <w:b/>
          <w:bCs/>
          <w:lang w:val="en-US"/>
        </w:rPr>
      </w:pPr>
      <w:r w:rsidRPr="004362CF">
        <w:rPr>
          <w:rFonts w:asciiTheme="minorHAnsi" w:hAnsiTheme="minorHAnsi" w:cstheme="minorHAnsi"/>
          <w:b/>
          <w:bCs/>
          <w:lang w:val="en-US"/>
        </w:rPr>
        <w:t>Overview</w:t>
      </w:r>
    </w:p>
    <w:p w14:paraId="0C404B91" w14:textId="04F50BA1" w:rsidR="003049B0" w:rsidRPr="004362CF" w:rsidRDefault="00CE6FC9" w:rsidP="00EF4AB7">
      <w:pPr>
        <w:spacing w:line="276" w:lineRule="auto"/>
        <w:jc w:val="both"/>
        <w:rPr>
          <w:rFonts w:asciiTheme="minorHAnsi" w:hAnsiTheme="minorHAnsi" w:cstheme="minorHAnsi"/>
          <w:lang w:val="en-US"/>
        </w:rPr>
      </w:pPr>
      <w:r w:rsidRPr="00CE6FC9">
        <w:rPr>
          <w:rFonts w:asciiTheme="minorHAnsi" w:hAnsiTheme="minorHAnsi" w:cstheme="minorHAnsi"/>
        </w:rPr>
        <w:t xml:space="preserve">Effective waste management is a fundamental part of </w:t>
      </w:r>
      <w:r w:rsidRPr="00CE6FC9">
        <w:rPr>
          <w:rFonts w:asciiTheme="minorHAnsi" w:hAnsiTheme="minorHAnsi" w:cstheme="minorHAnsi"/>
          <w:b/>
          <w:bCs/>
        </w:rPr>
        <w:t>Choksi Heraeus Private Limited’s</w:t>
      </w:r>
      <w:r w:rsidRPr="00CE6FC9">
        <w:rPr>
          <w:rFonts w:asciiTheme="minorHAnsi" w:hAnsiTheme="minorHAnsi" w:cstheme="minorHAnsi"/>
        </w:rPr>
        <w:t xml:space="preserve"> commitment to environmental stewardship, workplace safety, and strict regulatory compliance. The company has established structured waste handling practices across its refining, manufacturing, laboratory, and maintenance operations, ensuring responsible management of both hazardous and non-hazardous materials</w:t>
      </w:r>
      <w:r w:rsidR="003049B0" w:rsidRPr="004362CF">
        <w:rPr>
          <w:rFonts w:asciiTheme="minorHAnsi" w:hAnsiTheme="minorHAnsi" w:cstheme="minorHAnsi"/>
          <w:lang w:val="en-US"/>
        </w:rPr>
        <w:t>.</w:t>
      </w:r>
    </w:p>
    <w:p w14:paraId="30EC9218" w14:textId="1CB3D253" w:rsidR="00591DE8" w:rsidRPr="004362CF" w:rsidRDefault="003049B0" w:rsidP="00EF4AB7">
      <w:pPr>
        <w:spacing w:line="276" w:lineRule="auto"/>
        <w:jc w:val="both"/>
        <w:rPr>
          <w:rFonts w:asciiTheme="minorHAnsi" w:hAnsiTheme="minorHAnsi" w:cstheme="minorHAnsi"/>
          <w:b/>
          <w:bCs/>
          <w:lang w:val="en-US"/>
        </w:rPr>
      </w:pPr>
      <w:r w:rsidRPr="004362CF">
        <w:rPr>
          <w:rFonts w:asciiTheme="minorHAnsi" w:hAnsiTheme="minorHAnsi" w:cstheme="minorHAnsi"/>
          <w:lang w:val="en-US"/>
        </w:rPr>
        <w:t xml:space="preserve">Our waste management </w:t>
      </w:r>
      <w:r w:rsidR="00591DE8" w:rsidRPr="004362CF">
        <w:rPr>
          <w:rFonts w:asciiTheme="minorHAnsi" w:hAnsiTheme="minorHAnsi" w:cstheme="minorHAnsi"/>
          <w:lang w:val="en-US"/>
        </w:rPr>
        <w:t xml:space="preserve">Process </w:t>
      </w:r>
      <w:r w:rsidRPr="004362CF">
        <w:rPr>
          <w:rFonts w:asciiTheme="minorHAnsi" w:hAnsiTheme="minorHAnsi" w:cstheme="minorHAnsi"/>
          <w:lang w:val="en-US"/>
        </w:rPr>
        <w:t>focuses on</w:t>
      </w:r>
      <w:r w:rsidR="004E7FC2" w:rsidRPr="004362CF">
        <w:rPr>
          <w:rFonts w:asciiTheme="minorHAnsi" w:hAnsiTheme="minorHAnsi" w:cstheme="minorHAnsi"/>
          <w:lang w:val="en-US"/>
        </w:rPr>
        <w:t xml:space="preserve"> following procedures</w:t>
      </w:r>
      <w:r w:rsidRPr="004362CF">
        <w:rPr>
          <w:rFonts w:asciiTheme="minorHAnsi" w:hAnsiTheme="minorHAnsi" w:cstheme="minorHAnsi"/>
          <w:lang w:val="en-US"/>
        </w:rPr>
        <w:t>:</w:t>
      </w:r>
      <w:r w:rsidRPr="004362CF">
        <w:rPr>
          <w:rFonts w:asciiTheme="minorHAnsi" w:hAnsiTheme="minorHAnsi" w:cstheme="minorHAnsi"/>
          <w:lang w:val="en-US"/>
        </w:rPr>
        <w:br/>
      </w:r>
    </w:p>
    <w:p w14:paraId="007A044D" w14:textId="2E3C8A65" w:rsidR="00EF4AB7" w:rsidRPr="00EF4AB7" w:rsidRDefault="00EF4AB7" w:rsidP="00EF4AB7">
      <w:pPr>
        <w:pStyle w:val="ListParagraph"/>
        <w:numPr>
          <w:ilvl w:val="0"/>
          <w:numId w:val="1"/>
        </w:numPr>
        <w:spacing w:line="276" w:lineRule="auto"/>
        <w:rPr>
          <w:rFonts w:asciiTheme="minorHAnsi" w:hAnsiTheme="minorHAnsi" w:cstheme="minorHAnsi"/>
          <w:bCs/>
          <w:lang w:val="en-US"/>
        </w:rPr>
      </w:pPr>
      <w:r w:rsidRPr="00EF4AB7">
        <w:rPr>
          <w:rFonts w:asciiTheme="minorHAnsi" w:hAnsiTheme="minorHAnsi" w:cstheme="minorHAnsi"/>
          <w:bCs/>
          <w:lang w:val="en-US"/>
        </w:rPr>
        <w:t>Waste Stream Mapping and Documentation</w:t>
      </w:r>
    </w:p>
    <w:p w14:paraId="130AA413" w14:textId="77777777" w:rsidR="00EF4AB7" w:rsidRPr="00EF4AB7" w:rsidRDefault="00EF4AB7" w:rsidP="00EF4AB7">
      <w:pPr>
        <w:pStyle w:val="ListParagraph"/>
        <w:numPr>
          <w:ilvl w:val="0"/>
          <w:numId w:val="1"/>
        </w:numPr>
        <w:spacing w:line="276" w:lineRule="auto"/>
        <w:rPr>
          <w:rFonts w:asciiTheme="minorHAnsi" w:hAnsiTheme="minorHAnsi" w:cstheme="minorHAnsi"/>
          <w:bCs/>
          <w:lang w:val="en-US"/>
        </w:rPr>
      </w:pPr>
      <w:r w:rsidRPr="00EF4AB7">
        <w:rPr>
          <w:rFonts w:asciiTheme="minorHAnsi" w:hAnsiTheme="minorHAnsi" w:cstheme="minorHAnsi"/>
          <w:bCs/>
          <w:lang w:val="en-US"/>
        </w:rPr>
        <w:t>Waste Segregation at Source</w:t>
      </w:r>
    </w:p>
    <w:p w14:paraId="1A452361" w14:textId="63FE695A" w:rsidR="00EF4AB7" w:rsidRPr="00EF4AB7" w:rsidRDefault="00EF4AB7" w:rsidP="00EF4AB7">
      <w:pPr>
        <w:pStyle w:val="ListParagraph"/>
        <w:numPr>
          <w:ilvl w:val="0"/>
          <w:numId w:val="1"/>
        </w:numPr>
        <w:spacing w:line="276" w:lineRule="auto"/>
        <w:rPr>
          <w:rFonts w:asciiTheme="minorHAnsi" w:hAnsiTheme="minorHAnsi" w:cstheme="minorHAnsi"/>
          <w:bCs/>
          <w:lang w:val="en-US"/>
        </w:rPr>
      </w:pPr>
      <w:r w:rsidRPr="00EF4AB7">
        <w:rPr>
          <w:rFonts w:asciiTheme="minorHAnsi" w:hAnsiTheme="minorHAnsi" w:cstheme="minorHAnsi"/>
          <w:bCs/>
          <w:lang w:val="en-US"/>
        </w:rPr>
        <w:t>Reduction of Total Waste Generation</w:t>
      </w:r>
    </w:p>
    <w:p w14:paraId="476221A9" w14:textId="1BCBA9B7" w:rsidR="00EF4AB7" w:rsidRPr="00EF4AB7" w:rsidRDefault="00EF4AB7" w:rsidP="00EF4AB7">
      <w:pPr>
        <w:pStyle w:val="ListParagraph"/>
        <w:numPr>
          <w:ilvl w:val="0"/>
          <w:numId w:val="1"/>
        </w:numPr>
        <w:spacing w:line="276" w:lineRule="auto"/>
        <w:rPr>
          <w:rFonts w:asciiTheme="minorHAnsi" w:hAnsiTheme="minorHAnsi" w:cstheme="minorHAnsi"/>
          <w:bCs/>
          <w:lang w:val="en-US"/>
        </w:rPr>
      </w:pPr>
      <w:r w:rsidRPr="00EF4AB7">
        <w:rPr>
          <w:rFonts w:asciiTheme="minorHAnsi" w:hAnsiTheme="minorHAnsi" w:cstheme="minorHAnsi"/>
          <w:bCs/>
          <w:lang w:val="en-US"/>
        </w:rPr>
        <w:t>Safe Storage, Handling, and Transportation of Waste</w:t>
      </w:r>
    </w:p>
    <w:p w14:paraId="01FF1980" w14:textId="1ACD79C1" w:rsidR="0035588E" w:rsidRPr="00DC6262" w:rsidRDefault="00EF4AB7" w:rsidP="00DC6262">
      <w:pPr>
        <w:pStyle w:val="ListParagraph"/>
        <w:numPr>
          <w:ilvl w:val="0"/>
          <w:numId w:val="1"/>
        </w:numPr>
        <w:spacing w:line="276" w:lineRule="auto"/>
        <w:rPr>
          <w:rFonts w:asciiTheme="minorHAnsi" w:hAnsiTheme="minorHAnsi" w:cstheme="minorHAnsi"/>
          <w:lang w:val="en-US"/>
        </w:rPr>
      </w:pPr>
      <w:r w:rsidRPr="00EF4AB7">
        <w:rPr>
          <w:rFonts w:asciiTheme="minorHAnsi" w:hAnsiTheme="minorHAnsi" w:cstheme="minorHAnsi"/>
          <w:bCs/>
          <w:lang w:val="en-US"/>
        </w:rPr>
        <w:t>Environmentally Sound Disposal Methods</w:t>
      </w:r>
    </w:p>
    <w:p w14:paraId="542A79F6" w14:textId="77777777" w:rsidR="004E7FC2" w:rsidRPr="004362CF" w:rsidRDefault="004E7FC2" w:rsidP="00F4038F">
      <w:pPr>
        <w:spacing w:line="276" w:lineRule="auto"/>
        <w:rPr>
          <w:rFonts w:asciiTheme="minorHAnsi" w:hAnsiTheme="minorHAnsi" w:cstheme="minorHAnsi"/>
          <w:lang w:val="en-US"/>
        </w:rPr>
      </w:pPr>
    </w:p>
    <w:p w14:paraId="4CEFD4DD" w14:textId="77777777" w:rsidR="004E7FC2" w:rsidRPr="004362CF" w:rsidRDefault="004E7FC2" w:rsidP="00F4038F">
      <w:pPr>
        <w:spacing w:line="276" w:lineRule="auto"/>
        <w:rPr>
          <w:rFonts w:asciiTheme="minorHAnsi" w:hAnsiTheme="minorHAnsi" w:cstheme="minorHAnsi"/>
          <w:b/>
          <w:bCs/>
          <w:lang w:val="en-US"/>
        </w:rPr>
      </w:pPr>
      <w:r w:rsidRPr="004362CF">
        <w:rPr>
          <w:rFonts w:asciiTheme="minorHAnsi" w:hAnsiTheme="minorHAnsi" w:cstheme="minorHAnsi"/>
          <w:b/>
          <w:bCs/>
          <w:lang w:val="en-US"/>
        </w:rPr>
        <w:t>Purpose</w:t>
      </w:r>
    </w:p>
    <w:p w14:paraId="27C5F0A9" w14:textId="0A9C51BE" w:rsidR="004E7FC2" w:rsidRPr="00E20819" w:rsidRDefault="00CE6FC9" w:rsidP="00F4038F">
      <w:pPr>
        <w:spacing w:line="276" w:lineRule="auto"/>
        <w:jc w:val="both"/>
        <w:rPr>
          <w:rFonts w:asciiTheme="minorHAnsi" w:hAnsiTheme="minorHAnsi" w:cstheme="minorHAnsi"/>
        </w:rPr>
      </w:pPr>
      <w:r w:rsidRPr="00CE6FC9">
        <w:rPr>
          <w:rFonts w:asciiTheme="minorHAnsi" w:hAnsiTheme="minorHAnsi" w:cstheme="minorHAnsi"/>
        </w:rPr>
        <w:t>This SOP establishes a comprehensive and standardized waste management procedure at Choksi Heraeus Private Limited. It ensures proper segregation, classification, storage, handling, transportation, recycling, and disposal of waste, with a strong emphasis on environmental sustainability, employee safety, and compliance with applicable Indian environmental regulations, including those mandated by the Pollution Control Board and other relevant authorities</w:t>
      </w:r>
      <w:r w:rsidR="004E7FC2" w:rsidRPr="004362CF">
        <w:rPr>
          <w:rFonts w:asciiTheme="minorHAnsi" w:hAnsiTheme="minorHAnsi" w:cstheme="minorHAnsi"/>
          <w:lang w:val="en-US"/>
        </w:rPr>
        <w:t>.</w:t>
      </w:r>
    </w:p>
    <w:p w14:paraId="15A8B72B" w14:textId="77777777" w:rsidR="004E7FC2" w:rsidRPr="004362CF" w:rsidRDefault="004E7FC2" w:rsidP="00F4038F">
      <w:pPr>
        <w:spacing w:line="276" w:lineRule="auto"/>
        <w:jc w:val="both"/>
        <w:rPr>
          <w:rFonts w:asciiTheme="minorHAnsi" w:hAnsiTheme="minorHAnsi" w:cstheme="minorHAnsi"/>
          <w:lang w:val="en-US"/>
        </w:rPr>
      </w:pPr>
    </w:p>
    <w:p w14:paraId="13315DDE" w14:textId="77777777" w:rsidR="004E7FC2" w:rsidRPr="004362CF" w:rsidRDefault="004E7FC2" w:rsidP="00F4038F">
      <w:pPr>
        <w:spacing w:line="276" w:lineRule="auto"/>
        <w:rPr>
          <w:rFonts w:asciiTheme="minorHAnsi" w:hAnsiTheme="minorHAnsi" w:cstheme="minorHAnsi"/>
          <w:b/>
          <w:bCs/>
          <w:lang w:val="en-US"/>
        </w:rPr>
      </w:pPr>
      <w:r w:rsidRPr="004362CF">
        <w:rPr>
          <w:rFonts w:asciiTheme="minorHAnsi" w:hAnsiTheme="minorHAnsi" w:cstheme="minorHAnsi"/>
          <w:b/>
          <w:bCs/>
          <w:lang w:val="en-US"/>
        </w:rPr>
        <w:t>Scope</w:t>
      </w:r>
    </w:p>
    <w:p w14:paraId="67EAC551" w14:textId="6C330B27" w:rsidR="004E7FC2" w:rsidRPr="005B54BA" w:rsidRDefault="00CE6FC9" w:rsidP="00F4038F">
      <w:pPr>
        <w:spacing w:line="276" w:lineRule="auto"/>
        <w:jc w:val="both"/>
        <w:rPr>
          <w:rFonts w:asciiTheme="minorHAnsi" w:hAnsiTheme="minorHAnsi" w:cstheme="minorHAnsi"/>
          <w:lang w:val="en-US"/>
        </w:rPr>
      </w:pPr>
      <w:r w:rsidRPr="00CE6FC9">
        <w:rPr>
          <w:rFonts w:asciiTheme="minorHAnsi" w:hAnsiTheme="minorHAnsi" w:cstheme="minorHAnsi"/>
        </w:rPr>
        <w:t>This SOP applies to all refining, manufacturing, research, and support functions at Choksi Heraeus Private Limited, covering the complete waste lifecycle from generation and segregation to final disposal or recovery. It includes provisions for process waste, laboratory waste, maintenance waste, administrative waste, and hazardous materials, managed in accordance with Indian regulations and globally recognized best practices.</w:t>
      </w:r>
    </w:p>
    <w:p w14:paraId="0E2AA8A1" w14:textId="77777777" w:rsidR="004E7FC2" w:rsidRPr="004362CF" w:rsidRDefault="004E7FC2" w:rsidP="00F4038F">
      <w:pPr>
        <w:spacing w:line="276" w:lineRule="auto"/>
        <w:rPr>
          <w:rFonts w:asciiTheme="minorHAnsi" w:hAnsiTheme="minorHAnsi" w:cstheme="minorHAnsi"/>
          <w:lang w:val="en-US"/>
        </w:rPr>
      </w:pPr>
    </w:p>
    <w:p w14:paraId="64C89C21" w14:textId="77777777" w:rsidR="0071171D" w:rsidRPr="004362CF" w:rsidRDefault="0071171D" w:rsidP="00F4038F">
      <w:pPr>
        <w:spacing w:line="276" w:lineRule="auto"/>
        <w:rPr>
          <w:rFonts w:asciiTheme="minorHAnsi" w:hAnsiTheme="minorHAnsi" w:cstheme="minorHAnsi"/>
          <w:b/>
          <w:bCs/>
          <w:lang w:val="en-US"/>
        </w:rPr>
      </w:pPr>
      <w:r w:rsidRPr="004362CF">
        <w:rPr>
          <w:rFonts w:asciiTheme="minorHAnsi" w:hAnsiTheme="minorHAnsi" w:cstheme="minorHAnsi"/>
          <w:b/>
          <w:bCs/>
          <w:lang w:val="en-US"/>
        </w:rPr>
        <w:t>Definitions</w:t>
      </w:r>
    </w:p>
    <w:p w14:paraId="59E093F2" w14:textId="77777777" w:rsidR="00CE6FC9" w:rsidRPr="00CE6FC9" w:rsidRDefault="00CE6FC9" w:rsidP="00CE6FC9">
      <w:pPr>
        <w:numPr>
          <w:ilvl w:val="0"/>
          <w:numId w:val="2"/>
        </w:numPr>
        <w:spacing w:line="276" w:lineRule="auto"/>
        <w:jc w:val="both"/>
        <w:rPr>
          <w:rFonts w:asciiTheme="minorHAnsi" w:hAnsiTheme="minorHAnsi" w:cstheme="minorHAnsi"/>
          <w:b/>
          <w:bCs/>
          <w:lang w:val="en-US"/>
        </w:rPr>
      </w:pPr>
      <w:r w:rsidRPr="00CE6FC9">
        <w:rPr>
          <w:rFonts w:asciiTheme="minorHAnsi" w:hAnsiTheme="minorHAnsi" w:cstheme="minorHAnsi"/>
          <w:b/>
          <w:bCs/>
          <w:lang w:val="en-US"/>
        </w:rPr>
        <w:t xml:space="preserve">Hazardous Waste: </w:t>
      </w:r>
      <w:r w:rsidRPr="00CE6FC9">
        <w:rPr>
          <w:rFonts w:asciiTheme="minorHAnsi" w:hAnsiTheme="minorHAnsi" w:cstheme="minorHAnsi"/>
          <w:lang w:val="en-US"/>
        </w:rPr>
        <w:t>Waste that poses significant risks to human health or the environment, such as chemical reagents, solvents, spent catalysts, sludge from effluent treatment, and oil residues.</w:t>
      </w:r>
    </w:p>
    <w:p w14:paraId="6EB81CA5" w14:textId="583B2CC1" w:rsidR="00CE6FC9" w:rsidRPr="00CE6FC9" w:rsidRDefault="00CE6FC9" w:rsidP="00CE6FC9">
      <w:pPr>
        <w:numPr>
          <w:ilvl w:val="0"/>
          <w:numId w:val="2"/>
        </w:numPr>
        <w:spacing w:line="276" w:lineRule="auto"/>
        <w:jc w:val="both"/>
        <w:rPr>
          <w:rFonts w:asciiTheme="minorHAnsi" w:hAnsiTheme="minorHAnsi" w:cstheme="minorHAnsi"/>
          <w:lang w:val="en-US"/>
        </w:rPr>
      </w:pPr>
      <w:r w:rsidRPr="00CE6FC9">
        <w:rPr>
          <w:rFonts w:asciiTheme="minorHAnsi" w:hAnsiTheme="minorHAnsi" w:cstheme="minorHAnsi"/>
          <w:b/>
          <w:bCs/>
          <w:lang w:val="en-US"/>
        </w:rPr>
        <w:lastRenderedPageBreak/>
        <w:t xml:space="preserve">Non-Hazardous Waste: </w:t>
      </w:r>
      <w:r w:rsidRPr="00CE6FC9">
        <w:rPr>
          <w:rFonts w:asciiTheme="minorHAnsi" w:hAnsiTheme="minorHAnsi" w:cstheme="minorHAnsi"/>
          <w:lang w:val="en-US"/>
        </w:rPr>
        <w:t>General waste that does not present immediate risks, including office waste, packaging materials, and routine maintenance waste.</w:t>
      </w:r>
    </w:p>
    <w:p w14:paraId="50B3EA27" w14:textId="1D395EEE" w:rsidR="00CE6FC9" w:rsidRPr="00CE6FC9" w:rsidRDefault="00CE6FC9" w:rsidP="00CE6FC9">
      <w:pPr>
        <w:numPr>
          <w:ilvl w:val="0"/>
          <w:numId w:val="2"/>
        </w:numPr>
        <w:spacing w:line="276" w:lineRule="auto"/>
        <w:jc w:val="both"/>
        <w:rPr>
          <w:rFonts w:asciiTheme="minorHAnsi" w:hAnsiTheme="minorHAnsi" w:cstheme="minorHAnsi"/>
          <w:b/>
          <w:bCs/>
          <w:lang w:val="en-US"/>
        </w:rPr>
      </w:pPr>
      <w:r w:rsidRPr="00CE6FC9">
        <w:rPr>
          <w:rFonts w:asciiTheme="minorHAnsi" w:hAnsiTheme="minorHAnsi" w:cstheme="minorHAnsi"/>
          <w:b/>
          <w:bCs/>
          <w:lang w:val="en-US"/>
        </w:rPr>
        <w:t>Recyclable Waste</w:t>
      </w:r>
      <w:r w:rsidRPr="00CE6FC9">
        <w:rPr>
          <w:rFonts w:asciiTheme="minorHAnsi" w:hAnsiTheme="minorHAnsi" w:cstheme="minorHAnsi"/>
          <w:lang w:val="en-US"/>
        </w:rPr>
        <w:t>: Materials that can be recovered and reprocessed, such as scrap metals, glass, plastics, and paper.</w:t>
      </w:r>
    </w:p>
    <w:p w14:paraId="00118DD7" w14:textId="2930751E" w:rsidR="00CE6FC9" w:rsidRPr="00CE6FC9" w:rsidRDefault="00CE6FC9" w:rsidP="00CE6FC9">
      <w:pPr>
        <w:numPr>
          <w:ilvl w:val="0"/>
          <w:numId w:val="2"/>
        </w:numPr>
        <w:spacing w:line="276" w:lineRule="auto"/>
        <w:jc w:val="both"/>
        <w:rPr>
          <w:rFonts w:asciiTheme="minorHAnsi" w:hAnsiTheme="minorHAnsi" w:cstheme="minorHAnsi"/>
          <w:lang w:val="en-US"/>
        </w:rPr>
      </w:pPr>
      <w:r w:rsidRPr="00CE6FC9">
        <w:rPr>
          <w:rFonts w:asciiTheme="minorHAnsi" w:hAnsiTheme="minorHAnsi" w:cstheme="minorHAnsi"/>
          <w:b/>
          <w:bCs/>
          <w:lang w:val="en-US"/>
        </w:rPr>
        <w:t xml:space="preserve">Precious Metal-Bearing Waste: </w:t>
      </w:r>
      <w:r w:rsidRPr="00CE6FC9">
        <w:rPr>
          <w:rFonts w:asciiTheme="minorHAnsi" w:hAnsiTheme="minorHAnsi" w:cstheme="minorHAnsi"/>
          <w:lang w:val="en-US"/>
        </w:rPr>
        <w:t>Residues, scrap, or by-products containing recoverable precious metals, which are sent for safe recovery and recycling.</w:t>
      </w:r>
    </w:p>
    <w:p w14:paraId="2662C21B" w14:textId="77777777" w:rsidR="0071171D" w:rsidRPr="004362CF" w:rsidRDefault="0071171D" w:rsidP="00F4038F">
      <w:pPr>
        <w:spacing w:line="276" w:lineRule="auto"/>
        <w:rPr>
          <w:rFonts w:asciiTheme="minorHAnsi" w:hAnsiTheme="minorHAnsi" w:cstheme="minorHAnsi"/>
          <w:lang w:val="en-US"/>
        </w:rPr>
      </w:pPr>
    </w:p>
    <w:p w14:paraId="3FEC9ED5" w14:textId="46660571" w:rsidR="0071171D" w:rsidRPr="009E34B8" w:rsidRDefault="0071171D" w:rsidP="00F4038F">
      <w:pPr>
        <w:spacing w:line="276" w:lineRule="auto"/>
        <w:rPr>
          <w:rFonts w:asciiTheme="minorHAnsi" w:hAnsiTheme="minorHAnsi" w:cstheme="minorHAnsi"/>
          <w:b/>
          <w:bCs/>
          <w:lang w:val="en-US"/>
        </w:rPr>
      </w:pPr>
      <w:r w:rsidRPr="004362CF">
        <w:rPr>
          <w:rFonts w:asciiTheme="minorHAnsi" w:hAnsiTheme="minorHAnsi" w:cstheme="minorHAnsi"/>
          <w:b/>
          <w:bCs/>
          <w:lang w:val="en-US"/>
        </w:rPr>
        <w:t>Procedure</w:t>
      </w:r>
      <w:r w:rsidR="006740D0" w:rsidRPr="004362CF">
        <w:rPr>
          <w:rFonts w:asciiTheme="minorHAnsi" w:hAnsiTheme="minorHAnsi" w:cstheme="minorHAnsi"/>
          <w:b/>
          <w:bCs/>
          <w:lang w:val="en-US"/>
        </w:rPr>
        <w:t>s</w:t>
      </w:r>
    </w:p>
    <w:p w14:paraId="674CD9DD" w14:textId="1E209D23" w:rsidR="00591DE8" w:rsidRPr="004362CF" w:rsidRDefault="00C46887" w:rsidP="00F4038F">
      <w:pPr>
        <w:pStyle w:val="ListParagraph"/>
        <w:numPr>
          <w:ilvl w:val="0"/>
          <w:numId w:val="3"/>
        </w:numPr>
        <w:spacing w:line="276" w:lineRule="auto"/>
        <w:rPr>
          <w:rFonts w:asciiTheme="minorHAnsi" w:hAnsiTheme="minorHAnsi" w:cstheme="minorHAnsi"/>
          <w:b/>
          <w:bCs/>
          <w:lang w:val="en-US"/>
        </w:rPr>
      </w:pPr>
      <w:r w:rsidRPr="004362CF">
        <w:rPr>
          <w:rFonts w:asciiTheme="minorHAnsi" w:hAnsiTheme="minorHAnsi" w:cstheme="minorHAnsi"/>
          <w:b/>
          <w:bCs/>
          <w:lang w:val="en-US"/>
        </w:rPr>
        <w:t>Waste Stream Mapping and Documentation</w:t>
      </w:r>
    </w:p>
    <w:p w14:paraId="4E57D087" w14:textId="77777777" w:rsidR="00C62FA5" w:rsidRPr="00C62FA5" w:rsidRDefault="00C62FA5" w:rsidP="00C62FA5">
      <w:pPr>
        <w:spacing w:line="276" w:lineRule="auto"/>
        <w:jc w:val="both"/>
        <w:rPr>
          <w:rFonts w:asciiTheme="minorHAnsi" w:eastAsia="Calibri" w:hAnsiTheme="minorHAnsi" w:cstheme="minorHAnsi"/>
          <w:lang w:val="en-US"/>
        </w:rPr>
      </w:pPr>
      <w:r w:rsidRPr="00C62FA5">
        <w:rPr>
          <w:rFonts w:asciiTheme="minorHAnsi" w:eastAsia="Calibri" w:hAnsiTheme="minorHAnsi" w:cstheme="minorHAnsi"/>
          <w:lang w:val="en-US"/>
        </w:rPr>
        <w:t>Effective waste management at Choksi Heraeus Private Limited begins with a structured and systematic Waste Stream Mapping process. This enables accurate identification, classification, and tracking of all waste generated across refining, manufacturing, laboratory, and support operations, ensuring that each waste stream is handled, stored, transported, recovered, or disposed of in strict compliance with Indian environmental laws such as the Hazardous and Other Wastes (Management and Transboundary Movement) Rules, 2016, and the Solid Waste Management Rules, 2016.</w:t>
      </w:r>
    </w:p>
    <w:p w14:paraId="19E7A45C" w14:textId="77777777" w:rsidR="00C62FA5" w:rsidRPr="00C62FA5" w:rsidRDefault="00C62FA5" w:rsidP="00C62FA5">
      <w:pPr>
        <w:spacing w:line="276" w:lineRule="auto"/>
        <w:jc w:val="both"/>
        <w:rPr>
          <w:rFonts w:asciiTheme="minorHAnsi" w:eastAsia="Calibri" w:hAnsiTheme="minorHAnsi" w:cstheme="minorHAnsi"/>
          <w:lang w:val="en-US"/>
        </w:rPr>
      </w:pPr>
    </w:p>
    <w:p w14:paraId="21321B45" w14:textId="06EDA4B9" w:rsidR="003049B0" w:rsidRPr="004362CF" w:rsidRDefault="00C62FA5" w:rsidP="00C62FA5">
      <w:pPr>
        <w:spacing w:line="276" w:lineRule="auto"/>
        <w:jc w:val="both"/>
        <w:rPr>
          <w:rFonts w:asciiTheme="minorHAnsi" w:hAnsiTheme="minorHAnsi" w:cstheme="minorHAnsi"/>
          <w:lang w:val="en-US"/>
        </w:rPr>
      </w:pPr>
      <w:r w:rsidRPr="00C62FA5">
        <w:rPr>
          <w:rFonts w:asciiTheme="minorHAnsi" w:eastAsia="Calibri" w:hAnsiTheme="minorHAnsi" w:cstheme="minorHAnsi"/>
          <w:lang w:val="en-US"/>
        </w:rPr>
        <w:t>This mapping process extends across all critical activities including metal refining, chemical processing, laboratory analysis, equipment maintenance, effluent treatment, and administrative functions, thereby ensuring transparency, accountability, and adherence to both regulatory requirements and best environmental practices.</w:t>
      </w:r>
    </w:p>
    <w:p w14:paraId="1A4CDE0A" w14:textId="08A162C0" w:rsidR="003049B0" w:rsidRPr="004362CF" w:rsidRDefault="003049B0" w:rsidP="00F4038F">
      <w:pPr>
        <w:spacing w:line="276" w:lineRule="auto"/>
        <w:rPr>
          <w:rFonts w:asciiTheme="minorHAnsi" w:hAnsiTheme="minorHAnsi" w:cstheme="minorHAnsi"/>
          <w:lang w:val="en-US"/>
        </w:rPr>
      </w:pPr>
    </w:p>
    <w:p w14:paraId="11EEF369" w14:textId="387946A7" w:rsidR="003049B0" w:rsidRPr="004362CF" w:rsidRDefault="003049B0" w:rsidP="00F4038F">
      <w:pPr>
        <w:spacing w:line="276" w:lineRule="auto"/>
        <w:rPr>
          <w:rFonts w:asciiTheme="minorHAnsi" w:hAnsiTheme="minorHAnsi" w:cstheme="minorHAnsi"/>
          <w:b/>
          <w:bCs/>
          <w:lang w:val="en-US"/>
        </w:rPr>
      </w:pPr>
      <w:r w:rsidRPr="004362CF">
        <w:rPr>
          <w:rFonts w:asciiTheme="minorHAnsi" w:hAnsiTheme="minorHAnsi" w:cstheme="minorHAnsi"/>
          <w:b/>
          <w:bCs/>
          <w:lang w:val="en-US"/>
        </w:rPr>
        <w:t>Waste Stream Mapping</w:t>
      </w:r>
      <w:r w:rsidR="00530C71" w:rsidRPr="004362CF">
        <w:rPr>
          <w:rFonts w:asciiTheme="minorHAnsi" w:hAnsiTheme="minorHAnsi" w:cstheme="minorHAnsi"/>
          <w:b/>
          <w:bCs/>
          <w:lang w:val="en-US"/>
        </w:rPr>
        <w:t>:</w:t>
      </w:r>
    </w:p>
    <w:p w14:paraId="1AE4EB09" w14:textId="77777777" w:rsidR="00B333F6" w:rsidRDefault="00B333F6" w:rsidP="00F4038F">
      <w:pPr>
        <w:spacing w:line="276" w:lineRule="auto"/>
        <w:rPr>
          <w:rFonts w:asciiTheme="minorHAnsi" w:hAnsiTheme="minorHAnsi" w:cstheme="minorHAnsi"/>
          <w:b/>
          <w:bCs/>
        </w:rPr>
      </w:pPr>
    </w:p>
    <w:tbl>
      <w:tblPr>
        <w:tblStyle w:val="TableGrid"/>
        <w:tblW w:w="9336" w:type="dxa"/>
        <w:tblLayout w:type="fixed"/>
        <w:tblLook w:val="04A0" w:firstRow="1" w:lastRow="0" w:firstColumn="1" w:lastColumn="0" w:noHBand="0" w:noVBand="1"/>
      </w:tblPr>
      <w:tblGrid>
        <w:gridCol w:w="675"/>
        <w:gridCol w:w="1363"/>
        <w:gridCol w:w="1151"/>
        <w:gridCol w:w="1212"/>
        <w:gridCol w:w="1448"/>
        <w:gridCol w:w="2183"/>
        <w:gridCol w:w="1304"/>
      </w:tblGrid>
      <w:tr w:rsidR="00C62FA5" w:rsidRPr="00C62FA5" w14:paraId="461B6F80" w14:textId="77777777" w:rsidTr="007D04A7">
        <w:tc>
          <w:tcPr>
            <w:tcW w:w="675" w:type="dxa"/>
            <w:hideMark/>
          </w:tcPr>
          <w:p w14:paraId="44A485F5" w14:textId="77777777" w:rsidR="00C62FA5" w:rsidRPr="00C62FA5" w:rsidRDefault="00C62FA5" w:rsidP="00C62FA5">
            <w:pPr>
              <w:spacing w:line="276" w:lineRule="auto"/>
              <w:rPr>
                <w:rFonts w:asciiTheme="minorHAnsi" w:hAnsiTheme="minorHAnsi" w:cstheme="minorHAnsi"/>
                <w:b/>
                <w:bCs/>
                <w:lang w:val="en-US"/>
              </w:rPr>
            </w:pPr>
            <w:r w:rsidRPr="00C62FA5">
              <w:rPr>
                <w:rFonts w:asciiTheme="minorHAnsi" w:hAnsiTheme="minorHAnsi" w:cstheme="minorHAnsi"/>
                <w:b/>
                <w:bCs/>
                <w:lang w:val="en-US"/>
              </w:rPr>
              <w:t>Sr. No.</w:t>
            </w:r>
          </w:p>
        </w:tc>
        <w:tc>
          <w:tcPr>
            <w:tcW w:w="1363" w:type="dxa"/>
            <w:hideMark/>
          </w:tcPr>
          <w:p w14:paraId="76B3E630" w14:textId="77777777" w:rsidR="00C62FA5" w:rsidRPr="00C62FA5" w:rsidRDefault="00C62FA5" w:rsidP="00C62FA5">
            <w:pPr>
              <w:spacing w:line="276" w:lineRule="auto"/>
              <w:rPr>
                <w:rFonts w:asciiTheme="minorHAnsi" w:hAnsiTheme="minorHAnsi" w:cstheme="minorHAnsi"/>
                <w:b/>
                <w:bCs/>
                <w:lang w:val="en-US"/>
              </w:rPr>
            </w:pPr>
            <w:r w:rsidRPr="00C62FA5">
              <w:rPr>
                <w:rFonts w:asciiTheme="minorHAnsi" w:hAnsiTheme="minorHAnsi" w:cstheme="minorHAnsi"/>
                <w:b/>
                <w:bCs/>
                <w:lang w:val="en-US"/>
              </w:rPr>
              <w:t>Waste Description</w:t>
            </w:r>
          </w:p>
        </w:tc>
        <w:tc>
          <w:tcPr>
            <w:tcW w:w="1151" w:type="dxa"/>
            <w:hideMark/>
          </w:tcPr>
          <w:p w14:paraId="6E92A5A3" w14:textId="77777777" w:rsidR="00C62FA5" w:rsidRPr="00C62FA5" w:rsidRDefault="00C62FA5" w:rsidP="00C62FA5">
            <w:pPr>
              <w:spacing w:line="276" w:lineRule="auto"/>
              <w:rPr>
                <w:rFonts w:asciiTheme="minorHAnsi" w:hAnsiTheme="minorHAnsi" w:cstheme="minorHAnsi"/>
                <w:b/>
                <w:bCs/>
                <w:lang w:val="en-US"/>
              </w:rPr>
            </w:pPr>
            <w:r w:rsidRPr="00C62FA5">
              <w:rPr>
                <w:rFonts w:asciiTheme="minorHAnsi" w:hAnsiTheme="minorHAnsi" w:cstheme="minorHAnsi"/>
                <w:b/>
                <w:bCs/>
                <w:lang w:val="en-US"/>
              </w:rPr>
              <w:t>Waste Category</w:t>
            </w:r>
          </w:p>
        </w:tc>
        <w:tc>
          <w:tcPr>
            <w:tcW w:w="1212" w:type="dxa"/>
            <w:hideMark/>
          </w:tcPr>
          <w:p w14:paraId="0AE95521" w14:textId="77777777" w:rsidR="00C62FA5" w:rsidRPr="00C62FA5" w:rsidRDefault="00C62FA5" w:rsidP="00C62FA5">
            <w:pPr>
              <w:spacing w:line="276" w:lineRule="auto"/>
              <w:rPr>
                <w:rFonts w:asciiTheme="minorHAnsi" w:hAnsiTheme="minorHAnsi" w:cstheme="minorHAnsi"/>
                <w:b/>
                <w:bCs/>
                <w:lang w:val="en-US"/>
              </w:rPr>
            </w:pPr>
            <w:r w:rsidRPr="00C62FA5">
              <w:rPr>
                <w:rFonts w:asciiTheme="minorHAnsi" w:hAnsiTheme="minorHAnsi" w:cstheme="minorHAnsi"/>
                <w:b/>
                <w:bCs/>
                <w:lang w:val="en-US"/>
              </w:rPr>
              <w:t>Storage Method</w:t>
            </w:r>
          </w:p>
        </w:tc>
        <w:tc>
          <w:tcPr>
            <w:tcW w:w="1448" w:type="dxa"/>
            <w:hideMark/>
          </w:tcPr>
          <w:p w14:paraId="347390A8" w14:textId="77777777" w:rsidR="00C62FA5" w:rsidRPr="00C62FA5" w:rsidRDefault="00C62FA5" w:rsidP="00C62FA5">
            <w:pPr>
              <w:spacing w:line="276" w:lineRule="auto"/>
              <w:rPr>
                <w:rFonts w:asciiTheme="minorHAnsi" w:hAnsiTheme="minorHAnsi" w:cstheme="minorHAnsi"/>
                <w:b/>
                <w:bCs/>
                <w:lang w:val="en-US"/>
              </w:rPr>
            </w:pPr>
            <w:r w:rsidRPr="00C62FA5">
              <w:rPr>
                <w:rFonts w:asciiTheme="minorHAnsi" w:hAnsiTheme="minorHAnsi" w:cstheme="minorHAnsi"/>
                <w:b/>
                <w:bCs/>
                <w:lang w:val="en-US"/>
              </w:rPr>
              <w:t>Handling Procedure</w:t>
            </w:r>
          </w:p>
        </w:tc>
        <w:tc>
          <w:tcPr>
            <w:tcW w:w="2183" w:type="dxa"/>
            <w:hideMark/>
          </w:tcPr>
          <w:p w14:paraId="50814350" w14:textId="77777777" w:rsidR="00C62FA5" w:rsidRPr="00C62FA5" w:rsidRDefault="00C62FA5" w:rsidP="00C62FA5">
            <w:pPr>
              <w:spacing w:line="276" w:lineRule="auto"/>
              <w:rPr>
                <w:rFonts w:asciiTheme="minorHAnsi" w:hAnsiTheme="minorHAnsi" w:cstheme="minorHAnsi"/>
                <w:b/>
                <w:bCs/>
                <w:lang w:val="en-US"/>
              </w:rPr>
            </w:pPr>
            <w:r w:rsidRPr="00C62FA5">
              <w:rPr>
                <w:rFonts w:asciiTheme="minorHAnsi" w:hAnsiTheme="minorHAnsi" w:cstheme="minorHAnsi"/>
                <w:b/>
                <w:bCs/>
                <w:lang w:val="en-US"/>
              </w:rPr>
              <w:t>Disposal Method</w:t>
            </w:r>
          </w:p>
        </w:tc>
        <w:tc>
          <w:tcPr>
            <w:tcW w:w="1304" w:type="dxa"/>
            <w:hideMark/>
          </w:tcPr>
          <w:p w14:paraId="0A003C71" w14:textId="77777777" w:rsidR="00C62FA5" w:rsidRPr="00C62FA5" w:rsidRDefault="00C62FA5" w:rsidP="00C62FA5">
            <w:pPr>
              <w:spacing w:line="276" w:lineRule="auto"/>
              <w:rPr>
                <w:rFonts w:asciiTheme="minorHAnsi" w:hAnsiTheme="minorHAnsi" w:cstheme="minorHAnsi"/>
                <w:b/>
                <w:bCs/>
                <w:lang w:val="en-US"/>
              </w:rPr>
            </w:pPr>
            <w:r w:rsidRPr="00C62FA5">
              <w:rPr>
                <w:rFonts w:asciiTheme="minorHAnsi" w:hAnsiTheme="minorHAnsi" w:cstheme="minorHAnsi"/>
                <w:b/>
                <w:bCs/>
                <w:lang w:val="en-US"/>
              </w:rPr>
              <w:t>Responsible Person</w:t>
            </w:r>
          </w:p>
        </w:tc>
      </w:tr>
      <w:tr w:rsidR="00C62FA5" w:rsidRPr="00C62FA5" w14:paraId="1B7D2476" w14:textId="77777777" w:rsidTr="007D04A7">
        <w:tc>
          <w:tcPr>
            <w:tcW w:w="675" w:type="dxa"/>
            <w:hideMark/>
          </w:tcPr>
          <w:p w14:paraId="25916109" w14:textId="77777777" w:rsidR="00C62FA5" w:rsidRPr="00C62FA5" w:rsidRDefault="00C62FA5" w:rsidP="00C62FA5">
            <w:pPr>
              <w:spacing w:line="276" w:lineRule="auto"/>
              <w:rPr>
                <w:rFonts w:asciiTheme="minorHAnsi" w:hAnsiTheme="minorHAnsi" w:cstheme="minorHAnsi"/>
                <w:b/>
                <w:bCs/>
                <w:lang w:val="en-US"/>
              </w:rPr>
            </w:pPr>
            <w:r w:rsidRPr="00C62FA5">
              <w:rPr>
                <w:rFonts w:asciiTheme="minorHAnsi" w:hAnsiTheme="minorHAnsi" w:cstheme="minorHAnsi"/>
                <w:b/>
                <w:bCs/>
                <w:lang w:val="en-US"/>
              </w:rPr>
              <w:t>1</w:t>
            </w:r>
          </w:p>
        </w:tc>
        <w:tc>
          <w:tcPr>
            <w:tcW w:w="1363" w:type="dxa"/>
            <w:hideMark/>
          </w:tcPr>
          <w:p w14:paraId="55446073" w14:textId="383610F7" w:rsidR="00C62FA5" w:rsidRPr="00C62FA5" w:rsidRDefault="00C62FA5" w:rsidP="00C62FA5">
            <w:pPr>
              <w:spacing w:line="276" w:lineRule="auto"/>
              <w:rPr>
                <w:rFonts w:asciiTheme="minorHAnsi" w:hAnsiTheme="minorHAnsi" w:cstheme="minorHAnsi"/>
                <w:b/>
                <w:bCs/>
                <w:lang w:val="en-US"/>
              </w:rPr>
            </w:pPr>
            <w:r w:rsidRPr="00C62FA5">
              <w:rPr>
                <w:rFonts w:asciiTheme="minorHAnsi" w:hAnsiTheme="minorHAnsi" w:cstheme="minorHAnsi"/>
                <w:b/>
                <w:bCs/>
                <w:lang w:val="en-US"/>
              </w:rPr>
              <w:t xml:space="preserve">Sludge from </w:t>
            </w:r>
            <w:r w:rsidR="00F12F67">
              <w:rPr>
                <w:rFonts w:asciiTheme="minorHAnsi" w:hAnsiTheme="minorHAnsi" w:cstheme="minorHAnsi"/>
                <w:b/>
                <w:bCs/>
                <w:lang w:val="en-US"/>
              </w:rPr>
              <w:t xml:space="preserve"> Wastewater Treatment Plant</w:t>
            </w:r>
            <w:r w:rsidR="00962D92">
              <w:rPr>
                <w:rFonts w:asciiTheme="minorHAnsi" w:hAnsiTheme="minorHAnsi" w:cstheme="minorHAnsi"/>
                <w:b/>
                <w:bCs/>
                <w:lang w:val="en-US"/>
              </w:rPr>
              <w:t xml:space="preserve"> (ETP &amp; MEE)</w:t>
            </w:r>
          </w:p>
        </w:tc>
        <w:tc>
          <w:tcPr>
            <w:tcW w:w="1151" w:type="dxa"/>
            <w:hideMark/>
          </w:tcPr>
          <w:p w14:paraId="3B34EEE0" w14:textId="77777777" w:rsidR="00C62FA5" w:rsidRPr="00C62FA5" w:rsidRDefault="00C62FA5" w:rsidP="00C62FA5">
            <w:pPr>
              <w:spacing w:line="276" w:lineRule="auto"/>
              <w:rPr>
                <w:rFonts w:asciiTheme="minorHAnsi" w:hAnsiTheme="minorHAnsi" w:cstheme="minorHAnsi"/>
                <w:lang w:val="en-US"/>
              </w:rPr>
            </w:pPr>
            <w:r w:rsidRPr="00C62FA5">
              <w:rPr>
                <w:rFonts w:asciiTheme="minorHAnsi" w:hAnsiTheme="minorHAnsi" w:cstheme="minorHAnsi"/>
                <w:lang w:val="en-US"/>
              </w:rPr>
              <w:t>Hazardous Waste</w:t>
            </w:r>
          </w:p>
        </w:tc>
        <w:tc>
          <w:tcPr>
            <w:tcW w:w="1212" w:type="dxa"/>
            <w:hideMark/>
          </w:tcPr>
          <w:p w14:paraId="78BCCBB5" w14:textId="626208FD" w:rsidR="00C62FA5" w:rsidRPr="00C62FA5" w:rsidRDefault="00962D92" w:rsidP="00C62FA5">
            <w:pPr>
              <w:spacing w:line="276" w:lineRule="auto"/>
              <w:rPr>
                <w:rFonts w:asciiTheme="minorHAnsi" w:hAnsiTheme="minorHAnsi" w:cstheme="minorHAnsi"/>
                <w:lang w:val="en-US"/>
              </w:rPr>
            </w:pPr>
            <w:r>
              <w:rPr>
                <w:rFonts w:asciiTheme="minorHAnsi" w:hAnsiTheme="minorHAnsi" w:cstheme="minorHAnsi"/>
                <w:lang w:val="en-US"/>
              </w:rPr>
              <w:t xml:space="preserve">Earmarked covered hazardous waste storage area with concreted floor. Packed in HDPE bags </w:t>
            </w:r>
          </w:p>
        </w:tc>
        <w:tc>
          <w:tcPr>
            <w:tcW w:w="1448" w:type="dxa"/>
            <w:hideMark/>
          </w:tcPr>
          <w:p w14:paraId="7DDFD1C4" w14:textId="7B579812" w:rsidR="00C62FA5" w:rsidRPr="00C62FA5" w:rsidRDefault="00C62FA5" w:rsidP="00C62FA5">
            <w:pPr>
              <w:spacing w:line="276" w:lineRule="auto"/>
              <w:rPr>
                <w:rFonts w:asciiTheme="minorHAnsi" w:hAnsiTheme="minorHAnsi" w:cstheme="minorHAnsi"/>
                <w:lang w:val="en-US"/>
              </w:rPr>
            </w:pPr>
            <w:r w:rsidRPr="00C62FA5">
              <w:rPr>
                <w:rFonts w:asciiTheme="minorHAnsi" w:hAnsiTheme="minorHAnsi" w:cstheme="minorHAnsi"/>
                <w:lang w:val="en-US"/>
              </w:rPr>
              <w:t>Collected using PPE and transferred with spill-proof tools</w:t>
            </w:r>
          </w:p>
        </w:tc>
        <w:tc>
          <w:tcPr>
            <w:tcW w:w="2183" w:type="dxa"/>
            <w:hideMark/>
          </w:tcPr>
          <w:p w14:paraId="0E7F4584" w14:textId="77777777" w:rsidR="00C62FA5" w:rsidRPr="00C62FA5" w:rsidRDefault="00C62FA5" w:rsidP="00C62FA5">
            <w:pPr>
              <w:spacing w:line="276" w:lineRule="auto"/>
              <w:rPr>
                <w:rFonts w:asciiTheme="minorHAnsi" w:hAnsiTheme="minorHAnsi" w:cstheme="minorHAnsi"/>
                <w:lang w:val="en-US"/>
              </w:rPr>
            </w:pPr>
            <w:r w:rsidRPr="00C62FA5">
              <w:rPr>
                <w:rFonts w:asciiTheme="minorHAnsi" w:hAnsiTheme="minorHAnsi" w:cstheme="minorHAnsi"/>
                <w:lang w:val="en-US"/>
              </w:rPr>
              <w:t>Disposed through CPCB-authorized hazardous waste management vendor</w:t>
            </w:r>
          </w:p>
        </w:tc>
        <w:tc>
          <w:tcPr>
            <w:tcW w:w="1304" w:type="dxa"/>
            <w:hideMark/>
          </w:tcPr>
          <w:p w14:paraId="439A8F6D" w14:textId="06BEB033" w:rsidR="00C62FA5" w:rsidRPr="00C62FA5" w:rsidRDefault="00563C85" w:rsidP="00C62FA5">
            <w:pPr>
              <w:spacing w:line="276" w:lineRule="auto"/>
              <w:rPr>
                <w:rFonts w:asciiTheme="minorHAnsi" w:hAnsiTheme="minorHAnsi" w:cstheme="minorHAnsi"/>
                <w:lang w:val="en-US"/>
              </w:rPr>
            </w:pPr>
            <w:r>
              <w:rPr>
                <w:rFonts w:asciiTheme="minorHAnsi" w:hAnsiTheme="minorHAnsi" w:cstheme="minorHAnsi"/>
                <w:lang w:val="en-US"/>
              </w:rPr>
              <w:t>MEE Plant</w:t>
            </w:r>
            <w:r w:rsidR="00C62FA5" w:rsidRPr="00C62FA5">
              <w:rPr>
                <w:rFonts w:asciiTheme="minorHAnsi" w:hAnsiTheme="minorHAnsi" w:cstheme="minorHAnsi"/>
                <w:lang w:val="en-US"/>
              </w:rPr>
              <w:t xml:space="preserve"> In-Charge</w:t>
            </w:r>
          </w:p>
        </w:tc>
      </w:tr>
      <w:tr w:rsidR="00C62FA5" w:rsidRPr="00C62FA5" w14:paraId="67882967" w14:textId="77777777" w:rsidTr="007D04A7">
        <w:tc>
          <w:tcPr>
            <w:tcW w:w="675" w:type="dxa"/>
            <w:hideMark/>
          </w:tcPr>
          <w:p w14:paraId="2AEC90DF" w14:textId="77777777" w:rsidR="00C62FA5" w:rsidRPr="00C62FA5" w:rsidRDefault="00C62FA5" w:rsidP="00C62FA5">
            <w:pPr>
              <w:spacing w:line="276" w:lineRule="auto"/>
              <w:rPr>
                <w:rFonts w:asciiTheme="minorHAnsi" w:hAnsiTheme="minorHAnsi" w:cstheme="minorHAnsi"/>
                <w:b/>
                <w:bCs/>
                <w:lang w:val="en-US"/>
              </w:rPr>
            </w:pPr>
            <w:r w:rsidRPr="00C62FA5">
              <w:rPr>
                <w:rFonts w:asciiTheme="minorHAnsi" w:hAnsiTheme="minorHAnsi" w:cstheme="minorHAnsi"/>
                <w:b/>
                <w:bCs/>
                <w:lang w:val="en-US"/>
              </w:rPr>
              <w:lastRenderedPageBreak/>
              <w:t>2</w:t>
            </w:r>
          </w:p>
        </w:tc>
        <w:tc>
          <w:tcPr>
            <w:tcW w:w="1363" w:type="dxa"/>
            <w:hideMark/>
          </w:tcPr>
          <w:p w14:paraId="507E71DC" w14:textId="77777777" w:rsidR="00C62FA5" w:rsidRPr="00C62FA5" w:rsidRDefault="00C62FA5" w:rsidP="00C62FA5">
            <w:pPr>
              <w:spacing w:line="276" w:lineRule="auto"/>
              <w:rPr>
                <w:rFonts w:asciiTheme="minorHAnsi" w:hAnsiTheme="minorHAnsi" w:cstheme="minorHAnsi"/>
                <w:b/>
                <w:bCs/>
                <w:lang w:val="en-US"/>
              </w:rPr>
            </w:pPr>
            <w:r w:rsidRPr="00C62FA5">
              <w:rPr>
                <w:rFonts w:asciiTheme="minorHAnsi" w:hAnsiTheme="minorHAnsi" w:cstheme="minorHAnsi"/>
                <w:b/>
                <w:bCs/>
                <w:lang w:val="en-US"/>
              </w:rPr>
              <w:t>Precious metal-bearing residues (ash, filters, polishing dust)</w:t>
            </w:r>
          </w:p>
        </w:tc>
        <w:tc>
          <w:tcPr>
            <w:tcW w:w="1151" w:type="dxa"/>
            <w:hideMark/>
          </w:tcPr>
          <w:p w14:paraId="1DE2DD44" w14:textId="77777777" w:rsidR="00C62FA5" w:rsidRPr="00C62FA5" w:rsidRDefault="00C62FA5" w:rsidP="00C62FA5">
            <w:pPr>
              <w:spacing w:line="276" w:lineRule="auto"/>
              <w:rPr>
                <w:rFonts w:asciiTheme="minorHAnsi" w:hAnsiTheme="minorHAnsi" w:cstheme="minorHAnsi"/>
                <w:lang w:val="en-US"/>
              </w:rPr>
            </w:pPr>
            <w:r w:rsidRPr="00C62FA5">
              <w:rPr>
                <w:rFonts w:asciiTheme="minorHAnsi" w:hAnsiTheme="minorHAnsi" w:cstheme="minorHAnsi"/>
                <w:lang w:val="en-US"/>
              </w:rPr>
              <w:t>Precious Metal-Bearing Waste</w:t>
            </w:r>
          </w:p>
        </w:tc>
        <w:tc>
          <w:tcPr>
            <w:tcW w:w="1212" w:type="dxa"/>
            <w:hideMark/>
          </w:tcPr>
          <w:p w14:paraId="234F331A" w14:textId="77777777" w:rsidR="00C62FA5" w:rsidRPr="00C62FA5" w:rsidRDefault="00C62FA5" w:rsidP="00C62FA5">
            <w:pPr>
              <w:spacing w:line="276" w:lineRule="auto"/>
              <w:rPr>
                <w:rFonts w:asciiTheme="minorHAnsi" w:hAnsiTheme="minorHAnsi" w:cstheme="minorHAnsi"/>
                <w:lang w:val="en-US"/>
              </w:rPr>
            </w:pPr>
            <w:r w:rsidRPr="00C62FA5">
              <w:rPr>
                <w:rFonts w:asciiTheme="minorHAnsi" w:hAnsiTheme="minorHAnsi" w:cstheme="minorHAnsi"/>
                <w:lang w:val="en-US"/>
              </w:rPr>
              <w:t>Stored in locked, labelled metal containers</w:t>
            </w:r>
          </w:p>
        </w:tc>
        <w:tc>
          <w:tcPr>
            <w:tcW w:w="1448" w:type="dxa"/>
            <w:hideMark/>
          </w:tcPr>
          <w:p w14:paraId="3068252B" w14:textId="77777777" w:rsidR="00C62FA5" w:rsidRPr="00C62FA5" w:rsidRDefault="00C62FA5" w:rsidP="00C62FA5">
            <w:pPr>
              <w:spacing w:line="276" w:lineRule="auto"/>
              <w:rPr>
                <w:rFonts w:asciiTheme="minorHAnsi" w:hAnsiTheme="minorHAnsi" w:cstheme="minorHAnsi"/>
                <w:lang w:val="en-US"/>
              </w:rPr>
            </w:pPr>
            <w:r w:rsidRPr="00C62FA5">
              <w:rPr>
                <w:rFonts w:asciiTheme="minorHAnsi" w:hAnsiTheme="minorHAnsi" w:cstheme="minorHAnsi"/>
                <w:lang w:val="en-US"/>
              </w:rPr>
              <w:t>Handled with PPE; secured and logged for traceability</w:t>
            </w:r>
          </w:p>
        </w:tc>
        <w:tc>
          <w:tcPr>
            <w:tcW w:w="2183" w:type="dxa"/>
            <w:hideMark/>
          </w:tcPr>
          <w:p w14:paraId="2666A95B" w14:textId="77777777" w:rsidR="00C62FA5" w:rsidRPr="00C62FA5" w:rsidRDefault="00C62FA5" w:rsidP="00C62FA5">
            <w:pPr>
              <w:spacing w:line="276" w:lineRule="auto"/>
              <w:rPr>
                <w:rFonts w:asciiTheme="minorHAnsi" w:hAnsiTheme="minorHAnsi" w:cstheme="minorHAnsi"/>
                <w:lang w:val="en-US"/>
              </w:rPr>
            </w:pPr>
            <w:r w:rsidRPr="00C62FA5">
              <w:rPr>
                <w:rFonts w:asciiTheme="minorHAnsi" w:hAnsiTheme="minorHAnsi" w:cstheme="minorHAnsi"/>
                <w:lang w:val="en-US"/>
              </w:rPr>
              <w:t>Sent for in-house recovery or to approved refiners</w:t>
            </w:r>
          </w:p>
        </w:tc>
        <w:tc>
          <w:tcPr>
            <w:tcW w:w="1304" w:type="dxa"/>
            <w:hideMark/>
          </w:tcPr>
          <w:p w14:paraId="4B7BCD84" w14:textId="77777777" w:rsidR="00C62FA5" w:rsidRPr="00C62FA5" w:rsidRDefault="00C62FA5" w:rsidP="00C62FA5">
            <w:pPr>
              <w:spacing w:line="276" w:lineRule="auto"/>
              <w:rPr>
                <w:rFonts w:asciiTheme="minorHAnsi" w:hAnsiTheme="minorHAnsi" w:cstheme="minorHAnsi"/>
                <w:lang w:val="en-US"/>
              </w:rPr>
            </w:pPr>
            <w:r w:rsidRPr="00C62FA5">
              <w:rPr>
                <w:rFonts w:asciiTheme="minorHAnsi" w:hAnsiTheme="minorHAnsi" w:cstheme="minorHAnsi"/>
                <w:lang w:val="en-US"/>
              </w:rPr>
              <w:t>Production Supervisor</w:t>
            </w:r>
          </w:p>
        </w:tc>
      </w:tr>
      <w:tr w:rsidR="00C62FA5" w:rsidRPr="00C62FA5" w14:paraId="5594F0AB" w14:textId="77777777" w:rsidTr="007D04A7">
        <w:tc>
          <w:tcPr>
            <w:tcW w:w="675" w:type="dxa"/>
            <w:hideMark/>
          </w:tcPr>
          <w:p w14:paraId="6DA93632" w14:textId="77777777" w:rsidR="00C62FA5" w:rsidRPr="00F874E5" w:rsidRDefault="00C62FA5" w:rsidP="00C62FA5">
            <w:pPr>
              <w:spacing w:line="276" w:lineRule="auto"/>
              <w:rPr>
                <w:rFonts w:asciiTheme="minorHAnsi" w:hAnsiTheme="minorHAnsi" w:cstheme="minorHAnsi"/>
                <w:b/>
                <w:bCs/>
                <w:lang w:val="en-US"/>
              </w:rPr>
            </w:pPr>
            <w:r w:rsidRPr="00F874E5">
              <w:rPr>
                <w:rFonts w:asciiTheme="minorHAnsi" w:hAnsiTheme="minorHAnsi" w:cstheme="minorHAnsi"/>
                <w:b/>
                <w:bCs/>
                <w:lang w:val="en-US"/>
              </w:rPr>
              <w:t>3</w:t>
            </w:r>
          </w:p>
        </w:tc>
        <w:tc>
          <w:tcPr>
            <w:tcW w:w="1363" w:type="dxa"/>
            <w:hideMark/>
          </w:tcPr>
          <w:p w14:paraId="0F911DF1" w14:textId="77777777" w:rsidR="00C62FA5" w:rsidRPr="00F874E5" w:rsidRDefault="00C62FA5" w:rsidP="00C62FA5">
            <w:pPr>
              <w:spacing w:line="276" w:lineRule="auto"/>
              <w:rPr>
                <w:rFonts w:asciiTheme="minorHAnsi" w:hAnsiTheme="minorHAnsi" w:cstheme="minorHAnsi"/>
                <w:b/>
                <w:bCs/>
                <w:lang w:val="en-US"/>
              </w:rPr>
            </w:pPr>
            <w:r w:rsidRPr="00F874E5">
              <w:rPr>
                <w:rFonts w:asciiTheme="minorHAnsi" w:hAnsiTheme="minorHAnsi" w:cstheme="minorHAnsi"/>
                <w:b/>
                <w:bCs/>
                <w:lang w:val="en-US"/>
              </w:rPr>
              <w:t>Expired chemicals, reagents &amp; solvents</w:t>
            </w:r>
          </w:p>
        </w:tc>
        <w:tc>
          <w:tcPr>
            <w:tcW w:w="1151" w:type="dxa"/>
            <w:hideMark/>
          </w:tcPr>
          <w:p w14:paraId="4D36711B" w14:textId="77777777" w:rsidR="00C62FA5" w:rsidRPr="00F874E5" w:rsidRDefault="00C62FA5" w:rsidP="00C62FA5">
            <w:pPr>
              <w:spacing w:line="276" w:lineRule="auto"/>
              <w:rPr>
                <w:rFonts w:asciiTheme="minorHAnsi" w:hAnsiTheme="minorHAnsi" w:cstheme="minorHAnsi"/>
                <w:lang w:val="en-US"/>
              </w:rPr>
            </w:pPr>
            <w:r w:rsidRPr="00F874E5">
              <w:rPr>
                <w:rFonts w:asciiTheme="minorHAnsi" w:hAnsiTheme="minorHAnsi" w:cstheme="minorHAnsi"/>
                <w:lang w:val="en-US"/>
              </w:rPr>
              <w:t>Hazardous Waste</w:t>
            </w:r>
          </w:p>
        </w:tc>
        <w:tc>
          <w:tcPr>
            <w:tcW w:w="1212" w:type="dxa"/>
            <w:hideMark/>
          </w:tcPr>
          <w:p w14:paraId="3C9DE862" w14:textId="77777777" w:rsidR="00C62FA5" w:rsidRPr="00F874E5" w:rsidRDefault="00C62FA5" w:rsidP="00C62FA5">
            <w:pPr>
              <w:spacing w:line="276" w:lineRule="auto"/>
              <w:rPr>
                <w:rFonts w:asciiTheme="minorHAnsi" w:hAnsiTheme="minorHAnsi" w:cstheme="minorHAnsi"/>
                <w:lang w:val="en-US"/>
              </w:rPr>
            </w:pPr>
            <w:r w:rsidRPr="00F874E5">
              <w:rPr>
                <w:rFonts w:asciiTheme="minorHAnsi" w:hAnsiTheme="minorHAnsi" w:cstheme="minorHAnsi"/>
                <w:lang w:val="en-US"/>
              </w:rPr>
              <w:t>Stored in sealed HDPE drums with hazard labels in isolated area</w:t>
            </w:r>
          </w:p>
        </w:tc>
        <w:tc>
          <w:tcPr>
            <w:tcW w:w="1448" w:type="dxa"/>
            <w:hideMark/>
          </w:tcPr>
          <w:p w14:paraId="10E8CDB3" w14:textId="77777777" w:rsidR="00C62FA5" w:rsidRPr="00F874E5" w:rsidRDefault="00C62FA5" w:rsidP="00C62FA5">
            <w:pPr>
              <w:spacing w:line="276" w:lineRule="auto"/>
              <w:rPr>
                <w:rFonts w:asciiTheme="minorHAnsi" w:hAnsiTheme="minorHAnsi" w:cstheme="minorHAnsi"/>
                <w:lang w:val="en-US"/>
              </w:rPr>
            </w:pPr>
            <w:r w:rsidRPr="00F874E5">
              <w:rPr>
                <w:rFonts w:asciiTheme="minorHAnsi" w:hAnsiTheme="minorHAnsi" w:cstheme="minorHAnsi"/>
                <w:lang w:val="en-US"/>
              </w:rPr>
              <w:t>Handled using spill kits and secondary containment</w:t>
            </w:r>
          </w:p>
        </w:tc>
        <w:tc>
          <w:tcPr>
            <w:tcW w:w="2183" w:type="dxa"/>
            <w:hideMark/>
          </w:tcPr>
          <w:p w14:paraId="4E27F430" w14:textId="2A1365D8" w:rsidR="00C62FA5" w:rsidRPr="00F874E5" w:rsidRDefault="00532EA2" w:rsidP="00C62FA5">
            <w:pPr>
              <w:spacing w:line="276" w:lineRule="auto"/>
              <w:rPr>
                <w:rFonts w:asciiTheme="minorHAnsi" w:hAnsiTheme="minorHAnsi" w:cstheme="minorHAnsi"/>
                <w:lang w:val="en-US"/>
              </w:rPr>
            </w:pPr>
            <w:r w:rsidRPr="007D04A7">
              <w:rPr>
                <w:rFonts w:asciiTheme="minorHAnsi" w:hAnsiTheme="minorHAnsi" w:cstheme="minorHAnsi"/>
                <w:lang w:val="en-US"/>
              </w:rPr>
              <w:t xml:space="preserve">Sent to ETP  plant for further treatment &amp; </w:t>
            </w:r>
            <w:r w:rsidR="00F874E5" w:rsidRPr="00F874E5">
              <w:rPr>
                <w:rFonts w:asciiTheme="minorHAnsi" w:hAnsiTheme="minorHAnsi" w:cstheme="minorHAnsi"/>
                <w:lang w:val="en-US"/>
              </w:rPr>
              <w:t>neutralization</w:t>
            </w:r>
          </w:p>
        </w:tc>
        <w:tc>
          <w:tcPr>
            <w:tcW w:w="1304" w:type="dxa"/>
            <w:hideMark/>
          </w:tcPr>
          <w:p w14:paraId="6DCFBD10" w14:textId="77777777" w:rsidR="00C62FA5" w:rsidRPr="00F874E5" w:rsidRDefault="00C62FA5" w:rsidP="00C62FA5">
            <w:pPr>
              <w:spacing w:line="276" w:lineRule="auto"/>
              <w:rPr>
                <w:rFonts w:asciiTheme="minorHAnsi" w:hAnsiTheme="minorHAnsi" w:cstheme="minorHAnsi"/>
                <w:lang w:val="en-US"/>
              </w:rPr>
            </w:pPr>
            <w:r w:rsidRPr="00F874E5">
              <w:rPr>
                <w:rFonts w:asciiTheme="minorHAnsi" w:hAnsiTheme="minorHAnsi" w:cstheme="minorHAnsi"/>
                <w:lang w:val="en-US"/>
              </w:rPr>
              <w:t>Chemical Store In-Charge</w:t>
            </w:r>
          </w:p>
        </w:tc>
      </w:tr>
      <w:tr w:rsidR="00C62FA5" w:rsidRPr="00C62FA5" w14:paraId="450063BE" w14:textId="77777777" w:rsidTr="007D04A7">
        <w:tc>
          <w:tcPr>
            <w:tcW w:w="675" w:type="dxa"/>
            <w:hideMark/>
          </w:tcPr>
          <w:p w14:paraId="4DE1B2A7" w14:textId="77777777" w:rsidR="00C62FA5" w:rsidRPr="00C62FA5" w:rsidRDefault="00C62FA5" w:rsidP="00C62FA5">
            <w:pPr>
              <w:spacing w:line="276" w:lineRule="auto"/>
              <w:rPr>
                <w:rFonts w:asciiTheme="minorHAnsi" w:hAnsiTheme="minorHAnsi" w:cstheme="minorHAnsi"/>
                <w:b/>
                <w:bCs/>
                <w:lang w:val="en-US"/>
              </w:rPr>
            </w:pPr>
            <w:r w:rsidRPr="00C62FA5">
              <w:rPr>
                <w:rFonts w:asciiTheme="minorHAnsi" w:hAnsiTheme="minorHAnsi" w:cstheme="minorHAnsi"/>
                <w:b/>
                <w:bCs/>
                <w:lang w:val="en-US"/>
              </w:rPr>
              <w:t>4</w:t>
            </w:r>
          </w:p>
        </w:tc>
        <w:tc>
          <w:tcPr>
            <w:tcW w:w="1363" w:type="dxa"/>
            <w:hideMark/>
          </w:tcPr>
          <w:p w14:paraId="668F8509" w14:textId="77777777" w:rsidR="00C62FA5" w:rsidRPr="00C62FA5" w:rsidRDefault="00C62FA5" w:rsidP="00C62FA5">
            <w:pPr>
              <w:spacing w:line="276" w:lineRule="auto"/>
              <w:rPr>
                <w:rFonts w:asciiTheme="minorHAnsi" w:hAnsiTheme="minorHAnsi" w:cstheme="minorHAnsi"/>
                <w:b/>
                <w:bCs/>
                <w:lang w:val="en-US"/>
              </w:rPr>
            </w:pPr>
            <w:r w:rsidRPr="00C62FA5">
              <w:rPr>
                <w:rFonts w:asciiTheme="minorHAnsi" w:hAnsiTheme="minorHAnsi" w:cstheme="minorHAnsi"/>
                <w:b/>
                <w:bCs/>
                <w:lang w:val="en-US"/>
              </w:rPr>
              <w:t>Used chemical drums, containers &amp; glassware</w:t>
            </w:r>
          </w:p>
        </w:tc>
        <w:tc>
          <w:tcPr>
            <w:tcW w:w="1151" w:type="dxa"/>
            <w:hideMark/>
          </w:tcPr>
          <w:p w14:paraId="2AEF9857" w14:textId="77777777" w:rsidR="00C62FA5" w:rsidRPr="00C62FA5" w:rsidRDefault="00C62FA5" w:rsidP="00C62FA5">
            <w:pPr>
              <w:spacing w:line="276" w:lineRule="auto"/>
              <w:rPr>
                <w:rFonts w:asciiTheme="minorHAnsi" w:hAnsiTheme="minorHAnsi" w:cstheme="minorHAnsi"/>
                <w:lang w:val="en-US"/>
              </w:rPr>
            </w:pPr>
            <w:r w:rsidRPr="00C62FA5">
              <w:rPr>
                <w:rFonts w:asciiTheme="minorHAnsi" w:hAnsiTheme="minorHAnsi" w:cstheme="minorHAnsi"/>
                <w:lang w:val="en-US"/>
              </w:rPr>
              <w:t>Recyclable Waste</w:t>
            </w:r>
          </w:p>
        </w:tc>
        <w:tc>
          <w:tcPr>
            <w:tcW w:w="1212" w:type="dxa"/>
            <w:hideMark/>
          </w:tcPr>
          <w:p w14:paraId="44B414ED" w14:textId="77777777" w:rsidR="00C62FA5" w:rsidRPr="00C62FA5" w:rsidRDefault="00C62FA5" w:rsidP="00C62FA5">
            <w:pPr>
              <w:spacing w:line="276" w:lineRule="auto"/>
              <w:rPr>
                <w:rFonts w:asciiTheme="minorHAnsi" w:hAnsiTheme="minorHAnsi" w:cstheme="minorHAnsi"/>
                <w:lang w:val="en-US"/>
              </w:rPr>
            </w:pPr>
            <w:r w:rsidRPr="00C62FA5">
              <w:rPr>
                <w:rFonts w:asciiTheme="minorHAnsi" w:hAnsiTheme="minorHAnsi" w:cstheme="minorHAnsi"/>
                <w:lang w:val="en-US"/>
              </w:rPr>
              <w:t>Triple-rinsed and stored in a marked area</w:t>
            </w:r>
          </w:p>
        </w:tc>
        <w:tc>
          <w:tcPr>
            <w:tcW w:w="1448" w:type="dxa"/>
            <w:hideMark/>
          </w:tcPr>
          <w:p w14:paraId="4B93A156" w14:textId="77777777" w:rsidR="00C62FA5" w:rsidRPr="00C62FA5" w:rsidRDefault="00C62FA5" w:rsidP="00C62FA5">
            <w:pPr>
              <w:spacing w:line="276" w:lineRule="auto"/>
              <w:rPr>
                <w:rFonts w:asciiTheme="minorHAnsi" w:hAnsiTheme="minorHAnsi" w:cstheme="minorHAnsi"/>
                <w:lang w:val="en-US"/>
              </w:rPr>
            </w:pPr>
            <w:r w:rsidRPr="00C62FA5">
              <w:rPr>
                <w:rFonts w:asciiTheme="minorHAnsi" w:hAnsiTheme="minorHAnsi" w:cstheme="minorHAnsi"/>
                <w:lang w:val="en-US"/>
              </w:rPr>
              <w:t>PPE use; securely stacked and labelled</w:t>
            </w:r>
          </w:p>
        </w:tc>
        <w:tc>
          <w:tcPr>
            <w:tcW w:w="2183" w:type="dxa"/>
            <w:hideMark/>
          </w:tcPr>
          <w:p w14:paraId="79A146E4" w14:textId="009D0251" w:rsidR="00C62FA5" w:rsidRPr="00C62FA5" w:rsidRDefault="00C62FA5" w:rsidP="00C62FA5">
            <w:pPr>
              <w:spacing w:line="276" w:lineRule="auto"/>
              <w:rPr>
                <w:rFonts w:asciiTheme="minorHAnsi" w:hAnsiTheme="minorHAnsi" w:cstheme="minorHAnsi"/>
                <w:lang w:val="en-US"/>
              </w:rPr>
            </w:pPr>
            <w:r w:rsidRPr="00C62FA5">
              <w:rPr>
                <w:rFonts w:asciiTheme="minorHAnsi" w:hAnsiTheme="minorHAnsi" w:cstheme="minorHAnsi"/>
                <w:lang w:val="en-US"/>
              </w:rPr>
              <w:t xml:space="preserve">Returned to suppliers </w:t>
            </w:r>
          </w:p>
        </w:tc>
        <w:tc>
          <w:tcPr>
            <w:tcW w:w="1304" w:type="dxa"/>
            <w:hideMark/>
          </w:tcPr>
          <w:p w14:paraId="3B299330" w14:textId="77777777" w:rsidR="00C62FA5" w:rsidRPr="00C62FA5" w:rsidRDefault="00C62FA5" w:rsidP="00C62FA5">
            <w:pPr>
              <w:spacing w:line="276" w:lineRule="auto"/>
              <w:rPr>
                <w:rFonts w:asciiTheme="minorHAnsi" w:hAnsiTheme="minorHAnsi" w:cstheme="minorHAnsi"/>
                <w:lang w:val="en-US"/>
              </w:rPr>
            </w:pPr>
            <w:r w:rsidRPr="00C62FA5">
              <w:rPr>
                <w:rFonts w:asciiTheme="minorHAnsi" w:hAnsiTheme="minorHAnsi" w:cstheme="minorHAnsi"/>
                <w:lang w:val="en-US"/>
              </w:rPr>
              <w:t>Chemical Store In-Charge</w:t>
            </w:r>
          </w:p>
        </w:tc>
      </w:tr>
      <w:tr w:rsidR="00C62FA5" w:rsidRPr="00C62FA5" w14:paraId="1E49150A" w14:textId="77777777" w:rsidTr="007D04A7">
        <w:tc>
          <w:tcPr>
            <w:tcW w:w="675" w:type="dxa"/>
            <w:hideMark/>
          </w:tcPr>
          <w:p w14:paraId="3AFF388E" w14:textId="77777777" w:rsidR="00C62FA5" w:rsidRPr="00F874E5" w:rsidRDefault="00C62FA5" w:rsidP="00C62FA5">
            <w:pPr>
              <w:spacing w:line="276" w:lineRule="auto"/>
              <w:rPr>
                <w:rFonts w:asciiTheme="minorHAnsi" w:hAnsiTheme="minorHAnsi" w:cstheme="minorHAnsi"/>
                <w:b/>
                <w:bCs/>
                <w:lang w:val="en-US"/>
              </w:rPr>
            </w:pPr>
            <w:r w:rsidRPr="00F874E5">
              <w:rPr>
                <w:rFonts w:asciiTheme="minorHAnsi" w:hAnsiTheme="minorHAnsi" w:cstheme="minorHAnsi"/>
                <w:b/>
                <w:bCs/>
                <w:lang w:val="en-US"/>
              </w:rPr>
              <w:t>5</w:t>
            </w:r>
          </w:p>
        </w:tc>
        <w:tc>
          <w:tcPr>
            <w:tcW w:w="1363" w:type="dxa"/>
            <w:hideMark/>
          </w:tcPr>
          <w:p w14:paraId="6C2972D4" w14:textId="1317CE33" w:rsidR="00C62FA5" w:rsidRPr="00F874E5" w:rsidRDefault="00C62FA5" w:rsidP="00C62FA5">
            <w:pPr>
              <w:spacing w:line="276" w:lineRule="auto"/>
              <w:rPr>
                <w:rFonts w:asciiTheme="minorHAnsi" w:hAnsiTheme="minorHAnsi" w:cstheme="minorHAnsi"/>
                <w:b/>
                <w:bCs/>
                <w:lang w:val="en-US"/>
              </w:rPr>
            </w:pPr>
            <w:r w:rsidRPr="00F874E5">
              <w:rPr>
                <w:rFonts w:asciiTheme="minorHAnsi" w:hAnsiTheme="minorHAnsi" w:cstheme="minorHAnsi"/>
                <w:b/>
                <w:bCs/>
                <w:lang w:val="en-US"/>
              </w:rPr>
              <w:t xml:space="preserve">Packaging materials (cartons, </w:t>
            </w:r>
            <w:r w:rsidR="009B778F" w:rsidRPr="00E82DE6">
              <w:rPr>
                <w:rFonts w:asciiTheme="minorHAnsi" w:hAnsiTheme="minorHAnsi" w:cstheme="minorHAnsi"/>
                <w:b/>
                <w:bCs/>
                <w:lang w:val="en-US"/>
              </w:rPr>
              <w:t xml:space="preserve">wooden </w:t>
            </w:r>
            <w:r w:rsidRPr="00F874E5">
              <w:rPr>
                <w:rFonts w:asciiTheme="minorHAnsi" w:hAnsiTheme="minorHAnsi" w:cstheme="minorHAnsi"/>
                <w:b/>
                <w:bCs/>
                <w:lang w:val="en-US"/>
              </w:rPr>
              <w:t>pallets)</w:t>
            </w:r>
          </w:p>
        </w:tc>
        <w:tc>
          <w:tcPr>
            <w:tcW w:w="1151" w:type="dxa"/>
            <w:hideMark/>
          </w:tcPr>
          <w:p w14:paraId="0D2727A7" w14:textId="77777777" w:rsidR="00C62FA5" w:rsidRPr="00F874E5" w:rsidRDefault="00C62FA5" w:rsidP="00C62FA5">
            <w:pPr>
              <w:spacing w:line="276" w:lineRule="auto"/>
              <w:rPr>
                <w:rFonts w:asciiTheme="minorHAnsi" w:hAnsiTheme="minorHAnsi" w:cstheme="minorHAnsi"/>
                <w:lang w:val="en-US"/>
              </w:rPr>
            </w:pPr>
            <w:r w:rsidRPr="00F874E5">
              <w:rPr>
                <w:rFonts w:asciiTheme="minorHAnsi" w:hAnsiTheme="minorHAnsi" w:cstheme="minorHAnsi"/>
                <w:lang w:val="en-US"/>
              </w:rPr>
              <w:t>Recyclable Waste</w:t>
            </w:r>
          </w:p>
        </w:tc>
        <w:tc>
          <w:tcPr>
            <w:tcW w:w="1212" w:type="dxa"/>
            <w:hideMark/>
          </w:tcPr>
          <w:p w14:paraId="3228F63B" w14:textId="76ACB87F" w:rsidR="00C62FA5" w:rsidRPr="00F874E5" w:rsidRDefault="00C62FA5" w:rsidP="00C62FA5">
            <w:pPr>
              <w:spacing w:line="276" w:lineRule="auto"/>
              <w:rPr>
                <w:rFonts w:asciiTheme="minorHAnsi" w:hAnsiTheme="minorHAnsi" w:cstheme="minorHAnsi"/>
                <w:lang w:val="en-US"/>
              </w:rPr>
            </w:pPr>
            <w:r w:rsidRPr="00F874E5">
              <w:rPr>
                <w:rFonts w:asciiTheme="minorHAnsi" w:hAnsiTheme="minorHAnsi" w:cstheme="minorHAnsi"/>
                <w:lang w:val="en-US"/>
              </w:rPr>
              <w:t xml:space="preserve">Segregated in </w:t>
            </w:r>
            <w:r w:rsidR="009B778F" w:rsidRPr="00E82DE6">
              <w:rPr>
                <w:rFonts w:asciiTheme="minorHAnsi" w:hAnsiTheme="minorHAnsi" w:cstheme="minorHAnsi"/>
                <w:lang w:val="en-US"/>
              </w:rPr>
              <w:t xml:space="preserve"> storage area</w:t>
            </w:r>
          </w:p>
        </w:tc>
        <w:tc>
          <w:tcPr>
            <w:tcW w:w="1448" w:type="dxa"/>
            <w:hideMark/>
          </w:tcPr>
          <w:p w14:paraId="687AF0A0" w14:textId="459C9D55" w:rsidR="00C62FA5" w:rsidRPr="00F874E5" w:rsidRDefault="00C62FA5" w:rsidP="00C62FA5">
            <w:pPr>
              <w:spacing w:line="276" w:lineRule="auto"/>
              <w:rPr>
                <w:rFonts w:asciiTheme="minorHAnsi" w:hAnsiTheme="minorHAnsi" w:cstheme="minorHAnsi"/>
                <w:lang w:val="en-US"/>
              </w:rPr>
            </w:pPr>
            <w:r w:rsidRPr="00F874E5">
              <w:rPr>
                <w:rFonts w:asciiTheme="minorHAnsi" w:hAnsiTheme="minorHAnsi" w:cstheme="minorHAnsi"/>
                <w:lang w:val="en-US"/>
              </w:rPr>
              <w:t>Sorted manually</w:t>
            </w:r>
          </w:p>
        </w:tc>
        <w:tc>
          <w:tcPr>
            <w:tcW w:w="2183" w:type="dxa"/>
            <w:hideMark/>
          </w:tcPr>
          <w:p w14:paraId="4F6E16FF" w14:textId="01B4AAA1" w:rsidR="00C62FA5" w:rsidRPr="00F874E5" w:rsidRDefault="00C62FA5" w:rsidP="00C62FA5">
            <w:pPr>
              <w:spacing w:line="276" w:lineRule="auto"/>
              <w:rPr>
                <w:rFonts w:asciiTheme="minorHAnsi" w:hAnsiTheme="minorHAnsi" w:cstheme="minorHAnsi"/>
                <w:lang w:val="en-US"/>
              </w:rPr>
            </w:pPr>
            <w:r w:rsidRPr="00F874E5">
              <w:rPr>
                <w:rFonts w:asciiTheme="minorHAnsi" w:hAnsiTheme="minorHAnsi" w:cstheme="minorHAnsi"/>
                <w:lang w:val="en-US"/>
              </w:rPr>
              <w:t xml:space="preserve">Sent to </w:t>
            </w:r>
            <w:r w:rsidR="009B778F" w:rsidRPr="00E82DE6">
              <w:rPr>
                <w:rFonts w:asciiTheme="minorHAnsi" w:hAnsiTheme="minorHAnsi" w:cstheme="minorHAnsi"/>
                <w:lang w:val="en-US"/>
              </w:rPr>
              <w:t xml:space="preserve">MEE area for use as fuel to Briquette/Wooden fired boilers </w:t>
            </w:r>
          </w:p>
        </w:tc>
        <w:tc>
          <w:tcPr>
            <w:tcW w:w="1304" w:type="dxa"/>
            <w:hideMark/>
          </w:tcPr>
          <w:p w14:paraId="4D750B8E" w14:textId="681D425F" w:rsidR="00C62FA5" w:rsidRPr="00F874E5" w:rsidRDefault="009B778F" w:rsidP="00C62FA5">
            <w:pPr>
              <w:spacing w:line="276" w:lineRule="auto"/>
              <w:rPr>
                <w:rFonts w:asciiTheme="minorHAnsi" w:hAnsiTheme="minorHAnsi" w:cstheme="minorHAnsi"/>
                <w:lang w:val="en-US"/>
              </w:rPr>
            </w:pPr>
            <w:r w:rsidRPr="00E82DE6">
              <w:rPr>
                <w:rFonts w:asciiTheme="minorHAnsi" w:hAnsiTheme="minorHAnsi" w:cstheme="minorHAnsi"/>
                <w:lang w:val="en-US"/>
              </w:rPr>
              <w:t>MEE in charge</w:t>
            </w:r>
          </w:p>
        </w:tc>
      </w:tr>
      <w:tr w:rsidR="00C62FA5" w:rsidRPr="00C62FA5" w14:paraId="46170FED" w14:textId="77777777" w:rsidTr="007D04A7">
        <w:tc>
          <w:tcPr>
            <w:tcW w:w="675" w:type="dxa"/>
            <w:hideMark/>
          </w:tcPr>
          <w:p w14:paraId="5E1D5437" w14:textId="77777777" w:rsidR="00C62FA5" w:rsidRPr="00F874E5" w:rsidRDefault="00C62FA5" w:rsidP="00C62FA5">
            <w:pPr>
              <w:spacing w:line="276" w:lineRule="auto"/>
              <w:rPr>
                <w:rFonts w:asciiTheme="minorHAnsi" w:hAnsiTheme="minorHAnsi" w:cstheme="minorHAnsi"/>
                <w:b/>
                <w:bCs/>
                <w:lang w:val="en-US"/>
              </w:rPr>
            </w:pPr>
            <w:r w:rsidRPr="00F874E5">
              <w:rPr>
                <w:rFonts w:asciiTheme="minorHAnsi" w:hAnsiTheme="minorHAnsi" w:cstheme="minorHAnsi"/>
                <w:b/>
                <w:bCs/>
                <w:lang w:val="en-US"/>
              </w:rPr>
              <w:t>7</w:t>
            </w:r>
          </w:p>
        </w:tc>
        <w:tc>
          <w:tcPr>
            <w:tcW w:w="1363" w:type="dxa"/>
            <w:hideMark/>
          </w:tcPr>
          <w:p w14:paraId="2634A557" w14:textId="77777777" w:rsidR="00C62FA5" w:rsidRPr="00F874E5" w:rsidRDefault="00C62FA5" w:rsidP="00C62FA5">
            <w:pPr>
              <w:spacing w:line="276" w:lineRule="auto"/>
              <w:rPr>
                <w:rFonts w:asciiTheme="minorHAnsi" w:hAnsiTheme="minorHAnsi" w:cstheme="minorHAnsi"/>
                <w:b/>
                <w:bCs/>
                <w:lang w:val="en-US"/>
              </w:rPr>
            </w:pPr>
            <w:r w:rsidRPr="00F874E5">
              <w:rPr>
                <w:rFonts w:asciiTheme="minorHAnsi" w:hAnsiTheme="minorHAnsi" w:cstheme="minorHAnsi"/>
                <w:b/>
                <w:bCs/>
                <w:lang w:val="en-US"/>
              </w:rPr>
              <w:t>Laboratory waste (non-hazardous glass, paper towels)</w:t>
            </w:r>
          </w:p>
        </w:tc>
        <w:tc>
          <w:tcPr>
            <w:tcW w:w="1151" w:type="dxa"/>
            <w:hideMark/>
          </w:tcPr>
          <w:p w14:paraId="4CB7B400" w14:textId="77777777" w:rsidR="00C62FA5" w:rsidRPr="00F874E5" w:rsidRDefault="00C62FA5" w:rsidP="00C62FA5">
            <w:pPr>
              <w:spacing w:line="276" w:lineRule="auto"/>
              <w:rPr>
                <w:rFonts w:asciiTheme="minorHAnsi" w:hAnsiTheme="minorHAnsi" w:cstheme="minorHAnsi"/>
                <w:lang w:val="en-US"/>
              </w:rPr>
            </w:pPr>
            <w:r w:rsidRPr="00F874E5">
              <w:rPr>
                <w:rFonts w:asciiTheme="minorHAnsi" w:hAnsiTheme="minorHAnsi" w:cstheme="minorHAnsi"/>
                <w:lang w:val="en-US"/>
              </w:rPr>
              <w:t>Non-Hazardous Waste</w:t>
            </w:r>
          </w:p>
        </w:tc>
        <w:tc>
          <w:tcPr>
            <w:tcW w:w="1212" w:type="dxa"/>
            <w:hideMark/>
          </w:tcPr>
          <w:p w14:paraId="3E814316" w14:textId="77777777" w:rsidR="00C62FA5" w:rsidRPr="00F874E5" w:rsidRDefault="00C62FA5" w:rsidP="00C62FA5">
            <w:pPr>
              <w:spacing w:line="276" w:lineRule="auto"/>
              <w:rPr>
                <w:rFonts w:asciiTheme="minorHAnsi" w:hAnsiTheme="minorHAnsi" w:cstheme="minorHAnsi"/>
                <w:lang w:val="en-US"/>
              </w:rPr>
            </w:pPr>
            <w:r w:rsidRPr="00F874E5">
              <w:rPr>
                <w:rFonts w:asciiTheme="minorHAnsi" w:hAnsiTheme="minorHAnsi" w:cstheme="minorHAnsi"/>
                <w:lang w:val="en-US"/>
              </w:rPr>
              <w:t>Stored in labelled bins</w:t>
            </w:r>
          </w:p>
        </w:tc>
        <w:tc>
          <w:tcPr>
            <w:tcW w:w="1448" w:type="dxa"/>
            <w:hideMark/>
          </w:tcPr>
          <w:p w14:paraId="7FF769B9" w14:textId="77777777" w:rsidR="00C62FA5" w:rsidRPr="00F874E5" w:rsidRDefault="00C62FA5" w:rsidP="00C62FA5">
            <w:pPr>
              <w:spacing w:line="276" w:lineRule="auto"/>
              <w:rPr>
                <w:rFonts w:asciiTheme="minorHAnsi" w:hAnsiTheme="minorHAnsi" w:cstheme="minorHAnsi"/>
                <w:lang w:val="en-US"/>
              </w:rPr>
            </w:pPr>
            <w:r w:rsidRPr="00F874E5">
              <w:rPr>
                <w:rFonts w:asciiTheme="minorHAnsi" w:hAnsiTheme="minorHAnsi" w:cstheme="minorHAnsi"/>
                <w:lang w:val="en-US"/>
              </w:rPr>
              <w:t>Collected by trained lab assistants</w:t>
            </w:r>
          </w:p>
        </w:tc>
        <w:tc>
          <w:tcPr>
            <w:tcW w:w="2183" w:type="dxa"/>
            <w:hideMark/>
          </w:tcPr>
          <w:p w14:paraId="519FCA07" w14:textId="77777777" w:rsidR="00C62FA5" w:rsidRPr="00F874E5" w:rsidRDefault="00C62FA5" w:rsidP="00C62FA5">
            <w:pPr>
              <w:spacing w:line="276" w:lineRule="auto"/>
              <w:rPr>
                <w:rFonts w:asciiTheme="minorHAnsi" w:hAnsiTheme="minorHAnsi" w:cstheme="minorHAnsi"/>
                <w:lang w:val="en-US"/>
              </w:rPr>
            </w:pPr>
            <w:r w:rsidRPr="00F874E5">
              <w:rPr>
                <w:rFonts w:asciiTheme="minorHAnsi" w:hAnsiTheme="minorHAnsi" w:cstheme="minorHAnsi"/>
                <w:lang w:val="en-US"/>
              </w:rPr>
              <w:t>Sent to municipal disposal system</w:t>
            </w:r>
          </w:p>
        </w:tc>
        <w:tc>
          <w:tcPr>
            <w:tcW w:w="1304" w:type="dxa"/>
            <w:hideMark/>
          </w:tcPr>
          <w:p w14:paraId="7A165711" w14:textId="77777777" w:rsidR="00C62FA5" w:rsidRPr="00F874E5" w:rsidRDefault="00C62FA5" w:rsidP="00C62FA5">
            <w:pPr>
              <w:spacing w:line="276" w:lineRule="auto"/>
              <w:rPr>
                <w:rFonts w:asciiTheme="minorHAnsi" w:hAnsiTheme="minorHAnsi" w:cstheme="minorHAnsi"/>
                <w:lang w:val="en-US"/>
              </w:rPr>
            </w:pPr>
            <w:r w:rsidRPr="00F874E5">
              <w:rPr>
                <w:rFonts w:asciiTheme="minorHAnsi" w:hAnsiTheme="minorHAnsi" w:cstheme="minorHAnsi"/>
                <w:lang w:val="en-US"/>
              </w:rPr>
              <w:t>Lab In-Charge</w:t>
            </w:r>
          </w:p>
        </w:tc>
      </w:tr>
      <w:tr w:rsidR="00C62FA5" w:rsidRPr="00C62FA5" w14:paraId="288B2E29" w14:textId="77777777" w:rsidTr="007D04A7">
        <w:tc>
          <w:tcPr>
            <w:tcW w:w="675" w:type="dxa"/>
            <w:hideMark/>
          </w:tcPr>
          <w:p w14:paraId="48DF7224" w14:textId="1BE70D41" w:rsidR="00C62FA5" w:rsidRPr="00F874E5" w:rsidRDefault="00872391" w:rsidP="00C62FA5">
            <w:pPr>
              <w:spacing w:line="276" w:lineRule="auto"/>
              <w:rPr>
                <w:rFonts w:asciiTheme="minorHAnsi" w:hAnsiTheme="minorHAnsi" w:cstheme="minorHAnsi"/>
                <w:b/>
                <w:bCs/>
                <w:lang w:val="en-US"/>
              </w:rPr>
            </w:pPr>
            <w:r>
              <w:rPr>
                <w:rFonts w:asciiTheme="minorHAnsi" w:hAnsiTheme="minorHAnsi" w:cstheme="minorHAnsi"/>
                <w:b/>
                <w:bCs/>
                <w:lang w:val="en-US"/>
              </w:rPr>
              <w:t>8</w:t>
            </w:r>
          </w:p>
        </w:tc>
        <w:tc>
          <w:tcPr>
            <w:tcW w:w="1363" w:type="dxa"/>
            <w:hideMark/>
          </w:tcPr>
          <w:p w14:paraId="3F2AA47F" w14:textId="77777777" w:rsidR="00C62FA5" w:rsidRPr="00F874E5" w:rsidRDefault="00C62FA5" w:rsidP="00C62FA5">
            <w:pPr>
              <w:spacing w:line="276" w:lineRule="auto"/>
              <w:rPr>
                <w:rFonts w:asciiTheme="minorHAnsi" w:hAnsiTheme="minorHAnsi" w:cstheme="minorHAnsi"/>
                <w:b/>
                <w:bCs/>
                <w:lang w:val="en-US"/>
              </w:rPr>
            </w:pPr>
            <w:r w:rsidRPr="00F874E5">
              <w:rPr>
                <w:rFonts w:asciiTheme="minorHAnsi" w:hAnsiTheme="minorHAnsi" w:cstheme="minorHAnsi"/>
                <w:b/>
                <w:bCs/>
                <w:lang w:val="en-US"/>
              </w:rPr>
              <w:t xml:space="preserve">General office waste </w:t>
            </w:r>
            <w:r w:rsidRPr="00F874E5">
              <w:rPr>
                <w:rFonts w:asciiTheme="minorHAnsi" w:hAnsiTheme="minorHAnsi" w:cstheme="minorHAnsi"/>
                <w:b/>
                <w:bCs/>
                <w:lang w:val="en-US"/>
              </w:rPr>
              <w:lastRenderedPageBreak/>
              <w:t>(paper, stationery, packaging)</w:t>
            </w:r>
          </w:p>
        </w:tc>
        <w:tc>
          <w:tcPr>
            <w:tcW w:w="1151" w:type="dxa"/>
            <w:hideMark/>
          </w:tcPr>
          <w:p w14:paraId="61F578AC" w14:textId="77777777" w:rsidR="00C62FA5" w:rsidRPr="00F874E5" w:rsidRDefault="00C62FA5" w:rsidP="00C62FA5">
            <w:pPr>
              <w:spacing w:line="276" w:lineRule="auto"/>
              <w:rPr>
                <w:rFonts w:asciiTheme="minorHAnsi" w:hAnsiTheme="minorHAnsi" w:cstheme="minorHAnsi"/>
                <w:lang w:val="en-US"/>
              </w:rPr>
            </w:pPr>
            <w:r w:rsidRPr="00F874E5">
              <w:rPr>
                <w:rFonts w:asciiTheme="minorHAnsi" w:hAnsiTheme="minorHAnsi" w:cstheme="minorHAnsi"/>
                <w:lang w:val="en-US"/>
              </w:rPr>
              <w:lastRenderedPageBreak/>
              <w:t>General Waste</w:t>
            </w:r>
          </w:p>
        </w:tc>
        <w:tc>
          <w:tcPr>
            <w:tcW w:w="1212" w:type="dxa"/>
            <w:hideMark/>
          </w:tcPr>
          <w:p w14:paraId="212344D7" w14:textId="77777777" w:rsidR="00C62FA5" w:rsidRPr="00F874E5" w:rsidRDefault="00C62FA5" w:rsidP="00C62FA5">
            <w:pPr>
              <w:spacing w:line="276" w:lineRule="auto"/>
              <w:rPr>
                <w:rFonts w:asciiTheme="minorHAnsi" w:hAnsiTheme="minorHAnsi" w:cstheme="minorHAnsi"/>
                <w:lang w:val="en-US"/>
              </w:rPr>
            </w:pPr>
            <w:r w:rsidRPr="00F874E5">
              <w:rPr>
                <w:rFonts w:asciiTheme="minorHAnsi" w:hAnsiTheme="minorHAnsi" w:cstheme="minorHAnsi"/>
                <w:lang w:val="en-US"/>
              </w:rPr>
              <w:t>Standard office bins</w:t>
            </w:r>
          </w:p>
        </w:tc>
        <w:tc>
          <w:tcPr>
            <w:tcW w:w="1448" w:type="dxa"/>
            <w:hideMark/>
          </w:tcPr>
          <w:p w14:paraId="6114A43A" w14:textId="77777777" w:rsidR="00C62FA5" w:rsidRPr="00F874E5" w:rsidRDefault="00C62FA5" w:rsidP="00C62FA5">
            <w:pPr>
              <w:spacing w:line="276" w:lineRule="auto"/>
              <w:rPr>
                <w:rFonts w:asciiTheme="minorHAnsi" w:hAnsiTheme="minorHAnsi" w:cstheme="minorHAnsi"/>
                <w:lang w:val="en-US"/>
              </w:rPr>
            </w:pPr>
            <w:r w:rsidRPr="00F874E5">
              <w:rPr>
                <w:rFonts w:asciiTheme="minorHAnsi" w:hAnsiTheme="minorHAnsi" w:cstheme="minorHAnsi"/>
                <w:lang w:val="en-US"/>
              </w:rPr>
              <w:t>Collected by housekeeping staff</w:t>
            </w:r>
          </w:p>
        </w:tc>
        <w:tc>
          <w:tcPr>
            <w:tcW w:w="2183" w:type="dxa"/>
            <w:hideMark/>
          </w:tcPr>
          <w:p w14:paraId="7986A90E" w14:textId="3128632C" w:rsidR="00C62FA5" w:rsidRPr="007D04A7" w:rsidRDefault="00C62FA5" w:rsidP="00C62FA5">
            <w:pPr>
              <w:spacing w:line="276" w:lineRule="auto"/>
              <w:rPr>
                <w:rFonts w:asciiTheme="minorHAnsi" w:hAnsiTheme="minorHAnsi" w:cstheme="minorHAnsi"/>
                <w:lang w:val="en-US"/>
              </w:rPr>
            </w:pPr>
          </w:p>
          <w:p w14:paraId="6FED20C8" w14:textId="245F78AF" w:rsidR="009B778F" w:rsidRPr="00F874E5" w:rsidRDefault="009B778F" w:rsidP="00C62FA5">
            <w:pPr>
              <w:spacing w:line="276" w:lineRule="auto"/>
              <w:rPr>
                <w:rFonts w:asciiTheme="minorHAnsi" w:hAnsiTheme="minorHAnsi" w:cstheme="minorHAnsi"/>
                <w:lang w:val="en-US"/>
              </w:rPr>
            </w:pPr>
            <w:r w:rsidRPr="007D04A7">
              <w:rPr>
                <w:rFonts w:asciiTheme="minorHAnsi" w:hAnsiTheme="minorHAnsi" w:cstheme="minorHAnsi"/>
                <w:lang w:val="en-US"/>
              </w:rPr>
              <w:t xml:space="preserve">Shredded in inhouse shredding </w:t>
            </w:r>
            <w:r w:rsidRPr="007D04A7">
              <w:rPr>
                <w:rFonts w:asciiTheme="minorHAnsi" w:hAnsiTheme="minorHAnsi" w:cstheme="minorHAnsi"/>
                <w:lang w:val="en-US"/>
              </w:rPr>
              <w:lastRenderedPageBreak/>
              <w:t>machine and then using it as filled in packing</w:t>
            </w:r>
          </w:p>
        </w:tc>
        <w:tc>
          <w:tcPr>
            <w:tcW w:w="1304" w:type="dxa"/>
            <w:hideMark/>
          </w:tcPr>
          <w:p w14:paraId="770F7F15" w14:textId="77777777" w:rsidR="00C62FA5" w:rsidRPr="00F874E5" w:rsidRDefault="00C62FA5" w:rsidP="00C62FA5">
            <w:pPr>
              <w:spacing w:line="276" w:lineRule="auto"/>
              <w:rPr>
                <w:rFonts w:asciiTheme="minorHAnsi" w:hAnsiTheme="minorHAnsi" w:cstheme="minorHAnsi"/>
                <w:lang w:val="en-US"/>
              </w:rPr>
            </w:pPr>
            <w:r w:rsidRPr="00F874E5">
              <w:rPr>
                <w:rFonts w:asciiTheme="minorHAnsi" w:hAnsiTheme="minorHAnsi" w:cstheme="minorHAnsi"/>
                <w:lang w:val="en-US"/>
              </w:rPr>
              <w:lastRenderedPageBreak/>
              <w:t>Admin Officer</w:t>
            </w:r>
          </w:p>
        </w:tc>
      </w:tr>
    </w:tbl>
    <w:p w14:paraId="4D190C75" w14:textId="77777777" w:rsidR="00C62FA5" w:rsidRDefault="00C62FA5" w:rsidP="00F4038F">
      <w:pPr>
        <w:spacing w:line="276" w:lineRule="auto"/>
        <w:rPr>
          <w:rFonts w:asciiTheme="minorHAnsi" w:hAnsiTheme="minorHAnsi" w:cstheme="minorHAnsi"/>
          <w:b/>
          <w:bCs/>
        </w:rPr>
      </w:pPr>
    </w:p>
    <w:p w14:paraId="46079C0D" w14:textId="77777777" w:rsidR="00C62FA5" w:rsidRPr="00C62FA5" w:rsidRDefault="00C62FA5" w:rsidP="00C62FA5">
      <w:pPr>
        <w:pStyle w:val="ListParagraph"/>
        <w:numPr>
          <w:ilvl w:val="0"/>
          <w:numId w:val="2"/>
        </w:numPr>
        <w:spacing w:line="276" w:lineRule="auto"/>
        <w:jc w:val="both"/>
        <w:rPr>
          <w:rFonts w:asciiTheme="minorHAnsi" w:hAnsiTheme="minorHAnsi" w:cstheme="minorHAnsi"/>
          <w:lang w:val="en-US"/>
        </w:rPr>
      </w:pPr>
      <w:r w:rsidRPr="00C62FA5">
        <w:rPr>
          <w:rFonts w:asciiTheme="minorHAnsi" w:hAnsiTheme="minorHAnsi" w:cstheme="minorHAnsi"/>
          <w:lang w:val="en-US"/>
        </w:rPr>
        <w:t>A centralized Waste Stream Register is maintained at the facility, overseen by the EHS Officer in coordination with respective department heads.</w:t>
      </w:r>
    </w:p>
    <w:p w14:paraId="2CFA65FB" w14:textId="77777777" w:rsidR="00C62FA5" w:rsidRPr="00C62FA5" w:rsidRDefault="00C62FA5" w:rsidP="00C62FA5">
      <w:pPr>
        <w:pStyle w:val="ListParagraph"/>
        <w:numPr>
          <w:ilvl w:val="0"/>
          <w:numId w:val="2"/>
        </w:numPr>
        <w:spacing w:line="276" w:lineRule="auto"/>
        <w:jc w:val="both"/>
        <w:rPr>
          <w:rFonts w:asciiTheme="minorHAnsi" w:hAnsiTheme="minorHAnsi" w:cstheme="minorHAnsi"/>
          <w:lang w:val="en-US"/>
        </w:rPr>
      </w:pPr>
      <w:r w:rsidRPr="00C62FA5">
        <w:rPr>
          <w:rFonts w:asciiTheme="minorHAnsi" w:hAnsiTheme="minorHAnsi" w:cstheme="minorHAnsi"/>
          <w:lang w:val="en-US"/>
        </w:rPr>
        <w:t>The register captures the following details:</w:t>
      </w:r>
    </w:p>
    <w:p w14:paraId="1D271E0F" w14:textId="1F9488EE" w:rsidR="00C62FA5" w:rsidRPr="00C62FA5" w:rsidRDefault="00C62FA5" w:rsidP="00C62FA5">
      <w:pPr>
        <w:pStyle w:val="ListParagraph"/>
        <w:numPr>
          <w:ilvl w:val="1"/>
          <w:numId w:val="2"/>
        </w:numPr>
        <w:spacing w:line="276" w:lineRule="auto"/>
        <w:jc w:val="both"/>
        <w:rPr>
          <w:rFonts w:asciiTheme="minorHAnsi" w:hAnsiTheme="minorHAnsi" w:cstheme="minorHAnsi"/>
          <w:lang w:val="en-US"/>
        </w:rPr>
      </w:pPr>
      <w:r w:rsidRPr="00C62FA5">
        <w:rPr>
          <w:rFonts w:asciiTheme="minorHAnsi" w:hAnsiTheme="minorHAnsi" w:cstheme="minorHAnsi"/>
          <w:lang w:val="en-US"/>
        </w:rPr>
        <w:t xml:space="preserve">Source of generation (e.g., refining unit, laboratory, </w:t>
      </w:r>
      <w:r w:rsidR="00563C85">
        <w:rPr>
          <w:rFonts w:asciiTheme="minorHAnsi" w:hAnsiTheme="minorHAnsi" w:cstheme="minorHAnsi"/>
          <w:lang w:val="en-US"/>
        </w:rPr>
        <w:t>MEE Plant</w:t>
      </w:r>
      <w:r w:rsidRPr="00C62FA5">
        <w:rPr>
          <w:rFonts w:asciiTheme="minorHAnsi" w:hAnsiTheme="minorHAnsi" w:cstheme="minorHAnsi"/>
          <w:lang w:val="en-US"/>
        </w:rPr>
        <w:t>, warehouse, administration)</w:t>
      </w:r>
    </w:p>
    <w:p w14:paraId="00B8F10E" w14:textId="77777777" w:rsidR="00C62FA5" w:rsidRPr="00C62FA5" w:rsidRDefault="00C62FA5" w:rsidP="00C62FA5">
      <w:pPr>
        <w:pStyle w:val="ListParagraph"/>
        <w:numPr>
          <w:ilvl w:val="1"/>
          <w:numId w:val="2"/>
        </w:numPr>
        <w:spacing w:line="276" w:lineRule="auto"/>
        <w:jc w:val="both"/>
        <w:rPr>
          <w:rFonts w:asciiTheme="minorHAnsi" w:hAnsiTheme="minorHAnsi" w:cstheme="minorHAnsi"/>
          <w:lang w:val="en-US"/>
        </w:rPr>
      </w:pPr>
      <w:r w:rsidRPr="00C62FA5">
        <w:rPr>
          <w:rFonts w:asciiTheme="minorHAnsi" w:hAnsiTheme="minorHAnsi" w:cstheme="minorHAnsi"/>
          <w:lang w:val="en-US"/>
        </w:rPr>
        <w:t>Waste type and classification (hazardous, recyclable, precious metal-bearing, organic, etc.)</w:t>
      </w:r>
    </w:p>
    <w:p w14:paraId="52046420" w14:textId="77777777" w:rsidR="00C62FA5" w:rsidRPr="00C62FA5" w:rsidRDefault="00C62FA5" w:rsidP="00C62FA5">
      <w:pPr>
        <w:pStyle w:val="ListParagraph"/>
        <w:numPr>
          <w:ilvl w:val="1"/>
          <w:numId w:val="2"/>
        </w:numPr>
        <w:spacing w:line="276" w:lineRule="auto"/>
        <w:jc w:val="both"/>
        <w:rPr>
          <w:rFonts w:asciiTheme="minorHAnsi" w:hAnsiTheme="minorHAnsi" w:cstheme="minorHAnsi"/>
          <w:lang w:val="en-US"/>
        </w:rPr>
      </w:pPr>
      <w:r w:rsidRPr="00C62FA5">
        <w:rPr>
          <w:rFonts w:asciiTheme="minorHAnsi" w:hAnsiTheme="minorHAnsi" w:cstheme="minorHAnsi"/>
          <w:lang w:val="en-US"/>
        </w:rPr>
        <w:t>Estimated and actual volumes generated (monthly/quarterly basis)</w:t>
      </w:r>
    </w:p>
    <w:p w14:paraId="0D8208C1" w14:textId="77777777" w:rsidR="00C62FA5" w:rsidRPr="00C62FA5" w:rsidRDefault="00C62FA5" w:rsidP="00C62FA5">
      <w:pPr>
        <w:pStyle w:val="ListParagraph"/>
        <w:numPr>
          <w:ilvl w:val="1"/>
          <w:numId w:val="2"/>
        </w:numPr>
        <w:spacing w:line="276" w:lineRule="auto"/>
        <w:jc w:val="both"/>
        <w:rPr>
          <w:rFonts w:asciiTheme="minorHAnsi" w:hAnsiTheme="minorHAnsi" w:cstheme="minorHAnsi"/>
          <w:lang w:val="en-US"/>
        </w:rPr>
      </w:pPr>
      <w:r w:rsidRPr="00C62FA5">
        <w:rPr>
          <w:rFonts w:asciiTheme="minorHAnsi" w:hAnsiTheme="minorHAnsi" w:cstheme="minorHAnsi"/>
          <w:lang w:val="en-US"/>
        </w:rPr>
        <w:t>Storage, handling, and disposal methods adopted</w:t>
      </w:r>
    </w:p>
    <w:p w14:paraId="50968CFC" w14:textId="77777777" w:rsidR="00C62FA5" w:rsidRPr="00C62FA5" w:rsidRDefault="00C62FA5" w:rsidP="00C62FA5">
      <w:pPr>
        <w:pStyle w:val="ListParagraph"/>
        <w:numPr>
          <w:ilvl w:val="1"/>
          <w:numId w:val="2"/>
        </w:numPr>
        <w:spacing w:line="276" w:lineRule="auto"/>
        <w:jc w:val="both"/>
        <w:rPr>
          <w:rFonts w:asciiTheme="minorHAnsi" w:hAnsiTheme="minorHAnsi" w:cstheme="minorHAnsi"/>
          <w:lang w:val="en-US"/>
        </w:rPr>
      </w:pPr>
      <w:r w:rsidRPr="00C62FA5">
        <w:rPr>
          <w:rFonts w:asciiTheme="minorHAnsi" w:hAnsiTheme="minorHAnsi" w:cstheme="minorHAnsi"/>
          <w:lang w:val="en-US"/>
        </w:rPr>
        <w:t>Details of authorized vendors, including validity of certifications and transporter information</w:t>
      </w:r>
    </w:p>
    <w:p w14:paraId="3AAB7437" w14:textId="77777777" w:rsidR="00C62FA5" w:rsidRPr="00C62FA5" w:rsidRDefault="00C62FA5" w:rsidP="00C62FA5">
      <w:pPr>
        <w:pStyle w:val="ListParagraph"/>
        <w:numPr>
          <w:ilvl w:val="0"/>
          <w:numId w:val="2"/>
        </w:numPr>
        <w:spacing w:line="276" w:lineRule="auto"/>
        <w:jc w:val="both"/>
        <w:rPr>
          <w:rFonts w:asciiTheme="minorHAnsi" w:hAnsiTheme="minorHAnsi" w:cstheme="minorHAnsi"/>
          <w:lang w:val="en-US"/>
        </w:rPr>
      </w:pPr>
      <w:r w:rsidRPr="00C62FA5">
        <w:rPr>
          <w:rFonts w:asciiTheme="minorHAnsi" w:hAnsiTheme="minorHAnsi" w:cstheme="minorHAnsi"/>
          <w:lang w:val="en-US"/>
        </w:rPr>
        <w:t>Vendor due diligence is conducted annually to confirm valid authorization with the State Pollution Control Board (SPCB) or Central Pollution Control Board (CPCB).</w:t>
      </w:r>
    </w:p>
    <w:p w14:paraId="5E96458F" w14:textId="77777777" w:rsidR="00C62FA5" w:rsidRPr="00C62FA5" w:rsidRDefault="00C62FA5" w:rsidP="00C62FA5">
      <w:pPr>
        <w:pStyle w:val="ListParagraph"/>
        <w:numPr>
          <w:ilvl w:val="0"/>
          <w:numId w:val="2"/>
        </w:numPr>
        <w:spacing w:line="276" w:lineRule="auto"/>
        <w:jc w:val="both"/>
        <w:rPr>
          <w:rFonts w:asciiTheme="minorHAnsi" w:hAnsiTheme="minorHAnsi" w:cstheme="minorHAnsi"/>
          <w:lang w:val="en-US"/>
        </w:rPr>
      </w:pPr>
      <w:r w:rsidRPr="00C62FA5">
        <w:rPr>
          <w:rFonts w:asciiTheme="minorHAnsi" w:hAnsiTheme="minorHAnsi" w:cstheme="minorHAnsi"/>
          <w:lang w:val="en-US"/>
        </w:rPr>
        <w:t>All waste records (registers, manifests, disposal certificates, recovery logs, and volume reports) are archived for a minimum of five years, ensuring availability for internal audits, sustainability reporting, and compliance inspections.</w:t>
      </w:r>
    </w:p>
    <w:p w14:paraId="45F76826" w14:textId="77777777" w:rsidR="00C62FA5" w:rsidRPr="00C62FA5" w:rsidRDefault="00C62FA5" w:rsidP="00C62FA5">
      <w:pPr>
        <w:pStyle w:val="ListParagraph"/>
        <w:numPr>
          <w:ilvl w:val="0"/>
          <w:numId w:val="2"/>
        </w:numPr>
        <w:spacing w:line="276" w:lineRule="auto"/>
        <w:jc w:val="both"/>
        <w:rPr>
          <w:rFonts w:asciiTheme="minorHAnsi" w:hAnsiTheme="minorHAnsi" w:cstheme="minorHAnsi"/>
          <w:lang w:val="en-US"/>
        </w:rPr>
      </w:pPr>
      <w:r w:rsidRPr="00C62FA5">
        <w:rPr>
          <w:rFonts w:asciiTheme="minorHAnsi" w:hAnsiTheme="minorHAnsi" w:cstheme="minorHAnsi"/>
          <w:lang w:val="en-US"/>
        </w:rPr>
        <w:t>Waste segregation is carried out at the source using color-coded bins as per CPCB guidelines, with special provisions for precious metal-bearing residues to ensure traceability.</w:t>
      </w:r>
    </w:p>
    <w:p w14:paraId="7DA2EB99" w14:textId="5928A277" w:rsidR="002423D1" w:rsidRPr="00922387" w:rsidRDefault="00C62FA5" w:rsidP="00F4038F">
      <w:pPr>
        <w:pStyle w:val="ListParagraph"/>
        <w:numPr>
          <w:ilvl w:val="0"/>
          <w:numId w:val="2"/>
        </w:numPr>
        <w:spacing w:line="276" w:lineRule="auto"/>
        <w:jc w:val="both"/>
        <w:rPr>
          <w:rFonts w:asciiTheme="minorHAnsi" w:hAnsiTheme="minorHAnsi" w:cstheme="minorHAnsi"/>
          <w:lang w:val="en-US"/>
        </w:rPr>
      </w:pPr>
      <w:r w:rsidRPr="00C62FA5">
        <w:rPr>
          <w:rFonts w:asciiTheme="minorHAnsi" w:hAnsiTheme="minorHAnsi" w:cstheme="minorHAnsi"/>
          <w:lang w:val="en-US"/>
        </w:rPr>
        <w:t>Training programs on waste identification, handling, and regulatory compliance are conducted annually for all relevant employees and contractors.</w:t>
      </w:r>
    </w:p>
    <w:p w14:paraId="10235B93" w14:textId="2F35667B" w:rsidR="002423D1" w:rsidRPr="004362CF" w:rsidRDefault="002423D1" w:rsidP="00F4038F">
      <w:pPr>
        <w:spacing w:line="276" w:lineRule="auto"/>
        <w:rPr>
          <w:rFonts w:asciiTheme="minorHAnsi" w:hAnsiTheme="minorHAnsi" w:cstheme="minorHAnsi"/>
          <w:lang w:val="en-US"/>
        </w:rPr>
      </w:pPr>
    </w:p>
    <w:p w14:paraId="19F70AE2" w14:textId="77777777" w:rsidR="00BC3567" w:rsidRPr="00C80C8E" w:rsidRDefault="00BC3567" w:rsidP="00C80C8E">
      <w:pPr>
        <w:pStyle w:val="ListParagraph"/>
        <w:numPr>
          <w:ilvl w:val="0"/>
          <w:numId w:val="3"/>
        </w:numPr>
        <w:spacing w:line="276" w:lineRule="auto"/>
        <w:rPr>
          <w:rFonts w:asciiTheme="minorHAnsi" w:hAnsiTheme="minorHAnsi" w:cstheme="minorHAnsi"/>
          <w:b/>
          <w:bCs/>
          <w:lang w:val="en-US"/>
        </w:rPr>
      </w:pPr>
      <w:r w:rsidRPr="00C80C8E">
        <w:rPr>
          <w:rFonts w:asciiTheme="minorHAnsi" w:hAnsiTheme="minorHAnsi" w:cstheme="minorHAnsi"/>
          <w:b/>
          <w:bCs/>
          <w:lang w:val="en-US"/>
        </w:rPr>
        <w:t xml:space="preserve">Waste Segregation </w:t>
      </w:r>
    </w:p>
    <w:p w14:paraId="35694FD4" w14:textId="77777777" w:rsidR="00BC3567" w:rsidRPr="004362CF" w:rsidRDefault="00BC3567" w:rsidP="00BC3567">
      <w:pPr>
        <w:spacing w:line="276" w:lineRule="auto"/>
        <w:rPr>
          <w:rFonts w:asciiTheme="minorHAnsi" w:hAnsiTheme="minorHAnsi" w:cstheme="minorHAnsi"/>
          <w:b/>
          <w:bCs/>
        </w:rPr>
      </w:pPr>
    </w:p>
    <w:p w14:paraId="242835AF" w14:textId="77777777" w:rsidR="00BC3567" w:rsidRPr="004362CF" w:rsidRDefault="00BC3567" w:rsidP="00BC3567">
      <w:pPr>
        <w:pStyle w:val="ListParagraph"/>
        <w:numPr>
          <w:ilvl w:val="1"/>
          <w:numId w:val="3"/>
        </w:numPr>
        <w:spacing w:line="276" w:lineRule="auto"/>
        <w:rPr>
          <w:rFonts w:asciiTheme="minorHAnsi" w:hAnsiTheme="minorHAnsi" w:cstheme="minorHAnsi"/>
          <w:b/>
          <w:bCs/>
          <w:lang w:val="en-US"/>
        </w:rPr>
      </w:pPr>
      <w:r w:rsidRPr="004362CF">
        <w:rPr>
          <w:rFonts w:asciiTheme="minorHAnsi" w:hAnsiTheme="minorHAnsi" w:cstheme="minorHAnsi"/>
          <w:b/>
          <w:bCs/>
          <w:lang w:val="en-US"/>
        </w:rPr>
        <w:t>Segregation as per Waste Types</w:t>
      </w:r>
    </w:p>
    <w:p w14:paraId="35A040DC" w14:textId="6685C3BA" w:rsidR="00BC3567" w:rsidRDefault="00C62FA5" w:rsidP="00BC3567">
      <w:pPr>
        <w:spacing w:line="276" w:lineRule="auto"/>
        <w:jc w:val="both"/>
        <w:rPr>
          <w:rFonts w:asciiTheme="minorHAnsi" w:hAnsiTheme="minorHAnsi" w:cstheme="minorHAnsi"/>
          <w:lang w:val="en-US"/>
        </w:rPr>
      </w:pPr>
      <w:r w:rsidRPr="00C62FA5">
        <w:rPr>
          <w:rFonts w:asciiTheme="minorHAnsi" w:hAnsiTheme="minorHAnsi" w:cstheme="minorHAnsi"/>
        </w:rPr>
        <w:t xml:space="preserve">Waste generated at Choksi Heraeus Private Limited is systematically categorized and segregated at the source to prevent cross-contamination, ensure traceability of precious metal-bearing residues, and maintain compliance with national environmental regulations. Clearly </w:t>
      </w:r>
      <w:r w:rsidR="009B778F" w:rsidRPr="00C62FA5">
        <w:rPr>
          <w:rFonts w:asciiTheme="minorHAnsi" w:hAnsiTheme="minorHAnsi" w:cstheme="minorHAnsi"/>
        </w:rPr>
        <w:t>labelled</w:t>
      </w:r>
      <w:r w:rsidRPr="00C62FA5">
        <w:rPr>
          <w:rFonts w:asciiTheme="minorHAnsi" w:hAnsiTheme="minorHAnsi" w:cstheme="minorHAnsi"/>
        </w:rPr>
        <w:t>, color-coded bins and secure storage containers are used across the facility, and all employees receive training in proper waste identification, segregation, and handling procedures.</w:t>
      </w:r>
    </w:p>
    <w:p w14:paraId="0A3A67FF" w14:textId="77777777" w:rsidR="00F87C79" w:rsidRPr="004362CF" w:rsidRDefault="00F87C79" w:rsidP="00BC3567">
      <w:pPr>
        <w:spacing w:line="276" w:lineRule="auto"/>
        <w:jc w:val="both"/>
        <w:rPr>
          <w:rFonts w:asciiTheme="minorHAnsi" w:hAnsiTheme="minorHAnsi" w:cstheme="minorHAnsi"/>
          <w:lang w:val="en-US"/>
        </w:rPr>
      </w:pPr>
    </w:p>
    <w:tbl>
      <w:tblPr>
        <w:tblStyle w:val="TableGrid"/>
        <w:tblW w:w="0" w:type="auto"/>
        <w:tblLook w:val="04A0" w:firstRow="1" w:lastRow="0" w:firstColumn="1" w:lastColumn="0" w:noHBand="0" w:noVBand="1"/>
      </w:tblPr>
      <w:tblGrid>
        <w:gridCol w:w="1641"/>
        <w:gridCol w:w="2999"/>
        <w:gridCol w:w="3091"/>
        <w:gridCol w:w="1379"/>
      </w:tblGrid>
      <w:tr w:rsidR="00C62FA5" w:rsidRPr="00C62FA5" w14:paraId="441AA305" w14:textId="77777777" w:rsidTr="00C62FA5">
        <w:tc>
          <w:tcPr>
            <w:tcW w:w="0" w:type="auto"/>
            <w:hideMark/>
          </w:tcPr>
          <w:p w14:paraId="3B71B4A1" w14:textId="77777777" w:rsidR="00C62FA5" w:rsidRPr="00C62FA5" w:rsidRDefault="00C62FA5" w:rsidP="00C62FA5">
            <w:pPr>
              <w:spacing w:line="276" w:lineRule="auto"/>
              <w:rPr>
                <w:rFonts w:asciiTheme="minorHAnsi" w:hAnsiTheme="minorHAnsi" w:cstheme="minorHAnsi"/>
                <w:b/>
                <w:bCs/>
                <w:lang w:val="en-US"/>
              </w:rPr>
            </w:pPr>
            <w:r w:rsidRPr="00C62FA5">
              <w:rPr>
                <w:rFonts w:asciiTheme="minorHAnsi" w:hAnsiTheme="minorHAnsi" w:cstheme="minorHAnsi"/>
                <w:b/>
                <w:bCs/>
                <w:lang w:val="en-US"/>
              </w:rPr>
              <w:t>Waste Category</w:t>
            </w:r>
          </w:p>
        </w:tc>
        <w:tc>
          <w:tcPr>
            <w:tcW w:w="0" w:type="auto"/>
            <w:hideMark/>
          </w:tcPr>
          <w:p w14:paraId="142B5856" w14:textId="77777777" w:rsidR="00C62FA5" w:rsidRPr="00C62FA5" w:rsidRDefault="00C62FA5" w:rsidP="00C62FA5">
            <w:pPr>
              <w:spacing w:line="276" w:lineRule="auto"/>
              <w:rPr>
                <w:rFonts w:asciiTheme="minorHAnsi" w:hAnsiTheme="minorHAnsi" w:cstheme="minorHAnsi"/>
                <w:b/>
                <w:bCs/>
                <w:lang w:val="en-US"/>
              </w:rPr>
            </w:pPr>
            <w:r w:rsidRPr="00C62FA5">
              <w:rPr>
                <w:rFonts w:asciiTheme="minorHAnsi" w:hAnsiTheme="minorHAnsi" w:cstheme="minorHAnsi"/>
                <w:b/>
                <w:bCs/>
                <w:lang w:val="en-US"/>
              </w:rPr>
              <w:t>Description</w:t>
            </w:r>
          </w:p>
        </w:tc>
        <w:tc>
          <w:tcPr>
            <w:tcW w:w="0" w:type="auto"/>
            <w:hideMark/>
          </w:tcPr>
          <w:p w14:paraId="5DE89888" w14:textId="77777777" w:rsidR="00C62FA5" w:rsidRPr="00C62FA5" w:rsidRDefault="00C62FA5" w:rsidP="00C62FA5">
            <w:pPr>
              <w:spacing w:line="276" w:lineRule="auto"/>
              <w:rPr>
                <w:rFonts w:asciiTheme="minorHAnsi" w:hAnsiTheme="minorHAnsi" w:cstheme="minorHAnsi"/>
                <w:b/>
                <w:bCs/>
                <w:lang w:val="en-US"/>
              </w:rPr>
            </w:pPr>
            <w:r w:rsidRPr="00C62FA5">
              <w:rPr>
                <w:rFonts w:asciiTheme="minorHAnsi" w:hAnsiTheme="minorHAnsi" w:cstheme="minorHAnsi"/>
                <w:b/>
                <w:bCs/>
                <w:lang w:val="en-US"/>
              </w:rPr>
              <w:t>Waste Included</w:t>
            </w:r>
          </w:p>
        </w:tc>
        <w:tc>
          <w:tcPr>
            <w:tcW w:w="0" w:type="auto"/>
            <w:hideMark/>
          </w:tcPr>
          <w:p w14:paraId="3F308993" w14:textId="77777777" w:rsidR="00C62FA5" w:rsidRPr="00C62FA5" w:rsidRDefault="00C62FA5" w:rsidP="00C62FA5">
            <w:pPr>
              <w:spacing w:line="276" w:lineRule="auto"/>
              <w:rPr>
                <w:rFonts w:asciiTheme="minorHAnsi" w:hAnsiTheme="minorHAnsi" w:cstheme="minorHAnsi"/>
                <w:b/>
                <w:bCs/>
                <w:lang w:val="en-US"/>
              </w:rPr>
            </w:pPr>
            <w:r w:rsidRPr="00C62FA5">
              <w:rPr>
                <w:rFonts w:asciiTheme="minorHAnsi" w:hAnsiTheme="minorHAnsi" w:cstheme="minorHAnsi"/>
                <w:b/>
                <w:bCs/>
                <w:lang w:val="en-US"/>
              </w:rPr>
              <w:t>Bin Color-Coding</w:t>
            </w:r>
          </w:p>
        </w:tc>
      </w:tr>
      <w:tr w:rsidR="00C62FA5" w:rsidRPr="00C62FA5" w14:paraId="0F14276E" w14:textId="77777777" w:rsidTr="00C62FA5">
        <w:tc>
          <w:tcPr>
            <w:tcW w:w="0" w:type="auto"/>
            <w:hideMark/>
          </w:tcPr>
          <w:p w14:paraId="4CECCFC1" w14:textId="77777777" w:rsidR="00C62FA5" w:rsidRPr="00F874E5" w:rsidRDefault="00C62FA5" w:rsidP="00C62FA5">
            <w:pPr>
              <w:spacing w:line="276" w:lineRule="auto"/>
              <w:rPr>
                <w:rFonts w:asciiTheme="minorHAnsi" w:hAnsiTheme="minorHAnsi" w:cstheme="minorHAnsi"/>
                <w:lang w:val="en-US"/>
              </w:rPr>
            </w:pPr>
            <w:r w:rsidRPr="00F874E5">
              <w:rPr>
                <w:rFonts w:asciiTheme="minorHAnsi" w:hAnsiTheme="minorHAnsi" w:cstheme="minorHAnsi"/>
                <w:b/>
                <w:bCs/>
                <w:lang w:val="en-US"/>
              </w:rPr>
              <w:lastRenderedPageBreak/>
              <w:t>Hazardous Waste</w:t>
            </w:r>
          </w:p>
        </w:tc>
        <w:tc>
          <w:tcPr>
            <w:tcW w:w="0" w:type="auto"/>
            <w:hideMark/>
          </w:tcPr>
          <w:p w14:paraId="33EB1042" w14:textId="77777777" w:rsidR="00C62FA5" w:rsidRPr="00F874E5" w:rsidRDefault="00C62FA5" w:rsidP="00C62FA5">
            <w:pPr>
              <w:spacing w:line="276" w:lineRule="auto"/>
              <w:rPr>
                <w:rFonts w:asciiTheme="minorHAnsi" w:hAnsiTheme="minorHAnsi" w:cstheme="minorHAnsi"/>
                <w:lang w:val="en-US"/>
              </w:rPr>
            </w:pPr>
            <w:r w:rsidRPr="00F874E5">
              <w:rPr>
                <w:rFonts w:asciiTheme="minorHAnsi" w:hAnsiTheme="minorHAnsi" w:cstheme="minorHAnsi"/>
                <w:lang w:val="en-US"/>
              </w:rPr>
              <w:t>Substances harmful to human health or the environment</w:t>
            </w:r>
          </w:p>
        </w:tc>
        <w:tc>
          <w:tcPr>
            <w:tcW w:w="0" w:type="auto"/>
            <w:hideMark/>
          </w:tcPr>
          <w:p w14:paraId="5BDB7217" w14:textId="249DB759" w:rsidR="00C62FA5" w:rsidRPr="00F874E5" w:rsidRDefault="00C62FA5" w:rsidP="00C62FA5">
            <w:pPr>
              <w:spacing w:line="276" w:lineRule="auto"/>
              <w:rPr>
                <w:rFonts w:asciiTheme="minorHAnsi" w:hAnsiTheme="minorHAnsi" w:cstheme="minorHAnsi"/>
                <w:lang w:val="en-US"/>
              </w:rPr>
            </w:pPr>
            <w:r w:rsidRPr="00F874E5">
              <w:rPr>
                <w:rFonts w:asciiTheme="minorHAnsi" w:hAnsiTheme="minorHAnsi" w:cstheme="minorHAnsi"/>
                <w:lang w:val="en-US"/>
              </w:rPr>
              <w:t xml:space="preserve">Chemical residues (e.g., reagents, acids, solvents), oily rags, contaminated PPE, </w:t>
            </w:r>
            <w:r w:rsidR="00563C85" w:rsidRPr="00F874E5">
              <w:rPr>
                <w:rFonts w:asciiTheme="minorHAnsi" w:hAnsiTheme="minorHAnsi" w:cstheme="minorHAnsi"/>
                <w:lang w:val="en-US"/>
              </w:rPr>
              <w:t xml:space="preserve">MEE Plant </w:t>
            </w:r>
            <w:r w:rsidRPr="00F874E5">
              <w:rPr>
                <w:rFonts w:asciiTheme="minorHAnsi" w:hAnsiTheme="minorHAnsi" w:cstheme="minorHAnsi"/>
                <w:lang w:val="en-US"/>
              </w:rPr>
              <w:t>sludge</w:t>
            </w:r>
          </w:p>
        </w:tc>
        <w:tc>
          <w:tcPr>
            <w:tcW w:w="0" w:type="auto"/>
            <w:hideMark/>
          </w:tcPr>
          <w:p w14:paraId="0CB4CC74" w14:textId="77777777" w:rsidR="00C62FA5" w:rsidRPr="00F874E5" w:rsidRDefault="00C62FA5" w:rsidP="00C62FA5">
            <w:pPr>
              <w:spacing w:line="276" w:lineRule="auto"/>
              <w:rPr>
                <w:rFonts w:asciiTheme="minorHAnsi" w:hAnsiTheme="minorHAnsi" w:cstheme="minorHAnsi"/>
                <w:lang w:val="en-US"/>
              </w:rPr>
            </w:pPr>
            <w:r w:rsidRPr="00F874E5">
              <w:rPr>
                <w:rFonts w:asciiTheme="minorHAnsi" w:hAnsiTheme="minorHAnsi" w:cstheme="minorHAnsi"/>
                <w:lang w:val="en-US"/>
              </w:rPr>
              <w:t>Red</w:t>
            </w:r>
          </w:p>
        </w:tc>
      </w:tr>
      <w:tr w:rsidR="00C62FA5" w:rsidRPr="00C62FA5" w14:paraId="088E6115" w14:textId="77777777" w:rsidTr="00C62FA5">
        <w:tc>
          <w:tcPr>
            <w:tcW w:w="0" w:type="auto"/>
            <w:hideMark/>
          </w:tcPr>
          <w:p w14:paraId="13395DA9" w14:textId="77777777" w:rsidR="00C62FA5" w:rsidRPr="00F874E5" w:rsidRDefault="00C62FA5" w:rsidP="00C62FA5">
            <w:pPr>
              <w:spacing w:line="276" w:lineRule="auto"/>
              <w:rPr>
                <w:rFonts w:asciiTheme="minorHAnsi" w:hAnsiTheme="minorHAnsi" w:cstheme="minorHAnsi"/>
                <w:lang w:val="en-US"/>
              </w:rPr>
            </w:pPr>
            <w:r w:rsidRPr="00F874E5">
              <w:rPr>
                <w:rFonts w:asciiTheme="minorHAnsi" w:hAnsiTheme="minorHAnsi" w:cstheme="minorHAnsi"/>
                <w:b/>
                <w:bCs/>
                <w:lang w:val="en-US"/>
              </w:rPr>
              <w:t>Non-Hazardous Waste</w:t>
            </w:r>
          </w:p>
        </w:tc>
        <w:tc>
          <w:tcPr>
            <w:tcW w:w="0" w:type="auto"/>
            <w:hideMark/>
          </w:tcPr>
          <w:p w14:paraId="1ACAE6CD" w14:textId="77777777" w:rsidR="00C62FA5" w:rsidRPr="00F874E5" w:rsidRDefault="00C62FA5" w:rsidP="00C62FA5">
            <w:pPr>
              <w:spacing w:line="276" w:lineRule="auto"/>
              <w:rPr>
                <w:rFonts w:asciiTheme="minorHAnsi" w:hAnsiTheme="minorHAnsi" w:cstheme="minorHAnsi"/>
                <w:lang w:val="en-US"/>
              </w:rPr>
            </w:pPr>
            <w:r w:rsidRPr="00F874E5">
              <w:rPr>
                <w:rFonts w:asciiTheme="minorHAnsi" w:hAnsiTheme="minorHAnsi" w:cstheme="minorHAnsi"/>
                <w:lang w:val="en-US"/>
              </w:rPr>
              <w:t>General waste from administrative and support areas</w:t>
            </w:r>
          </w:p>
        </w:tc>
        <w:tc>
          <w:tcPr>
            <w:tcW w:w="0" w:type="auto"/>
            <w:hideMark/>
          </w:tcPr>
          <w:p w14:paraId="7505081B" w14:textId="77777777" w:rsidR="00C62FA5" w:rsidRPr="00F874E5" w:rsidRDefault="00C62FA5" w:rsidP="00C62FA5">
            <w:pPr>
              <w:spacing w:line="276" w:lineRule="auto"/>
              <w:rPr>
                <w:rFonts w:asciiTheme="minorHAnsi" w:hAnsiTheme="minorHAnsi" w:cstheme="minorHAnsi"/>
                <w:lang w:val="en-US"/>
              </w:rPr>
            </w:pPr>
            <w:r w:rsidRPr="00F874E5">
              <w:rPr>
                <w:rFonts w:asciiTheme="minorHAnsi" w:hAnsiTheme="minorHAnsi" w:cstheme="minorHAnsi"/>
                <w:lang w:val="en-US"/>
              </w:rPr>
              <w:t>Paper, packaging, sweepings, non-contaminated lab consumables</w:t>
            </w:r>
          </w:p>
        </w:tc>
        <w:tc>
          <w:tcPr>
            <w:tcW w:w="0" w:type="auto"/>
            <w:hideMark/>
          </w:tcPr>
          <w:p w14:paraId="5D14F881" w14:textId="77777777" w:rsidR="00C62FA5" w:rsidRPr="00F874E5" w:rsidRDefault="00C62FA5" w:rsidP="00C62FA5">
            <w:pPr>
              <w:spacing w:line="276" w:lineRule="auto"/>
              <w:rPr>
                <w:rFonts w:asciiTheme="minorHAnsi" w:hAnsiTheme="minorHAnsi" w:cstheme="minorHAnsi"/>
                <w:lang w:val="en-US"/>
              </w:rPr>
            </w:pPr>
            <w:r w:rsidRPr="00F874E5">
              <w:rPr>
                <w:rFonts w:asciiTheme="minorHAnsi" w:hAnsiTheme="minorHAnsi" w:cstheme="minorHAnsi"/>
                <w:lang w:val="en-US"/>
              </w:rPr>
              <w:t>Blue</w:t>
            </w:r>
          </w:p>
        </w:tc>
      </w:tr>
      <w:tr w:rsidR="00C62FA5" w:rsidRPr="00C62FA5" w14:paraId="13F398B7" w14:textId="77777777" w:rsidTr="00C62FA5">
        <w:tc>
          <w:tcPr>
            <w:tcW w:w="0" w:type="auto"/>
            <w:hideMark/>
          </w:tcPr>
          <w:p w14:paraId="592F0B8A" w14:textId="77777777" w:rsidR="00C62FA5" w:rsidRPr="00F874E5" w:rsidRDefault="00C62FA5" w:rsidP="00C62FA5">
            <w:pPr>
              <w:spacing w:line="276" w:lineRule="auto"/>
              <w:rPr>
                <w:rFonts w:asciiTheme="minorHAnsi" w:hAnsiTheme="minorHAnsi" w:cstheme="minorHAnsi"/>
                <w:lang w:val="en-US"/>
              </w:rPr>
            </w:pPr>
            <w:r w:rsidRPr="00F874E5">
              <w:rPr>
                <w:rFonts w:asciiTheme="minorHAnsi" w:hAnsiTheme="minorHAnsi" w:cstheme="minorHAnsi"/>
                <w:b/>
                <w:bCs/>
                <w:lang w:val="en-US"/>
              </w:rPr>
              <w:t>Recyclable Waste</w:t>
            </w:r>
          </w:p>
        </w:tc>
        <w:tc>
          <w:tcPr>
            <w:tcW w:w="0" w:type="auto"/>
            <w:hideMark/>
          </w:tcPr>
          <w:p w14:paraId="7CDA8DB6" w14:textId="77777777" w:rsidR="00C62FA5" w:rsidRPr="00F874E5" w:rsidRDefault="00C62FA5" w:rsidP="00C62FA5">
            <w:pPr>
              <w:spacing w:line="276" w:lineRule="auto"/>
              <w:rPr>
                <w:rFonts w:asciiTheme="minorHAnsi" w:hAnsiTheme="minorHAnsi" w:cstheme="minorHAnsi"/>
                <w:lang w:val="en-US"/>
              </w:rPr>
            </w:pPr>
            <w:r w:rsidRPr="00F874E5">
              <w:rPr>
                <w:rFonts w:asciiTheme="minorHAnsi" w:hAnsiTheme="minorHAnsi" w:cstheme="minorHAnsi"/>
                <w:lang w:val="en-US"/>
              </w:rPr>
              <w:t>Waste with recovery or recycling potential</w:t>
            </w:r>
          </w:p>
        </w:tc>
        <w:tc>
          <w:tcPr>
            <w:tcW w:w="0" w:type="auto"/>
            <w:hideMark/>
          </w:tcPr>
          <w:p w14:paraId="677B847D" w14:textId="77777777" w:rsidR="00C62FA5" w:rsidRPr="00F874E5" w:rsidRDefault="00C62FA5" w:rsidP="00C62FA5">
            <w:pPr>
              <w:spacing w:line="276" w:lineRule="auto"/>
              <w:rPr>
                <w:rFonts w:asciiTheme="minorHAnsi" w:hAnsiTheme="minorHAnsi" w:cstheme="minorHAnsi"/>
                <w:lang w:val="en-US"/>
              </w:rPr>
            </w:pPr>
            <w:r w:rsidRPr="00F874E5">
              <w:rPr>
                <w:rFonts w:asciiTheme="minorHAnsi" w:hAnsiTheme="minorHAnsi" w:cstheme="minorHAnsi"/>
                <w:lang w:val="en-US"/>
              </w:rPr>
              <w:t>Scrap metals, glassware, cardboard, plastics, paper</w:t>
            </w:r>
          </w:p>
        </w:tc>
        <w:tc>
          <w:tcPr>
            <w:tcW w:w="0" w:type="auto"/>
            <w:hideMark/>
          </w:tcPr>
          <w:p w14:paraId="0896958B" w14:textId="77777777" w:rsidR="00C62FA5" w:rsidRPr="00F874E5" w:rsidRDefault="00C62FA5" w:rsidP="00C62FA5">
            <w:pPr>
              <w:spacing w:line="276" w:lineRule="auto"/>
              <w:rPr>
                <w:rFonts w:asciiTheme="minorHAnsi" w:hAnsiTheme="minorHAnsi" w:cstheme="minorHAnsi"/>
                <w:lang w:val="en-US"/>
              </w:rPr>
            </w:pPr>
            <w:r w:rsidRPr="00F874E5">
              <w:rPr>
                <w:rFonts w:asciiTheme="minorHAnsi" w:hAnsiTheme="minorHAnsi" w:cstheme="minorHAnsi"/>
                <w:lang w:val="en-US"/>
              </w:rPr>
              <w:t>Green</w:t>
            </w:r>
          </w:p>
        </w:tc>
      </w:tr>
      <w:tr w:rsidR="00C62FA5" w:rsidRPr="00C62FA5" w14:paraId="7D08011F" w14:textId="77777777" w:rsidTr="00C62FA5">
        <w:tc>
          <w:tcPr>
            <w:tcW w:w="0" w:type="auto"/>
            <w:hideMark/>
          </w:tcPr>
          <w:p w14:paraId="03366632" w14:textId="77777777" w:rsidR="00C62FA5" w:rsidRPr="00F874E5" w:rsidRDefault="00C62FA5" w:rsidP="00C62FA5">
            <w:pPr>
              <w:spacing w:line="276" w:lineRule="auto"/>
              <w:rPr>
                <w:rFonts w:asciiTheme="minorHAnsi" w:hAnsiTheme="minorHAnsi" w:cstheme="minorHAnsi"/>
                <w:lang w:val="en-US"/>
              </w:rPr>
            </w:pPr>
            <w:r w:rsidRPr="00F874E5">
              <w:rPr>
                <w:rFonts w:asciiTheme="minorHAnsi" w:hAnsiTheme="minorHAnsi" w:cstheme="minorHAnsi"/>
                <w:b/>
                <w:bCs/>
                <w:lang w:val="en-US"/>
              </w:rPr>
              <w:t>Precious Metal-Bearing Waste</w:t>
            </w:r>
          </w:p>
        </w:tc>
        <w:tc>
          <w:tcPr>
            <w:tcW w:w="0" w:type="auto"/>
            <w:hideMark/>
          </w:tcPr>
          <w:p w14:paraId="58FB4B1A" w14:textId="77777777" w:rsidR="00C62FA5" w:rsidRPr="00F874E5" w:rsidRDefault="00C62FA5" w:rsidP="00C62FA5">
            <w:pPr>
              <w:spacing w:line="276" w:lineRule="auto"/>
              <w:rPr>
                <w:rFonts w:asciiTheme="minorHAnsi" w:hAnsiTheme="minorHAnsi" w:cstheme="minorHAnsi"/>
                <w:lang w:val="en-US"/>
              </w:rPr>
            </w:pPr>
            <w:r w:rsidRPr="00F874E5">
              <w:rPr>
                <w:rFonts w:asciiTheme="minorHAnsi" w:hAnsiTheme="minorHAnsi" w:cstheme="minorHAnsi"/>
                <w:lang w:val="en-US"/>
              </w:rPr>
              <w:t>Residues and by-products containing recoverable precious metals</w:t>
            </w:r>
          </w:p>
        </w:tc>
        <w:tc>
          <w:tcPr>
            <w:tcW w:w="0" w:type="auto"/>
            <w:hideMark/>
          </w:tcPr>
          <w:p w14:paraId="3B7D1477" w14:textId="77777777" w:rsidR="00C62FA5" w:rsidRPr="00F874E5" w:rsidRDefault="00C62FA5" w:rsidP="00C62FA5">
            <w:pPr>
              <w:spacing w:line="276" w:lineRule="auto"/>
              <w:rPr>
                <w:rFonts w:asciiTheme="minorHAnsi" w:hAnsiTheme="minorHAnsi" w:cstheme="minorHAnsi"/>
                <w:lang w:val="en-US"/>
              </w:rPr>
            </w:pPr>
            <w:r w:rsidRPr="00F874E5">
              <w:rPr>
                <w:rFonts w:asciiTheme="minorHAnsi" w:hAnsiTheme="minorHAnsi" w:cstheme="minorHAnsi"/>
                <w:lang w:val="en-US"/>
              </w:rPr>
              <w:t>Filter bags, polishing dust, ash, sweeps, recovered sludge</w:t>
            </w:r>
          </w:p>
        </w:tc>
        <w:tc>
          <w:tcPr>
            <w:tcW w:w="0" w:type="auto"/>
            <w:hideMark/>
          </w:tcPr>
          <w:p w14:paraId="4886F8EA" w14:textId="77777777" w:rsidR="00C62FA5" w:rsidRPr="00F874E5" w:rsidRDefault="00C62FA5" w:rsidP="00C62FA5">
            <w:pPr>
              <w:spacing w:line="276" w:lineRule="auto"/>
              <w:rPr>
                <w:rFonts w:asciiTheme="minorHAnsi" w:hAnsiTheme="minorHAnsi" w:cstheme="minorHAnsi"/>
                <w:lang w:val="en-US"/>
              </w:rPr>
            </w:pPr>
            <w:r w:rsidRPr="00F874E5">
              <w:rPr>
                <w:rFonts w:asciiTheme="minorHAnsi" w:hAnsiTheme="minorHAnsi" w:cstheme="minorHAnsi"/>
                <w:lang w:val="en-US"/>
              </w:rPr>
              <w:t>Grey (secured and locked)</w:t>
            </w:r>
          </w:p>
        </w:tc>
      </w:tr>
      <w:tr w:rsidR="00C62FA5" w:rsidRPr="00C62FA5" w14:paraId="22385780" w14:textId="77777777" w:rsidTr="00C62FA5">
        <w:tc>
          <w:tcPr>
            <w:tcW w:w="0" w:type="auto"/>
            <w:hideMark/>
          </w:tcPr>
          <w:p w14:paraId="426C3341" w14:textId="77777777" w:rsidR="00C62FA5" w:rsidRPr="00C62FA5" w:rsidRDefault="00C62FA5" w:rsidP="00C62FA5">
            <w:pPr>
              <w:spacing w:line="276" w:lineRule="auto"/>
              <w:rPr>
                <w:rFonts w:asciiTheme="minorHAnsi" w:hAnsiTheme="minorHAnsi" w:cstheme="minorHAnsi"/>
                <w:lang w:val="en-US"/>
              </w:rPr>
            </w:pPr>
            <w:r w:rsidRPr="00C62FA5">
              <w:rPr>
                <w:rFonts w:asciiTheme="minorHAnsi" w:hAnsiTheme="minorHAnsi" w:cstheme="minorHAnsi"/>
                <w:b/>
                <w:bCs/>
                <w:lang w:val="en-US"/>
              </w:rPr>
              <w:t>E-Waste</w:t>
            </w:r>
          </w:p>
        </w:tc>
        <w:tc>
          <w:tcPr>
            <w:tcW w:w="0" w:type="auto"/>
            <w:hideMark/>
          </w:tcPr>
          <w:p w14:paraId="4BF719E2" w14:textId="77777777" w:rsidR="00C62FA5" w:rsidRPr="00C62FA5" w:rsidRDefault="00C62FA5" w:rsidP="00C62FA5">
            <w:pPr>
              <w:spacing w:line="276" w:lineRule="auto"/>
              <w:rPr>
                <w:rFonts w:asciiTheme="minorHAnsi" w:hAnsiTheme="minorHAnsi" w:cstheme="minorHAnsi"/>
                <w:lang w:val="en-US"/>
              </w:rPr>
            </w:pPr>
            <w:r w:rsidRPr="00C62FA5">
              <w:rPr>
                <w:rFonts w:asciiTheme="minorHAnsi" w:hAnsiTheme="minorHAnsi" w:cstheme="minorHAnsi"/>
                <w:lang w:val="en-US"/>
              </w:rPr>
              <w:t>Discarded electrical/electronic items</w:t>
            </w:r>
          </w:p>
        </w:tc>
        <w:tc>
          <w:tcPr>
            <w:tcW w:w="0" w:type="auto"/>
            <w:hideMark/>
          </w:tcPr>
          <w:p w14:paraId="61A8C1B3" w14:textId="77777777" w:rsidR="00C62FA5" w:rsidRPr="00C62FA5" w:rsidRDefault="00C62FA5" w:rsidP="00C62FA5">
            <w:pPr>
              <w:spacing w:line="276" w:lineRule="auto"/>
              <w:rPr>
                <w:rFonts w:asciiTheme="minorHAnsi" w:hAnsiTheme="minorHAnsi" w:cstheme="minorHAnsi"/>
                <w:lang w:val="en-US"/>
              </w:rPr>
            </w:pPr>
            <w:r w:rsidRPr="00C62FA5">
              <w:rPr>
                <w:rFonts w:asciiTheme="minorHAnsi" w:hAnsiTheme="minorHAnsi" w:cstheme="minorHAnsi"/>
                <w:lang w:val="en-US"/>
              </w:rPr>
              <w:t>Batteries, circuit boards, lighting fixtures, old instruments</w:t>
            </w:r>
          </w:p>
        </w:tc>
        <w:tc>
          <w:tcPr>
            <w:tcW w:w="0" w:type="auto"/>
            <w:hideMark/>
          </w:tcPr>
          <w:p w14:paraId="221BDEA0" w14:textId="77777777" w:rsidR="00C62FA5" w:rsidRPr="00C62FA5" w:rsidRDefault="00C62FA5" w:rsidP="00C62FA5">
            <w:pPr>
              <w:spacing w:line="276" w:lineRule="auto"/>
              <w:rPr>
                <w:rFonts w:asciiTheme="minorHAnsi" w:hAnsiTheme="minorHAnsi" w:cstheme="minorHAnsi"/>
                <w:lang w:val="en-US"/>
              </w:rPr>
            </w:pPr>
            <w:r w:rsidRPr="00C62FA5">
              <w:rPr>
                <w:rFonts w:asciiTheme="minorHAnsi" w:hAnsiTheme="minorHAnsi" w:cstheme="minorHAnsi"/>
                <w:lang w:val="en-US"/>
              </w:rPr>
              <w:t>Black</w:t>
            </w:r>
          </w:p>
        </w:tc>
      </w:tr>
    </w:tbl>
    <w:p w14:paraId="77FED819" w14:textId="77777777" w:rsidR="00BC3567" w:rsidRPr="004362CF" w:rsidRDefault="00BC3567" w:rsidP="00BC3567">
      <w:pPr>
        <w:spacing w:line="276" w:lineRule="auto"/>
        <w:rPr>
          <w:rFonts w:asciiTheme="minorHAnsi" w:hAnsiTheme="minorHAnsi" w:cstheme="minorHAnsi"/>
          <w:b/>
          <w:bCs/>
          <w:lang w:val="en-US"/>
        </w:rPr>
      </w:pPr>
    </w:p>
    <w:p w14:paraId="06B52D0F" w14:textId="77777777" w:rsidR="00BC3567" w:rsidRPr="004362CF" w:rsidRDefault="00BC3567" w:rsidP="00BC3567">
      <w:pPr>
        <w:pStyle w:val="ListParagraph"/>
        <w:numPr>
          <w:ilvl w:val="1"/>
          <w:numId w:val="3"/>
        </w:numPr>
        <w:spacing w:line="276" w:lineRule="auto"/>
        <w:rPr>
          <w:rFonts w:asciiTheme="minorHAnsi" w:hAnsiTheme="minorHAnsi" w:cstheme="minorHAnsi"/>
          <w:b/>
          <w:bCs/>
          <w:lang w:val="en-US"/>
        </w:rPr>
      </w:pPr>
      <w:r w:rsidRPr="004362CF">
        <w:rPr>
          <w:rFonts w:asciiTheme="minorHAnsi" w:hAnsiTheme="minorHAnsi" w:cstheme="minorHAnsi"/>
          <w:b/>
          <w:bCs/>
          <w:lang w:val="en-US"/>
        </w:rPr>
        <w:t>Minimizing Cross-Contamination</w:t>
      </w:r>
    </w:p>
    <w:p w14:paraId="36A33874" w14:textId="43C6C94D" w:rsidR="00C62FA5" w:rsidRPr="00983D55" w:rsidRDefault="00C62FA5" w:rsidP="00983D55">
      <w:pPr>
        <w:numPr>
          <w:ilvl w:val="0"/>
          <w:numId w:val="8"/>
        </w:numPr>
        <w:spacing w:line="276" w:lineRule="auto"/>
        <w:jc w:val="both"/>
        <w:rPr>
          <w:rFonts w:asciiTheme="minorHAnsi" w:hAnsiTheme="minorHAnsi" w:cstheme="minorHAnsi"/>
          <w:b/>
          <w:bCs/>
          <w:lang w:val="en-US"/>
        </w:rPr>
      </w:pPr>
      <w:r w:rsidRPr="00C62FA5">
        <w:rPr>
          <w:rFonts w:asciiTheme="minorHAnsi" w:hAnsiTheme="minorHAnsi" w:cstheme="minorHAnsi"/>
          <w:b/>
          <w:bCs/>
          <w:lang w:val="en-US"/>
        </w:rPr>
        <w:t xml:space="preserve">Separation of Hazardous Waste: </w:t>
      </w:r>
      <w:r w:rsidRPr="00C62FA5">
        <w:rPr>
          <w:rFonts w:asciiTheme="minorHAnsi" w:hAnsiTheme="minorHAnsi" w:cstheme="minorHAnsi"/>
          <w:lang w:val="en-US"/>
        </w:rPr>
        <w:t>Chemical, solvent, and precious metal-bearing waste are strictly separated to prevent chemical reactions, safety hazards, or loss of valuable material.</w:t>
      </w:r>
    </w:p>
    <w:p w14:paraId="201B799C" w14:textId="4472C9E2" w:rsidR="00C62FA5" w:rsidRPr="00983D55" w:rsidRDefault="00C62FA5" w:rsidP="00983D55">
      <w:pPr>
        <w:numPr>
          <w:ilvl w:val="0"/>
          <w:numId w:val="8"/>
        </w:numPr>
        <w:spacing w:line="276" w:lineRule="auto"/>
        <w:rPr>
          <w:rFonts w:asciiTheme="minorHAnsi" w:hAnsiTheme="minorHAnsi" w:cstheme="minorHAnsi"/>
          <w:lang w:val="en-US"/>
        </w:rPr>
      </w:pPr>
      <w:r w:rsidRPr="00C62FA5">
        <w:rPr>
          <w:rFonts w:asciiTheme="minorHAnsi" w:hAnsiTheme="minorHAnsi" w:cstheme="minorHAnsi"/>
          <w:b/>
          <w:bCs/>
          <w:lang w:val="en-US"/>
        </w:rPr>
        <w:t xml:space="preserve">Sealed Containers for Special Waste: </w:t>
      </w:r>
      <w:r w:rsidRPr="00983D55">
        <w:rPr>
          <w:rFonts w:asciiTheme="minorHAnsi" w:hAnsiTheme="minorHAnsi" w:cstheme="minorHAnsi"/>
          <w:lang w:val="en-US"/>
        </w:rPr>
        <w:t xml:space="preserve">Waste such as spent solvents, contaminated lab reagents, and </w:t>
      </w:r>
      <w:r w:rsidR="00563C85">
        <w:rPr>
          <w:rFonts w:asciiTheme="minorHAnsi" w:hAnsiTheme="minorHAnsi" w:cstheme="minorHAnsi"/>
          <w:lang w:val="en-US"/>
        </w:rPr>
        <w:t>MEE Plant</w:t>
      </w:r>
      <w:r w:rsidRPr="00983D55">
        <w:rPr>
          <w:rFonts w:asciiTheme="minorHAnsi" w:hAnsiTheme="minorHAnsi" w:cstheme="minorHAnsi"/>
          <w:lang w:val="en-US"/>
        </w:rPr>
        <w:t xml:space="preserve"> sludge are stored in sealed, leak-proof containers with secondary containment.</w:t>
      </w:r>
    </w:p>
    <w:p w14:paraId="2B4C3330" w14:textId="5D44900F" w:rsidR="00BC3567" w:rsidRPr="00983D55" w:rsidRDefault="00C62FA5" w:rsidP="00983D55">
      <w:pPr>
        <w:numPr>
          <w:ilvl w:val="0"/>
          <w:numId w:val="8"/>
        </w:numPr>
        <w:spacing w:line="276" w:lineRule="auto"/>
        <w:jc w:val="both"/>
        <w:rPr>
          <w:rFonts w:asciiTheme="minorHAnsi" w:hAnsiTheme="minorHAnsi" w:cstheme="minorHAnsi"/>
          <w:lang w:val="en-US"/>
        </w:rPr>
      </w:pPr>
      <w:r w:rsidRPr="00C62FA5">
        <w:rPr>
          <w:rFonts w:asciiTheme="minorHAnsi" w:hAnsiTheme="minorHAnsi" w:cstheme="minorHAnsi"/>
          <w:b/>
          <w:bCs/>
          <w:lang w:val="en-US"/>
        </w:rPr>
        <w:t xml:space="preserve">Monitoring by Supervisors: </w:t>
      </w:r>
      <w:r w:rsidRPr="00983D55">
        <w:rPr>
          <w:rFonts w:asciiTheme="minorHAnsi" w:hAnsiTheme="minorHAnsi" w:cstheme="minorHAnsi"/>
          <w:lang w:val="en-US"/>
        </w:rPr>
        <w:t>Department supervisors and EHS personnel conduct regular checks to ensure proper segregation practices are consistently implemented.</w:t>
      </w:r>
    </w:p>
    <w:p w14:paraId="255472BC" w14:textId="77777777" w:rsidR="00BC3567" w:rsidRPr="004362CF" w:rsidRDefault="00BC3567" w:rsidP="00BC3567">
      <w:pPr>
        <w:spacing w:line="276" w:lineRule="auto"/>
        <w:rPr>
          <w:rFonts w:asciiTheme="minorHAnsi" w:hAnsiTheme="minorHAnsi" w:cstheme="minorHAnsi"/>
          <w:lang w:val="en-US"/>
        </w:rPr>
      </w:pPr>
    </w:p>
    <w:p w14:paraId="33C255E9" w14:textId="77777777" w:rsidR="00BC3567" w:rsidRPr="004362CF" w:rsidRDefault="00BC3567" w:rsidP="00BC3567">
      <w:pPr>
        <w:pStyle w:val="ListParagraph"/>
        <w:numPr>
          <w:ilvl w:val="1"/>
          <w:numId w:val="3"/>
        </w:numPr>
        <w:spacing w:line="276" w:lineRule="auto"/>
        <w:rPr>
          <w:rFonts w:asciiTheme="minorHAnsi" w:hAnsiTheme="minorHAnsi" w:cstheme="minorHAnsi"/>
          <w:b/>
          <w:bCs/>
          <w:lang w:val="en-US"/>
        </w:rPr>
      </w:pPr>
      <w:r w:rsidRPr="004362CF">
        <w:rPr>
          <w:rFonts w:asciiTheme="minorHAnsi" w:hAnsiTheme="minorHAnsi" w:cstheme="minorHAnsi"/>
          <w:b/>
          <w:bCs/>
          <w:lang w:val="en-US"/>
        </w:rPr>
        <w:t>Handling Special Waste Streams</w:t>
      </w:r>
    </w:p>
    <w:p w14:paraId="74D642ED" w14:textId="62091248" w:rsidR="00983D55" w:rsidRPr="00983D55" w:rsidRDefault="00983D55" w:rsidP="00983D55">
      <w:pPr>
        <w:numPr>
          <w:ilvl w:val="0"/>
          <w:numId w:val="9"/>
        </w:numPr>
        <w:spacing w:line="276" w:lineRule="auto"/>
        <w:jc w:val="both"/>
        <w:rPr>
          <w:rFonts w:asciiTheme="minorHAnsi" w:hAnsiTheme="minorHAnsi" w:cstheme="minorHAnsi"/>
          <w:lang w:val="en-US"/>
        </w:rPr>
      </w:pPr>
      <w:r w:rsidRPr="00983D55">
        <w:rPr>
          <w:rFonts w:asciiTheme="minorHAnsi" w:hAnsiTheme="minorHAnsi" w:cstheme="minorHAnsi"/>
          <w:b/>
          <w:bCs/>
          <w:lang w:val="en-US"/>
        </w:rPr>
        <w:t xml:space="preserve">Chemical Residues &amp; Spent Solvents: </w:t>
      </w:r>
      <w:r w:rsidRPr="00983D55">
        <w:rPr>
          <w:rFonts w:asciiTheme="minorHAnsi" w:hAnsiTheme="minorHAnsi" w:cstheme="minorHAnsi"/>
          <w:lang w:val="en-US"/>
        </w:rPr>
        <w:t>Collected separately in designated hazardous waste containers and managed in compliance with the Hazardous and Other Wastes (Management and Transboundary Movement) Rules, 2016.</w:t>
      </w:r>
    </w:p>
    <w:p w14:paraId="58FEF93D" w14:textId="7EEACF2F" w:rsidR="00983D55" w:rsidRPr="00983D55" w:rsidRDefault="00983D55" w:rsidP="00983D55">
      <w:pPr>
        <w:numPr>
          <w:ilvl w:val="0"/>
          <w:numId w:val="9"/>
        </w:numPr>
        <w:spacing w:line="276" w:lineRule="auto"/>
        <w:jc w:val="both"/>
        <w:rPr>
          <w:rFonts w:asciiTheme="minorHAnsi" w:hAnsiTheme="minorHAnsi" w:cstheme="minorHAnsi"/>
          <w:lang w:val="en-US"/>
        </w:rPr>
      </w:pPr>
      <w:r w:rsidRPr="00983D55">
        <w:rPr>
          <w:rFonts w:asciiTheme="minorHAnsi" w:hAnsiTheme="minorHAnsi" w:cstheme="minorHAnsi"/>
          <w:b/>
          <w:bCs/>
          <w:lang w:val="en-US"/>
        </w:rPr>
        <w:t xml:space="preserve">Precious Metal-Bearing Waste: </w:t>
      </w:r>
      <w:r w:rsidRPr="00983D55">
        <w:rPr>
          <w:rFonts w:asciiTheme="minorHAnsi" w:hAnsiTheme="minorHAnsi" w:cstheme="minorHAnsi"/>
          <w:lang w:val="en-US"/>
        </w:rPr>
        <w:t>Stored securely in locked containers, tracked through waste registers, and processed through authorized recovery or refining channels to ensure zero loss.</w:t>
      </w:r>
    </w:p>
    <w:p w14:paraId="4F181D51" w14:textId="48AC7339" w:rsidR="00BC3567" w:rsidRPr="000F6BD5" w:rsidRDefault="00983D55" w:rsidP="00983D55">
      <w:pPr>
        <w:numPr>
          <w:ilvl w:val="0"/>
          <w:numId w:val="9"/>
        </w:numPr>
        <w:spacing w:line="276" w:lineRule="auto"/>
        <w:jc w:val="both"/>
        <w:rPr>
          <w:rFonts w:asciiTheme="minorHAnsi" w:hAnsiTheme="minorHAnsi" w:cstheme="minorHAnsi"/>
          <w:lang w:val="en-US"/>
        </w:rPr>
      </w:pPr>
      <w:r w:rsidRPr="00983D55">
        <w:rPr>
          <w:rFonts w:asciiTheme="minorHAnsi" w:hAnsiTheme="minorHAnsi" w:cstheme="minorHAnsi"/>
          <w:b/>
          <w:bCs/>
          <w:lang w:val="en-US"/>
        </w:rPr>
        <w:t xml:space="preserve">E-Waste: </w:t>
      </w:r>
      <w:r w:rsidRPr="00983D55">
        <w:rPr>
          <w:rFonts w:asciiTheme="minorHAnsi" w:hAnsiTheme="minorHAnsi" w:cstheme="minorHAnsi"/>
          <w:lang w:val="en-US"/>
        </w:rPr>
        <w:t>Obsolete electronic equipment, batteries, and circuit boards are segregated at source and stored in a designated e-waste zone. Disposal is carried out only through CPCB-authorized e-waste recyclers as per the E-Waste (Management) Rules, 2022</w:t>
      </w:r>
      <w:r w:rsidR="0025368A" w:rsidRPr="000F6BD5">
        <w:rPr>
          <w:rFonts w:asciiTheme="minorHAnsi" w:hAnsiTheme="minorHAnsi" w:cstheme="minorHAnsi"/>
          <w:lang w:val="en-US"/>
        </w:rPr>
        <w:t>.</w:t>
      </w:r>
    </w:p>
    <w:p w14:paraId="6B297D1F" w14:textId="77777777" w:rsidR="00BC3567" w:rsidRPr="004362CF" w:rsidRDefault="00BC3567" w:rsidP="00BC3567">
      <w:pPr>
        <w:spacing w:line="276" w:lineRule="auto"/>
        <w:rPr>
          <w:rFonts w:asciiTheme="minorHAnsi" w:hAnsiTheme="minorHAnsi" w:cstheme="minorHAnsi"/>
          <w:lang w:val="en-US"/>
        </w:rPr>
      </w:pPr>
    </w:p>
    <w:p w14:paraId="31B20027" w14:textId="77777777" w:rsidR="00BC3567" w:rsidRPr="004362CF" w:rsidRDefault="00BC3567" w:rsidP="00BC3567">
      <w:pPr>
        <w:pStyle w:val="ListParagraph"/>
        <w:numPr>
          <w:ilvl w:val="1"/>
          <w:numId w:val="3"/>
        </w:numPr>
        <w:spacing w:line="276" w:lineRule="auto"/>
        <w:rPr>
          <w:rFonts w:asciiTheme="minorHAnsi" w:hAnsiTheme="minorHAnsi" w:cstheme="minorHAnsi"/>
          <w:b/>
          <w:bCs/>
          <w:lang w:val="en-US"/>
        </w:rPr>
      </w:pPr>
      <w:r w:rsidRPr="004362CF">
        <w:rPr>
          <w:rFonts w:asciiTheme="minorHAnsi" w:hAnsiTheme="minorHAnsi" w:cstheme="minorHAnsi"/>
          <w:b/>
          <w:bCs/>
          <w:lang w:val="en-US"/>
        </w:rPr>
        <w:lastRenderedPageBreak/>
        <w:t>Documentation and Reporting</w:t>
      </w:r>
    </w:p>
    <w:p w14:paraId="14BCB59B" w14:textId="77777777" w:rsidR="00BC3567" w:rsidRPr="004362CF" w:rsidRDefault="00BC3567" w:rsidP="00BC3567">
      <w:pPr>
        <w:numPr>
          <w:ilvl w:val="0"/>
          <w:numId w:val="10"/>
        </w:numPr>
        <w:spacing w:line="276" w:lineRule="auto"/>
        <w:rPr>
          <w:rFonts w:asciiTheme="minorHAnsi" w:hAnsiTheme="minorHAnsi" w:cstheme="minorHAnsi"/>
          <w:lang w:val="en-US"/>
        </w:rPr>
      </w:pPr>
      <w:r w:rsidRPr="004362CF">
        <w:rPr>
          <w:rFonts w:asciiTheme="minorHAnsi" w:hAnsiTheme="minorHAnsi" w:cstheme="minorHAnsi"/>
          <w:b/>
          <w:bCs/>
          <w:lang w:val="en-US"/>
        </w:rPr>
        <w:t>Waste Logs:</w:t>
      </w:r>
      <w:r w:rsidRPr="004362CF">
        <w:rPr>
          <w:rFonts w:asciiTheme="minorHAnsi" w:hAnsiTheme="minorHAnsi" w:cstheme="minorHAnsi"/>
          <w:lang w:val="en-US"/>
        </w:rPr>
        <w:t xml:space="preserve"> Daily records are maintained by the housekeeping and EHS (Environment, Health &amp; Safety) teams, detailing:</w:t>
      </w:r>
    </w:p>
    <w:p w14:paraId="268FC231" w14:textId="77777777" w:rsidR="00BC3567" w:rsidRPr="004362CF" w:rsidRDefault="00BC3567" w:rsidP="00BC3567">
      <w:pPr>
        <w:numPr>
          <w:ilvl w:val="1"/>
          <w:numId w:val="10"/>
        </w:numPr>
        <w:spacing w:line="276" w:lineRule="auto"/>
        <w:rPr>
          <w:rFonts w:asciiTheme="minorHAnsi" w:hAnsiTheme="minorHAnsi" w:cstheme="minorHAnsi"/>
          <w:lang w:val="en-US"/>
        </w:rPr>
      </w:pPr>
      <w:r w:rsidRPr="004362CF">
        <w:rPr>
          <w:rFonts w:asciiTheme="minorHAnsi" w:hAnsiTheme="minorHAnsi" w:cstheme="minorHAnsi"/>
          <w:lang w:val="en-US"/>
        </w:rPr>
        <w:t>Type and quantity of waste generated.</w:t>
      </w:r>
    </w:p>
    <w:p w14:paraId="7419A531" w14:textId="77777777" w:rsidR="00BC3567" w:rsidRPr="004362CF" w:rsidRDefault="00BC3567" w:rsidP="00BC3567">
      <w:pPr>
        <w:numPr>
          <w:ilvl w:val="1"/>
          <w:numId w:val="10"/>
        </w:numPr>
        <w:spacing w:line="276" w:lineRule="auto"/>
        <w:rPr>
          <w:rFonts w:asciiTheme="minorHAnsi" w:hAnsiTheme="minorHAnsi" w:cstheme="minorHAnsi"/>
          <w:lang w:val="en-US"/>
        </w:rPr>
      </w:pPr>
      <w:r w:rsidRPr="004362CF">
        <w:rPr>
          <w:rFonts w:asciiTheme="minorHAnsi" w:hAnsiTheme="minorHAnsi" w:cstheme="minorHAnsi"/>
          <w:lang w:val="en-US"/>
        </w:rPr>
        <w:t>Waste classification and bin location.</w:t>
      </w:r>
    </w:p>
    <w:p w14:paraId="16E34F60" w14:textId="77777777" w:rsidR="00BC3567" w:rsidRPr="004362CF" w:rsidRDefault="00BC3567" w:rsidP="00BC3567">
      <w:pPr>
        <w:numPr>
          <w:ilvl w:val="1"/>
          <w:numId w:val="10"/>
        </w:numPr>
        <w:spacing w:line="276" w:lineRule="auto"/>
        <w:rPr>
          <w:rFonts w:asciiTheme="minorHAnsi" w:hAnsiTheme="minorHAnsi" w:cstheme="minorHAnsi"/>
          <w:lang w:val="en-US"/>
        </w:rPr>
      </w:pPr>
      <w:r w:rsidRPr="004362CF">
        <w:rPr>
          <w:rFonts w:asciiTheme="minorHAnsi" w:hAnsiTheme="minorHAnsi" w:cstheme="minorHAnsi"/>
          <w:lang w:val="en-US"/>
        </w:rPr>
        <w:t>Any contamination incidents and follow-up actions.</w:t>
      </w:r>
    </w:p>
    <w:p w14:paraId="2968D20B" w14:textId="77777777" w:rsidR="00BC3567" w:rsidRPr="004362CF" w:rsidRDefault="00BC3567" w:rsidP="00BC3567">
      <w:pPr>
        <w:numPr>
          <w:ilvl w:val="0"/>
          <w:numId w:val="10"/>
        </w:numPr>
        <w:spacing w:line="276" w:lineRule="auto"/>
        <w:rPr>
          <w:rFonts w:asciiTheme="minorHAnsi" w:hAnsiTheme="minorHAnsi" w:cstheme="minorHAnsi"/>
          <w:lang w:val="en-US"/>
        </w:rPr>
      </w:pPr>
      <w:r w:rsidRPr="004362CF">
        <w:rPr>
          <w:rFonts w:asciiTheme="minorHAnsi" w:hAnsiTheme="minorHAnsi" w:cstheme="minorHAnsi"/>
          <w:b/>
          <w:bCs/>
          <w:lang w:val="en-US"/>
        </w:rPr>
        <w:t>Internal Reporting:</w:t>
      </w:r>
      <w:r w:rsidRPr="004362CF">
        <w:rPr>
          <w:rFonts w:asciiTheme="minorHAnsi" w:hAnsiTheme="minorHAnsi" w:cstheme="minorHAnsi"/>
          <w:lang w:val="en-US"/>
        </w:rPr>
        <w:t xml:space="preserve"> Weekly and monthly reports are submitted to the Environmental Compliance Officer.</w:t>
      </w:r>
    </w:p>
    <w:p w14:paraId="354EC45E" w14:textId="77777777" w:rsidR="00BC3567" w:rsidRPr="004362CF" w:rsidRDefault="00BC3567" w:rsidP="00BC3567">
      <w:pPr>
        <w:numPr>
          <w:ilvl w:val="0"/>
          <w:numId w:val="10"/>
        </w:numPr>
        <w:spacing w:line="276" w:lineRule="auto"/>
        <w:rPr>
          <w:rFonts w:asciiTheme="minorHAnsi" w:hAnsiTheme="minorHAnsi" w:cstheme="minorHAnsi"/>
          <w:lang w:val="en-US"/>
        </w:rPr>
      </w:pPr>
      <w:r w:rsidRPr="004362CF">
        <w:rPr>
          <w:rFonts w:asciiTheme="minorHAnsi" w:hAnsiTheme="minorHAnsi" w:cstheme="minorHAnsi"/>
          <w:b/>
          <w:bCs/>
          <w:lang w:val="en-US"/>
        </w:rPr>
        <w:t>Regular Audits:</w:t>
      </w:r>
      <w:r w:rsidRPr="004362CF">
        <w:rPr>
          <w:rFonts w:asciiTheme="minorHAnsi" w:hAnsiTheme="minorHAnsi" w:cstheme="minorHAnsi"/>
          <w:lang w:val="en-US"/>
        </w:rPr>
        <w:t xml:space="preserve"> Conducted by the EHS team to evaluate waste segregation effectiveness and highlight training or process gaps.</w:t>
      </w:r>
    </w:p>
    <w:p w14:paraId="29D011DB" w14:textId="77777777" w:rsidR="00BC3567" w:rsidRPr="004362CF" w:rsidRDefault="00BC3567" w:rsidP="00BC3567">
      <w:pPr>
        <w:spacing w:line="276" w:lineRule="auto"/>
        <w:rPr>
          <w:rFonts w:asciiTheme="minorHAnsi" w:hAnsiTheme="minorHAnsi" w:cstheme="minorHAnsi"/>
          <w:lang w:val="en-US"/>
        </w:rPr>
      </w:pPr>
    </w:p>
    <w:p w14:paraId="2E49D1E1" w14:textId="77777777" w:rsidR="00BC3567" w:rsidRPr="004362CF" w:rsidRDefault="00BC3567" w:rsidP="00BC3567">
      <w:pPr>
        <w:pStyle w:val="ListParagraph"/>
        <w:numPr>
          <w:ilvl w:val="1"/>
          <w:numId w:val="3"/>
        </w:numPr>
        <w:spacing w:line="276" w:lineRule="auto"/>
        <w:rPr>
          <w:rFonts w:asciiTheme="minorHAnsi" w:hAnsiTheme="minorHAnsi" w:cstheme="minorHAnsi"/>
          <w:b/>
          <w:bCs/>
          <w:lang w:val="en-US"/>
        </w:rPr>
      </w:pPr>
      <w:r w:rsidRPr="004362CF">
        <w:rPr>
          <w:rFonts w:asciiTheme="minorHAnsi" w:hAnsiTheme="minorHAnsi" w:cstheme="minorHAnsi"/>
          <w:b/>
          <w:bCs/>
          <w:lang w:val="en-US"/>
        </w:rPr>
        <w:t>Corrective Actions</w:t>
      </w:r>
    </w:p>
    <w:p w14:paraId="61057DFA" w14:textId="77777777" w:rsidR="00BC3567" w:rsidRPr="004362CF" w:rsidRDefault="00BC3567" w:rsidP="00BC3567">
      <w:pPr>
        <w:numPr>
          <w:ilvl w:val="0"/>
          <w:numId w:val="11"/>
        </w:numPr>
        <w:spacing w:line="276" w:lineRule="auto"/>
        <w:rPr>
          <w:rFonts w:asciiTheme="minorHAnsi" w:hAnsiTheme="minorHAnsi" w:cstheme="minorHAnsi"/>
          <w:lang w:val="en-US"/>
        </w:rPr>
      </w:pPr>
      <w:r w:rsidRPr="004362CF">
        <w:rPr>
          <w:rFonts w:asciiTheme="minorHAnsi" w:hAnsiTheme="minorHAnsi" w:cstheme="minorHAnsi"/>
          <w:b/>
          <w:bCs/>
          <w:lang w:val="en-US"/>
        </w:rPr>
        <w:t>Immediate Response:</w:t>
      </w:r>
      <w:r w:rsidRPr="004362CF">
        <w:rPr>
          <w:rFonts w:asciiTheme="minorHAnsi" w:hAnsiTheme="minorHAnsi" w:cstheme="minorHAnsi"/>
          <w:lang w:val="en-US"/>
        </w:rPr>
        <w:t xml:space="preserve"> Any case of cross-contamination or mis-segregation is addressed immediately with re-segregation and proper disposal.</w:t>
      </w:r>
    </w:p>
    <w:p w14:paraId="2ABEC679" w14:textId="77777777" w:rsidR="00BC3567" w:rsidRPr="004362CF" w:rsidRDefault="00BC3567" w:rsidP="00BC3567">
      <w:pPr>
        <w:numPr>
          <w:ilvl w:val="0"/>
          <w:numId w:val="11"/>
        </w:numPr>
        <w:spacing w:line="276" w:lineRule="auto"/>
        <w:rPr>
          <w:rFonts w:asciiTheme="minorHAnsi" w:hAnsiTheme="minorHAnsi" w:cstheme="minorHAnsi"/>
          <w:lang w:val="en-US"/>
        </w:rPr>
      </w:pPr>
      <w:r w:rsidRPr="004362CF">
        <w:rPr>
          <w:rFonts w:asciiTheme="minorHAnsi" w:hAnsiTheme="minorHAnsi" w:cstheme="minorHAnsi"/>
          <w:b/>
          <w:bCs/>
          <w:lang w:val="en-US"/>
        </w:rPr>
        <w:t>Employee Retraining:</w:t>
      </w:r>
      <w:r w:rsidRPr="004362CF">
        <w:rPr>
          <w:rFonts w:asciiTheme="minorHAnsi" w:hAnsiTheme="minorHAnsi" w:cstheme="minorHAnsi"/>
          <w:lang w:val="en-US"/>
        </w:rPr>
        <w:t xml:space="preserve"> Targeted training sessions are held for departments or shifts where errors are identified.</w:t>
      </w:r>
    </w:p>
    <w:p w14:paraId="73D0E3F3" w14:textId="77777777" w:rsidR="00BC3567" w:rsidRPr="004362CF" w:rsidRDefault="00BC3567" w:rsidP="00BC3567">
      <w:pPr>
        <w:numPr>
          <w:ilvl w:val="0"/>
          <w:numId w:val="11"/>
        </w:numPr>
        <w:spacing w:line="276" w:lineRule="auto"/>
        <w:rPr>
          <w:rFonts w:asciiTheme="minorHAnsi" w:hAnsiTheme="minorHAnsi" w:cstheme="minorHAnsi"/>
          <w:lang w:val="en-US"/>
        </w:rPr>
      </w:pPr>
      <w:r w:rsidRPr="004362CF">
        <w:rPr>
          <w:rFonts w:asciiTheme="minorHAnsi" w:hAnsiTheme="minorHAnsi" w:cstheme="minorHAnsi"/>
          <w:b/>
          <w:bCs/>
          <w:lang w:val="en-US"/>
        </w:rPr>
        <w:t>Root Cause Analysis:</w:t>
      </w:r>
      <w:r w:rsidRPr="004362CF">
        <w:rPr>
          <w:rFonts w:asciiTheme="minorHAnsi" w:hAnsiTheme="minorHAnsi" w:cstheme="minorHAnsi"/>
          <w:lang w:val="en-US"/>
        </w:rPr>
        <w:t xml:space="preserve"> Investigations are initiated to identify process flaws or training needs, and actions are taken to prevent recurrence.</w:t>
      </w:r>
    </w:p>
    <w:p w14:paraId="2FC5D2DF" w14:textId="77777777" w:rsidR="00BC3567" w:rsidRPr="004362CF" w:rsidRDefault="00BC3567" w:rsidP="00BC3567">
      <w:pPr>
        <w:spacing w:line="276" w:lineRule="auto"/>
        <w:rPr>
          <w:rFonts w:asciiTheme="minorHAnsi" w:hAnsiTheme="minorHAnsi" w:cstheme="minorHAnsi"/>
          <w:lang w:val="en-US"/>
        </w:rPr>
      </w:pPr>
    </w:p>
    <w:p w14:paraId="1194D663" w14:textId="2F56E06F" w:rsidR="00BC3567" w:rsidRPr="001279C0" w:rsidRDefault="00BC3567" w:rsidP="001279C0">
      <w:pPr>
        <w:pStyle w:val="ListParagraph"/>
        <w:numPr>
          <w:ilvl w:val="1"/>
          <w:numId w:val="3"/>
        </w:numPr>
        <w:spacing w:line="276" w:lineRule="auto"/>
        <w:rPr>
          <w:rFonts w:asciiTheme="minorHAnsi" w:hAnsiTheme="minorHAnsi" w:cstheme="minorHAnsi"/>
          <w:b/>
          <w:bCs/>
          <w:lang w:val="en-US"/>
        </w:rPr>
      </w:pPr>
      <w:r w:rsidRPr="004362CF">
        <w:rPr>
          <w:rFonts w:asciiTheme="minorHAnsi" w:hAnsiTheme="minorHAnsi" w:cstheme="minorHAnsi"/>
          <w:b/>
          <w:bCs/>
          <w:lang w:val="en-US"/>
        </w:rPr>
        <w:t>Safety and Environmental Considerations</w:t>
      </w:r>
    </w:p>
    <w:p w14:paraId="7C05B215" w14:textId="7A350244" w:rsidR="001279C0" w:rsidRPr="001279C0" w:rsidRDefault="001279C0" w:rsidP="001B10B6">
      <w:pPr>
        <w:pStyle w:val="ListParagraph"/>
        <w:numPr>
          <w:ilvl w:val="0"/>
          <w:numId w:val="11"/>
        </w:numPr>
        <w:jc w:val="both"/>
        <w:rPr>
          <w:rFonts w:asciiTheme="minorHAnsi" w:hAnsiTheme="minorHAnsi" w:cstheme="minorHAnsi"/>
          <w:b/>
          <w:bCs/>
        </w:rPr>
      </w:pPr>
      <w:r w:rsidRPr="001279C0">
        <w:rPr>
          <w:rFonts w:asciiTheme="minorHAnsi" w:hAnsiTheme="minorHAnsi" w:cstheme="minorHAnsi"/>
          <w:b/>
          <w:bCs/>
        </w:rPr>
        <w:t>Personal Protective Equipment (PPE):</w:t>
      </w:r>
      <w:r w:rsidR="004C6175">
        <w:rPr>
          <w:rFonts w:asciiTheme="minorHAnsi" w:hAnsiTheme="minorHAnsi" w:cstheme="minorHAnsi"/>
          <w:b/>
          <w:bCs/>
        </w:rPr>
        <w:t xml:space="preserve"> </w:t>
      </w:r>
      <w:r w:rsidRPr="001B10B6">
        <w:rPr>
          <w:rFonts w:asciiTheme="minorHAnsi" w:hAnsiTheme="minorHAnsi" w:cstheme="minorHAnsi"/>
        </w:rPr>
        <w:t>All staff involved in waste handling, especially hazardous and chemical waste</w:t>
      </w:r>
      <w:r w:rsidR="001B10B6">
        <w:rPr>
          <w:rFonts w:asciiTheme="minorHAnsi" w:hAnsiTheme="minorHAnsi" w:cstheme="minorHAnsi"/>
        </w:rPr>
        <w:t xml:space="preserve">, </w:t>
      </w:r>
      <w:r w:rsidRPr="001B10B6">
        <w:rPr>
          <w:rFonts w:asciiTheme="minorHAnsi" w:hAnsiTheme="minorHAnsi" w:cstheme="minorHAnsi"/>
        </w:rPr>
        <w:t>are equipped with appropriate PPE including gloves, safety goggles, masks, aprons, and closed footwear.</w:t>
      </w:r>
    </w:p>
    <w:p w14:paraId="018DBDA1" w14:textId="771CA04D" w:rsidR="001279C0" w:rsidRPr="001279C0" w:rsidRDefault="001279C0" w:rsidP="001279C0">
      <w:pPr>
        <w:pStyle w:val="ListParagraph"/>
        <w:numPr>
          <w:ilvl w:val="0"/>
          <w:numId w:val="11"/>
        </w:numPr>
        <w:rPr>
          <w:rFonts w:asciiTheme="minorHAnsi" w:hAnsiTheme="minorHAnsi" w:cstheme="minorHAnsi"/>
          <w:b/>
          <w:bCs/>
        </w:rPr>
      </w:pPr>
      <w:r w:rsidRPr="001279C0">
        <w:rPr>
          <w:rFonts w:asciiTheme="minorHAnsi" w:hAnsiTheme="minorHAnsi" w:cstheme="minorHAnsi"/>
          <w:b/>
          <w:bCs/>
        </w:rPr>
        <w:t>Spill Management:</w:t>
      </w:r>
      <w:r w:rsidR="004C6175">
        <w:rPr>
          <w:rFonts w:asciiTheme="minorHAnsi" w:hAnsiTheme="minorHAnsi" w:cstheme="minorHAnsi"/>
          <w:b/>
          <w:bCs/>
        </w:rPr>
        <w:t xml:space="preserve"> </w:t>
      </w:r>
      <w:r w:rsidRPr="004C6175">
        <w:rPr>
          <w:rFonts w:asciiTheme="minorHAnsi" w:hAnsiTheme="minorHAnsi" w:cstheme="minorHAnsi"/>
        </w:rPr>
        <w:t>Trained personnel follow a documented Spill Response Protocol, using spill kits, absorbents, and neutralizing agents. All incidents are recorded in the spill log.</w:t>
      </w:r>
    </w:p>
    <w:p w14:paraId="35B06F7A" w14:textId="1F556F32" w:rsidR="001279C0" w:rsidRPr="004C6175" w:rsidRDefault="001279C0">
      <w:pPr>
        <w:pStyle w:val="ListParagraph"/>
        <w:numPr>
          <w:ilvl w:val="0"/>
          <w:numId w:val="119"/>
        </w:numPr>
        <w:rPr>
          <w:rFonts w:asciiTheme="minorHAnsi" w:hAnsiTheme="minorHAnsi" w:cstheme="minorHAnsi"/>
        </w:rPr>
      </w:pPr>
      <w:r w:rsidRPr="001279C0">
        <w:rPr>
          <w:rFonts w:asciiTheme="minorHAnsi" w:hAnsiTheme="minorHAnsi" w:cstheme="minorHAnsi"/>
          <w:b/>
          <w:bCs/>
        </w:rPr>
        <w:t>Regulatory Compliance:</w:t>
      </w:r>
      <w:r w:rsidR="004C6175">
        <w:rPr>
          <w:rFonts w:asciiTheme="minorHAnsi" w:hAnsiTheme="minorHAnsi" w:cstheme="minorHAnsi"/>
          <w:b/>
          <w:bCs/>
        </w:rPr>
        <w:t xml:space="preserve"> </w:t>
      </w:r>
      <w:r w:rsidRPr="004C6175">
        <w:rPr>
          <w:rFonts w:asciiTheme="minorHAnsi" w:hAnsiTheme="minorHAnsi" w:cstheme="minorHAnsi"/>
        </w:rPr>
        <w:t>All waste segregation, storage, and disposal practices comply with:</w:t>
      </w:r>
    </w:p>
    <w:p w14:paraId="4CB178AF" w14:textId="77777777" w:rsidR="001279C0" w:rsidRPr="001279C0" w:rsidRDefault="001279C0">
      <w:pPr>
        <w:numPr>
          <w:ilvl w:val="0"/>
          <w:numId w:val="120"/>
        </w:numPr>
        <w:rPr>
          <w:rFonts w:asciiTheme="minorHAnsi" w:hAnsiTheme="minorHAnsi" w:cstheme="minorHAnsi"/>
        </w:rPr>
      </w:pPr>
      <w:r w:rsidRPr="001279C0">
        <w:rPr>
          <w:rFonts w:asciiTheme="minorHAnsi" w:hAnsiTheme="minorHAnsi" w:cstheme="minorHAnsi"/>
        </w:rPr>
        <w:t>Solid Waste Management Rules, 2016</w:t>
      </w:r>
    </w:p>
    <w:p w14:paraId="4F6F9CF4" w14:textId="77777777" w:rsidR="001279C0" w:rsidRPr="001279C0" w:rsidRDefault="001279C0">
      <w:pPr>
        <w:numPr>
          <w:ilvl w:val="0"/>
          <w:numId w:val="120"/>
        </w:numPr>
        <w:rPr>
          <w:rFonts w:asciiTheme="minorHAnsi" w:hAnsiTheme="minorHAnsi" w:cstheme="minorHAnsi"/>
        </w:rPr>
      </w:pPr>
      <w:r w:rsidRPr="001279C0">
        <w:rPr>
          <w:rFonts w:asciiTheme="minorHAnsi" w:hAnsiTheme="minorHAnsi" w:cstheme="minorHAnsi"/>
        </w:rPr>
        <w:t>Hazardous Waste Management Rules, 2016</w:t>
      </w:r>
    </w:p>
    <w:p w14:paraId="07E50C25" w14:textId="77777777" w:rsidR="001279C0" w:rsidRPr="001279C0" w:rsidRDefault="001279C0">
      <w:pPr>
        <w:numPr>
          <w:ilvl w:val="0"/>
          <w:numId w:val="120"/>
        </w:numPr>
        <w:rPr>
          <w:rFonts w:asciiTheme="minorHAnsi" w:hAnsiTheme="minorHAnsi" w:cstheme="minorHAnsi"/>
        </w:rPr>
      </w:pPr>
      <w:r w:rsidRPr="001279C0">
        <w:rPr>
          <w:rFonts w:asciiTheme="minorHAnsi" w:hAnsiTheme="minorHAnsi" w:cstheme="minorHAnsi"/>
        </w:rPr>
        <w:t>E-Waste (Management) Rules, 2022</w:t>
      </w:r>
    </w:p>
    <w:p w14:paraId="790F9033" w14:textId="77777777" w:rsidR="001279C0" w:rsidRPr="001279C0" w:rsidRDefault="001279C0">
      <w:pPr>
        <w:numPr>
          <w:ilvl w:val="0"/>
          <w:numId w:val="120"/>
        </w:numPr>
        <w:rPr>
          <w:rFonts w:asciiTheme="minorHAnsi" w:hAnsiTheme="minorHAnsi" w:cstheme="minorHAnsi"/>
          <w:b/>
          <w:bCs/>
        </w:rPr>
      </w:pPr>
      <w:r w:rsidRPr="001279C0">
        <w:rPr>
          <w:rFonts w:asciiTheme="minorHAnsi" w:hAnsiTheme="minorHAnsi" w:cstheme="minorHAnsi"/>
        </w:rPr>
        <w:t>Occupational Safety, Health and Working Conditions Code, 2020 (where applicable)</w:t>
      </w:r>
    </w:p>
    <w:p w14:paraId="38EE0984" w14:textId="77777777" w:rsidR="00BC3567" w:rsidRPr="0025368A" w:rsidRDefault="00BC3567" w:rsidP="0025368A">
      <w:pPr>
        <w:spacing w:line="276" w:lineRule="auto"/>
        <w:rPr>
          <w:rFonts w:asciiTheme="minorHAnsi" w:hAnsiTheme="minorHAnsi" w:cstheme="minorHAnsi"/>
          <w:b/>
          <w:bCs/>
          <w:lang w:val="en-US"/>
        </w:rPr>
      </w:pPr>
    </w:p>
    <w:p w14:paraId="372FA426" w14:textId="78BE55C9" w:rsidR="00B4558E" w:rsidRPr="004362CF" w:rsidRDefault="00B4558E" w:rsidP="00F4038F">
      <w:pPr>
        <w:pStyle w:val="ListParagraph"/>
        <w:numPr>
          <w:ilvl w:val="0"/>
          <w:numId w:val="3"/>
        </w:numPr>
        <w:spacing w:line="276" w:lineRule="auto"/>
        <w:rPr>
          <w:rFonts w:asciiTheme="minorHAnsi" w:hAnsiTheme="minorHAnsi" w:cstheme="minorHAnsi"/>
          <w:b/>
          <w:bCs/>
          <w:lang w:val="en-US"/>
        </w:rPr>
      </w:pPr>
      <w:r w:rsidRPr="004362CF">
        <w:rPr>
          <w:rFonts w:asciiTheme="minorHAnsi" w:hAnsiTheme="minorHAnsi" w:cstheme="minorHAnsi"/>
          <w:b/>
          <w:bCs/>
          <w:lang w:val="en-US"/>
        </w:rPr>
        <w:t>Total Waste Generation reduction</w:t>
      </w:r>
    </w:p>
    <w:p w14:paraId="7A26A25C" w14:textId="77777777" w:rsidR="00B4558E" w:rsidRPr="004362CF" w:rsidRDefault="00B4558E" w:rsidP="00F4038F">
      <w:pPr>
        <w:spacing w:line="276" w:lineRule="auto"/>
        <w:jc w:val="both"/>
        <w:rPr>
          <w:rFonts w:asciiTheme="minorHAnsi" w:hAnsiTheme="minorHAnsi" w:cstheme="minorHAnsi"/>
          <w:lang w:val="en-US"/>
        </w:rPr>
      </w:pPr>
    </w:p>
    <w:p w14:paraId="69B3AD37" w14:textId="12CFD928" w:rsidR="001C317F" w:rsidRDefault="00983D55" w:rsidP="00F4038F">
      <w:pPr>
        <w:spacing w:line="276" w:lineRule="auto"/>
        <w:jc w:val="both"/>
        <w:rPr>
          <w:rFonts w:asciiTheme="minorHAnsi" w:hAnsiTheme="minorHAnsi" w:cstheme="minorHAnsi"/>
        </w:rPr>
      </w:pPr>
      <w:r w:rsidRPr="00983D55">
        <w:rPr>
          <w:rFonts w:asciiTheme="minorHAnsi" w:hAnsiTheme="minorHAnsi" w:cstheme="minorHAnsi"/>
        </w:rPr>
        <w:t xml:space="preserve">Choksi Heraeus Private Limited adopts a proactive, multi-tiered approach to minimize waste generation throughout its refining, laboratory, and production activities. Aligned with India’s environmental regulations and global sustainability standards, the company prioritizes </w:t>
      </w:r>
      <w:r w:rsidRPr="00983D55">
        <w:rPr>
          <w:rFonts w:asciiTheme="minorHAnsi" w:hAnsiTheme="minorHAnsi" w:cstheme="minorHAnsi"/>
          <w:b/>
          <w:bCs/>
        </w:rPr>
        <w:t>source reduction, material recovery, reuse, and process optimization</w:t>
      </w:r>
      <w:r w:rsidRPr="00983D55">
        <w:rPr>
          <w:rFonts w:asciiTheme="minorHAnsi" w:hAnsiTheme="minorHAnsi" w:cstheme="minorHAnsi"/>
        </w:rPr>
        <w:t xml:space="preserve"> over disposal, with a focus on </w:t>
      </w:r>
      <w:r w:rsidRPr="00983D55">
        <w:rPr>
          <w:rFonts w:asciiTheme="minorHAnsi" w:hAnsiTheme="minorHAnsi" w:cstheme="minorHAnsi"/>
        </w:rPr>
        <w:lastRenderedPageBreak/>
        <w:t>minimizing environmental impact, safeguarding resources, and enhancing circularity through precious metal recovery</w:t>
      </w:r>
      <w:r w:rsidR="00B54566" w:rsidRPr="00B54566">
        <w:rPr>
          <w:rFonts w:asciiTheme="minorHAnsi" w:hAnsiTheme="minorHAnsi" w:cstheme="minorHAnsi"/>
        </w:rPr>
        <w:t>.</w:t>
      </w:r>
    </w:p>
    <w:p w14:paraId="50275F1E" w14:textId="77777777" w:rsidR="001C317F" w:rsidRPr="004362CF" w:rsidRDefault="001C317F" w:rsidP="00F4038F">
      <w:pPr>
        <w:spacing w:line="276" w:lineRule="auto"/>
        <w:jc w:val="both"/>
        <w:rPr>
          <w:rFonts w:asciiTheme="minorHAnsi" w:hAnsiTheme="minorHAnsi" w:cstheme="minorHAnsi"/>
          <w:lang w:val="en-US"/>
        </w:rPr>
      </w:pPr>
    </w:p>
    <w:p w14:paraId="53E33000" w14:textId="0738AA5C" w:rsidR="008A1D52" w:rsidRPr="004362CF" w:rsidRDefault="008A1D52" w:rsidP="00F4038F">
      <w:pPr>
        <w:pStyle w:val="ListParagraph"/>
        <w:numPr>
          <w:ilvl w:val="1"/>
          <w:numId w:val="3"/>
        </w:numPr>
        <w:spacing w:line="276" w:lineRule="auto"/>
        <w:jc w:val="both"/>
        <w:rPr>
          <w:rFonts w:asciiTheme="minorHAnsi" w:hAnsiTheme="minorHAnsi" w:cstheme="minorHAnsi"/>
          <w:b/>
          <w:bCs/>
          <w:lang w:val="en-US"/>
        </w:rPr>
      </w:pPr>
      <w:r w:rsidRPr="004362CF">
        <w:rPr>
          <w:rFonts w:asciiTheme="minorHAnsi" w:hAnsiTheme="minorHAnsi" w:cstheme="minorHAnsi"/>
          <w:b/>
          <w:bCs/>
          <w:lang w:val="en-US"/>
        </w:rPr>
        <w:t>Promotion of Material Reuse and Recovery</w:t>
      </w:r>
    </w:p>
    <w:p w14:paraId="3D911DC8" w14:textId="4D404038" w:rsidR="008A1D52" w:rsidRPr="004362CF" w:rsidRDefault="008A1D52" w:rsidP="00F4038F">
      <w:pPr>
        <w:spacing w:line="276" w:lineRule="auto"/>
        <w:jc w:val="both"/>
        <w:rPr>
          <w:rFonts w:asciiTheme="minorHAnsi" w:hAnsiTheme="minorHAnsi" w:cstheme="minorHAnsi"/>
          <w:lang w:val="en-US"/>
        </w:rPr>
      </w:pPr>
    </w:p>
    <w:p w14:paraId="0330465F" w14:textId="77777777" w:rsidR="008A1D52" w:rsidRPr="004362CF" w:rsidRDefault="008A1D52" w:rsidP="00F4038F">
      <w:pPr>
        <w:spacing w:line="276" w:lineRule="auto"/>
        <w:jc w:val="both"/>
        <w:rPr>
          <w:rFonts w:asciiTheme="minorHAnsi" w:hAnsiTheme="minorHAnsi" w:cstheme="minorHAnsi"/>
          <w:b/>
          <w:bCs/>
          <w:lang w:val="en-US"/>
        </w:rPr>
      </w:pPr>
      <w:r w:rsidRPr="004362CF">
        <w:rPr>
          <w:rFonts w:asciiTheme="minorHAnsi" w:hAnsiTheme="minorHAnsi" w:cstheme="minorHAnsi"/>
          <w:b/>
          <w:bCs/>
          <w:lang w:val="en-US"/>
        </w:rPr>
        <w:t>Recoverable Materials</w:t>
      </w:r>
    </w:p>
    <w:p w14:paraId="6E084D47" w14:textId="797CB7EB" w:rsidR="008A1D52" w:rsidRPr="004362CF" w:rsidRDefault="007146A4" w:rsidP="00F4038F">
      <w:pPr>
        <w:spacing w:line="276" w:lineRule="auto"/>
        <w:jc w:val="both"/>
        <w:rPr>
          <w:rFonts w:asciiTheme="minorHAnsi" w:hAnsiTheme="minorHAnsi" w:cstheme="minorHAnsi"/>
          <w:lang w:val="en-US"/>
        </w:rPr>
      </w:pPr>
      <w:r w:rsidRPr="007146A4">
        <w:rPr>
          <w:rFonts w:asciiTheme="minorHAnsi" w:hAnsiTheme="minorHAnsi" w:cstheme="minorHAnsi"/>
        </w:rPr>
        <w:t>Periodic waste stream audits are conducted to identify recyclable and recoverable materials across refining and laboratory operations. Key recoverable materials include</w:t>
      </w:r>
      <w:r w:rsidR="008A1D52" w:rsidRPr="004362CF">
        <w:rPr>
          <w:rFonts w:asciiTheme="minorHAnsi" w:hAnsiTheme="minorHAnsi" w:cstheme="minorHAnsi"/>
          <w:lang w:val="en-US"/>
        </w:rPr>
        <w:t>:</w:t>
      </w:r>
    </w:p>
    <w:p w14:paraId="74CA423C" w14:textId="6CA03229" w:rsidR="00374F51" w:rsidRPr="00374F51" w:rsidRDefault="00374F51" w:rsidP="00374F51">
      <w:pPr>
        <w:numPr>
          <w:ilvl w:val="0"/>
          <w:numId w:val="4"/>
        </w:numPr>
        <w:spacing w:line="276" w:lineRule="auto"/>
        <w:jc w:val="both"/>
        <w:rPr>
          <w:rFonts w:asciiTheme="minorHAnsi" w:hAnsiTheme="minorHAnsi" w:cstheme="minorHAnsi"/>
          <w:b/>
          <w:bCs/>
          <w:lang w:val="en-US"/>
        </w:rPr>
      </w:pPr>
      <w:r w:rsidRPr="00374F51">
        <w:rPr>
          <w:rFonts w:asciiTheme="minorHAnsi" w:hAnsiTheme="minorHAnsi" w:cstheme="minorHAnsi"/>
          <w:b/>
          <w:bCs/>
          <w:lang w:val="en-US"/>
        </w:rPr>
        <w:t xml:space="preserve">Precious Metal-Bearing Residues: </w:t>
      </w:r>
      <w:r w:rsidRPr="00374F51">
        <w:rPr>
          <w:rFonts w:asciiTheme="minorHAnsi" w:hAnsiTheme="minorHAnsi" w:cstheme="minorHAnsi"/>
          <w:lang w:val="en-US"/>
        </w:rPr>
        <w:t>Dust, sweeps, filter bags, ash, and polishing waste are systematically collected and reprocessed to recover valuable metals.</w:t>
      </w:r>
    </w:p>
    <w:p w14:paraId="7A87DB42" w14:textId="454C4131" w:rsidR="00374F51" w:rsidRPr="00374F51" w:rsidRDefault="00374F51" w:rsidP="00374F51">
      <w:pPr>
        <w:numPr>
          <w:ilvl w:val="0"/>
          <w:numId w:val="4"/>
        </w:numPr>
        <w:spacing w:line="276" w:lineRule="auto"/>
        <w:jc w:val="both"/>
        <w:rPr>
          <w:rFonts w:asciiTheme="minorHAnsi" w:hAnsiTheme="minorHAnsi" w:cstheme="minorHAnsi"/>
          <w:lang w:val="en-US"/>
        </w:rPr>
      </w:pPr>
      <w:r w:rsidRPr="00374F51">
        <w:rPr>
          <w:rFonts w:asciiTheme="minorHAnsi" w:hAnsiTheme="minorHAnsi" w:cstheme="minorHAnsi"/>
          <w:b/>
          <w:bCs/>
          <w:lang w:val="en-US"/>
        </w:rPr>
        <w:t>Chemical Reagents &amp; Solutions</w:t>
      </w:r>
      <w:r w:rsidRPr="00374F51">
        <w:rPr>
          <w:rFonts w:asciiTheme="minorHAnsi" w:hAnsiTheme="minorHAnsi" w:cstheme="minorHAnsi"/>
          <w:lang w:val="en-US"/>
        </w:rPr>
        <w:t>: Where feasible, solvents and process solutions are purified and reused in non-critical laboratory or production processes.</w:t>
      </w:r>
    </w:p>
    <w:p w14:paraId="3F62945A" w14:textId="6FF06C81" w:rsidR="00374F51" w:rsidRPr="00374F51" w:rsidRDefault="00374F51" w:rsidP="00374F51">
      <w:pPr>
        <w:numPr>
          <w:ilvl w:val="0"/>
          <w:numId w:val="4"/>
        </w:numPr>
        <w:spacing w:line="276" w:lineRule="auto"/>
        <w:jc w:val="both"/>
        <w:rPr>
          <w:rFonts w:asciiTheme="minorHAnsi" w:hAnsiTheme="minorHAnsi" w:cstheme="minorHAnsi"/>
          <w:lang w:val="en-US"/>
        </w:rPr>
      </w:pPr>
      <w:r w:rsidRPr="00374F51">
        <w:rPr>
          <w:rFonts w:asciiTheme="minorHAnsi" w:hAnsiTheme="minorHAnsi" w:cstheme="minorHAnsi"/>
          <w:b/>
          <w:bCs/>
          <w:lang w:val="en-US"/>
        </w:rPr>
        <w:t xml:space="preserve">Packaging Materials: </w:t>
      </w:r>
      <w:r w:rsidRPr="00374F51">
        <w:rPr>
          <w:rFonts w:asciiTheme="minorHAnsi" w:hAnsiTheme="minorHAnsi" w:cstheme="minorHAnsi"/>
          <w:lang w:val="en-US"/>
        </w:rPr>
        <w:t>Cartons, pallets, drums, and plastic wraps are segregated for reuse or recycling.</w:t>
      </w:r>
    </w:p>
    <w:p w14:paraId="0973E55C" w14:textId="6F5960DF" w:rsidR="00F47793" w:rsidRPr="00374F51" w:rsidRDefault="00374F51" w:rsidP="00374F51">
      <w:pPr>
        <w:numPr>
          <w:ilvl w:val="0"/>
          <w:numId w:val="4"/>
        </w:numPr>
        <w:spacing w:line="276" w:lineRule="auto"/>
        <w:jc w:val="both"/>
        <w:rPr>
          <w:rFonts w:asciiTheme="minorHAnsi" w:hAnsiTheme="minorHAnsi" w:cstheme="minorHAnsi"/>
          <w:lang w:val="en-US"/>
        </w:rPr>
      </w:pPr>
      <w:r w:rsidRPr="00374F51">
        <w:rPr>
          <w:rFonts w:asciiTheme="minorHAnsi" w:hAnsiTheme="minorHAnsi" w:cstheme="minorHAnsi"/>
          <w:b/>
          <w:bCs/>
          <w:lang w:val="en-US"/>
        </w:rPr>
        <w:t xml:space="preserve">Scrap Metals &amp; Defective Components: </w:t>
      </w:r>
      <w:r w:rsidRPr="00374F51">
        <w:rPr>
          <w:rFonts w:asciiTheme="minorHAnsi" w:hAnsiTheme="minorHAnsi" w:cstheme="minorHAnsi"/>
          <w:lang w:val="en-US"/>
        </w:rPr>
        <w:t>Off-spec products and scrap metal from production are repurposed or sent to authorized recyclers for recovery</w:t>
      </w:r>
      <w:r w:rsidR="008A1D52" w:rsidRPr="00374F51">
        <w:rPr>
          <w:rFonts w:asciiTheme="minorHAnsi" w:hAnsiTheme="minorHAnsi" w:cstheme="minorHAnsi"/>
          <w:lang w:val="en-US"/>
        </w:rPr>
        <w:t>.</w:t>
      </w:r>
    </w:p>
    <w:p w14:paraId="5B4F3FCE" w14:textId="77777777" w:rsidR="00B4558E" w:rsidRPr="004362CF" w:rsidRDefault="00B4558E" w:rsidP="00F4038F">
      <w:pPr>
        <w:spacing w:line="276" w:lineRule="auto"/>
        <w:jc w:val="both"/>
        <w:rPr>
          <w:rFonts w:asciiTheme="minorHAnsi" w:hAnsiTheme="minorHAnsi" w:cstheme="minorHAnsi"/>
          <w:lang w:val="en-US"/>
        </w:rPr>
      </w:pPr>
    </w:p>
    <w:p w14:paraId="5761FA79" w14:textId="77777777" w:rsidR="008A1D52" w:rsidRPr="004362CF" w:rsidRDefault="008A1D52" w:rsidP="00F4038F">
      <w:pPr>
        <w:spacing w:line="276" w:lineRule="auto"/>
        <w:jc w:val="both"/>
        <w:rPr>
          <w:rFonts w:asciiTheme="minorHAnsi" w:hAnsiTheme="minorHAnsi" w:cstheme="minorHAnsi"/>
          <w:b/>
          <w:bCs/>
          <w:lang w:val="en-US"/>
        </w:rPr>
      </w:pPr>
      <w:r w:rsidRPr="004362CF">
        <w:rPr>
          <w:rFonts w:asciiTheme="minorHAnsi" w:hAnsiTheme="minorHAnsi" w:cstheme="minorHAnsi"/>
          <w:b/>
          <w:bCs/>
          <w:lang w:val="en-US"/>
        </w:rPr>
        <w:t>Recovery and Collection Steps</w:t>
      </w:r>
    </w:p>
    <w:p w14:paraId="5A89EC33" w14:textId="7F00FA25" w:rsidR="00384417" w:rsidRPr="00384417" w:rsidRDefault="00384417" w:rsidP="00384417">
      <w:pPr>
        <w:numPr>
          <w:ilvl w:val="0"/>
          <w:numId w:val="5"/>
        </w:numPr>
        <w:spacing w:line="276" w:lineRule="auto"/>
        <w:jc w:val="both"/>
        <w:rPr>
          <w:rFonts w:asciiTheme="minorHAnsi" w:hAnsiTheme="minorHAnsi" w:cstheme="minorHAnsi"/>
          <w:b/>
          <w:bCs/>
          <w:lang w:val="en-US"/>
        </w:rPr>
      </w:pPr>
      <w:r w:rsidRPr="00384417">
        <w:rPr>
          <w:rFonts w:asciiTheme="minorHAnsi" w:hAnsiTheme="minorHAnsi" w:cstheme="minorHAnsi"/>
          <w:b/>
          <w:bCs/>
          <w:lang w:val="en-US"/>
        </w:rPr>
        <w:t xml:space="preserve">Collection Points: </w:t>
      </w:r>
      <w:r w:rsidRPr="00384417">
        <w:rPr>
          <w:rFonts w:asciiTheme="minorHAnsi" w:hAnsiTheme="minorHAnsi" w:cstheme="minorHAnsi"/>
          <w:lang w:val="en-US"/>
        </w:rPr>
        <w:t>Designated containers and secured collection points are placed in refining, laboratory, and warehouse areas</w:t>
      </w:r>
      <w:r w:rsidRPr="00384417">
        <w:rPr>
          <w:rFonts w:asciiTheme="minorHAnsi" w:hAnsiTheme="minorHAnsi" w:cstheme="minorHAnsi"/>
          <w:b/>
          <w:bCs/>
          <w:lang w:val="en-US"/>
        </w:rPr>
        <w:t>.</w:t>
      </w:r>
    </w:p>
    <w:p w14:paraId="7B1A2A8E" w14:textId="29560B80" w:rsidR="00384417" w:rsidRPr="00384417" w:rsidRDefault="00384417" w:rsidP="00384417">
      <w:pPr>
        <w:numPr>
          <w:ilvl w:val="0"/>
          <w:numId w:val="5"/>
        </w:numPr>
        <w:spacing w:line="276" w:lineRule="auto"/>
        <w:jc w:val="both"/>
        <w:rPr>
          <w:rFonts w:asciiTheme="minorHAnsi" w:hAnsiTheme="minorHAnsi" w:cstheme="minorHAnsi"/>
          <w:lang w:val="en-US"/>
        </w:rPr>
      </w:pPr>
      <w:r w:rsidRPr="00384417">
        <w:rPr>
          <w:rFonts w:asciiTheme="minorHAnsi" w:hAnsiTheme="minorHAnsi" w:cstheme="minorHAnsi"/>
          <w:b/>
          <w:bCs/>
          <w:lang w:val="en-US"/>
        </w:rPr>
        <w:t>Segregation and Sorting</w:t>
      </w:r>
      <w:r w:rsidRPr="00384417">
        <w:rPr>
          <w:rFonts w:asciiTheme="minorHAnsi" w:hAnsiTheme="minorHAnsi" w:cstheme="minorHAnsi"/>
          <w:lang w:val="en-US"/>
        </w:rPr>
        <w:t>: Materials are manually and mechanically segregated under strict supervision, with special protocols for precious metal-bearing residues.</w:t>
      </w:r>
    </w:p>
    <w:p w14:paraId="72944D13" w14:textId="35DF95C7" w:rsidR="008A1D52" w:rsidRPr="00384417" w:rsidRDefault="00384417" w:rsidP="00384417">
      <w:pPr>
        <w:numPr>
          <w:ilvl w:val="0"/>
          <w:numId w:val="5"/>
        </w:numPr>
        <w:spacing w:line="276" w:lineRule="auto"/>
        <w:jc w:val="both"/>
        <w:rPr>
          <w:rFonts w:asciiTheme="minorHAnsi" w:hAnsiTheme="minorHAnsi" w:cstheme="minorHAnsi"/>
          <w:lang w:val="en-US"/>
        </w:rPr>
      </w:pPr>
      <w:r w:rsidRPr="00384417">
        <w:rPr>
          <w:rFonts w:asciiTheme="minorHAnsi" w:hAnsiTheme="minorHAnsi" w:cstheme="minorHAnsi"/>
          <w:b/>
          <w:bCs/>
          <w:lang w:val="en-US"/>
        </w:rPr>
        <w:t xml:space="preserve">Employee Engagement: </w:t>
      </w:r>
      <w:r w:rsidRPr="00384417">
        <w:rPr>
          <w:rFonts w:asciiTheme="minorHAnsi" w:hAnsiTheme="minorHAnsi" w:cstheme="minorHAnsi"/>
          <w:lang w:val="en-US"/>
        </w:rPr>
        <w:t>Regular training and awareness programs are conducted to ensure employees recognize recoverable materials and understand their role in waste reduction.</w:t>
      </w:r>
    </w:p>
    <w:p w14:paraId="3E5DC046" w14:textId="0A4FBA66" w:rsidR="008A1D52" w:rsidRPr="004362CF" w:rsidRDefault="008A1D52" w:rsidP="00F4038F">
      <w:pPr>
        <w:spacing w:line="276" w:lineRule="auto"/>
        <w:jc w:val="both"/>
        <w:rPr>
          <w:rFonts w:asciiTheme="minorHAnsi" w:hAnsiTheme="minorHAnsi" w:cstheme="minorHAnsi"/>
          <w:lang w:val="en-US"/>
        </w:rPr>
      </w:pPr>
    </w:p>
    <w:p w14:paraId="2DA60656" w14:textId="77777777" w:rsidR="008A1D52" w:rsidRPr="004362CF" w:rsidRDefault="008A1D52" w:rsidP="00F4038F">
      <w:pPr>
        <w:spacing w:line="276" w:lineRule="auto"/>
        <w:jc w:val="both"/>
        <w:rPr>
          <w:rFonts w:asciiTheme="minorHAnsi" w:hAnsiTheme="minorHAnsi" w:cstheme="minorHAnsi"/>
          <w:b/>
          <w:bCs/>
          <w:lang w:val="en-US"/>
        </w:rPr>
      </w:pPr>
      <w:r w:rsidRPr="004362CF">
        <w:rPr>
          <w:rFonts w:asciiTheme="minorHAnsi" w:hAnsiTheme="minorHAnsi" w:cstheme="minorHAnsi"/>
          <w:b/>
          <w:bCs/>
          <w:lang w:val="en-US"/>
        </w:rPr>
        <w:t>Recovery Process and Optimization</w:t>
      </w:r>
    </w:p>
    <w:p w14:paraId="7CAB8125" w14:textId="430A553C" w:rsidR="00642E6D" w:rsidRPr="00642E6D" w:rsidRDefault="00642E6D" w:rsidP="00642E6D">
      <w:pPr>
        <w:numPr>
          <w:ilvl w:val="0"/>
          <w:numId w:val="6"/>
        </w:numPr>
        <w:spacing w:line="276" w:lineRule="auto"/>
        <w:jc w:val="both"/>
        <w:rPr>
          <w:rFonts w:asciiTheme="minorHAnsi" w:hAnsiTheme="minorHAnsi" w:cstheme="minorHAnsi"/>
          <w:b/>
          <w:bCs/>
          <w:lang w:val="en-US"/>
        </w:rPr>
      </w:pPr>
      <w:r w:rsidRPr="00642E6D">
        <w:rPr>
          <w:rFonts w:asciiTheme="minorHAnsi" w:hAnsiTheme="minorHAnsi" w:cstheme="minorHAnsi"/>
          <w:b/>
          <w:bCs/>
          <w:lang w:val="en-US"/>
        </w:rPr>
        <w:t xml:space="preserve">Precious Metal-Bearing Residues: </w:t>
      </w:r>
      <w:r w:rsidRPr="00642E6D">
        <w:rPr>
          <w:rFonts w:asciiTheme="minorHAnsi" w:hAnsiTheme="minorHAnsi" w:cstheme="minorHAnsi"/>
          <w:lang w:val="en-US"/>
        </w:rPr>
        <w:t>Collected and refined through in-house recovery processes or sent to authorized refining partners.</w:t>
      </w:r>
    </w:p>
    <w:p w14:paraId="707ABE58" w14:textId="3D0CD6F7" w:rsidR="00642E6D" w:rsidRPr="00642E6D" w:rsidRDefault="00642E6D" w:rsidP="00642E6D">
      <w:pPr>
        <w:numPr>
          <w:ilvl w:val="0"/>
          <w:numId w:val="6"/>
        </w:numPr>
        <w:spacing w:line="276" w:lineRule="auto"/>
        <w:jc w:val="both"/>
        <w:rPr>
          <w:rFonts w:asciiTheme="minorHAnsi" w:hAnsiTheme="minorHAnsi" w:cstheme="minorHAnsi"/>
          <w:lang w:val="en-US"/>
        </w:rPr>
      </w:pPr>
      <w:r w:rsidRPr="00642E6D">
        <w:rPr>
          <w:rFonts w:asciiTheme="minorHAnsi" w:hAnsiTheme="minorHAnsi" w:cstheme="minorHAnsi"/>
          <w:b/>
          <w:bCs/>
          <w:lang w:val="en-US"/>
        </w:rPr>
        <w:t xml:space="preserve">Chemical Reagents &amp; Solvents: </w:t>
      </w:r>
      <w:r w:rsidRPr="00642E6D">
        <w:rPr>
          <w:rFonts w:asciiTheme="minorHAnsi" w:hAnsiTheme="minorHAnsi" w:cstheme="minorHAnsi"/>
          <w:lang w:val="en-US"/>
        </w:rPr>
        <w:t>Treated for safe reuse in low-priority or test batches, reducing chemical waste.</w:t>
      </w:r>
    </w:p>
    <w:p w14:paraId="06CF2E26" w14:textId="4C89F383" w:rsidR="00642E6D" w:rsidRPr="00642E6D" w:rsidRDefault="00642E6D" w:rsidP="00642E6D">
      <w:pPr>
        <w:numPr>
          <w:ilvl w:val="0"/>
          <w:numId w:val="6"/>
        </w:numPr>
        <w:spacing w:line="276" w:lineRule="auto"/>
        <w:jc w:val="both"/>
        <w:rPr>
          <w:rFonts w:asciiTheme="minorHAnsi" w:hAnsiTheme="minorHAnsi" w:cstheme="minorHAnsi"/>
          <w:b/>
          <w:bCs/>
          <w:lang w:val="en-US"/>
        </w:rPr>
      </w:pPr>
      <w:r w:rsidRPr="00642E6D">
        <w:rPr>
          <w:rFonts w:asciiTheme="minorHAnsi" w:hAnsiTheme="minorHAnsi" w:cstheme="minorHAnsi"/>
          <w:b/>
          <w:bCs/>
          <w:lang w:val="en-US"/>
        </w:rPr>
        <w:t xml:space="preserve">Packaging Materials: </w:t>
      </w:r>
      <w:r w:rsidRPr="00642E6D">
        <w:rPr>
          <w:rFonts w:asciiTheme="minorHAnsi" w:hAnsiTheme="minorHAnsi" w:cstheme="minorHAnsi"/>
          <w:lang w:val="en-US"/>
        </w:rPr>
        <w:t>Stored for internal reuse in logistics, with damaged items sent to authorized recyclers</w:t>
      </w:r>
      <w:r w:rsidRPr="00642E6D">
        <w:rPr>
          <w:rFonts w:asciiTheme="minorHAnsi" w:hAnsiTheme="minorHAnsi" w:cstheme="minorHAnsi"/>
          <w:b/>
          <w:bCs/>
          <w:lang w:val="en-US"/>
        </w:rPr>
        <w:t>.</w:t>
      </w:r>
    </w:p>
    <w:p w14:paraId="4F2310CB" w14:textId="1BA46892" w:rsidR="00645721" w:rsidRDefault="00642E6D" w:rsidP="00F4038F">
      <w:pPr>
        <w:numPr>
          <w:ilvl w:val="0"/>
          <w:numId w:val="6"/>
        </w:numPr>
        <w:spacing w:line="276" w:lineRule="auto"/>
        <w:jc w:val="both"/>
        <w:rPr>
          <w:rFonts w:asciiTheme="minorHAnsi" w:hAnsiTheme="minorHAnsi" w:cstheme="minorHAnsi"/>
          <w:lang w:val="en-US"/>
        </w:rPr>
      </w:pPr>
      <w:r w:rsidRPr="00642E6D">
        <w:rPr>
          <w:rFonts w:asciiTheme="minorHAnsi" w:hAnsiTheme="minorHAnsi" w:cstheme="minorHAnsi"/>
          <w:b/>
          <w:bCs/>
          <w:lang w:val="en-US"/>
        </w:rPr>
        <w:t xml:space="preserve">Scrap Metals &amp; Defective Products: </w:t>
      </w:r>
      <w:r w:rsidRPr="00642E6D">
        <w:rPr>
          <w:rFonts w:asciiTheme="minorHAnsi" w:hAnsiTheme="minorHAnsi" w:cstheme="minorHAnsi"/>
          <w:lang w:val="en-US"/>
        </w:rPr>
        <w:t>Segregated and repurposed as test samples or recycled through approved vendors.</w:t>
      </w:r>
    </w:p>
    <w:p w14:paraId="34FEF06E" w14:textId="77777777" w:rsidR="00CA39A6" w:rsidRDefault="00CA39A6" w:rsidP="00CA39A6">
      <w:pPr>
        <w:spacing w:line="276" w:lineRule="auto"/>
        <w:jc w:val="both"/>
        <w:rPr>
          <w:rFonts w:asciiTheme="minorHAnsi" w:hAnsiTheme="minorHAnsi" w:cstheme="minorHAnsi"/>
          <w:lang w:val="en-US"/>
        </w:rPr>
      </w:pPr>
    </w:p>
    <w:p w14:paraId="30423860" w14:textId="77777777" w:rsidR="00CA39A6" w:rsidRDefault="00CA39A6" w:rsidP="00CA39A6">
      <w:pPr>
        <w:spacing w:line="276" w:lineRule="auto"/>
        <w:jc w:val="both"/>
        <w:rPr>
          <w:rFonts w:asciiTheme="minorHAnsi" w:hAnsiTheme="minorHAnsi" w:cstheme="minorHAnsi"/>
          <w:lang w:val="en-US"/>
        </w:rPr>
      </w:pPr>
    </w:p>
    <w:p w14:paraId="0A1232C8" w14:textId="77777777" w:rsidR="00CA39A6" w:rsidRPr="00642E6D" w:rsidRDefault="00CA39A6" w:rsidP="00CA39A6">
      <w:pPr>
        <w:spacing w:line="276" w:lineRule="auto"/>
        <w:jc w:val="both"/>
        <w:rPr>
          <w:rFonts w:asciiTheme="minorHAnsi" w:hAnsiTheme="minorHAnsi" w:cstheme="minorHAnsi"/>
          <w:lang w:val="en-US"/>
        </w:rPr>
      </w:pPr>
    </w:p>
    <w:p w14:paraId="59ECDE9F" w14:textId="77777777" w:rsidR="00645721" w:rsidRPr="004362CF" w:rsidRDefault="00645721" w:rsidP="00F4038F">
      <w:pPr>
        <w:spacing w:line="276" w:lineRule="auto"/>
        <w:jc w:val="both"/>
        <w:rPr>
          <w:rFonts w:asciiTheme="minorHAnsi" w:hAnsiTheme="minorHAnsi" w:cstheme="minorHAnsi"/>
          <w:lang w:val="en-US"/>
        </w:rPr>
      </w:pPr>
    </w:p>
    <w:p w14:paraId="33AE2256" w14:textId="77777777" w:rsidR="008A1D52" w:rsidRPr="004362CF" w:rsidRDefault="008A1D52" w:rsidP="00F4038F">
      <w:pPr>
        <w:spacing w:line="276" w:lineRule="auto"/>
        <w:jc w:val="both"/>
        <w:rPr>
          <w:rFonts w:asciiTheme="minorHAnsi" w:hAnsiTheme="minorHAnsi" w:cstheme="minorHAnsi"/>
          <w:b/>
          <w:bCs/>
          <w:lang w:val="en-US"/>
        </w:rPr>
      </w:pPr>
      <w:r w:rsidRPr="004362CF">
        <w:rPr>
          <w:rFonts w:asciiTheme="minorHAnsi" w:hAnsiTheme="minorHAnsi" w:cstheme="minorHAnsi"/>
          <w:b/>
          <w:bCs/>
          <w:lang w:val="en-US"/>
        </w:rPr>
        <w:lastRenderedPageBreak/>
        <w:t>Material Recovery Summary</w:t>
      </w:r>
    </w:p>
    <w:p w14:paraId="264FF0A1" w14:textId="77777777" w:rsidR="00515CA0" w:rsidRPr="004362CF" w:rsidRDefault="00515CA0" w:rsidP="00F4038F">
      <w:pPr>
        <w:spacing w:line="276" w:lineRule="auto"/>
        <w:jc w:val="both"/>
        <w:rPr>
          <w:rFonts w:asciiTheme="minorHAnsi" w:hAnsiTheme="minorHAnsi" w:cstheme="minorHAnsi"/>
          <w:b/>
          <w:bCs/>
          <w:lang w:val="en-US"/>
        </w:rPr>
      </w:pPr>
    </w:p>
    <w:tbl>
      <w:tblPr>
        <w:tblStyle w:val="TableGrid"/>
        <w:tblW w:w="0" w:type="auto"/>
        <w:tblLook w:val="04A0" w:firstRow="1" w:lastRow="0" w:firstColumn="1" w:lastColumn="0" w:noHBand="0" w:noVBand="1"/>
      </w:tblPr>
      <w:tblGrid>
        <w:gridCol w:w="2224"/>
        <w:gridCol w:w="1750"/>
        <w:gridCol w:w="2476"/>
        <w:gridCol w:w="2660"/>
      </w:tblGrid>
      <w:tr w:rsidR="00642E6D" w:rsidRPr="00642E6D" w14:paraId="20EB512A" w14:textId="77777777" w:rsidTr="00642E6D">
        <w:tc>
          <w:tcPr>
            <w:tcW w:w="0" w:type="auto"/>
            <w:hideMark/>
          </w:tcPr>
          <w:p w14:paraId="1BF4B8F3" w14:textId="77777777" w:rsidR="00642E6D" w:rsidRPr="00642E6D" w:rsidRDefault="00642E6D" w:rsidP="00642E6D">
            <w:pPr>
              <w:spacing w:line="276" w:lineRule="auto"/>
              <w:rPr>
                <w:rFonts w:asciiTheme="minorHAnsi" w:hAnsiTheme="minorHAnsi" w:cstheme="minorHAnsi"/>
                <w:b/>
                <w:bCs/>
                <w:lang w:val="en-US"/>
              </w:rPr>
            </w:pPr>
            <w:r w:rsidRPr="00642E6D">
              <w:rPr>
                <w:rFonts w:asciiTheme="minorHAnsi" w:hAnsiTheme="minorHAnsi" w:cstheme="minorHAnsi"/>
                <w:b/>
                <w:bCs/>
                <w:lang w:val="en-US"/>
              </w:rPr>
              <w:t>Material Type</w:t>
            </w:r>
          </w:p>
        </w:tc>
        <w:tc>
          <w:tcPr>
            <w:tcW w:w="0" w:type="auto"/>
            <w:hideMark/>
          </w:tcPr>
          <w:p w14:paraId="1667F023" w14:textId="77777777" w:rsidR="00642E6D" w:rsidRPr="00642E6D" w:rsidRDefault="00642E6D" w:rsidP="00642E6D">
            <w:pPr>
              <w:spacing w:line="276" w:lineRule="auto"/>
              <w:rPr>
                <w:rFonts w:asciiTheme="minorHAnsi" w:hAnsiTheme="minorHAnsi" w:cstheme="minorHAnsi"/>
                <w:b/>
                <w:bCs/>
                <w:lang w:val="en-US"/>
              </w:rPr>
            </w:pPr>
            <w:r w:rsidRPr="00642E6D">
              <w:rPr>
                <w:rFonts w:asciiTheme="minorHAnsi" w:hAnsiTheme="minorHAnsi" w:cstheme="minorHAnsi"/>
                <w:b/>
                <w:bCs/>
                <w:lang w:val="en-US"/>
              </w:rPr>
              <w:t>Recovery Percentage</w:t>
            </w:r>
          </w:p>
        </w:tc>
        <w:tc>
          <w:tcPr>
            <w:tcW w:w="0" w:type="auto"/>
            <w:hideMark/>
          </w:tcPr>
          <w:p w14:paraId="2C74287C" w14:textId="77777777" w:rsidR="00642E6D" w:rsidRPr="00642E6D" w:rsidRDefault="00642E6D" w:rsidP="00642E6D">
            <w:pPr>
              <w:spacing w:line="276" w:lineRule="auto"/>
              <w:rPr>
                <w:rFonts w:asciiTheme="minorHAnsi" w:hAnsiTheme="minorHAnsi" w:cstheme="minorHAnsi"/>
                <w:b/>
                <w:bCs/>
                <w:lang w:val="en-US"/>
              </w:rPr>
            </w:pPr>
            <w:r w:rsidRPr="00642E6D">
              <w:rPr>
                <w:rFonts w:asciiTheme="minorHAnsi" w:hAnsiTheme="minorHAnsi" w:cstheme="minorHAnsi"/>
                <w:b/>
                <w:bCs/>
                <w:lang w:val="en-US"/>
              </w:rPr>
              <w:t>Collection Method</w:t>
            </w:r>
          </w:p>
        </w:tc>
        <w:tc>
          <w:tcPr>
            <w:tcW w:w="0" w:type="auto"/>
            <w:hideMark/>
          </w:tcPr>
          <w:p w14:paraId="7F41F89B" w14:textId="77777777" w:rsidR="00642E6D" w:rsidRPr="00642E6D" w:rsidRDefault="00642E6D" w:rsidP="00642E6D">
            <w:pPr>
              <w:spacing w:line="276" w:lineRule="auto"/>
              <w:rPr>
                <w:rFonts w:asciiTheme="minorHAnsi" w:hAnsiTheme="minorHAnsi" w:cstheme="minorHAnsi"/>
                <w:b/>
                <w:bCs/>
                <w:lang w:val="en-US"/>
              </w:rPr>
            </w:pPr>
            <w:r w:rsidRPr="00642E6D">
              <w:rPr>
                <w:rFonts w:asciiTheme="minorHAnsi" w:hAnsiTheme="minorHAnsi" w:cstheme="minorHAnsi"/>
                <w:b/>
                <w:bCs/>
                <w:lang w:val="en-US"/>
              </w:rPr>
              <w:t>Reused For</w:t>
            </w:r>
          </w:p>
        </w:tc>
      </w:tr>
      <w:tr w:rsidR="00642E6D" w:rsidRPr="00642E6D" w14:paraId="6F49AF55" w14:textId="77777777" w:rsidTr="00642E6D">
        <w:tc>
          <w:tcPr>
            <w:tcW w:w="0" w:type="auto"/>
            <w:hideMark/>
          </w:tcPr>
          <w:p w14:paraId="7E957FA9" w14:textId="77777777" w:rsidR="00642E6D" w:rsidRPr="00F874E5" w:rsidRDefault="00642E6D" w:rsidP="00642E6D">
            <w:pPr>
              <w:spacing w:line="276" w:lineRule="auto"/>
              <w:rPr>
                <w:rFonts w:asciiTheme="minorHAnsi" w:hAnsiTheme="minorHAnsi" w:cstheme="minorHAnsi"/>
                <w:b/>
                <w:bCs/>
                <w:lang w:val="en-US"/>
              </w:rPr>
            </w:pPr>
            <w:r w:rsidRPr="00F874E5">
              <w:rPr>
                <w:rFonts w:asciiTheme="minorHAnsi" w:hAnsiTheme="minorHAnsi" w:cstheme="minorHAnsi"/>
                <w:b/>
                <w:bCs/>
                <w:lang w:val="en-US"/>
              </w:rPr>
              <w:t>Precious Metal-Bearing Residues</w:t>
            </w:r>
          </w:p>
        </w:tc>
        <w:tc>
          <w:tcPr>
            <w:tcW w:w="0" w:type="auto"/>
            <w:hideMark/>
          </w:tcPr>
          <w:p w14:paraId="484F7A91" w14:textId="77777777" w:rsidR="00642E6D" w:rsidRPr="00F874E5" w:rsidRDefault="00642E6D" w:rsidP="00642E6D">
            <w:pPr>
              <w:spacing w:line="276" w:lineRule="auto"/>
              <w:rPr>
                <w:rFonts w:asciiTheme="minorHAnsi" w:hAnsiTheme="minorHAnsi" w:cstheme="minorHAnsi"/>
                <w:lang w:val="en-US"/>
              </w:rPr>
            </w:pPr>
            <w:r w:rsidRPr="00F874E5">
              <w:rPr>
                <w:rFonts w:asciiTheme="minorHAnsi" w:hAnsiTheme="minorHAnsi" w:cstheme="minorHAnsi"/>
                <w:lang w:val="en-US"/>
              </w:rPr>
              <w:t>95%</w:t>
            </w:r>
          </w:p>
        </w:tc>
        <w:tc>
          <w:tcPr>
            <w:tcW w:w="0" w:type="auto"/>
            <w:hideMark/>
          </w:tcPr>
          <w:p w14:paraId="2C1DF667" w14:textId="77777777" w:rsidR="00642E6D" w:rsidRPr="00F874E5" w:rsidRDefault="00642E6D" w:rsidP="00642E6D">
            <w:pPr>
              <w:spacing w:line="276" w:lineRule="auto"/>
              <w:rPr>
                <w:rFonts w:asciiTheme="minorHAnsi" w:hAnsiTheme="minorHAnsi" w:cstheme="minorHAnsi"/>
                <w:lang w:val="en-US"/>
              </w:rPr>
            </w:pPr>
            <w:r w:rsidRPr="00F874E5">
              <w:rPr>
                <w:rFonts w:asciiTheme="minorHAnsi" w:hAnsiTheme="minorHAnsi" w:cstheme="minorHAnsi"/>
                <w:lang w:val="en-US"/>
              </w:rPr>
              <w:t>Locked containers in refining/lab areas</w:t>
            </w:r>
          </w:p>
        </w:tc>
        <w:tc>
          <w:tcPr>
            <w:tcW w:w="0" w:type="auto"/>
            <w:hideMark/>
          </w:tcPr>
          <w:p w14:paraId="14828C36" w14:textId="77777777" w:rsidR="00642E6D" w:rsidRPr="00F874E5" w:rsidRDefault="00642E6D" w:rsidP="00642E6D">
            <w:pPr>
              <w:spacing w:line="276" w:lineRule="auto"/>
              <w:rPr>
                <w:rFonts w:asciiTheme="minorHAnsi" w:hAnsiTheme="minorHAnsi" w:cstheme="minorHAnsi"/>
                <w:lang w:val="en-US"/>
              </w:rPr>
            </w:pPr>
            <w:r w:rsidRPr="00F874E5">
              <w:rPr>
                <w:rFonts w:asciiTheme="minorHAnsi" w:hAnsiTheme="minorHAnsi" w:cstheme="minorHAnsi"/>
                <w:lang w:val="en-US"/>
              </w:rPr>
              <w:t>In-house recovery and refining</w:t>
            </w:r>
          </w:p>
        </w:tc>
      </w:tr>
      <w:tr w:rsidR="00642E6D" w:rsidRPr="00642E6D" w14:paraId="2FC86FD3" w14:textId="77777777" w:rsidTr="00642E6D">
        <w:tc>
          <w:tcPr>
            <w:tcW w:w="0" w:type="auto"/>
            <w:hideMark/>
          </w:tcPr>
          <w:p w14:paraId="78D84729" w14:textId="77777777" w:rsidR="00642E6D" w:rsidRPr="00F874E5" w:rsidRDefault="00642E6D" w:rsidP="00642E6D">
            <w:pPr>
              <w:spacing w:line="276" w:lineRule="auto"/>
              <w:rPr>
                <w:rFonts w:asciiTheme="minorHAnsi" w:hAnsiTheme="minorHAnsi" w:cstheme="minorHAnsi"/>
                <w:b/>
                <w:bCs/>
                <w:lang w:val="en-US"/>
              </w:rPr>
            </w:pPr>
            <w:r w:rsidRPr="00F874E5">
              <w:rPr>
                <w:rFonts w:asciiTheme="minorHAnsi" w:hAnsiTheme="minorHAnsi" w:cstheme="minorHAnsi"/>
                <w:b/>
                <w:bCs/>
                <w:lang w:val="en-US"/>
              </w:rPr>
              <w:t>Chemical Reagents &amp; Solvents</w:t>
            </w:r>
          </w:p>
        </w:tc>
        <w:tc>
          <w:tcPr>
            <w:tcW w:w="0" w:type="auto"/>
            <w:hideMark/>
          </w:tcPr>
          <w:p w14:paraId="1C2EF6B1" w14:textId="77777777" w:rsidR="00642E6D" w:rsidRPr="00F874E5" w:rsidRDefault="00642E6D" w:rsidP="00642E6D">
            <w:pPr>
              <w:spacing w:line="276" w:lineRule="auto"/>
              <w:rPr>
                <w:rFonts w:asciiTheme="minorHAnsi" w:hAnsiTheme="minorHAnsi" w:cstheme="minorHAnsi"/>
                <w:lang w:val="en-US"/>
              </w:rPr>
            </w:pPr>
            <w:r w:rsidRPr="00F874E5">
              <w:rPr>
                <w:rFonts w:asciiTheme="minorHAnsi" w:hAnsiTheme="minorHAnsi" w:cstheme="minorHAnsi"/>
                <w:lang w:val="en-US"/>
              </w:rPr>
              <w:t>70%</w:t>
            </w:r>
          </w:p>
        </w:tc>
        <w:tc>
          <w:tcPr>
            <w:tcW w:w="0" w:type="auto"/>
            <w:hideMark/>
          </w:tcPr>
          <w:p w14:paraId="50BAB573" w14:textId="77777777" w:rsidR="00642E6D" w:rsidRPr="00F874E5" w:rsidRDefault="00642E6D" w:rsidP="00642E6D">
            <w:pPr>
              <w:spacing w:line="276" w:lineRule="auto"/>
              <w:rPr>
                <w:rFonts w:asciiTheme="minorHAnsi" w:hAnsiTheme="minorHAnsi" w:cstheme="minorHAnsi"/>
                <w:lang w:val="en-US"/>
              </w:rPr>
            </w:pPr>
            <w:r w:rsidRPr="00F874E5">
              <w:rPr>
                <w:rFonts w:asciiTheme="minorHAnsi" w:hAnsiTheme="minorHAnsi" w:cstheme="minorHAnsi"/>
                <w:lang w:val="en-US"/>
              </w:rPr>
              <w:t>Sealed drums with recovery logs</w:t>
            </w:r>
          </w:p>
        </w:tc>
        <w:tc>
          <w:tcPr>
            <w:tcW w:w="0" w:type="auto"/>
            <w:hideMark/>
          </w:tcPr>
          <w:p w14:paraId="25CFCBC1" w14:textId="77777777" w:rsidR="00642E6D" w:rsidRPr="00F874E5" w:rsidRDefault="00642E6D" w:rsidP="00642E6D">
            <w:pPr>
              <w:spacing w:line="276" w:lineRule="auto"/>
              <w:rPr>
                <w:rFonts w:asciiTheme="minorHAnsi" w:hAnsiTheme="minorHAnsi" w:cstheme="minorHAnsi"/>
                <w:lang w:val="en-US"/>
              </w:rPr>
            </w:pPr>
            <w:r w:rsidRPr="00F874E5">
              <w:rPr>
                <w:rFonts w:asciiTheme="minorHAnsi" w:hAnsiTheme="minorHAnsi" w:cstheme="minorHAnsi"/>
                <w:lang w:val="en-US"/>
              </w:rPr>
              <w:t>Reuse in non-critical or R&amp;D processes</w:t>
            </w:r>
          </w:p>
        </w:tc>
      </w:tr>
      <w:tr w:rsidR="00642E6D" w:rsidRPr="00642E6D" w14:paraId="7DB1B362" w14:textId="77777777" w:rsidTr="00642E6D">
        <w:tc>
          <w:tcPr>
            <w:tcW w:w="0" w:type="auto"/>
            <w:hideMark/>
          </w:tcPr>
          <w:p w14:paraId="30569885" w14:textId="77777777" w:rsidR="00642E6D" w:rsidRPr="00F874E5" w:rsidRDefault="00642E6D" w:rsidP="00642E6D">
            <w:pPr>
              <w:spacing w:line="276" w:lineRule="auto"/>
              <w:rPr>
                <w:rFonts w:asciiTheme="minorHAnsi" w:hAnsiTheme="minorHAnsi" w:cstheme="minorHAnsi"/>
                <w:b/>
                <w:bCs/>
                <w:lang w:val="en-US"/>
              </w:rPr>
            </w:pPr>
            <w:r w:rsidRPr="00F874E5">
              <w:rPr>
                <w:rFonts w:asciiTheme="minorHAnsi" w:hAnsiTheme="minorHAnsi" w:cstheme="minorHAnsi"/>
                <w:b/>
                <w:bCs/>
                <w:lang w:val="en-US"/>
              </w:rPr>
              <w:t>Scrap Metals &amp; Defective Products</w:t>
            </w:r>
          </w:p>
        </w:tc>
        <w:tc>
          <w:tcPr>
            <w:tcW w:w="0" w:type="auto"/>
            <w:hideMark/>
          </w:tcPr>
          <w:p w14:paraId="0525E52F" w14:textId="77777777" w:rsidR="00642E6D" w:rsidRPr="00F874E5" w:rsidRDefault="00642E6D" w:rsidP="00642E6D">
            <w:pPr>
              <w:spacing w:line="276" w:lineRule="auto"/>
              <w:rPr>
                <w:rFonts w:asciiTheme="minorHAnsi" w:hAnsiTheme="minorHAnsi" w:cstheme="minorHAnsi"/>
                <w:lang w:val="en-US"/>
              </w:rPr>
            </w:pPr>
            <w:r w:rsidRPr="00F874E5">
              <w:rPr>
                <w:rFonts w:asciiTheme="minorHAnsi" w:hAnsiTheme="minorHAnsi" w:cstheme="minorHAnsi"/>
                <w:lang w:val="en-US"/>
              </w:rPr>
              <w:t>85%</w:t>
            </w:r>
          </w:p>
        </w:tc>
        <w:tc>
          <w:tcPr>
            <w:tcW w:w="0" w:type="auto"/>
            <w:hideMark/>
          </w:tcPr>
          <w:p w14:paraId="19D5FEC3" w14:textId="77777777" w:rsidR="00642E6D" w:rsidRPr="00F874E5" w:rsidRDefault="00642E6D" w:rsidP="00642E6D">
            <w:pPr>
              <w:spacing w:line="276" w:lineRule="auto"/>
              <w:rPr>
                <w:rFonts w:asciiTheme="minorHAnsi" w:hAnsiTheme="minorHAnsi" w:cstheme="minorHAnsi"/>
                <w:lang w:val="en-US"/>
              </w:rPr>
            </w:pPr>
            <w:r w:rsidRPr="00F874E5">
              <w:rPr>
                <w:rFonts w:asciiTheme="minorHAnsi" w:hAnsiTheme="minorHAnsi" w:cstheme="minorHAnsi"/>
                <w:lang w:val="en-US"/>
              </w:rPr>
              <w:t>Designated bins in production</w:t>
            </w:r>
          </w:p>
        </w:tc>
        <w:tc>
          <w:tcPr>
            <w:tcW w:w="0" w:type="auto"/>
            <w:hideMark/>
          </w:tcPr>
          <w:p w14:paraId="419B4BA4" w14:textId="77777777" w:rsidR="00642E6D" w:rsidRPr="00F874E5" w:rsidRDefault="00642E6D" w:rsidP="00642E6D">
            <w:pPr>
              <w:spacing w:line="276" w:lineRule="auto"/>
              <w:rPr>
                <w:rFonts w:asciiTheme="minorHAnsi" w:hAnsiTheme="minorHAnsi" w:cstheme="minorHAnsi"/>
                <w:lang w:val="en-US"/>
              </w:rPr>
            </w:pPr>
            <w:r w:rsidRPr="00F874E5">
              <w:rPr>
                <w:rFonts w:asciiTheme="minorHAnsi" w:hAnsiTheme="minorHAnsi" w:cstheme="minorHAnsi"/>
                <w:lang w:val="en-US"/>
              </w:rPr>
              <w:t>Repurposed for testing or sent to recyclers</w:t>
            </w:r>
          </w:p>
        </w:tc>
      </w:tr>
    </w:tbl>
    <w:p w14:paraId="469FB8F3" w14:textId="77777777" w:rsidR="00642E6D" w:rsidRPr="004362CF" w:rsidRDefault="00642E6D" w:rsidP="00F4038F">
      <w:pPr>
        <w:spacing w:line="276" w:lineRule="auto"/>
        <w:rPr>
          <w:rFonts w:asciiTheme="minorHAnsi" w:hAnsiTheme="minorHAnsi" w:cstheme="minorHAnsi"/>
          <w:b/>
          <w:bCs/>
          <w:lang w:val="en-US"/>
        </w:rPr>
      </w:pPr>
    </w:p>
    <w:p w14:paraId="4A436986" w14:textId="0386DDE0" w:rsidR="00245D26" w:rsidRPr="004362CF" w:rsidRDefault="00245D26" w:rsidP="00F4038F">
      <w:pPr>
        <w:pStyle w:val="ListParagraph"/>
        <w:numPr>
          <w:ilvl w:val="1"/>
          <w:numId w:val="3"/>
        </w:numPr>
        <w:spacing w:line="276" w:lineRule="auto"/>
        <w:rPr>
          <w:rFonts w:asciiTheme="minorHAnsi" w:hAnsiTheme="minorHAnsi" w:cstheme="minorHAnsi"/>
          <w:b/>
          <w:bCs/>
          <w:lang w:val="en-US"/>
        </w:rPr>
      </w:pPr>
      <w:r w:rsidRPr="004362CF">
        <w:rPr>
          <w:rFonts w:asciiTheme="minorHAnsi" w:hAnsiTheme="minorHAnsi" w:cstheme="minorHAnsi"/>
          <w:b/>
          <w:bCs/>
          <w:lang w:val="en-US"/>
        </w:rPr>
        <w:t>Source Reduction through Process Optimization</w:t>
      </w:r>
    </w:p>
    <w:p w14:paraId="09C7225C" w14:textId="77777777" w:rsidR="00642E6D" w:rsidRPr="00642E6D" w:rsidRDefault="00642E6D" w:rsidP="00642E6D">
      <w:pPr>
        <w:spacing w:line="276" w:lineRule="auto"/>
        <w:jc w:val="both"/>
        <w:rPr>
          <w:rFonts w:asciiTheme="minorHAnsi" w:hAnsiTheme="minorHAnsi" w:cstheme="minorHAnsi"/>
          <w:lang w:val="en-US"/>
        </w:rPr>
      </w:pPr>
      <w:r w:rsidRPr="00642E6D">
        <w:rPr>
          <w:rFonts w:asciiTheme="minorHAnsi" w:hAnsiTheme="minorHAnsi" w:cstheme="minorHAnsi"/>
          <w:lang w:val="en-US"/>
        </w:rPr>
        <w:t>In addition to reuse and recovery, Choksi Heraeus implements process improvements to minimize waste at the point of generation, including:</w:t>
      </w:r>
    </w:p>
    <w:p w14:paraId="377DC6CA" w14:textId="77777777" w:rsidR="00642E6D" w:rsidRPr="00642E6D" w:rsidRDefault="00642E6D" w:rsidP="00642E6D">
      <w:pPr>
        <w:numPr>
          <w:ilvl w:val="0"/>
          <w:numId w:val="7"/>
        </w:numPr>
        <w:spacing w:line="276" w:lineRule="auto"/>
        <w:jc w:val="both"/>
        <w:rPr>
          <w:rFonts w:asciiTheme="minorHAnsi" w:hAnsiTheme="minorHAnsi" w:cstheme="minorHAnsi"/>
          <w:lang w:val="en-US"/>
        </w:rPr>
      </w:pPr>
      <w:r w:rsidRPr="00642E6D">
        <w:rPr>
          <w:rFonts w:asciiTheme="minorHAnsi" w:hAnsiTheme="minorHAnsi" w:cstheme="minorHAnsi"/>
          <w:b/>
          <w:bCs/>
          <w:lang w:val="en-US"/>
        </w:rPr>
        <w:t>Right-First-Time (RFT) Operations</w:t>
      </w:r>
      <w:r w:rsidRPr="00642E6D">
        <w:rPr>
          <w:rFonts w:asciiTheme="minorHAnsi" w:hAnsiTheme="minorHAnsi" w:cstheme="minorHAnsi"/>
          <w:lang w:val="en-US"/>
        </w:rPr>
        <w:t>: Stringent quality controls in refining and laboratory processes reduce reworks, rejections, and loss of material.</w:t>
      </w:r>
    </w:p>
    <w:p w14:paraId="6F400307" w14:textId="77777777" w:rsidR="00642E6D" w:rsidRPr="00642E6D" w:rsidRDefault="00642E6D" w:rsidP="00642E6D">
      <w:pPr>
        <w:numPr>
          <w:ilvl w:val="0"/>
          <w:numId w:val="7"/>
        </w:numPr>
        <w:spacing w:line="276" w:lineRule="auto"/>
        <w:jc w:val="both"/>
        <w:rPr>
          <w:rFonts w:asciiTheme="minorHAnsi" w:hAnsiTheme="minorHAnsi" w:cstheme="minorHAnsi"/>
          <w:lang w:val="en-US"/>
        </w:rPr>
      </w:pPr>
      <w:r w:rsidRPr="00642E6D">
        <w:rPr>
          <w:rFonts w:asciiTheme="minorHAnsi" w:hAnsiTheme="minorHAnsi" w:cstheme="minorHAnsi"/>
          <w:b/>
          <w:bCs/>
          <w:lang w:val="en-US"/>
        </w:rPr>
        <w:t>Automated Dosing &amp; Chemical Controls</w:t>
      </w:r>
      <w:r w:rsidRPr="00642E6D">
        <w:rPr>
          <w:rFonts w:asciiTheme="minorHAnsi" w:hAnsiTheme="minorHAnsi" w:cstheme="minorHAnsi"/>
          <w:lang w:val="en-US"/>
        </w:rPr>
        <w:t>: Precision dosing systems minimize overuse of chemicals, lowering hazardous waste generation.</w:t>
      </w:r>
    </w:p>
    <w:p w14:paraId="05C126F9" w14:textId="77777777" w:rsidR="00642E6D" w:rsidRPr="00642E6D" w:rsidRDefault="00642E6D" w:rsidP="00642E6D">
      <w:pPr>
        <w:numPr>
          <w:ilvl w:val="0"/>
          <w:numId w:val="7"/>
        </w:numPr>
        <w:spacing w:line="276" w:lineRule="auto"/>
        <w:jc w:val="both"/>
        <w:rPr>
          <w:rFonts w:asciiTheme="minorHAnsi" w:hAnsiTheme="minorHAnsi" w:cstheme="minorHAnsi"/>
          <w:lang w:val="en-US"/>
        </w:rPr>
      </w:pPr>
      <w:r w:rsidRPr="00642E6D">
        <w:rPr>
          <w:rFonts w:asciiTheme="minorHAnsi" w:hAnsiTheme="minorHAnsi" w:cstheme="minorHAnsi"/>
          <w:b/>
          <w:bCs/>
          <w:lang w:val="en-US"/>
        </w:rPr>
        <w:t>Lean Manufacturing Practices</w:t>
      </w:r>
      <w:r w:rsidRPr="00642E6D">
        <w:rPr>
          <w:rFonts w:asciiTheme="minorHAnsi" w:hAnsiTheme="minorHAnsi" w:cstheme="minorHAnsi"/>
          <w:lang w:val="en-US"/>
        </w:rPr>
        <w:t>: Eliminate inefficiencies such as idle inventory, overproduction, and unnecessary handling, reducing process-related waste.</w:t>
      </w:r>
    </w:p>
    <w:p w14:paraId="5E00C2A5" w14:textId="77777777" w:rsidR="00642E6D" w:rsidRPr="00642E6D" w:rsidRDefault="00642E6D" w:rsidP="00642E6D">
      <w:pPr>
        <w:numPr>
          <w:ilvl w:val="0"/>
          <w:numId w:val="7"/>
        </w:numPr>
        <w:spacing w:line="276" w:lineRule="auto"/>
        <w:jc w:val="both"/>
        <w:rPr>
          <w:rFonts w:asciiTheme="minorHAnsi" w:hAnsiTheme="minorHAnsi" w:cstheme="minorHAnsi"/>
          <w:lang w:val="en-US"/>
        </w:rPr>
      </w:pPr>
      <w:r w:rsidRPr="00642E6D">
        <w:rPr>
          <w:rFonts w:asciiTheme="minorHAnsi" w:hAnsiTheme="minorHAnsi" w:cstheme="minorHAnsi"/>
          <w:b/>
          <w:bCs/>
          <w:lang w:val="en-US"/>
        </w:rPr>
        <w:t>Process Yield Optimization</w:t>
      </w:r>
      <w:r w:rsidRPr="00642E6D">
        <w:rPr>
          <w:rFonts w:asciiTheme="minorHAnsi" w:hAnsiTheme="minorHAnsi" w:cstheme="minorHAnsi"/>
          <w:lang w:val="en-US"/>
        </w:rPr>
        <w:t>: Continuous monitoring of refining yields ensures maximum recovery of precious metals, reducing material losses.</w:t>
      </w:r>
    </w:p>
    <w:p w14:paraId="1837F8DF" w14:textId="64E69398" w:rsidR="00245D26" w:rsidRPr="00642E6D" w:rsidRDefault="00642E6D" w:rsidP="00642E6D">
      <w:pPr>
        <w:numPr>
          <w:ilvl w:val="0"/>
          <w:numId w:val="7"/>
        </w:numPr>
        <w:spacing w:line="276" w:lineRule="auto"/>
        <w:jc w:val="both"/>
        <w:rPr>
          <w:rFonts w:asciiTheme="minorHAnsi" w:hAnsiTheme="minorHAnsi" w:cstheme="minorHAnsi"/>
          <w:lang w:val="en-US"/>
        </w:rPr>
      </w:pPr>
      <w:r w:rsidRPr="00642E6D">
        <w:rPr>
          <w:rFonts w:asciiTheme="minorHAnsi" w:hAnsiTheme="minorHAnsi" w:cstheme="minorHAnsi"/>
          <w:b/>
          <w:bCs/>
          <w:lang w:val="en-US"/>
        </w:rPr>
        <w:t>Batch Optimization</w:t>
      </w:r>
      <w:r w:rsidRPr="00642E6D">
        <w:rPr>
          <w:rFonts w:asciiTheme="minorHAnsi" w:hAnsiTheme="minorHAnsi" w:cstheme="minorHAnsi"/>
          <w:lang w:val="en-US"/>
        </w:rPr>
        <w:t>: Careful production planning maximizes equipment utilization and minimizes partial or inefficient processing cycles.</w:t>
      </w:r>
    </w:p>
    <w:p w14:paraId="3FE5BA27" w14:textId="77777777" w:rsidR="0031578B" w:rsidRPr="004362CF" w:rsidRDefault="0031578B" w:rsidP="00F4038F">
      <w:pPr>
        <w:spacing w:line="276" w:lineRule="auto"/>
        <w:rPr>
          <w:rFonts w:asciiTheme="minorHAnsi" w:hAnsiTheme="minorHAnsi" w:cstheme="minorHAnsi"/>
          <w:lang w:val="en-US"/>
        </w:rPr>
      </w:pPr>
    </w:p>
    <w:p w14:paraId="4D2FE31F" w14:textId="6F7FB011" w:rsidR="0031578B" w:rsidRPr="004362CF" w:rsidRDefault="0031578B" w:rsidP="00F4038F">
      <w:pPr>
        <w:spacing w:line="276" w:lineRule="auto"/>
        <w:rPr>
          <w:rFonts w:asciiTheme="minorHAnsi" w:hAnsiTheme="minorHAnsi" w:cstheme="minorHAnsi"/>
          <w:b/>
          <w:bCs/>
          <w:lang w:val="en-US"/>
        </w:rPr>
      </w:pPr>
      <w:r w:rsidRPr="004362CF">
        <w:rPr>
          <w:rFonts w:asciiTheme="minorHAnsi" w:hAnsiTheme="minorHAnsi" w:cstheme="minorHAnsi"/>
          <w:b/>
          <w:bCs/>
          <w:lang w:val="en-US"/>
        </w:rPr>
        <w:t>4</w:t>
      </w:r>
      <w:r w:rsidRPr="004362CF">
        <w:rPr>
          <w:rFonts w:asciiTheme="minorHAnsi" w:hAnsiTheme="minorHAnsi" w:cstheme="minorHAnsi"/>
          <w:lang w:val="en-US"/>
        </w:rPr>
        <w:t xml:space="preserve">. </w:t>
      </w:r>
      <w:r w:rsidRPr="004362CF">
        <w:rPr>
          <w:rFonts w:asciiTheme="minorHAnsi" w:hAnsiTheme="minorHAnsi" w:cstheme="minorHAnsi"/>
          <w:b/>
          <w:bCs/>
          <w:lang w:val="en-US"/>
        </w:rPr>
        <w:t>Waste Storage, Handling, and Transportation</w:t>
      </w:r>
    </w:p>
    <w:p w14:paraId="7FAD2127" w14:textId="77777777" w:rsidR="0031578B" w:rsidRPr="004362CF" w:rsidRDefault="0031578B" w:rsidP="00F4038F">
      <w:pPr>
        <w:spacing w:line="276" w:lineRule="auto"/>
        <w:rPr>
          <w:rFonts w:asciiTheme="minorHAnsi" w:hAnsiTheme="minorHAnsi" w:cstheme="minorHAnsi"/>
          <w:b/>
          <w:bCs/>
          <w:lang w:val="en-US"/>
        </w:rPr>
      </w:pPr>
    </w:p>
    <w:p w14:paraId="4128FB59" w14:textId="0209D755" w:rsidR="0031578B" w:rsidRPr="004362CF" w:rsidRDefault="00410AB1" w:rsidP="00F4038F">
      <w:pPr>
        <w:spacing w:line="276" w:lineRule="auto"/>
        <w:rPr>
          <w:rFonts w:asciiTheme="minorHAnsi" w:hAnsiTheme="minorHAnsi" w:cstheme="minorHAnsi"/>
          <w:b/>
          <w:bCs/>
          <w:lang w:val="en-US"/>
        </w:rPr>
      </w:pPr>
      <w:r w:rsidRPr="004362CF">
        <w:rPr>
          <w:rFonts w:asciiTheme="minorHAnsi" w:hAnsiTheme="minorHAnsi" w:cstheme="minorHAnsi"/>
          <w:b/>
          <w:bCs/>
          <w:lang w:val="en-US"/>
        </w:rPr>
        <w:t xml:space="preserve">4.1. </w:t>
      </w:r>
      <w:r w:rsidR="0031578B" w:rsidRPr="004362CF">
        <w:rPr>
          <w:rFonts w:asciiTheme="minorHAnsi" w:hAnsiTheme="minorHAnsi" w:cstheme="minorHAnsi"/>
          <w:b/>
          <w:bCs/>
          <w:lang w:val="en-US"/>
        </w:rPr>
        <w:t>Storage Procedures</w:t>
      </w:r>
    </w:p>
    <w:p w14:paraId="42691BD7" w14:textId="77777777" w:rsidR="0031578B" w:rsidRPr="004362CF" w:rsidRDefault="0031578B" w:rsidP="00F4038F">
      <w:pPr>
        <w:spacing w:line="276" w:lineRule="auto"/>
        <w:rPr>
          <w:rFonts w:asciiTheme="minorHAnsi" w:hAnsiTheme="minorHAnsi" w:cstheme="minorHAnsi"/>
          <w:b/>
          <w:bCs/>
          <w:lang w:val="en-US"/>
        </w:rPr>
      </w:pPr>
    </w:p>
    <w:p w14:paraId="5C3F4C10" w14:textId="18893D38" w:rsidR="0031578B" w:rsidRPr="00BB4D77" w:rsidRDefault="0031578B">
      <w:pPr>
        <w:pStyle w:val="ListParagraph"/>
        <w:numPr>
          <w:ilvl w:val="0"/>
          <w:numId w:val="131"/>
        </w:numPr>
        <w:spacing w:line="276" w:lineRule="auto"/>
        <w:rPr>
          <w:rFonts w:asciiTheme="minorHAnsi" w:hAnsiTheme="minorHAnsi" w:cstheme="minorHAnsi"/>
          <w:b/>
          <w:bCs/>
          <w:lang w:val="en-US"/>
        </w:rPr>
      </w:pPr>
      <w:r w:rsidRPr="00BB4D77">
        <w:rPr>
          <w:rFonts w:asciiTheme="minorHAnsi" w:hAnsiTheme="minorHAnsi" w:cstheme="minorHAnsi"/>
          <w:b/>
          <w:bCs/>
          <w:lang w:val="en-US"/>
        </w:rPr>
        <w:t>Hazardous Waste</w:t>
      </w:r>
    </w:p>
    <w:p w14:paraId="0355EDA3" w14:textId="6CCFFB0E" w:rsidR="0031578B" w:rsidRPr="004362CF" w:rsidRDefault="0031578B">
      <w:pPr>
        <w:pStyle w:val="ListParagraph"/>
        <w:numPr>
          <w:ilvl w:val="0"/>
          <w:numId w:val="20"/>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Containers for Hazardous Waste</w:t>
      </w:r>
      <w:r w:rsidRPr="004362CF">
        <w:rPr>
          <w:rFonts w:asciiTheme="minorHAnsi" w:hAnsiTheme="minorHAnsi" w:cstheme="minorHAnsi"/>
          <w:lang w:val="en-US"/>
        </w:rPr>
        <w:br/>
        <w:t>Hazardous waste is stored in leak-proof, sealed, and chemically compatible containers to prevent leaks and contamination. These containers are chosen based on the specific chemical properties of the waste to ensure maximum safety. All containers remain securely closed except during waste loading activities.</w:t>
      </w:r>
    </w:p>
    <w:p w14:paraId="4CA53FCB" w14:textId="77777777" w:rsidR="0031578B" w:rsidRDefault="0031578B" w:rsidP="00F4038F">
      <w:pPr>
        <w:spacing w:line="276" w:lineRule="auto"/>
        <w:rPr>
          <w:rFonts w:asciiTheme="minorHAnsi" w:hAnsiTheme="minorHAnsi" w:cstheme="minorHAnsi"/>
          <w:b/>
          <w:bCs/>
          <w:lang w:val="en-US"/>
        </w:rPr>
      </w:pPr>
    </w:p>
    <w:p w14:paraId="76810EAC" w14:textId="77777777" w:rsidR="00CA39A6" w:rsidRDefault="00CA39A6" w:rsidP="00F4038F">
      <w:pPr>
        <w:spacing w:line="276" w:lineRule="auto"/>
        <w:rPr>
          <w:rFonts w:asciiTheme="minorHAnsi" w:hAnsiTheme="minorHAnsi" w:cstheme="minorHAnsi"/>
          <w:b/>
          <w:bCs/>
          <w:lang w:val="en-US"/>
        </w:rPr>
      </w:pPr>
    </w:p>
    <w:p w14:paraId="7DEF21D2" w14:textId="77777777" w:rsidR="00CA39A6" w:rsidRPr="004362CF" w:rsidRDefault="00CA39A6" w:rsidP="00F4038F">
      <w:pPr>
        <w:spacing w:line="276" w:lineRule="auto"/>
        <w:rPr>
          <w:rFonts w:asciiTheme="minorHAnsi" w:hAnsiTheme="minorHAnsi" w:cstheme="minorHAnsi"/>
          <w:b/>
          <w:bCs/>
          <w:lang w:val="en-US"/>
        </w:rPr>
      </w:pPr>
    </w:p>
    <w:p w14:paraId="128A484E" w14:textId="45183490" w:rsidR="0031578B" w:rsidRPr="004362CF" w:rsidRDefault="0031578B">
      <w:pPr>
        <w:pStyle w:val="ListParagraph"/>
        <w:numPr>
          <w:ilvl w:val="0"/>
          <w:numId w:val="20"/>
        </w:numPr>
        <w:spacing w:line="276" w:lineRule="auto"/>
        <w:rPr>
          <w:rFonts w:asciiTheme="minorHAnsi" w:hAnsiTheme="minorHAnsi" w:cstheme="minorHAnsi"/>
          <w:lang w:val="en-US"/>
        </w:rPr>
      </w:pPr>
      <w:r w:rsidRPr="004362CF">
        <w:rPr>
          <w:rFonts w:asciiTheme="minorHAnsi" w:hAnsiTheme="minorHAnsi" w:cstheme="minorHAnsi"/>
          <w:b/>
          <w:bCs/>
          <w:lang w:val="en-US"/>
        </w:rPr>
        <w:lastRenderedPageBreak/>
        <w:t>Labeling of Hazardous Waste Containers</w:t>
      </w:r>
    </w:p>
    <w:p w14:paraId="448B364A" w14:textId="5F5B1EF7" w:rsidR="00C06EAA" w:rsidRPr="006F340E" w:rsidRDefault="006F340E" w:rsidP="00F4038F">
      <w:pPr>
        <w:spacing w:line="276" w:lineRule="auto"/>
        <w:ind w:left="360"/>
        <w:jc w:val="both"/>
        <w:rPr>
          <w:rFonts w:asciiTheme="minorHAnsi" w:hAnsiTheme="minorHAnsi" w:cstheme="minorHAnsi"/>
          <w:lang w:val="en-US"/>
        </w:rPr>
      </w:pPr>
      <w:r w:rsidRPr="006F340E">
        <w:rPr>
          <w:rFonts w:asciiTheme="minorHAnsi" w:hAnsiTheme="minorHAnsi" w:cstheme="minorHAnsi"/>
        </w:rPr>
        <w:t xml:space="preserve">To ensure safe storage, handling, and disposal of hazardous waste, </w:t>
      </w:r>
      <w:r w:rsidR="00BD613E">
        <w:rPr>
          <w:rFonts w:asciiTheme="minorHAnsi" w:hAnsiTheme="minorHAnsi" w:cstheme="minorHAnsi"/>
        </w:rPr>
        <w:t xml:space="preserve">Choksi Heraeus </w:t>
      </w:r>
      <w:proofErr w:type="spellStart"/>
      <w:r w:rsidR="00BD613E">
        <w:rPr>
          <w:rFonts w:asciiTheme="minorHAnsi" w:hAnsiTheme="minorHAnsi" w:cstheme="minorHAnsi"/>
        </w:rPr>
        <w:t>Pvt.</w:t>
      </w:r>
      <w:proofErr w:type="spellEnd"/>
      <w:r w:rsidR="00BD613E">
        <w:rPr>
          <w:rFonts w:asciiTheme="minorHAnsi" w:hAnsiTheme="minorHAnsi" w:cstheme="minorHAnsi"/>
        </w:rPr>
        <w:t xml:space="preserve"> Ltd. </w:t>
      </w:r>
      <w:r w:rsidRPr="006F340E">
        <w:rPr>
          <w:rFonts w:asciiTheme="minorHAnsi" w:hAnsiTheme="minorHAnsi" w:cstheme="minorHAnsi"/>
        </w:rPr>
        <w:t xml:space="preserve">follows mandatory </w:t>
      </w:r>
      <w:proofErr w:type="spellStart"/>
      <w:r w:rsidRPr="006F340E">
        <w:rPr>
          <w:rFonts w:asciiTheme="minorHAnsi" w:hAnsiTheme="minorHAnsi" w:cstheme="minorHAnsi"/>
        </w:rPr>
        <w:t>labeling</w:t>
      </w:r>
      <w:proofErr w:type="spellEnd"/>
      <w:r w:rsidRPr="006F340E">
        <w:rPr>
          <w:rFonts w:asciiTheme="minorHAnsi" w:hAnsiTheme="minorHAnsi" w:cstheme="minorHAnsi"/>
        </w:rPr>
        <w:t xml:space="preserve"> procedures in line with the Hazardous and Other Wastes (Management and Transboundary Movement) Rules, 2016, issued by the Central Pollution Control Board (CPCB) and enforced by the </w:t>
      </w:r>
      <w:r w:rsidR="00AD35B4">
        <w:rPr>
          <w:rFonts w:asciiTheme="minorHAnsi" w:hAnsiTheme="minorHAnsi" w:cstheme="minorHAnsi"/>
        </w:rPr>
        <w:t xml:space="preserve">State </w:t>
      </w:r>
      <w:r w:rsidRPr="006F340E">
        <w:rPr>
          <w:rFonts w:asciiTheme="minorHAnsi" w:hAnsiTheme="minorHAnsi" w:cstheme="minorHAnsi"/>
        </w:rPr>
        <w:t>Pollution Control Board (</w:t>
      </w:r>
      <w:r w:rsidR="00AD35B4">
        <w:rPr>
          <w:rFonts w:asciiTheme="minorHAnsi" w:hAnsiTheme="minorHAnsi" w:cstheme="minorHAnsi"/>
        </w:rPr>
        <w:t>S</w:t>
      </w:r>
      <w:r w:rsidRPr="006F340E">
        <w:rPr>
          <w:rFonts w:asciiTheme="minorHAnsi" w:hAnsiTheme="minorHAnsi" w:cstheme="minorHAnsi"/>
        </w:rPr>
        <w:t>PCB)</w:t>
      </w:r>
      <w:r w:rsidR="00C06EAA" w:rsidRPr="006F340E">
        <w:rPr>
          <w:rFonts w:asciiTheme="minorHAnsi" w:hAnsiTheme="minorHAnsi" w:cstheme="minorHAnsi"/>
        </w:rPr>
        <w:t>.</w:t>
      </w:r>
    </w:p>
    <w:p w14:paraId="1F1C00A1" w14:textId="77777777" w:rsidR="007D0EE7" w:rsidRPr="007D0EE7" w:rsidRDefault="007D0EE7" w:rsidP="007D0EE7">
      <w:pPr>
        <w:ind w:firstLine="360"/>
      </w:pPr>
      <w:proofErr w:type="spellStart"/>
      <w:r w:rsidRPr="007D0EE7">
        <w:rPr>
          <w:rStyle w:val="Strong"/>
          <w:rFonts w:asciiTheme="minorHAnsi" w:hAnsiTheme="minorHAnsi" w:cstheme="minorHAnsi"/>
        </w:rPr>
        <w:t>Labeling</w:t>
      </w:r>
      <w:proofErr w:type="spellEnd"/>
      <w:r w:rsidRPr="007D0EE7">
        <w:rPr>
          <w:rStyle w:val="Strong"/>
          <w:rFonts w:asciiTheme="minorHAnsi" w:hAnsiTheme="minorHAnsi" w:cstheme="minorHAnsi"/>
        </w:rPr>
        <w:t xml:space="preserve"> Specifications</w:t>
      </w:r>
    </w:p>
    <w:p w14:paraId="1050EF3E" w14:textId="55B6A597" w:rsidR="007D0EE7" w:rsidRPr="007D0EE7" w:rsidRDefault="007D0EE7">
      <w:pPr>
        <w:pStyle w:val="NormalWeb"/>
        <w:numPr>
          <w:ilvl w:val="0"/>
          <w:numId w:val="121"/>
        </w:numPr>
        <w:tabs>
          <w:tab w:val="clear" w:pos="720"/>
          <w:tab w:val="num" w:pos="1080"/>
        </w:tabs>
        <w:ind w:left="1080"/>
        <w:jc w:val="both"/>
        <w:rPr>
          <w:rFonts w:asciiTheme="minorHAnsi" w:hAnsiTheme="minorHAnsi" w:cstheme="minorHAnsi"/>
        </w:rPr>
      </w:pPr>
      <w:r w:rsidRPr="007D0EE7">
        <w:rPr>
          <w:rStyle w:val="Strong"/>
          <w:rFonts w:asciiTheme="minorHAnsi" w:hAnsiTheme="minorHAnsi" w:cstheme="minorHAnsi"/>
        </w:rPr>
        <w:t>Material:</w:t>
      </w:r>
      <w:r w:rsidRPr="007D0EE7">
        <w:rPr>
          <w:rFonts w:asciiTheme="minorHAnsi" w:hAnsiTheme="minorHAnsi" w:cstheme="minorHAnsi"/>
        </w:rPr>
        <w:br/>
        <w:t xml:space="preserve">Labels are made of </w:t>
      </w:r>
      <w:r w:rsidRPr="007D0EE7">
        <w:rPr>
          <w:rStyle w:val="Strong"/>
          <w:rFonts w:asciiTheme="minorHAnsi" w:hAnsiTheme="minorHAnsi" w:cstheme="minorHAnsi"/>
        </w:rPr>
        <w:t>chemical-resistant and weatherproof material</w:t>
      </w:r>
      <w:r w:rsidRPr="007D0EE7">
        <w:rPr>
          <w:rFonts w:asciiTheme="minorHAnsi" w:hAnsiTheme="minorHAnsi" w:cstheme="minorHAnsi"/>
        </w:rPr>
        <w:t>, suited for high-temperature and humid environments typical to</w:t>
      </w:r>
      <w:r w:rsidR="005B25BA">
        <w:rPr>
          <w:rFonts w:asciiTheme="minorHAnsi" w:hAnsiTheme="minorHAnsi" w:cstheme="minorHAnsi"/>
        </w:rPr>
        <w:t xml:space="preserve"> Rajasthan</w:t>
      </w:r>
      <w:r w:rsidRPr="007D0EE7">
        <w:rPr>
          <w:rFonts w:asciiTheme="minorHAnsi" w:hAnsiTheme="minorHAnsi" w:cstheme="minorHAnsi"/>
        </w:rPr>
        <w:t>.</w:t>
      </w:r>
    </w:p>
    <w:p w14:paraId="0BF6CD55" w14:textId="77777777" w:rsidR="007D0EE7" w:rsidRPr="007D0EE7" w:rsidRDefault="007D0EE7">
      <w:pPr>
        <w:pStyle w:val="NormalWeb"/>
        <w:numPr>
          <w:ilvl w:val="0"/>
          <w:numId w:val="121"/>
        </w:numPr>
        <w:tabs>
          <w:tab w:val="clear" w:pos="720"/>
          <w:tab w:val="num" w:pos="1080"/>
        </w:tabs>
        <w:ind w:left="1080"/>
        <w:jc w:val="both"/>
        <w:rPr>
          <w:rFonts w:asciiTheme="minorHAnsi" w:hAnsiTheme="minorHAnsi" w:cstheme="minorHAnsi"/>
        </w:rPr>
      </w:pPr>
      <w:r w:rsidRPr="007D0EE7">
        <w:rPr>
          <w:rStyle w:val="Strong"/>
          <w:rFonts w:asciiTheme="minorHAnsi" w:hAnsiTheme="minorHAnsi" w:cstheme="minorHAnsi"/>
        </w:rPr>
        <w:t>Size:</w:t>
      </w:r>
      <w:r w:rsidRPr="007D0EE7">
        <w:rPr>
          <w:rFonts w:asciiTheme="minorHAnsi" w:hAnsiTheme="minorHAnsi" w:cstheme="minorHAnsi"/>
        </w:rPr>
        <w:br/>
        <w:t xml:space="preserve">Minimum dimensions of </w:t>
      </w:r>
      <w:r w:rsidRPr="007D0EE7">
        <w:rPr>
          <w:rStyle w:val="Strong"/>
          <w:rFonts w:asciiTheme="minorHAnsi" w:hAnsiTheme="minorHAnsi" w:cstheme="minorHAnsi"/>
        </w:rPr>
        <w:t>4 x 6 inches</w:t>
      </w:r>
      <w:r w:rsidRPr="007D0EE7">
        <w:rPr>
          <w:rFonts w:asciiTheme="minorHAnsi" w:hAnsiTheme="minorHAnsi" w:cstheme="minorHAnsi"/>
        </w:rPr>
        <w:t xml:space="preserve">, visible from at least </w:t>
      </w:r>
      <w:r w:rsidRPr="007D0EE7">
        <w:rPr>
          <w:rStyle w:val="Strong"/>
          <w:rFonts w:asciiTheme="minorHAnsi" w:hAnsiTheme="minorHAnsi" w:cstheme="minorHAnsi"/>
        </w:rPr>
        <w:t>2 meters</w:t>
      </w:r>
      <w:r w:rsidRPr="007D0EE7">
        <w:rPr>
          <w:rFonts w:asciiTheme="minorHAnsi" w:hAnsiTheme="minorHAnsi" w:cstheme="minorHAnsi"/>
        </w:rPr>
        <w:t>.</w:t>
      </w:r>
    </w:p>
    <w:p w14:paraId="162FE503" w14:textId="77777777" w:rsidR="007D0EE7" w:rsidRPr="007D0EE7" w:rsidRDefault="007D0EE7">
      <w:pPr>
        <w:pStyle w:val="NormalWeb"/>
        <w:numPr>
          <w:ilvl w:val="0"/>
          <w:numId w:val="121"/>
        </w:numPr>
        <w:tabs>
          <w:tab w:val="clear" w:pos="720"/>
          <w:tab w:val="num" w:pos="1080"/>
        </w:tabs>
        <w:ind w:left="1080"/>
        <w:jc w:val="both"/>
        <w:rPr>
          <w:rFonts w:asciiTheme="minorHAnsi" w:hAnsiTheme="minorHAnsi" w:cstheme="minorHAnsi"/>
        </w:rPr>
      </w:pPr>
      <w:r w:rsidRPr="007D0EE7">
        <w:rPr>
          <w:rStyle w:val="Strong"/>
          <w:rFonts w:asciiTheme="minorHAnsi" w:hAnsiTheme="minorHAnsi" w:cstheme="minorHAnsi"/>
        </w:rPr>
        <w:t>Font &amp; Contrast:</w:t>
      </w:r>
    </w:p>
    <w:p w14:paraId="4671613B" w14:textId="1916898F" w:rsidR="007D0EE7" w:rsidRPr="007D0EE7" w:rsidRDefault="007D0EE7">
      <w:pPr>
        <w:pStyle w:val="NormalWeb"/>
        <w:numPr>
          <w:ilvl w:val="1"/>
          <w:numId w:val="121"/>
        </w:numPr>
        <w:tabs>
          <w:tab w:val="clear" w:pos="1440"/>
          <w:tab w:val="num" w:pos="1800"/>
        </w:tabs>
        <w:ind w:left="1800"/>
        <w:jc w:val="both"/>
        <w:rPr>
          <w:rFonts w:asciiTheme="minorHAnsi" w:hAnsiTheme="minorHAnsi" w:cstheme="minorHAnsi"/>
        </w:rPr>
      </w:pPr>
      <w:r w:rsidRPr="007D0EE7">
        <w:rPr>
          <w:rFonts w:asciiTheme="minorHAnsi" w:hAnsiTheme="minorHAnsi" w:cstheme="minorHAnsi"/>
        </w:rPr>
        <w:t xml:space="preserve">Bold text in </w:t>
      </w:r>
      <w:r w:rsidRPr="007D0EE7">
        <w:rPr>
          <w:rStyle w:val="Strong"/>
          <w:rFonts w:asciiTheme="minorHAnsi" w:hAnsiTheme="minorHAnsi" w:cstheme="minorHAnsi"/>
        </w:rPr>
        <w:t>English</w:t>
      </w:r>
      <w:r w:rsidR="005B25BA">
        <w:rPr>
          <w:rStyle w:val="Strong"/>
          <w:rFonts w:asciiTheme="minorHAnsi" w:hAnsiTheme="minorHAnsi" w:cstheme="minorHAnsi"/>
        </w:rPr>
        <w:t>.</w:t>
      </w:r>
    </w:p>
    <w:p w14:paraId="06ABF6AB" w14:textId="77777777" w:rsidR="007D0EE7" w:rsidRPr="007D0EE7" w:rsidRDefault="007D0EE7">
      <w:pPr>
        <w:pStyle w:val="NormalWeb"/>
        <w:numPr>
          <w:ilvl w:val="1"/>
          <w:numId w:val="121"/>
        </w:numPr>
        <w:tabs>
          <w:tab w:val="clear" w:pos="1440"/>
          <w:tab w:val="num" w:pos="1800"/>
        </w:tabs>
        <w:ind w:left="1800"/>
        <w:jc w:val="both"/>
        <w:rPr>
          <w:rFonts w:asciiTheme="minorHAnsi" w:hAnsiTheme="minorHAnsi" w:cstheme="minorHAnsi"/>
        </w:rPr>
      </w:pPr>
      <w:r w:rsidRPr="007D0EE7">
        <w:rPr>
          <w:rFonts w:asciiTheme="minorHAnsi" w:hAnsiTheme="minorHAnsi" w:cstheme="minorHAnsi"/>
        </w:rPr>
        <w:t xml:space="preserve">Font size: minimum </w:t>
      </w:r>
      <w:r w:rsidRPr="007D0EE7">
        <w:rPr>
          <w:rStyle w:val="Strong"/>
          <w:rFonts w:asciiTheme="minorHAnsi" w:hAnsiTheme="minorHAnsi" w:cstheme="minorHAnsi"/>
        </w:rPr>
        <w:t>12-point</w:t>
      </w:r>
      <w:r w:rsidRPr="007D0EE7">
        <w:rPr>
          <w:rFonts w:asciiTheme="minorHAnsi" w:hAnsiTheme="minorHAnsi" w:cstheme="minorHAnsi"/>
        </w:rPr>
        <w:t xml:space="preserve"> for key information</w:t>
      </w:r>
    </w:p>
    <w:p w14:paraId="0E22B69F" w14:textId="77777777" w:rsidR="007D0EE7" w:rsidRPr="007D0EE7" w:rsidRDefault="007D0EE7">
      <w:pPr>
        <w:pStyle w:val="NormalWeb"/>
        <w:numPr>
          <w:ilvl w:val="1"/>
          <w:numId w:val="121"/>
        </w:numPr>
        <w:tabs>
          <w:tab w:val="clear" w:pos="1440"/>
          <w:tab w:val="num" w:pos="1800"/>
        </w:tabs>
        <w:ind w:left="1800"/>
        <w:jc w:val="both"/>
        <w:rPr>
          <w:rFonts w:asciiTheme="minorHAnsi" w:hAnsiTheme="minorHAnsi" w:cstheme="minorHAnsi"/>
        </w:rPr>
      </w:pPr>
      <w:r w:rsidRPr="007D0EE7">
        <w:rPr>
          <w:rFonts w:asciiTheme="minorHAnsi" w:hAnsiTheme="minorHAnsi" w:cstheme="minorHAnsi"/>
        </w:rPr>
        <w:t xml:space="preserve">High contrast </w:t>
      </w:r>
      <w:proofErr w:type="spellStart"/>
      <w:r w:rsidRPr="007D0EE7">
        <w:rPr>
          <w:rFonts w:asciiTheme="minorHAnsi" w:hAnsiTheme="minorHAnsi" w:cstheme="minorHAnsi"/>
        </w:rPr>
        <w:t>colors</w:t>
      </w:r>
      <w:proofErr w:type="spellEnd"/>
      <w:r w:rsidRPr="007D0EE7">
        <w:rPr>
          <w:rFonts w:asciiTheme="minorHAnsi" w:hAnsiTheme="minorHAnsi" w:cstheme="minorHAnsi"/>
        </w:rPr>
        <w:t xml:space="preserve"> (e.g., </w:t>
      </w:r>
      <w:r w:rsidRPr="007D0EE7">
        <w:rPr>
          <w:rStyle w:val="Strong"/>
          <w:rFonts w:asciiTheme="minorHAnsi" w:hAnsiTheme="minorHAnsi" w:cstheme="minorHAnsi"/>
        </w:rPr>
        <w:t>black on white or red</w:t>
      </w:r>
      <w:r w:rsidRPr="007D0EE7">
        <w:rPr>
          <w:rFonts w:asciiTheme="minorHAnsi" w:hAnsiTheme="minorHAnsi" w:cstheme="minorHAnsi"/>
        </w:rPr>
        <w:t>) for clear readability</w:t>
      </w:r>
    </w:p>
    <w:p w14:paraId="64C4A396" w14:textId="77777777" w:rsidR="007D0EE7" w:rsidRPr="007D0EE7" w:rsidRDefault="007D0EE7">
      <w:pPr>
        <w:pStyle w:val="NormalWeb"/>
        <w:numPr>
          <w:ilvl w:val="0"/>
          <w:numId w:val="121"/>
        </w:numPr>
        <w:tabs>
          <w:tab w:val="clear" w:pos="720"/>
          <w:tab w:val="num" w:pos="1080"/>
        </w:tabs>
        <w:ind w:left="1080"/>
        <w:jc w:val="both"/>
        <w:rPr>
          <w:rFonts w:asciiTheme="minorHAnsi" w:hAnsiTheme="minorHAnsi" w:cstheme="minorHAnsi"/>
        </w:rPr>
      </w:pPr>
      <w:r w:rsidRPr="007D0EE7">
        <w:rPr>
          <w:rStyle w:val="Strong"/>
          <w:rFonts w:asciiTheme="minorHAnsi" w:hAnsiTheme="minorHAnsi" w:cstheme="minorHAnsi"/>
        </w:rPr>
        <w:t>Adhesion:</w:t>
      </w:r>
      <w:r w:rsidRPr="007D0EE7">
        <w:rPr>
          <w:rFonts w:asciiTheme="minorHAnsi" w:hAnsiTheme="minorHAnsi" w:cstheme="minorHAnsi"/>
        </w:rPr>
        <w:br/>
        <w:t xml:space="preserve">Labels must be </w:t>
      </w:r>
      <w:r w:rsidRPr="007D0EE7">
        <w:rPr>
          <w:rStyle w:val="Strong"/>
          <w:rFonts w:asciiTheme="minorHAnsi" w:hAnsiTheme="minorHAnsi" w:cstheme="minorHAnsi"/>
        </w:rPr>
        <w:t>securely affixed</w:t>
      </w:r>
      <w:r w:rsidRPr="007D0EE7">
        <w:rPr>
          <w:rFonts w:asciiTheme="minorHAnsi" w:hAnsiTheme="minorHAnsi" w:cstheme="minorHAnsi"/>
        </w:rPr>
        <w:t xml:space="preserve"> to resist heat, moisture, and chemical exposure.</w:t>
      </w:r>
    </w:p>
    <w:p w14:paraId="66C4A9AD" w14:textId="77777777" w:rsidR="007D0EE7" w:rsidRPr="007D0EE7" w:rsidRDefault="007D0EE7">
      <w:pPr>
        <w:pStyle w:val="NormalWeb"/>
        <w:numPr>
          <w:ilvl w:val="0"/>
          <w:numId w:val="121"/>
        </w:numPr>
        <w:tabs>
          <w:tab w:val="clear" w:pos="720"/>
          <w:tab w:val="num" w:pos="1080"/>
        </w:tabs>
        <w:ind w:left="1080"/>
        <w:jc w:val="both"/>
        <w:rPr>
          <w:rFonts w:asciiTheme="minorHAnsi" w:hAnsiTheme="minorHAnsi" w:cstheme="minorHAnsi"/>
        </w:rPr>
      </w:pPr>
      <w:r w:rsidRPr="007D0EE7">
        <w:rPr>
          <w:rStyle w:val="Strong"/>
          <w:rFonts w:asciiTheme="minorHAnsi" w:hAnsiTheme="minorHAnsi" w:cstheme="minorHAnsi"/>
        </w:rPr>
        <w:t>Placement:</w:t>
      </w:r>
      <w:r w:rsidRPr="007D0EE7">
        <w:rPr>
          <w:rFonts w:asciiTheme="minorHAnsi" w:hAnsiTheme="minorHAnsi" w:cstheme="minorHAnsi"/>
        </w:rPr>
        <w:br/>
        <w:t xml:space="preserve">Affixed to the </w:t>
      </w:r>
      <w:r w:rsidRPr="007D0EE7">
        <w:rPr>
          <w:rStyle w:val="Strong"/>
          <w:rFonts w:asciiTheme="minorHAnsi" w:hAnsiTheme="minorHAnsi" w:cstheme="minorHAnsi"/>
        </w:rPr>
        <w:t>upper front portion</w:t>
      </w:r>
      <w:r w:rsidRPr="007D0EE7">
        <w:rPr>
          <w:rFonts w:asciiTheme="minorHAnsi" w:hAnsiTheme="minorHAnsi" w:cstheme="minorHAnsi"/>
        </w:rPr>
        <w:t xml:space="preserve"> of each container for easy visibility during inspection and handling.</w:t>
      </w:r>
    </w:p>
    <w:p w14:paraId="21AE392D" w14:textId="77777777" w:rsidR="007D0EE7" w:rsidRPr="007D0EE7" w:rsidRDefault="007D0EE7">
      <w:pPr>
        <w:pStyle w:val="NormalWeb"/>
        <w:numPr>
          <w:ilvl w:val="0"/>
          <w:numId w:val="121"/>
        </w:numPr>
        <w:tabs>
          <w:tab w:val="clear" w:pos="720"/>
          <w:tab w:val="num" w:pos="1080"/>
        </w:tabs>
        <w:ind w:left="1080"/>
        <w:jc w:val="both"/>
        <w:rPr>
          <w:rFonts w:asciiTheme="minorHAnsi" w:hAnsiTheme="minorHAnsi" w:cstheme="minorHAnsi"/>
        </w:rPr>
      </w:pPr>
      <w:r w:rsidRPr="007D0EE7">
        <w:rPr>
          <w:rStyle w:val="Strong"/>
          <w:rFonts w:asciiTheme="minorHAnsi" w:hAnsiTheme="minorHAnsi" w:cstheme="minorHAnsi"/>
        </w:rPr>
        <w:t>Label Must Include:</w:t>
      </w:r>
    </w:p>
    <w:p w14:paraId="33D43955" w14:textId="77777777" w:rsidR="007D0EE7" w:rsidRPr="007D0EE7" w:rsidRDefault="007D0EE7">
      <w:pPr>
        <w:pStyle w:val="NormalWeb"/>
        <w:numPr>
          <w:ilvl w:val="1"/>
          <w:numId w:val="121"/>
        </w:numPr>
        <w:tabs>
          <w:tab w:val="clear" w:pos="1440"/>
          <w:tab w:val="num" w:pos="1800"/>
        </w:tabs>
        <w:ind w:left="1800"/>
        <w:jc w:val="both"/>
        <w:rPr>
          <w:rFonts w:asciiTheme="minorHAnsi" w:hAnsiTheme="minorHAnsi" w:cstheme="minorHAnsi"/>
        </w:rPr>
      </w:pPr>
      <w:r w:rsidRPr="007D0EE7">
        <w:rPr>
          <w:rFonts w:asciiTheme="minorHAnsi" w:hAnsiTheme="minorHAnsi" w:cstheme="minorHAnsi"/>
        </w:rPr>
        <w:t>“</w:t>
      </w:r>
      <w:r w:rsidRPr="007D0EE7">
        <w:rPr>
          <w:rStyle w:val="Strong"/>
          <w:rFonts w:asciiTheme="minorHAnsi" w:hAnsiTheme="minorHAnsi" w:cstheme="minorHAnsi"/>
        </w:rPr>
        <w:t>Hazardous Waste</w:t>
      </w:r>
      <w:r w:rsidRPr="007D0EE7">
        <w:rPr>
          <w:rFonts w:asciiTheme="minorHAnsi" w:hAnsiTheme="minorHAnsi" w:cstheme="minorHAnsi"/>
        </w:rPr>
        <w:t xml:space="preserve">” and relevant </w:t>
      </w:r>
      <w:r w:rsidRPr="007D0EE7">
        <w:rPr>
          <w:rStyle w:val="Strong"/>
          <w:rFonts w:asciiTheme="minorHAnsi" w:hAnsiTheme="minorHAnsi" w:cstheme="minorHAnsi"/>
        </w:rPr>
        <w:t>hazard symbol(s)</w:t>
      </w:r>
    </w:p>
    <w:p w14:paraId="6FA83E61" w14:textId="77777777" w:rsidR="007D0EE7" w:rsidRPr="007D0EE7" w:rsidRDefault="007D0EE7">
      <w:pPr>
        <w:pStyle w:val="NormalWeb"/>
        <w:numPr>
          <w:ilvl w:val="1"/>
          <w:numId w:val="121"/>
        </w:numPr>
        <w:tabs>
          <w:tab w:val="clear" w:pos="1440"/>
          <w:tab w:val="num" w:pos="1800"/>
        </w:tabs>
        <w:ind w:left="1800"/>
        <w:jc w:val="both"/>
        <w:rPr>
          <w:rFonts w:asciiTheme="minorHAnsi" w:hAnsiTheme="minorHAnsi" w:cstheme="minorHAnsi"/>
        </w:rPr>
      </w:pPr>
      <w:r w:rsidRPr="007D0EE7">
        <w:rPr>
          <w:rFonts w:asciiTheme="minorHAnsi" w:hAnsiTheme="minorHAnsi" w:cstheme="minorHAnsi"/>
        </w:rPr>
        <w:t>Waste category and physical state (liquid, sludge, etc.)</w:t>
      </w:r>
    </w:p>
    <w:p w14:paraId="246DFA8A" w14:textId="77777777" w:rsidR="007D0EE7" w:rsidRPr="007D0EE7" w:rsidRDefault="007D0EE7">
      <w:pPr>
        <w:pStyle w:val="NormalWeb"/>
        <w:numPr>
          <w:ilvl w:val="1"/>
          <w:numId w:val="121"/>
        </w:numPr>
        <w:tabs>
          <w:tab w:val="clear" w:pos="1440"/>
          <w:tab w:val="num" w:pos="1800"/>
        </w:tabs>
        <w:ind w:left="1800"/>
        <w:jc w:val="both"/>
        <w:rPr>
          <w:rFonts w:asciiTheme="minorHAnsi" w:hAnsiTheme="minorHAnsi" w:cstheme="minorHAnsi"/>
        </w:rPr>
      </w:pPr>
      <w:r w:rsidRPr="007D0EE7">
        <w:rPr>
          <w:rFonts w:asciiTheme="minorHAnsi" w:hAnsiTheme="minorHAnsi" w:cstheme="minorHAnsi"/>
        </w:rPr>
        <w:t>Date of generation</w:t>
      </w:r>
    </w:p>
    <w:p w14:paraId="2A3137CE" w14:textId="725D2796" w:rsidR="007D0EE7" w:rsidRPr="007D0EE7" w:rsidRDefault="007D0EE7">
      <w:pPr>
        <w:pStyle w:val="NormalWeb"/>
        <w:numPr>
          <w:ilvl w:val="1"/>
          <w:numId w:val="121"/>
        </w:numPr>
        <w:tabs>
          <w:tab w:val="clear" w:pos="1440"/>
          <w:tab w:val="num" w:pos="1800"/>
        </w:tabs>
        <w:ind w:left="1800"/>
        <w:jc w:val="both"/>
        <w:rPr>
          <w:rFonts w:asciiTheme="minorHAnsi" w:hAnsiTheme="minorHAnsi" w:cstheme="minorHAnsi"/>
        </w:rPr>
      </w:pPr>
      <w:r w:rsidRPr="007D0EE7">
        <w:rPr>
          <w:rFonts w:asciiTheme="minorHAnsi" w:hAnsiTheme="minorHAnsi" w:cstheme="minorHAnsi"/>
        </w:rPr>
        <w:t>Generator’s name and contact details (</w:t>
      </w:r>
      <w:r w:rsidR="00ED28D1">
        <w:rPr>
          <w:rFonts w:asciiTheme="minorHAnsi" w:hAnsiTheme="minorHAnsi" w:cstheme="minorHAnsi"/>
        </w:rPr>
        <w:t xml:space="preserve">Choksi Heraeus </w:t>
      </w:r>
      <w:proofErr w:type="spellStart"/>
      <w:r w:rsidR="00ED28D1">
        <w:rPr>
          <w:rFonts w:asciiTheme="minorHAnsi" w:hAnsiTheme="minorHAnsi" w:cstheme="minorHAnsi"/>
        </w:rPr>
        <w:t>pvt.</w:t>
      </w:r>
      <w:proofErr w:type="spellEnd"/>
      <w:r w:rsidR="00ED28D1">
        <w:rPr>
          <w:rFonts w:asciiTheme="minorHAnsi" w:hAnsiTheme="minorHAnsi" w:cstheme="minorHAnsi"/>
        </w:rPr>
        <w:t xml:space="preserve"> Ltd.</w:t>
      </w:r>
      <w:r w:rsidRPr="007D0EE7">
        <w:rPr>
          <w:rFonts w:asciiTheme="minorHAnsi" w:hAnsiTheme="minorHAnsi" w:cstheme="minorHAnsi"/>
        </w:rPr>
        <w:t>)</w:t>
      </w:r>
    </w:p>
    <w:p w14:paraId="72E10C5C" w14:textId="67130261" w:rsidR="007D0EE7" w:rsidRPr="007D0EE7" w:rsidRDefault="007D0EE7">
      <w:pPr>
        <w:pStyle w:val="NormalWeb"/>
        <w:numPr>
          <w:ilvl w:val="1"/>
          <w:numId w:val="121"/>
        </w:numPr>
        <w:tabs>
          <w:tab w:val="clear" w:pos="1440"/>
          <w:tab w:val="num" w:pos="1800"/>
        </w:tabs>
        <w:ind w:left="1800"/>
        <w:jc w:val="both"/>
      </w:pPr>
      <w:r w:rsidRPr="007D0EE7">
        <w:rPr>
          <w:rFonts w:asciiTheme="minorHAnsi" w:hAnsiTheme="minorHAnsi" w:cstheme="minorHAnsi"/>
        </w:rPr>
        <w:t>Emergency response information or hazard classification code</w:t>
      </w:r>
    </w:p>
    <w:p w14:paraId="7E3C4289" w14:textId="46520234" w:rsidR="0031578B" w:rsidRPr="007D0EE7" w:rsidRDefault="0031578B">
      <w:pPr>
        <w:pStyle w:val="ListParagraph"/>
        <w:numPr>
          <w:ilvl w:val="0"/>
          <w:numId w:val="20"/>
        </w:numPr>
        <w:spacing w:line="276" w:lineRule="auto"/>
        <w:rPr>
          <w:rFonts w:asciiTheme="minorHAnsi" w:hAnsiTheme="minorHAnsi" w:cstheme="minorHAnsi"/>
          <w:lang w:val="en-US"/>
        </w:rPr>
      </w:pPr>
      <w:r w:rsidRPr="007D0EE7">
        <w:rPr>
          <w:rFonts w:asciiTheme="minorHAnsi" w:hAnsiTheme="minorHAnsi" w:cstheme="minorHAnsi"/>
          <w:b/>
          <w:bCs/>
          <w:lang w:val="en-US"/>
        </w:rPr>
        <w:t>Information Included on the Label</w:t>
      </w:r>
      <w:r w:rsidRPr="007D0EE7">
        <w:rPr>
          <w:rFonts w:asciiTheme="minorHAnsi" w:hAnsiTheme="minorHAnsi" w:cstheme="minorHAnsi"/>
          <w:lang w:val="en-US"/>
        </w:rPr>
        <w:br/>
        <w:t>Each hazardous waste container includes the following:</w:t>
      </w:r>
    </w:p>
    <w:p w14:paraId="68D19022" w14:textId="77777777" w:rsidR="0031578B" w:rsidRPr="004362CF" w:rsidRDefault="0031578B">
      <w:pPr>
        <w:numPr>
          <w:ilvl w:val="0"/>
          <w:numId w:val="12"/>
        </w:numPr>
        <w:spacing w:line="276" w:lineRule="auto"/>
        <w:rPr>
          <w:rFonts w:asciiTheme="minorHAnsi" w:hAnsiTheme="minorHAnsi" w:cstheme="minorHAnsi"/>
          <w:lang w:val="en-US"/>
        </w:rPr>
      </w:pPr>
      <w:r w:rsidRPr="004362CF">
        <w:rPr>
          <w:rFonts w:asciiTheme="minorHAnsi" w:hAnsiTheme="minorHAnsi" w:cstheme="minorHAnsi"/>
          <w:lang w:val="en-US"/>
        </w:rPr>
        <w:t>Waste Type</w:t>
      </w:r>
    </w:p>
    <w:p w14:paraId="4A9346B0" w14:textId="6D618981" w:rsidR="0031578B" w:rsidRPr="004362CF" w:rsidRDefault="0031578B">
      <w:pPr>
        <w:numPr>
          <w:ilvl w:val="0"/>
          <w:numId w:val="12"/>
        </w:numPr>
        <w:spacing w:line="276" w:lineRule="auto"/>
        <w:rPr>
          <w:rFonts w:asciiTheme="minorHAnsi" w:hAnsiTheme="minorHAnsi" w:cstheme="minorHAnsi"/>
          <w:lang w:val="en-US"/>
        </w:rPr>
      </w:pPr>
      <w:r w:rsidRPr="004362CF">
        <w:rPr>
          <w:rFonts w:asciiTheme="minorHAnsi" w:hAnsiTheme="minorHAnsi" w:cstheme="minorHAnsi"/>
          <w:lang w:val="en-US"/>
        </w:rPr>
        <w:t>Waste Code</w:t>
      </w:r>
    </w:p>
    <w:p w14:paraId="0F0B9BB7" w14:textId="77777777" w:rsidR="0031578B" w:rsidRPr="004362CF" w:rsidRDefault="0031578B">
      <w:pPr>
        <w:numPr>
          <w:ilvl w:val="0"/>
          <w:numId w:val="12"/>
        </w:numPr>
        <w:spacing w:line="276" w:lineRule="auto"/>
        <w:rPr>
          <w:rFonts w:asciiTheme="minorHAnsi" w:hAnsiTheme="minorHAnsi" w:cstheme="minorHAnsi"/>
          <w:lang w:val="en-US"/>
        </w:rPr>
      </w:pPr>
      <w:r w:rsidRPr="004362CF">
        <w:rPr>
          <w:rFonts w:asciiTheme="minorHAnsi" w:hAnsiTheme="minorHAnsi" w:cstheme="minorHAnsi"/>
          <w:lang w:val="en-US"/>
        </w:rPr>
        <w:t>Date of Generation</w:t>
      </w:r>
    </w:p>
    <w:p w14:paraId="4B6183C9" w14:textId="77777777" w:rsidR="0031578B" w:rsidRPr="004362CF" w:rsidRDefault="0031578B">
      <w:pPr>
        <w:numPr>
          <w:ilvl w:val="0"/>
          <w:numId w:val="12"/>
        </w:numPr>
        <w:spacing w:line="276" w:lineRule="auto"/>
        <w:rPr>
          <w:rFonts w:asciiTheme="minorHAnsi" w:hAnsiTheme="minorHAnsi" w:cstheme="minorHAnsi"/>
          <w:lang w:val="en-US"/>
        </w:rPr>
      </w:pPr>
      <w:r w:rsidRPr="004362CF">
        <w:rPr>
          <w:rFonts w:asciiTheme="minorHAnsi" w:hAnsiTheme="minorHAnsi" w:cstheme="minorHAnsi"/>
          <w:lang w:val="en-US"/>
        </w:rPr>
        <w:t>Quantity</w:t>
      </w:r>
    </w:p>
    <w:p w14:paraId="77099AB8" w14:textId="77777777" w:rsidR="0031578B" w:rsidRPr="004362CF" w:rsidRDefault="0031578B">
      <w:pPr>
        <w:numPr>
          <w:ilvl w:val="0"/>
          <w:numId w:val="12"/>
        </w:numPr>
        <w:spacing w:line="276" w:lineRule="auto"/>
        <w:rPr>
          <w:rFonts w:asciiTheme="minorHAnsi" w:hAnsiTheme="minorHAnsi" w:cstheme="minorHAnsi"/>
          <w:lang w:val="en-US"/>
        </w:rPr>
      </w:pPr>
      <w:r w:rsidRPr="004362CF">
        <w:rPr>
          <w:rFonts w:asciiTheme="minorHAnsi" w:hAnsiTheme="minorHAnsi" w:cstheme="minorHAnsi"/>
          <w:lang w:val="en-US"/>
        </w:rPr>
        <w:t xml:space="preserve">Signal Word: </w:t>
      </w:r>
      <w:r w:rsidRPr="004362CF">
        <w:rPr>
          <w:rFonts w:asciiTheme="minorHAnsi" w:hAnsiTheme="minorHAnsi" w:cstheme="minorHAnsi"/>
          <w:b/>
          <w:bCs/>
          <w:lang w:val="en-US"/>
        </w:rPr>
        <w:t>DANGER</w:t>
      </w:r>
    </w:p>
    <w:p w14:paraId="468189D7" w14:textId="77777777" w:rsidR="0031578B" w:rsidRPr="004362CF" w:rsidRDefault="0031578B">
      <w:pPr>
        <w:numPr>
          <w:ilvl w:val="0"/>
          <w:numId w:val="12"/>
        </w:numPr>
        <w:spacing w:line="276" w:lineRule="auto"/>
        <w:rPr>
          <w:rFonts w:asciiTheme="minorHAnsi" w:hAnsiTheme="minorHAnsi" w:cstheme="minorHAnsi"/>
          <w:lang w:val="en-US"/>
        </w:rPr>
      </w:pPr>
      <w:r w:rsidRPr="004362CF">
        <w:rPr>
          <w:rFonts w:asciiTheme="minorHAnsi" w:hAnsiTheme="minorHAnsi" w:cstheme="minorHAnsi"/>
          <w:lang w:val="en-US"/>
        </w:rPr>
        <w:t xml:space="preserve">Hazard Statement: </w:t>
      </w:r>
      <w:r w:rsidRPr="004362CF">
        <w:rPr>
          <w:rFonts w:asciiTheme="minorHAnsi" w:hAnsiTheme="minorHAnsi" w:cstheme="minorHAnsi"/>
          <w:i/>
          <w:iCs/>
          <w:lang w:val="en-US"/>
        </w:rPr>
        <w:t>Flammable liquid and vapor. Toxic if inhaled.</w:t>
      </w:r>
    </w:p>
    <w:p w14:paraId="7291E6D4" w14:textId="77777777" w:rsidR="0031578B" w:rsidRPr="004362CF" w:rsidRDefault="0031578B">
      <w:pPr>
        <w:numPr>
          <w:ilvl w:val="0"/>
          <w:numId w:val="12"/>
        </w:numPr>
        <w:spacing w:line="276" w:lineRule="auto"/>
        <w:rPr>
          <w:rFonts w:asciiTheme="minorHAnsi" w:hAnsiTheme="minorHAnsi" w:cstheme="minorHAnsi"/>
          <w:lang w:val="en-US"/>
        </w:rPr>
      </w:pPr>
      <w:r w:rsidRPr="004362CF">
        <w:rPr>
          <w:rFonts w:asciiTheme="minorHAnsi" w:hAnsiTheme="minorHAnsi" w:cstheme="minorHAnsi"/>
          <w:lang w:val="en-US"/>
        </w:rPr>
        <w:t xml:space="preserve">Handling Instructions: </w:t>
      </w:r>
      <w:r w:rsidRPr="004362CF">
        <w:rPr>
          <w:rFonts w:asciiTheme="minorHAnsi" w:hAnsiTheme="minorHAnsi" w:cstheme="minorHAnsi"/>
          <w:i/>
          <w:iCs/>
          <w:lang w:val="en-US"/>
        </w:rPr>
        <w:t>Keep tightly closed. Store away from heat and flame.</w:t>
      </w:r>
    </w:p>
    <w:p w14:paraId="6251382B" w14:textId="6E285D31" w:rsidR="0031578B" w:rsidRPr="004362CF" w:rsidRDefault="0031578B">
      <w:pPr>
        <w:numPr>
          <w:ilvl w:val="0"/>
          <w:numId w:val="12"/>
        </w:numPr>
        <w:spacing w:line="276" w:lineRule="auto"/>
        <w:rPr>
          <w:rFonts w:asciiTheme="minorHAnsi" w:hAnsiTheme="minorHAnsi" w:cstheme="minorHAnsi"/>
          <w:lang w:val="en-US"/>
        </w:rPr>
      </w:pPr>
      <w:r w:rsidRPr="004362CF">
        <w:rPr>
          <w:rFonts w:asciiTheme="minorHAnsi" w:hAnsiTheme="minorHAnsi" w:cstheme="minorHAnsi"/>
          <w:lang w:val="en-US"/>
        </w:rPr>
        <w:t xml:space="preserve">Generator Name: </w:t>
      </w:r>
      <w:r w:rsidR="00ED28D1" w:rsidRPr="00ED28D1">
        <w:rPr>
          <w:rFonts w:asciiTheme="minorHAnsi" w:hAnsiTheme="minorHAnsi" w:cstheme="minorHAnsi"/>
          <w:b/>
          <w:bCs/>
        </w:rPr>
        <w:t xml:space="preserve">Choksi Heraeus </w:t>
      </w:r>
      <w:proofErr w:type="spellStart"/>
      <w:r w:rsidR="00ED28D1" w:rsidRPr="00ED28D1">
        <w:rPr>
          <w:rFonts w:asciiTheme="minorHAnsi" w:hAnsiTheme="minorHAnsi" w:cstheme="minorHAnsi"/>
          <w:b/>
          <w:bCs/>
        </w:rPr>
        <w:t>pvt.</w:t>
      </w:r>
      <w:proofErr w:type="spellEnd"/>
      <w:r w:rsidR="00ED28D1" w:rsidRPr="00ED28D1">
        <w:rPr>
          <w:rFonts w:asciiTheme="minorHAnsi" w:hAnsiTheme="minorHAnsi" w:cstheme="minorHAnsi"/>
          <w:b/>
          <w:bCs/>
        </w:rPr>
        <w:t xml:space="preserve"> Ltd.</w:t>
      </w:r>
    </w:p>
    <w:p w14:paraId="60E4ABDA" w14:textId="59965A76" w:rsidR="0031578B" w:rsidRPr="004362CF" w:rsidRDefault="0031578B">
      <w:pPr>
        <w:numPr>
          <w:ilvl w:val="0"/>
          <w:numId w:val="12"/>
        </w:numPr>
        <w:spacing w:line="276" w:lineRule="auto"/>
        <w:rPr>
          <w:rFonts w:asciiTheme="minorHAnsi" w:hAnsiTheme="minorHAnsi" w:cstheme="minorHAnsi"/>
          <w:lang w:val="en-US"/>
        </w:rPr>
      </w:pPr>
      <w:r w:rsidRPr="004362CF">
        <w:rPr>
          <w:rFonts w:asciiTheme="minorHAnsi" w:hAnsiTheme="minorHAnsi" w:cstheme="minorHAnsi"/>
          <w:lang w:val="en-US"/>
        </w:rPr>
        <w:t xml:space="preserve">Contact Person: </w:t>
      </w:r>
      <w:r w:rsidR="00DF1A33">
        <w:rPr>
          <w:rFonts w:asciiTheme="minorHAnsi" w:hAnsiTheme="minorHAnsi" w:cstheme="minorHAnsi"/>
          <w:b/>
          <w:bCs/>
          <w:lang w:val="en-US"/>
        </w:rPr>
        <w:t>EHS Manager</w:t>
      </w:r>
    </w:p>
    <w:p w14:paraId="4C57544A" w14:textId="47DFAC2E" w:rsidR="00881BF0" w:rsidRPr="00CA39A6" w:rsidRDefault="0031578B">
      <w:pPr>
        <w:numPr>
          <w:ilvl w:val="0"/>
          <w:numId w:val="12"/>
        </w:numPr>
        <w:spacing w:line="276" w:lineRule="auto"/>
        <w:rPr>
          <w:rFonts w:asciiTheme="minorHAnsi" w:hAnsiTheme="minorHAnsi" w:cstheme="minorHAnsi"/>
          <w:lang w:val="en-US"/>
        </w:rPr>
      </w:pPr>
      <w:r w:rsidRPr="004362CF">
        <w:rPr>
          <w:rFonts w:asciiTheme="minorHAnsi" w:hAnsiTheme="minorHAnsi" w:cstheme="minorHAnsi"/>
          <w:lang w:val="en-US"/>
        </w:rPr>
        <w:t xml:space="preserve">Contact Details: </w:t>
      </w:r>
      <w:r w:rsidRPr="004362CF">
        <w:rPr>
          <w:rFonts w:asciiTheme="minorHAnsi" w:hAnsiTheme="minorHAnsi" w:cstheme="minorHAnsi"/>
          <w:b/>
          <w:bCs/>
          <w:lang w:val="en-US"/>
        </w:rPr>
        <w:t>+</w:t>
      </w:r>
      <w:r w:rsidR="00A3481E">
        <w:rPr>
          <w:rFonts w:asciiTheme="minorHAnsi" w:hAnsiTheme="minorHAnsi" w:cstheme="minorHAnsi"/>
          <w:b/>
          <w:bCs/>
          <w:lang w:val="en-US"/>
        </w:rPr>
        <w:t>91-</w:t>
      </w:r>
      <w:r w:rsidR="000C631F">
        <w:rPr>
          <w:rFonts w:asciiTheme="minorHAnsi" w:hAnsiTheme="minorHAnsi" w:cstheme="minorHAnsi"/>
          <w:b/>
          <w:bCs/>
          <w:lang w:val="en-US"/>
        </w:rPr>
        <w:t xml:space="preserve"> 7665454899</w:t>
      </w:r>
      <w:r w:rsidRPr="004362CF">
        <w:rPr>
          <w:rFonts w:asciiTheme="minorHAnsi" w:hAnsiTheme="minorHAnsi" w:cstheme="minorHAnsi"/>
          <w:b/>
          <w:bCs/>
          <w:lang w:val="en-US"/>
        </w:rPr>
        <w:t xml:space="preserve">| </w:t>
      </w:r>
      <w:hyperlink r:id="rId9" w:history="1">
        <w:r w:rsidR="000C631F" w:rsidRPr="003B127A">
          <w:rPr>
            <w:rStyle w:val="Hyperlink"/>
            <w:rFonts w:asciiTheme="minorHAnsi" w:hAnsiTheme="minorHAnsi" w:cstheme="minorHAnsi"/>
            <w:b/>
            <w:bCs/>
            <w:lang w:val="en-US"/>
          </w:rPr>
          <w:t>ehs.udr@ravindraheraeus.com</w:t>
        </w:r>
      </w:hyperlink>
      <w:r w:rsidR="000C631F">
        <w:rPr>
          <w:rFonts w:asciiTheme="minorHAnsi" w:hAnsiTheme="minorHAnsi" w:cstheme="minorHAnsi"/>
          <w:b/>
          <w:bCs/>
          <w:lang w:val="en-US"/>
        </w:rPr>
        <w:t xml:space="preserve"> </w:t>
      </w:r>
    </w:p>
    <w:p w14:paraId="1CF36E98" w14:textId="77777777" w:rsidR="00CA39A6" w:rsidRDefault="00CA39A6" w:rsidP="00CA39A6">
      <w:pPr>
        <w:spacing w:line="276" w:lineRule="auto"/>
        <w:rPr>
          <w:rFonts w:asciiTheme="minorHAnsi" w:hAnsiTheme="minorHAnsi" w:cstheme="minorHAnsi"/>
          <w:b/>
          <w:bCs/>
          <w:lang w:val="en-US"/>
        </w:rPr>
      </w:pPr>
    </w:p>
    <w:p w14:paraId="402AD216" w14:textId="77777777" w:rsidR="00CA39A6" w:rsidRPr="002B0AC3" w:rsidRDefault="00CA39A6" w:rsidP="00CA39A6">
      <w:pPr>
        <w:spacing w:line="276" w:lineRule="auto"/>
        <w:rPr>
          <w:rFonts w:asciiTheme="minorHAnsi" w:hAnsiTheme="minorHAnsi" w:cstheme="minorHAnsi"/>
          <w:lang w:val="en-US"/>
        </w:rPr>
      </w:pPr>
    </w:p>
    <w:p w14:paraId="37DF5647" w14:textId="77777777" w:rsidR="0031578B" w:rsidRPr="004362CF" w:rsidRDefault="0031578B" w:rsidP="00F4038F">
      <w:pPr>
        <w:spacing w:line="276" w:lineRule="auto"/>
        <w:rPr>
          <w:rFonts w:asciiTheme="minorHAnsi" w:hAnsiTheme="minorHAnsi" w:cstheme="minorHAnsi"/>
          <w:lang w:val="en-US"/>
        </w:rPr>
      </w:pPr>
      <w:r w:rsidRPr="004362CF">
        <w:rPr>
          <w:rFonts w:asciiTheme="minorHAnsi" w:hAnsiTheme="minorHAnsi" w:cstheme="minorHAnsi"/>
          <w:b/>
          <w:bCs/>
          <w:lang w:val="en-US"/>
        </w:rPr>
        <w:lastRenderedPageBreak/>
        <w:t>d. Inspection and Maintenance</w:t>
      </w:r>
    </w:p>
    <w:p w14:paraId="0DFDB39E" w14:textId="77777777" w:rsidR="0031578B" w:rsidRPr="004362CF" w:rsidRDefault="0031578B">
      <w:pPr>
        <w:numPr>
          <w:ilvl w:val="0"/>
          <w:numId w:val="13"/>
        </w:numPr>
        <w:spacing w:line="276" w:lineRule="auto"/>
        <w:jc w:val="both"/>
        <w:rPr>
          <w:rFonts w:asciiTheme="minorHAnsi" w:hAnsiTheme="minorHAnsi" w:cstheme="minorHAnsi"/>
          <w:lang w:val="en-US"/>
        </w:rPr>
      </w:pPr>
      <w:r w:rsidRPr="004362CF">
        <w:rPr>
          <w:rFonts w:asciiTheme="minorHAnsi" w:hAnsiTheme="minorHAnsi" w:cstheme="minorHAnsi"/>
          <w:lang w:val="en-US"/>
        </w:rPr>
        <w:t>Labels are reviewed during internal waste audits to ensure clarity and regulatory compliance.</w:t>
      </w:r>
    </w:p>
    <w:p w14:paraId="58E0755C" w14:textId="77777777" w:rsidR="0031578B" w:rsidRPr="004362CF" w:rsidRDefault="0031578B">
      <w:pPr>
        <w:numPr>
          <w:ilvl w:val="0"/>
          <w:numId w:val="13"/>
        </w:numPr>
        <w:spacing w:line="276" w:lineRule="auto"/>
        <w:jc w:val="both"/>
        <w:rPr>
          <w:rFonts w:asciiTheme="minorHAnsi" w:hAnsiTheme="minorHAnsi" w:cstheme="minorHAnsi"/>
          <w:lang w:val="en-US"/>
        </w:rPr>
      </w:pPr>
      <w:r w:rsidRPr="004362CF">
        <w:rPr>
          <w:rFonts w:asciiTheme="minorHAnsi" w:hAnsiTheme="minorHAnsi" w:cstheme="minorHAnsi"/>
          <w:lang w:val="en-US"/>
        </w:rPr>
        <w:t>Damaged or unreadable labels are immediately replaced.</w:t>
      </w:r>
    </w:p>
    <w:p w14:paraId="360336C5" w14:textId="77777777" w:rsidR="0031578B" w:rsidRPr="004362CF" w:rsidRDefault="0031578B">
      <w:pPr>
        <w:numPr>
          <w:ilvl w:val="0"/>
          <w:numId w:val="13"/>
        </w:numPr>
        <w:spacing w:line="276" w:lineRule="auto"/>
        <w:jc w:val="both"/>
        <w:rPr>
          <w:rFonts w:asciiTheme="minorHAnsi" w:hAnsiTheme="minorHAnsi" w:cstheme="minorHAnsi"/>
          <w:lang w:val="en-US"/>
        </w:rPr>
      </w:pPr>
      <w:r w:rsidRPr="004362CF">
        <w:rPr>
          <w:rFonts w:asciiTheme="minorHAnsi" w:hAnsiTheme="minorHAnsi" w:cstheme="minorHAnsi"/>
          <w:lang w:val="en-US"/>
        </w:rPr>
        <w:t>Any unlabeled containers are promptly flagged and relabeled by trained personnel.</w:t>
      </w:r>
    </w:p>
    <w:p w14:paraId="1418A584" w14:textId="77777777" w:rsidR="00881BF0" w:rsidRPr="004362CF" w:rsidRDefault="00881BF0" w:rsidP="00F4038F">
      <w:pPr>
        <w:spacing w:line="276" w:lineRule="auto"/>
        <w:ind w:left="720"/>
        <w:rPr>
          <w:rFonts w:asciiTheme="minorHAnsi" w:hAnsiTheme="minorHAnsi" w:cstheme="minorHAnsi"/>
          <w:lang w:val="en-US"/>
        </w:rPr>
      </w:pPr>
    </w:p>
    <w:p w14:paraId="3458F012" w14:textId="77777777" w:rsidR="0031578B" w:rsidRPr="004362CF" w:rsidRDefault="0031578B" w:rsidP="00F4038F">
      <w:pPr>
        <w:spacing w:line="276" w:lineRule="auto"/>
        <w:rPr>
          <w:rFonts w:asciiTheme="minorHAnsi" w:hAnsiTheme="minorHAnsi" w:cstheme="minorHAnsi"/>
          <w:lang w:val="en-US"/>
        </w:rPr>
      </w:pPr>
      <w:r w:rsidRPr="004362CF">
        <w:rPr>
          <w:rFonts w:asciiTheme="minorHAnsi" w:hAnsiTheme="minorHAnsi" w:cstheme="minorHAnsi"/>
          <w:b/>
          <w:bCs/>
          <w:lang w:val="en-US"/>
        </w:rPr>
        <w:t>e. Designated Storage Areas for Hazardous Waste</w:t>
      </w:r>
    </w:p>
    <w:p w14:paraId="52FEA779" w14:textId="77777777" w:rsidR="0031578B" w:rsidRPr="004362CF" w:rsidRDefault="0031578B">
      <w:pPr>
        <w:numPr>
          <w:ilvl w:val="0"/>
          <w:numId w:val="14"/>
        </w:numPr>
        <w:spacing w:line="276" w:lineRule="auto"/>
        <w:jc w:val="both"/>
        <w:rPr>
          <w:rFonts w:asciiTheme="minorHAnsi" w:hAnsiTheme="minorHAnsi" w:cstheme="minorHAnsi"/>
          <w:lang w:val="en-US"/>
        </w:rPr>
      </w:pPr>
      <w:r w:rsidRPr="004362CF">
        <w:rPr>
          <w:rFonts w:asciiTheme="minorHAnsi" w:hAnsiTheme="minorHAnsi" w:cstheme="minorHAnsi"/>
          <w:lang w:val="en-US"/>
        </w:rPr>
        <w:t>Hazardous waste is stored in clearly marked, secure areas away from operational zones.</w:t>
      </w:r>
    </w:p>
    <w:p w14:paraId="0E6BAAFF" w14:textId="77777777" w:rsidR="0031578B" w:rsidRPr="004362CF" w:rsidRDefault="0031578B">
      <w:pPr>
        <w:numPr>
          <w:ilvl w:val="0"/>
          <w:numId w:val="14"/>
        </w:numPr>
        <w:spacing w:line="276" w:lineRule="auto"/>
        <w:jc w:val="both"/>
        <w:rPr>
          <w:rFonts w:asciiTheme="minorHAnsi" w:hAnsiTheme="minorHAnsi" w:cstheme="minorHAnsi"/>
          <w:lang w:val="en-US"/>
        </w:rPr>
      </w:pPr>
      <w:r w:rsidRPr="004362CF">
        <w:rPr>
          <w:rFonts w:asciiTheme="minorHAnsi" w:hAnsiTheme="minorHAnsi" w:cstheme="minorHAnsi"/>
          <w:lang w:val="en-US"/>
        </w:rPr>
        <w:t>Access is restricted to trained personnel only.</w:t>
      </w:r>
    </w:p>
    <w:p w14:paraId="538BAA8A" w14:textId="77777777" w:rsidR="0031578B" w:rsidRPr="004362CF" w:rsidRDefault="0031578B">
      <w:pPr>
        <w:numPr>
          <w:ilvl w:val="0"/>
          <w:numId w:val="14"/>
        </w:numPr>
        <w:spacing w:line="276" w:lineRule="auto"/>
        <w:jc w:val="both"/>
        <w:rPr>
          <w:rFonts w:asciiTheme="minorHAnsi" w:hAnsiTheme="minorHAnsi" w:cstheme="minorHAnsi"/>
          <w:lang w:val="en-US"/>
        </w:rPr>
      </w:pPr>
      <w:r w:rsidRPr="004362CF">
        <w:rPr>
          <w:rFonts w:asciiTheme="minorHAnsi" w:hAnsiTheme="minorHAnsi" w:cstheme="minorHAnsi"/>
          <w:lang w:val="en-US"/>
        </w:rPr>
        <w:t>The storage zone features impervious flooring, bunds, proper ventilation, and fire suppression systems.</w:t>
      </w:r>
    </w:p>
    <w:p w14:paraId="301A48ED" w14:textId="77777777" w:rsidR="0031578B" w:rsidRPr="004362CF" w:rsidRDefault="0031578B">
      <w:pPr>
        <w:numPr>
          <w:ilvl w:val="0"/>
          <w:numId w:val="14"/>
        </w:numPr>
        <w:spacing w:line="276" w:lineRule="auto"/>
        <w:jc w:val="both"/>
        <w:rPr>
          <w:rFonts w:asciiTheme="minorHAnsi" w:hAnsiTheme="minorHAnsi" w:cstheme="minorHAnsi"/>
          <w:lang w:val="en-US"/>
        </w:rPr>
      </w:pPr>
      <w:r w:rsidRPr="004362CF">
        <w:rPr>
          <w:rFonts w:asciiTheme="minorHAnsi" w:hAnsiTheme="minorHAnsi" w:cstheme="minorHAnsi"/>
          <w:lang w:val="en-US"/>
        </w:rPr>
        <w:t>Regular inspections are conducted for leaks or container damage, with spill kits and emergency plans in place.</w:t>
      </w:r>
    </w:p>
    <w:p w14:paraId="7B6C68F0" w14:textId="266EFE31" w:rsidR="0031578B" w:rsidRPr="004362CF" w:rsidRDefault="0031578B" w:rsidP="00F4038F">
      <w:pPr>
        <w:spacing w:line="276" w:lineRule="auto"/>
        <w:rPr>
          <w:rFonts w:asciiTheme="minorHAnsi" w:hAnsiTheme="minorHAnsi" w:cstheme="minorHAnsi"/>
          <w:lang w:val="en-US"/>
        </w:rPr>
      </w:pPr>
    </w:p>
    <w:p w14:paraId="0902ABEA" w14:textId="41371759" w:rsidR="0031578B" w:rsidRPr="003C28AC" w:rsidRDefault="0031578B">
      <w:pPr>
        <w:pStyle w:val="ListParagraph"/>
        <w:numPr>
          <w:ilvl w:val="0"/>
          <w:numId w:val="131"/>
        </w:numPr>
        <w:spacing w:line="276" w:lineRule="auto"/>
        <w:rPr>
          <w:rFonts w:asciiTheme="minorHAnsi" w:hAnsiTheme="minorHAnsi" w:cstheme="minorHAnsi"/>
          <w:b/>
          <w:bCs/>
          <w:lang w:val="en-US"/>
        </w:rPr>
      </w:pPr>
      <w:r w:rsidRPr="003C28AC">
        <w:rPr>
          <w:rFonts w:asciiTheme="minorHAnsi" w:hAnsiTheme="minorHAnsi" w:cstheme="minorHAnsi"/>
          <w:b/>
          <w:bCs/>
          <w:lang w:val="en-US"/>
        </w:rPr>
        <w:t>Non-Hazardous Waste Storage</w:t>
      </w:r>
    </w:p>
    <w:p w14:paraId="149820FE" w14:textId="77777777" w:rsidR="00EC2152" w:rsidRPr="004362CF" w:rsidRDefault="00EC2152">
      <w:pPr>
        <w:pStyle w:val="ListParagraph"/>
        <w:numPr>
          <w:ilvl w:val="0"/>
          <w:numId w:val="15"/>
        </w:numPr>
        <w:spacing w:line="276" w:lineRule="auto"/>
        <w:jc w:val="both"/>
        <w:rPr>
          <w:rFonts w:asciiTheme="minorHAnsi" w:hAnsiTheme="minorHAnsi" w:cstheme="minorHAnsi"/>
          <w:lang w:val="en-US" w:eastAsia="en-US"/>
        </w:rPr>
      </w:pPr>
      <w:r w:rsidRPr="004362CF">
        <w:rPr>
          <w:rFonts w:asciiTheme="minorHAnsi" w:hAnsiTheme="minorHAnsi" w:cstheme="minorHAnsi"/>
          <w:b/>
          <w:bCs/>
          <w:lang w:val="en-US" w:eastAsia="en-US"/>
        </w:rPr>
        <w:t>Containers: Non-hazardous waste is stored in standard, non-leaking containers.</w:t>
      </w:r>
      <w:r w:rsidRPr="004362CF">
        <w:rPr>
          <w:rFonts w:asciiTheme="minorHAnsi" w:hAnsiTheme="minorHAnsi" w:cstheme="minorHAnsi"/>
          <w:lang w:val="en-US" w:eastAsia="en-US"/>
        </w:rPr>
        <w:t xml:space="preserve"> These containers are not required to meet the same stringent specifications as hazardous waste containers but must still be durable enough to withstand normal handling conditions.</w:t>
      </w:r>
    </w:p>
    <w:p w14:paraId="2B367E47" w14:textId="77777777" w:rsidR="00EC2152" w:rsidRPr="004362CF" w:rsidRDefault="00EC2152">
      <w:pPr>
        <w:pStyle w:val="ListParagraph"/>
        <w:numPr>
          <w:ilvl w:val="0"/>
          <w:numId w:val="15"/>
        </w:numPr>
        <w:spacing w:line="276" w:lineRule="auto"/>
        <w:jc w:val="both"/>
        <w:rPr>
          <w:rFonts w:asciiTheme="minorHAnsi" w:hAnsiTheme="minorHAnsi" w:cstheme="minorHAnsi"/>
          <w:lang w:val="en-US" w:eastAsia="en-US"/>
        </w:rPr>
      </w:pPr>
      <w:r w:rsidRPr="004362CF">
        <w:rPr>
          <w:rFonts w:asciiTheme="minorHAnsi" w:hAnsiTheme="minorHAnsi" w:cstheme="minorHAnsi"/>
          <w:b/>
          <w:bCs/>
          <w:lang w:val="en-US" w:eastAsia="en-US"/>
        </w:rPr>
        <w:t>Labeling</w:t>
      </w:r>
      <w:r w:rsidRPr="004362CF">
        <w:rPr>
          <w:rFonts w:asciiTheme="minorHAnsi" w:hAnsiTheme="minorHAnsi" w:cstheme="minorHAnsi"/>
          <w:lang w:val="en-US" w:eastAsia="en-US"/>
        </w:rPr>
        <w:t>: Non-hazardous waste is not required to have detailed hazard labels, containers are clearly labeled to indicate the waste type (e.g., packaging waste, office waste).</w:t>
      </w:r>
    </w:p>
    <w:p w14:paraId="649737A4" w14:textId="77777777" w:rsidR="00EC2152" w:rsidRPr="004362CF" w:rsidRDefault="00EC2152">
      <w:pPr>
        <w:pStyle w:val="ListParagraph"/>
        <w:numPr>
          <w:ilvl w:val="0"/>
          <w:numId w:val="15"/>
        </w:numPr>
        <w:spacing w:line="276" w:lineRule="auto"/>
        <w:jc w:val="both"/>
        <w:rPr>
          <w:rFonts w:asciiTheme="minorHAnsi" w:hAnsiTheme="minorHAnsi" w:cstheme="minorHAnsi"/>
          <w:lang w:val="en-US" w:eastAsia="en-US"/>
        </w:rPr>
      </w:pPr>
      <w:r w:rsidRPr="004362CF">
        <w:rPr>
          <w:rFonts w:asciiTheme="minorHAnsi" w:hAnsiTheme="minorHAnsi" w:cstheme="minorHAnsi"/>
          <w:b/>
          <w:bCs/>
          <w:lang w:val="en-US" w:eastAsia="en-US"/>
        </w:rPr>
        <w:t>Storage Areas</w:t>
      </w:r>
      <w:r w:rsidRPr="004362CF">
        <w:rPr>
          <w:rFonts w:asciiTheme="minorHAnsi" w:hAnsiTheme="minorHAnsi" w:cstheme="minorHAnsi"/>
          <w:lang w:val="en-US" w:eastAsia="en-US"/>
        </w:rPr>
        <w:t>: Non-hazardous waste is stored in designated collection areas that are separate from hazardous waste storage zones. These areas should be kept clean and organized to avoid cross-contamination with hazardous or recyclable waste.</w:t>
      </w:r>
    </w:p>
    <w:p w14:paraId="5D055F9A" w14:textId="624A90D5" w:rsidR="0031578B" w:rsidRPr="004362CF" w:rsidRDefault="00EC2152">
      <w:pPr>
        <w:pStyle w:val="ListParagraph"/>
        <w:numPr>
          <w:ilvl w:val="0"/>
          <w:numId w:val="15"/>
        </w:numPr>
        <w:spacing w:line="276" w:lineRule="auto"/>
        <w:jc w:val="both"/>
        <w:rPr>
          <w:rFonts w:asciiTheme="minorHAnsi" w:hAnsiTheme="minorHAnsi" w:cstheme="minorHAnsi"/>
          <w:lang w:val="en-US" w:eastAsia="en-US"/>
        </w:rPr>
      </w:pPr>
      <w:r w:rsidRPr="004362CF">
        <w:rPr>
          <w:rFonts w:asciiTheme="minorHAnsi" w:hAnsiTheme="minorHAnsi" w:cstheme="minorHAnsi"/>
          <w:b/>
          <w:bCs/>
          <w:lang w:val="en-US" w:eastAsia="en-US"/>
        </w:rPr>
        <w:t>Spill Containment</w:t>
      </w:r>
      <w:r w:rsidRPr="004362CF">
        <w:rPr>
          <w:rFonts w:asciiTheme="minorHAnsi" w:hAnsiTheme="minorHAnsi" w:cstheme="minorHAnsi"/>
          <w:lang w:val="en-US" w:eastAsia="en-US"/>
        </w:rPr>
        <w:t>: Spill containment materials are available near storage areas to address any accidental spills promptly.</w:t>
      </w:r>
    </w:p>
    <w:p w14:paraId="32317847" w14:textId="0B1A6570" w:rsidR="0031578B" w:rsidRPr="004362CF" w:rsidRDefault="0031578B" w:rsidP="00F4038F">
      <w:pPr>
        <w:spacing w:line="276" w:lineRule="auto"/>
        <w:rPr>
          <w:rFonts w:asciiTheme="minorHAnsi" w:hAnsiTheme="minorHAnsi" w:cstheme="minorHAnsi"/>
          <w:lang w:val="en-US"/>
        </w:rPr>
      </w:pPr>
    </w:p>
    <w:p w14:paraId="2EE013C3" w14:textId="5A7EE29C" w:rsidR="0031578B" w:rsidRPr="003C28AC" w:rsidRDefault="0031578B">
      <w:pPr>
        <w:pStyle w:val="ListParagraph"/>
        <w:numPr>
          <w:ilvl w:val="0"/>
          <w:numId w:val="131"/>
        </w:numPr>
        <w:spacing w:line="276" w:lineRule="auto"/>
        <w:rPr>
          <w:rFonts w:asciiTheme="minorHAnsi" w:hAnsiTheme="minorHAnsi" w:cstheme="minorHAnsi"/>
          <w:b/>
          <w:bCs/>
          <w:lang w:val="en-US"/>
        </w:rPr>
      </w:pPr>
      <w:r w:rsidRPr="003C28AC">
        <w:rPr>
          <w:rFonts w:asciiTheme="minorHAnsi" w:hAnsiTheme="minorHAnsi" w:cstheme="minorHAnsi"/>
          <w:b/>
          <w:bCs/>
          <w:lang w:val="en-US"/>
        </w:rPr>
        <w:t>Recyclable Waste Storage</w:t>
      </w:r>
    </w:p>
    <w:p w14:paraId="290B82DC" w14:textId="77777777" w:rsidR="00EC2152" w:rsidRPr="004362CF" w:rsidRDefault="00EC2152">
      <w:pPr>
        <w:pStyle w:val="ListParagraph"/>
        <w:numPr>
          <w:ilvl w:val="0"/>
          <w:numId w:val="16"/>
        </w:numPr>
        <w:spacing w:line="276" w:lineRule="auto"/>
        <w:jc w:val="both"/>
        <w:rPr>
          <w:rFonts w:asciiTheme="minorHAnsi" w:hAnsiTheme="minorHAnsi" w:cstheme="minorHAnsi"/>
          <w:b/>
          <w:bCs/>
          <w:lang w:val="en-US" w:eastAsia="en-US"/>
        </w:rPr>
      </w:pPr>
      <w:r w:rsidRPr="004362CF">
        <w:rPr>
          <w:rFonts w:asciiTheme="minorHAnsi" w:hAnsiTheme="minorHAnsi" w:cstheme="minorHAnsi"/>
          <w:b/>
          <w:bCs/>
          <w:lang w:val="en-US" w:eastAsia="en-US"/>
        </w:rPr>
        <w:t xml:space="preserve">Containers: </w:t>
      </w:r>
      <w:r w:rsidRPr="004362CF">
        <w:rPr>
          <w:rFonts w:asciiTheme="minorHAnsi" w:hAnsiTheme="minorHAnsi" w:cstheme="minorHAnsi"/>
          <w:lang w:val="en-US" w:eastAsia="en-US"/>
        </w:rPr>
        <w:t>Recyclable waste (e.g., plastics, paper, metals) are stored in separate bins marked clearly with the type of material.</w:t>
      </w:r>
    </w:p>
    <w:p w14:paraId="39A7E852" w14:textId="77777777" w:rsidR="00EC2152" w:rsidRPr="004362CF" w:rsidRDefault="00EC2152">
      <w:pPr>
        <w:pStyle w:val="ListParagraph"/>
        <w:numPr>
          <w:ilvl w:val="0"/>
          <w:numId w:val="16"/>
        </w:numPr>
        <w:spacing w:line="276" w:lineRule="auto"/>
        <w:jc w:val="both"/>
        <w:rPr>
          <w:rFonts w:asciiTheme="minorHAnsi" w:hAnsiTheme="minorHAnsi" w:cstheme="minorHAnsi"/>
          <w:b/>
          <w:bCs/>
          <w:lang w:val="en-US" w:eastAsia="en-US"/>
        </w:rPr>
      </w:pPr>
      <w:r w:rsidRPr="004362CF">
        <w:rPr>
          <w:rFonts w:asciiTheme="minorHAnsi" w:hAnsiTheme="minorHAnsi" w:cstheme="minorHAnsi"/>
          <w:b/>
          <w:bCs/>
          <w:lang w:val="en-US" w:eastAsia="en-US"/>
        </w:rPr>
        <w:t xml:space="preserve">Sorting: </w:t>
      </w:r>
      <w:r w:rsidRPr="004362CF">
        <w:rPr>
          <w:rFonts w:asciiTheme="minorHAnsi" w:hAnsiTheme="minorHAnsi" w:cstheme="minorHAnsi"/>
          <w:lang w:val="en-US" w:eastAsia="en-US"/>
        </w:rPr>
        <w:t>Recycling bins are sorted according to the type of material (e.g., separate bins for plastics, paper, metal, and glass) to facilitate easy and efficient recycling</w:t>
      </w:r>
      <w:r w:rsidRPr="004362CF">
        <w:rPr>
          <w:rFonts w:asciiTheme="minorHAnsi" w:hAnsiTheme="minorHAnsi" w:cstheme="minorHAnsi"/>
          <w:b/>
          <w:bCs/>
          <w:lang w:val="en-US" w:eastAsia="en-US"/>
        </w:rPr>
        <w:t>.</w:t>
      </w:r>
    </w:p>
    <w:p w14:paraId="6B8662B1" w14:textId="798866AE" w:rsidR="0031578B" w:rsidRDefault="00EC2152">
      <w:pPr>
        <w:numPr>
          <w:ilvl w:val="0"/>
          <w:numId w:val="16"/>
        </w:numPr>
        <w:spacing w:line="276" w:lineRule="auto"/>
        <w:jc w:val="both"/>
        <w:rPr>
          <w:rFonts w:asciiTheme="minorHAnsi" w:hAnsiTheme="minorHAnsi" w:cstheme="minorHAnsi"/>
          <w:lang w:val="en-US"/>
        </w:rPr>
      </w:pPr>
      <w:r w:rsidRPr="004362CF">
        <w:rPr>
          <w:rFonts w:asciiTheme="minorHAnsi" w:hAnsiTheme="minorHAnsi" w:cstheme="minorHAnsi"/>
          <w:b/>
          <w:bCs/>
          <w:lang w:val="en-US" w:eastAsia="en-US"/>
        </w:rPr>
        <w:t xml:space="preserve">Storage Area: </w:t>
      </w:r>
      <w:r w:rsidRPr="004362CF">
        <w:rPr>
          <w:rFonts w:asciiTheme="minorHAnsi" w:hAnsiTheme="minorHAnsi" w:cstheme="minorHAnsi"/>
          <w:lang w:val="en-US" w:eastAsia="en-US"/>
        </w:rPr>
        <w:t>Recyclables are stored in areas that is dry, clean, and away from potential contamination sources. The area is well-organized to facilitate easy access and transportation to recycling facilities.</w:t>
      </w:r>
    </w:p>
    <w:p w14:paraId="02C96933" w14:textId="77777777" w:rsidR="00CA39A6" w:rsidRPr="004362CF" w:rsidRDefault="00CA39A6" w:rsidP="00CA39A6">
      <w:pPr>
        <w:spacing w:line="276" w:lineRule="auto"/>
        <w:jc w:val="both"/>
        <w:rPr>
          <w:rFonts w:asciiTheme="minorHAnsi" w:hAnsiTheme="minorHAnsi" w:cstheme="minorHAnsi"/>
          <w:lang w:val="en-US"/>
        </w:rPr>
      </w:pPr>
    </w:p>
    <w:p w14:paraId="64A1CBA1" w14:textId="166D0198" w:rsidR="0031578B" w:rsidRPr="004362CF" w:rsidRDefault="0031578B" w:rsidP="00F4038F">
      <w:pPr>
        <w:spacing w:line="276" w:lineRule="auto"/>
        <w:rPr>
          <w:rFonts w:asciiTheme="minorHAnsi" w:hAnsiTheme="minorHAnsi" w:cstheme="minorHAnsi"/>
          <w:lang w:val="en-US"/>
        </w:rPr>
      </w:pPr>
    </w:p>
    <w:p w14:paraId="2E0DC4F1" w14:textId="4C56A269" w:rsidR="0031578B" w:rsidRPr="004362CF" w:rsidRDefault="00410AB1" w:rsidP="00F4038F">
      <w:pPr>
        <w:spacing w:line="276" w:lineRule="auto"/>
        <w:rPr>
          <w:rFonts w:asciiTheme="minorHAnsi" w:hAnsiTheme="minorHAnsi" w:cstheme="minorHAnsi"/>
          <w:b/>
          <w:bCs/>
          <w:lang w:val="en-US"/>
        </w:rPr>
      </w:pPr>
      <w:r w:rsidRPr="004362CF">
        <w:rPr>
          <w:rFonts w:asciiTheme="minorHAnsi" w:hAnsiTheme="minorHAnsi" w:cstheme="minorHAnsi"/>
          <w:b/>
          <w:bCs/>
          <w:lang w:val="en-US"/>
        </w:rPr>
        <w:lastRenderedPageBreak/>
        <w:t xml:space="preserve"> 4.2. </w:t>
      </w:r>
      <w:r w:rsidR="0031578B" w:rsidRPr="004362CF">
        <w:rPr>
          <w:rFonts w:asciiTheme="minorHAnsi" w:hAnsiTheme="minorHAnsi" w:cstheme="minorHAnsi"/>
          <w:b/>
          <w:bCs/>
          <w:lang w:val="en-US"/>
        </w:rPr>
        <w:t>Handling Procedures</w:t>
      </w:r>
    </w:p>
    <w:p w14:paraId="0015434E" w14:textId="77777777" w:rsidR="00410AB1" w:rsidRPr="004362CF" w:rsidRDefault="00410AB1" w:rsidP="00F4038F">
      <w:pPr>
        <w:spacing w:line="276" w:lineRule="auto"/>
        <w:rPr>
          <w:rFonts w:asciiTheme="minorHAnsi" w:hAnsiTheme="minorHAnsi" w:cstheme="minorHAnsi"/>
          <w:b/>
          <w:bCs/>
          <w:lang w:val="en-US"/>
        </w:rPr>
      </w:pPr>
    </w:p>
    <w:p w14:paraId="61492924" w14:textId="16B6DBA7" w:rsidR="0031578B" w:rsidRPr="003C28AC" w:rsidRDefault="0031578B">
      <w:pPr>
        <w:pStyle w:val="ListParagraph"/>
        <w:numPr>
          <w:ilvl w:val="0"/>
          <w:numId w:val="132"/>
        </w:numPr>
        <w:spacing w:line="276" w:lineRule="auto"/>
        <w:rPr>
          <w:rFonts w:asciiTheme="minorHAnsi" w:hAnsiTheme="minorHAnsi" w:cstheme="minorHAnsi"/>
          <w:b/>
          <w:bCs/>
          <w:lang w:val="en-US"/>
        </w:rPr>
      </w:pPr>
      <w:r w:rsidRPr="003C28AC">
        <w:rPr>
          <w:rFonts w:asciiTheme="minorHAnsi" w:hAnsiTheme="minorHAnsi" w:cstheme="minorHAnsi"/>
          <w:b/>
          <w:bCs/>
          <w:lang w:val="en-US"/>
        </w:rPr>
        <w:t>Hazardous Waste Handling</w:t>
      </w:r>
    </w:p>
    <w:p w14:paraId="4EBC30E1" w14:textId="77777777" w:rsidR="0031578B" w:rsidRPr="004362CF" w:rsidRDefault="0031578B">
      <w:pPr>
        <w:numPr>
          <w:ilvl w:val="0"/>
          <w:numId w:val="17"/>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PPE</w:t>
      </w:r>
      <w:r w:rsidRPr="004362CF">
        <w:rPr>
          <w:rFonts w:asciiTheme="minorHAnsi" w:hAnsiTheme="minorHAnsi" w:cstheme="minorHAnsi"/>
          <w:lang w:val="en-US"/>
        </w:rPr>
        <w:t>: Mandatory use of gloves, goggles, masks/respirators, and protective gear based on hazard level.</w:t>
      </w:r>
    </w:p>
    <w:p w14:paraId="24AC09AC" w14:textId="77777777" w:rsidR="0031578B" w:rsidRPr="004362CF" w:rsidRDefault="0031578B">
      <w:pPr>
        <w:numPr>
          <w:ilvl w:val="0"/>
          <w:numId w:val="17"/>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Training</w:t>
      </w:r>
      <w:r w:rsidRPr="004362CF">
        <w:rPr>
          <w:rFonts w:asciiTheme="minorHAnsi" w:hAnsiTheme="minorHAnsi" w:cstheme="minorHAnsi"/>
          <w:lang w:val="en-US"/>
        </w:rPr>
        <w:t>: Staff receive regular training on safe handling, segregation, and emergency protocols.</w:t>
      </w:r>
    </w:p>
    <w:p w14:paraId="4C115EFA" w14:textId="1C7FBC14" w:rsidR="00123F11" w:rsidRPr="00922387" w:rsidRDefault="0031578B">
      <w:pPr>
        <w:numPr>
          <w:ilvl w:val="0"/>
          <w:numId w:val="17"/>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Spill Control</w:t>
      </w:r>
      <w:r w:rsidRPr="004362CF">
        <w:rPr>
          <w:rFonts w:asciiTheme="minorHAnsi" w:hAnsiTheme="minorHAnsi" w:cstheme="minorHAnsi"/>
          <w:lang w:val="en-US"/>
        </w:rPr>
        <w:t xml:space="preserve">: Secondary containment is used. Any spill is managed as per </w:t>
      </w:r>
      <w:r w:rsidR="00884327">
        <w:rPr>
          <w:rFonts w:asciiTheme="minorHAnsi" w:hAnsiTheme="minorHAnsi" w:cstheme="minorHAnsi"/>
          <w:lang w:val="en-US"/>
        </w:rPr>
        <w:t xml:space="preserve">Choksi Heraeus Pvt. Ltd. </w:t>
      </w:r>
      <w:r w:rsidRPr="004362CF">
        <w:rPr>
          <w:rFonts w:asciiTheme="minorHAnsi" w:hAnsiTheme="minorHAnsi" w:cstheme="minorHAnsi"/>
          <w:lang w:val="en-US"/>
        </w:rPr>
        <w:t>spill response plan.</w:t>
      </w:r>
    </w:p>
    <w:p w14:paraId="352CBA45" w14:textId="6EE2D9CA" w:rsidR="0031578B" w:rsidRPr="004362CF" w:rsidRDefault="0031578B" w:rsidP="002B0AC3">
      <w:pPr>
        <w:spacing w:line="276" w:lineRule="auto"/>
        <w:jc w:val="both"/>
        <w:rPr>
          <w:rFonts w:asciiTheme="minorHAnsi" w:hAnsiTheme="minorHAnsi" w:cstheme="minorHAnsi"/>
          <w:lang w:val="en-US"/>
        </w:rPr>
      </w:pPr>
    </w:p>
    <w:p w14:paraId="0FF2B978" w14:textId="6E4C7295" w:rsidR="0031578B" w:rsidRPr="003C28AC" w:rsidRDefault="0031578B">
      <w:pPr>
        <w:pStyle w:val="ListParagraph"/>
        <w:numPr>
          <w:ilvl w:val="0"/>
          <w:numId w:val="132"/>
        </w:numPr>
        <w:spacing w:line="276" w:lineRule="auto"/>
        <w:rPr>
          <w:rFonts w:asciiTheme="minorHAnsi" w:hAnsiTheme="minorHAnsi" w:cstheme="minorHAnsi"/>
          <w:b/>
          <w:bCs/>
          <w:lang w:val="en-US"/>
        </w:rPr>
      </w:pPr>
      <w:r w:rsidRPr="003C28AC">
        <w:rPr>
          <w:rFonts w:asciiTheme="minorHAnsi" w:hAnsiTheme="minorHAnsi" w:cstheme="minorHAnsi"/>
          <w:b/>
          <w:bCs/>
          <w:lang w:val="en-US"/>
        </w:rPr>
        <w:t>Non-Hazardous Waste Handling</w:t>
      </w:r>
    </w:p>
    <w:p w14:paraId="5DB520E9" w14:textId="19CEFBAF" w:rsidR="00F67763" w:rsidRPr="004362CF" w:rsidRDefault="00F67763">
      <w:pPr>
        <w:numPr>
          <w:ilvl w:val="0"/>
          <w:numId w:val="18"/>
        </w:numPr>
        <w:tabs>
          <w:tab w:val="clear" w:pos="720"/>
        </w:tabs>
        <w:spacing w:after="100" w:afterAutospacing="1" w:line="276" w:lineRule="auto"/>
        <w:jc w:val="both"/>
        <w:rPr>
          <w:rFonts w:asciiTheme="minorHAnsi" w:hAnsiTheme="minorHAnsi" w:cstheme="minorHAnsi"/>
          <w:lang w:val="en-US" w:eastAsia="en-US"/>
        </w:rPr>
      </w:pPr>
      <w:r w:rsidRPr="004362CF">
        <w:rPr>
          <w:rFonts w:asciiTheme="minorHAnsi" w:hAnsiTheme="minorHAnsi" w:cstheme="minorHAnsi"/>
          <w:b/>
          <w:bCs/>
          <w:lang w:val="en-US" w:eastAsia="en-US"/>
        </w:rPr>
        <w:t>Personal Protective Equipment (PPE)</w:t>
      </w:r>
      <w:r w:rsidRPr="004362CF">
        <w:rPr>
          <w:rFonts w:asciiTheme="minorHAnsi" w:hAnsiTheme="minorHAnsi" w:cstheme="minorHAnsi"/>
          <w:lang w:val="en-US" w:eastAsia="en-US"/>
        </w:rPr>
        <w:t>: While non-hazardous waste handling does not typically require specialized PPE, workers should wear gloves and other general protective equipment to prevent minor injuries.</w:t>
      </w:r>
    </w:p>
    <w:p w14:paraId="08BC6DA1" w14:textId="77777777" w:rsidR="00F67763" w:rsidRPr="004362CF" w:rsidRDefault="00F67763">
      <w:pPr>
        <w:numPr>
          <w:ilvl w:val="0"/>
          <w:numId w:val="18"/>
        </w:numPr>
        <w:tabs>
          <w:tab w:val="clear" w:pos="720"/>
        </w:tabs>
        <w:spacing w:after="100" w:afterAutospacing="1" w:line="276" w:lineRule="auto"/>
        <w:jc w:val="both"/>
        <w:rPr>
          <w:rFonts w:asciiTheme="minorHAnsi" w:hAnsiTheme="minorHAnsi" w:cstheme="minorHAnsi"/>
          <w:lang w:val="en-US" w:eastAsia="en-US"/>
        </w:rPr>
      </w:pPr>
      <w:r w:rsidRPr="004362CF">
        <w:rPr>
          <w:rFonts w:asciiTheme="minorHAnsi" w:hAnsiTheme="minorHAnsi" w:cstheme="minorHAnsi"/>
          <w:b/>
          <w:bCs/>
          <w:lang w:val="en-US" w:eastAsia="en-US"/>
        </w:rPr>
        <w:t>Handling Instructions</w:t>
      </w:r>
      <w:r w:rsidRPr="004362CF">
        <w:rPr>
          <w:rFonts w:asciiTheme="minorHAnsi" w:hAnsiTheme="minorHAnsi" w:cstheme="minorHAnsi"/>
          <w:lang w:val="en-US" w:eastAsia="en-US"/>
        </w:rPr>
        <w:t>: Non-hazardous waste should be handled with care to avoid contamination with hazardous or recyclable materials. The waste should be placed directly into designated containers to ensure segregation is maintained.</w:t>
      </w:r>
    </w:p>
    <w:p w14:paraId="33D8D0A9" w14:textId="76D67BF2" w:rsidR="0031578B" w:rsidRPr="004362CF" w:rsidRDefault="00F67763">
      <w:pPr>
        <w:numPr>
          <w:ilvl w:val="0"/>
          <w:numId w:val="18"/>
        </w:numPr>
        <w:spacing w:line="276" w:lineRule="auto"/>
        <w:jc w:val="both"/>
        <w:rPr>
          <w:rFonts w:asciiTheme="minorHAnsi" w:hAnsiTheme="minorHAnsi" w:cstheme="minorHAnsi"/>
          <w:lang w:val="en-US"/>
        </w:rPr>
      </w:pPr>
      <w:r w:rsidRPr="004362CF">
        <w:rPr>
          <w:rFonts w:asciiTheme="minorHAnsi" w:hAnsiTheme="minorHAnsi" w:cstheme="minorHAnsi"/>
          <w:b/>
          <w:bCs/>
          <w:lang w:val="en-US" w:eastAsia="en-US"/>
        </w:rPr>
        <w:t>Safety Considerations</w:t>
      </w:r>
      <w:r w:rsidRPr="004362CF">
        <w:rPr>
          <w:rFonts w:asciiTheme="minorHAnsi" w:hAnsiTheme="minorHAnsi" w:cstheme="minorHAnsi"/>
          <w:lang w:val="en-US" w:eastAsia="en-US"/>
        </w:rPr>
        <w:t>: The handling area for non-hazardous waste should be kept clean and organized to ensure safe handling and quick access to storage or disposal facilities</w:t>
      </w:r>
      <w:r w:rsidR="003A03B4" w:rsidRPr="004362CF">
        <w:rPr>
          <w:rFonts w:asciiTheme="minorHAnsi" w:hAnsiTheme="minorHAnsi" w:cstheme="minorHAnsi"/>
          <w:lang w:val="en-US" w:eastAsia="en-US"/>
        </w:rPr>
        <w:t>.</w:t>
      </w:r>
    </w:p>
    <w:p w14:paraId="1FC9A57C" w14:textId="71B2D6CA" w:rsidR="0031578B" w:rsidRPr="004362CF" w:rsidRDefault="0031578B" w:rsidP="00F4038F">
      <w:pPr>
        <w:spacing w:line="276" w:lineRule="auto"/>
        <w:rPr>
          <w:rFonts w:asciiTheme="minorHAnsi" w:hAnsiTheme="minorHAnsi" w:cstheme="minorHAnsi"/>
          <w:lang w:val="en-US"/>
        </w:rPr>
      </w:pPr>
    </w:p>
    <w:p w14:paraId="15DE4178" w14:textId="57FA4387" w:rsidR="0031578B" w:rsidRPr="003C28AC" w:rsidRDefault="0031578B">
      <w:pPr>
        <w:pStyle w:val="ListParagraph"/>
        <w:numPr>
          <w:ilvl w:val="0"/>
          <w:numId w:val="132"/>
        </w:numPr>
        <w:spacing w:line="276" w:lineRule="auto"/>
        <w:rPr>
          <w:rFonts w:asciiTheme="minorHAnsi" w:hAnsiTheme="minorHAnsi" w:cstheme="minorHAnsi"/>
          <w:b/>
          <w:bCs/>
          <w:lang w:val="en-US"/>
        </w:rPr>
      </w:pPr>
      <w:r w:rsidRPr="003C28AC">
        <w:rPr>
          <w:rFonts w:asciiTheme="minorHAnsi" w:hAnsiTheme="minorHAnsi" w:cstheme="minorHAnsi"/>
          <w:b/>
          <w:bCs/>
          <w:lang w:val="en-US"/>
        </w:rPr>
        <w:t>Recyclable Waste Handling</w:t>
      </w:r>
    </w:p>
    <w:p w14:paraId="6FC58EF6" w14:textId="77777777" w:rsidR="00162148" w:rsidRPr="004362CF" w:rsidRDefault="00162148">
      <w:pPr>
        <w:numPr>
          <w:ilvl w:val="0"/>
          <w:numId w:val="19"/>
        </w:numPr>
        <w:tabs>
          <w:tab w:val="clear" w:pos="720"/>
        </w:tabs>
        <w:spacing w:after="100" w:afterAutospacing="1" w:line="276" w:lineRule="auto"/>
        <w:jc w:val="both"/>
        <w:rPr>
          <w:rFonts w:asciiTheme="minorHAnsi" w:hAnsiTheme="minorHAnsi" w:cstheme="minorHAnsi"/>
          <w:lang w:val="en-US" w:eastAsia="en-US"/>
        </w:rPr>
      </w:pPr>
      <w:r w:rsidRPr="004362CF">
        <w:rPr>
          <w:rFonts w:asciiTheme="minorHAnsi" w:hAnsiTheme="minorHAnsi" w:cstheme="minorHAnsi"/>
          <w:b/>
          <w:bCs/>
          <w:lang w:val="en-US" w:eastAsia="en-US"/>
        </w:rPr>
        <w:t>Personal Protective Equipment (PPE)</w:t>
      </w:r>
      <w:r w:rsidRPr="004362CF">
        <w:rPr>
          <w:rFonts w:asciiTheme="minorHAnsi" w:hAnsiTheme="minorHAnsi" w:cstheme="minorHAnsi"/>
          <w:lang w:val="en-US" w:eastAsia="en-US"/>
        </w:rPr>
        <w:t>: Employees should wear gloves and any other PPE deemed necessary to handle recyclables safely.</w:t>
      </w:r>
    </w:p>
    <w:p w14:paraId="090A5BD2" w14:textId="21942E55" w:rsidR="00162148" w:rsidRPr="004362CF" w:rsidRDefault="00162148">
      <w:pPr>
        <w:numPr>
          <w:ilvl w:val="0"/>
          <w:numId w:val="19"/>
        </w:numPr>
        <w:tabs>
          <w:tab w:val="clear" w:pos="720"/>
        </w:tabs>
        <w:spacing w:after="100" w:afterAutospacing="1" w:line="276" w:lineRule="auto"/>
        <w:jc w:val="both"/>
        <w:rPr>
          <w:rFonts w:asciiTheme="minorHAnsi" w:hAnsiTheme="minorHAnsi" w:cstheme="minorHAnsi"/>
          <w:lang w:val="en-US" w:eastAsia="en-US"/>
        </w:rPr>
      </w:pPr>
      <w:r w:rsidRPr="004362CF">
        <w:rPr>
          <w:rFonts w:asciiTheme="minorHAnsi" w:hAnsiTheme="minorHAnsi" w:cstheme="minorHAnsi"/>
          <w:b/>
          <w:bCs/>
          <w:lang w:val="en-US" w:eastAsia="en-US"/>
        </w:rPr>
        <w:t>Sorting</w:t>
      </w:r>
      <w:r w:rsidRPr="004362CF">
        <w:rPr>
          <w:rFonts w:asciiTheme="minorHAnsi" w:hAnsiTheme="minorHAnsi" w:cstheme="minorHAnsi"/>
          <w:lang w:val="en-US" w:eastAsia="en-US"/>
        </w:rPr>
        <w:t>: Employees must follow proper sorting instructions to ensure that recyclable materials are separated by type (e.g., plastics, paper, cloth) and are not contaminated by non-recyclable or hazardous materials.</w:t>
      </w:r>
    </w:p>
    <w:p w14:paraId="6F8040B5" w14:textId="2717EA50" w:rsidR="0031578B" w:rsidRPr="004362CF" w:rsidRDefault="00162148">
      <w:pPr>
        <w:numPr>
          <w:ilvl w:val="0"/>
          <w:numId w:val="19"/>
        </w:numPr>
        <w:spacing w:line="276" w:lineRule="auto"/>
        <w:jc w:val="both"/>
        <w:rPr>
          <w:rFonts w:asciiTheme="minorHAnsi" w:hAnsiTheme="minorHAnsi" w:cstheme="minorHAnsi"/>
          <w:lang w:val="en-US"/>
        </w:rPr>
      </w:pPr>
      <w:r w:rsidRPr="004362CF">
        <w:rPr>
          <w:rFonts w:asciiTheme="minorHAnsi" w:hAnsiTheme="minorHAnsi" w:cstheme="minorHAnsi"/>
          <w:b/>
          <w:bCs/>
          <w:lang w:val="en-US" w:eastAsia="en-US"/>
        </w:rPr>
        <w:t>Handling Procedures</w:t>
      </w:r>
      <w:r w:rsidRPr="004362CF">
        <w:rPr>
          <w:rFonts w:asciiTheme="minorHAnsi" w:hAnsiTheme="minorHAnsi" w:cstheme="minorHAnsi"/>
          <w:lang w:val="en-US" w:eastAsia="en-US"/>
        </w:rPr>
        <w:t>: Recyclables should be handled carefully to prevent breakage and must be compacted if needed to reduce volume and prepare them for transportation</w:t>
      </w:r>
      <w:r w:rsidR="0031578B" w:rsidRPr="004362CF">
        <w:rPr>
          <w:rFonts w:asciiTheme="minorHAnsi" w:hAnsiTheme="minorHAnsi" w:cstheme="minorHAnsi"/>
          <w:lang w:val="en-US"/>
        </w:rPr>
        <w:t>.</w:t>
      </w:r>
    </w:p>
    <w:p w14:paraId="20B05CD1" w14:textId="1AA96538" w:rsidR="0031578B" w:rsidRPr="004362CF" w:rsidRDefault="0031578B" w:rsidP="00F4038F">
      <w:pPr>
        <w:spacing w:line="276" w:lineRule="auto"/>
        <w:rPr>
          <w:rFonts w:asciiTheme="minorHAnsi" w:hAnsiTheme="minorHAnsi" w:cstheme="minorHAnsi"/>
          <w:lang w:val="en-US"/>
        </w:rPr>
      </w:pPr>
    </w:p>
    <w:p w14:paraId="28E57C1F" w14:textId="152799FE" w:rsidR="0031578B" w:rsidRPr="004362CF" w:rsidRDefault="00410AB1" w:rsidP="00F4038F">
      <w:pPr>
        <w:spacing w:line="276" w:lineRule="auto"/>
        <w:rPr>
          <w:rFonts w:asciiTheme="minorHAnsi" w:hAnsiTheme="minorHAnsi" w:cstheme="minorHAnsi"/>
          <w:b/>
          <w:bCs/>
          <w:lang w:val="en-US"/>
        </w:rPr>
      </w:pPr>
      <w:r w:rsidRPr="004362CF">
        <w:rPr>
          <w:rFonts w:asciiTheme="minorHAnsi" w:hAnsiTheme="minorHAnsi" w:cstheme="minorHAnsi"/>
          <w:b/>
          <w:bCs/>
          <w:lang w:val="en-US"/>
        </w:rPr>
        <w:t xml:space="preserve">4.3. </w:t>
      </w:r>
      <w:r w:rsidR="0031578B" w:rsidRPr="004362CF">
        <w:rPr>
          <w:rFonts w:asciiTheme="minorHAnsi" w:hAnsiTheme="minorHAnsi" w:cstheme="minorHAnsi"/>
          <w:b/>
          <w:bCs/>
          <w:lang w:val="en-US"/>
        </w:rPr>
        <w:t>Transportation Procedures</w:t>
      </w:r>
    </w:p>
    <w:p w14:paraId="7969AA8E" w14:textId="2B6585D2" w:rsidR="00410AB1" w:rsidRDefault="00123F11" w:rsidP="002B0AC3">
      <w:pPr>
        <w:jc w:val="both"/>
        <w:rPr>
          <w:rFonts w:asciiTheme="minorHAnsi" w:hAnsiTheme="minorHAnsi" w:cstheme="minorHAnsi"/>
        </w:rPr>
      </w:pPr>
      <w:r>
        <w:rPr>
          <w:rFonts w:asciiTheme="minorHAnsi" w:hAnsiTheme="minorHAnsi" w:cstheme="minorHAnsi"/>
        </w:rPr>
        <w:t>Choksi Heraeus</w:t>
      </w:r>
      <w:r w:rsidR="00B20CD6">
        <w:rPr>
          <w:rFonts w:asciiTheme="minorHAnsi" w:hAnsiTheme="minorHAnsi" w:cstheme="minorHAnsi"/>
        </w:rPr>
        <w:t xml:space="preserve"> Private Limited</w:t>
      </w:r>
      <w:r w:rsidR="006E67D3" w:rsidRPr="006E67D3">
        <w:rPr>
          <w:rFonts w:asciiTheme="minorHAnsi" w:hAnsiTheme="minorHAnsi" w:cstheme="minorHAnsi"/>
        </w:rPr>
        <w:t xml:space="preserve"> ensures that hazardous waste is transported with the highest standards of safety, compliance, and traceability. All activities are performed in accordance with the Hazardous and Other Wastes (Management and Transboundary Movement) Rules, 2016, Motor Vehicles Act, 1988, and the applicable </w:t>
      </w:r>
      <w:r w:rsidR="00945B24">
        <w:rPr>
          <w:rFonts w:asciiTheme="minorHAnsi" w:hAnsiTheme="minorHAnsi" w:cstheme="minorHAnsi"/>
        </w:rPr>
        <w:t xml:space="preserve">Rajasthan </w:t>
      </w:r>
      <w:r w:rsidR="006E67D3" w:rsidRPr="006E67D3">
        <w:rPr>
          <w:rFonts w:asciiTheme="minorHAnsi" w:hAnsiTheme="minorHAnsi" w:cstheme="minorHAnsi"/>
        </w:rPr>
        <w:t>Pollution Control Board (</w:t>
      </w:r>
      <w:r w:rsidR="00945B24">
        <w:rPr>
          <w:rFonts w:asciiTheme="minorHAnsi" w:hAnsiTheme="minorHAnsi" w:cstheme="minorHAnsi"/>
        </w:rPr>
        <w:t>R</w:t>
      </w:r>
      <w:r w:rsidR="006E67D3" w:rsidRPr="006E67D3">
        <w:rPr>
          <w:rFonts w:asciiTheme="minorHAnsi" w:hAnsiTheme="minorHAnsi" w:cstheme="minorHAnsi"/>
        </w:rPr>
        <w:t>PCB) guidelines.</w:t>
      </w:r>
    </w:p>
    <w:p w14:paraId="31DB6D83" w14:textId="77777777" w:rsidR="00CA39A6" w:rsidRDefault="00CA39A6" w:rsidP="002B0AC3">
      <w:pPr>
        <w:jc w:val="both"/>
        <w:rPr>
          <w:rFonts w:asciiTheme="minorHAnsi" w:hAnsiTheme="minorHAnsi" w:cstheme="minorHAnsi"/>
        </w:rPr>
      </w:pPr>
    </w:p>
    <w:p w14:paraId="3C49DF8F" w14:textId="77777777" w:rsidR="00CA39A6" w:rsidRPr="006E67D3" w:rsidRDefault="00CA39A6" w:rsidP="002B0AC3">
      <w:pPr>
        <w:jc w:val="both"/>
        <w:rPr>
          <w:rFonts w:asciiTheme="minorHAnsi" w:hAnsiTheme="minorHAnsi" w:cstheme="minorHAnsi"/>
          <w:lang w:val="en-US"/>
        </w:rPr>
      </w:pPr>
    </w:p>
    <w:p w14:paraId="007ACB78" w14:textId="77777777" w:rsidR="006E67D3" w:rsidRPr="004362CF" w:rsidRDefault="006E67D3" w:rsidP="002B0AC3">
      <w:pPr>
        <w:spacing w:line="276" w:lineRule="auto"/>
        <w:jc w:val="both"/>
        <w:rPr>
          <w:rFonts w:asciiTheme="minorHAnsi" w:hAnsiTheme="minorHAnsi" w:cstheme="minorHAnsi"/>
          <w:b/>
          <w:bCs/>
          <w:lang w:val="en-US"/>
        </w:rPr>
      </w:pPr>
    </w:p>
    <w:p w14:paraId="06D7729A" w14:textId="252DEA3B" w:rsidR="0031578B" w:rsidRPr="003E76B2" w:rsidRDefault="0031578B">
      <w:pPr>
        <w:pStyle w:val="ListParagraph"/>
        <w:numPr>
          <w:ilvl w:val="0"/>
          <w:numId w:val="128"/>
        </w:numPr>
        <w:spacing w:line="276" w:lineRule="auto"/>
        <w:jc w:val="both"/>
        <w:rPr>
          <w:rFonts w:asciiTheme="minorHAnsi" w:hAnsiTheme="minorHAnsi" w:cstheme="minorHAnsi"/>
          <w:b/>
          <w:bCs/>
          <w:lang w:val="en-US"/>
        </w:rPr>
      </w:pPr>
      <w:r w:rsidRPr="003E76B2">
        <w:rPr>
          <w:rFonts w:asciiTheme="minorHAnsi" w:hAnsiTheme="minorHAnsi" w:cstheme="minorHAnsi"/>
          <w:b/>
          <w:bCs/>
          <w:lang w:val="en-US"/>
        </w:rPr>
        <w:lastRenderedPageBreak/>
        <w:t>Hazardous Waste Transportation</w:t>
      </w:r>
    </w:p>
    <w:p w14:paraId="54BFA0C0" w14:textId="0D3A80B1" w:rsidR="00B718F0" w:rsidRDefault="00B718F0" w:rsidP="002B0AC3">
      <w:pPr>
        <w:spacing w:line="276" w:lineRule="auto"/>
        <w:jc w:val="both"/>
        <w:rPr>
          <w:rFonts w:asciiTheme="minorHAnsi" w:hAnsiTheme="minorHAnsi" w:cstheme="minorHAnsi"/>
          <w:b/>
          <w:bCs/>
          <w:lang w:val="en-US"/>
        </w:rPr>
      </w:pPr>
    </w:p>
    <w:p w14:paraId="307F65D1" w14:textId="1C3F933C" w:rsidR="006E67D3" w:rsidRPr="006E67D3" w:rsidRDefault="006E67D3">
      <w:pPr>
        <w:pStyle w:val="ListParagraph"/>
        <w:numPr>
          <w:ilvl w:val="0"/>
          <w:numId w:val="127"/>
        </w:numPr>
        <w:spacing w:line="276" w:lineRule="auto"/>
        <w:jc w:val="both"/>
        <w:rPr>
          <w:rFonts w:asciiTheme="minorHAnsi" w:hAnsiTheme="minorHAnsi" w:cstheme="minorHAnsi"/>
          <w:b/>
          <w:bCs/>
        </w:rPr>
      </w:pPr>
      <w:r w:rsidRPr="006E67D3">
        <w:rPr>
          <w:rFonts w:asciiTheme="minorHAnsi" w:hAnsiTheme="minorHAnsi" w:cstheme="minorHAnsi"/>
          <w:b/>
          <w:bCs/>
        </w:rPr>
        <w:t>Licensed Contractors</w:t>
      </w:r>
    </w:p>
    <w:p w14:paraId="2271BD39" w14:textId="358B1647" w:rsidR="006E67D3" w:rsidRPr="006E67D3" w:rsidRDefault="006E67D3">
      <w:pPr>
        <w:numPr>
          <w:ilvl w:val="0"/>
          <w:numId w:val="122"/>
        </w:numPr>
        <w:spacing w:line="276" w:lineRule="auto"/>
        <w:jc w:val="both"/>
        <w:rPr>
          <w:rFonts w:asciiTheme="minorHAnsi" w:hAnsiTheme="minorHAnsi" w:cstheme="minorHAnsi"/>
        </w:rPr>
      </w:pPr>
      <w:r w:rsidRPr="006E67D3">
        <w:rPr>
          <w:rFonts w:asciiTheme="minorHAnsi" w:hAnsiTheme="minorHAnsi" w:cstheme="minorHAnsi"/>
        </w:rPr>
        <w:t xml:space="preserve">All hazardous waste is transported exclusively by CPCB and </w:t>
      </w:r>
      <w:r w:rsidR="00DE4BC2">
        <w:rPr>
          <w:rFonts w:asciiTheme="minorHAnsi" w:hAnsiTheme="minorHAnsi" w:cstheme="minorHAnsi"/>
        </w:rPr>
        <w:t>S</w:t>
      </w:r>
      <w:r w:rsidRPr="006E67D3">
        <w:rPr>
          <w:rFonts w:asciiTheme="minorHAnsi" w:hAnsiTheme="minorHAnsi" w:cstheme="minorHAnsi"/>
        </w:rPr>
        <w:t>PCB-authorized hazardous waste transport contractors.</w:t>
      </w:r>
    </w:p>
    <w:p w14:paraId="0074F353" w14:textId="77777777" w:rsidR="006E67D3" w:rsidRPr="006E67D3" w:rsidRDefault="006E67D3">
      <w:pPr>
        <w:numPr>
          <w:ilvl w:val="0"/>
          <w:numId w:val="122"/>
        </w:numPr>
        <w:spacing w:line="276" w:lineRule="auto"/>
        <w:jc w:val="both"/>
        <w:rPr>
          <w:rFonts w:asciiTheme="minorHAnsi" w:hAnsiTheme="minorHAnsi" w:cstheme="minorHAnsi"/>
        </w:rPr>
      </w:pPr>
      <w:r w:rsidRPr="006E67D3">
        <w:rPr>
          <w:rFonts w:asciiTheme="minorHAnsi" w:hAnsiTheme="minorHAnsi" w:cstheme="minorHAnsi"/>
        </w:rPr>
        <w:t>Contractors are required to hold valid transport licenses, vehicle fitness certificates, and personnel training certifications as per Rule 19 of the 2016 Hazardous Waste Rules.</w:t>
      </w:r>
    </w:p>
    <w:p w14:paraId="21A772CC" w14:textId="77777777" w:rsidR="006E67D3" w:rsidRPr="006E67D3" w:rsidRDefault="006E67D3">
      <w:pPr>
        <w:numPr>
          <w:ilvl w:val="0"/>
          <w:numId w:val="122"/>
        </w:numPr>
        <w:spacing w:line="276" w:lineRule="auto"/>
        <w:jc w:val="both"/>
        <w:rPr>
          <w:rFonts w:asciiTheme="minorHAnsi" w:hAnsiTheme="minorHAnsi" w:cstheme="minorHAnsi"/>
        </w:rPr>
      </w:pPr>
      <w:r w:rsidRPr="006E67D3">
        <w:rPr>
          <w:rFonts w:asciiTheme="minorHAnsi" w:hAnsiTheme="minorHAnsi" w:cstheme="minorHAnsi"/>
        </w:rPr>
        <w:t>Service-level agreements ensure contractors adhere to both national and state-level environmental laws and submit documentation before each dispatch.</w:t>
      </w:r>
    </w:p>
    <w:p w14:paraId="2FEBC611" w14:textId="7313EAE6" w:rsidR="006E67D3" w:rsidRPr="006E67D3" w:rsidRDefault="006E67D3" w:rsidP="002B0AC3">
      <w:pPr>
        <w:spacing w:line="276" w:lineRule="auto"/>
        <w:jc w:val="both"/>
        <w:rPr>
          <w:rFonts w:asciiTheme="minorHAnsi" w:hAnsiTheme="minorHAnsi" w:cstheme="minorHAnsi"/>
        </w:rPr>
      </w:pPr>
    </w:p>
    <w:p w14:paraId="031A43DF" w14:textId="5D56126C" w:rsidR="006E67D3" w:rsidRPr="006E67D3" w:rsidRDefault="006E67D3">
      <w:pPr>
        <w:pStyle w:val="ListParagraph"/>
        <w:numPr>
          <w:ilvl w:val="0"/>
          <w:numId w:val="127"/>
        </w:numPr>
        <w:spacing w:line="276" w:lineRule="auto"/>
        <w:jc w:val="both"/>
        <w:rPr>
          <w:rFonts w:asciiTheme="minorHAnsi" w:hAnsiTheme="minorHAnsi" w:cstheme="minorHAnsi"/>
          <w:b/>
          <w:bCs/>
        </w:rPr>
      </w:pPr>
      <w:r w:rsidRPr="006E67D3">
        <w:rPr>
          <w:rFonts w:asciiTheme="minorHAnsi" w:hAnsiTheme="minorHAnsi" w:cstheme="minorHAnsi"/>
          <w:b/>
          <w:bCs/>
        </w:rPr>
        <w:t>Container Sealing and Vehicle Safety</w:t>
      </w:r>
    </w:p>
    <w:p w14:paraId="21AA7AFF" w14:textId="77777777" w:rsidR="006E67D3" w:rsidRPr="006E67D3" w:rsidRDefault="006E67D3">
      <w:pPr>
        <w:numPr>
          <w:ilvl w:val="0"/>
          <w:numId w:val="123"/>
        </w:numPr>
        <w:spacing w:line="276" w:lineRule="auto"/>
        <w:jc w:val="both"/>
        <w:rPr>
          <w:rFonts w:asciiTheme="minorHAnsi" w:hAnsiTheme="minorHAnsi" w:cstheme="minorHAnsi"/>
        </w:rPr>
      </w:pPr>
      <w:r w:rsidRPr="006E67D3">
        <w:rPr>
          <w:rFonts w:asciiTheme="minorHAnsi" w:hAnsiTheme="minorHAnsi" w:cstheme="minorHAnsi"/>
          <w:b/>
          <w:bCs/>
        </w:rPr>
        <w:t>Pre-Dispatch Inspection:</w:t>
      </w:r>
      <w:r w:rsidRPr="006E67D3">
        <w:rPr>
          <w:rFonts w:asciiTheme="minorHAnsi" w:hAnsiTheme="minorHAnsi" w:cstheme="minorHAnsi"/>
        </w:rPr>
        <w:br/>
        <w:t>All hazardous waste containers undergo visual and physical inspection by the EHS Officer to ensure they are undamaged, leak-proof, and compliant with prescribed specifications.</w:t>
      </w:r>
    </w:p>
    <w:p w14:paraId="243D5495" w14:textId="77777777" w:rsidR="006E67D3" w:rsidRPr="006E67D3" w:rsidRDefault="006E67D3">
      <w:pPr>
        <w:numPr>
          <w:ilvl w:val="0"/>
          <w:numId w:val="123"/>
        </w:numPr>
        <w:spacing w:line="276" w:lineRule="auto"/>
        <w:jc w:val="both"/>
        <w:rPr>
          <w:rFonts w:asciiTheme="minorHAnsi" w:hAnsiTheme="minorHAnsi" w:cstheme="minorHAnsi"/>
        </w:rPr>
      </w:pPr>
      <w:r w:rsidRPr="006E67D3">
        <w:rPr>
          <w:rFonts w:asciiTheme="minorHAnsi" w:hAnsiTheme="minorHAnsi" w:cstheme="minorHAnsi"/>
          <w:b/>
          <w:bCs/>
        </w:rPr>
        <w:t>Container Specifications:</w:t>
      </w:r>
    </w:p>
    <w:p w14:paraId="5FE292FC" w14:textId="39270AD0" w:rsidR="006E67D3" w:rsidRPr="006E67D3" w:rsidRDefault="006E67D3">
      <w:pPr>
        <w:numPr>
          <w:ilvl w:val="1"/>
          <w:numId w:val="123"/>
        </w:numPr>
        <w:spacing w:line="276" w:lineRule="auto"/>
        <w:jc w:val="both"/>
        <w:rPr>
          <w:rFonts w:asciiTheme="minorHAnsi" w:hAnsiTheme="minorHAnsi" w:cstheme="minorHAnsi"/>
        </w:rPr>
      </w:pPr>
      <w:r w:rsidRPr="006E67D3">
        <w:rPr>
          <w:rFonts w:asciiTheme="minorHAnsi" w:hAnsiTheme="minorHAnsi" w:cstheme="minorHAnsi"/>
        </w:rPr>
        <w:t>Constructed of HDPE or corrosion-resistant steel</w:t>
      </w:r>
      <w:r w:rsidR="00A80A2E">
        <w:rPr>
          <w:rFonts w:asciiTheme="minorHAnsi" w:hAnsiTheme="minorHAnsi" w:cstheme="minorHAnsi"/>
        </w:rPr>
        <w:t>.</w:t>
      </w:r>
    </w:p>
    <w:p w14:paraId="122DAE3F" w14:textId="31197840" w:rsidR="006E67D3" w:rsidRPr="006E67D3" w:rsidRDefault="006E67D3">
      <w:pPr>
        <w:numPr>
          <w:ilvl w:val="1"/>
          <w:numId w:val="123"/>
        </w:numPr>
        <w:spacing w:line="276" w:lineRule="auto"/>
        <w:jc w:val="both"/>
        <w:rPr>
          <w:rFonts w:asciiTheme="minorHAnsi" w:hAnsiTheme="minorHAnsi" w:cstheme="minorHAnsi"/>
        </w:rPr>
      </w:pPr>
      <w:r w:rsidRPr="006E67D3">
        <w:rPr>
          <w:rFonts w:asciiTheme="minorHAnsi" w:hAnsiTheme="minorHAnsi" w:cstheme="minorHAnsi"/>
        </w:rPr>
        <w:t>Equipped with tamper-evident lids and secure locking systems</w:t>
      </w:r>
      <w:r w:rsidR="00A80A2E">
        <w:rPr>
          <w:rFonts w:asciiTheme="minorHAnsi" w:hAnsiTheme="minorHAnsi" w:cstheme="minorHAnsi"/>
        </w:rPr>
        <w:t>.</w:t>
      </w:r>
    </w:p>
    <w:p w14:paraId="7D8256D6" w14:textId="3B3A8EA9" w:rsidR="006E67D3" w:rsidRPr="006E67D3" w:rsidRDefault="006E67D3">
      <w:pPr>
        <w:numPr>
          <w:ilvl w:val="1"/>
          <w:numId w:val="123"/>
        </w:numPr>
        <w:spacing w:line="276" w:lineRule="auto"/>
        <w:jc w:val="both"/>
        <w:rPr>
          <w:rFonts w:asciiTheme="minorHAnsi" w:hAnsiTheme="minorHAnsi" w:cstheme="minorHAnsi"/>
        </w:rPr>
      </w:pPr>
      <w:proofErr w:type="spellStart"/>
      <w:r w:rsidRPr="006E67D3">
        <w:rPr>
          <w:rFonts w:asciiTheme="minorHAnsi" w:hAnsiTheme="minorHAnsi" w:cstheme="minorHAnsi"/>
        </w:rPr>
        <w:t>Labeled</w:t>
      </w:r>
      <w:proofErr w:type="spellEnd"/>
      <w:r w:rsidRPr="006E67D3">
        <w:rPr>
          <w:rFonts w:asciiTheme="minorHAnsi" w:hAnsiTheme="minorHAnsi" w:cstheme="minorHAnsi"/>
        </w:rPr>
        <w:t xml:space="preserve"> in accordance with Schedule II of the 2016 Rules, including waste category, generation date, and hazard symbols in English</w:t>
      </w:r>
      <w:r w:rsidR="00A80A2E">
        <w:rPr>
          <w:rFonts w:asciiTheme="minorHAnsi" w:hAnsiTheme="minorHAnsi" w:cstheme="minorHAnsi"/>
        </w:rPr>
        <w:t>.</w:t>
      </w:r>
    </w:p>
    <w:p w14:paraId="0C4A598A" w14:textId="77777777" w:rsidR="006E67D3" w:rsidRPr="006E67D3" w:rsidRDefault="006E67D3">
      <w:pPr>
        <w:numPr>
          <w:ilvl w:val="0"/>
          <w:numId w:val="123"/>
        </w:numPr>
        <w:spacing w:line="276" w:lineRule="auto"/>
        <w:jc w:val="both"/>
        <w:rPr>
          <w:rFonts w:asciiTheme="minorHAnsi" w:hAnsiTheme="minorHAnsi" w:cstheme="minorHAnsi"/>
        </w:rPr>
      </w:pPr>
      <w:r w:rsidRPr="006E67D3">
        <w:rPr>
          <w:rFonts w:asciiTheme="minorHAnsi" w:hAnsiTheme="minorHAnsi" w:cstheme="minorHAnsi"/>
          <w:b/>
          <w:bCs/>
        </w:rPr>
        <w:t>Transport Vehicle Safety Features:</w:t>
      </w:r>
    </w:p>
    <w:p w14:paraId="1B59B81C" w14:textId="12EFF1E5" w:rsidR="006E67D3" w:rsidRPr="006E67D3" w:rsidRDefault="006E67D3">
      <w:pPr>
        <w:numPr>
          <w:ilvl w:val="1"/>
          <w:numId w:val="123"/>
        </w:numPr>
        <w:spacing w:line="276" w:lineRule="auto"/>
        <w:jc w:val="both"/>
        <w:rPr>
          <w:rFonts w:asciiTheme="minorHAnsi" w:hAnsiTheme="minorHAnsi" w:cstheme="minorHAnsi"/>
        </w:rPr>
      </w:pPr>
      <w:r w:rsidRPr="006E67D3">
        <w:rPr>
          <w:rFonts w:asciiTheme="minorHAnsi" w:hAnsiTheme="minorHAnsi" w:cstheme="minorHAnsi"/>
        </w:rPr>
        <w:t>Equipped with spill containment trays, absorbent lining, and segregation compartments</w:t>
      </w:r>
      <w:r w:rsidR="00A80A2E">
        <w:rPr>
          <w:rFonts w:asciiTheme="minorHAnsi" w:hAnsiTheme="minorHAnsi" w:cstheme="minorHAnsi"/>
        </w:rPr>
        <w:t>.</w:t>
      </w:r>
    </w:p>
    <w:p w14:paraId="5BF8CDC1" w14:textId="38C2597D" w:rsidR="006E67D3" w:rsidRPr="006E67D3" w:rsidRDefault="006E67D3">
      <w:pPr>
        <w:numPr>
          <w:ilvl w:val="1"/>
          <w:numId w:val="123"/>
        </w:numPr>
        <w:spacing w:line="276" w:lineRule="auto"/>
        <w:jc w:val="both"/>
        <w:rPr>
          <w:rFonts w:asciiTheme="minorHAnsi" w:hAnsiTheme="minorHAnsi" w:cstheme="minorHAnsi"/>
        </w:rPr>
      </w:pPr>
      <w:r w:rsidRPr="006E67D3">
        <w:rPr>
          <w:rFonts w:asciiTheme="minorHAnsi" w:hAnsiTheme="minorHAnsi" w:cstheme="minorHAnsi"/>
        </w:rPr>
        <w:t xml:space="preserve">Clearly marked with </w:t>
      </w:r>
      <w:r w:rsidRPr="006E67D3">
        <w:rPr>
          <w:rFonts w:asciiTheme="minorHAnsi" w:hAnsiTheme="minorHAnsi" w:cstheme="minorHAnsi"/>
          <w:b/>
          <w:bCs/>
        </w:rPr>
        <w:t>“HAZARDOUS WASTE”</w:t>
      </w:r>
      <w:r w:rsidRPr="006E67D3">
        <w:rPr>
          <w:rFonts w:asciiTheme="minorHAnsi" w:hAnsiTheme="minorHAnsi" w:cstheme="minorHAnsi"/>
        </w:rPr>
        <w:t xml:space="preserve"> placards, including appropriate UN hazard codes and color-coded labels</w:t>
      </w:r>
      <w:r w:rsidR="00A80A2E">
        <w:rPr>
          <w:rFonts w:asciiTheme="minorHAnsi" w:hAnsiTheme="minorHAnsi" w:cstheme="minorHAnsi"/>
        </w:rPr>
        <w:t>.</w:t>
      </w:r>
    </w:p>
    <w:p w14:paraId="72FA5F2B" w14:textId="1C5D0CD7" w:rsidR="006E67D3" w:rsidRPr="006E67D3" w:rsidRDefault="006E67D3">
      <w:pPr>
        <w:numPr>
          <w:ilvl w:val="1"/>
          <w:numId w:val="123"/>
        </w:numPr>
        <w:spacing w:line="276" w:lineRule="auto"/>
        <w:jc w:val="both"/>
        <w:rPr>
          <w:rFonts w:asciiTheme="minorHAnsi" w:hAnsiTheme="minorHAnsi" w:cstheme="minorHAnsi"/>
        </w:rPr>
      </w:pPr>
      <w:r w:rsidRPr="006E67D3">
        <w:rPr>
          <w:rFonts w:asciiTheme="minorHAnsi" w:hAnsiTheme="minorHAnsi" w:cstheme="minorHAnsi"/>
        </w:rPr>
        <w:t>Vehicle body inspected for container stability and tie-down security prior to dispatch</w:t>
      </w:r>
      <w:r w:rsidR="00A80A2E">
        <w:rPr>
          <w:rFonts w:asciiTheme="minorHAnsi" w:hAnsiTheme="minorHAnsi" w:cstheme="minorHAnsi"/>
        </w:rPr>
        <w:t>.</w:t>
      </w:r>
    </w:p>
    <w:p w14:paraId="0A21F0B5" w14:textId="321DBE51" w:rsidR="006E67D3" w:rsidRPr="006E67D3" w:rsidRDefault="006E67D3" w:rsidP="002B0AC3">
      <w:pPr>
        <w:spacing w:line="276" w:lineRule="auto"/>
        <w:jc w:val="both"/>
        <w:rPr>
          <w:rFonts w:asciiTheme="minorHAnsi" w:hAnsiTheme="minorHAnsi" w:cstheme="minorHAnsi"/>
        </w:rPr>
      </w:pPr>
    </w:p>
    <w:p w14:paraId="531BFB70" w14:textId="6A911022" w:rsidR="006E67D3" w:rsidRPr="006E67D3" w:rsidRDefault="006E67D3">
      <w:pPr>
        <w:pStyle w:val="ListParagraph"/>
        <w:numPr>
          <w:ilvl w:val="0"/>
          <w:numId w:val="127"/>
        </w:numPr>
        <w:spacing w:line="276" w:lineRule="auto"/>
        <w:jc w:val="both"/>
        <w:rPr>
          <w:rFonts w:asciiTheme="minorHAnsi" w:hAnsiTheme="minorHAnsi" w:cstheme="minorHAnsi"/>
          <w:b/>
          <w:bCs/>
        </w:rPr>
      </w:pPr>
      <w:r w:rsidRPr="006E67D3">
        <w:rPr>
          <w:rFonts w:asciiTheme="minorHAnsi" w:hAnsiTheme="minorHAnsi" w:cstheme="minorHAnsi"/>
          <w:b/>
          <w:bCs/>
        </w:rPr>
        <w:t>Documentation and Regulatory Compliance</w:t>
      </w:r>
    </w:p>
    <w:p w14:paraId="7389CD8D" w14:textId="780B975B" w:rsidR="006E67D3" w:rsidRPr="006E67D3" w:rsidRDefault="006E67D3" w:rsidP="002B0AC3">
      <w:pPr>
        <w:spacing w:line="276" w:lineRule="auto"/>
        <w:ind w:left="360"/>
        <w:jc w:val="both"/>
        <w:rPr>
          <w:rFonts w:asciiTheme="minorHAnsi" w:hAnsiTheme="minorHAnsi" w:cstheme="minorHAnsi"/>
        </w:rPr>
      </w:pPr>
      <w:r w:rsidRPr="006E67D3">
        <w:rPr>
          <w:rFonts w:asciiTheme="minorHAnsi" w:hAnsiTheme="minorHAnsi" w:cstheme="minorHAnsi"/>
        </w:rPr>
        <w:t xml:space="preserve">Each shipment is accompanied by a full set of documentation as required under Rule 19 of the Hazardous Waste Rules and </w:t>
      </w:r>
      <w:r w:rsidR="0095252C">
        <w:rPr>
          <w:rFonts w:asciiTheme="minorHAnsi" w:hAnsiTheme="minorHAnsi" w:cstheme="minorHAnsi"/>
        </w:rPr>
        <w:t>S</w:t>
      </w:r>
      <w:r w:rsidRPr="006E67D3">
        <w:rPr>
          <w:rFonts w:asciiTheme="minorHAnsi" w:hAnsiTheme="minorHAnsi" w:cstheme="minorHAnsi"/>
        </w:rPr>
        <w:t>PCB SOPs:</w:t>
      </w:r>
    </w:p>
    <w:p w14:paraId="089FA093" w14:textId="77777777" w:rsidR="006E67D3" w:rsidRPr="006E67D3" w:rsidRDefault="006E67D3">
      <w:pPr>
        <w:numPr>
          <w:ilvl w:val="0"/>
          <w:numId w:val="124"/>
        </w:numPr>
        <w:tabs>
          <w:tab w:val="clear" w:pos="720"/>
          <w:tab w:val="num" w:pos="1080"/>
        </w:tabs>
        <w:spacing w:line="276" w:lineRule="auto"/>
        <w:ind w:left="1080"/>
        <w:jc w:val="both"/>
        <w:rPr>
          <w:rFonts w:asciiTheme="minorHAnsi" w:hAnsiTheme="minorHAnsi" w:cstheme="minorHAnsi"/>
        </w:rPr>
      </w:pPr>
      <w:r w:rsidRPr="006E67D3">
        <w:rPr>
          <w:rFonts w:asciiTheme="minorHAnsi" w:hAnsiTheme="minorHAnsi" w:cstheme="minorHAnsi"/>
          <w:b/>
          <w:bCs/>
        </w:rPr>
        <w:t>Form 10 – Hazardous Waste Manifest:</w:t>
      </w:r>
    </w:p>
    <w:p w14:paraId="6EDFCEBD" w14:textId="77777777" w:rsidR="006E67D3" w:rsidRPr="006E67D3" w:rsidRDefault="006E67D3">
      <w:pPr>
        <w:numPr>
          <w:ilvl w:val="1"/>
          <w:numId w:val="124"/>
        </w:numPr>
        <w:tabs>
          <w:tab w:val="clear" w:pos="1440"/>
          <w:tab w:val="num" w:pos="1800"/>
        </w:tabs>
        <w:spacing w:line="276" w:lineRule="auto"/>
        <w:ind w:left="1800"/>
        <w:jc w:val="both"/>
        <w:rPr>
          <w:rFonts w:asciiTheme="minorHAnsi" w:hAnsiTheme="minorHAnsi" w:cstheme="minorHAnsi"/>
        </w:rPr>
      </w:pPr>
      <w:r w:rsidRPr="006E67D3">
        <w:rPr>
          <w:rFonts w:asciiTheme="minorHAnsi" w:hAnsiTheme="minorHAnsi" w:cstheme="minorHAnsi"/>
        </w:rPr>
        <w:t>Contains generator details, transporter information, quantity, physical state, and final disposal location</w:t>
      </w:r>
    </w:p>
    <w:p w14:paraId="1B0B105D" w14:textId="600F9C1E" w:rsidR="006E67D3" w:rsidRPr="006E67D3" w:rsidRDefault="006E67D3">
      <w:pPr>
        <w:numPr>
          <w:ilvl w:val="1"/>
          <w:numId w:val="124"/>
        </w:numPr>
        <w:tabs>
          <w:tab w:val="clear" w:pos="1440"/>
          <w:tab w:val="num" w:pos="1800"/>
        </w:tabs>
        <w:spacing w:line="276" w:lineRule="auto"/>
        <w:ind w:left="1800"/>
        <w:jc w:val="both"/>
        <w:rPr>
          <w:rFonts w:asciiTheme="minorHAnsi" w:hAnsiTheme="minorHAnsi" w:cstheme="minorHAnsi"/>
        </w:rPr>
      </w:pPr>
      <w:r w:rsidRPr="006E67D3">
        <w:rPr>
          <w:rFonts w:asciiTheme="minorHAnsi" w:hAnsiTheme="minorHAnsi" w:cstheme="minorHAnsi"/>
        </w:rPr>
        <w:t>Signed by the generator (</w:t>
      </w:r>
      <w:r w:rsidR="000D0390">
        <w:rPr>
          <w:rFonts w:asciiTheme="minorHAnsi" w:hAnsiTheme="minorHAnsi" w:cstheme="minorHAnsi"/>
        </w:rPr>
        <w:t xml:space="preserve">Choksi Heraeus </w:t>
      </w:r>
      <w:r w:rsidR="00B20CD6">
        <w:rPr>
          <w:rFonts w:asciiTheme="minorHAnsi" w:hAnsiTheme="minorHAnsi" w:cstheme="minorHAnsi"/>
        </w:rPr>
        <w:t>Private Limited</w:t>
      </w:r>
      <w:r w:rsidRPr="006E67D3">
        <w:rPr>
          <w:rFonts w:asciiTheme="minorHAnsi" w:hAnsiTheme="minorHAnsi" w:cstheme="minorHAnsi"/>
        </w:rPr>
        <w:t>), transporter, and TSDF upon completion</w:t>
      </w:r>
    </w:p>
    <w:p w14:paraId="127F8240" w14:textId="77777777" w:rsidR="006E67D3" w:rsidRPr="006E67D3" w:rsidRDefault="006E67D3">
      <w:pPr>
        <w:numPr>
          <w:ilvl w:val="0"/>
          <w:numId w:val="124"/>
        </w:numPr>
        <w:tabs>
          <w:tab w:val="clear" w:pos="720"/>
          <w:tab w:val="num" w:pos="1080"/>
        </w:tabs>
        <w:spacing w:line="276" w:lineRule="auto"/>
        <w:ind w:left="1080"/>
        <w:jc w:val="both"/>
        <w:rPr>
          <w:rFonts w:asciiTheme="minorHAnsi" w:hAnsiTheme="minorHAnsi" w:cstheme="minorHAnsi"/>
        </w:rPr>
      </w:pPr>
      <w:r w:rsidRPr="006E67D3">
        <w:rPr>
          <w:rFonts w:asciiTheme="minorHAnsi" w:hAnsiTheme="minorHAnsi" w:cstheme="minorHAnsi"/>
          <w:b/>
          <w:bCs/>
        </w:rPr>
        <w:t>Transport Authorization Certificate:</w:t>
      </w:r>
    </w:p>
    <w:p w14:paraId="40B48926" w14:textId="2EC9DF1B" w:rsidR="006E67D3" w:rsidRPr="006E67D3" w:rsidRDefault="006E67D3">
      <w:pPr>
        <w:numPr>
          <w:ilvl w:val="1"/>
          <w:numId w:val="124"/>
        </w:numPr>
        <w:tabs>
          <w:tab w:val="clear" w:pos="1440"/>
          <w:tab w:val="num" w:pos="1800"/>
        </w:tabs>
        <w:spacing w:line="276" w:lineRule="auto"/>
        <w:ind w:left="1800"/>
        <w:jc w:val="both"/>
        <w:rPr>
          <w:rFonts w:asciiTheme="minorHAnsi" w:hAnsiTheme="minorHAnsi" w:cstheme="minorHAnsi"/>
        </w:rPr>
      </w:pPr>
      <w:r w:rsidRPr="006E67D3">
        <w:rPr>
          <w:rFonts w:asciiTheme="minorHAnsi" w:hAnsiTheme="minorHAnsi" w:cstheme="minorHAnsi"/>
        </w:rPr>
        <w:t xml:space="preserve">Verified copy of contractor’s waste transport approval issued by the </w:t>
      </w:r>
      <w:r w:rsidR="00A65FF4">
        <w:rPr>
          <w:rFonts w:asciiTheme="minorHAnsi" w:hAnsiTheme="minorHAnsi" w:cstheme="minorHAnsi"/>
        </w:rPr>
        <w:t>S</w:t>
      </w:r>
      <w:r w:rsidRPr="006E67D3">
        <w:rPr>
          <w:rFonts w:asciiTheme="minorHAnsi" w:hAnsiTheme="minorHAnsi" w:cstheme="minorHAnsi"/>
        </w:rPr>
        <w:t>PCB</w:t>
      </w:r>
    </w:p>
    <w:p w14:paraId="68FE3D9C" w14:textId="77777777" w:rsidR="006E67D3" w:rsidRPr="006E67D3" w:rsidRDefault="006E67D3">
      <w:pPr>
        <w:numPr>
          <w:ilvl w:val="0"/>
          <w:numId w:val="124"/>
        </w:numPr>
        <w:tabs>
          <w:tab w:val="clear" w:pos="720"/>
          <w:tab w:val="num" w:pos="1080"/>
        </w:tabs>
        <w:spacing w:line="276" w:lineRule="auto"/>
        <w:ind w:left="1080"/>
        <w:jc w:val="both"/>
        <w:rPr>
          <w:rFonts w:asciiTheme="minorHAnsi" w:hAnsiTheme="minorHAnsi" w:cstheme="minorHAnsi"/>
        </w:rPr>
      </w:pPr>
      <w:r w:rsidRPr="006E67D3">
        <w:rPr>
          <w:rFonts w:asciiTheme="minorHAnsi" w:hAnsiTheme="minorHAnsi" w:cstheme="minorHAnsi"/>
          <w:b/>
          <w:bCs/>
        </w:rPr>
        <w:t>Safety Data Sheets (SDS):</w:t>
      </w:r>
    </w:p>
    <w:p w14:paraId="7C8E7C75" w14:textId="77777777" w:rsidR="006E67D3" w:rsidRPr="006E67D3" w:rsidRDefault="006E67D3">
      <w:pPr>
        <w:numPr>
          <w:ilvl w:val="1"/>
          <w:numId w:val="124"/>
        </w:numPr>
        <w:tabs>
          <w:tab w:val="clear" w:pos="1440"/>
          <w:tab w:val="num" w:pos="1800"/>
        </w:tabs>
        <w:spacing w:line="276" w:lineRule="auto"/>
        <w:ind w:left="1800"/>
        <w:jc w:val="both"/>
        <w:rPr>
          <w:rFonts w:asciiTheme="minorHAnsi" w:hAnsiTheme="minorHAnsi" w:cstheme="minorHAnsi"/>
        </w:rPr>
      </w:pPr>
      <w:r w:rsidRPr="006E67D3">
        <w:rPr>
          <w:rFonts w:asciiTheme="minorHAnsi" w:hAnsiTheme="minorHAnsi" w:cstheme="minorHAnsi"/>
        </w:rPr>
        <w:lastRenderedPageBreak/>
        <w:t>Specific to the hazardous material being transported</w:t>
      </w:r>
    </w:p>
    <w:p w14:paraId="01499F33" w14:textId="77777777" w:rsidR="006E67D3" w:rsidRPr="006E67D3" w:rsidRDefault="006E67D3">
      <w:pPr>
        <w:numPr>
          <w:ilvl w:val="1"/>
          <w:numId w:val="124"/>
        </w:numPr>
        <w:tabs>
          <w:tab w:val="clear" w:pos="1440"/>
          <w:tab w:val="num" w:pos="1800"/>
        </w:tabs>
        <w:spacing w:line="276" w:lineRule="auto"/>
        <w:ind w:left="1800"/>
        <w:jc w:val="both"/>
        <w:rPr>
          <w:rFonts w:asciiTheme="minorHAnsi" w:hAnsiTheme="minorHAnsi" w:cstheme="minorHAnsi"/>
        </w:rPr>
      </w:pPr>
      <w:r w:rsidRPr="006E67D3">
        <w:rPr>
          <w:rFonts w:asciiTheme="minorHAnsi" w:hAnsiTheme="minorHAnsi" w:cstheme="minorHAnsi"/>
        </w:rPr>
        <w:t>Includes chemical composition, physical properties, hazards, first aid measures, and firefighting precautions</w:t>
      </w:r>
    </w:p>
    <w:p w14:paraId="75F3B88C" w14:textId="68FD344D" w:rsidR="006E67D3" w:rsidRPr="006E67D3" w:rsidRDefault="006E67D3" w:rsidP="006E67D3">
      <w:pPr>
        <w:spacing w:line="276" w:lineRule="auto"/>
        <w:jc w:val="both"/>
        <w:rPr>
          <w:rFonts w:asciiTheme="minorHAnsi" w:hAnsiTheme="minorHAnsi" w:cstheme="minorHAnsi"/>
        </w:rPr>
      </w:pPr>
    </w:p>
    <w:p w14:paraId="21FBDCEA" w14:textId="5F1027DD" w:rsidR="006E67D3" w:rsidRPr="006E67D3" w:rsidRDefault="006E67D3">
      <w:pPr>
        <w:pStyle w:val="ListParagraph"/>
        <w:numPr>
          <w:ilvl w:val="0"/>
          <w:numId w:val="127"/>
        </w:numPr>
        <w:spacing w:line="276" w:lineRule="auto"/>
        <w:jc w:val="both"/>
        <w:rPr>
          <w:rFonts w:asciiTheme="minorHAnsi" w:hAnsiTheme="minorHAnsi" w:cstheme="minorHAnsi"/>
          <w:b/>
          <w:bCs/>
        </w:rPr>
      </w:pPr>
      <w:r w:rsidRPr="006E67D3">
        <w:rPr>
          <w:rFonts w:asciiTheme="minorHAnsi" w:hAnsiTheme="minorHAnsi" w:cstheme="minorHAnsi"/>
          <w:b/>
          <w:bCs/>
        </w:rPr>
        <w:t>Emergency Preparedness and Response</w:t>
      </w:r>
    </w:p>
    <w:p w14:paraId="5656C683" w14:textId="77777777" w:rsidR="006E67D3" w:rsidRPr="006E67D3" w:rsidRDefault="006E67D3" w:rsidP="006E67D3">
      <w:pPr>
        <w:spacing w:line="276" w:lineRule="auto"/>
        <w:ind w:left="360"/>
        <w:jc w:val="both"/>
        <w:rPr>
          <w:rFonts w:asciiTheme="minorHAnsi" w:hAnsiTheme="minorHAnsi" w:cstheme="minorHAnsi"/>
        </w:rPr>
      </w:pPr>
      <w:r w:rsidRPr="006E67D3">
        <w:rPr>
          <w:rFonts w:asciiTheme="minorHAnsi" w:hAnsiTheme="minorHAnsi" w:cstheme="minorHAnsi"/>
        </w:rPr>
        <w:t>Transport vehicles are equipped and staffed to handle emergency situations involving hazardous waste.</w:t>
      </w:r>
    </w:p>
    <w:p w14:paraId="5A0A70B2" w14:textId="77777777" w:rsidR="006E67D3" w:rsidRPr="006E67D3" w:rsidRDefault="006E67D3">
      <w:pPr>
        <w:numPr>
          <w:ilvl w:val="0"/>
          <w:numId w:val="125"/>
        </w:numPr>
        <w:tabs>
          <w:tab w:val="clear" w:pos="720"/>
          <w:tab w:val="num" w:pos="1080"/>
        </w:tabs>
        <w:spacing w:line="276" w:lineRule="auto"/>
        <w:ind w:left="1080"/>
        <w:jc w:val="both"/>
        <w:rPr>
          <w:rFonts w:asciiTheme="minorHAnsi" w:hAnsiTheme="minorHAnsi" w:cstheme="minorHAnsi"/>
        </w:rPr>
      </w:pPr>
      <w:r w:rsidRPr="006E67D3">
        <w:rPr>
          <w:rFonts w:asciiTheme="minorHAnsi" w:hAnsiTheme="minorHAnsi" w:cstheme="minorHAnsi"/>
          <w:b/>
          <w:bCs/>
        </w:rPr>
        <w:t>On-Board Emergency Kit Includes:</w:t>
      </w:r>
    </w:p>
    <w:p w14:paraId="5D924616" w14:textId="77777777" w:rsidR="006E67D3" w:rsidRPr="006E67D3" w:rsidRDefault="006E67D3">
      <w:pPr>
        <w:numPr>
          <w:ilvl w:val="1"/>
          <w:numId w:val="125"/>
        </w:numPr>
        <w:tabs>
          <w:tab w:val="clear" w:pos="1440"/>
          <w:tab w:val="num" w:pos="1800"/>
        </w:tabs>
        <w:spacing w:line="276" w:lineRule="auto"/>
        <w:ind w:left="1800"/>
        <w:jc w:val="both"/>
        <w:rPr>
          <w:rFonts w:asciiTheme="minorHAnsi" w:hAnsiTheme="minorHAnsi" w:cstheme="minorHAnsi"/>
        </w:rPr>
      </w:pPr>
      <w:r w:rsidRPr="006E67D3">
        <w:rPr>
          <w:rFonts w:asciiTheme="minorHAnsi" w:hAnsiTheme="minorHAnsi" w:cstheme="minorHAnsi"/>
        </w:rPr>
        <w:t>Absorbent pads, neutralizing agents, spill containment socks, waste collection bags</w:t>
      </w:r>
    </w:p>
    <w:p w14:paraId="4F97A9A2" w14:textId="77777777" w:rsidR="006E67D3" w:rsidRPr="006E67D3" w:rsidRDefault="006E67D3">
      <w:pPr>
        <w:numPr>
          <w:ilvl w:val="1"/>
          <w:numId w:val="125"/>
        </w:numPr>
        <w:tabs>
          <w:tab w:val="clear" w:pos="1440"/>
          <w:tab w:val="num" w:pos="1800"/>
        </w:tabs>
        <w:spacing w:line="276" w:lineRule="auto"/>
        <w:ind w:left="1800"/>
        <w:jc w:val="both"/>
        <w:rPr>
          <w:rFonts w:asciiTheme="minorHAnsi" w:hAnsiTheme="minorHAnsi" w:cstheme="minorHAnsi"/>
        </w:rPr>
      </w:pPr>
      <w:r w:rsidRPr="006E67D3">
        <w:rPr>
          <w:rFonts w:asciiTheme="minorHAnsi" w:hAnsiTheme="minorHAnsi" w:cstheme="minorHAnsi"/>
        </w:rPr>
        <w:t xml:space="preserve">Complete set of </w:t>
      </w:r>
      <w:r w:rsidRPr="006E67D3">
        <w:rPr>
          <w:rFonts w:asciiTheme="minorHAnsi" w:hAnsiTheme="minorHAnsi" w:cstheme="minorHAnsi"/>
          <w:b/>
          <w:bCs/>
        </w:rPr>
        <w:t>PPE</w:t>
      </w:r>
      <w:r w:rsidRPr="006E67D3">
        <w:rPr>
          <w:rFonts w:asciiTheme="minorHAnsi" w:hAnsiTheme="minorHAnsi" w:cstheme="minorHAnsi"/>
        </w:rPr>
        <w:t>: gloves, masks, aprons, goggles, face shields</w:t>
      </w:r>
    </w:p>
    <w:p w14:paraId="08539E6C" w14:textId="77777777" w:rsidR="006E67D3" w:rsidRPr="006E67D3" w:rsidRDefault="006E67D3">
      <w:pPr>
        <w:numPr>
          <w:ilvl w:val="1"/>
          <w:numId w:val="125"/>
        </w:numPr>
        <w:tabs>
          <w:tab w:val="clear" w:pos="1440"/>
          <w:tab w:val="num" w:pos="1800"/>
        </w:tabs>
        <w:spacing w:line="276" w:lineRule="auto"/>
        <w:ind w:left="1800"/>
        <w:jc w:val="both"/>
        <w:rPr>
          <w:rFonts w:asciiTheme="minorHAnsi" w:hAnsiTheme="minorHAnsi" w:cstheme="minorHAnsi"/>
        </w:rPr>
      </w:pPr>
      <w:r w:rsidRPr="006E67D3">
        <w:rPr>
          <w:rFonts w:asciiTheme="minorHAnsi" w:hAnsiTheme="minorHAnsi" w:cstheme="minorHAnsi"/>
        </w:rPr>
        <w:t xml:space="preserve">Fire extinguisher and </w:t>
      </w:r>
      <w:r w:rsidRPr="006E67D3">
        <w:rPr>
          <w:rFonts w:asciiTheme="minorHAnsi" w:hAnsiTheme="minorHAnsi" w:cstheme="minorHAnsi"/>
          <w:b/>
          <w:bCs/>
        </w:rPr>
        <w:t>first-aid kit</w:t>
      </w:r>
    </w:p>
    <w:p w14:paraId="0AF13E4C" w14:textId="77777777" w:rsidR="006E67D3" w:rsidRPr="006E67D3" w:rsidRDefault="006E67D3">
      <w:pPr>
        <w:numPr>
          <w:ilvl w:val="0"/>
          <w:numId w:val="125"/>
        </w:numPr>
        <w:tabs>
          <w:tab w:val="clear" w:pos="720"/>
          <w:tab w:val="num" w:pos="1080"/>
        </w:tabs>
        <w:spacing w:line="276" w:lineRule="auto"/>
        <w:ind w:left="1080"/>
        <w:jc w:val="both"/>
        <w:rPr>
          <w:rFonts w:asciiTheme="minorHAnsi" w:hAnsiTheme="minorHAnsi" w:cstheme="minorHAnsi"/>
        </w:rPr>
      </w:pPr>
      <w:r w:rsidRPr="006E67D3">
        <w:rPr>
          <w:rFonts w:asciiTheme="minorHAnsi" w:hAnsiTheme="minorHAnsi" w:cstheme="minorHAnsi"/>
          <w:b/>
          <w:bCs/>
        </w:rPr>
        <w:t>Personnel Training:</w:t>
      </w:r>
    </w:p>
    <w:p w14:paraId="63EFB1C3" w14:textId="77777777" w:rsidR="006E67D3" w:rsidRPr="006E67D3" w:rsidRDefault="006E67D3">
      <w:pPr>
        <w:numPr>
          <w:ilvl w:val="1"/>
          <w:numId w:val="125"/>
        </w:numPr>
        <w:tabs>
          <w:tab w:val="clear" w:pos="1440"/>
          <w:tab w:val="num" w:pos="1800"/>
        </w:tabs>
        <w:spacing w:line="276" w:lineRule="auto"/>
        <w:ind w:left="1800"/>
        <w:jc w:val="both"/>
        <w:rPr>
          <w:rFonts w:asciiTheme="minorHAnsi" w:hAnsiTheme="minorHAnsi" w:cstheme="minorHAnsi"/>
        </w:rPr>
      </w:pPr>
      <w:r w:rsidRPr="006E67D3">
        <w:rPr>
          <w:rFonts w:asciiTheme="minorHAnsi" w:hAnsiTheme="minorHAnsi" w:cstheme="minorHAnsi"/>
        </w:rPr>
        <w:t>Drivers and accompanying staff are trained in:</w:t>
      </w:r>
    </w:p>
    <w:p w14:paraId="7D8382F7" w14:textId="77777777" w:rsidR="006E67D3" w:rsidRPr="006E67D3" w:rsidRDefault="006E67D3">
      <w:pPr>
        <w:numPr>
          <w:ilvl w:val="2"/>
          <w:numId w:val="125"/>
        </w:numPr>
        <w:tabs>
          <w:tab w:val="clear" w:pos="2160"/>
          <w:tab w:val="num" w:pos="2520"/>
        </w:tabs>
        <w:spacing w:line="276" w:lineRule="auto"/>
        <w:ind w:left="2520"/>
        <w:jc w:val="both"/>
        <w:rPr>
          <w:rFonts w:asciiTheme="minorHAnsi" w:hAnsiTheme="minorHAnsi" w:cstheme="minorHAnsi"/>
        </w:rPr>
      </w:pPr>
      <w:r w:rsidRPr="006E67D3">
        <w:rPr>
          <w:rFonts w:asciiTheme="minorHAnsi" w:hAnsiTheme="minorHAnsi" w:cstheme="minorHAnsi"/>
        </w:rPr>
        <w:t>Classification and handling of hazardous waste under Indian rules</w:t>
      </w:r>
    </w:p>
    <w:p w14:paraId="39444AF9" w14:textId="77777777" w:rsidR="006E67D3" w:rsidRPr="006E67D3" w:rsidRDefault="006E67D3">
      <w:pPr>
        <w:numPr>
          <w:ilvl w:val="2"/>
          <w:numId w:val="125"/>
        </w:numPr>
        <w:tabs>
          <w:tab w:val="clear" w:pos="2160"/>
          <w:tab w:val="num" w:pos="2520"/>
        </w:tabs>
        <w:spacing w:line="276" w:lineRule="auto"/>
        <w:ind w:left="2520"/>
        <w:jc w:val="both"/>
        <w:rPr>
          <w:rFonts w:asciiTheme="minorHAnsi" w:hAnsiTheme="minorHAnsi" w:cstheme="minorHAnsi"/>
        </w:rPr>
      </w:pPr>
      <w:r w:rsidRPr="006E67D3">
        <w:rPr>
          <w:rFonts w:asciiTheme="minorHAnsi" w:hAnsiTheme="minorHAnsi" w:cstheme="minorHAnsi"/>
        </w:rPr>
        <w:t>On-site spill containment, evacuation procedures, and safe zone establishment</w:t>
      </w:r>
    </w:p>
    <w:p w14:paraId="0BFCF512" w14:textId="44C538A1" w:rsidR="006E67D3" w:rsidRPr="006E67D3" w:rsidRDefault="006E67D3">
      <w:pPr>
        <w:numPr>
          <w:ilvl w:val="2"/>
          <w:numId w:val="125"/>
        </w:numPr>
        <w:tabs>
          <w:tab w:val="clear" w:pos="2160"/>
          <w:tab w:val="num" w:pos="2520"/>
        </w:tabs>
        <w:spacing w:line="276" w:lineRule="auto"/>
        <w:ind w:left="2520"/>
        <w:jc w:val="both"/>
        <w:rPr>
          <w:rFonts w:asciiTheme="minorHAnsi" w:hAnsiTheme="minorHAnsi" w:cstheme="minorHAnsi"/>
        </w:rPr>
      </w:pPr>
      <w:r w:rsidRPr="006E67D3">
        <w:rPr>
          <w:rFonts w:asciiTheme="minorHAnsi" w:hAnsiTheme="minorHAnsi" w:cstheme="minorHAnsi"/>
        </w:rPr>
        <w:t xml:space="preserve">Immediate communication protocols with </w:t>
      </w:r>
      <w:r w:rsidR="00835C77">
        <w:rPr>
          <w:rFonts w:asciiTheme="minorHAnsi" w:hAnsiTheme="minorHAnsi" w:cstheme="minorHAnsi"/>
        </w:rPr>
        <w:t>S</w:t>
      </w:r>
      <w:r w:rsidRPr="006E67D3">
        <w:rPr>
          <w:rFonts w:asciiTheme="minorHAnsi" w:hAnsiTheme="minorHAnsi" w:cstheme="minorHAnsi"/>
        </w:rPr>
        <w:t>PCB, local authorities, and emergency responders</w:t>
      </w:r>
    </w:p>
    <w:p w14:paraId="02527960" w14:textId="437CAE68" w:rsidR="006E67D3" w:rsidRPr="006E67D3" w:rsidRDefault="006E67D3">
      <w:pPr>
        <w:numPr>
          <w:ilvl w:val="2"/>
          <w:numId w:val="125"/>
        </w:numPr>
        <w:tabs>
          <w:tab w:val="clear" w:pos="2160"/>
          <w:tab w:val="num" w:pos="2520"/>
        </w:tabs>
        <w:spacing w:line="276" w:lineRule="auto"/>
        <w:ind w:left="2520"/>
        <w:jc w:val="both"/>
        <w:rPr>
          <w:rFonts w:asciiTheme="minorHAnsi" w:hAnsiTheme="minorHAnsi" w:cstheme="minorHAnsi"/>
        </w:rPr>
      </w:pPr>
      <w:r w:rsidRPr="006E67D3">
        <w:rPr>
          <w:rFonts w:asciiTheme="minorHAnsi" w:hAnsiTheme="minorHAnsi" w:cstheme="minorHAnsi"/>
        </w:rPr>
        <w:t>First aid and hazard-specific response techniques</w:t>
      </w:r>
      <w:r w:rsidR="00941576">
        <w:rPr>
          <w:rFonts w:asciiTheme="minorHAnsi" w:hAnsiTheme="minorHAnsi" w:cstheme="minorHAnsi"/>
        </w:rPr>
        <w:t>.</w:t>
      </w:r>
    </w:p>
    <w:p w14:paraId="31071671" w14:textId="77777777" w:rsidR="006E67D3" w:rsidRPr="006E67D3" w:rsidRDefault="006E67D3">
      <w:pPr>
        <w:numPr>
          <w:ilvl w:val="0"/>
          <w:numId w:val="125"/>
        </w:numPr>
        <w:tabs>
          <w:tab w:val="clear" w:pos="720"/>
          <w:tab w:val="num" w:pos="1080"/>
        </w:tabs>
        <w:spacing w:line="276" w:lineRule="auto"/>
        <w:ind w:left="1080"/>
        <w:jc w:val="both"/>
        <w:rPr>
          <w:rFonts w:asciiTheme="minorHAnsi" w:hAnsiTheme="minorHAnsi" w:cstheme="minorHAnsi"/>
        </w:rPr>
      </w:pPr>
      <w:r w:rsidRPr="006E67D3">
        <w:rPr>
          <w:rFonts w:asciiTheme="minorHAnsi" w:hAnsiTheme="minorHAnsi" w:cstheme="minorHAnsi"/>
          <w:b/>
          <w:bCs/>
        </w:rPr>
        <w:t>Emergency Plan Adherence:</w:t>
      </w:r>
    </w:p>
    <w:p w14:paraId="77F4BA3A" w14:textId="0E008607" w:rsidR="006E67D3" w:rsidRPr="006E67D3" w:rsidRDefault="006E67D3">
      <w:pPr>
        <w:numPr>
          <w:ilvl w:val="1"/>
          <w:numId w:val="125"/>
        </w:numPr>
        <w:tabs>
          <w:tab w:val="clear" w:pos="1440"/>
          <w:tab w:val="num" w:pos="1800"/>
        </w:tabs>
        <w:spacing w:line="276" w:lineRule="auto"/>
        <w:ind w:left="1800"/>
        <w:jc w:val="both"/>
        <w:rPr>
          <w:rFonts w:asciiTheme="minorHAnsi" w:hAnsiTheme="minorHAnsi" w:cstheme="minorHAnsi"/>
        </w:rPr>
      </w:pPr>
      <w:r w:rsidRPr="006E67D3">
        <w:rPr>
          <w:rFonts w:asciiTheme="minorHAnsi" w:hAnsiTheme="minorHAnsi" w:cstheme="minorHAnsi"/>
        </w:rPr>
        <w:t xml:space="preserve">Transport staff must follow </w:t>
      </w:r>
      <w:r w:rsidR="00835C77">
        <w:rPr>
          <w:rFonts w:asciiTheme="minorHAnsi" w:hAnsiTheme="minorHAnsi" w:cstheme="minorHAnsi"/>
        </w:rPr>
        <w:t xml:space="preserve">Choksi Heraeus </w:t>
      </w:r>
      <w:proofErr w:type="spellStart"/>
      <w:r w:rsidR="00835C77">
        <w:rPr>
          <w:rFonts w:asciiTheme="minorHAnsi" w:hAnsiTheme="minorHAnsi" w:cstheme="minorHAnsi"/>
        </w:rPr>
        <w:t>Pvt.</w:t>
      </w:r>
      <w:proofErr w:type="spellEnd"/>
      <w:r w:rsidR="00835C77">
        <w:rPr>
          <w:rFonts w:asciiTheme="minorHAnsi" w:hAnsiTheme="minorHAnsi" w:cstheme="minorHAnsi"/>
        </w:rPr>
        <w:t xml:space="preserve"> Ltd. </w:t>
      </w:r>
      <w:r w:rsidRPr="006E67D3">
        <w:rPr>
          <w:rFonts w:asciiTheme="minorHAnsi" w:hAnsiTheme="minorHAnsi" w:cstheme="minorHAnsi"/>
          <w:b/>
          <w:bCs/>
        </w:rPr>
        <w:t>Emergency Response Plan (ERP)</w:t>
      </w:r>
      <w:r w:rsidRPr="006E67D3">
        <w:rPr>
          <w:rFonts w:asciiTheme="minorHAnsi" w:hAnsiTheme="minorHAnsi" w:cstheme="minorHAnsi"/>
        </w:rPr>
        <w:t xml:space="preserve"> including:</w:t>
      </w:r>
    </w:p>
    <w:p w14:paraId="0299375D" w14:textId="77777777" w:rsidR="006E67D3" w:rsidRPr="006E67D3" w:rsidRDefault="006E67D3">
      <w:pPr>
        <w:numPr>
          <w:ilvl w:val="2"/>
          <w:numId w:val="125"/>
        </w:numPr>
        <w:tabs>
          <w:tab w:val="clear" w:pos="2160"/>
          <w:tab w:val="num" w:pos="2520"/>
        </w:tabs>
        <w:spacing w:line="276" w:lineRule="auto"/>
        <w:ind w:left="2520"/>
        <w:jc w:val="both"/>
        <w:rPr>
          <w:rFonts w:asciiTheme="minorHAnsi" w:hAnsiTheme="minorHAnsi" w:cstheme="minorHAnsi"/>
        </w:rPr>
      </w:pPr>
      <w:r w:rsidRPr="006E67D3">
        <w:rPr>
          <w:rFonts w:asciiTheme="minorHAnsi" w:hAnsiTheme="minorHAnsi" w:cstheme="minorHAnsi"/>
        </w:rPr>
        <w:t>Rapid isolation of spill zone</w:t>
      </w:r>
    </w:p>
    <w:p w14:paraId="4AED9AAA" w14:textId="3F8C4D2A" w:rsidR="006E67D3" w:rsidRPr="006E67D3" w:rsidRDefault="006E67D3">
      <w:pPr>
        <w:numPr>
          <w:ilvl w:val="2"/>
          <w:numId w:val="125"/>
        </w:numPr>
        <w:tabs>
          <w:tab w:val="clear" w:pos="2160"/>
          <w:tab w:val="num" w:pos="2520"/>
        </w:tabs>
        <w:spacing w:line="276" w:lineRule="auto"/>
        <w:ind w:left="2520"/>
        <w:jc w:val="both"/>
        <w:rPr>
          <w:rFonts w:asciiTheme="minorHAnsi" w:hAnsiTheme="minorHAnsi" w:cstheme="minorHAnsi"/>
        </w:rPr>
      </w:pPr>
      <w:r w:rsidRPr="006E67D3">
        <w:rPr>
          <w:rFonts w:asciiTheme="minorHAnsi" w:hAnsiTheme="minorHAnsi" w:cstheme="minorHAnsi"/>
        </w:rPr>
        <w:t xml:space="preserve">Notification to Environmental Compliance Officer and </w:t>
      </w:r>
      <w:r w:rsidR="00835C77">
        <w:rPr>
          <w:rFonts w:asciiTheme="minorHAnsi" w:hAnsiTheme="minorHAnsi" w:cstheme="minorHAnsi"/>
        </w:rPr>
        <w:t>S</w:t>
      </w:r>
      <w:r w:rsidRPr="006E67D3">
        <w:rPr>
          <w:rFonts w:asciiTheme="minorHAnsi" w:hAnsiTheme="minorHAnsi" w:cstheme="minorHAnsi"/>
        </w:rPr>
        <w:t>PCB</w:t>
      </w:r>
    </w:p>
    <w:p w14:paraId="18534839" w14:textId="77777777" w:rsidR="006E67D3" w:rsidRPr="006E67D3" w:rsidRDefault="006E67D3">
      <w:pPr>
        <w:numPr>
          <w:ilvl w:val="2"/>
          <w:numId w:val="125"/>
        </w:numPr>
        <w:tabs>
          <w:tab w:val="clear" w:pos="2160"/>
          <w:tab w:val="num" w:pos="2520"/>
        </w:tabs>
        <w:spacing w:line="276" w:lineRule="auto"/>
        <w:ind w:left="2520"/>
        <w:jc w:val="both"/>
        <w:rPr>
          <w:rFonts w:asciiTheme="minorHAnsi" w:hAnsiTheme="minorHAnsi" w:cstheme="minorHAnsi"/>
        </w:rPr>
      </w:pPr>
      <w:r w:rsidRPr="006E67D3">
        <w:rPr>
          <w:rFonts w:asciiTheme="minorHAnsi" w:hAnsiTheme="minorHAnsi" w:cstheme="minorHAnsi"/>
        </w:rPr>
        <w:t>Activation of third-party emergency cleanup services, if necessary</w:t>
      </w:r>
    </w:p>
    <w:p w14:paraId="4E0682BB" w14:textId="7279BD3D" w:rsidR="006E67D3" w:rsidRPr="006E67D3" w:rsidRDefault="006E67D3" w:rsidP="006E67D3">
      <w:pPr>
        <w:spacing w:line="276" w:lineRule="auto"/>
        <w:jc w:val="both"/>
        <w:rPr>
          <w:rFonts w:asciiTheme="minorHAnsi" w:hAnsiTheme="minorHAnsi" w:cstheme="minorHAnsi"/>
        </w:rPr>
      </w:pPr>
    </w:p>
    <w:p w14:paraId="6AD21978" w14:textId="3CA84D5D" w:rsidR="006E67D3" w:rsidRPr="008B79AD" w:rsidRDefault="006E67D3">
      <w:pPr>
        <w:pStyle w:val="ListParagraph"/>
        <w:numPr>
          <w:ilvl w:val="0"/>
          <w:numId w:val="127"/>
        </w:numPr>
        <w:spacing w:line="276" w:lineRule="auto"/>
        <w:jc w:val="both"/>
        <w:rPr>
          <w:rFonts w:asciiTheme="minorHAnsi" w:hAnsiTheme="minorHAnsi" w:cstheme="minorHAnsi"/>
          <w:b/>
          <w:bCs/>
        </w:rPr>
      </w:pPr>
      <w:r w:rsidRPr="008B79AD">
        <w:rPr>
          <w:rFonts w:asciiTheme="minorHAnsi" w:hAnsiTheme="minorHAnsi" w:cstheme="minorHAnsi"/>
          <w:b/>
          <w:bCs/>
        </w:rPr>
        <w:t>Transportation Execution and Post-Delivery Verification</w:t>
      </w:r>
    </w:p>
    <w:p w14:paraId="1928131F" w14:textId="77777777" w:rsidR="006E67D3" w:rsidRPr="006E67D3" w:rsidRDefault="006E67D3">
      <w:pPr>
        <w:numPr>
          <w:ilvl w:val="0"/>
          <w:numId w:val="126"/>
        </w:numPr>
        <w:spacing w:line="276" w:lineRule="auto"/>
        <w:jc w:val="both"/>
        <w:rPr>
          <w:rFonts w:asciiTheme="minorHAnsi" w:hAnsiTheme="minorHAnsi" w:cstheme="minorHAnsi"/>
        </w:rPr>
      </w:pPr>
      <w:r w:rsidRPr="006E67D3">
        <w:rPr>
          <w:rFonts w:asciiTheme="minorHAnsi" w:hAnsiTheme="minorHAnsi" w:cstheme="minorHAnsi"/>
          <w:b/>
          <w:bCs/>
        </w:rPr>
        <w:t>Route Planning and Pre-Dispatch Checks:</w:t>
      </w:r>
    </w:p>
    <w:p w14:paraId="31724FEC" w14:textId="77777777" w:rsidR="006E67D3" w:rsidRPr="006E67D3" w:rsidRDefault="006E67D3">
      <w:pPr>
        <w:numPr>
          <w:ilvl w:val="1"/>
          <w:numId w:val="126"/>
        </w:numPr>
        <w:spacing w:line="276" w:lineRule="auto"/>
        <w:jc w:val="both"/>
        <w:rPr>
          <w:rFonts w:asciiTheme="minorHAnsi" w:hAnsiTheme="minorHAnsi" w:cstheme="minorHAnsi"/>
        </w:rPr>
      </w:pPr>
      <w:r w:rsidRPr="006E67D3">
        <w:rPr>
          <w:rFonts w:asciiTheme="minorHAnsi" w:hAnsiTheme="minorHAnsi" w:cstheme="minorHAnsi"/>
        </w:rPr>
        <w:t xml:space="preserve">Transported via </w:t>
      </w:r>
      <w:r w:rsidRPr="006E67D3">
        <w:rPr>
          <w:rFonts w:asciiTheme="minorHAnsi" w:hAnsiTheme="minorHAnsi" w:cstheme="minorHAnsi"/>
          <w:b/>
          <w:bCs/>
        </w:rPr>
        <w:t>pre-approved, low-risk routes</w:t>
      </w:r>
      <w:r w:rsidRPr="006E67D3">
        <w:rPr>
          <w:rFonts w:asciiTheme="minorHAnsi" w:hAnsiTheme="minorHAnsi" w:cstheme="minorHAnsi"/>
        </w:rPr>
        <w:t xml:space="preserve"> identified to minimize environmental and human health risks</w:t>
      </w:r>
    </w:p>
    <w:p w14:paraId="0970EB67" w14:textId="77777777" w:rsidR="006E67D3" w:rsidRPr="006E67D3" w:rsidRDefault="006E67D3">
      <w:pPr>
        <w:numPr>
          <w:ilvl w:val="1"/>
          <w:numId w:val="126"/>
        </w:numPr>
        <w:spacing w:line="276" w:lineRule="auto"/>
        <w:jc w:val="both"/>
        <w:rPr>
          <w:rFonts w:asciiTheme="minorHAnsi" w:hAnsiTheme="minorHAnsi" w:cstheme="minorHAnsi"/>
        </w:rPr>
      </w:pPr>
      <w:r w:rsidRPr="006E67D3">
        <w:rPr>
          <w:rFonts w:asciiTheme="minorHAnsi" w:hAnsiTheme="minorHAnsi" w:cstheme="minorHAnsi"/>
        </w:rPr>
        <w:t>Vehicles undergo pre-departure inspections for:</w:t>
      </w:r>
    </w:p>
    <w:p w14:paraId="4C0379A7" w14:textId="77777777" w:rsidR="006E67D3" w:rsidRPr="006E67D3" w:rsidRDefault="006E67D3">
      <w:pPr>
        <w:numPr>
          <w:ilvl w:val="2"/>
          <w:numId w:val="126"/>
        </w:numPr>
        <w:spacing w:line="276" w:lineRule="auto"/>
        <w:jc w:val="both"/>
        <w:rPr>
          <w:rFonts w:asciiTheme="minorHAnsi" w:hAnsiTheme="minorHAnsi" w:cstheme="minorHAnsi"/>
        </w:rPr>
      </w:pPr>
      <w:r w:rsidRPr="006E67D3">
        <w:rPr>
          <w:rFonts w:asciiTheme="minorHAnsi" w:hAnsiTheme="minorHAnsi" w:cstheme="minorHAnsi"/>
        </w:rPr>
        <w:t>Container integrity</w:t>
      </w:r>
    </w:p>
    <w:p w14:paraId="3C5ECE17" w14:textId="77777777" w:rsidR="006E67D3" w:rsidRPr="006E67D3" w:rsidRDefault="006E67D3">
      <w:pPr>
        <w:numPr>
          <w:ilvl w:val="2"/>
          <w:numId w:val="126"/>
        </w:numPr>
        <w:spacing w:line="276" w:lineRule="auto"/>
        <w:jc w:val="both"/>
        <w:rPr>
          <w:rFonts w:asciiTheme="minorHAnsi" w:hAnsiTheme="minorHAnsi" w:cstheme="minorHAnsi"/>
        </w:rPr>
      </w:pPr>
      <w:r w:rsidRPr="006E67D3">
        <w:rPr>
          <w:rFonts w:asciiTheme="minorHAnsi" w:hAnsiTheme="minorHAnsi" w:cstheme="minorHAnsi"/>
        </w:rPr>
        <w:t>Proper label display</w:t>
      </w:r>
    </w:p>
    <w:p w14:paraId="1C151AB4" w14:textId="77777777" w:rsidR="006E67D3" w:rsidRPr="006E67D3" w:rsidRDefault="006E67D3">
      <w:pPr>
        <w:numPr>
          <w:ilvl w:val="2"/>
          <w:numId w:val="126"/>
        </w:numPr>
        <w:spacing w:line="276" w:lineRule="auto"/>
        <w:jc w:val="both"/>
        <w:rPr>
          <w:rFonts w:asciiTheme="minorHAnsi" w:hAnsiTheme="minorHAnsi" w:cstheme="minorHAnsi"/>
        </w:rPr>
      </w:pPr>
      <w:r w:rsidRPr="006E67D3">
        <w:rPr>
          <w:rFonts w:asciiTheme="minorHAnsi" w:hAnsiTheme="minorHAnsi" w:cstheme="minorHAnsi"/>
        </w:rPr>
        <w:t>Documentation readiness</w:t>
      </w:r>
    </w:p>
    <w:p w14:paraId="4BFB8925" w14:textId="1678DF61" w:rsidR="008025E1" w:rsidRPr="006E67D3" w:rsidRDefault="006E67D3">
      <w:pPr>
        <w:numPr>
          <w:ilvl w:val="2"/>
          <w:numId w:val="126"/>
        </w:numPr>
        <w:spacing w:line="276" w:lineRule="auto"/>
        <w:jc w:val="both"/>
        <w:rPr>
          <w:rFonts w:asciiTheme="minorHAnsi" w:hAnsiTheme="minorHAnsi" w:cstheme="minorHAnsi"/>
        </w:rPr>
      </w:pPr>
      <w:r w:rsidRPr="006E67D3">
        <w:rPr>
          <w:rFonts w:asciiTheme="minorHAnsi" w:hAnsiTheme="minorHAnsi" w:cstheme="minorHAnsi"/>
        </w:rPr>
        <w:t>Secure cargo placement</w:t>
      </w:r>
    </w:p>
    <w:p w14:paraId="6677F310" w14:textId="77777777" w:rsidR="006E67D3" w:rsidRPr="006E67D3" w:rsidRDefault="006E67D3">
      <w:pPr>
        <w:numPr>
          <w:ilvl w:val="0"/>
          <w:numId w:val="126"/>
        </w:numPr>
        <w:spacing w:line="276" w:lineRule="auto"/>
        <w:jc w:val="both"/>
        <w:rPr>
          <w:rFonts w:asciiTheme="minorHAnsi" w:hAnsiTheme="minorHAnsi" w:cstheme="minorHAnsi"/>
        </w:rPr>
      </w:pPr>
      <w:r w:rsidRPr="006E67D3">
        <w:rPr>
          <w:rFonts w:asciiTheme="minorHAnsi" w:hAnsiTheme="minorHAnsi" w:cstheme="minorHAnsi"/>
          <w:b/>
          <w:bCs/>
        </w:rPr>
        <w:t>Segregation of Incompatibles:</w:t>
      </w:r>
    </w:p>
    <w:p w14:paraId="22B4A261" w14:textId="77777777" w:rsidR="006E67D3" w:rsidRPr="006E67D3" w:rsidRDefault="006E67D3">
      <w:pPr>
        <w:numPr>
          <w:ilvl w:val="1"/>
          <w:numId w:val="126"/>
        </w:numPr>
        <w:spacing w:line="276" w:lineRule="auto"/>
        <w:jc w:val="both"/>
        <w:rPr>
          <w:rFonts w:asciiTheme="minorHAnsi" w:hAnsiTheme="minorHAnsi" w:cstheme="minorHAnsi"/>
        </w:rPr>
      </w:pPr>
      <w:r w:rsidRPr="006E67D3">
        <w:rPr>
          <w:rFonts w:asciiTheme="minorHAnsi" w:hAnsiTheme="minorHAnsi" w:cstheme="minorHAnsi"/>
        </w:rPr>
        <w:t>Flammable, reactive, or corrosive substances are stored separately within the transport vehicle, using CPCB-compliant segregation barriers</w:t>
      </w:r>
    </w:p>
    <w:p w14:paraId="06C6167E" w14:textId="77777777" w:rsidR="006E67D3" w:rsidRPr="006E67D3" w:rsidRDefault="006E67D3">
      <w:pPr>
        <w:numPr>
          <w:ilvl w:val="0"/>
          <w:numId w:val="126"/>
        </w:numPr>
        <w:spacing w:line="276" w:lineRule="auto"/>
        <w:jc w:val="both"/>
        <w:rPr>
          <w:rFonts w:asciiTheme="minorHAnsi" w:hAnsiTheme="minorHAnsi" w:cstheme="minorHAnsi"/>
        </w:rPr>
      </w:pPr>
      <w:r w:rsidRPr="006E67D3">
        <w:rPr>
          <w:rFonts w:asciiTheme="minorHAnsi" w:hAnsiTheme="minorHAnsi" w:cstheme="minorHAnsi"/>
          <w:b/>
          <w:bCs/>
        </w:rPr>
        <w:lastRenderedPageBreak/>
        <w:t>Delivery and Reconciliation at TSDF:</w:t>
      </w:r>
    </w:p>
    <w:p w14:paraId="78599C8A" w14:textId="77777777" w:rsidR="006E67D3" w:rsidRPr="006E67D3" w:rsidRDefault="006E67D3">
      <w:pPr>
        <w:numPr>
          <w:ilvl w:val="1"/>
          <w:numId w:val="126"/>
        </w:numPr>
        <w:spacing w:line="276" w:lineRule="auto"/>
        <w:jc w:val="both"/>
        <w:rPr>
          <w:rFonts w:asciiTheme="minorHAnsi" w:hAnsiTheme="minorHAnsi" w:cstheme="minorHAnsi"/>
        </w:rPr>
      </w:pPr>
      <w:r w:rsidRPr="006E67D3">
        <w:rPr>
          <w:rFonts w:asciiTheme="minorHAnsi" w:hAnsiTheme="minorHAnsi" w:cstheme="minorHAnsi"/>
        </w:rPr>
        <w:t xml:space="preserve">On reaching the </w:t>
      </w:r>
      <w:r w:rsidRPr="006E67D3">
        <w:rPr>
          <w:rFonts w:asciiTheme="minorHAnsi" w:hAnsiTheme="minorHAnsi" w:cstheme="minorHAnsi"/>
          <w:b/>
          <w:bCs/>
        </w:rPr>
        <w:t>authorized Treatment, Storage, and Disposal Facility (TSDF)</w:t>
      </w:r>
      <w:r w:rsidRPr="006E67D3">
        <w:rPr>
          <w:rFonts w:asciiTheme="minorHAnsi" w:hAnsiTheme="minorHAnsi" w:cstheme="minorHAnsi"/>
        </w:rPr>
        <w:t>:</w:t>
      </w:r>
    </w:p>
    <w:p w14:paraId="20D73FE3" w14:textId="77777777" w:rsidR="006E67D3" w:rsidRPr="006E67D3" w:rsidRDefault="006E67D3">
      <w:pPr>
        <w:numPr>
          <w:ilvl w:val="2"/>
          <w:numId w:val="126"/>
        </w:numPr>
        <w:spacing w:line="276" w:lineRule="auto"/>
        <w:jc w:val="both"/>
        <w:rPr>
          <w:rFonts w:asciiTheme="minorHAnsi" w:hAnsiTheme="minorHAnsi" w:cstheme="minorHAnsi"/>
        </w:rPr>
      </w:pPr>
      <w:r w:rsidRPr="006E67D3">
        <w:rPr>
          <w:rFonts w:asciiTheme="minorHAnsi" w:hAnsiTheme="minorHAnsi" w:cstheme="minorHAnsi"/>
        </w:rPr>
        <w:t>Waste is unloaded under supervision</w:t>
      </w:r>
    </w:p>
    <w:p w14:paraId="7CBAB4B6" w14:textId="77777777" w:rsidR="006E67D3" w:rsidRPr="006E67D3" w:rsidRDefault="006E67D3">
      <w:pPr>
        <w:numPr>
          <w:ilvl w:val="2"/>
          <w:numId w:val="126"/>
        </w:numPr>
        <w:spacing w:line="276" w:lineRule="auto"/>
        <w:jc w:val="both"/>
        <w:rPr>
          <w:rFonts w:asciiTheme="minorHAnsi" w:hAnsiTheme="minorHAnsi" w:cstheme="minorHAnsi"/>
        </w:rPr>
      </w:pPr>
      <w:r w:rsidRPr="006E67D3">
        <w:rPr>
          <w:rFonts w:asciiTheme="minorHAnsi" w:hAnsiTheme="minorHAnsi" w:cstheme="minorHAnsi"/>
        </w:rPr>
        <w:t>Quantity and type are verified against manifest entries</w:t>
      </w:r>
    </w:p>
    <w:p w14:paraId="21B3B4BD" w14:textId="77777777" w:rsidR="006E67D3" w:rsidRPr="006E67D3" w:rsidRDefault="006E67D3">
      <w:pPr>
        <w:numPr>
          <w:ilvl w:val="2"/>
          <w:numId w:val="126"/>
        </w:numPr>
        <w:spacing w:line="276" w:lineRule="auto"/>
        <w:jc w:val="both"/>
        <w:rPr>
          <w:rFonts w:asciiTheme="minorHAnsi" w:hAnsiTheme="minorHAnsi" w:cstheme="minorHAnsi"/>
        </w:rPr>
      </w:pPr>
      <w:r w:rsidRPr="006E67D3">
        <w:rPr>
          <w:rFonts w:asciiTheme="minorHAnsi" w:hAnsiTheme="minorHAnsi" w:cstheme="minorHAnsi"/>
          <w:b/>
          <w:bCs/>
        </w:rPr>
        <w:t>Any discrepancies are documented, reported, and investigated</w:t>
      </w:r>
    </w:p>
    <w:p w14:paraId="06296BA3" w14:textId="719F2081" w:rsidR="006E67D3" w:rsidRPr="006E67D3" w:rsidRDefault="006E67D3">
      <w:pPr>
        <w:numPr>
          <w:ilvl w:val="2"/>
          <w:numId w:val="126"/>
        </w:numPr>
        <w:spacing w:line="276" w:lineRule="auto"/>
        <w:jc w:val="both"/>
        <w:rPr>
          <w:rFonts w:asciiTheme="minorHAnsi" w:hAnsiTheme="minorHAnsi" w:cstheme="minorHAnsi"/>
        </w:rPr>
      </w:pPr>
      <w:r w:rsidRPr="006E67D3">
        <w:rPr>
          <w:rFonts w:asciiTheme="minorHAnsi" w:hAnsiTheme="minorHAnsi" w:cstheme="minorHAnsi"/>
        </w:rPr>
        <w:t xml:space="preserve">Form 10 is updated, signed, and one copy is returned to </w:t>
      </w:r>
      <w:r w:rsidR="00AE2FF3">
        <w:rPr>
          <w:rFonts w:asciiTheme="minorHAnsi" w:hAnsiTheme="minorHAnsi" w:cstheme="minorHAnsi"/>
        </w:rPr>
        <w:t>Choksi Heraeus</w:t>
      </w:r>
      <w:r w:rsidR="00B20CD6">
        <w:rPr>
          <w:rFonts w:asciiTheme="minorHAnsi" w:hAnsiTheme="minorHAnsi" w:cstheme="minorHAnsi"/>
        </w:rPr>
        <w:t xml:space="preserve"> Private Limited</w:t>
      </w:r>
      <w:r w:rsidRPr="006E67D3">
        <w:rPr>
          <w:rFonts w:asciiTheme="minorHAnsi" w:hAnsiTheme="minorHAnsi" w:cstheme="minorHAnsi"/>
        </w:rPr>
        <w:t xml:space="preserve"> for records</w:t>
      </w:r>
    </w:p>
    <w:p w14:paraId="31B437F2" w14:textId="77777777" w:rsidR="00410AB1" w:rsidRPr="004362CF" w:rsidRDefault="00410AB1" w:rsidP="00F4038F">
      <w:pPr>
        <w:spacing w:line="276" w:lineRule="auto"/>
        <w:jc w:val="both"/>
        <w:rPr>
          <w:rFonts w:asciiTheme="minorHAnsi" w:hAnsiTheme="minorHAnsi" w:cstheme="minorHAnsi"/>
          <w:lang w:val="en-US"/>
        </w:rPr>
      </w:pPr>
    </w:p>
    <w:p w14:paraId="7A51AC26" w14:textId="620D4245" w:rsidR="00B90377" w:rsidRPr="00951814" w:rsidRDefault="00B718F0">
      <w:pPr>
        <w:pStyle w:val="ListParagraph"/>
        <w:numPr>
          <w:ilvl w:val="0"/>
          <w:numId w:val="128"/>
        </w:numPr>
        <w:spacing w:line="276" w:lineRule="auto"/>
        <w:jc w:val="both"/>
        <w:rPr>
          <w:rFonts w:asciiTheme="minorHAnsi" w:hAnsiTheme="minorHAnsi" w:cstheme="minorHAnsi"/>
          <w:b/>
          <w:bCs/>
          <w:lang w:val="en-US"/>
        </w:rPr>
      </w:pPr>
      <w:r w:rsidRPr="00951814">
        <w:rPr>
          <w:rFonts w:asciiTheme="minorHAnsi" w:hAnsiTheme="minorHAnsi" w:cstheme="minorHAnsi"/>
          <w:b/>
          <w:bCs/>
          <w:lang w:val="en-US"/>
        </w:rPr>
        <w:t>Non-Hazardous Waste Transportation</w:t>
      </w:r>
    </w:p>
    <w:p w14:paraId="3FA7DAA0" w14:textId="77777777" w:rsidR="00B90377" w:rsidRPr="004362CF" w:rsidRDefault="00B90377">
      <w:pPr>
        <w:pStyle w:val="ListParagraph"/>
        <w:numPr>
          <w:ilvl w:val="0"/>
          <w:numId w:val="21"/>
        </w:numPr>
        <w:spacing w:line="276" w:lineRule="auto"/>
        <w:jc w:val="both"/>
        <w:rPr>
          <w:rFonts w:asciiTheme="minorHAnsi" w:hAnsiTheme="minorHAnsi" w:cstheme="minorHAnsi"/>
          <w:b/>
          <w:bCs/>
          <w:lang w:val="en-US"/>
        </w:rPr>
      </w:pPr>
      <w:r w:rsidRPr="004362CF">
        <w:rPr>
          <w:rFonts w:asciiTheme="minorHAnsi" w:hAnsiTheme="minorHAnsi" w:cstheme="minorHAnsi"/>
          <w:b/>
          <w:bCs/>
          <w:lang w:val="en-US" w:eastAsia="en-US"/>
        </w:rPr>
        <w:t>Transportation Vehicles</w:t>
      </w:r>
      <w:r w:rsidRPr="004362CF">
        <w:rPr>
          <w:rFonts w:asciiTheme="minorHAnsi" w:hAnsiTheme="minorHAnsi" w:cstheme="minorHAnsi"/>
          <w:lang w:val="en-US" w:eastAsia="en-US"/>
        </w:rPr>
        <w:t>: Non-hazardous waste is transported using regular vehicles designed to carry bulk waste. These vehicles should be equipped with secure and leak-proof containers to prevent contamination during transit.</w:t>
      </w:r>
    </w:p>
    <w:p w14:paraId="4FF9F7DB" w14:textId="610D7AF3" w:rsidR="00B718F0" w:rsidRPr="004245C1" w:rsidRDefault="00B90377">
      <w:pPr>
        <w:pStyle w:val="ListParagraph"/>
        <w:numPr>
          <w:ilvl w:val="0"/>
          <w:numId w:val="21"/>
        </w:numPr>
        <w:spacing w:line="276" w:lineRule="auto"/>
        <w:jc w:val="both"/>
        <w:rPr>
          <w:rFonts w:asciiTheme="minorHAnsi" w:hAnsiTheme="minorHAnsi" w:cstheme="minorHAnsi"/>
          <w:b/>
          <w:bCs/>
          <w:lang w:val="en-US"/>
        </w:rPr>
      </w:pPr>
      <w:r w:rsidRPr="004362CF">
        <w:rPr>
          <w:rFonts w:asciiTheme="minorHAnsi" w:hAnsiTheme="minorHAnsi" w:cstheme="minorHAnsi"/>
          <w:b/>
          <w:bCs/>
          <w:lang w:val="en-US" w:eastAsia="en-US"/>
        </w:rPr>
        <w:t>Route Planning</w:t>
      </w:r>
      <w:r w:rsidRPr="004362CF">
        <w:rPr>
          <w:rFonts w:asciiTheme="minorHAnsi" w:hAnsiTheme="minorHAnsi" w:cstheme="minorHAnsi"/>
          <w:lang w:val="en-US" w:eastAsia="en-US"/>
        </w:rPr>
        <w:t>: Non-hazardous waste should be transported directly to disposal or recycling facilities without unnecessary detours to minimize time and risk of spillage</w:t>
      </w:r>
      <w:r w:rsidR="00F4038F" w:rsidRPr="004362CF">
        <w:rPr>
          <w:rFonts w:asciiTheme="minorHAnsi" w:hAnsiTheme="minorHAnsi" w:cstheme="minorHAnsi"/>
          <w:lang w:val="en-US" w:eastAsia="en-US"/>
        </w:rPr>
        <w:t>.</w:t>
      </w:r>
    </w:p>
    <w:p w14:paraId="2327AFD1" w14:textId="77777777" w:rsidR="004245C1" w:rsidRPr="00F80768" w:rsidRDefault="004245C1" w:rsidP="004245C1">
      <w:pPr>
        <w:pStyle w:val="ListParagraph"/>
        <w:spacing w:line="276" w:lineRule="auto"/>
        <w:jc w:val="both"/>
        <w:rPr>
          <w:rFonts w:asciiTheme="minorHAnsi" w:hAnsiTheme="minorHAnsi" w:cstheme="minorHAnsi"/>
          <w:b/>
          <w:bCs/>
          <w:lang w:val="en-US"/>
        </w:rPr>
      </w:pPr>
    </w:p>
    <w:p w14:paraId="43A677DB" w14:textId="4401104F" w:rsidR="00B718F0" w:rsidRPr="00951814" w:rsidRDefault="00B718F0">
      <w:pPr>
        <w:pStyle w:val="ListParagraph"/>
        <w:numPr>
          <w:ilvl w:val="0"/>
          <w:numId w:val="128"/>
        </w:numPr>
        <w:spacing w:line="276" w:lineRule="auto"/>
        <w:jc w:val="both"/>
        <w:rPr>
          <w:rFonts w:asciiTheme="minorHAnsi" w:hAnsiTheme="minorHAnsi" w:cstheme="minorHAnsi"/>
          <w:b/>
          <w:bCs/>
          <w:lang w:val="en-US"/>
        </w:rPr>
      </w:pPr>
      <w:r w:rsidRPr="00951814">
        <w:rPr>
          <w:rFonts w:asciiTheme="minorHAnsi" w:hAnsiTheme="minorHAnsi" w:cstheme="minorHAnsi"/>
          <w:b/>
          <w:bCs/>
          <w:lang w:val="en-US"/>
        </w:rPr>
        <w:t>Recyclable Waste Transportation</w:t>
      </w:r>
    </w:p>
    <w:p w14:paraId="6885D521" w14:textId="77777777" w:rsidR="0015259A" w:rsidRPr="004362CF" w:rsidRDefault="0015259A">
      <w:pPr>
        <w:pStyle w:val="ListParagraph"/>
        <w:numPr>
          <w:ilvl w:val="0"/>
          <w:numId w:val="84"/>
        </w:numPr>
        <w:tabs>
          <w:tab w:val="num" w:pos="1080"/>
        </w:tabs>
        <w:spacing w:after="100" w:afterAutospacing="1" w:line="276" w:lineRule="auto"/>
        <w:jc w:val="both"/>
        <w:rPr>
          <w:rFonts w:asciiTheme="minorHAnsi" w:hAnsiTheme="minorHAnsi" w:cstheme="minorHAnsi"/>
          <w:lang w:val="en-US" w:eastAsia="en-US"/>
        </w:rPr>
      </w:pPr>
      <w:r w:rsidRPr="004362CF">
        <w:rPr>
          <w:rFonts w:asciiTheme="minorHAnsi" w:hAnsiTheme="minorHAnsi" w:cstheme="minorHAnsi"/>
          <w:b/>
          <w:bCs/>
          <w:lang w:val="en-US" w:eastAsia="en-US"/>
        </w:rPr>
        <w:t>Designated Vehicles</w:t>
      </w:r>
      <w:r w:rsidRPr="004362CF">
        <w:rPr>
          <w:rFonts w:asciiTheme="minorHAnsi" w:hAnsiTheme="minorHAnsi" w:cstheme="minorHAnsi"/>
          <w:lang w:val="en-US" w:eastAsia="en-US"/>
        </w:rPr>
        <w:t>: Recyclable materials should be transported in vehicles dedicated to recycling operations to ensure they are not contaminated by other waste streams.</w:t>
      </w:r>
    </w:p>
    <w:p w14:paraId="3F09341C" w14:textId="26898F9F" w:rsidR="00B718F0" w:rsidRDefault="0015259A">
      <w:pPr>
        <w:pStyle w:val="ListParagraph"/>
        <w:numPr>
          <w:ilvl w:val="0"/>
          <w:numId w:val="84"/>
        </w:numPr>
        <w:spacing w:after="100" w:afterAutospacing="1" w:line="276" w:lineRule="auto"/>
        <w:jc w:val="both"/>
        <w:rPr>
          <w:rFonts w:asciiTheme="minorHAnsi" w:hAnsiTheme="minorHAnsi" w:cstheme="minorHAnsi"/>
          <w:lang w:val="en-US" w:eastAsia="en-US"/>
        </w:rPr>
      </w:pPr>
      <w:r w:rsidRPr="004362CF">
        <w:rPr>
          <w:rFonts w:asciiTheme="minorHAnsi" w:hAnsiTheme="minorHAnsi" w:cstheme="minorHAnsi"/>
          <w:b/>
          <w:bCs/>
          <w:lang w:val="en-US" w:eastAsia="en-US"/>
        </w:rPr>
        <w:t>Proper Sealing</w:t>
      </w:r>
      <w:r w:rsidRPr="004362CF">
        <w:rPr>
          <w:rFonts w:asciiTheme="minorHAnsi" w:hAnsiTheme="minorHAnsi" w:cstheme="minorHAnsi"/>
          <w:lang w:val="en-US" w:eastAsia="en-US"/>
        </w:rPr>
        <w:t>: Recyclable materials should be securely stored in containers to prevent leakage, breakage, or contamination during transportation.</w:t>
      </w:r>
    </w:p>
    <w:p w14:paraId="0F3DA933" w14:textId="77777777" w:rsidR="00951814" w:rsidRPr="004362CF" w:rsidRDefault="00951814" w:rsidP="00951814">
      <w:pPr>
        <w:pStyle w:val="ListParagraph"/>
        <w:spacing w:after="100" w:afterAutospacing="1" w:line="276" w:lineRule="auto"/>
        <w:jc w:val="both"/>
        <w:rPr>
          <w:rFonts w:asciiTheme="minorHAnsi" w:hAnsiTheme="minorHAnsi" w:cstheme="minorHAnsi"/>
          <w:lang w:val="en-US" w:eastAsia="en-US"/>
        </w:rPr>
      </w:pPr>
    </w:p>
    <w:p w14:paraId="211D15F0" w14:textId="1A30869C" w:rsidR="005010AB" w:rsidRPr="004362CF" w:rsidRDefault="005010AB">
      <w:pPr>
        <w:pStyle w:val="ListParagraph"/>
        <w:numPr>
          <w:ilvl w:val="0"/>
          <w:numId w:val="85"/>
        </w:numPr>
        <w:spacing w:before="100" w:beforeAutospacing="1" w:after="100" w:afterAutospacing="1" w:line="276" w:lineRule="auto"/>
        <w:jc w:val="both"/>
        <w:rPr>
          <w:rFonts w:asciiTheme="minorHAnsi" w:hAnsiTheme="minorHAnsi" w:cstheme="minorHAnsi"/>
          <w:b/>
          <w:bCs/>
          <w:lang w:val="en-US" w:eastAsia="en-US"/>
        </w:rPr>
      </w:pPr>
      <w:r w:rsidRPr="004362CF">
        <w:rPr>
          <w:rFonts w:asciiTheme="minorHAnsi" w:hAnsiTheme="minorHAnsi" w:cstheme="minorHAnsi"/>
          <w:b/>
          <w:bCs/>
          <w:lang w:val="en-US"/>
        </w:rPr>
        <w:t>Efficient</w:t>
      </w:r>
      <w:r w:rsidR="00C042B7">
        <w:rPr>
          <w:rFonts w:asciiTheme="minorHAnsi" w:hAnsiTheme="minorHAnsi" w:cstheme="minorHAnsi"/>
          <w:b/>
          <w:bCs/>
          <w:lang w:val="en-US"/>
        </w:rPr>
        <w:t xml:space="preserve"> Treatment &amp;</w:t>
      </w:r>
      <w:r w:rsidRPr="004362CF">
        <w:rPr>
          <w:rFonts w:asciiTheme="minorHAnsi" w:hAnsiTheme="minorHAnsi" w:cstheme="minorHAnsi"/>
          <w:b/>
          <w:bCs/>
          <w:lang w:val="en-US"/>
        </w:rPr>
        <w:t xml:space="preserve"> Disposal Systems</w:t>
      </w:r>
    </w:p>
    <w:p w14:paraId="73DF570D" w14:textId="05C5E290" w:rsidR="005010AB" w:rsidRPr="006C3B34" w:rsidRDefault="005010AB">
      <w:pPr>
        <w:pStyle w:val="ListParagraph"/>
        <w:numPr>
          <w:ilvl w:val="0"/>
          <w:numId w:val="130"/>
        </w:numPr>
        <w:spacing w:line="276" w:lineRule="auto"/>
        <w:rPr>
          <w:rFonts w:asciiTheme="minorHAnsi" w:hAnsiTheme="minorHAnsi" w:cstheme="minorHAnsi"/>
          <w:b/>
          <w:bCs/>
          <w:lang w:val="en-US"/>
        </w:rPr>
      </w:pPr>
      <w:r w:rsidRPr="006C3B34">
        <w:rPr>
          <w:rFonts w:asciiTheme="minorHAnsi" w:hAnsiTheme="minorHAnsi" w:cstheme="minorHAnsi"/>
          <w:b/>
          <w:bCs/>
          <w:lang w:val="en-US"/>
        </w:rPr>
        <w:t>Hazardous Waste Treatment and Disposal</w:t>
      </w:r>
    </w:p>
    <w:p w14:paraId="3EE250C5" w14:textId="298689C7" w:rsidR="003F6C23" w:rsidRPr="003F6C23" w:rsidRDefault="0003306C" w:rsidP="003F6C23">
      <w:pPr>
        <w:spacing w:line="276" w:lineRule="auto"/>
        <w:jc w:val="both"/>
        <w:rPr>
          <w:rFonts w:asciiTheme="minorHAnsi" w:hAnsiTheme="minorHAnsi" w:cstheme="minorHAnsi"/>
          <w:lang w:val="en-US"/>
        </w:rPr>
      </w:pPr>
      <w:r>
        <w:rPr>
          <w:rFonts w:asciiTheme="minorHAnsi" w:hAnsiTheme="minorHAnsi" w:cstheme="minorHAnsi"/>
        </w:rPr>
        <w:t xml:space="preserve">Choksi Heraeus </w:t>
      </w:r>
      <w:r w:rsidR="00B20CD6">
        <w:rPr>
          <w:rFonts w:asciiTheme="minorHAnsi" w:hAnsiTheme="minorHAnsi" w:cstheme="minorHAnsi"/>
          <w:lang w:val="en-US"/>
        </w:rPr>
        <w:t>Private Limited</w:t>
      </w:r>
      <w:r w:rsidR="003F6C23" w:rsidRPr="003F6C23">
        <w:rPr>
          <w:rFonts w:asciiTheme="minorHAnsi" w:hAnsiTheme="minorHAnsi" w:cstheme="minorHAnsi"/>
          <w:lang w:val="en-US"/>
        </w:rPr>
        <w:t xml:space="preserve"> is committed to minimizing the environmental and human health impacts of hazardous substances generated during production through the implementation of specialized treatment protocols and safe disposal systems. These procedures are aligned with the Hazardous and Other Wastes (Management and Transboundary Movement) Rules, 2016, the Environment (Protection) Act, 1986, and </w:t>
      </w:r>
      <w:r w:rsidR="00856B11">
        <w:rPr>
          <w:rFonts w:asciiTheme="minorHAnsi" w:hAnsiTheme="minorHAnsi" w:cstheme="minorHAnsi"/>
          <w:lang w:val="en-US"/>
        </w:rPr>
        <w:t xml:space="preserve">State </w:t>
      </w:r>
      <w:r w:rsidR="003F6C23" w:rsidRPr="003F6C23">
        <w:rPr>
          <w:rFonts w:asciiTheme="minorHAnsi" w:hAnsiTheme="minorHAnsi" w:cstheme="minorHAnsi"/>
          <w:lang w:val="en-US"/>
        </w:rPr>
        <w:t>Pollution Control Board (</w:t>
      </w:r>
      <w:r w:rsidR="00856B11">
        <w:rPr>
          <w:rFonts w:asciiTheme="minorHAnsi" w:hAnsiTheme="minorHAnsi" w:cstheme="minorHAnsi"/>
          <w:lang w:val="en-US"/>
        </w:rPr>
        <w:t>S</w:t>
      </w:r>
      <w:r w:rsidR="003F6C23" w:rsidRPr="003F6C23">
        <w:rPr>
          <w:rFonts w:asciiTheme="minorHAnsi" w:hAnsiTheme="minorHAnsi" w:cstheme="minorHAnsi"/>
          <w:lang w:val="en-US"/>
        </w:rPr>
        <w:t>PCB) directives.</w:t>
      </w:r>
    </w:p>
    <w:p w14:paraId="649E6EA3" w14:textId="22AAB923" w:rsidR="003F6C23" w:rsidRPr="003F6C23" w:rsidRDefault="003F6C23" w:rsidP="003F6C23">
      <w:pPr>
        <w:spacing w:line="276" w:lineRule="auto"/>
        <w:jc w:val="both"/>
        <w:rPr>
          <w:rFonts w:asciiTheme="minorHAnsi" w:hAnsiTheme="minorHAnsi" w:cstheme="minorHAnsi"/>
        </w:rPr>
      </w:pPr>
    </w:p>
    <w:p w14:paraId="2D073F9A" w14:textId="77777777" w:rsidR="003F6C23" w:rsidRPr="003F6C23" w:rsidRDefault="003F6C23" w:rsidP="003F6C23">
      <w:pPr>
        <w:spacing w:line="276" w:lineRule="auto"/>
        <w:jc w:val="both"/>
        <w:rPr>
          <w:rFonts w:asciiTheme="minorHAnsi" w:hAnsiTheme="minorHAnsi" w:cstheme="minorHAnsi"/>
          <w:b/>
          <w:bCs/>
        </w:rPr>
      </w:pPr>
      <w:r w:rsidRPr="003F6C23">
        <w:rPr>
          <w:rFonts w:asciiTheme="minorHAnsi" w:hAnsiTheme="minorHAnsi" w:cstheme="minorHAnsi"/>
          <w:b/>
          <w:bCs/>
        </w:rPr>
        <w:t>1. Specialized In-House Treatment Techniques</w:t>
      </w:r>
    </w:p>
    <w:p w14:paraId="14FE78C8" w14:textId="77777777" w:rsidR="00427D04" w:rsidRPr="00427D04" w:rsidRDefault="00427D04" w:rsidP="00427D04">
      <w:pPr>
        <w:spacing w:line="276" w:lineRule="auto"/>
        <w:jc w:val="both"/>
        <w:rPr>
          <w:rFonts w:asciiTheme="minorHAnsi" w:hAnsiTheme="minorHAnsi" w:cstheme="minorHAnsi"/>
          <w:lang w:val="en-US"/>
        </w:rPr>
      </w:pPr>
      <w:r w:rsidRPr="00427D04">
        <w:rPr>
          <w:rFonts w:asciiTheme="minorHAnsi" w:hAnsiTheme="minorHAnsi" w:cstheme="minorHAnsi"/>
          <w:lang w:val="en-US"/>
        </w:rPr>
        <w:t>Hazardous waste generated during Choksi Heraeus’ precious metal refining and allied manufacturing processes is treated on-site using customized methods appropriate to its type and risk level:</w:t>
      </w:r>
    </w:p>
    <w:p w14:paraId="016C4E67" w14:textId="77777777" w:rsidR="00427D04" w:rsidRPr="00427D04" w:rsidRDefault="00427D04">
      <w:pPr>
        <w:numPr>
          <w:ilvl w:val="0"/>
          <w:numId w:val="184"/>
        </w:numPr>
        <w:spacing w:line="276" w:lineRule="auto"/>
        <w:jc w:val="both"/>
        <w:rPr>
          <w:rFonts w:asciiTheme="minorHAnsi" w:hAnsiTheme="minorHAnsi" w:cstheme="minorHAnsi"/>
          <w:lang w:val="en-US"/>
        </w:rPr>
      </w:pPr>
      <w:r w:rsidRPr="00427D04">
        <w:rPr>
          <w:rFonts w:asciiTheme="minorHAnsi" w:hAnsiTheme="minorHAnsi" w:cstheme="minorHAnsi"/>
          <w:b/>
          <w:bCs/>
          <w:lang w:val="en-US"/>
        </w:rPr>
        <w:t>Neutralization Units:</w:t>
      </w:r>
      <w:r w:rsidRPr="00427D04">
        <w:rPr>
          <w:rFonts w:asciiTheme="minorHAnsi" w:hAnsiTheme="minorHAnsi" w:cstheme="minorHAnsi"/>
          <w:lang w:val="en-US"/>
        </w:rPr>
        <w:t xml:space="preserve"> Acidic and alkaline effluents are neutralized to safe pH levels prior to storage, treatment, or disposal.</w:t>
      </w:r>
    </w:p>
    <w:p w14:paraId="33086C4F" w14:textId="746BA7B8" w:rsidR="00427D04" w:rsidRPr="00427D04" w:rsidRDefault="00427D04">
      <w:pPr>
        <w:numPr>
          <w:ilvl w:val="0"/>
          <w:numId w:val="184"/>
        </w:numPr>
        <w:spacing w:line="276" w:lineRule="auto"/>
        <w:jc w:val="both"/>
        <w:rPr>
          <w:rFonts w:asciiTheme="minorHAnsi" w:hAnsiTheme="minorHAnsi" w:cstheme="minorHAnsi"/>
          <w:lang w:val="en-US"/>
        </w:rPr>
      </w:pPr>
      <w:r w:rsidRPr="00427D04">
        <w:rPr>
          <w:rFonts w:asciiTheme="minorHAnsi" w:hAnsiTheme="minorHAnsi" w:cstheme="minorHAnsi"/>
          <w:b/>
          <w:bCs/>
          <w:lang w:val="en-US"/>
        </w:rPr>
        <w:lastRenderedPageBreak/>
        <w:t>Sludge Solidification:</w:t>
      </w:r>
      <w:r w:rsidRPr="00427D04">
        <w:rPr>
          <w:rFonts w:asciiTheme="minorHAnsi" w:hAnsiTheme="minorHAnsi" w:cstheme="minorHAnsi"/>
          <w:lang w:val="en-US"/>
        </w:rPr>
        <w:t xml:space="preserve"> Sludge from </w:t>
      </w:r>
      <w:r w:rsidR="000C631F">
        <w:rPr>
          <w:rFonts w:asciiTheme="minorHAnsi" w:hAnsiTheme="minorHAnsi" w:cstheme="minorHAnsi"/>
          <w:lang w:val="en-US"/>
        </w:rPr>
        <w:t xml:space="preserve"> wastewater treatment plant</w:t>
      </w:r>
      <w:r w:rsidR="009F3483">
        <w:rPr>
          <w:rFonts w:asciiTheme="minorHAnsi" w:hAnsiTheme="minorHAnsi" w:cstheme="minorHAnsi"/>
          <w:lang w:val="en-US"/>
        </w:rPr>
        <w:t xml:space="preserve"> </w:t>
      </w:r>
      <w:r w:rsidRPr="00427D04">
        <w:rPr>
          <w:rFonts w:asciiTheme="minorHAnsi" w:hAnsiTheme="minorHAnsi" w:cstheme="minorHAnsi"/>
          <w:lang w:val="en-US"/>
        </w:rPr>
        <w:t xml:space="preserve">containing chemicals and metal traces is stabilized with binding agents (such as </w:t>
      </w:r>
      <w:r w:rsidR="000C631F">
        <w:rPr>
          <w:rFonts w:asciiTheme="minorHAnsi" w:hAnsiTheme="minorHAnsi" w:cstheme="minorHAnsi"/>
          <w:lang w:val="en-US"/>
        </w:rPr>
        <w:t xml:space="preserve">saturated </w:t>
      </w:r>
      <w:r w:rsidRPr="00427D04">
        <w:rPr>
          <w:rFonts w:asciiTheme="minorHAnsi" w:hAnsiTheme="minorHAnsi" w:cstheme="minorHAnsi"/>
          <w:lang w:val="en-US"/>
        </w:rPr>
        <w:t>lime) to form a non-leachable, solid mass suitable for secure landfilling.</w:t>
      </w:r>
    </w:p>
    <w:p w14:paraId="652FD097" w14:textId="77777777" w:rsidR="00427D04" w:rsidRPr="00427D04" w:rsidRDefault="00427D04">
      <w:pPr>
        <w:numPr>
          <w:ilvl w:val="0"/>
          <w:numId w:val="184"/>
        </w:numPr>
        <w:spacing w:line="276" w:lineRule="auto"/>
        <w:jc w:val="both"/>
        <w:rPr>
          <w:rFonts w:asciiTheme="minorHAnsi" w:hAnsiTheme="minorHAnsi" w:cstheme="minorHAnsi"/>
          <w:lang w:val="en-US"/>
        </w:rPr>
      </w:pPr>
      <w:r w:rsidRPr="00427D04">
        <w:rPr>
          <w:rFonts w:asciiTheme="minorHAnsi" w:hAnsiTheme="minorHAnsi" w:cstheme="minorHAnsi"/>
          <w:b/>
          <w:bCs/>
          <w:lang w:val="en-US"/>
        </w:rPr>
        <w:t>Solvent Recovery and Segregation:</w:t>
      </w:r>
      <w:r w:rsidRPr="00427D04">
        <w:rPr>
          <w:rFonts w:asciiTheme="minorHAnsi" w:hAnsiTheme="minorHAnsi" w:cstheme="minorHAnsi"/>
          <w:lang w:val="en-US"/>
        </w:rPr>
        <w:t xml:space="preserve"> Valuable spent solvents are segregated, stored, and sent for recovery, minimizing environmental load and supporting circular use.</w:t>
      </w:r>
    </w:p>
    <w:p w14:paraId="7662178B" w14:textId="5EF60FDB" w:rsidR="00427D04" w:rsidRPr="00427D04" w:rsidRDefault="00427D04">
      <w:pPr>
        <w:numPr>
          <w:ilvl w:val="0"/>
          <w:numId w:val="184"/>
        </w:numPr>
        <w:spacing w:line="276" w:lineRule="auto"/>
        <w:jc w:val="both"/>
        <w:rPr>
          <w:rFonts w:asciiTheme="minorHAnsi" w:hAnsiTheme="minorHAnsi" w:cstheme="minorHAnsi"/>
          <w:lang w:val="en-US"/>
        </w:rPr>
      </w:pPr>
      <w:r w:rsidRPr="00427D04">
        <w:rPr>
          <w:rFonts w:asciiTheme="minorHAnsi" w:hAnsiTheme="minorHAnsi" w:cstheme="minorHAnsi"/>
          <w:b/>
          <w:bCs/>
          <w:lang w:val="en-US"/>
        </w:rPr>
        <w:t>Container Cleaning Units:</w:t>
      </w:r>
      <w:r w:rsidRPr="00427D04">
        <w:rPr>
          <w:rFonts w:asciiTheme="minorHAnsi" w:hAnsiTheme="minorHAnsi" w:cstheme="minorHAnsi"/>
          <w:lang w:val="en-US"/>
        </w:rPr>
        <w:t xml:space="preserve"> Used drums and containers are triple-rinsed and stored in designated areas for return to suppliers.</w:t>
      </w:r>
    </w:p>
    <w:p w14:paraId="111E126A" w14:textId="2732D050" w:rsidR="00427D04" w:rsidRPr="00427D04" w:rsidRDefault="00427D04" w:rsidP="00427D04">
      <w:pPr>
        <w:spacing w:line="276" w:lineRule="auto"/>
        <w:jc w:val="both"/>
        <w:rPr>
          <w:rFonts w:asciiTheme="minorHAnsi" w:hAnsiTheme="minorHAnsi" w:cstheme="minorHAnsi"/>
          <w:lang w:val="en-US"/>
        </w:rPr>
      </w:pPr>
      <w:r w:rsidRPr="00427D04">
        <w:rPr>
          <w:rFonts w:asciiTheme="minorHAnsi" w:hAnsiTheme="minorHAnsi" w:cstheme="minorHAnsi"/>
          <w:lang w:val="en-US"/>
        </w:rPr>
        <w:t>All activities are overseen by trained Environment, Health &amp; Safety (EHS) personnel with regular monitoring to ensure compliance and operational safety.</w:t>
      </w:r>
    </w:p>
    <w:p w14:paraId="05492259" w14:textId="77777777" w:rsidR="00C042B7" w:rsidRPr="003F6C23" w:rsidRDefault="00C042B7" w:rsidP="003F6C23">
      <w:pPr>
        <w:spacing w:line="276" w:lineRule="auto"/>
        <w:jc w:val="both"/>
        <w:rPr>
          <w:rFonts w:asciiTheme="minorHAnsi" w:hAnsiTheme="minorHAnsi" w:cstheme="minorHAnsi"/>
        </w:rPr>
      </w:pPr>
    </w:p>
    <w:p w14:paraId="38535448" w14:textId="77777777" w:rsidR="003F6C23" w:rsidRPr="003F6C23" w:rsidRDefault="003F6C23" w:rsidP="003F6C23">
      <w:pPr>
        <w:spacing w:line="276" w:lineRule="auto"/>
        <w:jc w:val="both"/>
        <w:rPr>
          <w:rFonts w:asciiTheme="minorHAnsi" w:hAnsiTheme="minorHAnsi" w:cstheme="minorHAnsi"/>
          <w:b/>
          <w:bCs/>
        </w:rPr>
      </w:pPr>
      <w:r w:rsidRPr="003F6C23">
        <w:rPr>
          <w:rFonts w:asciiTheme="minorHAnsi" w:hAnsiTheme="minorHAnsi" w:cstheme="minorHAnsi"/>
          <w:b/>
          <w:bCs/>
        </w:rPr>
        <w:t>2. Safe and Compliant Disposal</w:t>
      </w:r>
    </w:p>
    <w:p w14:paraId="6FD52E49" w14:textId="67B5DCF0" w:rsidR="003F6C23" w:rsidRDefault="003F6C23" w:rsidP="003F6C23">
      <w:pPr>
        <w:spacing w:line="276" w:lineRule="auto"/>
        <w:jc w:val="both"/>
        <w:rPr>
          <w:rFonts w:asciiTheme="minorHAnsi" w:hAnsiTheme="minorHAnsi" w:cstheme="minorHAnsi"/>
        </w:rPr>
      </w:pPr>
      <w:r w:rsidRPr="003F6C23">
        <w:rPr>
          <w:rFonts w:asciiTheme="minorHAnsi" w:hAnsiTheme="minorHAnsi" w:cstheme="minorHAnsi"/>
        </w:rPr>
        <w:t xml:space="preserve">After treatment, hazardous waste is dispatched to </w:t>
      </w:r>
      <w:r w:rsidRPr="003F6C23">
        <w:rPr>
          <w:rFonts w:asciiTheme="minorHAnsi" w:hAnsiTheme="minorHAnsi" w:cstheme="minorHAnsi"/>
          <w:b/>
          <w:bCs/>
        </w:rPr>
        <w:t>CPCB/</w:t>
      </w:r>
      <w:r w:rsidR="00FB49A1">
        <w:rPr>
          <w:rFonts w:asciiTheme="minorHAnsi" w:hAnsiTheme="minorHAnsi" w:cstheme="minorHAnsi"/>
          <w:b/>
          <w:bCs/>
        </w:rPr>
        <w:t>S</w:t>
      </w:r>
      <w:r w:rsidRPr="003F6C23">
        <w:rPr>
          <w:rFonts w:asciiTheme="minorHAnsi" w:hAnsiTheme="minorHAnsi" w:cstheme="minorHAnsi"/>
          <w:b/>
          <w:bCs/>
        </w:rPr>
        <w:t>PCB-authorized Treatment, Storage, and Disposal Facilities (TSDFs)</w:t>
      </w:r>
      <w:r w:rsidRPr="003F6C23">
        <w:rPr>
          <w:rFonts w:asciiTheme="minorHAnsi" w:hAnsiTheme="minorHAnsi" w:cstheme="minorHAnsi"/>
        </w:rPr>
        <w:t>:</w:t>
      </w:r>
    </w:p>
    <w:p w14:paraId="462344C2" w14:textId="77777777" w:rsidR="0001059E" w:rsidRPr="003F6C23" w:rsidRDefault="0001059E" w:rsidP="003F6C23">
      <w:pPr>
        <w:spacing w:line="276" w:lineRule="auto"/>
        <w:jc w:val="both"/>
        <w:rPr>
          <w:rFonts w:asciiTheme="minorHAnsi" w:hAnsiTheme="minorHAnsi" w:cstheme="minorHAnsi"/>
        </w:rPr>
      </w:pPr>
    </w:p>
    <w:tbl>
      <w:tblPr>
        <w:tblStyle w:val="TableGrid"/>
        <w:tblW w:w="0" w:type="auto"/>
        <w:tblLook w:val="04A0" w:firstRow="1" w:lastRow="0" w:firstColumn="1" w:lastColumn="0" w:noHBand="0" w:noVBand="1"/>
      </w:tblPr>
      <w:tblGrid>
        <w:gridCol w:w="3304"/>
        <w:gridCol w:w="1770"/>
        <w:gridCol w:w="4036"/>
      </w:tblGrid>
      <w:tr w:rsidR="00DF1A33" w:rsidRPr="00FB49A1" w14:paraId="64700958" w14:textId="77777777" w:rsidTr="00FB49A1">
        <w:tc>
          <w:tcPr>
            <w:tcW w:w="0" w:type="auto"/>
            <w:hideMark/>
          </w:tcPr>
          <w:p w14:paraId="4240DFF4" w14:textId="77777777" w:rsidR="00FB49A1" w:rsidRPr="00FB49A1" w:rsidRDefault="00FB49A1" w:rsidP="00FB49A1">
            <w:pPr>
              <w:spacing w:line="276" w:lineRule="auto"/>
              <w:jc w:val="both"/>
              <w:rPr>
                <w:rFonts w:asciiTheme="minorHAnsi" w:hAnsiTheme="minorHAnsi" w:cstheme="minorHAnsi"/>
                <w:b/>
                <w:bCs/>
                <w:lang w:val="en-US"/>
              </w:rPr>
            </w:pPr>
            <w:r w:rsidRPr="00FB49A1">
              <w:rPr>
                <w:rFonts w:asciiTheme="minorHAnsi" w:hAnsiTheme="minorHAnsi" w:cstheme="minorHAnsi"/>
                <w:b/>
                <w:bCs/>
                <w:lang w:val="en-US"/>
              </w:rPr>
              <w:t>Waste Type</w:t>
            </w:r>
          </w:p>
        </w:tc>
        <w:tc>
          <w:tcPr>
            <w:tcW w:w="0" w:type="auto"/>
            <w:hideMark/>
          </w:tcPr>
          <w:p w14:paraId="4DDC5FD8" w14:textId="77777777" w:rsidR="00FB49A1" w:rsidRPr="00FB49A1" w:rsidRDefault="00FB49A1" w:rsidP="00FB49A1">
            <w:pPr>
              <w:spacing w:line="276" w:lineRule="auto"/>
              <w:jc w:val="both"/>
              <w:rPr>
                <w:rFonts w:asciiTheme="minorHAnsi" w:hAnsiTheme="minorHAnsi" w:cstheme="minorHAnsi"/>
                <w:b/>
                <w:bCs/>
                <w:lang w:val="en-US"/>
              </w:rPr>
            </w:pPr>
            <w:r w:rsidRPr="00FB49A1">
              <w:rPr>
                <w:rFonts w:asciiTheme="minorHAnsi" w:hAnsiTheme="minorHAnsi" w:cstheme="minorHAnsi"/>
                <w:b/>
                <w:bCs/>
                <w:lang w:val="en-US"/>
              </w:rPr>
              <w:t>Specialized Treatment</w:t>
            </w:r>
          </w:p>
        </w:tc>
        <w:tc>
          <w:tcPr>
            <w:tcW w:w="0" w:type="auto"/>
            <w:hideMark/>
          </w:tcPr>
          <w:p w14:paraId="1A55B0E5" w14:textId="77777777" w:rsidR="00FB49A1" w:rsidRPr="00FB49A1" w:rsidRDefault="00FB49A1" w:rsidP="00FB49A1">
            <w:pPr>
              <w:spacing w:line="276" w:lineRule="auto"/>
              <w:jc w:val="both"/>
              <w:rPr>
                <w:rFonts w:asciiTheme="minorHAnsi" w:hAnsiTheme="minorHAnsi" w:cstheme="minorHAnsi"/>
                <w:b/>
                <w:bCs/>
                <w:lang w:val="en-US"/>
              </w:rPr>
            </w:pPr>
            <w:r w:rsidRPr="00FB49A1">
              <w:rPr>
                <w:rFonts w:asciiTheme="minorHAnsi" w:hAnsiTheme="minorHAnsi" w:cstheme="minorHAnsi"/>
                <w:b/>
                <w:bCs/>
                <w:lang w:val="en-US"/>
              </w:rPr>
              <w:t>Final Disposal Method</w:t>
            </w:r>
          </w:p>
        </w:tc>
      </w:tr>
      <w:tr w:rsidR="00DF1A33" w:rsidRPr="00FB49A1" w14:paraId="43740D25" w14:textId="77777777" w:rsidTr="00FB49A1">
        <w:tc>
          <w:tcPr>
            <w:tcW w:w="0" w:type="auto"/>
            <w:hideMark/>
          </w:tcPr>
          <w:p w14:paraId="3923721A" w14:textId="09F8F8F9" w:rsidR="00FB49A1" w:rsidRPr="00FB49A1" w:rsidRDefault="000C631F" w:rsidP="00FB49A1">
            <w:pPr>
              <w:spacing w:line="276" w:lineRule="auto"/>
              <w:jc w:val="both"/>
              <w:rPr>
                <w:rFonts w:asciiTheme="minorHAnsi" w:hAnsiTheme="minorHAnsi" w:cstheme="minorHAnsi"/>
                <w:lang w:val="en-US"/>
              </w:rPr>
            </w:pPr>
            <w:r>
              <w:rPr>
                <w:rFonts w:asciiTheme="minorHAnsi" w:hAnsiTheme="minorHAnsi" w:cstheme="minorHAnsi"/>
                <w:lang w:val="en-US"/>
              </w:rPr>
              <w:t>Sludge from wastewater treatment plant (ETP &amp; MEE)</w:t>
            </w:r>
          </w:p>
        </w:tc>
        <w:tc>
          <w:tcPr>
            <w:tcW w:w="0" w:type="auto"/>
            <w:hideMark/>
          </w:tcPr>
          <w:p w14:paraId="1FDD0FF6" w14:textId="77777777" w:rsidR="00FB49A1" w:rsidRPr="00FB49A1" w:rsidRDefault="00FB49A1" w:rsidP="00FB49A1">
            <w:pPr>
              <w:spacing w:line="276" w:lineRule="auto"/>
              <w:jc w:val="both"/>
              <w:rPr>
                <w:rFonts w:asciiTheme="minorHAnsi" w:hAnsiTheme="minorHAnsi" w:cstheme="minorHAnsi"/>
                <w:lang w:val="en-US"/>
              </w:rPr>
            </w:pPr>
            <w:r w:rsidRPr="00FB49A1">
              <w:rPr>
                <w:rFonts w:asciiTheme="minorHAnsi" w:hAnsiTheme="minorHAnsi" w:cstheme="minorHAnsi"/>
                <w:lang w:val="en-US"/>
              </w:rPr>
              <w:t>Stabilized &amp; dewatered</w:t>
            </w:r>
          </w:p>
        </w:tc>
        <w:tc>
          <w:tcPr>
            <w:tcW w:w="0" w:type="auto"/>
            <w:hideMark/>
          </w:tcPr>
          <w:p w14:paraId="7EBA12E6" w14:textId="77777777" w:rsidR="00FB49A1" w:rsidRPr="00FB49A1" w:rsidRDefault="00FB49A1" w:rsidP="00FB49A1">
            <w:pPr>
              <w:spacing w:line="276" w:lineRule="auto"/>
              <w:jc w:val="both"/>
              <w:rPr>
                <w:rFonts w:asciiTheme="minorHAnsi" w:hAnsiTheme="minorHAnsi" w:cstheme="minorHAnsi"/>
                <w:lang w:val="en-US"/>
              </w:rPr>
            </w:pPr>
            <w:r w:rsidRPr="00FB49A1">
              <w:rPr>
                <w:rFonts w:asciiTheme="minorHAnsi" w:hAnsiTheme="minorHAnsi" w:cstheme="minorHAnsi"/>
                <w:lang w:val="en-US"/>
              </w:rPr>
              <w:t>Secured landfill (TSDF)</w:t>
            </w:r>
          </w:p>
        </w:tc>
      </w:tr>
      <w:tr w:rsidR="00DF1A33" w:rsidRPr="00FB49A1" w14:paraId="3E335E4B" w14:textId="77777777" w:rsidTr="00FB49A1">
        <w:tc>
          <w:tcPr>
            <w:tcW w:w="0" w:type="auto"/>
            <w:hideMark/>
          </w:tcPr>
          <w:p w14:paraId="550F823E" w14:textId="77777777" w:rsidR="00FB49A1" w:rsidRPr="00FB49A1" w:rsidRDefault="00FB49A1" w:rsidP="00FB49A1">
            <w:pPr>
              <w:spacing w:line="276" w:lineRule="auto"/>
              <w:jc w:val="both"/>
              <w:rPr>
                <w:rFonts w:asciiTheme="minorHAnsi" w:hAnsiTheme="minorHAnsi" w:cstheme="minorHAnsi"/>
                <w:lang w:val="en-US"/>
              </w:rPr>
            </w:pPr>
            <w:r w:rsidRPr="00FB49A1">
              <w:rPr>
                <w:rFonts w:asciiTheme="minorHAnsi" w:hAnsiTheme="minorHAnsi" w:cstheme="minorHAnsi"/>
                <w:lang w:val="en-US"/>
              </w:rPr>
              <w:t>Discarded Chemicals/Drums</w:t>
            </w:r>
          </w:p>
        </w:tc>
        <w:tc>
          <w:tcPr>
            <w:tcW w:w="0" w:type="auto"/>
            <w:hideMark/>
          </w:tcPr>
          <w:p w14:paraId="4F046F39" w14:textId="77777777" w:rsidR="00FB49A1" w:rsidRPr="00FB49A1" w:rsidRDefault="00FB49A1" w:rsidP="00FB49A1">
            <w:pPr>
              <w:spacing w:line="276" w:lineRule="auto"/>
              <w:jc w:val="both"/>
              <w:rPr>
                <w:rFonts w:asciiTheme="minorHAnsi" w:hAnsiTheme="minorHAnsi" w:cstheme="minorHAnsi"/>
                <w:lang w:val="en-US"/>
              </w:rPr>
            </w:pPr>
            <w:r w:rsidRPr="00FB49A1">
              <w:rPr>
                <w:rFonts w:asciiTheme="minorHAnsi" w:hAnsiTheme="minorHAnsi" w:cstheme="minorHAnsi"/>
                <w:lang w:val="en-US"/>
              </w:rPr>
              <w:t>Rinsed and sorted</w:t>
            </w:r>
          </w:p>
        </w:tc>
        <w:tc>
          <w:tcPr>
            <w:tcW w:w="0" w:type="auto"/>
            <w:hideMark/>
          </w:tcPr>
          <w:p w14:paraId="782BAA5B" w14:textId="0301BB89" w:rsidR="00FB49A1" w:rsidRPr="00FB49A1" w:rsidRDefault="00FB49A1" w:rsidP="00FB49A1">
            <w:pPr>
              <w:spacing w:line="276" w:lineRule="auto"/>
              <w:jc w:val="both"/>
              <w:rPr>
                <w:rFonts w:asciiTheme="minorHAnsi" w:hAnsiTheme="minorHAnsi" w:cstheme="minorHAnsi"/>
                <w:lang w:val="en-US"/>
              </w:rPr>
            </w:pPr>
            <w:r w:rsidRPr="00FB49A1">
              <w:rPr>
                <w:rFonts w:asciiTheme="minorHAnsi" w:hAnsiTheme="minorHAnsi" w:cstheme="minorHAnsi"/>
                <w:lang w:val="en-US"/>
              </w:rPr>
              <w:t xml:space="preserve">Returned to suppliers </w:t>
            </w:r>
          </w:p>
        </w:tc>
      </w:tr>
      <w:tr w:rsidR="00DF1A33" w:rsidRPr="00FB49A1" w14:paraId="4612527C" w14:textId="77777777" w:rsidTr="00FB49A1">
        <w:tc>
          <w:tcPr>
            <w:tcW w:w="0" w:type="auto"/>
            <w:hideMark/>
          </w:tcPr>
          <w:p w14:paraId="53B53930" w14:textId="77777777" w:rsidR="00FB49A1" w:rsidRPr="00FB49A1" w:rsidRDefault="00FB49A1" w:rsidP="00FB49A1">
            <w:pPr>
              <w:spacing w:line="276" w:lineRule="auto"/>
              <w:jc w:val="both"/>
              <w:rPr>
                <w:rFonts w:asciiTheme="minorHAnsi" w:hAnsiTheme="minorHAnsi" w:cstheme="minorHAnsi"/>
                <w:lang w:val="en-US"/>
              </w:rPr>
            </w:pPr>
            <w:r w:rsidRPr="00FB49A1">
              <w:rPr>
                <w:rFonts w:asciiTheme="minorHAnsi" w:hAnsiTheme="minorHAnsi" w:cstheme="minorHAnsi"/>
                <w:lang w:val="en-US"/>
              </w:rPr>
              <w:t>E-waste (tools, batteries, etc.)</w:t>
            </w:r>
          </w:p>
        </w:tc>
        <w:tc>
          <w:tcPr>
            <w:tcW w:w="0" w:type="auto"/>
            <w:hideMark/>
          </w:tcPr>
          <w:p w14:paraId="6A5FCD63" w14:textId="77777777" w:rsidR="00FB49A1" w:rsidRPr="00FB49A1" w:rsidRDefault="00FB49A1" w:rsidP="00FB49A1">
            <w:pPr>
              <w:spacing w:line="276" w:lineRule="auto"/>
              <w:jc w:val="both"/>
              <w:rPr>
                <w:rFonts w:asciiTheme="minorHAnsi" w:hAnsiTheme="minorHAnsi" w:cstheme="minorHAnsi"/>
                <w:lang w:val="en-US"/>
              </w:rPr>
            </w:pPr>
            <w:r w:rsidRPr="00FB49A1">
              <w:rPr>
                <w:rFonts w:asciiTheme="minorHAnsi" w:hAnsiTheme="minorHAnsi" w:cstheme="minorHAnsi"/>
                <w:lang w:val="en-US"/>
              </w:rPr>
              <w:t>Segregated &amp; logged</w:t>
            </w:r>
          </w:p>
        </w:tc>
        <w:tc>
          <w:tcPr>
            <w:tcW w:w="0" w:type="auto"/>
            <w:hideMark/>
          </w:tcPr>
          <w:p w14:paraId="78573ED4" w14:textId="4E2BB9CE" w:rsidR="00FB49A1" w:rsidRPr="00FB49A1" w:rsidRDefault="00DF1A33" w:rsidP="00FB49A1">
            <w:pPr>
              <w:spacing w:line="276" w:lineRule="auto"/>
              <w:jc w:val="both"/>
              <w:rPr>
                <w:rFonts w:asciiTheme="minorHAnsi" w:hAnsiTheme="minorHAnsi" w:cstheme="minorHAnsi"/>
                <w:lang w:val="en-US"/>
              </w:rPr>
            </w:pPr>
            <w:r>
              <w:rPr>
                <w:rFonts w:asciiTheme="minorHAnsi" w:hAnsiTheme="minorHAnsi" w:cstheme="minorHAnsi"/>
                <w:lang w:val="en-US"/>
              </w:rPr>
              <w:t xml:space="preserve">Returned to supplier under buy back system/ </w:t>
            </w:r>
            <w:r w:rsidR="00FB49A1" w:rsidRPr="00FB49A1">
              <w:rPr>
                <w:rFonts w:asciiTheme="minorHAnsi" w:hAnsiTheme="minorHAnsi" w:cstheme="minorHAnsi"/>
                <w:lang w:val="en-US"/>
              </w:rPr>
              <w:t>Authorized e-waste dismantling units</w:t>
            </w:r>
          </w:p>
        </w:tc>
      </w:tr>
    </w:tbl>
    <w:p w14:paraId="6F9E44A5" w14:textId="77777777" w:rsidR="00DF1A33" w:rsidRPr="003F6C23" w:rsidRDefault="00DF1A33" w:rsidP="003F6C23">
      <w:pPr>
        <w:spacing w:line="276" w:lineRule="auto"/>
        <w:jc w:val="both"/>
        <w:rPr>
          <w:rFonts w:asciiTheme="minorHAnsi" w:hAnsiTheme="minorHAnsi" w:cstheme="minorHAnsi"/>
        </w:rPr>
      </w:pPr>
    </w:p>
    <w:p w14:paraId="64714B0B" w14:textId="77777777" w:rsidR="003F6C23" w:rsidRPr="003F6C23" w:rsidRDefault="003F6C23" w:rsidP="003F6C23">
      <w:pPr>
        <w:spacing w:line="276" w:lineRule="auto"/>
        <w:jc w:val="both"/>
        <w:rPr>
          <w:rFonts w:asciiTheme="minorHAnsi" w:hAnsiTheme="minorHAnsi" w:cstheme="minorHAnsi"/>
          <w:b/>
          <w:bCs/>
        </w:rPr>
      </w:pPr>
      <w:r w:rsidRPr="003F6C23">
        <w:rPr>
          <w:rFonts w:asciiTheme="minorHAnsi" w:hAnsiTheme="minorHAnsi" w:cstheme="minorHAnsi"/>
          <w:b/>
          <w:bCs/>
        </w:rPr>
        <w:t>3. Documentation and Monitoring</w:t>
      </w:r>
    </w:p>
    <w:p w14:paraId="6958C5BA" w14:textId="4B0891A3" w:rsidR="003F6C23" w:rsidRPr="003F6C23" w:rsidRDefault="003F6C23">
      <w:pPr>
        <w:numPr>
          <w:ilvl w:val="0"/>
          <w:numId w:val="129"/>
        </w:numPr>
        <w:spacing w:line="276" w:lineRule="auto"/>
        <w:jc w:val="both"/>
        <w:rPr>
          <w:rFonts w:asciiTheme="minorHAnsi" w:hAnsiTheme="minorHAnsi" w:cstheme="minorHAnsi"/>
        </w:rPr>
      </w:pPr>
      <w:r w:rsidRPr="003F6C23">
        <w:rPr>
          <w:rFonts w:asciiTheme="minorHAnsi" w:hAnsiTheme="minorHAnsi" w:cstheme="minorHAnsi"/>
          <w:b/>
          <w:bCs/>
        </w:rPr>
        <w:t>Form 10 (Manifest):</w:t>
      </w:r>
      <w:r w:rsidRPr="003F6C23">
        <w:rPr>
          <w:rFonts w:asciiTheme="minorHAnsi" w:hAnsiTheme="minorHAnsi" w:cstheme="minorHAnsi"/>
        </w:rPr>
        <w:t xml:space="preserve"> </w:t>
      </w:r>
      <w:r w:rsidR="00FB49A1" w:rsidRPr="00FB49A1">
        <w:rPr>
          <w:rFonts w:asciiTheme="minorHAnsi" w:hAnsiTheme="minorHAnsi" w:cstheme="minorHAnsi"/>
        </w:rPr>
        <w:t>Maintained for all hazardous waste movements from generation to final disposal.</w:t>
      </w:r>
    </w:p>
    <w:p w14:paraId="0DA65D85" w14:textId="77777777" w:rsidR="003F6C23" w:rsidRPr="003F6C23" w:rsidRDefault="003F6C23">
      <w:pPr>
        <w:numPr>
          <w:ilvl w:val="0"/>
          <w:numId w:val="129"/>
        </w:numPr>
        <w:spacing w:line="276" w:lineRule="auto"/>
        <w:jc w:val="both"/>
        <w:rPr>
          <w:rFonts w:asciiTheme="minorHAnsi" w:hAnsiTheme="minorHAnsi" w:cstheme="minorHAnsi"/>
        </w:rPr>
      </w:pPr>
      <w:r w:rsidRPr="003F6C23">
        <w:rPr>
          <w:rFonts w:asciiTheme="minorHAnsi" w:hAnsiTheme="minorHAnsi" w:cstheme="minorHAnsi"/>
          <w:b/>
          <w:bCs/>
        </w:rPr>
        <w:t>Disposal Certificates</w:t>
      </w:r>
      <w:r w:rsidRPr="003F6C23">
        <w:rPr>
          <w:rFonts w:asciiTheme="minorHAnsi" w:hAnsiTheme="minorHAnsi" w:cstheme="minorHAnsi"/>
        </w:rPr>
        <w:t xml:space="preserve"> and </w:t>
      </w:r>
      <w:r w:rsidRPr="003F6C23">
        <w:rPr>
          <w:rFonts w:asciiTheme="minorHAnsi" w:hAnsiTheme="minorHAnsi" w:cstheme="minorHAnsi"/>
          <w:b/>
          <w:bCs/>
        </w:rPr>
        <w:t>SDS records</w:t>
      </w:r>
      <w:r w:rsidRPr="003F6C23">
        <w:rPr>
          <w:rFonts w:asciiTheme="minorHAnsi" w:hAnsiTheme="minorHAnsi" w:cstheme="minorHAnsi"/>
        </w:rPr>
        <w:t xml:space="preserve"> are maintained for each waste category</w:t>
      </w:r>
    </w:p>
    <w:p w14:paraId="425E6ED7" w14:textId="3F5601FB" w:rsidR="003F6C23" w:rsidRPr="003F6C23" w:rsidRDefault="003F6C23">
      <w:pPr>
        <w:numPr>
          <w:ilvl w:val="0"/>
          <w:numId w:val="129"/>
        </w:numPr>
        <w:spacing w:line="276" w:lineRule="auto"/>
        <w:jc w:val="both"/>
        <w:rPr>
          <w:rFonts w:asciiTheme="minorHAnsi" w:hAnsiTheme="minorHAnsi" w:cstheme="minorHAnsi"/>
        </w:rPr>
      </w:pPr>
      <w:r w:rsidRPr="003F6C23">
        <w:rPr>
          <w:rFonts w:asciiTheme="minorHAnsi" w:hAnsiTheme="minorHAnsi" w:cstheme="minorHAnsi"/>
          <w:b/>
          <w:bCs/>
        </w:rPr>
        <w:t>Annual Form IV</w:t>
      </w:r>
      <w:r w:rsidRPr="003F6C23">
        <w:rPr>
          <w:rFonts w:asciiTheme="minorHAnsi" w:hAnsiTheme="minorHAnsi" w:cstheme="minorHAnsi"/>
        </w:rPr>
        <w:t xml:space="preserve"> submitted to </w:t>
      </w:r>
      <w:r w:rsidR="00FB49A1">
        <w:rPr>
          <w:rFonts w:asciiTheme="minorHAnsi" w:hAnsiTheme="minorHAnsi" w:cstheme="minorHAnsi"/>
        </w:rPr>
        <w:t>S</w:t>
      </w:r>
      <w:r w:rsidRPr="003F6C23">
        <w:rPr>
          <w:rFonts w:asciiTheme="minorHAnsi" w:hAnsiTheme="minorHAnsi" w:cstheme="minorHAnsi"/>
        </w:rPr>
        <w:t>PCB as per compliance norms</w:t>
      </w:r>
    </w:p>
    <w:p w14:paraId="3BCEF86F" w14:textId="77777777" w:rsidR="003F6C23" w:rsidRPr="003F6C23" w:rsidRDefault="003F6C23">
      <w:pPr>
        <w:numPr>
          <w:ilvl w:val="0"/>
          <w:numId w:val="129"/>
        </w:numPr>
        <w:spacing w:line="276" w:lineRule="auto"/>
        <w:jc w:val="both"/>
        <w:rPr>
          <w:rFonts w:asciiTheme="minorHAnsi" w:hAnsiTheme="minorHAnsi" w:cstheme="minorHAnsi"/>
        </w:rPr>
      </w:pPr>
      <w:r w:rsidRPr="003F6C23">
        <w:rPr>
          <w:rFonts w:asciiTheme="minorHAnsi" w:hAnsiTheme="minorHAnsi" w:cstheme="minorHAnsi"/>
          <w:b/>
          <w:bCs/>
        </w:rPr>
        <w:t>Monthly waste reconciliation</w:t>
      </w:r>
      <w:r w:rsidRPr="003F6C23">
        <w:rPr>
          <w:rFonts w:asciiTheme="minorHAnsi" w:hAnsiTheme="minorHAnsi" w:cstheme="minorHAnsi"/>
        </w:rPr>
        <w:t xml:space="preserve"> conducted to verify treatment vs. disposal ratios</w:t>
      </w:r>
    </w:p>
    <w:p w14:paraId="0E1D9B5C" w14:textId="68F77589" w:rsidR="003F6C23" w:rsidRPr="003F6C23" w:rsidRDefault="003F6C23" w:rsidP="003F6C23">
      <w:pPr>
        <w:spacing w:line="276" w:lineRule="auto"/>
        <w:jc w:val="both"/>
        <w:rPr>
          <w:rFonts w:asciiTheme="minorHAnsi" w:hAnsiTheme="minorHAnsi" w:cstheme="minorHAnsi"/>
        </w:rPr>
      </w:pPr>
    </w:p>
    <w:p w14:paraId="20DDD484" w14:textId="21E00C5D" w:rsidR="003F6C23" w:rsidRPr="008A45CE" w:rsidRDefault="00FB49A1" w:rsidP="003F6C23">
      <w:pPr>
        <w:spacing w:line="276" w:lineRule="auto"/>
        <w:jc w:val="both"/>
        <w:rPr>
          <w:rFonts w:asciiTheme="minorHAnsi" w:hAnsiTheme="minorHAnsi" w:cstheme="minorHAnsi"/>
        </w:rPr>
      </w:pPr>
      <w:r>
        <w:rPr>
          <w:rFonts w:asciiTheme="minorHAnsi" w:hAnsiTheme="minorHAnsi" w:cstheme="minorHAnsi"/>
        </w:rPr>
        <w:t>Choksi Heraeus</w:t>
      </w:r>
      <w:r w:rsidR="00B20CD6">
        <w:rPr>
          <w:rFonts w:asciiTheme="minorHAnsi" w:hAnsiTheme="minorHAnsi" w:cstheme="minorHAnsi"/>
        </w:rPr>
        <w:t xml:space="preserve"> Private Limited</w:t>
      </w:r>
      <w:r w:rsidR="003F6C23" w:rsidRPr="008A45CE">
        <w:rPr>
          <w:rFonts w:asciiTheme="minorHAnsi" w:hAnsiTheme="minorHAnsi" w:cstheme="minorHAnsi"/>
        </w:rPr>
        <w:t>’ integration of specialized treatment techniques with regulatory-compliant disposal helps reduce long-term environmental impacts and supports its broader commitment to responsible production and chemical safety.</w:t>
      </w:r>
    </w:p>
    <w:p w14:paraId="783104A4" w14:textId="77777777" w:rsidR="003458F9" w:rsidRPr="006C3B34" w:rsidRDefault="003458F9" w:rsidP="006C3B34">
      <w:pPr>
        <w:spacing w:line="276" w:lineRule="auto"/>
        <w:jc w:val="both"/>
        <w:rPr>
          <w:rFonts w:asciiTheme="minorHAnsi" w:hAnsiTheme="minorHAnsi" w:cstheme="minorHAnsi"/>
          <w:lang w:val="en-US"/>
        </w:rPr>
      </w:pPr>
    </w:p>
    <w:p w14:paraId="53015210" w14:textId="1B6DD3D3" w:rsidR="005010AB" w:rsidRPr="004362CF" w:rsidRDefault="005010AB">
      <w:pPr>
        <w:pStyle w:val="ListParagraph"/>
        <w:numPr>
          <w:ilvl w:val="0"/>
          <w:numId w:val="130"/>
        </w:numPr>
        <w:spacing w:line="276" w:lineRule="auto"/>
        <w:rPr>
          <w:rFonts w:asciiTheme="minorHAnsi" w:hAnsiTheme="minorHAnsi" w:cstheme="minorHAnsi"/>
          <w:b/>
          <w:bCs/>
          <w:lang w:val="en-US"/>
        </w:rPr>
      </w:pPr>
      <w:r w:rsidRPr="004362CF">
        <w:rPr>
          <w:rFonts w:asciiTheme="minorHAnsi" w:hAnsiTheme="minorHAnsi" w:cstheme="minorHAnsi"/>
          <w:b/>
          <w:bCs/>
          <w:lang w:val="en-US"/>
        </w:rPr>
        <w:t>Non-Hazardous Waste Disposal</w:t>
      </w:r>
    </w:p>
    <w:p w14:paraId="37F085C1" w14:textId="6987646A" w:rsidR="00FD16D3" w:rsidRPr="003A1CE2" w:rsidRDefault="00FD16D3">
      <w:pPr>
        <w:pStyle w:val="ListParagraph"/>
        <w:numPr>
          <w:ilvl w:val="0"/>
          <w:numId w:val="225"/>
        </w:numPr>
        <w:spacing w:line="276" w:lineRule="auto"/>
        <w:rPr>
          <w:rFonts w:asciiTheme="minorHAnsi" w:hAnsiTheme="minorHAnsi" w:cstheme="minorHAnsi"/>
          <w:lang w:val="en-US"/>
        </w:rPr>
      </w:pPr>
      <w:r w:rsidRPr="003A1CE2">
        <w:rPr>
          <w:rFonts w:asciiTheme="minorHAnsi" w:hAnsiTheme="minorHAnsi" w:cstheme="minorHAnsi"/>
          <w:lang w:val="en-US"/>
        </w:rPr>
        <w:t>Alumina Beads sent to suitable vendor for use as raw material</w:t>
      </w:r>
      <w:r w:rsidR="003A1CE2">
        <w:rPr>
          <w:rFonts w:asciiTheme="minorHAnsi" w:hAnsiTheme="minorHAnsi" w:cstheme="minorHAnsi"/>
          <w:lang w:val="en-US"/>
        </w:rPr>
        <w:t>. Track Record of the quantity sent is maintained.</w:t>
      </w:r>
    </w:p>
    <w:p w14:paraId="4489FD4B" w14:textId="32AB03A8" w:rsidR="0015259A" w:rsidRPr="004362CF" w:rsidRDefault="0015259A" w:rsidP="00F4038F">
      <w:pPr>
        <w:spacing w:before="100" w:beforeAutospacing="1" w:after="100" w:afterAutospacing="1" w:line="276" w:lineRule="auto"/>
        <w:jc w:val="both"/>
        <w:rPr>
          <w:rFonts w:asciiTheme="minorHAnsi" w:hAnsiTheme="minorHAnsi" w:cstheme="minorHAnsi"/>
          <w:b/>
          <w:bCs/>
          <w:lang w:val="en-US" w:eastAsia="en-US"/>
        </w:rPr>
      </w:pPr>
      <w:r w:rsidRPr="004362CF">
        <w:rPr>
          <w:rFonts w:asciiTheme="minorHAnsi" w:hAnsiTheme="minorHAnsi" w:cstheme="minorHAnsi"/>
          <w:b/>
          <w:bCs/>
          <w:lang w:val="en-US" w:eastAsia="en-US"/>
        </w:rPr>
        <w:lastRenderedPageBreak/>
        <w:t>Review Mechanism</w:t>
      </w:r>
    </w:p>
    <w:p w14:paraId="53982645" w14:textId="33431630" w:rsidR="00922387" w:rsidRPr="00E82DE6" w:rsidRDefault="0015259A" w:rsidP="00E82DE6">
      <w:pPr>
        <w:spacing w:before="100" w:beforeAutospacing="1" w:after="100" w:afterAutospacing="1" w:line="276" w:lineRule="auto"/>
        <w:jc w:val="both"/>
        <w:rPr>
          <w:rFonts w:asciiTheme="minorHAnsi" w:hAnsiTheme="minorHAnsi" w:cstheme="minorHAnsi"/>
          <w:lang w:val="en-US" w:eastAsia="en-US"/>
        </w:rPr>
      </w:pPr>
      <w:r w:rsidRPr="004362CF">
        <w:rPr>
          <w:rFonts w:asciiTheme="minorHAnsi" w:hAnsiTheme="minorHAnsi" w:cstheme="minorHAnsi"/>
          <w:lang w:eastAsia="en-US"/>
        </w:rPr>
        <w:t xml:space="preserve">The Waste Management SOP is reviewed annually by </w:t>
      </w:r>
      <w:r w:rsidR="00FB49A1">
        <w:rPr>
          <w:rFonts w:asciiTheme="minorHAnsi" w:hAnsiTheme="minorHAnsi" w:cstheme="minorHAnsi"/>
          <w:lang w:eastAsia="en-US"/>
        </w:rPr>
        <w:t xml:space="preserve">Choksi Heraeus </w:t>
      </w:r>
      <w:r w:rsidR="00B20CD6">
        <w:rPr>
          <w:rFonts w:asciiTheme="minorHAnsi" w:hAnsiTheme="minorHAnsi" w:cstheme="minorHAnsi"/>
          <w:lang w:eastAsia="en-US"/>
        </w:rPr>
        <w:t>Private Limited</w:t>
      </w:r>
      <w:r w:rsidRPr="004362CF">
        <w:rPr>
          <w:rFonts w:asciiTheme="minorHAnsi" w:hAnsiTheme="minorHAnsi" w:cstheme="minorHAnsi"/>
          <w:lang w:eastAsia="en-US"/>
        </w:rPr>
        <w:t xml:space="preserve"> </w:t>
      </w:r>
      <w:r w:rsidR="00FD16D3">
        <w:rPr>
          <w:rFonts w:asciiTheme="minorHAnsi" w:hAnsiTheme="minorHAnsi" w:cstheme="minorHAnsi"/>
          <w:bCs/>
          <w:lang w:eastAsia="en-US"/>
        </w:rPr>
        <w:t xml:space="preserve">EHS </w:t>
      </w:r>
      <w:r w:rsidRPr="004362CF">
        <w:rPr>
          <w:rFonts w:asciiTheme="minorHAnsi" w:hAnsiTheme="minorHAnsi" w:cstheme="minorHAnsi"/>
          <w:bCs/>
          <w:lang w:eastAsia="en-US"/>
        </w:rPr>
        <w:t>Manager</w:t>
      </w:r>
      <w:r w:rsidRPr="004362CF">
        <w:rPr>
          <w:rFonts w:asciiTheme="minorHAnsi" w:hAnsiTheme="minorHAnsi" w:cstheme="minorHAnsi"/>
          <w:lang w:eastAsia="en-US"/>
        </w:rPr>
        <w:t xml:space="preserve"> to ensure compliance with </w:t>
      </w:r>
      <w:r w:rsidRPr="004362CF">
        <w:rPr>
          <w:rFonts w:asciiTheme="minorHAnsi" w:hAnsiTheme="minorHAnsi" w:cstheme="minorHAnsi"/>
          <w:bCs/>
          <w:lang w:eastAsia="en-US"/>
        </w:rPr>
        <w:t>regulations</w:t>
      </w:r>
      <w:r w:rsidRPr="004362CF">
        <w:rPr>
          <w:rFonts w:asciiTheme="minorHAnsi" w:hAnsiTheme="minorHAnsi" w:cstheme="minorHAnsi"/>
          <w:lang w:eastAsia="en-US"/>
        </w:rPr>
        <w:t xml:space="preserve"> and evaluate progress on waste reduction. Feedback from employees, department heads, and waste contractors is used to assess effectiveness.</w:t>
      </w:r>
      <w:r w:rsidR="00F73607" w:rsidRPr="004362CF">
        <w:rPr>
          <w:rFonts w:asciiTheme="minorHAnsi" w:hAnsiTheme="minorHAnsi" w:cstheme="minorHAnsi"/>
          <w:lang w:eastAsia="en-US"/>
        </w:rPr>
        <w:t xml:space="preserve"> </w:t>
      </w:r>
      <w:r w:rsidRPr="004362CF">
        <w:rPr>
          <w:rFonts w:asciiTheme="minorHAnsi" w:hAnsiTheme="minorHAnsi" w:cstheme="minorHAnsi"/>
          <w:lang w:eastAsia="en-US"/>
        </w:rPr>
        <w:t>If gaps are identified, corrective actions such as procedure updates, staff training, or changes in disposal methods are implemented</w:t>
      </w:r>
      <w:r w:rsidR="008C2E92" w:rsidRPr="004362CF">
        <w:rPr>
          <w:rFonts w:asciiTheme="minorHAnsi" w:hAnsiTheme="minorHAnsi" w:cstheme="minorHAnsi"/>
          <w:lang w:eastAsia="en-US"/>
        </w:rPr>
        <w:t xml:space="preserve">. </w:t>
      </w:r>
      <w:r w:rsidRPr="004362CF">
        <w:rPr>
          <w:rFonts w:asciiTheme="minorHAnsi" w:hAnsiTheme="minorHAnsi" w:cstheme="minorHAnsi"/>
          <w:lang w:eastAsia="en-US"/>
        </w:rPr>
        <w:t>All review outcomes are documented, communicated to relevant teams, and followed by regular audits to maintain compliance and support continuous improvement.</w:t>
      </w:r>
    </w:p>
    <w:p w14:paraId="0D9B2F97" w14:textId="5675AB0A" w:rsidR="00CA63FA" w:rsidRPr="004362CF" w:rsidRDefault="00CA63FA">
      <w:pPr>
        <w:pStyle w:val="Heading1"/>
        <w:numPr>
          <w:ilvl w:val="0"/>
          <w:numId w:val="86"/>
        </w:numPr>
        <w:spacing w:line="276" w:lineRule="auto"/>
        <w:rPr>
          <w:rStyle w:val="Strong"/>
          <w:rFonts w:asciiTheme="minorHAnsi" w:hAnsiTheme="minorHAnsi" w:cstheme="minorHAnsi"/>
          <w:color w:val="auto"/>
          <w:sz w:val="28"/>
          <w:szCs w:val="28"/>
        </w:rPr>
      </w:pPr>
      <w:bookmarkStart w:id="5" w:name="_Toc207634522"/>
      <w:bookmarkStart w:id="6" w:name="_Toc189228706"/>
      <w:r>
        <w:rPr>
          <w:rStyle w:val="Strong"/>
          <w:rFonts w:asciiTheme="minorHAnsi" w:hAnsiTheme="minorHAnsi" w:cstheme="minorHAnsi"/>
          <w:color w:val="auto"/>
          <w:sz w:val="28"/>
          <w:szCs w:val="28"/>
        </w:rPr>
        <w:t>E-waste</w:t>
      </w:r>
      <w:r w:rsidRPr="004362CF">
        <w:rPr>
          <w:rStyle w:val="Strong"/>
          <w:rFonts w:asciiTheme="minorHAnsi" w:hAnsiTheme="minorHAnsi" w:cstheme="minorHAnsi"/>
          <w:color w:val="auto"/>
          <w:sz w:val="28"/>
          <w:szCs w:val="28"/>
        </w:rPr>
        <w:t xml:space="preserve"> Management Procedures</w:t>
      </w:r>
      <w:bookmarkEnd w:id="5"/>
    </w:p>
    <w:p w14:paraId="32C76ACB" w14:textId="77777777" w:rsidR="00CA63FA" w:rsidRDefault="00CA63FA" w:rsidP="00CA63FA">
      <w:pPr>
        <w:rPr>
          <w:rStyle w:val="Strong"/>
          <w:rFonts w:asciiTheme="minorHAnsi" w:hAnsiTheme="minorHAnsi" w:cstheme="minorHAnsi"/>
          <w:sz w:val="28"/>
          <w:szCs w:val="28"/>
        </w:rPr>
      </w:pPr>
    </w:p>
    <w:p w14:paraId="2527A1E3" w14:textId="0A7B2F04" w:rsidR="00CA63FA" w:rsidRPr="00CA63FA" w:rsidRDefault="00CA63FA" w:rsidP="00CA63FA">
      <w:pPr>
        <w:rPr>
          <w:rFonts w:asciiTheme="minorHAnsi" w:hAnsiTheme="minorHAnsi" w:cstheme="minorHAnsi"/>
          <w:b/>
          <w:bCs/>
        </w:rPr>
      </w:pPr>
      <w:r w:rsidRPr="00CA63FA">
        <w:rPr>
          <w:rFonts w:asciiTheme="minorHAnsi" w:hAnsiTheme="minorHAnsi" w:cstheme="minorHAnsi"/>
          <w:b/>
          <w:bCs/>
        </w:rPr>
        <w:t>Purpose</w:t>
      </w:r>
    </w:p>
    <w:p w14:paraId="7C7A5109" w14:textId="77777777" w:rsidR="00CA63FA" w:rsidRPr="00CA63FA" w:rsidRDefault="00CA63FA" w:rsidP="00CA63FA">
      <w:pPr>
        <w:rPr>
          <w:rFonts w:asciiTheme="minorHAnsi" w:hAnsiTheme="minorHAnsi" w:cstheme="minorHAnsi"/>
        </w:rPr>
      </w:pPr>
      <w:r w:rsidRPr="00CA63FA">
        <w:rPr>
          <w:rFonts w:asciiTheme="minorHAnsi" w:hAnsiTheme="minorHAnsi" w:cstheme="minorHAnsi"/>
        </w:rPr>
        <w:t>To ensure environmentally responsible management of electronic waste (e-waste) generated by the company through refurbishment, segregation, traceability, and safe disposal in compliance with national regulations and international best practices.</w:t>
      </w:r>
    </w:p>
    <w:p w14:paraId="7B83C2B9" w14:textId="2758CC62" w:rsidR="00CA63FA" w:rsidRPr="00CA63FA" w:rsidRDefault="00CA63FA" w:rsidP="00CA63FA">
      <w:pPr>
        <w:rPr>
          <w:rFonts w:asciiTheme="minorHAnsi" w:hAnsiTheme="minorHAnsi" w:cstheme="minorHAnsi"/>
        </w:rPr>
      </w:pPr>
    </w:p>
    <w:p w14:paraId="08D2282C" w14:textId="528C5E82" w:rsidR="00CA63FA" w:rsidRPr="00CA63FA" w:rsidRDefault="00CA63FA" w:rsidP="00CA63FA">
      <w:pPr>
        <w:rPr>
          <w:rFonts w:asciiTheme="minorHAnsi" w:hAnsiTheme="minorHAnsi" w:cstheme="minorHAnsi"/>
          <w:b/>
          <w:bCs/>
        </w:rPr>
      </w:pPr>
      <w:r w:rsidRPr="00CA63FA">
        <w:rPr>
          <w:rFonts w:asciiTheme="minorHAnsi" w:hAnsiTheme="minorHAnsi" w:cstheme="minorHAnsi"/>
          <w:b/>
          <w:bCs/>
        </w:rPr>
        <w:t>Scope</w:t>
      </w:r>
    </w:p>
    <w:p w14:paraId="015BE84B" w14:textId="77777777" w:rsidR="00CA63FA" w:rsidRPr="00CA63FA" w:rsidRDefault="00CA63FA" w:rsidP="00CA63FA">
      <w:pPr>
        <w:rPr>
          <w:rFonts w:asciiTheme="minorHAnsi" w:hAnsiTheme="minorHAnsi" w:cstheme="minorHAnsi"/>
        </w:rPr>
      </w:pPr>
      <w:r w:rsidRPr="00CA63FA">
        <w:rPr>
          <w:rFonts w:asciiTheme="minorHAnsi" w:hAnsiTheme="minorHAnsi" w:cstheme="minorHAnsi"/>
        </w:rPr>
        <w:t>This procedure applies to all IT equipment, electronic devices, machinery control systems, and electronic components used within the company.</w:t>
      </w:r>
    </w:p>
    <w:p w14:paraId="3DEB4396" w14:textId="6E1271C6" w:rsidR="00CA63FA" w:rsidRPr="00CA63FA" w:rsidRDefault="00CA63FA" w:rsidP="00CA63FA">
      <w:pPr>
        <w:rPr>
          <w:rFonts w:asciiTheme="minorHAnsi" w:hAnsiTheme="minorHAnsi" w:cstheme="minorHAnsi"/>
        </w:rPr>
      </w:pPr>
    </w:p>
    <w:p w14:paraId="058CB022" w14:textId="0EC0D189" w:rsidR="00CA63FA" w:rsidRPr="00CA63FA" w:rsidRDefault="00CA63FA" w:rsidP="00CA63FA">
      <w:pPr>
        <w:rPr>
          <w:rFonts w:asciiTheme="minorHAnsi" w:hAnsiTheme="minorHAnsi" w:cstheme="minorHAnsi"/>
          <w:b/>
          <w:bCs/>
        </w:rPr>
      </w:pPr>
      <w:r w:rsidRPr="00CA63FA">
        <w:rPr>
          <w:rFonts w:asciiTheme="minorHAnsi" w:hAnsiTheme="minorHAnsi" w:cstheme="minorHAnsi"/>
          <w:b/>
          <w:bCs/>
        </w:rPr>
        <w:t>Responsibilities</w:t>
      </w:r>
    </w:p>
    <w:p w14:paraId="014DB0BE" w14:textId="77777777" w:rsidR="00CA63FA" w:rsidRPr="00CA63FA" w:rsidRDefault="00CA63FA">
      <w:pPr>
        <w:numPr>
          <w:ilvl w:val="0"/>
          <w:numId w:val="215"/>
        </w:numPr>
        <w:rPr>
          <w:rFonts w:asciiTheme="minorHAnsi" w:hAnsiTheme="minorHAnsi" w:cstheme="minorHAnsi"/>
        </w:rPr>
      </w:pPr>
      <w:r w:rsidRPr="00CA63FA">
        <w:rPr>
          <w:rFonts w:asciiTheme="minorHAnsi" w:hAnsiTheme="minorHAnsi" w:cstheme="minorHAnsi"/>
          <w:b/>
          <w:bCs/>
        </w:rPr>
        <w:t>IT Department</w:t>
      </w:r>
      <w:r w:rsidRPr="00CA63FA">
        <w:rPr>
          <w:rFonts w:asciiTheme="minorHAnsi" w:hAnsiTheme="minorHAnsi" w:cstheme="minorHAnsi"/>
        </w:rPr>
        <w:t xml:space="preserve"> – Identification, refurbishment, and recordkeeping of IT equipment.</w:t>
      </w:r>
    </w:p>
    <w:p w14:paraId="1C8218D5" w14:textId="77777777" w:rsidR="00CA63FA" w:rsidRPr="00CA63FA" w:rsidRDefault="00CA63FA">
      <w:pPr>
        <w:numPr>
          <w:ilvl w:val="0"/>
          <w:numId w:val="215"/>
        </w:numPr>
        <w:rPr>
          <w:rFonts w:asciiTheme="minorHAnsi" w:hAnsiTheme="minorHAnsi" w:cstheme="minorHAnsi"/>
        </w:rPr>
      </w:pPr>
      <w:r w:rsidRPr="00CA63FA">
        <w:rPr>
          <w:rFonts w:asciiTheme="minorHAnsi" w:hAnsiTheme="minorHAnsi" w:cstheme="minorHAnsi"/>
          <w:b/>
          <w:bCs/>
        </w:rPr>
        <w:t>EHS Department</w:t>
      </w:r>
      <w:r w:rsidRPr="00CA63FA">
        <w:rPr>
          <w:rFonts w:asciiTheme="minorHAnsi" w:hAnsiTheme="minorHAnsi" w:cstheme="minorHAnsi"/>
        </w:rPr>
        <w:t xml:space="preserve"> – Oversight of e-waste segregation, traceability, compliance, and coordination with authorized recyclers.</w:t>
      </w:r>
    </w:p>
    <w:p w14:paraId="45FF5283" w14:textId="77777777" w:rsidR="00CA63FA" w:rsidRPr="00CA63FA" w:rsidRDefault="00CA63FA">
      <w:pPr>
        <w:numPr>
          <w:ilvl w:val="0"/>
          <w:numId w:val="215"/>
        </w:numPr>
        <w:rPr>
          <w:rFonts w:asciiTheme="minorHAnsi" w:hAnsiTheme="minorHAnsi" w:cstheme="minorHAnsi"/>
        </w:rPr>
      </w:pPr>
      <w:r w:rsidRPr="00CA63FA">
        <w:rPr>
          <w:rFonts w:asciiTheme="minorHAnsi" w:hAnsiTheme="minorHAnsi" w:cstheme="minorHAnsi"/>
          <w:b/>
          <w:bCs/>
        </w:rPr>
        <w:t>All Employees</w:t>
      </w:r>
      <w:r w:rsidRPr="00CA63FA">
        <w:rPr>
          <w:rFonts w:asciiTheme="minorHAnsi" w:hAnsiTheme="minorHAnsi" w:cstheme="minorHAnsi"/>
        </w:rPr>
        <w:t xml:space="preserve"> – Proper handover of obsolete or damaged electronic devices to designated collection points.</w:t>
      </w:r>
    </w:p>
    <w:p w14:paraId="6F0D343B" w14:textId="1633209B" w:rsidR="00CA63FA" w:rsidRPr="00CA63FA" w:rsidRDefault="00CA63FA" w:rsidP="00CA63FA">
      <w:pPr>
        <w:rPr>
          <w:rFonts w:asciiTheme="minorHAnsi" w:hAnsiTheme="minorHAnsi" w:cstheme="minorHAnsi"/>
        </w:rPr>
      </w:pPr>
    </w:p>
    <w:p w14:paraId="6899AC46" w14:textId="0C234827" w:rsidR="00CA63FA" w:rsidRPr="00CA63FA" w:rsidRDefault="00CA63FA" w:rsidP="00CA63FA">
      <w:pPr>
        <w:rPr>
          <w:rFonts w:asciiTheme="minorHAnsi" w:hAnsiTheme="minorHAnsi" w:cstheme="minorHAnsi"/>
          <w:b/>
          <w:bCs/>
        </w:rPr>
      </w:pPr>
      <w:r w:rsidRPr="00CA63FA">
        <w:rPr>
          <w:rFonts w:asciiTheme="minorHAnsi" w:hAnsiTheme="minorHAnsi" w:cstheme="minorHAnsi"/>
          <w:b/>
          <w:bCs/>
        </w:rPr>
        <w:t>Procedure</w:t>
      </w:r>
    </w:p>
    <w:p w14:paraId="6A72E88C" w14:textId="3FEC4BFE" w:rsidR="00CA63FA" w:rsidRPr="00CA63FA" w:rsidRDefault="00CA63FA" w:rsidP="00CA63FA">
      <w:pPr>
        <w:rPr>
          <w:rFonts w:asciiTheme="minorHAnsi" w:hAnsiTheme="minorHAnsi" w:cstheme="minorHAnsi"/>
          <w:b/>
          <w:bCs/>
        </w:rPr>
      </w:pPr>
      <w:r>
        <w:rPr>
          <w:rFonts w:asciiTheme="minorHAnsi" w:hAnsiTheme="minorHAnsi" w:cstheme="minorHAnsi"/>
          <w:b/>
          <w:bCs/>
        </w:rPr>
        <w:t xml:space="preserve">1. </w:t>
      </w:r>
      <w:r w:rsidRPr="00CA63FA">
        <w:rPr>
          <w:rFonts w:asciiTheme="minorHAnsi" w:hAnsiTheme="minorHAnsi" w:cstheme="minorHAnsi"/>
          <w:b/>
          <w:bCs/>
        </w:rPr>
        <w:t>Refurbishment of IT Equipment</w:t>
      </w:r>
    </w:p>
    <w:p w14:paraId="37A8D634" w14:textId="00C0BAB8" w:rsidR="00FD76BE" w:rsidRPr="00FD76BE" w:rsidRDefault="00FD76BE" w:rsidP="00FD76BE">
      <w:pPr>
        <w:rPr>
          <w:rFonts w:asciiTheme="minorHAnsi" w:hAnsiTheme="minorHAnsi" w:cstheme="minorHAnsi"/>
        </w:rPr>
      </w:pPr>
      <w:r w:rsidRPr="00FD76BE">
        <w:rPr>
          <w:rFonts w:asciiTheme="minorHAnsi" w:hAnsiTheme="minorHAnsi" w:cstheme="minorHAnsi"/>
          <w:b/>
          <w:bCs/>
        </w:rPr>
        <w:t>All obsolete IT equipment</w:t>
      </w:r>
      <w:r w:rsidRPr="00FD76BE">
        <w:rPr>
          <w:rFonts w:asciiTheme="minorHAnsi" w:hAnsiTheme="minorHAnsi" w:cstheme="minorHAnsi"/>
        </w:rPr>
        <w:t xml:space="preserve"> (such as desktops, laptops, servers, and networking devices) undergoes a systematic refurbishment process before being classified as e-waste. The process includes:</w:t>
      </w:r>
    </w:p>
    <w:p w14:paraId="632E4941" w14:textId="77777777" w:rsidR="00FD76BE" w:rsidRPr="00FD76BE" w:rsidRDefault="00FD76BE">
      <w:pPr>
        <w:numPr>
          <w:ilvl w:val="0"/>
          <w:numId w:val="216"/>
        </w:numPr>
        <w:jc w:val="both"/>
        <w:rPr>
          <w:rFonts w:asciiTheme="minorHAnsi" w:hAnsiTheme="minorHAnsi" w:cstheme="minorHAnsi"/>
        </w:rPr>
      </w:pPr>
      <w:r w:rsidRPr="00FD76BE">
        <w:rPr>
          <w:rFonts w:asciiTheme="minorHAnsi" w:hAnsiTheme="minorHAnsi" w:cstheme="minorHAnsi"/>
          <w:b/>
          <w:bCs/>
        </w:rPr>
        <w:t>Reassembling</w:t>
      </w:r>
      <w:r w:rsidRPr="00FD76BE">
        <w:rPr>
          <w:rFonts w:asciiTheme="minorHAnsi" w:hAnsiTheme="minorHAnsi" w:cstheme="minorHAnsi"/>
        </w:rPr>
        <w:t xml:space="preserve"> – Equipment is dismantled and carefully reassembled to identify and replace missing or damaged components, ensuring structural integrity.</w:t>
      </w:r>
    </w:p>
    <w:p w14:paraId="01BD1D95" w14:textId="77777777" w:rsidR="00FD76BE" w:rsidRPr="00FD76BE" w:rsidRDefault="00FD76BE">
      <w:pPr>
        <w:numPr>
          <w:ilvl w:val="0"/>
          <w:numId w:val="216"/>
        </w:numPr>
        <w:jc w:val="both"/>
        <w:rPr>
          <w:rFonts w:asciiTheme="minorHAnsi" w:hAnsiTheme="minorHAnsi" w:cstheme="minorHAnsi"/>
        </w:rPr>
      </w:pPr>
      <w:r w:rsidRPr="00FD76BE">
        <w:rPr>
          <w:rFonts w:asciiTheme="minorHAnsi" w:hAnsiTheme="minorHAnsi" w:cstheme="minorHAnsi"/>
          <w:b/>
          <w:bCs/>
        </w:rPr>
        <w:t>Inspection</w:t>
      </w:r>
      <w:r w:rsidRPr="00FD76BE">
        <w:rPr>
          <w:rFonts w:asciiTheme="minorHAnsi" w:hAnsiTheme="minorHAnsi" w:cstheme="minorHAnsi"/>
        </w:rPr>
        <w:t xml:space="preserve"> – Hardware components (motherboards, hard drives, RAM, power supplies, etc.) and software systems are thoroughly tested for performance, errors, and compatibility. Functional assessments help determine whether the device can be restored.</w:t>
      </w:r>
    </w:p>
    <w:p w14:paraId="4F247DDF" w14:textId="77777777" w:rsidR="00FD76BE" w:rsidRPr="00FD76BE" w:rsidRDefault="00FD76BE">
      <w:pPr>
        <w:numPr>
          <w:ilvl w:val="0"/>
          <w:numId w:val="216"/>
        </w:numPr>
        <w:jc w:val="both"/>
        <w:rPr>
          <w:rFonts w:asciiTheme="minorHAnsi" w:hAnsiTheme="minorHAnsi" w:cstheme="minorHAnsi"/>
        </w:rPr>
      </w:pPr>
      <w:r w:rsidRPr="00FD76BE">
        <w:rPr>
          <w:rFonts w:asciiTheme="minorHAnsi" w:hAnsiTheme="minorHAnsi" w:cstheme="minorHAnsi"/>
          <w:b/>
          <w:bCs/>
        </w:rPr>
        <w:t>Cleaning</w:t>
      </w:r>
      <w:r w:rsidRPr="00FD76BE">
        <w:rPr>
          <w:rFonts w:asciiTheme="minorHAnsi" w:hAnsiTheme="minorHAnsi" w:cstheme="minorHAnsi"/>
        </w:rPr>
        <w:t xml:space="preserve"> – Devices are physically cleaned to remove dust, dirt, and residues that may affect performance. Additionally, digital cleaning is conducted by securely erasing or wiping stored data in compliance with data protection policies.</w:t>
      </w:r>
    </w:p>
    <w:p w14:paraId="45FDBC50" w14:textId="77777777" w:rsidR="00FD76BE" w:rsidRPr="00FD76BE" w:rsidRDefault="00FD76BE">
      <w:pPr>
        <w:numPr>
          <w:ilvl w:val="0"/>
          <w:numId w:val="216"/>
        </w:numPr>
        <w:jc w:val="both"/>
        <w:rPr>
          <w:rFonts w:asciiTheme="minorHAnsi" w:hAnsiTheme="minorHAnsi" w:cstheme="minorHAnsi"/>
        </w:rPr>
      </w:pPr>
      <w:r w:rsidRPr="00FD76BE">
        <w:rPr>
          <w:rFonts w:asciiTheme="minorHAnsi" w:hAnsiTheme="minorHAnsi" w:cstheme="minorHAnsi"/>
          <w:b/>
          <w:bCs/>
        </w:rPr>
        <w:lastRenderedPageBreak/>
        <w:t>Upgrading</w:t>
      </w:r>
      <w:r w:rsidRPr="00FD76BE">
        <w:rPr>
          <w:rFonts w:asciiTheme="minorHAnsi" w:hAnsiTheme="minorHAnsi" w:cstheme="minorHAnsi"/>
        </w:rPr>
        <w:t xml:space="preserve"> – Where feasible, newer compatible hardware (e.g., RAM, SSDs, graphic cards) and software/firmware updates are installed to extend usability and improve device performance.</w:t>
      </w:r>
    </w:p>
    <w:p w14:paraId="322E33E9" w14:textId="77777777" w:rsidR="00FD76BE" w:rsidRPr="00FD76BE" w:rsidRDefault="00FD76BE">
      <w:pPr>
        <w:numPr>
          <w:ilvl w:val="0"/>
          <w:numId w:val="216"/>
        </w:numPr>
        <w:jc w:val="both"/>
        <w:rPr>
          <w:rFonts w:asciiTheme="minorHAnsi" w:hAnsiTheme="minorHAnsi" w:cstheme="minorHAnsi"/>
        </w:rPr>
      </w:pPr>
      <w:r w:rsidRPr="00FD76BE">
        <w:rPr>
          <w:rFonts w:asciiTheme="minorHAnsi" w:hAnsiTheme="minorHAnsi" w:cstheme="minorHAnsi"/>
          <w:b/>
          <w:bCs/>
        </w:rPr>
        <w:t>Component Replacement</w:t>
      </w:r>
      <w:r w:rsidRPr="00FD76BE">
        <w:rPr>
          <w:rFonts w:asciiTheme="minorHAnsi" w:hAnsiTheme="minorHAnsi" w:cstheme="minorHAnsi"/>
        </w:rPr>
        <w:t xml:space="preserve"> – Faulty or outdated parts are replaced with original, certified spare parts to restore the equipment to its original or near-original condition.</w:t>
      </w:r>
    </w:p>
    <w:p w14:paraId="19FA70D7" w14:textId="77777777" w:rsidR="00E82DE6" w:rsidRDefault="00E82DE6" w:rsidP="00FD76BE">
      <w:pPr>
        <w:rPr>
          <w:rFonts w:asciiTheme="minorHAnsi" w:hAnsiTheme="minorHAnsi" w:cstheme="minorHAnsi"/>
          <w:b/>
          <w:bCs/>
        </w:rPr>
      </w:pPr>
    </w:p>
    <w:p w14:paraId="02F2AEEA" w14:textId="77777777" w:rsidR="00E82DE6" w:rsidRDefault="00E82DE6" w:rsidP="00FD76BE">
      <w:pPr>
        <w:rPr>
          <w:rFonts w:asciiTheme="minorHAnsi" w:hAnsiTheme="minorHAnsi" w:cstheme="minorHAnsi"/>
          <w:b/>
          <w:bCs/>
        </w:rPr>
      </w:pPr>
    </w:p>
    <w:p w14:paraId="318A4C3C" w14:textId="37C7B189" w:rsidR="00FD76BE" w:rsidRPr="00FD76BE" w:rsidRDefault="00FD76BE" w:rsidP="00FD76BE">
      <w:pPr>
        <w:rPr>
          <w:rFonts w:asciiTheme="minorHAnsi" w:hAnsiTheme="minorHAnsi" w:cstheme="minorHAnsi"/>
        </w:rPr>
      </w:pPr>
      <w:r w:rsidRPr="00FD76BE">
        <w:rPr>
          <w:rFonts w:asciiTheme="minorHAnsi" w:hAnsiTheme="minorHAnsi" w:cstheme="minorHAnsi"/>
          <w:b/>
          <w:bCs/>
        </w:rPr>
        <w:t>Refurbished equipment utilization:</w:t>
      </w:r>
    </w:p>
    <w:p w14:paraId="219B646D" w14:textId="77777777" w:rsidR="00FD76BE" w:rsidRPr="00FD76BE" w:rsidRDefault="00FD76BE">
      <w:pPr>
        <w:numPr>
          <w:ilvl w:val="0"/>
          <w:numId w:val="216"/>
        </w:numPr>
        <w:jc w:val="both"/>
        <w:rPr>
          <w:rFonts w:asciiTheme="minorHAnsi" w:hAnsiTheme="minorHAnsi" w:cstheme="minorHAnsi"/>
        </w:rPr>
      </w:pPr>
      <w:r w:rsidRPr="00FD76BE">
        <w:rPr>
          <w:rFonts w:asciiTheme="minorHAnsi" w:hAnsiTheme="minorHAnsi" w:cstheme="minorHAnsi"/>
        </w:rPr>
        <w:t>After refurbishment, devices that meet operational standards are redeployed internally for continued company use, minimizing the need for new purchases.</w:t>
      </w:r>
    </w:p>
    <w:p w14:paraId="0108B70E" w14:textId="08EA101A" w:rsidR="00FD76BE" w:rsidRPr="00FD76BE" w:rsidRDefault="00FD76BE">
      <w:pPr>
        <w:numPr>
          <w:ilvl w:val="0"/>
          <w:numId w:val="216"/>
        </w:numPr>
        <w:jc w:val="both"/>
        <w:rPr>
          <w:rFonts w:asciiTheme="minorHAnsi" w:hAnsiTheme="minorHAnsi" w:cstheme="minorHAnsi"/>
        </w:rPr>
      </w:pPr>
      <w:r w:rsidRPr="00FD76BE">
        <w:rPr>
          <w:rFonts w:asciiTheme="minorHAnsi" w:hAnsiTheme="minorHAnsi" w:cstheme="minorHAnsi"/>
        </w:rPr>
        <w:t>This process ensures maximum recovery of value from obsolete equipment, reduces the generation of electronic waste, and contributes to environmental sustainability</w:t>
      </w:r>
      <w:r>
        <w:rPr>
          <w:rFonts w:asciiTheme="minorHAnsi" w:hAnsiTheme="minorHAnsi" w:cstheme="minorHAnsi"/>
        </w:rPr>
        <w:t>.</w:t>
      </w:r>
      <w:r w:rsidRPr="00FD76BE">
        <w:rPr>
          <w:rFonts w:asciiTheme="minorHAnsi" w:hAnsiTheme="minorHAnsi" w:cstheme="minorHAnsi"/>
        </w:rPr>
        <w:t xml:space="preserve"> </w:t>
      </w:r>
    </w:p>
    <w:p w14:paraId="7971A339" w14:textId="4409665D" w:rsidR="00CA63FA" w:rsidRPr="00CA63FA" w:rsidRDefault="00CA63FA" w:rsidP="00FD76BE">
      <w:pPr>
        <w:rPr>
          <w:rFonts w:asciiTheme="minorHAnsi" w:hAnsiTheme="minorHAnsi" w:cstheme="minorHAnsi"/>
        </w:rPr>
      </w:pPr>
    </w:p>
    <w:p w14:paraId="178FC968" w14:textId="266A7DEF" w:rsidR="00CA63FA" w:rsidRPr="00CA63FA" w:rsidRDefault="00CA63FA" w:rsidP="00CA63FA">
      <w:pPr>
        <w:rPr>
          <w:rFonts w:asciiTheme="minorHAnsi" w:hAnsiTheme="minorHAnsi" w:cstheme="minorHAnsi"/>
          <w:b/>
          <w:bCs/>
        </w:rPr>
      </w:pPr>
      <w:r>
        <w:rPr>
          <w:rFonts w:asciiTheme="minorHAnsi" w:hAnsiTheme="minorHAnsi" w:cstheme="minorHAnsi"/>
          <w:b/>
          <w:bCs/>
        </w:rPr>
        <w:t xml:space="preserve">2. </w:t>
      </w:r>
      <w:r w:rsidRPr="00CA63FA">
        <w:rPr>
          <w:rFonts w:asciiTheme="minorHAnsi" w:hAnsiTheme="minorHAnsi" w:cstheme="minorHAnsi"/>
          <w:b/>
          <w:bCs/>
        </w:rPr>
        <w:t>Segregation of E-Waste</w:t>
      </w:r>
    </w:p>
    <w:p w14:paraId="022E4C76" w14:textId="77777777" w:rsidR="00CA63FA" w:rsidRPr="00CA63FA" w:rsidRDefault="00CA63FA">
      <w:pPr>
        <w:numPr>
          <w:ilvl w:val="0"/>
          <w:numId w:val="217"/>
        </w:numPr>
        <w:jc w:val="both"/>
        <w:rPr>
          <w:rFonts w:asciiTheme="minorHAnsi" w:hAnsiTheme="minorHAnsi" w:cstheme="minorHAnsi"/>
        </w:rPr>
      </w:pPr>
      <w:r w:rsidRPr="00CA63FA">
        <w:rPr>
          <w:rFonts w:asciiTheme="minorHAnsi" w:hAnsiTheme="minorHAnsi" w:cstheme="minorHAnsi"/>
        </w:rPr>
        <w:t>E-waste is classified into the following categories:</w:t>
      </w:r>
    </w:p>
    <w:p w14:paraId="45380EC1" w14:textId="77777777" w:rsidR="00CA63FA" w:rsidRPr="00CA63FA" w:rsidRDefault="00CA63FA">
      <w:pPr>
        <w:numPr>
          <w:ilvl w:val="1"/>
          <w:numId w:val="217"/>
        </w:numPr>
        <w:jc w:val="both"/>
        <w:rPr>
          <w:rFonts w:asciiTheme="minorHAnsi" w:hAnsiTheme="minorHAnsi" w:cstheme="minorHAnsi"/>
        </w:rPr>
      </w:pPr>
      <w:proofErr w:type="spellStart"/>
      <w:r w:rsidRPr="00CA63FA">
        <w:rPr>
          <w:rFonts w:asciiTheme="minorHAnsi" w:hAnsiTheme="minorHAnsi" w:cstheme="minorHAnsi"/>
          <w:b/>
          <w:bCs/>
        </w:rPr>
        <w:t>Refurbishable</w:t>
      </w:r>
      <w:proofErr w:type="spellEnd"/>
      <w:r w:rsidRPr="00CA63FA">
        <w:rPr>
          <w:rFonts w:asciiTheme="minorHAnsi" w:hAnsiTheme="minorHAnsi" w:cstheme="minorHAnsi"/>
          <w:b/>
          <w:bCs/>
        </w:rPr>
        <w:t xml:space="preserve"> equipment</w:t>
      </w:r>
      <w:r w:rsidRPr="00CA63FA">
        <w:rPr>
          <w:rFonts w:asciiTheme="minorHAnsi" w:hAnsiTheme="minorHAnsi" w:cstheme="minorHAnsi"/>
        </w:rPr>
        <w:t xml:space="preserve"> (for repair and reuse).</w:t>
      </w:r>
    </w:p>
    <w:p w14:paraId="129ACB53" w14:textId="77777777" w:rsidR="00CA63FA" w:rsidRPr="00CA63FA" w:rsidRDefault="00CA63FA">
      <w:pPr>
        <w:numPr>
          <w:ilvl w:val="1"/>
          <w:numId w:val="217"/>
        </w:numPr>
        <w:jc w:val="both"/>
        <w:rPr>
          <w:rFonts w:asciiTheme="minorHAnsi" w:hAnsiTheme="minorHAnsi" w:cstheme="minorHAnsi"/>
        </w:rPr>
      </w:pPr>
      <w:r w:rsidRPr="00CA63FA">
        <w:rPr>
          <w:rFonts w:asciiTheme="minorHAnsi" w:hAnsiTheme="minorHAnsi" w:cstheme="minorHAnsi"/>
          <w:b/>
          <w:bCs/>
        </w:rPr>
        <w:t>Non-repairable electronic components</w:t>
      </w:r>
      <w:r w:rsidRPr="00CA63FA">
        <w:rPr>
          <w:rFonts w:asciiTheme="minorHAnsi" w:hAnsiTheme="minorHAnsi" w:cstheme="minorHAnsi"/>
        </w:rPr>
        <w:t xml:space="preserve"> (to be dismantled and recycled).</w:t>
      </w:r>
    </w:p>
    <w:p w14:paraId="5776E506" w14:textId="77777777" w:rsidR="00CA63FA" w:rsidRPr="00CA63FA" w:rsidRDefault="00CA63FA">
      <w:pPr>
        <w:numPr>
          <w:ilvl w:val="1"/>
          <w:numId w:val="217"/>
        </w:numPr>
        <w:jc w:val="both"/>
        <w:rPr>
          <w:rFonts w:asciiTheme="minorHAnsi" w:hAnsiTheme="minorHAnsi" w:cstheme="minorHAnsi"/>
        </w:rPr>
      </w:pPr>
      <w:r w:rsidRPr="00CA63FA">
        <w:rPr>
          <w:rFonts w:asciiTheme="minorHAnsi" w:hAnsiTheme="minorHAnsi" w:cstheme="minorHAnsi"/>
          <w:b/>
          <w:bCs/>
        </w:rPr>
        <w:t>Hazardous e-waste</w:t>
      </w:r>
      <w:r w:rsidRPr="00CA63FA">
        <w:rPr>
          <w:rFonts w:asciiTheme="minorHAnsi" w:hAnsiTheme="minorHAnsi" w:cstheme="minorHAnsi"/>
        </w:rPr>
        <w:t xml:space="preserve"> (batteries, circuit boards, fluorescent components).</w:t>
      </w:r>
    </w:p>
    <w:p w14:paraId="073D0807" w14:textId="77777777" w:rsidR="00CA63FA" w:rsidRPr="00CA63FA" w:rsidRDefault="00CA63FA">
      <w:pPr>
        <w:numPr>
          <w:ilvl w:val="0"/>
          <w:numId w:val="217"/>
        </w:numPr>
        <w:jc w:val="both"/>
        <w:rPr>
          <w:rFonts w:asciiTheme="minorHAnsi" w:hAnsiTheme="minorHAnsi" w:cstheme="minorHAnsi"/>
        </w:rPr>
      </w:pPr>
      <w:r w:rsidRPr="00CA63FA">
        <w:rPr>
          <w:rFonts w:asciiTheme="minorHAnsi" w:hAnsiTheme="minorHAnsi" w:cstheme="minorHAnsi"/>
        </w:rPr>
        <w:t>Separate collection bins/areas are maintained within the facility for each category.</w:t>
      </w:r>
    </w:p>
    <w:p w14:paraId="4B6996C9" w14:textId="77777777" w:rsidR="00CA63FA" w:rsidRPr="00CA63FA" w:rsidRDefault="00CA63FA">
      <w:pPr>
        <w:numPr>
          <w:ilvl w:val="0"/>
          <w:numId w:val="217"/>
        </w:numPr>
        <w:jc w:val="both"/>
        <w:rPr>
          <w:rFonts w:asciiTheme="minorHAnsi" w:hAnsiTheme="minorHAnsi" w:cstheme="minorHAnsi"/>
        </w:rPr>
      </w:pPr>
      <w:r w:rsidRPr="00CA63FA">
        <w:rPr>
          <w:rFonts w:asciiTheme="minorHAnsi" w:hAnsiTheme="minorHAnsi" w:cstheme="minorHAnsi"/>
        </w:rPr>
        <w:t>Mixed disposal of e-waste with general waste is strictly prohibited.</w:t>
      </w:r>
    </w:p>
    <w:p w14:paraId="2CCA773C" w14:textId="628A3341" w:rsidR="00CA63FA" w:rsidRPr="0052200E" w:rsidRDefault="00CA63FA">
      <w:pPr>
        <w:pStyle w:val="ListParagraph"/>
        <w:numPr>
          <w:ilvl w:val="0"/>
          <w:numId w:val="86"/>
        </w:numPr>
        <w:rPr>
          <w:rFonts w:asciiTheme="minorHAnsi" w:hAnsiTheme="minorHAnsi" w:cstheme="minorHAnsi"/>
          <w:b/>
          <w:bCs/>
        </w:rPr>
      </w:pPr>
      <w:r w:rsidRPr="0052200E">
        <w:rPr>
          <w:rFonts w:asciiTheme="minorHAnsi" w:hAnsiTheme="minorHAnsi" w:cstheme="minorHAnsi"/>
          <w:b/>
          <w:bCs/>
        </w:rPr>
        <w:t>Traceability of Internal E-Waste</w:t>
      </w:r>
    </w:p>
    <w:p w14:paraId="6E4D06F2" w14:textId="77777777" w:rsidR="00CA63FA" w:rsidRPr="00CA63FA" w:rsidRDefault="00CA63FA">
      <w:pPr>
        <w:numPr>
          <w:ilvl w:val="0"/>
          <w:numId w:val="218"/>
        </w:numPr>
        <w:jc w:val="both"/>
        <w:rPr>
          <w:rFonts w:asciiTheme="minorHAnsi" w:hAnsiTheme="minorHAnsi" w:cstheme="minorHAnsi"/>
        </w:rPr>
      </w:pPr>
      <w:r w:rsidRPr="00CA63FA">
        <w:rPr>
          <w:rFonts w:asciiTheme="minorHAnsi" w:hAnsiTheme="minorHAnsi" w:cstheme="minorHAnsi"/>
        </w:rPr>
        <w:t xml:space="preserve">Each item of obsolete IT or electronic equipment is </w:t>
      </w:r>
      <w:r w:rsidRPr="00CA63FA">
        <w:rPr>
          <w:rFonts w:asciiTheme="minorHAnsi" w:hAnsiTheme="minorHAnsi" w:cstheme="minorHAnsi"/>
          <w:b/>
          <w:bCs/>
        </w:rPr>
        <w:t>tagged with a unique asset ID</w:t>
      </w:r>
      <w:r w:rsidRPr="00CA63FA">
        <w:rPr>
          <w:rFonts w:asciiTheme="minorHAnsi" w:hAnsiTheme="minorHAnsi" w:cstheme="minorHAnsi"/>
        </w:rPr>
        <w:t xml:space="preserve"> before disposal.</w:t>
      </w:r>
    </w:p>
    <w:p w14:paraId="1C105D10" w14:textId="77777777" w:rsidR="00CA63FA" w:rsidRPr="00CA63FA" w:rsidRDefault="00CA63FA">
      <w:pPr>
        <w:numPr>
          <w:ilvl w:val="0"/>
          <w:numId w:val="218"/>
        </w:numPr>
        <w:jc w:val="both"/>
        <w:rPr>
          <w:rFonts w:asciiTheme="minorHAnsi" w:hAnsiTheme="minorHAnsi" w:cstheme="minorHAnsi"/>
        </w:rPr>
      </w:pPr>
      <w:r w:rsidRPr="00CA63FA">
        <w:rPr>
          <w:rFonts w:asciiTheme="minorHAnsi" w:hAnsiTheme="minorHAnsi" w:cstheme="minorHAnsi"/>
        </w:rPr>
        <w:t xml:space="preserve">A </w:t>
      </w:r>
      <w:r w:rsidRPr="00CA63FA">
        <w:rPr>
          <w:rFonts w:asciiTheme="minorHAnsi" w:hAnsiTheme="minorHAnsi" w:cstheme="minorHAnsi"/>
          <w:b/>
          <w:bCs/>
        </w:rPr>
        <w:t>digital logbook</w:t>
      </w:r>
      <w:r w:rsidRPr="00CA63FA">
        <w:rPr>
          <w:rFonts w:asciiTheme="minorHAnsi" w:hAnsiTheme="minorHAnsi" w:cstheme="minorHAnsi"/>
        </w:rPr>
        <w:t xml:space="preserve"> is maintained, recording:</w:t>
      </w:r>
    </w:p>
    <w:p w14:paraId="3ACEFF10" w14:textId="77777777" w:rsidR="00CA63FA" w:rsidRPr="00CA63FA" w:rsidRDefault="00CA63FA">
      <w:pPr>
        <w:numPr>
          <w:ilvl w:val="1"/>
          <w:numId w:val="218"/>
        </w:numPr>
        <w:jc w:val="both"/>
        <w:rPr>
          <w:rFonts w:asciiTheme="minorHAnsi" w:hAnsiTheme="minorHAnsi" w:cstheme="minorHAnsi"/>
        </w:rPr>
      </w:pPr>
      <w:r w:rsidRPr="00CA63FA">
        <w:rPr>
          <w:rFonts w:asciiTheme="minorHAnsi" w:hAnsiTheme="minorHAnsi" w:cstheme="minorHAnsi"/>
        </w:rPr>
        <w:t>Asset description (e.g., laptop, PCB, server unit).</w:t>
      </w:r>
    </w:p>
    <w:p w14:paraId="321BD0E5" w14:textId="77777777" w:rsidR="00CA63FA" w:rsidRPr="00CA63FA" w:rsidRDefault="00CA63FA">
      <w:pPr>
        <w:numPr>
          <w:ilvl w:val="1"/>
          <w:numId w:val="218"/>
        </w:numPr>
        <w:jc w:val="both"/>
        <w:rPr>
          <w:rFonts w:asciiTheme="minorHAnsi" w:hAnsiTheme="minorHAnsi" w:cstheme="minorHAnsi"/>
        </w:rPr>
      </w:pPr>
      <w:r w:rsidRPr="00CA63FA">
        <w:rPr>
          <w:rFonts w:asciiTheme="minorHAnsi" w:hAnsiTheme="minorHAnsi" w:cstheme="minorHAnsi"/>
        </w:rPr>
        <w:t>Serial/asset number.</w:t>
      </w:r>
    </w:p>
    <w:p w14:paraId="7029B0FD" w14:textId="77777777" w:rsidR="00CA63FA" w:rsidRPr="00CA63FA" w:rsidRDefault="00CA63FA">
      <w:pPr>
        <w:numPr>
          <w:ilvl w:val="1"/>
          <w:numId w:val="218"/>
        </w:numPr>
        <w:jc w:val="both"/>
        <w:rPr>
          <w:rFonts w:asciiTheme="minorHAnsi" w:hAnsiTheme="minorHAnsi" w:cstheme="minorHAnsi"/>
        </w:rPr>
      </w:pPr>
      <w:r w:rsidRPr="00CA63FA">
        <w:rPr>
          <w:rFonts w:asciiTheme="minorHAnsi" w:hAnsiTheme="minorHAnsi" w:cstheme="minorHAnsi"/>
        </w:rPr>
        <w:t>Date of decommissioning.</w:t>
      </w:r>
    </w:p>
    <w:p w14:paraId="0A77C4E9" w14:textId="77777777" w:rsidR="00CA63FA" w:rsidRPr="00CA63FA" w:rsidRDefault="00CA63FA">
      <w:pPr>
        <w:numPr>
          <w:ilvl w:val="1"/>
          <w:numId w:val="218"/>
        </w:numPr>
        <w:jc w:val="both"/>
        <w:rPr>
          <w:rFonts w:asciiTheme="minorHAnsi" w:hAnsiTheme="minorHAnsi" w:cstheme="minorHAnsi"/>
        </w:rPr>
      </w:pPr>
      <w:r w:rsidRPr="00CA63FA">
        <w:rPr>
          <w:rFonts w:asciiTheme="minorHAnsi" w:hAnsiTheme="minorHAnsi" w:cstheme="minorHAnsi"/>
        </w:rPr>
        <w:t>Refurbishment attempt status (successful/failed).</w:t>
      </w:r>
    </w:p>
    <w:p w14:paraId="2FC9E0CF" w14:textId="77777777" w:rsidR="00CA63FA" w:rsidRPr="00CA63FA" w:rsidRDefault="00CA63FA">
      <w:pPr>
        <w:numPr>
          <w:ilvl w:val="1"/>
          <w:numId w:val="218"/>
        </w:numPr>
        <w:jc w:val="both"/>
        <w:rPr>
          <w:rFonts w:asciiTheme="minorHAnsi" w:hAnsiTheme="minorHAnsi" w:cstheme="minorHAnsi"/>
        </w:rPr>
      </w:pPr>
      <w:r w:rsidRPr="00CA63FA">
        <w:rPr>
          <w:rFonts w:asciiTheme="minorHAnsi" w:hAnsiTheme="minorHAnsi" w:cstheme="minorHAnsi"/>
        </w:rPr>
        <w:t>Final destination (internal reuse, donation, authorized recycler).</w:t>
      </w:r>
    </w:p>
    <w:p w14:paraId="6EC22795" w14:textId="77777777" w:rsidR="00CA63FA" w:rsidRPr="00CA63FA" w:rsidRDefault="00CA63FA">
      <w:pPr>
        <w:numPr>
          <w:ilvl w:val="0"/>
          <w:numId w:val="218"/>
        </w:numPr>
        <w:jc w:val="both"/>
        <w:rPr>
          <w:rFonts w:asciiTheme="minorHAnsi" w:hAnsiTheme="minorHAnsi" w:cstheme="minorHAnsi"/>
        </w:rPr>
      </w:pPr>
      <w:r w:rsidRPr="00CA63FA">
        <w:rPr>
          <w:rFonts w:asciiTheme="minorHAnsi" w:hAnsiTheme="minorHAnsi" w:cstheme="minorHAnsi"/>
        </w:rPr>
        <w:t>Periodic internal audits verify that all obsolete electronic assets are traceable from the point of generation to their final treatment/disposal.</w:t>
      </w:r>
    </w:p>
    <w:p w14:paraId="29757CC9" w14:textId="77777777" w:rsidR="00CA63FA" w:rsidRPr="00CA63FA" w:rsidRDefault="00CA63FA">
      <w:pPr>
        <w:numPr>
          <w:ilvl w:val="0"/>
          <w:numId w:val="218"/>
        </w:numPr>
        <w:jc w:val="both"/>
        <w:rPr>
          <w:rFonts w:asciiTheme="minorHAnsi" w:hAnsiTheme="minorHAnsi" w:cstheme="minorHAnsi"/>
        </w:rPr>
      </w:pPr>
      <w:r w:rsidRPr="00CA63FA">
        <w:rPr>
          <w:rFonts w:asciiTheme="minorHAnsi" w:hAnsiTheme="minorHAnsi" w:cstheme="minorHAnsi"/>
        </w:rPr>
        <w:t>Certificates of disposal/recycling are collected from recyclers and matched with internal traceability records.</w:t>
      </w:r>
    </w:p>
    <w:p w14:paraId="1B40F606" w14:textId="75E376C2" w:rsidR="00CA63FA" w:rsidRPr="00DA5CD1" w:rsidRDefault="00CA63FA">
      <w:pPr>
        <w:pStyle w:val="ListParagraph"/>
        <w:numPr>
          <w:ilvl w:val="0"/>
          <w:numId w:val="86"/>
        </w:numPr>
        <w:rPr>
          <w:rFonts w:asciiTheme="minorHAnsi" w:hAnsiTheme="minorHAnsi" w:cstheme="minorHAnsi"/>
          <w:b/>
          <w:bCs/>
        </w:rPr>
      </w:pPr>
      <w:r w:rsidRPr="00DA5CD1">
        <w:rPr>
          <w:rFonts w:asciiTheme="minorHAnsi" w:hAnsiTheme="minorHAnsi" w:cstheme="minorHAnsi"/>
          <w:b/>
          <w:bCs/>
        </w:rPr>
        <w:t>Authorized Recycling &amp; Disposal</w:t>
      </w:r>
    </w:p>
    <w:p w14:paraId="262B1734" w14:textId="604A03CD" w:rsidR="00CA63FA" w:rsidRPr="00CA63FA" w:rsidRDefault="00CA63FA">
      <w:pPr>
        <w:numPr>
          <w:ilvl w:val="0"/>
          <w:numId w:val="219"/>
        </w:numPr>
        <w:jc w:val="both"/>
        <w:rPr>
          <w:rFonts w:asciiTheme="minorHAnsi" w:hAnsiTheme="minorHAnsi" w:cstheme="minorHAnsi"/>
        </w:rPr>
      </w:pPr>
      <w:r w:rsidRPr="00CA63FA">
        <w:rPr>
          <w:rFonts w:asciiTheme="minorHAnsi" w:hAnsiTheme="minorHAnsi" w:cstheme="minorHAnsi"/>
        </w:rPr>
        <w:t xml:space="preserve">Non-repairable or hazardous e-waste is handed over only to </w:t>
      </w:r>
      <w:r w:rsidR="00FD16D3">
        <w:rPr>
          <w:rFonts w:asciiTheme="minorHAnsi" w:hAnsiTheme="minorHAnsi" w:cstheme="minorHAnsi"/>
        </w:rPr>
        <w:t xml:space="preserve">original supplier under buy back system or to </w:t>
      </w:r>
      <w:r w:rsidRPr="00CA63FA">
        <w:rPr>
          <w:rFonts w:asciiTheme="minorHAnsi" w:hAnsiTheme="minorHAnsi" w:cstheme="minorHAnsi"/>
        </w:rPr>
        <w:t>CPCB/SPCB-registered authorized recyclers.</w:t>
      </w:r>
    </w:p>
    <w:p w14:paraId="5E25E341" w14:textId="77777777" w:rsidR="00CA63FA" w:rsidRPr="00CA63FA" w:rsidRDefault="00CA63FA">
      <w:pPr>
        <w:numPr>
          <w:ilvl w:val="0"/>
          <w:numId w:val="219"/>
        </w:numPr>
        <w:jc w:val="both"/>
        <w:rPr>
          <w:rFonts w:asciiTheme="minorHAnsi" w:hAnsiTheme="minorHAnsi" w:cstheme="minorHAnsi"/>
        </w:rPr>
      </w:pPr>
      <w:r w:rsidRPr="00CA63FA">
        <w:rPr>
          <w:rFonts w:asciiTheme="minorHAnsi" w:hAnsiTheme="minorHAnsi" w:cstheme="minorHAnsi"/>
        </w:rPr>
        <w:t>Recyclers are required to provide Certificates of Recycling/Destruction, which are archived for regulatory compliance.</w:t>
      </w:r>
    </w:p>
    <w:p w14:paraId="6E8C2BBF" w14:textId="0783B954" w:rsidR="00CA63FA" w:rsidRPr="00CA63FA" w:rsidRDefault="00CA63FA">
      <w:pPr>
        <w:numPr>
          <w:ilvl w:val="0"/>
          <w:numId w:val="219"/>
        </w:numPr>
        <w:jc w:val="both"/>
        <w:rPr>
          <w:rFonts w:asciiTheme="minorHAnsi" w:hAnsiTheme="minorHAnsi" w:cstheme="minorHAnsi"/>
        </w:rPr>
      </w:pPr>
      <w:r w:rsidRPr="00CA63FA">
        <w:rPr>
          <w:rFonts w:asciiTheme="minorHAnsi" w:hAnsiTheme="minorHAnsi" w:cstheme="minorHAnsi"/>
        </w:rPr>
        <w:t>Batteries and hazardous components are disposed of through specialized recyclers with safe material recovery processes</w:t>
      </w:r>
      <w:r w:rsidR="00FD16D3">
        <w:rPr>
          <w:rFonts w:asciiTheme="minorHAnsi" w:hAnsiTheme="minorHAnsi" w:cstheme="minorHAnsi"/>
        </w:rPr>
        <w:t xml:space="preserve"> or sent </w:t>
      </w:r>
      <w:r w:rsidR="00FD16D3" w:rsidRPr="00CA63FA">
        <w:rPr>
          <w:rFonts w:asciiTheme="minorHAnsi" w:hAnsiTheme="minorHAnsi" w:cstheme="minorHAnsi"/>
        </w:rPr>
        <w:t xml:space="preserve">to </w:t>
      </w:r>
      <w:r w:rsidR="00FD16D3">
        <w:rPr>
          <w:rFonts w:asciiTheme="minorHAnsi" w:hAnsiTheme="minorHAnsi" w:cstheme="minorHAnsi"/>
        </w:rPr>
        <w:t>original supplier under buy back system</w:t>
      </w:r>
      <w:r w:rsidRPr="00CA63FA">
        <w:rPr>
          <w:rFonts w:asciiTheme="minorHAnsi" w:hAnsiTheme="minorHAnsi" w:cstheme="minorHAnsi"/>
        </w:rPr>
        <w:t>.</w:t>
      </w:r>
    </w:p>
    <w:p w14:paraId="12773740" w14:textId="71DFF6AC" w:rsidR="00CA63FA" w:rsidRPr="00CA63FA" w:rsidRDefault="00CA63FA" w:rsidP="00CA63FA">
      <w:pPr>
        <w:rPr>
          <w:rFonts w:asciiTheme="minorHAnsi" w:hAnsiTheme="minorHAnsi" w:cstheme="minorHAnsi"/>
        </w:rPr>
      </w:pPr>
    </w:p>
    <w:p w14:paraId="028F4548" w14:textId="2DF17A05" w:rsidR="00CA63FA" w:rsidRPr="00CA63FA" w:rsidRDefault="00CA63FA" w:rsidP="00CA63FA">
      <w:pPr>
        <w:rPr>
          <w:rFonts w:asciiTheme="minorHAnsi" w:hAnsiTheme="minorHAnsi" w:cstheme="minorHAnsi"/>
          <w:b/>
          <w:bCs/>
        </w:rPr>
      </w:pPr>
      <w:r w:rsidRPr="00CA63FA">
        <w:rPr>
          <w:rFonts w:asciiTheme="minorHAnsi" w:hAnsiTheme="minorHAnsi" w:cstheme="minorHAnsi"/>
          <w:b/>
          <w:bCs/>
        </w:rPr>
        <w:t>Monitoring &amp; Recordkeeping</w:t>
      </w:r>
    </w:p>
    <w:p w14:paraId="4D618305" w14:textId="77777777" w:rsidR="00CA63FA" w:rsidRPr="00CA63FA" w:rsidRDefault="00CA63FA">
      <w:pPr>
        <w:numPr>
          <w:ilvl w:val="0"/>
          <w:numId w:val="220"/>
        </w:numPr>
        <w:rPr>
          <w:rFonts w:asciiTheme="minorHAnsi" w:hAnsiTheme="minorHAnsi" w:cstheme="minorHAnsi"/>
        </w:rPr>
      </w:pPr>
      <w:r w:rsidRPr="00CA63FA">
        <w:rPr>
          <w:rFonts w:asciiTheme="minorHAnsi" w:hAnsiTheme="minorHAnsi" w:cstheme="minorHAnsi"/>
        </w:rPr>
        <w:t>Quarterly review of e-waste logs and refurbishment records by EHS.</w:t>
      </w:r>
    </w:p>
    <w:p w14:paraId="30EC2293" w14:textId="77777777" w:rsidR="00CA63FA" w:rsidRPr="00CA63FA" w:rsidRDefault="00CA63FA">
      <w:pPr>
        <w:numPr>
          <w:ilvl w:val="0"/>
          <w:numId w:val="220"/>
        </w:numPr>
        <w:rPr>
          <w:rFonts w:asciiTheme="minorHAnsi" w:hAnsiTheme="minorHAnsi" w:cstheme="minorHAnsi"/>
        </w:rPr>
      </w:pPr>
      <w:r w:rsidRPr="00CA63FA">
        <w:rPr>
          <w:rFonts w:asciiTheme="minorHAnsi" w:hAnsiTheme="minorHAnsi" w:cstheme="minorHAnsi"/>
        </w:rPr>
        <w:lastRenderedPageBreak/>
        <w:t>Retention of disposal and recycling certificates for minimum 5 years.</w:t>
      </w:r>
    </w:p>
    <w:p w14:paraId="6DF71E04" w14:textId="77777777" w:rsidR="00CA63FA" w:rsidRPr="00CA63FA" w:rsidRDefault="00CA63FA">
      <w:pPr>
        <w:numPr>
          <w:ilvl w:val="0"/>
          <w:numId w:val="220"/>
        </w:numPr>
        <w:rPr>
          <w:rFonts w:asciiTheme="minorHAnsi" w:hAnsiTheme="minorHAnsi" w:cstheme="minorHAnsi"/>
        </w:rPr>
      </w:pPr>
      <w:r w:rsidRPr="00CA63FA">
        <w:rPr>
          <w:rFonts w:asciiTheme="minorHAnsi" w:hAnsiTheme="minorHAnsi" w:cstheme="minorHAnsi"/>
        </w:rPr>
        <w:t xml:space="preserve">Annual reporting of e-waste quantities refurbished, reused, recycled, and disposed of </w:t>
      </w:r>
      <w:proofErr w:type="spellStart"/>
      <w:r w:rsidRPr="00CA63FA">
        <w:rPr>
          <w:rFonts w:asciiTheme="minorHAnsi" w:hAnsiTheme="minorHAnsi" w:cstheme="minorHAnsi"/>
        </w:rPr>
        <w:t>to</w:t>
      </w:r>
      <w:proofErr w:type="spellEnd"/>
      <w:r w:rsidRPr="00CA63FA">
        <w:rPr>
          <w:rFonts w:asciiTheme="minorHAnsi" w:hAnsiTheme="minorHAnsi" w:cstheme="minorHAnsi"/>
        </w:rPr>
        <w:t xml:space="preserve"> management and regulators as applicable.</w:t>
      </w:r>
    </w:p>
    <w:p w14:paraId="3C477DA2" w14:textId="38070BF6" w:rsidR="00CA63FA" w:rsidRPr="00CA63FA" w:rsidRDefault="00CA63FA" w:rsidP="00CA63FA">
      <w:pPr>
        <w:rPr>
          <w:rFonts w:asciiTheme="minorHAnsi" w:hAnsiTheme="minorHAnsi" w:cstheme="minorHAnsi"/>
        </w:rPr>
      </w:pPr>
    </w:p>
    <w:p w14:paraId="1DAB8533" w14:textId="498076A4" w:rsidR="00CA63FA" w:rsidRPr="00CA63FA" w:rsidRDefault="00CA63FA" w:rsidP="00CA63FA">
      <w:pPr>
        <w:rPr>
          <w:rFonts w:asciiTheme="minorHAnsi" w:hAnsiTheme="minorHAnsi" w:cstheme="minorHAnsi"/>
          <w:b/>
          <w:bCs/>
        </w:rPr>
      </w:pPr>
      <w:r w:rsidRPr="00CA63FA">
        <w:rPr>
          <w:rFonts w:asciiTheme="minorHAnsi" w:hAnsiTheme="minorHAnsi" w:cstheme="minorHAnsi"/>
          <w:b/>
          <w:bCs/>
        </w:rPr>
        <w:t>Training &amp; Awareness</w:t>
      </w:r>
    </w:p>
    <w:p w14:paraId="5821A4BB" w14:textId="77777777" w:rsidR="00CA63FA" w:rsidRPr="00CA63FA" w:rsidRDefault="00CA63FA">
      <w:pPr>
        <w:numPr>
          <w:ilvl w:val="0"/>
          <w:numId w:val="221"/>
        </w:numPr>
        <w:rPr>
          <w:rFonts w:asciiTheme="minorHAnsi" w:hAnsiTheme="minorHAnsi" w:cstheme="minorHAnsi"/>
        </w:rPr>
      </w:pPr>
      <w:r w:rsidRPr="00CA63FA">
        <w:rPr>
          <w:rFonts w:asciiTheme="minorHAnsi" w:hAnsiTheme="minorHAnsi" w:cstheme="minorHAnsi"/>
        </w:rPr>
        <w:t>Employees are trained on e-waste segregation practices.</w:t>
      </w:r>
    </w:p>
    <w:p w14:paraId="1DB98469" w14:textId="77777777" w:rsidR="00CA63FA" w:rsidRDefault="00CA63FA">
      <w:pPr>
        <w:numPr>
          <w:ilvl w:val="0"/>
          <w:numId w:val="221"/>
        </w:numPr>
        <w:rPr>
          <w:rFonts w:asciiTheme="minorHAnsi" w:hAnsiTheme="minorHAnsi" w:cstheme="minorHAnsi"/>
        </w:rPr>
      </w:pPr>
      <w:r w:rsidRPr="00CA63FA">
        <w:rPr>
          <w:rFonts w:asciiTheme="minorHAnsi" w:hAnsiTheme="minorHAnsi" w:cstheme="minorHAnsi"/>
        </w:rPr>
        <w:t>IT and EHS staff receive periodic training on safe refurbishment, data wiping, and traceability systems.</w:t>
      </w:r>
    </w:p>
    <w:p w14:paraId="1C1D8236" w14:textId="77777777" w:rsidR="00DA5CD1" w:rsidRDefault="00DA5CD1" w:rsidP="00DA5CD1">
      <w:pPr>
        <w:rPr>
          <w:rFonts w:asciiTheme="minorHAnsi" w:hAnsiTheme="minorHAnsi" w:cstheme="minorHAnsi"/>
        </w:rPr>
      </w:pPr>
    </w:p>
    <w:p w14:paraId="6DBED854" w14:textId="70B1A263" w:rsidR="00DA5CD1" w:rsidRPr="00DA5CD1" w:rsidRDefault="00DA5CD1" w:rsidP="00DA5CD1">
      <w:pPr>
        <w:rPr>
          <w:rFonts w:asciiTheme="minorHAnsi" w:hAnsiTheme="minorHAnsi" w:cstheme="minorHAnsi"/>
          <w:b/>
          <w:bCs/>
        </w:rPr>
      </w:pPr>
      <w:r w:rsidRPr="00DA5CD1">
        <w:rPr>
          <w:rFonts w:asciiTheme="minorHAnsi" w:hAnsiTheme="minorHAnsi" w:cstheme="minorHAnsi"/>
          <w:b/>
          <w:bCs/>
        </w:rPr>
        <w:t>Review Mechanism</w:t>
      </w:r>
    </w:p>
    <w:p w14:paraId="12068A64" w14:textId="5C61D30B" w:rsidR="00DA5CD1" w:rsidRPr="00CA63FA" w:rsidRDefault="00DA5CD1" w:rsidP="0052200E">
      <w:pPr>
        <w:jc w:val="both"/>
        <w:rPr>
          <w:rFonts w:asciiTheme="minorHAnsi" w:hAnsiTheme="minorHAnsi" w:cstheme="minorHAnsi"/>
        </w:rPr>
      </w:pPr>
      <w:r w:rsidRPr="0052200E">
        <w:rPr>
          <w:rFonts w:asciiTheme="minorHAnsi" w:hAnsiTheme="minorHAnsi" w:cstheme="minorHAnsi"/>
        </w:rPr>
        <w:t>The e-waste management process is reviewed annually by the EHS and IT departments to ensure compliance, accuracy of traceability, and effective refurbishment, segregation, and disposal practices. Internal audits will verify records, recycler compliance, and segregation protocols, with gaps documented and addressed through a Corrective Action and Preventive Action (CAPA) log. Findings and improvement measures will be reported to management to ensure continuous improvement and regulatory alignment.</w:t>
      </w:r>
    </w:p>
    <w:p w14:paraId="63D10A01" w14:textId="77777777" w:rsidR="00DA5CD1" w:rsidRDefault="00DA5CD1" w:rsidP="00CA63FA">
      <w:pPr>
        <w:rPr>
          <w:rStyle w:val="Strong"/>
          <w:rFonts w:asciiTheme="minorHAnsi" w:hAnsiTheme="minorHAnsi" w:cstheme="minorHAnsi"/>
          <w:sz w:val="28"/>
          <w:szCs w:val="28"/>
        </w:rPr>
      </w:pPr>
    </w:p>
    <w:p w14:paraId="6633CDB7" w14:textId="76036009" w:rsidR="008C37DD" w:rsidRPr="006B79AB" w:rsidRDefault="008C37DD">
      <w:pPr>
        <w:pStyle w:val="Heading1"/>
        <w:numPr>
          <w:ilvl w:val="0"/>
          <w:numId w:val="223"/>
        </w:numPr>
        <w:spacing w:line="276" w:lineRule="auto"/>
        <w:rPr>
          <w:rStyle w:val="Strong"/>
          <w:rFonts w:asciiTheme="minorHAnsi" w:hAnsiTheme="minorHAnsi" w:cstheme="minorHAnsi"/>
          <w:bCs w:val="0"/>
          <w:color w:val="auto"/>
          <w:sz w:val="28"/>
          <w:szCs w:val="28"/>
        </w:rPr>
      </w:pPr>
      <w:bookmarkStart w:id="7" w:name="_Toc207634523"/>
      <w:r w:rsidRPr="006B79AB">
        <w:rPr>
          <w:rStyle w:val="Strong"/>
          <w:rFonts w:asciiTheme="minorHAnsi" w:hAnsiTheme="minorHAnsi" w:cstheme="minorHAnsi"/>
          <w:bCs w:val="0"/>
          <w:color w:val="auto"/>
          <w:sz w:val="28"/>
          <w:szCs w:val="28"/>
        </w:rPr>
        <w:t xml:space="preserve">Material </w:t>
      </w:r>
      <w:bookmarkEnd w:id="6"/>
      <w:r w:rsidRPr="006B79AB">
        <w:rPr>
          <w:rStyle w:val="Strong"/>
          <w:rFonts w:asciiTheme="minorHAnsi" w:hAnsiTheme="minorHAnsi" w:cstheme="minorHAnsi"/>
          <w:bCs w:val="0"/>
          <w:color w:val="auto"/>
          <w:sz w:val="28"/>
          <w:szCs w:val="28"/>
        </w:rPr>
        <w:t>Management Procedures</w:t>
      </w:r>
      <w:bookmarkEnd w:id="7"/>
    </w:p>
    <w:p w14:paraId="6C67C96F" w14:textId="77777777" w:rsidR="008C37DD" w:rsidRPr="004362CF" w:rsidRDefault="008C37DD" w:rsidP="00F4038F">
      <w:pPr>
        <w:spacing w:line="276" w:lineRule="auto"/>
        <w:rPr>
          <w:rFonts w:asciiTheme="minorHAnsi" w:eastAsia="Calibri" w:hAnsiTheme="minorHAnsi" w:cstheme="minorHAnsi"/>
        </w:rPr>
      </w:pPr>
    </w:p>
    <w:p w14:paraId="64A78D00" w14:textId="0DC7ED5E" w:rsidR="008C37DD" w:rsidRPr="004362CF" w:rsidRDefault="008C37DD" w:rsidP="00F4038F">
      <w:pPr>
        <w:spacing w:line="276" w:lineRule="auto"/>
        <w:jc w:val="both"/>
        <w:rPr>
          <w:rFonts w:asciiTheme="minorHAnsi" w:eastAsia="Calibri" w:hAnsiTheme="minorHAnsi" w:cstheme="minorHAnsi"/>
          <w:lang w:val="en-US"/>
        </w:rPr>
      </w:pPr>
      <w:r w:rsidRPr="004362CF">
        <w:rPr>
          <w:rFonts w:asciiTheme="minorHAnsi" w:eastAsia="Calibri" w:hAnsiTheme="minorHAnsi" w:cstheme="minorHAnsi"/>
          <w:b/>
          <w:bCs/>
          <w:lang w:val="en-US"/>
        </w:rPr>
        <w:t>Overview</w:t>
      </w:r>
      <w:r w:rsidRPr="004362CF">
        <w:rPr>
          <w:rFonts w:asciiTheme="minorHAnsi" w:eastAsia="Calibri" w:hAnsiTheme="minorHAnsi" w:cstheme="minorHAnsi"/>
          <w:lang w:val="en-US"/>
        </w:rPr>
        <w:br/>
      </w:r>
      <w:r w:rsidR="00FB49A1" w:rsidRPr="00FB49A1">
        <w:rPr>
          <w:rFonts w:asciiTheme="minorHAnsi" w:eastAsia="Calibri" w:hAnsiTheme="minorHAnsi" w:cstheme="minorHAnsi"/>
        </w:rPr>
        <w:t>This Material Management Procedure outlines a structured approach to managing materials in precious metal refining and advanced material manufacturing. It defines procedures for efficient and sustainable sourcing, storage, handling, utilization, and recovery of precious and base metals, chemicals, and process materials. The SOP focuses on optimizing material usage, minimizing wastage, ensuring traceability, and enhancing operational efficiency while complying with all applicable environmental, health, safety, and regulatory requirements. It supports consistent and sustainable practices across refining, processing, and R&amp;D operations</w:t>
      </w:r>
      <w:r w:rsidR="00E70DF4" w:rsidRPr="004362CF">
        <w:rPr>
          <w:rFonts w:asciiTheme="minorHAnsi" w:eastAsia="Calibri" w:hAnsiTheme="minorHAnsi" w:cstheme="minorHAnsi"/>
        </w:rPr>
        <w:t>.</w:t>
      </w:r>
    </w:p>
    <w:p w14:paraId="0AD92593" w14:textId="77777777" w:rsidR="008C37DD" w:rsidRPr="004362CF" w:rsidRDefault="008C37DD" w:rsidP="00F4038F">
      <w:pPr>
        <w:spacing w:line="276" w:lineRule="auto"/>
        <w:jc w:val="both"/>
        <w:rPr>
          <w:rFonts w:asciiTheme="minorHAnsi" w:eastAsia="Calibri" w:hAnsiTheme="minorHAnsi" w:cstheme="minorHAnsi"/>
          <w:lang w:val="en-US"/>
        </w:rPr>
      </w:pPr>
    </w:p>
    <w:p w14:paraId="47833372" w14:textId="2CB24012" w:rsidR="008C37DD" w:rsidRPr="004362CF" w:rsidRDefault="008C37DD" w:rsidP="00F4038F">
      <w:pPr>
        <w:spacing w:line="276" w:lineRule="auto"/>
        <w:jc w:val="both"/>
        <w:rPr>
          <w:rFonts w:asciiTheme="minorHAnsi" w:eastAsia="Calibri" w:hAnsiTheme="minorHAnsi" w:cstheme="minorHAnsi"/>
          <w:lang w:val="en-US"/>
        </w:rPr>
      </w:pPr>
      <w:r w:rsidRPr="004362CF">
        <w:rPr>
          <w:rFonts w:asciiTheme="minorHAnsi" w:eastAsia="Calibri" w:hAnsiTheme="minorHAnsi" w:cstheme="minorHAnsi"/>
          <w:b/>
          <w:bCs/>
          <w:lang w:val="en-US"/>
        </w:rPr>
        <w:t>Purpose</w:t>
      </w:r>
      <w:r w:rsidRPr="004362CF">
        <w:rPr>
          <w:rFonts w:asciiTheme="minorHAnsi" w:eastAsia="Calibri" w:hAnsiTheme="minorHAnsi" w:cstheme="minorHAnsi"/>
          <w:lang w:val="en-US"/>
        </w:rPr>
        <w:br/>
      </w:r>
      <w:r w:rsidR="00FB49A1" w:rsidRPr="00FB49A1">
        <w:rPr>
          <w:rFonts w:asciiTheme="minorHAnsi" w:eastAsia="Calibri" w:hAnsiTheme="minorHAnsi" w:cstheme="minorHAnsi"/>
        </w:rPr>
        <w:t>The purpose of this SOP is to ensure efficient and responsible material management at Choksi Heraeus. It sets clear guidelines for reducing material losses, maximizing recovery rates, and promoting the reuse and recycling of valuable metals. The SOP also aims to minimize the environmental impact of material handling, improve resource efficiency, and strengthen compliance with sustainability and safety commitments</w:t>
      </w:r>
      <w:r w:rsidR="009115A9" w:rsidRPr="004362CF">
        <w:rPr>
          <w:rFonts w:asciiTheme="minorHAnsi" w:eastAsia="Calibri" w:hAnsiTheme="minorHAnsi" w:cstheme="minorHAnsi"/>
        </w:rPr>
        <w:t>.</w:t>
      </w:r>
    </w:p>
    <w:p w14:paraId="0F597B5A" w14:textId="77777777" w:rsidR="008C37DD" w:rsidRPr="004362CF" w:rsidRDefault="008C37DD" w:rsidP="00F4038F">
      <w:pPr>
        <w:spacing w:line="276" w:lineRule="auto"/>
        <w:jc w:val="both"/>
        <w:rPr>
          <w:rFonts w:asciiTheme="minorHAnsi" w:eastAsia="Calibri" w:hAnsiTheme="minorHAnsi" w:cstheme="minorHAnsi"/>
          <w:lang w:val="en-US"/>
        </w:rPr>
      </w:pPr>
    </w:p>
    <w:p w14:paraId="3993837A" w14:textId="79125773" w:rsidR="008C37DD" w:rsidRDefault="008C37DD" w:rsidP="00F4038F">
      <w:pPr>
        <w:spacing w:line="276" w:lineRule="auto"/>
        <w:jc w:val="both"/>
        <w:rPr>
          <w:rFonts w:asciiTheme="minorHAnsi" w:eastAsia="Calibri" w:hAnsiTheme="minorHAnsi" w:cstheme="minorHAnsi"/>
          <w:lang w:val="en-US"/>
        </w:rPr>
      </w:pPr>
      <w:r w:rsidRPr="004362CF">
        <w:rPr>
          <w:rFonts w:asciiTheme="minorHAnsi" w:eastAsia="Calibri" w:hAnsiTheme="minorHAnsi" w:cstheme="minorHAnsi"/>
          <w:b/>
          <w:bCs/>
          <w:lang w:val="en-US"/>
        </w:rPr>
        <w:t>Scope</w:t>
      </w:r>
      <w:r w:rsidRPr="004362CF">
        <w:rPr>
          <w:rFonts w:asciiTheme="minorHAnsi" w:eastAsia="Calibri" w:hAnsiTheme="minorHAnsi" w:cstheme="minorHAnsi"/>
          <w:lang w:val="en-US"/>
        </w:rPr>
        <w:br/>
      </w:r>
      <w:r w:rsidR="00807AE5" w:rsidRPr="00807AE5">
        <w:rPr>
          <w:rFonts w:asciiTheme="minorHAnsi" w:eastAsia="Calibri" w:hAnsiTheme="minorHAnsi" w:cstheme="minorHAnsi"/>
        </w:rPr>
        <w:t xml:space="preserve">This SOP applies to all stages of material management within Choksi Heraeus, including procurement, inventory control, secure storage, handling, refining processes, recovery, recycling, and final dispatch. It covers precious metals (such as gold, silver, platinum group metals), allied base metals, chemicals, catalysts, and process consumables. The SOP further </w:t>
      </w:r>
      <w:r w:rsidR="00807AE5" w:rsidRPr="00807AE5">
        <w:rPr>
          <w:rFonts w:asciiTheme="minorHAnsi" w:eastAsia="Calibri" w:hAnsiTheme="minorHAnsi" w:cstheme="minorHAnsi"/>
        </w:rPr>
        <w:lastRenderedPageBreak/>
        <w:t>includes measures for material accountability, monitoring consumption trends, ensuring regulatory compliance, and fostering sustainable and innovative material usage in alignment with company objectives and global standards</w:t>
      </w:r>
      <w:r w:rsidRPr="004362CF">
        <w:rPr>
          <w:rFonts w:asciiTheme="minorHAnsi" w:eastAsia="Calibri" w:hAnsiTheme="minorHAnsi" w:cstheme="minorHAnsi"/>
          <w:lang w:val="en-US"/>
        </w:rPr>
        <w:t>.</w:t>
      </w:r>
    </w:p>
    <w:p w14:paraId="5CC678EC" w14:textId="77777777" w:rsidR="00E82DE6" w:rsidRPr="004362CF" w:rsidRDefault="00E82DE6" w:rsidP="00F4038F">
      <w:pPr>
        <w:spacing w:line="276" w:lineRule="auto"/>
        <w:jc w:val="both"/>
        <w:rPr>
          <w:rFonts w:asciiTheme="minorHAnsi" w:eastAsia="Calibri" w:hAnsiTheme="minorHAnsi" w:cstheme="minorHAnsi"/>
          <w:lang w:val="en-US"/>
        </w:rPr>
      </w:pPr>
    </w:p>
    <w:p w14:paraId="7CEF6DE2" w14:textId="77777777" w:rsidR="00DA79AD" w:rsidRPr="004362CF" w:rsidRDefault="008C37DD" w:rsidP="00F4038F">
      <w:pPr>
        <w:spacing w:line="276" w:lineRule="auto"/>
        <w:jc w:val="both"/>
        <w:rPr>
          <w:rFonts w:asciiTheme="minorHAnsi" w:eastAsia="Calibri" w:hAnsiTheme="minorHAnsi" w:cstheme="minorHAnsi"/>
          <w:b/>
          <w:bCs/>
          <w:lang w:val="en-US"/>
        </w:rPr>
      </w:pPr>
      <w:r w:rsidRPr="004362CF">
        <w:rPr>
          <w:rFonts w:asciiTheme="minorHAnsi" w:eastAsia="Calibri" w:hAnsiTheme="minorHAnsi" w:cstheme="minorHAnsi"/>
          <w:b/>
          <w:bCs/>
          <w:lang w:val="en-US"/>
        </w:rPr>
        <w:t xml:space="preserve">Procedure </w:t>
      </w:r>
    </w:p>
    <w:p w14:paraId="06E34E78" w14:textId="77777777" w:rsidR="00DA79AD" w:rsidRPr="004362CF" w:rsidRDefault="00DA79AD" w:rsidP="00F4038F">
      <w:pPr>
        <w:spacing w:line="276" w:lineRule="auto"/>
        <w:jc w:val="both"/>
        <w:rPr>
          <w:rFonts w:asciiTheme="minorHAnsi" w:eastAsia="Calibri" w:hAnsiTheme="minorHAnsi" w:cstheme="minorHAnsi"/>
          <w:b/>
          <w:bCs/>
        </w:rPr>
      </w:pPr>
    </w:p>
    <w:p w14:paraId="6A4E15B9" w14:textId="0671E382" w:rsidR="008C37DD" w:rsidRPr="004362CF" w:rsidRDefault="00DA79AD" w:rsidP="00F4038F">
      <w:pPr>
        <w:spacing w:line="276" w:lineRule="auto"/>
        <w:jc w:val="both"/>
        <w:rPr>
          <w:rFonts w:asciiTheme="minorHAnsi" w:eastAsia="Calibri" w:hAnsiTheme="minorHAnsi" w:cstheme="minorHAnsi"/>
          <w:b/>
          <w:bCs/>
          <w:lang w:val="en-US"/>
        </w:rPr>
      </w:pPr>
      <w:r w:rsidRPr="004362CF">
        <w:rPr>
          <w:rFonts w:asciiTheme="minorHAnsi" w:eastAsia="Calibri" w:hAnsiTheme="minorHAnsi" w:cstheme="minorHAnsi"/>
          <w:b/>
          <w:bCs/>
        </w:rPr>
        <w:t xml:space="preserve">1. </w:t>
      </w:r>
      <w:r w:rsidR="008C37DD" w:rsidRPr="004362CF">
        <w:rPr>
          <w:rFonts w:asciiTheme="minorHAnsi" w:eastAsia="Calibri" w:hAnsiTheme="minorHAnsi" w:cstheme="minorHAnsi"/>
          <w:b/>
          <w:bCs/>
        </w:rPr>
        <w:t xml:space="preserve">Material Consumption </w:t>
      </w:r>
      <w:r w:rsidR="00FB49BF" w:rsidRPr="004362CF">
        <w:rPr>
          <w:rFonts w:asciiTheme="minorHAnsi" w:eastAsia="Calibri" w:hAnsiTheme="minorHAnsi" w:cstheme="minorHAnsi"/>
          <w:b/>
          <w:bCs/>
        </w:rPr>
        <w:t>Reduction by process optimization</w:t>
      </w:r>
      <w:r w:rsidR="008C37DD" w:rsidRPr="004362CF">
        <w:rPr>
          <w:rFonts w:asciiTheme="minorHAnsi" w:eastAsia="Calibri" w:hAnsiTheme="minorHAnsi" w:cstheme="minorHAnsi"/>
          <w:b/>
          <w:bCs/>
          <w:lang w:val="en-US"/>
        </w:rPr>
        <w:t xml:space="preserve">: </w:t>
      </w:r>
    </w:p>
    <w:p w14:paraId="3A177A57" w14:textId="77777777" w:rsidR="00DA79AD" w:rsidRPr="004362CF" w:rsidRDefault="00DA79AD" w:rsidP="00F4038F">
      <w:pPr>
        <w:pStyle w:val="ListParagraph"/>
        <w:spacing w:line="276" w:lineRule="auto"/>
        <w:ind w:left="360"/>
        <w:jc w:val="both"/>
        <w:rPr>
          <w:rFonts w:asciiTheme="minorHAnsi" w:eastAsia="Calibri" w:hAnsiTheme="minorHAnsi" w:cstheme="minorHAnsi"/>
          <w:lang w:val="en-US"/>
        </w:rPr>
      </w:pPr>
    </w:p>
    <w:p w14:paraId="7F9CA6C2" w14:textId="1014F132" w:rsidR="00DA79AD" w:rsidRPr="004362CF" w:rsidRDefault="00DA79AD">
      <w:pPr>
        <w:pStyle w:val="ListParagraph"/>
        <w:numPr>
          <w:ilvl w:val="0"/>
          <w:numId w:val="30"/>
        </w:numPr>
        <w:spacing w:line="276" w:lineRule="auto"/>
        <w:jc w:val="both"/>
        <w:rPr>
          <w:rFonts w:asciiTheme="minorHAnsi" w:eastAsia="Calibri" w:hAnsiTheme="minorHAnsi" w:cstheme="minorHAnsi"/>
          <w:lang w:val="en-US"/>
        </w:rPr>
      </w:pPr>
      <w:r w:rsidRPr="004362CF">
        <w:rPr>
          <w:rFonts w:asciiTheme="minorHAnsi" w:eastAsia="Calibri" w:hAnsiTheme="minorHAnsi" w:cstheme="minorHAnsi"/>
          <w:b/>
          <w:bCs/>
          <w:lang w:val="en-US"/>
        </w:rPr>
        <w:t>Process Innovation for Precise Material Use</w:t>
      </w:r>
      <w:r w:rsidRPr="004362CF">
        <w:rPr>
          <w:rFonts w:asciiTheme="minorHAnsi" w:eastAsia="Calibri" w:hAnsiTheme="minorHAnsi" w:cstheme="minorHAnsi"/>
          <w:lang w:val="en-US"/>
        </w:rPr>
        <w:br/>
      </w:r>
      <w:r w:rsidR="00D63B9B" w:rsidRPr="00D63B9B">
        <w:rPr>
          <w:rFonts w:asciiTheme="minorHAnsi" w:eastAsia="Calibri" w:hAnsiTheme="minorHAnsi" w:cstheme="minorHAnsi"/>
        </w:rPr>
        <w:t>Automated dosing and feeding systems are deployed to ensure exact quantities of iron ore, alloying agents, reducing agents, and binders are used in production. Advanced process control in reduction furnaces, milling, and atomization prevents the overuse of raw materials and energy. Real-time monitoring with sensors and data analytics allows adjustment of process parameters without affecting powder quality or particle size distribution. Closed-loop recovery systems are implemented to capture and reuse heat, process gases, and metallic residues wherever feasible, improving sustainability and resource efficiency.</w:t>
      </w:r>
    </w:p>
    <w:p w14:paraId="37B6700A" w14:textId="3F9E3B46" w:rsidR="00DA79AD" w:rsidRPr="004362CF" w:rsidRDefault="00DA79AD">
      <w:pPr>
        <w:pStyle w:val="ListParagraph"/>
        <w:numPr>
          <w:ilvl w:val="0"/>
          <w:numId w:val="30"/>
        </w:numPr>
        <w:spacing w:line="276" w:lineRule="auto"/>
        <w:jc w:val="both"/>
        <w:rPr>
          <w:rFonts w:asciiTheme="minorHAnsi" w:eastAsia="Calibri" w:hAnsiTheme="minorHAnsi" w:cstheme="minorHAnsi"/>
          <w:lang w:val="en-US"/>
        </w:rPr>
      </w:pPr>
      <w:r w:rsidRPr="004362CF">
        <w:rPr>
          <w:rFonts w:asciiTheme="minorHAnsi" w:eastAsia="Calibri" w:hAnsiTheme="minorHAnsi" w:cstheme="minorHAnsi"/>
          <w:b/>
          <w:bCs/>
          <w:lang w:val="en-US"/>
        </w:rPr>
        <w:t>Reintegration of Recovered Input Materials</w:t>
      </w:r>
      <w:r w:rsidRPr="004362CF">
        <w:rPr>
          <w:rFonts w:asciiTheme="minorHAnsi" w:eastAsia="Calibri" w:hAnsiTheme="minorHAnsi" w:cstheme="minorHAnsi"/>
          <w:lang w:val="en-US"/>
        </w:rPr>
        <w:br/>
      </w:r>
      <w:r w:rsidR="00DF3BDC" w:rsidRPr="00DF3BDC">
        <w:rPr>
          <w:rFonts w:asciiTheme="minorHAnsi" w:eastAsia="Calibri" w:hAnsiTheme="minorHAnsi" w:cstheme="minorHAnsi"/>
        </w:rPr>
        <w:t>Metallic residues such as fine dust from milling, filter cake from dust collectors, and by-products from sieving and classification are systematically collected, treated, and reintroduced into the production cycle after quality verification. These recovered materials are blended back into new batches, reducing reliance on virgin ore and raw materials by up to 20–25%. This practice lowers raw material costs, minimizes environmental impact, and supports Choksi Heraeus’s commitment to circular economy principles</w:t>
      </w:r>
      <w:r w:rsidRPr="004362CF">
        <w:rPr>
          <w:rFonts w:asciiTheme="minorHAnsi" w:eastAsia="Calibri" w:hAnsiTheme="minorHAnsi" w:cstheme="minorHAnsi"/>
          <w:lang w:val="en-US"/>
        </w:rPr>
        <w:t>.</w:t>
      </w:r>
    </w:p>
    <w:p w14:paraId="6CF50A5E" w14:textId="6AE126A7" w:rsidR="00DA79AD" w:rsidRPr="004362CF" w:rsidRDefault="00DA79AD">
      <w:pPr>
        <w:pStyle w:val="ListParagraph"/>
        <w:numPr>
          <w:ilvl w:val="0"/>
          <w:numId w:val="30"/>
        </w:numPr>
        <w:spacing w:line="276" w:lineRule="auto"/>
        <w:jc w:val="both"/>
        <w:rPr>
          <w:rFonts w:asciiTheme="minorHAnsi" w:eastAsia="Calibri" w:hAnsiTheme="minorHAnsi" w:cstheme="minorHAnsi"/>
          <w:lang w:val="en-US"/>
        </w:rPr>
      </w:pPr>
      <w:r w:rsidRPr="004362CF">
        <w:rPr>
          <w:rFonts w:asciiTheme="minorHAnsi" w:eastAsia="Calibri" w:hAnsiTheme="minorHAnsi" w:cstheme="minorHAnsi"/>
          <w:b/>
          <w:bCs/>
          <w:lang w:val="en-US"/>
        </w:rPr>
        <w:t>Enhanced Production Planning and Process Scheduling</w:t>
      </w:r>
      <w:r w:rsidRPr="004362CF">
        <w:rPr>
          <w:rFonts w:asciiTheme="minorHAnsi" w:eastAsia="Calibri" w:hAnsiTheme="minorHAnsi" w:cstheme="minorHAnsi"/>
          <w:lang w:val="en-US"/>
        </w:rPr>
        <w:br/>
      </w:r>
      <w:r w:rsidR="003E26CE" w:rsidRPr="003E26CE">
        <w:rPr>
          <w:rFonts w:asciiTheme="minorHAnsi" w:eastAsia="Calibri" w:hAnsiTheme="minorHAnsi" w:cstheme="minorHAnsi"/>
        </w:rPr>
        <w:t>Optimized production planning ensures that batch sizes are aligned with customer demand and furnace capacity, minimizing excess production and material losses. Efficient scheduling reduces the number of machine changeovers and cleaning cycles, thereby cutting down the use of lubricants, cleaning chemicals, and purge materials. Sequencing of production runs is planned to minimize cross-contamination between different powder grades, reducing reprocessing needs. These measures streamline operations, enhance resource utilization, and improve overall material efficiency.</w:t>
      </w:r>
    </w:p>
    <w:p w14:paraId="075B9B3A" w14:textId="77777777" w:rsidR="006463C3" w:rsidRPr="004362CF" w:rsidRDefault="006463C3" w:rsidP="00F4038F">
      <w:pPr>
        <w:pStyle w:val="ListParagraph"/>
        <w:spacing w:line="276" w:lineRule="auto"/>
        <w:jc w:val="both"/>
        <w:rPr>
          <w:rFonts w:asciiTheme="minorHAnsi" w:eastAsia="Calibri" w:hAnsiTheme="minorHAnsi" w:cstheme="minorHAnsi"/>
          <w:lang w:val="en-US"/>
        </w:rPr>
      </w:pPr>
    </w:p>
    <w:p w14:paraId="210EB1BC" w14:textId="2EC2A182" w:rsidR="006463C3" w:rsidRPr="004362CF" w:rsidRDefault="008C37DD">
      <w:pPr>
        <w:pStyle w:val="ListParagraph"/>
        <w:numPr>
          <w:ilvl w:val="1"/>
          <w:numId w:val="30"/>
        </w:numPr>
        <w:tabs>
          <w:tab w:val="left" w:pos="425"/>
        </w:tabs>
        <w:spacing w:line="276" w:lineRule="auto"/>
        <w:jc w:val="both"/>
        <w:rPr>
          <w:rFonts w:asciiTheme="minorHAnsi" w:eastAsia="Calibri" w:hAnsiTheme="minorHAnsi" w:cstheme="minorHAnsi"/>
          <w:lang w:val="en-US"/>
        </w:rPr>
      </w:pPr>
      <w:r w:rsidRPr="004362CF">
        <w:rPr>
          <w:rFonts w:asciiTheme="minorHAnsi" w:eastAsia="Calibri" w:hAnsiTheme="minorHAnsi" w:cstheme="minorHAnsi"/>
          <w:b/>
          <w:bCs/>
          <w:lang w:val="en-US"/>
        </w:rPr>
        <w:t>Integration of Eco-Friendly materials and safer alternative substances</w:t>
      </w:r>
    </w:p>
    <w:p w14:paraId="7BBAB810" w14:textId="77777777" w:rsidR="003D1716" w:rsidRPr="004362CF" w:rsidRDefault="003D1716" w:rsidP="00F4038F">
      <w:pPr>
        <w:pStyle w:val="ListParagraph"/>
        <w:tabs>
          <w:tab w:val="left" w:pos="425"/>
        </w:tabs>
        <w:spacing w:line="276" w:lineRule="auto"/>
        <w:ind w:left="360"/>
        <w:jc w:val="both"/>
        <w:rPr>
          <w:rFonts w:asciiTheme="minorHAnsi" w:eastAsia="Calibri" w:hAnsiTheme="minorHAnsi" w:cstheme="minorHAnsi"/>
          <w:lang w:val="en-US"/>
        </w:rPr>
      </w:pPr>
    </w:p>
    <w:p w14:paraId="2D7F7F5A" w14:textId="77777777" w:rsidR="00DF3D83" w:rsidRPr="00DF3D83" w:rsidRDefault="00DF3D83" w:rsidP="00DF3D83">
      <w:pPr>
        <w:spacing w:line="276" w:lineRule="auto"/>
        <w:jc w:val="both"/>
        <w:rPr>
          <w:rFonts w:asciiTheme="minorHAnsi" w:eastAsia="Calibri" w:hAnsiTheme="minorHAnsi" w:cstheme="minorHAnsi"/>
        </w:rPr>
      </w:pPr>
      <w:r w:rsidRPr="00DF3D83">
        <w:rPr>
          <w:rFonts w:asciiTheme="minorHAnsi" w:eastAsia="Calibri" w:hAnsiTheme="minorHAnsi" w:cstheme="minorHAnsi"/>
        </w:rPr>
        <w:t xml:space="preserve">Choksi Heraeus has implemented a comprehensive approach to reduce waste generation and environmental impact by integrating eco-friendly raw materials, safer chemical substitutes, </w:t>
      </w:r>
      <w:r w:rsidRPr="00DF3D83">
        <w:rPr>
          <w:rFonts w:asciiTheme="minorHAnsi" w:eastAsia="Calibri" w:hAnsiTheme="minorHAnsi" w:cstheme="minorHAnsi"/>
        </w:rPr>
        <w:lastRenderedPageBreak/>
        <w:t>and certified inputs across its manufacturing processes. The following practices are embedded in operations:</w:t>
      </w:r>
    </w:p>
    <w:p w14:paraId="0F45580B" w14:textId="77777777" w:rsidR="00DF3D83" w:rsidRPr="00DF3D83" w:rsidRDefault="00DF3D83">
      <w:pPr>
        <w:pStyle w:val="ListParagraph"/>
        <w:numPr>
          <w:ilvl w:val="0"/>
          <w:numId w:val="31"/>
        </w:numPr>
        <w:spacing w:line="276" w:lineRule="auto"/>
        <w:jc w:val="both"/>
        <w:rPr>
          <w:rFonts w:asciiTheme="minorHAnsi" w:eastAsia="Calibri" w:hAnsiTheme="minorHAnsi" w:cstheme="minorHAnsi"/>
        </w:rPr>
      </w:pPr>
      <w:r w:rsidRPr="00DF3D83">
        <w:rPr>
          <w:rFonts w:asciiTheme="minorHAnsi" w:eastAsia="Calibri" w:hAnsiTheme="minorHAnsi" w:cstheme="minorHAnsi"/>
          <w:b/>
          <w:bCs/>
        </w:rPr>
        <w:t>Recyclable and Sustainable Metal Inputs</w:t>
      </w:r>
      <w:r w:rsidRPr="00DF3D83">
        <w:rPr>
          <w:rFonts w:asciiTheme="minorHAnsi" w:eastAsia="Calibri" w:hAnsiTheme="minorHAnsi" w:cstheme="minorHAnsi"/>
        </w:rPr>
        <w:t>: Wherever feasible, recycled base metals and alloys are prioritized in production. Inputs are sourced with traceability to ensure reduced environmental footprint and support circular economy principles.</w:t>
      </w:r>
    </w:p>
    <w:p w14:paraId="724F683F" w14:textId="077C5343" w:rsidR="00DF3D83" w:rsidRPr="00DF3D83" w:rsidRDefault="00DF3D83">
      <w:pPr>
        <w:pStyle w:val="ListParagraph"/>
        <w:numPr>
          <w:ilvl w:val="0"/>
          <w:numId w:val="31"/>
        </w:numPr>
        <w:spacing w:line="276" w:lineRule="auto"/>
        <w:jc w:val="both"/>
        <w:rPr>
          <w:rFonts w:asciiTheme="minorHAnsi" w:eastAsia="Calibri" w:hAnsiTheme="minorHAnsi" w:cstheme="minorHAnsi"/>
        </w:rPr>
      </w:pPr>
      <w:r w:rsidRPr="00DF3D83">
        <w:rPr>
          <w:rFonts w:asciiTheme="minorHAnsi" w:eastAsia="Calibri" w:hAnsiTheme="minorHAnsi" w:cstheme="minorHAnsi"/>
          <w:b/>
          <w:bCs/>
        </w:rPr>
        <w:t>Low-Toxicity Processing Agents</w:t>
      </w:r>
      <w:r w:rsidRPr="00DF3D83">
        <w:rPr>
          <w:rFonts w:asciiTheme="minorHAnsi" w:eastAsia="Calibri" w:hAnsiTheme="minorHAnsi" w:cstheme="minorHAnsi"/>
        </w:rPr>
        <w:t xml:space="preserve">: Fluxes, lubricants, and other processing chemicals used in refining, atomization, and finishing are selected based on biodegradability, non-toxicity, and absence of hazardous components such as heavy metals, cyanides, or persistent organic pollutants, thereby minimizing </w:t>
      </w:r>
      <w:r w:rsidR="00563C85">
        <w:rPr>
          <w:rFonts w:asciiTheme="minorHAnsi" w:hAnsiTheme="minorHAnsi" w:cstheme="minorHAnsi"/>
          <w:lang w:val="en-US"/>
        </w:rPr>
        <w:t>MEE Plant</w:t>
      </w:r>
      <w:r w:rsidR="00563C85" w:rsidRPr="00DF3D83">
        <w:rPr>
          <w:rFonts w:asciiTheme="minorHAnsi" w:eastAsia="Calibri" w:hAnsiTheme="minorHAnsi" w:cstheme="minorHAnsi"/>
        </w:rPr>
        <w:t xml:space="preserve"> </w:t>
      </w:r>
      <w:r w:rsidRPr="00DF3D83">
        <w:rPr>
          <w:rFonts w:asciiTheme="minorHAnsi" w:eastAsia="Calibri" w:hAnsiTheme="minorHAnsi" w:cstheme="minorHAnsi"/>
        </w:rPr>
        <w:t>sludge and hazardous waste.</w:t>
      </w:r>
    </w:p>
    <w:p w14:paraId="6B5F3950" w14:textId="1F6A65D3" w:rsidR="00DF3D83" w:rsidRPr="00DF3D83" w:rsidRDefault="00DF3D83">
      <w:pPr>
        <w:pStyle w:val="ListParagraph"/>
        <w:numPr>
          <w:ilvl w:val="0"/>
          <w:numId w:val="31"/>
        </w:numPr>
        <w:spacing w:line="276" w:lineRule="auto"/>
        <w:jc w:val="both"/>
        <w:rPr>
          <w:rFonts w:asciiTheme="minorHAnsi" w:eastAsia="Calibri" w:hAnsiTheme="minorHAnsi" w:cstheme="minorHAnsi"/>
        </w:rPr>
      </w:pPr>
      <w:r w:rsidRPr="00DF3D83">
        <w:rPr>
          <w:rFonts w:asciiTheme="minorHAnsi" w:eastAsia="Calibri" w:hAnsiTheme="minorHAnsi" w:cstheme="minorHAnsi"/>
          <w:b/>
          <w:bCs/>
        </w:rPr>
        <w:t>Eco-Friendly Surface Treatments</w:t>
      </w:r>
      <w:r w:rsidRPr="00DF3D83">
        <w:rPr>
          <w:rFonts w:asciiTheme="minorHAnsi" w:eastAsia="Calibri" w:hAnsiTheme="minorHAnsi" w:cstheme="minorHAnsi"/>
        </w:rPr>
        <w:t xml:space="preserve">: Preference is given to surface treatments that use water-based </w:t>
      </w:r>
      <w:r>
        <w:rPr>
          <w:rFonts w:asciiTheme="minorHAnsi" w:eastAsia="Calibri" w:hAnsiTheme="minorHAnsi" w:cstheme="minorHAnsi"/>
        </w:rPr>
        <w:t>and</w:t>
      </w:r>
      <w:r w:rsidRPr="00DF3D83">
        <w:rPr>
          <w:rFonts w:asciiTheme="minorHAnsi" w:eastAsia="Calibri" w:hAnsiTheme="minorHAnsi" w:cstheme="minorHAnsi"/>
        </w:rPr>
        <w:t xml:space="preserve"> low-VOC solutions instead of solvent-based coatings, reducing atmospheric emissions and simplifying effluent treatment.</w:t>
      </w:r>
    </w:p>
    <w:p w14:paraId="3F2698CA" w14:textId="77777777" w:rsidR="00DF3D83" w:rsidRPr="00DF3D83" w:rsidRDefault="00DF3D83">
      <w:pPr>
        <w:pStyle w:val="ListParagraph"/>
        <w:numPr>
          <w:ilvl w:val="0"/>
          <w:numId w:val="31"/>
        </w:numPr>
        <w:spacing w:line="276" w:lineRule="auto"/>
        <w:jc w:val="both"/>
        <w:rPr>
          <w:rFonts w:asciiTheme="minorHAnsi" w:eastAsia="Calibri" w:hAnsiTheme="minorHAnsi" w:cstheme="minorHAnsi"/>
        </w:rPr>
      </w:pPr>
      <w:r w:rsidRPr="00571FA9">
        <w:rPr>
          <w:rFonts w:asciiTheme="minorHAnsi" w:eastAsia="Calibri" w:hAnsiTheme="minorHAnsi" w:cstheme="minorHAnsi"/>
          <w:b/>
          <w:bCs/>
        </w:rPr>
        <w:t>High-Efficiency Additives</w:t>
      </w:r>
      <w:r w:rsidRPr="00DF3D83">
        <w:rPr>
          <w:rFonts w:asciiTheme="minorHAnsi" w:eastAsia="Calibri" w:hAnsiTheme="minorHAnsi" w:cstheme="minorHAnsi"/>
        </w:rPr>
        <w:t>: Alloying and binding agents with high conversion efficiency are employed to ensure maximum utilization during processing, minimizing unreacted residues and material loss.</w:t>
      </w:r>
    </w:p>
    <w:p w14:paraId="46C0586C" w14:textId="77777777" w:rsidR="00DF3D83" w:rsidRPr="00DF3D83" w:rsidRDefault="00DF3D83">
      <w:pPr>
        <w:pStyle w:val="ListParagraph"/>
        <w:numPr>
          <w:ilvl w:val="0"/>
          <w:numId w:val="31"/>
        </w:numPr>
        <w:spacing w:line="276" w:lineRule="auto"/>
        <w:jc w:val="both"/>
        <w:rPr>
          <w:rFonts w:asciiTheme="minorHAnsi" w:eastAsia="Calibri" w:hAnsiTheme="minorHAnsi" w:cstheme="minorHAnsi"/>
        </w:rPr>
      </w:pPr>
      <w:r w:rsidRPr="00571FA9">
        <w:rPr>
          <w:rFonts w:asciiTheme="minorHAnsi" w:eastAsia="Calibri" w:hAnsiTheme="minorHAnsi" w:cstheme="minorHAnsi"/>
          <w:b/>
          <w:bCs/>
        </w:rPr>
        <w:t>Certified and Compliant Inputs</w:t>
      </w:r>
      <w:r w:rsidRPr="00DF3D83">
        <w:rPr>
          <w:rFonts w:asciiTheme="minorHAnsi" w:eastAsia="Calibri" w:hAnsiTheme="minorHAnsi" w:cstheme="minorHAnsi"/>
        </w:rPr>
        <w:t>: All raw materials, additives, and auxiliary chemicals are procured only from vendors who comply with recognized standards such as REACH, RoHS, and ISO 14001, ensuring sustainability and safe end-of-life management.</w:t>
      </w:r>
    </w:p>
    <w:p w14:paraId="5C0CF54F" w14:textId="77777777" w:rsidR="00DF3D83" w:rsidRPr="00DF3D83" w:rsidRDefault="00DF3D83">
      <w:pPr>
        <w:pStyle w:val="ListParagraph"/>
        <w:numPr>
          <w:ilvl w:val="0"/>
          <w:numId w:val="31"/>
        </w:numPr>
        <w:spacing w:line="276" w:lineRule="auto"/>
        <w:jc w:val="both"/>
        <w:rPr>
          <w:rFonts w:asciiTheme="minorHAnsi" w:eastAsia="Calibri" w:hAnsiTheme="minorHAnsi" w:cstheme="minorHAnsi"/>
        </w:rPr>
      </w:pPr>
      <w:r w:rsidRPr="00571FA9">
        <w:rPr>
          <w:rFonts w:asciiTheme="minorHAnsi" w:eastAsia="Calibri" w:hAnsiTheme="minorHAnsi" w:cstheme="minorHAnsi"/>
          <w:b/>
          <w:bCs/>
        </w:rPr>
        <w:t>Vendor Qualification and Monitoring</w:t>
      </w:r>
      <w:r w:rsidRPr="00DF3D83">
        <w:rPr>
          <w:rFonts w:asciiTheme="minorHAnsi" w:eastAsia="Calibri" w:hAnsiTheme="minorHAnsi" w:cstheme="minorHAnsi"/>
        </w:rPr>
        <w:t>: Suppliers are approved based on strict environmental and safety criteria, including evidence of reduced waste-intensive profiles. Vendors are re-assessed bi-annually to ensure sustained compliance and encourage adoption of safer alternatives.</w:t>
      </w:r>
    </w:p>
    <w:p w14:paraId="5203D09E" w14:textId="226452AE" w:rsidR="006463C3" w:rsidRPr="00DF3D83" w:rsidRDefault="00DF3D83">
      <w:pPr>
        <w:pStyle w:val="ListParagraph"/>
        <w:numPr>
          <w:ilvl w:val="0"/>
          <w:numId w:val="31"/>
        </w:numPr>
        <w:spacing w:line="276" w:lineRule="auto"/>
        <w:jc w:val="both"/>
        <w:rPr>
          <w:rFonts w:asciiTheme="minorHAnsi" w:eastAsia="Calibri" w:hAnsiTheme="minorHAnsi" w:cstheme="minorHAnsi"/>
        </w:rPr>
      </w:pPr>
      <w:r w:rsidRPr="00571FA9">
        <w:rPr>
          <w:rFonts w:asciiTheme="minorHAnsi" w:eastAsia="Calibri" w:hAnsiTheme="minorHAnsi" w:cstheme="minorHAnsi"/>
          <w:b/>
          <w:bCs/>
        </w:rPr>
        <w:t>Internal Waste Profiling</w:t>
      </w:r>
      <w:r w:rsidRPr="00DF3D83">
        <w:rPr>
          <w:rFonts w:asciiTheme="minorHAnsi" w:eastAsia="Calibri" w:hAnsiTheme="minorHAnsi" w:cstheme="minorHAnsi"/>
        </w:rPr>
        <w:t xml:space="preserve">: Material inputs undergo periodic waste profiling in collaboration with the </w:t>
      </w:r>
      <w:r w:rsidR="00563C85">
        <w:rPr>
          <w:rFonts w:asciiTheme="minorHAnsi" w:eastAsia="Calibri" w:hAnsiTheme="minorHAnsi" w:cstheme="minorHAnsi"/>
        </w:rPr>
        <w:t>MEE</w:t>
      </w:r>
      <w:r w:rsidRPr="00DF3D83">
        <w:rPr>
          <w:rFonts w:asciiTheme="minorHAnsi" w:eastAsia="Calibri" w:hAnsiTheme="minorHAnsi" w:cstheme="minorHAnsi"/>
        </w:rPr>
        <w:t xml:space="preserve"> team to validate biodegradability, recyclability, and impact on effluent quality, ensuring that only environmentally compatible inputs are allowed in the production cycle.</w:t>
      </w:r>
    </w:p>
    <w:p w14:paraId="7767155C" w14:textId="79236844" w:rsidR="006463C3" w:rsidRPr="004362CF" w:rsidRDefault="006463C3" w:rsidP="00F4038F">
      <w:pPr>
        <w:pStyle w:val="ListParagraph"/>
        <w:spacing w:line="276" w:lineRule="auto"/>
        <w:ind w:left="360"/>
        <w:jc w:val="both"/>
        <w:rPr>
          <w:rFonts w:asciiTheme="minorHAnsi" w:eastAsia="Calibri" w:hAnsiTheme="minorHAnsi" w:cstheme="minorHAnsi"/>
          <w:lang w:val="en-US"/>
        </w:rPr>
      </w:pPr>
    </w:p>
    <w:p w14:paraId="48AB7411" w14:textId="297C404F" w:rsidR="006463C3" w:rsidRPr="0052200E" w:rsidRDefault="006463C3">
      <w:pPr>
        <w:pStyle w:val="ListParagraph"/>
        <w:numPr>
          <w:ilvl w:val="1"/>
          <w:numId w:val="30"/>
        </w:numPr>
        <w:tabs>
          <w:tab w:val="left" w:pos="425"/>
        </w:tabs>
        <w:spacing w:before="240" w:after="240" w:line="276" w:lineRule="auto"/>
        <w:jc w:val="both"/>
        <w:rPr>
          <w:rFonts w:asciiTheme="minorHAnsi" w:eastAsia="Calibri" w:hAnsiTheme="minorHAnsi" w:cstheme="minorHAnsi"/>
          <w:b/>
          <w:bCs/>
          <w:lang w:val="en-US"/>
        </w:rPr>
      </w:pPr>
      <w:r w:rsidRPr="0052200E">
        <w:rPr>
          <w:rFonts w:asciiTheme="minorHAnsi" w:eastAsia="Calibri" w:hAnsiTheme="minorHAnsi" w:cstheme="minorHAnsi"/>
          <w:b/>
          <w:bCs/>
          <w:lang w:val="en-US"/>
        </w:rPr>
        <w:t>Adoption of Safer</w:t>
      </w:r>
      <w:r w:rsidR="00353665" w:rsidRPr="0052200E">
        <w:rPr>
          <w:rFonts w:asciiTheme="minorHAnsi" w:eastAsia="Calibri" w:hAnsiTheme="minorHAnsi" w:cstheme="minorHAnsi"/>
          <w:b/>
          <w:bCs/>
          <w:lang w:val="en-US"/>
        </w:rPr>
        <w:t xml:space="preserve"> alternative &amp; less-hazardous</w:t>
      </w:r>
      <w:r w:rsidRPr="0052200E">
        <w:rPr>
          <w:rFonts w:asciiTheme="minorHAnsi" w:eastAsia="Calibri" w:hAnsiTheme="minorHAnsi" w:cstheme="minorHAnsi"/>
          <w:b/>
          <w:bCs/>
          <w:lang w:val="en-US"/>
        </w:rPr>
        <w:t xml:space="preserve"> Substances</w:t>
      </w:r>
    </w:p>
    <w:p w14:paraId="7ED7813C" w14:textId="77777777" w:rsidR="003D1716" w:rsidRPr="004362CF" w:rsidRDefault="003D1716" w:rsidP="00F4038F">
      <w:pPr>
        <w:pStyle w:val="ListParagraph"/>
        <w:tabs>
          <w:tab w:val="left" w:pos="425"/>
        </w:tabs>
        <w:spacing w:before="240" w:after="240" w:line="276" w:lineRule="auto"/>
        <w:ind w:left="360"/>
        <w:jc w:val="both"/>
        <w:rPr>
          <w:rFonts w:asciiTheme="minorHAnsi" w:eastAsia="Calibri" w:hAnsiTheme="minorHAnsi" w:cstheme="minorHAnsi"/>
          <w:b/>
          <w:bCs/>
          <w:lang w:val="en-US"/>
        </w:rPr>
      </w:pPr>
    </w:p>
    <w:p w14:paraId="279BA1EA" w14:textId="3DEB2498" w:rsidR="00B34474" w:rsidRPr="00B34474" w:rsidRDefault="00B34474">
      <w:pPr>
        <w:pStyle w:val="ListParagraph"/>
        <w:numPr>
          <w:ilvl w:val="0"/>
          <w:numId w:val="183"/>
        </w:numPr>
        <w:spacing w:line="276" w:lineRule="auto"/>
        <w:jc w:val="both"/>
        <w:rPr>
          <w:rFonts w:asciiTheme="minorHAnsi" w:eastAsia="Calibri" w:hAnsiTheme="minorHAnsi" w:cstheme="minorHAnsi"/>
        </w:rPr>
      </w:pPr>
      <w:r w:rsidRPr="00B34474">
        <w:rPr>
          <w:rFonts w:asciiTheme="minorHAnsi" w:eastAsia="Calibri" w:hAnsiTheme="minorHAnsi" w:cstheme="minorHAnsi"/>
          <w:b/>
          <w:bCs/>
        </w:rPr>
        <w:t>Identification of Hazardous Inputs</w:t>
      </w:r>
      <w:r w:rsidRPr="00B34474">
        <w:rPr>
          <w:rFonts w:asciiTheme="minorHAnsi" w:eastAsia="Calibri" w:hAnsiTheme="minorHAnsi" w:cstheme="minorHAnsi"/>
        </w:rPr>
        <w:br/>
      </w:r>
      <w:r w:rsidR="00150DD6" w:rsidRPr="00150DD6">
        <w:rPr>
          <w:rFonts w:asciiTheme="minorHAnsi" w:eastAsia="Calibri" w:hAnsiTheme="minorHAnsi" w:cstheme="minorHAnsi"/>
        </w:rPr>
        <w:t>A quarterly review of all process chemicals, fluxes, reagents, and surface-treatment agents is conducted to identify substances falling under ZDHC MRSL, EU REACH Annex XVII, and BIS safety lists that may pose risks to worker safety, effluent treatment, or waste generation</w:t>
      </w:r>
      <w:r w:rsidRPr="00B34474">
        <w:rPr>
          <w:rFonts w:asciiTheme="minorHAnsi" w:eastAsia="Calibri" w:hAnsiTheme="minorHAnsi" w:cstheme="minorHAnsi"/>
        </w:rPr>
        <w:t>.</w:t>
      </w:r>
      <w:r w:rsidR="00302B26">
        <w:rPr>
          <w:rFonts w:asciiTheme="minorHAnsi" w:eastAsia="Calibri" w:hAnsiTheme="minorHAnsi" w:cstheme="minorHAnsi"/>
        </w:rPr>
        <w:t xml:space="preserve"> </w:t>
      </w:r>
    </w:p>
    <w:p w14:paraId="189F52A5" w14:textId="77777777" w:rsidR="00B34474" w:rsidRPr="00B34474" w:rsidRDefault="00B34474">
      <w:pPr>
        <w:pStyle w:val="ListParagraph"/>
        <w:numPr>
          <w:ilvl w:val="0"/>
          <w:numId w:val="183"/>
        </w:numPr>
        <w:spacing w:line="276" w:lineRule="auto"/>
        <w:jc w:val="both"/>
        <w:rPr>
          <w:rFonts w:asciiTheme="minorHAnsi" w:eastAsia="Calibri" w:hAnsiTheme="minorHAnsi" w:cstheme="minorHAnsi"/>
        </w:rPr>
      </w:pPr>
      <w:r w:rsidRPr="00B34474">
        <w:rPr>
          <w:rFonts w:asciiTheme="minorHAnsi" w:eastAsia="Calibri" w:hAnsiTheme="minorHAnsi" w:cstheme="minorHAnsi"/>
          <w:b/>
          <w:bCs/>
        </w:rPr>
        <w:t>Substitution with Greener Alternatives</w:t>
      </w:r>
    </w:p>
    <w:p w14:paraId="33085143" w14:textId="7F0FB775" w:rsidR="00150DD6" w:rsidRPr="00150DD6" w:rsidRDefault="00150DD6">
      <w:pPr>
        <w:pStyle w:val="ListParagraph"/>
        <w:numPr>
          <w:ilvl w:val="1"/>
          <w:numId w:val="183"/>
        </w:numPr>
        <w:spacing w:line="276" w:lineRule="auto"/>
        <w:jc w:val="both"/>
        <w:rPr>
          <w:rFonts w:asciiTheme="minorHAnsi" w:eastAsia="Calibri" w:hAnsiTheme="minorHAnsi" w:cstheme="minorHAnsi"/>
        </w:rPr>
      </w:pPr>
      <w:r w:rsidRPr="00150DD6">
        <w:rPr>
          <w:rFonts w:asciiTheme="minorHAnsi" w:eastAsia="Calibri" w:hAnsiTheme="minorHAnsi" w:cstheme="minorHAnsi"/>
          <w:b/>
          <w:bCs/>
        </w:rPr>
        <w:t xml:space="preserve">Solvents &amp; Degreasers: </w:t>
      </w:r>
      <w:r w:rsidRPr="00150DD6">
        <w:rPr>
          <w:rFonts w:asciiTheme="minorHAnsi" w:eastAsia="Calibri" w:hAnsiTheme="minorHAnsi" w:cstheme="minorHAnsi"/>
        </w:rPr>
        <w:t>Petroleum-based cleaning solvents have been replaced with water-based, biodegradable degreasers that reduce VOC emissions.</w:t>
      </w:r>
    </w:p>
    <w:p w14:paraId="7AFEB57C" w14:textId="2FFCD504" w:rsidR="00150DD6" w:rsidRPr="00150DD6" w:rsidRDefault="00150DD6">
      <w:pPr>
        <w:pStyle w:val="ListParagraph"/>
        <w:numPr>
          <w:ilvl w:val="1"/>
          <w:numId w:val="183"/>
        </w:numPr>
        <w:spacing w:line="276" w:lineRule="auto"/>
        <w:jc w:val="both"/>
        <w:rPr>
          <w:rFonts w:asciiTheme="minorHAnsi" w:eastAsia="Calibri" w:hAnsiTheme="minorHAnsi" w:cstheme="minorHAnsi"/>
          <w:b/>
          <w:bCs/>
        </w:rPr>
      </w:pPr>
      <w:r w:rsidRPr="00150DD6">
        <w:rPr>
          <w:rFonts w:asciiTheme="minorHAnsi" w:eastAsia="Calibri" w:hAnsiTheme="minorHAnsi" w:cstheme="minorHAnsi"/>
          <w:b/>
          <w:bCs/>
        </w:rPr>
        <w:lastRenderedPageBreak/>
        <w:t xml:space="preserve">Surfactants: </w:t>
      </w:r>
      <w:r w:rsidRPr="00150DD6">
        <w:rPr>
          <w:rFonts w:asciiTheme="minorHAnsi" w:eastAsia="Calibri" w:hAnsiTheme="minorHAnsi" w:cstheme="minorHAnsi"/>
        </w:rPr>
        <w:t>Conventional surfactants used in cleaning are substituted with plant-derived, biodegradable surfactants with proven compatibility in metal-processing applications.</w:t>
      </w:r>
    </w:p>
    <w:p w14:paraId="4E72E530" w14:textId="437E83A5" w:rsidR="00150DD6" w:rsidRPr="00150DD6" w:rsidRDefault="00150DD6">
      <w:pPr>
        <w:pStyle w:val="ListParagraph"/>
        <w:numPr>
          <w:ilvl w:val="1"/>
          <w:numId w:val="183"/>
        </w:numPr>
        <w:spacing w:line="276" w:lineRule="auto"/>
        <w:jc w:val="both"/>
        <w:rPr>
          <w:rFonts w:asciiTheme="minorHAnsi" w:eastAsia="Calibri" w:hAnsiTheme="minorHAnsi" w:cstheme="minorHAnsi"/>
        </w:rPr>
      </w:pPr>
      <w:r w:rsidRPr="00150DD6">
        <w:rPr>
          <w:rFonts w:asciiTheme="minorHAnsi" w:eastAsia="Calibri" w:hAnsiTheme="minorHAnsi" w:cstheme="minorHAnsi"/>
          <w:b/>
          <w:bCs/>
        </w:rPr>
        <w:t xml:space="preserve">Pickling &amp; Bleaching Agents: </w:t>
      </w:r>
      <w:r w:rsidRPr="00150DD6">
        <w:rPr>
          <w:rFonts w:asciiTheme="minorHAnsi" w:eastAsia="Calibri" w:hAnsiTheme="minorHAnsi" w:cstheme="minorHAnsi"/>
        </w:rPr>
        <w:t>Acid-intensive pickling systems are gradually replaced with enzyme-assisted and peroxide-based treatments that minimize hazardous by-products.</w:t>
      </w:r>
    </w:p>
    <w:p w14:paraId="2F5CB795" w14:textId="0324DDBB" w:rsidR="00150DD6" w:rsidRPr="00150DD6" w:rsidRDefault="00150DD6">
      <w:pPr>
        <w:pStyle w:val="ListParagraph"/>
        <w:numPr>
          <w:ilvl w:val="1"/>
          <w:numId w:val="183"/>
        </w:numPr>
        <w:spacing w:line="276" w:lineRule="auto"/>
        <w:jc w:val="both"/>
        <w:rPr>
          <w:rFonts w:asciiTheme="minorHAnsi" w:eastAsia="Calibri" w:hAnsiTheme="minorHAnsi" w:cstheme="minorHAnsi"/>
          <w:b/>
          <w:bCs/>
        </w:rPr>
      </w:pPr>
      <w:r w:rsidRPr="00150DD6">
        <w:rPr>
          <w:rFonts w:asciiTheme="minorHAnsi" w:eastAsia="Calibri" w:hAnsiTheme="minorHAnsi" w:cstheme="minorHAnsi"/>
          <w:b/>
          <w:bCs/>
        </w:rPr>
        <w:t xml:space="preserve">Surface Coatings &amp; Additives: </w:t>
      </w:r>
      <w:r w:rsidRPr="00150DD6">
        <w:rPr>
          <w:rFonts w:asciiTheme="minorHAnsi" w:eastAsia="Calibri" w:hAnsiTheme="minorHAnsi" w:cstheme="minorHAnsi"/>
        </w:rPr>
        <w:t>Heavy-metal stabilizers and high-toxicity additives are phased out and replaced with low-toxicity,</w:t>
      </w:r>
    </w:p>
    <w:p w14:paraId="5EA47E60" w14:textId="7BEEFF13" w:rsidR="00B34474" w:rsidRPr="00150DD6" w:rsidRDefault="00150DD6">
      <w:pPr>
        <w:pStyle w:val="ListParagraph"/>
        <w:numPr>
          <w:ilvl w:val="1"/>
          <w:numId w:val="183"/>
        </w:numPr>
        <w:spacing w:line="276" w:lineRule="auto"/>
        <w:jc w:val="both"/>
        <w:rPr>
          <w:rFonts w:asciiTheme="minorHAnsi" w:eastAsia="Calibri" w:hAnsiTheme="minorHAnsi" w:cstheme="minorHAnsi"/>
        </w:rPr>
      </w:pPr>
      <w:r w:rsidRPr="00150DD6">
        <w:rPr>
          <w:rFonts w:asciiTheme="minorHAnsi" w:eastAsia="Calibri" w:hAnsiTheme="minorHAnsi" w:cstheme="minorHAnsi"/>
          <w:b/>
          <w:bCs/>
        </w:rPr>
        <w:t xml:space="preserve">Lubricants &amp; Softeners: </w:t>
      </w:r>
      <w:r w:rsidRPr="00150DD6">
        <w:rPr>
          <w:rFonts w:asciiTheme="minorHAnsi" w:eastAsia="Calibri" w:hAnsiTheme="minorHAnsi" w:cstheme="minorHAnsi"/>
        </w:rPr>
        <w:t xml:space="preserve">Synthetic cationic lubricants are substituted with bio-based formulations (soy/palm derived) that are fully biodegradable and easier to treat in the </w:t>
      </w:r>
      <w:r w:rsidR="00563C85">
        <w:rPr>
          <w:rFonts w:asciiTheme="minorHAnsi" w:hAnsiTheme="minorHAnsi" w:cstheme="minorHAnsi"/>
          <w:lang w:val="en-US"/>
        </w:rPr>
        <w:t>MEE Plant</w:t>
      </w:r>
      <w:r w:rsidRPr="00150DD6">
        <w:rPr>
          <w:rFonts w:asciiTheme="minorHAnsi" w:eastAsia="Calibri" w:hAnsiTheme="minorHAnsi" w:cstheme="minorHAnsi"/>
        </w:rPr>
        <w:t>.</w:t>
      </w:r>
    </w:p>
    <w:p w14:paraId="433B7FF8" w14:textId="5AF62B0F" w:rsidR="00B34474" w:rsidRDefault="00B34474">
      <w:pPr>
        <w:pStyle w:val="ListParagraph"/>
        <w:numPr>
          <w:ilvl w:val="0"/>
          <w:numId w:val="183"/>
        </w:numPr>
        <w:spacing w:line="276" w:lineRule="auto"/>
        <w:jc w:val="both"/>
        <w:rPr>
          <w:rFonts w:asciiTheme="minorHAnsi" w:eastAsia="Calibri" w:hAnsiTheme="minorHAnsi" w:cstheme="minorHAnsi"/>
        </w:rPr>
      </w:pPr>
      <w:r w:rsidRPr="00B34474">
        <w:rPr>
          <w:rFonts w:asciiTheme="minorHAnsi" w:eastAsia="Calibri" w:hAnsiTheme="minorHAnsi" w:cstheme="minorHAnsi"/>
          <w:b/>
          <w:bCs/>
        </w:rPr>
        <w:t>Pre-Approval and Testing</w:t>
      </w:r>
      <w:r w:rsidRPr="00B34474">
        <w:rPr>
          <w:rFonts w:asciiTheme="minorHAnsi" w:eastAsia="Calibri" w:hAnsiTheme="minorHAnsi" w:cstheme="minorHAnsi"/>
        </w:rPr>
        <w:br/>
      </w:r>
      <w:r w:rsidR="00150DD6" w:rsidRPr="00150DD6">
        <w:rPr>
          <w:rFonts w:asciiTheme="minorHAnsi" w:eastAsia="Calibri" w:hAnsiTheme="minorHAnsi" w:cstheme="minorHAnsi"/>
        </w:rPr>
        <w:t>All alternative substances undergo performance trials for compatibility with metallurgical processes (powder quality, purity, sintering, surface finish) before approval. Only inputs with third-party certifications where applicable, or supplier MSDS with eco-safety compliance are cleared for use. Operators are trained prior to implementation of each substitution.</w:t>
      </w:r>
      <w:r w:rsidRPr="00F95EE6">
        <w:rPr>
          <w:rFonts w:asciiTheme="minorHAnsi" w:eastAsia="Calibri" w:hAnsiTheme="minorHAnsi" w:cstheme="minorHAnsi"/>
        </w:rPr>
        <w:t xml:space="preserve"> </w:t>
      </w:r>
    </w:p>
    <w:p w14:paraId="5E7B379A" w14:textId="77777777" w:rsidR="00302B26" w:rsidRPr="00302B26" w:rsidRDefault="00302B26">
      <w:pPr>
        <w:pStyle w:val="ListParagraph"/>
        <w:numPr>
          <w:ilvl w:val="0"/>
          <w:numId w:val="183"/>
        </w:numPr>
        <w:spacing w:line="276" w:lineRule="auto"/>
        <w:jc w:val="both"/>
        <w:rPr>
          <w:rFonts w:asciiTheme="minorHAnsi" w:eastAsia="Calibri" w:hAnsiTheme="minorHAnsi" w:cstheme="minorHAnsi"/>
        </w:rPr>
      </w:pPr>
      <w:r w:rsidRPr="00302B26">
        <w:rPr>
          <w:rFonts w:asciiTheme="minorHAnsi" w:eastAsia="Calibri" w:hAnsiTheme="minorHAnsi" w:cstheme="minorHAnsi"/>
          <w:b/>
          <w:bCs/>
        </w:rPr>
        <w:t>Mercury Non-Use</w:t>
      </w:r>
      <w:r w:rsidRPr="00302B26">
        <w:rPr>
          <w:rFonts w:asciiTheme="minorHAnsi" w:eastAsia="Calibri" w:hAnsiTheme="minorHAnsi" w:cstheme="minorHAnsi"/>
        </w:rPr>
        <w:br/>
        <w:t>CHPL strictly prohibits the procurement, storage, or use of mercury and mercury-based compounds across all operations. This policy is aligned with:</w:t>
      </w:r>
    </w:p>
    <w:p w14:paraId="3810FDC4" w14:textId="77777777" w:rsidR="00302B26" w:rsidRPr="00302B26" w:rsidRDefault="00302B26">
      <w:pPr>
        <w:pStyle w:val="ListParagraph"/>
        <w:numPr>
          <w:ilvl w:val="1"/>
          <w:numId w:val="183"/>
        </w:numPr>
        <w:spacing w:line="276" w:lineRule="auto"/>
        <w:jc w:val="both"/>
        <w:rPr>
          <w:rFonts w:asciiTheme="minorHAnsi" w:eastAsia="Calibri" w:hAnsiTheme="minorHAnsi" w:cstheme="minorHAnsi"/>
        </w:rPr>
      </w:pPr>
      <w:r w:rsidRPr="00302B26">
        <w:rPr>
          <w:rFonts w:asciiTheme="minorHAnsi" w:eastAsia="Calibri" w:hAnsiTheme="minorHAnsi" w:cstheme="minorHAnsi"/>
          <w:b/>
          <w:bCs/>
        </w:rPr>
        <w:t>Minamata Convention on Mercury</w:t>
      </w:r>
      <w:r w:rsidRPr="00302B26">
        <w:rPr>
          <w:rFonts w:asciiTheme="minorHAnsi" w:eastAsia="Calibri" w:hAnsiTheme="minorHAnsi" w:cstheme="minorHAnsi"/>
        </w:rPr>
        <w:t xml:space="preserve"> (global treaty to protect human health and the environment).</w:t>
      </w:r>
    </w:p>
    <w:p w14:paraId="7EE4147A" w14:textId="77777777" w:rsidR="00302B26" w:rsidRPr="00302B26" w:rsidRDefault="00302B26">
      <w:pPr>
        <w:pStyle w:val="ListParagraph"/>
        <w:numPr>
          <w:ilvl w:val="1"/>
          <w:numId w:val="183"/>
        </w:numPr>
        <w:spacing w:line="276" w:lineRule="auto"/>
        <w:jc w:val="both"/>
        <w:rPr>
          <w:rFonts w:asciiTheme="minorHAnsi" w:eastAsia="Calibri" w:hAnsiTheme="minorHAnsi" w:cstheme="minorHAnsi"/>
        </w:rPr>
      </w:pPr>
      <w:r w:rsidRPr="00302B26">
        <w:rPr>
          <w:rFonts w:asciiTheme="minorHAnsi" w:eastAsia="Calibri" w:hAnsiTheme="minorHAnsi" w:cstheme="minorHAnsi"/>
          <w:b/>
          <w:bCs/>
        </w:rPr>
        <w:t>Indian environmental regulations</w:t>
      </w:r>
      <w:r w:rsidRPr="00302B26">
        <w:rPr>
          <w:rFonts w:asciiTheme="minorHAnsi" w:eastAsia="Calibri" w:hAnsiTheme="minorHAnsi" w:cstheme="minorHAnsi"/>
        </w:rPr>
        <w:t xml:space="preserve"> (Hazardous and Other Wastes Rules, 2016).</w:t>
      </w:r>
    </w:p>
    <w:p w14:paraId="0EF28914" w14:textId="77777777" w:rsidR="00302B26" w:rsidRPr="00302B26" w:rsidRDefault="00302B26">
      <w:pPr>
        <w:pStyle w:val="ListParagraph"/>
        <w:numPr>
          <w:ilvl w:val="1"/>
          <w:numId w:val="183"/>
        </w:numPr>
        <w:spacing w:line="276" w:lineRule="auto"/>
        <w:jc w:val="both"/>
        <w:rPr>
          <w:rFonts w:asciiTheme="minorHAnsi" w:eastAsia="Calibri" w:hAnsiTheme="minorHAnsi" w:cstheme="minorHAnsi"/>
        </w:rPr>
      </w:pPr>
      <w:r w:rsidRPr="00302B26">
        <w:rPr>
          <w:rFonts w:asciiTheme="minorHAnsi" w:eastAsia="Calibri" w:hAnsiTheme="minorHAnsi" w:cstheme="minorHAnsi"/>
          <w:b/>
          <w:bCs/>
        </w:rPr>
        <w:t>Customer-specific Restricted Substances Lists (RSLs)</w:t>
      </w:r>
      <w:r w:rsidRPr="00302B26">
        <w:rPr>
          <w:rFonts w:asciiTheme="minorHAnsi" w:eastAsia="Calibri" w:hAnsiTheme="minorHAnsi" w:cstheme="minorHAnsi"/>
        </w:rPr>
        <w:t>.</w:t>
      </w:r>
    </w:p>
    <w:p w14:paraId="09818861" w14:textId="77777777" w:rsidR="00302B26" w:rsidRPr="00302B26" w:rsidRDefault="00302B26" w:rsidP="00B07AE9">
      <w:pPr>
        <w:pStyle w:val="ListParagraph"/>
        <w:spacing w:line="276" w:lineRule="auto"/>
        <w:jc w:val="both"/>
        <w:rPr>
          <w:rFonts w:asciiTheme="minorHAnsi" w:eastAsia="Calibri" w:hAnsiTheme="minorHAnsi" w:cstheme="minorHAnsi"/>
        </w:rPr>
      </w:pPr>
      <w:r w:rsidRPr="00302B26">
        <w:rPr>
          <w:rFonts w:asciiTheme="minorHAnsi" w:eastAsia="Calibri" w:hAnsiTheme="minorHAnsi" w:cstheme="minorHAnsi"/>
        </w:rPr>
        <w:t>To ensure compliance:</w:t>
      </w:r>
    </w:p>
    <w:p w14:paraId="4959A8FC" w14:textId="77777777" w:rsidR="00302B26" w:rsidRPr="00302B26" w:rsidRDefault="00302B26">
      <w:pPr>
        <w:pStyle w:val="ListParagraph"/>
        <w:numPr>
          <w:ilvl w:val="1"/>
          <w:numId w:val="183"/>
        </w:numPr>
        <w:spacing w:line="276" w:lineRule="auto"/>
        <w:jc w:val="both"/>
        <w:rPr>
          <w:rFonts w:asciiTheme="minorHAnsi" w:eastAsia="Calibri" w:hAnsiTheme="minorHAnsi" w:cstheme="minorHAnsi"/>
        </w:rPr>
      </w:pPr>
      <w:r w:rsidRPr="00302B26">
        <w:rPr>
          <w:rFonts w:asciiTheme="minorHAnsi" w:eastAsia="Calibri" w:hAnsiTheme="minorHAnsi" w:cstheme="minorHAnsi"/>
        </w:rPr>
        <w:t>Supplier declarations and MSDS are verified quarterly to confirm that no raw material contains mercury traces.</w:t>
      </w:r>
    </w:p>
    <w:p w14:paraId="0FB4AAC9" w14:textId="77777777" w:rsidR="00302B26" w:rsidRPr="00302B26" w:rsidRDefault="00302B26">
      <w:pPr>
        <w:pStyle w:val="ListParagraph"/>
        <w:numPr>
          <w:ilvl w:val="1"/>
          <w:numId w:val="183"/>
        </w:numPr>
        <w:spacing w:line="276" w:lineRule="auto"/>
        <w:jc w:val="both"/>
        <w:rPr>
          <w:rFonts w:asciiTheme="minorHAnsi" w:eastAsia="Calibri" w:hAnsiTheme="minorHAnsi" w:cstheme="minorHAnsi"/>
        </w:rPr>
      </w:pPr>
      <w:r w:rsidRPr="00302B26">
        <w:rPr>
          <w:rFonts w:asciiTheme="minorHAnsi" w:eastAsia="Calibri" w:hAnsiTheme="minorHAnsi" w:cstheme="minorHAnsi"/>
        </w:rPr>
        <w:t>Internal audits and chemical inventory checks include a specific “mercury-free” verification step.</w:t>
      </w:r>
    </w:p>
    <w:p w14:paraId="5433B0F5" w14:textId="2556EBA0" w:rsidR="00302B26" w:rsidRPr="00B07AE9" w:rsidRDefault="00302B26">
      <w:pPr>
        <w:pStyle w:val="ListParagraph"/>
        <w:numPr>
          <w:ilvl w:val="1"/>
          <w:numId w:val="183"/>
        </w:numPr>
        <w:spacing w:line="276" w:lineRule="auto"/>
        <w:jc w:val="both"/>
        <w:rPr>
          <w:rFonts w:asciiTheme="minorHAnsi" w:eastAsia="Calibri" w:hAnsiTheme="minorHAnsi" w:cstheme="minorHAnsi"/>
        </w:rPr>
      </w:pPr>
      <w:r w:rsidRPr="00302B26">
        <w:rPr>
          <w:rFonts w:asciiTheme="minorHAnsi" w:eastAsia="Calibri" w:hAnsiTheme="minorHAnsi" w:cstheme="minorHAnsi"/>
        </w:rPr>
        <w:t>Employees are trained on the health, environmental, and regulatory risks of mercury to reinforce zero-tolerance use.</w:t>
      </w:r>
    </w:p>
    <w:p w14:paraId="2F6ABBD6" w14:textId="30EB7EB6" w:rsidR="00B34474" w:rsidRDefault="00B34474">
      <w:pPr>
        <w:pStyle w:val="ListParagraph"/>
        <w:numPr>
          <w:ilvl w:val="0"/>
          <w:numId w:val="183"/>
        </w:numPr>
        <w:spacing w:line="276" w:lineRule="auto"/>
        <w:jc w:val="both"/>
        <w:rPr>
          <w:rFonts w:asciiTheme="minorHAnsi" w:eastAsia="Calibri" w:hAnsiTheme="minorHAnsi" w:cstheme="minorHAnsi"/>
          <w:lang w:val="en-US"/>
        </w:rPr>
      </w:pPr>
      <w:r w:rsidRPr="00B34474">
        <w:rPr>
          <w:rFonts w:asciiTheme="minorHAnsi" w:eastAsia="Calibri" w:hAnsiTheme="minorHAnsi" w:cstheme="minorHAnsi"/>
          <w:b/>
          <w:bCs/>
        </w:rPr>
        <w:t>Monitoring and Recordkeeping</w:t>
      </w:r>
      <w:r w:rsidRPr="00B34474">
        <w:rPr>
          <w:rFonts w:asciiTheme="minorHAnsi" w:eastAsia="Calibri" w:hAnsiTheme="minorHAnsi" w:cstheme="minorHAnsi"/>
        </w:rPr>
        <w:br/>
      </w:r>
      <w:r w:rsidR="00150DD6" w:rsidRPr="00150DD6">
        <w:rPr>
          <w:rFonts w:asciiTheme="minorHAnsi" w:eastAsia="Calibri" w:hAnsiTheme="minorHAnsi" w:cstheme="minorHAnsi"/>
          <w:lang w:val="en-US"/>
        </w:rPr>
        <w:t>Monthly review of effluent treatment data, solvent consumption logs, and chemical supplier MSDS ensures substituted substances are consistently applied and continue to meet safety and environmental performance benchmarks. Full audit trails are maintained for regulatory and customer verification.</w:t>
      </w:r>
    </w:p>
    <w:p w14:paraId="719A4F12" w14:textId="77777777" w:rsidR="00CA39A6" w:rsidRDefault="00CA39A6" w:rsidP="00CA39A6">
      <w:pPr>
        <w:spacing w:line="276" w:lineRule="auto"/>
        <w:jc w:val="both"/>
        <w:rPr>
          <w:rFonts w:asciiTheme="minorHAnsi" w:eastAsia="Calibri" w:hAnsiTheme="minorHAnsi" w:cstheme="minorHAnsi"/>
          <w:lang w:val="en-US"/>
        </w:rPr>
      </w:pPr>
    </w:p>
    <w:p w14:paraId="466F9821" w14:textId="77777777" w:rsidR="00CA39A6" w:rsidRPr="00CA39A6" w:rsidRDefault="00CA39A6" w:rsidP="00CA39A6">
      <w:pPr>
        <w:spacing w:line="276" w:lineRule="auto"/>
        <w:jc w:val="both"/>
        <w:rPr>
          <w:rFonts w:asciiTheme="minorHAnsi" w:eastAsia="Calibri" w:hAnsiTheme="minorHAnsi" w:cstheme="minorHAnsi"/>
          <w:lang w:val="en-US"/>
        </w:rPr>
      </w:pPr>
    </w:p>
    <w:p w14:paraId="30F8DA63" w14:textId="77777777" w:rsidR="00B34474" w:rsidRPr="004362CF" w:rsidRDefault="00B34474" w:rsidP="00F4038F">
      <w:pPr>
        <w:pStyle w:val="ListParagraph"/>
        <w:spacing w:line="276" w:lineRule="auto"/>
        <w:ind w:left="360"/>
        <w:jc w:val="both"/>
        <w:rPr>
          <w:rFonts w:asciiTheme="minorHAnsi" w:eastAsia="Calibri" w:hAnsiTheme="minorHAnsi" w:cstheme="minorHAnsi"/>
          <w:lang w:val="en-US"/>
        </w:rPr>
      </w:pPr>
    </w:p>
    <w:p w14:paraId="12B32900" w14:textId="4BA39756" w:rsidR="006463C3" w:rsidRPr="0052200E" w:rsidRDefault="006463C3">
      <w:pPr>
        <w:pStyle w:val="ListParagraph"/>
        <w:numPr>
          <w:ilvl w:val="1"/>
          <w:numId w:val="30"/>
        </w:numPr>
        <w:tabs>
          <w:tab w:val="left" w:pos="425"/>
        </w:tabs>
        <w:spacing w:line="276" w:lineRule="auto"/>
        <w:jc w:val="both"/>
        <w:rPr>
          <w:rFonts w:asciiTheme="minorHAnsi" w:eastAsia="Calibri" w:hAnsiTheme="minorHAnsi" w:cstheme="minorHAnsi"/>
          <w:b/>
          <w:bCs/>
          <w:lang w:val="en-US"/>
        </w:rPr>
      </w:pPr>
      <w:r w:rsidRPr="0052200E">
        <w:rPr>
          <w:rFonts w:asciiTheme="minorHAnsi" w:eastAsia="Calibri" w:hAnsiTheme="minorHAnsi" w:cstheme="minorHAnsi"/>
          <w:b/>
          <w:bCs/>
          <w:lang w:val="en-US"/>
        </w:rPr>
        <w:lastRenderedPageBreak/>
        <w:t>Reducing Hazardous By-Product Formation and Toxicity</w:t>
      </w:r>
    </w:p>
    <w:p w14:paraId="23412294" w14:textId="77777777" w:rsidR="003D1716" w:rsidRPr="004362CF" w:rsidRDefault="003D1716" w:rsidP="00F4038F">
      <w:pPr>
        <w:pStyle w:val="ListParagraph"/>
        <w:tabs>
          <w:tab w:val="left" w:pos="425"/>
        </w:tabs>
        <w:spacing w:line="276" w:lineRule="auto"/>
        <w:ind w:left="360"/>
        <w:jc w:val="both"/>
        <w:rPr>
          <w:rFonts w:asciiTheme="minorHAnsi" w:eastAsia="Calibri" w:hAnsiTheme="minorHAnsi" w:cstheme="minorHAnsi"/>
          <w:b/>
          <w:bCs/>
          <w:lang w:val="en-US"/>
        </w:rPr>
      </w:pPr>
    </w:p>
    <w:p w14:paraId="21637701" w14:textId="77777777" w:rsidR="00150DD6" w:rsidRPr="00150DD6" w:rsidRDefault="00150DD6" w:rsidP="00150DD6">
      <w:pPr>
        <w:spacing w:line="276" w:lineRule="auto"/>
        <w:jc w:val="both"/>
        <w:rPr>
          <w:rFonts w:asciiTheme="minorHAnsi" w:hAnsiTheme="minorHAnsi" w:cstheme="minorHAnsi"/>
        </w:rPr>
      </w:pPr>
      <w:r w:rsidRPr="00150DD6">
        <w:rPr>
          <w:rFonts w:asciiTheme="minorHAnsi" w:hAnsiTheme="minorHAnsi" w:cstheme="minorHAnsi"/>
        </w:rPr>
        <w:t>Choksi Heraeus has implemented proactive measures to minimize the generation of hazardous by-products during metal processing and ensure their safe management:</w:t>
      </w:r>
    </w:p>
    <w:p w14:paraId="7FD92984" w14:textId="77777777" w:rsidR="00150DD6" w:rsidRPr="00150DD6" w:rsidRDefault="00150DD6">
      <w:pPr>
        <w:numPr>
          <w:ilvl w:val="0"/>
          <w:numId w:val="32"/>
        </w:numPr>
        <w:tabs>
          <w:tab w:val="clear" w:pos="720"/>
        </w:tabs>
        <w:spacing w:line="276" w:lineRule="auto"/>
        <w:jc w:val="both"/>
        <w:rPr>
          <w:rFonts w:asciiTheme="minorHAnsi" w:hAnsiTheme="minorHAnsi" w:cstheme="minorHAnsi"/>
        </w:rPr>
      </w:pPr>
      <w:r w:rsidRPr="00150DD6">
        <w:rPr>
          <w:rFonts w:asciiTheme="minorHAnsi" w:hAnsiTheme="minorHAnsi" w:cstheme="minorHAnsi"/>
        </w:rPr>
        <w:t>Use of low-toxicity fluxes, binders, and processing chemicals has replaced conventional inputs to reduce emissions of volatile organic compounds (VOCs), heavy metals, and other hazardous pollutants.</w:t>
      </w:r>
    </w:p>
    <w:p w14:paraId="491AAA15" w14:textId="77777777" w:rsidR="00150DD6" w:rsidRPr="00150DD6" w:rsidRDefault="00150DD6">
      <w:pPr>
        <w:numPr>
          <w:ilvl w:val="0"/>
          <w:numId w:val="32"/>
        </w:numPr>
        <w:tabs>
          <w:tab w:val="clear" w:pos="720"/>
        </w:tabs>
        <w:spacing w:line="276" w:lineRule="auto"/>
        <w:jc w:val="both"/>
        <w:rPr>
          <w:rFonts w:asciiTheme="minorHAnsi" w:hAnsiTheme="minorHAnsi" w:cstheme="minorHAnsi"/>
        </w:rPr>
      </w:pPr>
      <w:r w:rsidRPr="00150DD6">
        <w:rPr>
          <w:rFonts w:asciiTheme="minorHAnsi" w:hAnsiTheme="minorHAnsi" w:cstheme="minorHAnsi"/>
        </w:rPr>
        <w:t>Process conditions such as furnace temperature, atmosphere, and pH in wet treatments are carefully controlled to prevent the formation of Persistent Organic Pollutants (POPs) and other toxic by-products.</w:t>
      </w:r>
    </w:p>
    <w:p w14:paraId="1EFBCEA8" w14:textId="77777777" w:rsidR="00150DD6" w:rsidRPr="00150DD6" w:rsidRDefault="00150DD6">
      <w:pPr>
        <w:numPr>
          <w:ilvl w:val="0"/>
          <w:numId w:val="32"/>
        </w:numPr>
        <w:tabs>
          <w:tab w:val="clear" w:pos="720"/>
        </w:tabs>
        <w:spacing w:line="276" w:lineRule="auto"/>
        <w:jc w:val="both"/>
        <w:rPr>
          <w:rFonts w:asciiTheme="minorHAnsi" w:hAnsiTheme="minorHAnsi" w:cstheme="minorHAnsi"/>
        </w:rPr>
      </w:pPr>
      <w:r w:rsidRPr="00150DD6">
        <w:rPr>
          <w:rFonts w:asciiTheme="minorHAnsi" w:hAnsiTheme="minorHAnsi" w:cstheme="minorHAnsi"/>
        </w:rPr>
        <w:t>Advanced filtration, dust collection, and chemical recovery systems are installed to capture and reclaim residual particulates, solvents, and metallic compounds before they enter air or water streams.</w:t>
      </w:r>
    </w:p>
    <w:p w14:paraId="3D33D381" w14:textId="77777777" w:rsidR="00150DD6" w:rsidRPr="00150DD6" w:rsidRDefault="00150DD6">
      <w:pPr>
        <w:numPr>
          <w:ilvl w:val="0"/>
          <w:numId w:val="32"/>
        </w:numPr>
        <w:tabs>
          <w:tab w:val="clear" w:pos="720"/>
        </w:tabs>
        <w:spacing w:line="276" w:lineRule="auto"/>
        <w:jc w:val="both"/>
        <w:rPr>
          <w:rFonts w:asciiTheme="minorHAnsi" w:hAnsiTheme="minorHAnsi" w:cstheme="minorHAnsi"/>
        </w:rPr>
      </w:pPr>
      <w:r w:rsidRPr="00150DD6">
        <w:rPr>
          <w:rFonts w:asciiTheme="minorHAnsi" w:hAnsiTheme="minorHAnsi" w:cstheme="minorHAnsi"/>
        </w:rPr>
        <w:t>All hazardous wastes, including spent solvents, oily residues, and contaminated sludges, are treated and disposed of only through government-authorized facilities, in strict compliance with national environmental regulations.</w:t>
      </w:r>
    </w:p>
    <w:p w14:paraId="5812CEDD" w14:textId="5556692C" w:rsidR="00353665" w:rsidRPr="00150DD6" w:rsidRDefault="00150DD6">
      <w:pPr>
        <w:numPr>
          <w:ilvl w:val="0"/>
          <w:numId w:val="32"/>
        </w:numPr>
        <w:tabs>
          <w:tab w:val="clear" w:pos="720"/>
        </w:tabs>
        <w:spacing w:line="276" w:lineRule="auto"/>
        <w:jc w:val="both"/>
        <w:rPr>
          <w:rFonts w:asciiTheme="minorHAnsi" w:hAnsiTheme="minorHAnsi" w:cstheme="minorHAnsi"/>
        </w:rPr>
      </w:pPr>
      <w:r w:rsidRPr="00150DD6">
        <w:rPr>
          <w:rFonts w:asciiTheme="minorHAnsi" w:hAnsiTheme="minorHAnsi" w:cstheme="minorHAnsi"/>
        </w:rPr>
        <w:t>Routine audits of raw material usage, chemical handling, and waste management practices are carried out to ensure compliance and identify further improvement opportunities.</w:t>
      </w:r>
    </w:p>
    <w:p w14:paraId="25AFD53F" w14:textId="7D56FA77" w:rsidR="006463C3" w:rsidRPr="004362CF" w:rsidRDefault="006463C3" w:rsidP="00F4038F">
      <w:pPr>
        <w:spacing w:line="276" w:lineRule="auto"/>
        <w:jc w:val="both"/>
        <w:rPr>
          <w:rFonts w:asciiTheme="minorHAnsi" w:eastAsia="Calibri" w:hAnsiTheme="minorHAnsi" w:cstheme="minorHAnsi"/>
          <w:lang w:val="en-US"/>
        </w:rPr>
      </w:pPr>
    </w:p>
    <w:p w14:paraId="659495D8" w14:textId="19C4BF5C" w:rsidR="006463C3" w:rsidRPr="0052200E" w:rsidRDefault="006463C3">
      <w:pPr>
        <w:pStyle w:val="ListParagraph"/>
        <w:numPr>
          <w:ilvl w:val="1"/>
          <w:numId w:val="30"/>
        </w:numPr>
        <w:tabs>
          <w:tab w:val="left" w:pos="425"/>
        </w:tabs>
        <w:spacing w:line="276" w:lineRule="auto"/>
        <w:jc w:val="both"/>
        <w:rPr>
          <w:rFonts w:asciiTheme="minorHAnsi" w:eastAsia="Calibri" w:hAnsiTheme="minorHAnsi" w:cstheme="minorHAnsi"/>
          <w:b/>
          <w:bCs/>
          <w:lang w:val="en-US"/>
        </w:rPr>
      </w:pPr>
      <w:r w:rsidRPr="0052200E">
        <w:rPr>
          <w:rFonts w:asciiTheme="minorHAnsi" w:eastAsia="Calibri" w:hAnsiTheme="minorHAnsi" w:cstheme="minorHAnsi"/>
          <w:b/>
          <w:bCs/>
          <w:lang w:val="en-US"/>
        </w:rPr>
        <w:t>Efficient Inventory Management and Material Tracking</w:t>
      </w:r>
    </w:p>
    <w:p w14:paraId="48A19176" w14:textId="77777777" w:rsidR="003D1716" w:rsidRPr="004362CF" w:rsidRDefault="003D1716" w:rsidP="00F4038F">
      <w:pPr>
        <w:pStyle w:val="ListParagraph"/>
        <w:tabs>
          <w:tab w:val="left" w:pos="425"/>
        </w:tabs>
        <w:spacing w:line="276" w:lineRule="auto"/>
        <w:ind w:left="360"/>
        <w:jc w:val="both"/>
        <w:rPr>
          <w:rFonts w:asciiTheme="minorHAnsi" w:eastAsia="Calibri" w:hAnsiTheme="minorHAnsi" w:cstheme="minorHAnsi"/>
          <w:b/>
          <w:bCs/>
          <w:lang w:val="en-US"/>
        </w:rPr>
      </w:pPr>
    </w:p>
    <w:p w14:paraId="10457602" w14:textId="669E451D" w:rsidR="006463C3" w:rsidRPr="004362CF" w:rsidRDefault="006463C3" w:rsidP="00F4038F">
      <w:pPr>
        <w:pStyle w:val="ListParagraph"/>
        <w:spacing w:line="276" w:lineRule="auto"/>
        <w:ind w:left="360"/>
        <w:jc w:val="both"/>
        <w:rPr>
          <w:rFonts w:asciiTheme="minorHAnsi" w:eastAsia="Calibri" w:hAnsiTheme="minorHAnsi" w:cstheme="minorHAnsi"/>
          <w:lang w:val="en-US"/>
        </w:rPr>
      </w:pPr>
      <w:r w:rsidRPr="004362CF">
        <w:rPr>
          <w:rFonts w:asciiTheme="minorHAnsi" w:eastAsia="Calibri" w:hAnsiTheme="minorHAnsi" w:cstheme="minorHAnsi"/>
          <w:lang w:val="en-US"/>
        </w:rPr>
        <w:t>A centralized, digit</w:t>
      </w:r>
      <w:r w:rsidR="0010364D" w:rsidRPr="004362CF">
        <w:rPr>
          <w:rFonts w:asciiTheme="minorHAnsi" w:eastAsia="Calibri" w:hAnsiTheme="minorHAnsi" w:cstheme="minorHAnsi"/>
          <w:lang w:val="en-US"/>
        </w:rPr>
        <w:t>ali</w:t>
      </w:r>
      <w:r w:rsidRPr="004362CF">
        <w:rPr>
          <w:rFonts w:asciiTheme="minorHAnsi" w:eastAsia="Calibri" w:hAnsiTheme="minorHAnsi" w:cstheme="minorHAnsi"/>
          <w:lang w:val="en-US"/>
        </w:rPr>
        <w:t>zed inventory management system is used to:</w:t>
      </w:r>
    </w:p>
    <w:p w14:paraId="53CCEBD7" w14:textId="77777777" w:rsidR="006463C3" w:rsidRPr="004362CF" w:rsidRDefault="006463C3">
      <w:pPr>
        <w:pStyle w:val="ListParagraph"/>
        <w:numPr>
          <w:ilvl w:val="0"/>
          <w:numId w:val="33"/>
        </w:numPr>
        <w:spacing w:line="276" w:lineRule="auto"/>
        <w:jc w:val="both"/>
        <w:rPr>
          <w:rFonts w:asciiTheme="minorHAnsi" w:eastAsia="Calibri" w:hAnsiTheme="minorHAnsi" w:cstheme="minorHAnsi"/>
          <w:lang w:val="en-US"/>
        </w:rPr>
      </w:pPr>
      <w:r w:rsidRPr="004362CF">
        <w:rPr>
          <w:rFonts w:asciiTheme="minorHAnsi" w:eastAsia="Calibri" w:hAnsiTheme="minorHAnsi" w:cstheme="minorHAnsi"/>
          <w:lang w:val="en-US"/>
        </w:rPr>
        <w:t>Monitor real-time data on incoming, stored, and consumed materials.</w:t>
      </w:r>
    </w:p>
    <w:p w14:paraId="77806B06" w14:textId="77777777" w:rsidR="006463C3" w:rsidRPr="004362CF" w:rsidRDefault="006463C3">
      <w:pPr>
        <w:pStyle w:val="ListParagraph"/>
        <w:numPr>
          <w:ilvl w:val="0"/>
          <w:numId w:val="33"/>
        </w:numPr>
        <w:spacing w:line="276" w:lineRule="auto"/>
        <w:jc w:val="both"/>
        <w:rPr>
          <w:rFonts w:asciiTheme="minorHAnsi" w:eastAsia="Calibri" w:hAnsiTheme="minorHAnsi" w:cstheme="minorHAnsi"/>
          <w:lang w:val="en-US"/>
        </w:rPr>
      </w:pPr>
      <w:r w:rsidRPr="004362CF">
        <w:rPr>
          <w:rFonts w:asciiTheme="minorHAnsi" w:eastAsia="Calibri" w:hAnsiTheme="minorHAnsi" w:cstheme="minorHAnsi"/>
          <w:lang w:val="en-US"/>
        </w:rPr>
        <w:t>Prevent overstocking, expiry-related waste, and inefficiencies in storage.</w:t>
      </w:r>
    </w:p>
    <w:p w14:paraId="1496AFCE" w14:textId="77777777" w:rsidR="006463C3" w:rsidRPr="004362CF" w:rsidRDefault="006463C3">
      <w:pPr>
        <w:pStyle w:val="ListParagraph"/>
        <w:numPr>
          <w:ilvl w:val="0"/>
          <w:numId w:val="33"/>
        </w:numPr>
        <w:spacing w:line="276" w:lineRule="auto"/>
        <w:jc w:val="both"/>
        <w:rPr>
          <w:rFonts w:asciiTheme="minorHAnsi" w:eastAsia="Calibri" w:hAnsiTheme="minorHAnsi" w:cstheme="minorHAnsi"/>
          <w:lang w:val="en-US"/>
        </w:rPr>
      </w:pPr>
      <w:r w:rsidRPr="004362CF">
        <w:rPr>
          <w:rFonts w:asciiTheme="minorHAnsi" w:eastAsia="Calibri" w:hAnsiTheme="minorHAnsi" w:cstheme="minorHAnsi"/>
          <w:lang w:val="en-US"/>
        </w:rPr>
        <w:t>Ensure proper stock rotation using the First-In-First-Out (FIFO) principle.</w:t>
      </w:r>
    </w:p>
    <w:p w14:paraId="73E33797" w14:textId="77777777" w:rsidR="006463C3" w:rsidRPr="004362CF" w:rsidRDefault="006463C3">
      <w:pPr>
        <w:pStyle w:val="ListParagraph"/>
        <w:numPr>
          <w:ilvl w:val="0"/>
          <w:numId w:val="33"/>
        </w:numPr>
        <w:spacing w:line="276" w:lineRule="auto"/>
        <w:jc w:val="both"/>
        <w:rPr>
          <w:rFonts w:asciiTheme="minorHAnsi" w:eastAsia="Calibri" w:hAnsiTheme="minorHAnsi" w:cstheme="minorHAnsi"/>
          <w:lang w:val="en-US"/>
        </w:rPr>
      </w:pPr>
      <w:r w:rsidRPr="004362CF">
        <w:rPr>
          <w:rFonts w:asciiTheme="minorHAnsi" w:eastAsia="Calibri" w:hAnsiTheme="minorHAnsi" w:cstheme="minorHAnsi"/>
          <w:lang w:val="en-US"/>
        </w:rPr>
        <w:t>Provide usage forecasts to assist in precise procurement planning and minimize surplus stock.</w:t>
      </w:r>
    </w:p>
    <w:p w14:paraId="6ED8A02D" w14:textId="77777777" w:rsidR="006463C3" w:rsidRPr="004362CF" w:rsidRDefault="006463C3">
      <w:pPr>
        <w:pStyle w:val="ListParagraph"/>
        <w:numPr>
          <w:ilvl w:val="0"/>
          <w:numId w:val="33"/>
        </w:numPr>
        <w:spacing w:line="276" w:lineRule="auto"/>
        <w:jc w:val="both"/>
        <w:rPr>
          <w:rFonts w:asciiTheme="minorHAnsi" w:eastAsia="Calibri" w:hAnsiTheme="minorHAnsi" w:cstheme="minorHAnsi"/>
          <w:lang w:val="en-US"/>
        </w:rPr>
      </w:pPr>
      <w:r w:rsidRPr="004362CF">
        <w:rPr>
          <w:rFonts w:asciiTheme="minorHAnsi" w:eastAsia="Calibri" w:hAnsiTheme="minorHAnsi" w:cstheme="minorHAnsi"/>
          <w:lang w:val="en-US"/>
        </w:rPr>
        <w:t>Enable tracking of eco-friendly and recovered inputs separately for performance evaluation and reporting.</w:t>
      </w:r>
    </w:p>
    <w:p w14:paraId="128BF849" w14:textId="77777777" w:rsidR="0010364D" w:rsidRPr="004362CF" w:rsidRDefault="0010364D" w:rsidP="00F4038F">
      <w:pPr>
        <w:spacing w:line="276" w:lineRule="auto"/>
        <w:jc w:val="both"/>
        <w:rPr>
          <w:rFonts w:asciiTheme="minorHAnsi" w:eastAsia="Calibri" w:hAnsiTheme="minorHAnsi" w:cstheme="minorHAnsi"/>
          <w:b/>
          <w:bCs/>
          <w:lang w:val="en-US"/>
        </w:rPr>
      </w:pPr>
    </w:p>
    <w:p w14:paraId="3475A774" w14:textId="2730BEA9" w:rsidR="006463C3" w:rsidRPr="0052200E" w:rsidRDefault="006463C3">
      <w:pPr>
        <w:pStyle w:val="ListParagraph"/>
        <w:numPr>
          <w:ilvl w:val="1"/>
          <w:numId w:val="30"/>
        </w:numPr>
        <w:tabs>
          <w:tab w:val="left" w:pos="425"/>
        </w:tabs>
        <w:spacing w:line="276" w:lineRule="auto"/>
        <w:jc w:val="both"/>
        <w:rPr>
          <w:rFonts w:asciiTheme="minorHAnsi" w:eastAsia="Calibri" w:hAnsiTheme="minorHAnsi" w:cstheme="minorHAnsi"/>
          <w:b/>
          <w:bCs/>
          <w:lang w:val="en-US"/>
        </w:rPr>
      </w:pPr>
      <w:r w:rsidRPr="0052200E">
        <w:rPr>
          <w:rFonts w:asciiTheme="minorHAnsi" w:eastAsia="Calibri" w:hAnsiTheme="minorHAnsi" w:cstheme="minorHAnsi"/>
          <w:b/>
          <w:bCs/>
          <w:lang w:val="en-US"/>
        </w:rPr>
        <w:t>Training and Awareness on Sustainable Material Practices</w:t>
      </w:r>
    </w:p>
    <w:p w14:paraId="791B2C29" w14:textId="77777777" w:rsidR="003D1716" w:rsidRPr="004362CF" w:rsidRDefault="003D1716" w:rsidP="00F4038F">
      <w:pPr>
        <w:pStyle w:val="ListParagraph"/>
        <w:tabs>
          <w:tab w:val="left" w:pos="425"/>
        </w:tabs>
        <w:spacing w:line="276" w:lineRule="auto"/>
        <w:ind w:left="360"/>
        <w:jc w:val="both"/>
        <w:rPr>
          <w:rFonts w:asciiTheme="minorHAnsi" w:eastAsia="Calibri" w:hAnsiTheme="minorHAnsi" w:cstheme="minorHAnsi"/>
          <w:b/>
          <w:bCs/>
          <w:lang w:val="en-US"/>
        </w:rPr>
      </w:pPr>
    </w:p>
    <w:p w14:paraId="20A5EEB3" w14:textId="77777777" w:rsidR="006463C3" w:rsidRPr="004362CF" w:rsidRDefault="006463C3" w:rsidP="00F4038F">
      <w:pPr>
        <w:pStyle w:val="ListParagraph"/>
        <w:spacing w:line="276" w:lineRule="auto"/>
        <w:ind w:left="360"/>
        <w:jc w:val="both"/>
        <w:rPr>
          <w:rFonts w:asciiTheme="minorHAnsi" w:eastAsia="Calibri" w:hAnsiTheme="minorHAnsi" w:cstheme="minorHAnsi"/>
          <w:lang w:val="en-US"/>
        </w:rPr>
      </w:pPr>
      <w:r w:rsidRPr="004362CF">
        <w:rPr>
          <w:rFonts w:asciiTheme="minorHAnsi" w:eastAsia="Calibri" w:hAnsiTheme="minorHAnsi" w:cstheme="minorHAnsi"/>
          <w:lang w:val="en-US"/>
        </w:rPr>
        <w:t>To ensure consistent and knowledgeable implementation of sustainable practices:</w:t>
      </w:r>
    </w:p>
    <w:p w14:paraId="18C30F8A" w14:textId="77777777" w:rsidR="006463C3" w:rsidRPr="004362CF" w:rsidRDefault="006463C3">
      <w:pPr>
        <w:pStyle w:val="ListParagraph"/>
        <w:numPr>
          <w:ilvl w:val="0"/>
          <w:numId w:val="34"/>
        </w:numPr>
        <w:spacing w:line="276" w:lineRule="auto"/>
        <w:jc w:val="both"/>
        <w:rPr>
          <w:rFonts w:asciiTheme="minorHAnsi" w:eastAsia="Calibri" w:hAnsiTheme="minorHAnsi" w:cstheme="minorHAnsi"/>
          <w:lang w:val="en-US"/>
        </w:rPr>
      </w:pPr>
      <w:r w:rsidRPr="004362CF">
        <w:rPr>
          <w:rFonts w:asciiTheme="minorHAnsi" w:eastAsia="Calibri" w:hAnsiTheme="minorHAnsi" w:cstheme="minorHAnsi"/>
          <w:bCs/>
          <w:lang w:val="en-US"/>
        </w:rPr>
        <w:t>Training programs</w:t>
      </w:r>
      <w:r w:rsidRPr="004362CF">
        <w:rPr>
          <w:rFonts w:asciiTheme="minorHAnsi" w:eastAsia="Calibri" w:hAnsiTheme="minorHAnsi" w:cstheme="minorHAnsi"/>
          <w:lang w:val="en-US"/>
        </w:rPr>
        <w:t xml:space="preserve"> are conducted periodically for employees across departments, focusing on safe chemical handling, material conservation techniques, and proper dosing protocols.</w:t>
      </w:r>
    </w:p>
    <w:p w14:paraId="0E37D1B1" w14:textId="77777777" w:rsidR="006463C3" w:rsidRPr="004362CF" w:rsidRDefault="006463C3">
      <w:pPr>
        <w:pStyle w:val="ListParagraph"/>
        <w:numPr>
          <w:ilvl w:val="0"/>
          <w:numId w:val="34"/>
        </w:numPr>
        <w:spacing w:line="276" w:lineRule="auto"/>
        <w:jc w:val="both"/>
        <w:rPr>
          <w:rFonts w:asciiTheme="minorHAnsi" w:eastAsia="Calibri" w:hAnsiTheme="minorHAnsi" w:cstheme="minorHAnsi"/>
          <w:lang w:val="en-US"/>
        </w:rPr>
      </w:pPr>
      <w:r w:rsidRPr="004362CF">
        <w:rPr>
          <w:rFonts w:asciiTheme="minorHAnsi" w:eastAsia="Calibri" w:hAnsiTheme="minorHAnsi" w:cstheme="minorHAnsi"/>
          <w:lang w:val="en-US"/>
        </w:rPr>
        <w:t xml:space="preserve">New employees receive </w:t>
      </w:r>
      <w:r w:rsidRPr="004362CF">
        <w:rPr>
          <w:rFonts w:asciiTheme="minorHAnsi" w:eastAsia="Calibri" w:hAnsiTheme="minorHAnsi" w:cstheme="minorHAnsi"/>
          <w:bCs/>
          <w:lang w:val="en-US"/>
        </w:rPr>
        <w:t>induction training</w:t>
      </w:r>
      <w:r w:rsidRPr="004362CF">
        <w:rPr>
          <w:rFonts w:asciiTheme="minorHAnsi" w:eastAsia="Calibri" w:hAnsiTheme="minorHAnsi" w:cstheme="minorHAnsi"/>
          <w:lang w:val="en-US"/>
        </w:rPr>
        <w:t xml:space="preserve"> on environmentally responsible practices during onboarding.</w:t>
      </w:r>
    </w:p>
    <w:p w14:paraId="0E741B64" w14:textId="17EA95F3" w:rsidR="006463C3" w:rsidRPr="004362CF" w:rsidRDefault="006463C3">
      <w:pPr>
        <w:pStyle w:val="ListParagraph"/>
        <w:numPr>
          <w:ilvl w:val="0"/>
          <w:numId w:val="34"/>
        </w:numPr>
        <w:spacing w:line="276" w:lineRule="auto"/>
        <w:jc w:val="both"/>
        <w:rPr>
          <w:rFonts w:asciiTheme="minorHAnsi" w:eastAsia="Calibri" w:hAnsiTheme="minorHAnsi" w:cstheme="minorHAnsi"/>
          <w:lang w:val="en-US"/>
        </w:rPr>
      </w:pPr>
      <w:r w:rsidRPr="004362CF">
        <w:rPr>
          <w:rFonts w:asciiTheme="minorHAnsi" w:eastAsia="Calibri" w:hAnsiTheme="minorHAnsi" w:cstheme="minorHAnsi"/>
          <w:bCs/>
          <w:lang w:val="en-US"/>
        </w:rPr>
        <w:lastRenderedPageBreak/>
        <w:t>Awareness campaigns</w:t>
      </w:r>
      <w:r w:rsidRPr="004362CF">
        <w:rPr>
          <w:rFonts w:asciiTheme="minorHAnsi" w:eastAsia="Calibri" w:hAnsiTheme="minorHAnsi" w:cstheme="minorHAnsi"/>
          <w:lang w:val="en-US"/>
        </w:rPr>
        <w:t xml:space="preserve"> are held to introduce new sustainable or safer materials and reinforce the importance of minimizing waste</w:t>
      </w:r>
      <w:r w:rsidR="00143B5A">
        <w:rPr>
          <w:rFonts w:asciiTheme="minorHAnsi" w:eastAsia="Calibri" w:hAnsiTheme="minorHAnsi" w:cstheme="minorHAnsi"/>
          <w:lang w:val="en-US"/>
        </w:rPr>
        <w:t xml:space="preserve"> generation</w:t>
      </w:r>
      <w:r w:rsidRPr="004362CF">
        <w:rPr>
          <w:rFonts w:asciiTheme="minorHAnsi" w:eastAsia="Calibri" w:hAnsiTheme="minorHAnsi" w:cstheme="minorHAnsi"/>
          <w:lang w:val="en-US"/>
        </w:rPr>
        <w:t xml:space="preserve"> and maximizing resource efficiency.</w:t>
      </w:r>
    </w:p>
    <w:p w14:paraId="174B85A0" w14:textId="77777777" w:rsidR="006463C3" w:rsidRPr="004362CF" w:rsidRDefault="006463C3">
      <w:pPr>
        <w:pStyle w:val="ListParagraph"/>
        <w:numPr>
          <w:ilvl w:val="0"/>
          <w:numId w:val="34"/>
        </w:numPr>
        <w:spacing w:line="276" w:lineRule="auto"/>
        <w:jc w:val="both"/>
        <w:rPr>
          <w:rFonts w:asciiTheme="minorHAnsi" w:eastAsia="Calibri" w:hAnsiTheme="minorHAnsi" w:cstheme="minorHAnsi"/>
          <w:lang w:val="en-US"/>
        </w:rPr>
      </w:pPr>
      <w:r w:rsidRPr="004362CF">
        <w:rPr>
          <w:rFonts w:asciiTheme="minorHAnsi" w:eastAsia="Calibri" w:hAnsiTheme="minorHAnsi" w:cstheme="minorHAnsi"/>
          <w:lang w:val="en-US"/>
        </w:rPr>
        <w:t>Training outcomes are measured through periodic assessments and refresher workshops.</w:t>
      </w:r>
    </w:p>
    <w:p w14:paraId="47520ABD" w14:textId="57721A40" w:rsidR="006463C3" w:rsidRPr="004362CF" w:rsidRDefault="006463C3" w:rsidP="00F4038F">
      <w:pPr>
        <w:pStyle w:val="ListParagraph"/>
        <w:spacing w:line="276" w:lineRule="auto"/>
        <w:ind w:left="360"/>
        <w:jc w:val="both"/>
        <w:rPr>
          <w:rFonts w:asciiTheme="minorHAnsi" w:eastAsia="Calibri" w:hAnsiTheme="minorHAnsi" w:cstheme="minorHAnsi"/>
          <w:lang w:val="en-US"/>
        </w:rPr>
      </w:pPr>
    </w:p>
    <w:p w14:paraId="3172D6AB" w14:textId="227A08D2" w:rsidR="006463C3" w:rsidRPr="004362CF" w:rsidRDefault="006463C3" w:rsidP="00F4038F">
      <w:pPr>
        <w:spacing w:line="276" w:lineRule="auto"/>
        <w:jc w:val="both"/>
        <w:rPr>
          <w:rFonts w:asciiTheme="minorHAnsi" w:eastAsia="Calibri" w:hAnsiTheme="minorHAnsi" w:cstheme="minorHAnsi"/>
          <w:b/>
          <w:bCs/>
          <w:lang w:val="en-US"/>
        </w:rPr>
      </w:pPr>
      <w:r w:rsidRPr="004362CF">
        <w:rPr>
          <w:rFonts w:asciiTheme="minorHAnsi" w:eastAsia="Calibri" w:hAnsiTheme="minorHAnsi" w:cstheme="minorHAnsi"/>
          <w:b/>
          <w:bCs/>
          <w:lang w:val="en-US"/>
        </w:rPr>
        <w:t>Responsibilities</w:t>
      </w:r>
    </w:p>
    <w:p w14:paraId="3EB137BB" w14:textId="77777777" w:rsidR="003D1716" w:rsidRPr="004362CF" w:rsidRDefault="003D1716" w:rsidP="00F4038F">
      <w:pPr>
        <w:spacing w:line="276" w:lineRule="auto"/>
        <w:jc w:val="both"/>
        <w:rPr>
          <w:rFonts w:asciiTheme="minorHAnsi" w:eastAsia="Calibri" w:hAnsiTheme="minorHAnsi" w:cstheme="minorHAnsi"/>
          <w:b/>
          <w:bCs/>
          <w:lang w:val="en-US"/>
        </w:rPr>
      </w:pPr>
    </w:p>
    <w:p w14:paraId="1DA22814" w14:textId="77777777" w:rsidR="006463C3" w:rsidRPr="004362CF" w:rsidRDefault="006463C3">
      <w:pPr>
        <w:pStyle w:val="ListParagraph"/>
        <w:numPr>
          <w:ilvl w:val="0"/>
          <w:numId w:val="35"/>
        </w:numPr>
        <w:spacing w:line="276" w:lineRule="auto"/>
        <w:jc w:val="both"/>
        <w:rPr>
          <w:rFonts w:asciiTheme="minorHAnsi" w:eastAsia="Calibri" w:hAnsiTheme="minorHAnsi" w:cstheme="minorHAnsi"/>
          <w:lang w:val="en-US"/>
        </w:rPr>
      </w:pPr>
      <w:r w:rsidRPr="004362CF">
        <w:rPr>
          <w:rFonts w:asciiTheme="minorHAnsi" w:eastAsia="Calibri" w:hAnsiTheme="minorHAnsi" w:cstheme="minorHAnsi"/>
          <w:b/>
          <w:bCs/>
          <w:lang w:val="en-US"/>
        </w:rPr>
        <w:t>Material Management Team</w:t>
      </w:r>
      <w:r w:rsidRPr="004362CF">
        <w:rPr>
          <w:rFonts w:asciiTheme="minorHAnsi" w:eastAsia="Calibri" w:hAnsiTheme="minorHAnsi" w:cstheme="minorHAnsi"/>
          <w:lang w:val="en-US"/>
        </w:rPr>
        <w:t>: Responsible for overseeing the implementation of the SOP, maintaining accurate material usage records, ensuring efficient consumption, and supervising the reintegration of recovered input materials.</w:t>
      </w:r>
    </w:p>
    <w:p w14:paraId="70E84574" w14:textId="77777777" w:rsidR="006463C3" w:rsidRPr="004362CF" w:rsidRDefault="006463C3">
      <w:pPr>
        <w:pStyle w:val="ListParagraph"/>
        <w:numPr>
          <w:ilvl w:val="0"/>
          <w:numId w:val="35"/>
        </w:numPr>
        <w:spacing w:line="276" w:lineRule="auto"/>
        <w:jc w:val="both"/>
        <w:rPr>
          <w:rFonts w:asciiTheme="minorHAnsi" w:eastAsia="Calibri" w:hAnsiTheme="minorHAnsi" w:cstheme="minorHAnsi"/>
          <w:lang w:val="en-US"/>
        </w:rPr>
      </w:pPr>
      <w:r w:rsidRPr="004362CF">
        <w:rPr>
          <w:rFonts w:asciiTheme="minorHAnsi" w:eastAsia="Calibri" w:hAnsiTheme="minorHAnsi" w:cstheme="minorHAnsi"/>
          <w:b/>
          <w:bCs/>
          <w:lang w:val="en-US"/>
        </w:rPr>
        <w:t>Production Supervisors</w:t>
      </w:r>
      <w:r w:rsidRPr="004362CF">
        <w:rPr>
          <w:rFonts w:asciiTheme="minorHAnsi" w:eastAsia="Calibri" w:hAnsiTheme="minorHAnsi" w:cstheme="minorHAnsi"/>
          <w:lang w:val="en-US"/>
        </w:rPr>
        <w:t>: Ensure strict compliance with material mixing, dosing, and chemical handling protocols at the operational level, as per defined process parameters.</w:t>
      </w:r>
    </w:p>
    <w:p w14:paraId="07A3B77B" w14:textId="009348AF" w:rsidR="003D1716" w:rsidRPr="004362CF" w:rsidRDefault="006463C3">
      <w:pPr>
        <w:pStyle w:val="ListParagraph"/>
        <w:numPr>
          <w:ilvl w:val="0"/>
          <w:numId w:val="35"/>
        </w:numPr>
        <w:spacing w:line="276" w:lineRule="auto"/>
        <w:jc w:val="both"/>
        <w:rPr>
          <w:rFonts w:asciiTheme="minorHAnsi" w:eastAsia="Calibri" w:hAnsiTheme="minorHAnsi" w:cstheme="minorHAnsi"/>
          <w:lang w:val="en-US"/>
        </w:rPr>
      </w:pPr>
      <w:r w:rsidRPr="004362CF">
        <w:rPr>
          <w:rFonts w:asciiTheme="minorHAnsi" w:eastAsia="Calibri" w:hAnsiTheme="minorHAnsi" w:cstheme="minorHAnsi"/>
          <w:b/>
          <w:bCs/>
          <w:lang w:val="en-US"/>
        </w:rPr>
        <w:t>Sustainability Manager</w:t>
      </w:r>
      <w:r w:rsidRPr="004362CF">
        <w:rPr>
          <w:rFonts w:asciiTheme="minorHAnsi" w:eastAsia="Calibri" w:hAnsiTheme="minorHAnsi" w:cstheme="minorHAnsi"/>
          <w:lang w:val="en-US"/>
        </w:rPr>
        <w:t xml:space="preserve">: </w:t>
      </w:r>
      <w:r w:rsidR="00E933E6" w:rsidRPr="00E933E6">
        <w:rPr>
          <w:rFonts w:asciiTheme="minorHAnsi" w:eastAsia="Calibri" w:hAnsiTheme="minorHAnsi" w:cstheme="minorHAnsi"/>
        </w:rPr>
        <w:t>Tracks adoption of safer raw materials, monitors progress against environmental targets, and ensures alignment with applicable regulations and certifications</w:t>
      </w:r>
      <w:r w:rsidRPr="004362CF">
        <w:rPr>
          <w:rFonts w:asciiTheme="minorHAnsi" w:eastAsia="Calibri" w:hAnsiTheme="minorHAnsi" w:cstheme="minorHAnsi"/>
          <w:lang w:val="en-US"/>
        </w:rPr>
        <w:t>.</w:t>
      </w:r>
    </w:p>
    <w:p w14:paraId="3207B5A5" w14:textId="77777777" w:rsidR="00D245D6" w:rsidRPr="004362CF" w:rsidRDefault="00D245D6" w:rsidP="00F4038F">
      <w:pPr>
        <w:pStyle w:val="ListParagraph"/>
        <w:spacing w:line="276" w:lineRule="auto"/>
        <w:ind w:left="1069"/>
        <w:jc w:val="both"/>
        <w:rPr>
          <w:rFonts w:asciiTheme="minorHAnsi" w:eastAsia="Calibri" w:hAnsiTheme="minorHAnsi" w:cstheme="minorHAnsi"/>
          <w:lang w:val="en-US"/>
        </w:rPr>
      </w:pPr>
    </w:p>
    <w:p w14:paraId="22D87E2E" w14:textId="1F42FF1B" w:rsidR="006463C3" w:rsidRPr="004362CF" w:rsidRDefault="006463C3" w:rsidP="00F4038F">
      <w:pPr>
        <w:spacing w:line="276" w:lineRule="auto"/>
        <w:jc w:val="both"/>
        <w:rPr>
          <w:rFonts w:asciiTheme="minorHAnsi" w:eastAsia="Calibri" w:hAnsiTheme="minorHAnsi" w:cstheme="minorHAnsi"/>
          <w:b/>
          <w:bCs/>
          <w:lang w:val="en-US"/>
        </w:rPr>
      </w:pPr>
      <w:r w:rsidRPr="004362CF">
        <w:rPr>
          <w:rFonts w:asciiTheme="minorHAnsi" w:eastAsia="Calibri" w:hAnsiTheme="minorHAnsi" w:cstheme="minorHAnsi"/>
          <w:b/>
          <w:bCs/>
          <w:lang w:val="en-US"/>
        </w:rPr>
        <w:t>Review Mechanism</w:t>
      </w:r>
    </w:p>
    <w:p w14:paraId="684170AB" w14:textId="77777777" w:rsidR="004B2EBB" w:rsidRPr="004362CF" w:rsidRDefault="004B2EBB" w:rsidP="00F4038F">
      <w:pPr>
        <w:spacing w:line="276" w:lineRule="auto"/>
        <w:jc w:val="both"/>
        <w:rPr>
          <w:rFonts w:asciiTheme="minorHAnsi" w:eastAsia="Calibri" w:hAnsiTheme="minorHAnsi" w:cstheme="minorHAnsi"/>
          <w:b/>
          <w:bCs/>
          <w:lang w:val="en-US"/>
        </w:rPr>
      </w:pPr>
    </w:p>
    <w:p w14:paraId="50505ED5" w14:textId="58041D68" w:rsidR="004F1563" w:rsidRDefault="0010364D" w:rsidP="00F4038F">
      <w:pPr>
        <w:pStyle w:val="ListParagraph"/>
        <w:spacing w:line="276" w:lineRule="auto"/>
        <w:ind w:left="0"/>
        <w:jc w:val="both"/>
        <w:rPr>
          <w:rFonts w:asciiTheme="minorHAnsi" w:eastAsia="Calibri" w:hAnsiTheme="minorHAnsi" w:cstheme="minorHAnsi"/>
        </w:rPr>
      </w:pPr>
      <w:r w:rsidRPr="004362CF">
        <w:rPr>
          <w:rFonts w:asciiTheme="minorHAnsi" w:eastAsia="Calibri" w:hAnsiTheme="minorHAnsi" w:cstheme="minorHAnsi"/>
        </w:rPr>
        <w:t xml:space="preserve">The SOP is reviewed annually by the Sustainability Manager to evaluate the progress </w:t>
      </w:r>
      <w:r w:rsidRPr="004362CF">
        <w:rPr>
          <w:rStyle w:val="Strong"/>
          <w:rFonts w:asciiTheme="minorHAnsi" w:eastAsia="Calibri" w:hAnsiTheme="minorHAnsi" w:cstheme="minorHAnsi"/>
          <w:b w:val="0"/>
        </w:rPr>
        <w:t>made in reducing hazardous material usage and enhancing the integration of eco-friendly</w:t>
      </w:r>
      <w:r w:rsidRPr="004362CF">
        <w:rPr>
          <w:rFonts w:asciiTheme="minorHAnsi" w:eastAsia="Calibri" w:hAnsiTheme="minorHAnsi" w:cstheme="minorHAnsi"/>
          <w:b/>
        </w:rPr>
        <w:t xml:space="preserve"> </w:t>
      </w:r>
      <w:r w:rsidRPr="004362CF">
        <w:rPr>
          <w:rFonts w:asciiTheme="minorHAnsi" w:eastAsia="Calibri" w:hAnsiTheme="minorHAnsi" w:cstheme="minorHAnsi"/>
        </w:rPr>
        <w:t xml:space="preserve">alternatives. The review also involves </w:t>
      </w:r>
      <w:proofErr w:type="spellStart"/>
      <w:r w:rsidRPr="004362CF">
        <w:rPr>
          <w:rFonts w:asciiTheme="minorHAnsi" w:eastAsia="Calibri" w:hAnsiTheme="minorHAnsi" w:cstheme="minorHAnsi"/>
        </w:rPr>
        <w:t>analyzing</w:t>
      </w:r>
      <w:proofErr w:type="spellEnd"/>
      <w:r w:rsidRPr="004362CF">
        <w:rPr>
          <w:rFonts w:asciiTheme="minorHAnsi" w:eastAsia="Calibri" w:hAnsiTheme="minorHAnsi" w:cstheme="minorHAnsi"/>
        </w:rPr>
        <w:t xml:space="preserve"> trends in material consumption and waste generation to identify opportunities for further optimization. In addition, the Sustainability Manager assesses supplier performance and the effectiveness of the existing vendor selection criteria. Based on the findings, recommendations for process improvements and policy updates are submitted to senior management. The review process is carried out in close coordination with internal audit and compliance teams to ensure timely implementation of any required corrective actions.</w:t>
      </w:r>
    </w:p>
    <w:p w14:paraId="19DBF82D" w14:textId="77777777" w:rsidR="00B32449" w:rsidRDefault="00B32449" w:rsidP="00F4038F">
      <w:pPr>
        <w:pStyle w:val="ListParagraph"/>
        <w:spacing w:line="276" w:lineRule="auto"/>
        <w:ind w:left="0"/>
        <w:jc w:val="both"/>
        <w:rPr>
          <w:rFonts w:asciiTheme="minorHAnsi" w:eastAsia="Calibri" w:hAnsiTheme="minorHAnsi" w:cstheme="minorHAnsi"/>
        </w:rPr>
      </w:pPr>
    </w:p>
    <w:p w14:paraId="42234512" w14:textId="77777777" w:rsidR="0052200E" w:rsidRDefault="0052200E" w:rsidP="00F4038F">
      <w:pPr>
        <w:pStyle w:val="ListParagraph"/>
        <w:spacing w:line="276" w:lineRule="auto"/>
        <w:ind w:left="0"/>
        <w:jc w:val="both"/>
        <w:rPr>
          <w:rFonts w:asciiTheme="minorHAnsi" w:eastAsia="Calibri" w:hAnsiTheme="minorHAnsi" w:cstheme="minorHAnsi"/>
        </w:rPr>
      </w:pPr>
    </w:p>
    <w:p w14:paraId="2EA780E1" w14:textId="77777777" w:rsidR="0052200E" w:rsidRDefault="0052200E" w:rsidP="00F4038F">
      <w:pPr>
        <w:pStyle w:val="ListParagraph"/>
        <w:spacing w:line="276" w:lineRule="auto"/>
        <w:ind w:left="0"/>
        <w:jc w:val="both"/>
        <w:rPr>
          <w:rFonts w:asciiTheme="minorHAnsi" w:eastAsia="Calibri" w:hAnsiTheme="minorHAnsi" w:cstheme="minorHAnsi"/>
        </w:rPr>
      </w:pPr>
    </w:p>
    <w:p w14:paraId="2AE44470" w14:textId="77777777" w:rsidR="0052200E" w:rsidRDefault="0052200E" w:rsidP="00F4038F">
      <w:pPr>
        <w:pStyle w:val="ListParagraph"/>
        <w:spacing w:line="276" w:lineRule="auto"/>
        <w:ind w:left="0"/>
        <w:jc w:val="both"/>
        <w:rPr>
          <w:rFonts w:asciiTheme="minorHAnsi" w:eastAsia="Calibri" w:hAnsiTheme="minorHAnsi" w:cstheme="minorHAnsi"/>
        </w:rPr>
      </w:pPr>
    </w:p>
    <w:p w14:paraId="44AA5780" w14:textId="77777777" w:rsidR="0052200E" w:rsidRDefault="0052200E" w:rsidP="00F4038F">
      <w:pPr>
        <w:pStyle w:val="ListParagraph"/>
        <w:spacing w:line="276" w:lineRule="auto"/>
        <w:ind w:left="0"/>
        <w:jc w:val="both"/>
        <w:rPr>
          <w:rFonts w:asciiTheme="minorHAnsi" w:eastAsia="Calibri" w:hAnsiTheme="minorHAnsi" w:cstheme="minorHAnsi"/>
        </w:rPr>
      </w:pPr>
    </w:p>
    <w:p w14:paraId="1FCF5A9B" w14:textId="77777777" w:rsidR="0052200E" w:rsidRDefault="0052200E" w:rsidP="00F4038F">
      <w:pPr>
        <w:pStyle w:val="ListParagraph"/>
        <w:spacing w:line="276" w:lineRule="auto"/>
        <w:ind w:left="0"/>
        <w:jc w:val="both"/>
        <w:rPr>
          <w:rFonts w:asciiTheme="minorHAnsi" w:eastAsia="Calibri" w:hAnsiTheme="minorHAnsi" w:cstheme="minorHAnsi"/>
        </w:rPr>
      </w:pPr>
    </w:p>
    <w:p w14:paraId="51CF7530" w14:textId="77777777" w:rsidR="0052200E" w:rsidRDefault="0052200E" w:rsidP="00F4038F">
      <w:pPr>
        <w:pStyle w:val="ListParagraph"/>
        <w:spacing w:line="276" w:lineRule="auto"/>
        <w:ind w:left="0"/>
        <w:jc w:val="both"/>
        <w:rPr>
          <w:rFonts w:asciiTheme="minorHAnsi" w:eastAsia="Calibri" w:hAnsiTheme="minorHAnsi" w:cstheme="minorHAnsi"/>
        </w:rPr>
      </w:pPr>
    </w:p>
    <w:p w14:paraId="10D0C351" w14:textId="77777777" w:rsidR="0052200E" w:rsidRDefault="0052200E" w:rsidP="00F4038F">
      <w:pPr>
        <w:pStyle w:val="ListParagraph"/>
        <w:spacing w:line="276" w:lineRule="auto"/>
        <w:ind w:left="0"/>
        <w:jc w:val="both"/>
        <w:rPr>
          <w:rFonts w:asciiTheme="minorHAnsi" w:eastAsia="Calibri" w:hAnsiTheme="minorHAnsi" w:cstheme="minorHAnsi"/>
        </w:rPr>
      </w:pPr>
    </w:p>
    <w:p w14:paraId="078281D2" w14:textId="77777777" w:rsidR="0052200E" w:rsidRDefault="0052200E" w:rsidP="00F4038F">
      <w:pPr>
        <w:pStyle w:val="ListParagraph"/>
        <w:spacing w:line="276" w:lineRule="auto"/>
        <w:ind w:left="0"/>
        <w:jc w:val="both"/>
        <w:rPr>
          <w:rFonts w:asciiTheme="minorHAnsi" w:eastAsia="Calibri" w:hAnsiTheme="minorHAnsi" w:cstheme="minorHAnsi"/>
        </w:rPr>
      </w:pPr>
    </w:p>
    <w:p w14:paraId="151A5573" w14:textId="77777777" w:rsidR="0052200E" w:rsidRPr="00631C94" w:rsidRDefault="0052200E" w:rsidP="00F4038F">
      <w:pPr>
        <w:pStyle w:val="ListParagraph"/>
        <w:spacing w:line="276" w:lineRule="auto"/>
        <w:ind w:left="0"/>
        <w:jc w:val="both"/>
        <w:rPr>
          <w:rFonts w:asciiTheme="minorHAnsi" w:eastAsia="Calibri" w:hAnsiTheme="minorHAnsi" w:cstheme="minorHAnsi"/>
        </w:rPr>
      </w:pPr>
    </w:p>
    <w:p w14:paraId="482D1BA9" w14:textId="77777777" w:rsidR="00CA39A6" w:rsidRPr="006B79AB" w:rsidRDefault="00CA39A6">
      <w:pPr>
        <w:pStyle w:val="Heading1"/>
        <w:numPr>
          <w:ilvl w:val="0"/>
          <w:numId w:val="223"/>
        </w:numPr>
        <w:tabs>
          <w:tab w:val="num" w:pos="720"/>
        </w:tabs>
        <w:spacing w:line="276" w:lineRule="auto"/>
        <w:ind w:left="720"/>
        <w:rPr>
          <w:rStyle w:val="Strong"/>
          <w:rFonts w:asciiTheme="minorHAnsi" w:hAnsiTheme="minorHAnsi" w:cstheme="minorHAnsi"/>
          <w:bCs w:val="0"/>
          <w:color w:val="auto"/>
          <w:sz w:val="28"/>
          <w:szCs w:val="28"/>
        </w:rPr>
      </w:pPr>
      <w:bookmarkStart w:id="8" w:name="_Toc189228707"/>
      <w:bookmarkStart w:id="9" w:name="_Toc207634524"/>
      <w:r w:rsidRPr="006B79AB">
        <w:rPr>
          <w:rStyle w:val="Strong"/>
          <w:rFonts w:asciiTheme="minorHAnsi" w:hAnsiTheme="minorHAnsi" w:cstheme="minorHAnsi"/>
          <w:bCs w:val="0"/>
          <w:color w:val="auto"/>
          <w:sz w:val="28"/>
          <w:szCs w:val="28"/>
        </w:rPr>
        <w:lastRenderedPageBreak/>
        <w:t>Efficient Energy Management</w:t>
      </w:r>
      <w:bookmarkEnd w:id="8"/>
      <w:bookmarkEnd w:id="9"/>
    </w:p>
    <w:p w14:paraId="058B06F4" w14:textId="755C367A" w:rsidR="00CA39A6" w:rsidRPr="004362CF" w:rsidRDefault="00D32840" w:rsidP="00D32840">
      <w:pPr>
        <w:tabs>
          <w:tab w:val="left" w:pos="1956"/>
        </w:tabs>
        <w:spacing w:line="276" w:lineRule="auto"/>
        <w:rPr>
          <w:rFonts w:asciiTheme="minorHAnsi" w:hAnsiTheme="minorHAnsi" w:cstheme="minorHAnsi"/>
          <w:b/>
        </w:rPr>
      </w:pPr>
      <w:r>
        <w:rPr>
          <w:rFonts w:asciiTheme="minorHAnsi" w:hAnsiTheme="minorHAnsi" w:cstheme="minorHAnsi"/>
          <w:b/>
        </w:rPr>
        <w:tab/>
      </w:r>
    </w:p>
    <w:p w14:paraId="419668FA" w14:textId="77777777" w:rsidR="00CA39A6" w:rsidRPr="004362CF" w:rsidRDefault="00CA39A6" w:rsidP="00CA39A6">
      <w:pPr>
        <w:spacing w:line="276" w:lineRule="auto"/>
        <w:rPr>
          <w:rFonts w:asciiTheme="minorHAnsi" w:eastAsia="Calibri" w:hAnsiTheme="minorHAnsi" w:cstheme="minorHAnsi"/>
          <w:b/>
          <w:bCs/>
          <w:sz w:val="26"/>
          <w:szCs w:val="26"/>
        </w:rPr>
      </w:pPr>
      <w:r w:rsidRPr="004362CF">
        <w:rPr>
          <w:rFonts w:asciiTheme="minorHAnsi" w:eastAsia="Calibri" w:hAnsiTheme="minorHAnsi" w:cstheme="minorHAnsi"/>
          <w:b/>
          <w:bCs/>
          <w:sz w:val="26"/>
          <w:szCs w:val="26"/>
        </w:rPr>
        <w:t>Overview</w:t>
      </w:r>
    </w:p>
    <w:p w14:paraId="42460A59" w14:textId="77777777" w:rsidR="00CA39A6" w:rsidRPr="004362CF" w:rsidRDefault="00CA39A6" w:rsidP="00CA39A6">
      <w:pPr>
        <w:spacing w:line="276" w:lineRule="auto"/>
        <w:rPr>
          <w:rFonts w:asciiTheme="minorHAnsi" w:eastAsia="Calibri" w:hAnsiTheme="minorHAnsi" w:cstheme="minorHAnsi"/>
          <w:b/>
          <w:bCs/>
          <w:sz w:val="26"/>
          <w:szCs w:val="26"/>
        </w:rPr>
      </w:pPr>
    </w:p>
    <w:p w14:paraId="1407D5C5" w14:textId="77777777" w:rsidR="00CA39A6" w:rsidRPr="004362CF" w:rsidRDefault="00CA39A6" w:rsidP="00CA39A6">
      <w:pPr>
        <w:spacing w:line="276" w:lineRule="auto"/>
        <w:jc w:val="both"/>
        <w:rPr>
          <w:rFonts w:asciiTheme="minorHAnsi" w:hAnsiTheme="minorHAnsi" w:cstheme="minorHAnsi"/>
          <w:bCs/>
        </w:rPr>
      </w:pPr>
      <w:r w:rsidRPr="00DF70E3">
        <w:rPr>
          <w:rFonts w:asciiTheme="minorHAnsi" w:hAnsiTheme="minorHAnsi" w:cstheme="minorHAnsi"/>
          <w:bCs/>
        </w:rPr>
        <w:t>This Efficient Energy Management SOP outlines Choksi Heraeus’ structured strategy for optimizing energy consumption across all precious metal powder production and refining operations. The approach is aligned with national and international sustainability targets, integrating energy-efficient machinery, renewable energy systems, and waste heat recovery mechanisms to minimize environmental impact. Key initiatives include fuel switching, advanced process automation, compressed air optimization, and active employee engagement. The SOP supports Choksi Heraeus’ broader ESG goals by enabling continuous improvement, ensuring compliance with energy management standards, and driving reductions in carbon emissions and operational costs. The following table summarizes the key energy management areas and practices currently implemented</w:t>
      </w:r>
      <w:r w:rsidRPr="004362CF">
        <w:rPr>
          <w:rFonts w:asciiTheme="minorHAnsi" w:hAnsiTheme="minorHAnsi" w:cstheme="minorHAnsi"/>
          <w:bCs/>
        </w:rPr>
        <w:t>.</w:t>
      </w:r>
    </w:p>
    <w:p w14:paraId="0BA0AD74" w14:textId="77777777" w:rsidR="00CA39A6" w:rsidRDefault="00CA39A6" w:rsidP="00CA39A6">
      <w:pPr>
        <w:spacing w:line="276" w:lineRule="auto"/>
        <w:jc w:val="both"/>
        <w:rPr>
          <w:rFonts w:asciiTheme="minorHAnsi" w:hAnsiTheme="minorHAnsi" w:cstheme="minorHAnsi"/>
          <w:bCs/>
          <w:lang w:val="en-US"/>
        </w:rPr>
      </w:pPr>
    </w:p>
    <w:tbl>
      <w:tblPr>
        <w:tblStyle w:val="TableGrid"/>
        <w:tblW w:w="0" w:type="auto"/>
        <w:tblLook w:val="04A0" w:firstRow="1" w:lastRow="0" w:firstColumn="1" w:lastColumn="0" w:noHBand="0" w:noVBand="1"/>
      </w:tblPr>
      <w:tblGrid>
        <w:gridCol w:w="1737"/>
        <w:gridCol w:w="2767"/>
        <w:gridCol w:w="1784"/>
        <w:gridCol w:w="2822"/>
      </w:tblGrid>
      <w:tr w:rsidR="00CA39A6" w:rsidRPr="004039F1" w14:paraId="501A55F5" w14:textId="77777777" w:rsidTr="002765F8">
        <w:tc>
          <w:tcPr>
            <w:tcW w:w="0" w:type="auto"/>
            <w:hideMark/>
          </w:tcPr>
          <w:p w14:paraId="2E2AE82D" w14:textId="77777777" w:rsidR="00CA39A6" w:rsidRPr="004039F1" w:rsidRDefault="00CA39A6" w:rsidP="002765F8">
            <w:pPr>
              <w:spacing w:line="276" w:lineRule="auto"/>
              <w:jc w:val="both"/>
              <w:rPr>
                <w:rFonts w:asciiTheme="minorHAnsi" w:hAnsiTheme="minorHAnsi" w:cstheme="minorHAnsi"/>
                <w:b/>
                <w:bCs/>
              </w:rPr>
            </w:pPr>
            <w:r w:rsidRPr="004039F1">
              <w:rPr>
                <w:rFonts w:asciiTheme="minorHAnsi" w:hAnsiTheme="minorHAnsi" w:cstheme="minorHAnsi"/>
                <w:b/>
                <w:bCs/>
              </w:rPr>
              <w:t>Aspect</w:t>
            </w:r>
          </w:p>
        </w:tc>
        <w:tc>
          <w:tcPr>
            <w:tcW w:w="0" w:type="auto"/>
            <w:hideMark/>
          </w:tcPr>
          <w:p w14:paraId="3F19C031" w14:textId="77777777" w:rsidR="00CA39A6" w:rsidRPr="004039F1" w:rsidRDefault="00CA39A6" w:rsidP="002765F8">
            <w:pPr>
              <w:spacing w:line="276" w:lineRule="auto"/>
              <w:jc w:val="both"/>
              <w:rPr>
                <w:rFonts w:asciiTheme="minorHAnsi" w:hAnsiTheme="minorHAnsi" w:cstheme="minorHAnsi"/>
                <w:b/>
                <w:bCs/>
              </w:rPr>
            </w:pPr>
            <w:r w:rsidRPr="004039F1">
              <w:rPr>
                <w:rFonts w:asciiTheme="minorHAnsi" w:hAnsiTheme="minorHAnsi" w:cstheme="minorHAnsi"/>
                <w:b/>
                <w:bCs/>
              </w:rPr>
              <w:t>Description</w:t>
            </w:r>
          </w:p>
        </w:tc>
        <w:tc>
          <w:tcPr>
            <w:tcW w:w="0" w:type="auto"/>
            <w:hideMark/>
          </w:tcPr>
          <w:p w14:paraId="59EEFA55" w14:textId="77777777" w:rsidR="00CA39A6" w:rsidRPr="004039F1" w:rsidRDefault="00CA39A6" w:rsidP="002765F8">
            <w:pPr>
              <w:spacing w:line="276" w:lineRule="auto"/>
              <w:jc w:val="both"/>
              <w:rPr>
                <w:rFonts w:asciiTheme="minorHAnsi" w:hAnsiTheme="minorHAnsi" w:cstheme="minorHAnsi"/>
                <w:b/>
                <w:bCs/>
              </w:rPr>
            </w:pPr>
            <w:r w:rsidRPr="004039F1">
              <w:rPr>
                <w:rFonts w:asciiTheme="minorHAnsi" w:hAnsiTheme="minorHAnsi" w:cstheme="minorHAnsi"/>
                <w:b/>
                <w:bCs/>
              </w:rPr>
              <w:t>Location</w:t>
            </w:r>
          </w:p>
        </w:tc>
        <w:tc>
          <w:tcPr>
            <w:tcW w:w="0" w:type="auto"/>
            <w:hideMark/>
          </w:tcPr>
          <w:p w14:paraId="40066340" w14:textId="77777777" w:rsidR="00CA39A6" w:rsidRPr="004039F1" w:rsidRDefault="00CA39A6" w:rsidP="002765F8">
            <w:pPr>
              <w:spacing w:line="276" w:lineRule="auto"/>
              <w:jc w:val="both"/>
              <w:rPr>
                <w:rFonts w:asciiTheme="minorHAnsi" w:hAnsiTheme="minorHAnsi" w:cstheme="minorHAnsi"/>
                <w:b/>
                <w:bCs/>
              </w:rPr>
            </w:pPr>
            <w:r w:rsidRPr="004039F1">
              <w:rPr>
                <w:rFonts w:asciiTheme="minorHAnsi" w:hAnsiTheme="minorHAnsi" w:cstheme="minorHAnsi"/>
                <w:b/>
                <w:bCs/>
              </w:rPr>
              <w:t>Method/Technology</w:t>
            </w:r>
          </w:p>
        </w:tc>
      </w:tr>
      <w:tr w:rsidR="00CA39A6" w:rsidRPr="004039F1" w14:paraId="1035F6F1" w14:textId="77777777" w:rsidTr="002765F8">
        <w:tc>
          <w:tcPr>
            <w:tcW w:w="0" w:type="auto"/>
            <w:hideMark/>
          </w:tcPr>
          <w:p w14:paraId="1D606B54" w14:textId="77777777" w:rsidR="00CA39A6" w:rsidRPr="004039F1" w:rsidRDefault="00CA39A6" w:rsidP="002765F8">
            <w:pPr>
              <w:spacing w:line="276" w:lineRule="auto"/>
              <w:jc w:val="both"/>
              <w:rPr>
                <w:rFonts w:asciiTheme="minorHAnsi" w:hAnsiTheme="minorHAnsi" w:cstheme="minorHAnsi"/>
                <w:bCs/>
              </w:rPr>
            </w:pPr>
            <w:r w:rsidRPr="004039F1">
              <w:rPr>
                <w:rFonts w:asciiTheme="minorHAnsi" w:hAnsiTheme="minorHAnsi" w:cstheme="minorHAnsi"/>
                <w:b/>
                <w:bCs/>
              </w:rPr>
              <w:t>Machine Optimization</w:t>
            </w:r>
          </w:p>
        </w:tc>
        <w:tc>
          <w:tcPr>
            <w:tcW w:w="0" w:type="auto"/>
            <w:hideMark/>
          </w:tcPr>
          <w:p w14:paraId="17022865" w14:textId="77777777" w:rsidR="00CA39A6" w:rsidRPr="004039F1" w:rsidRDefault="00CA39A6" w:rsidP="002765F8">
            <w:pPr>
              <w:spacing w:line="276" w:lineRule="auto"/>
              <w:jc w:val="both"/>
              <w:rPr>
                <w:rFonts w:asciiTheme="minorHAnsi" w:hAnsiTheme="minorHAnsi" w:cstheme="minorHAnsi"/>
                <w:bCs/>
              </w:rPr>
            </w:pPr>
            <w:r w:rsidRPr="004039F1">
              <w:rPr>
                <w:rFonts w:asciiTheme="minorHAnsi" w:hAnsiTheme="minorHAnsi" w:cstheme="minorHAnsi"/>
                <w:bCs/>
              </w:rPr>
              <w:t>High-efficiency furnaces, pumps, compressors to cut electricity use and losses.</w:t>
            </w:r>
          </w:p>
        </w:tc>
        <w:tc>
          <w:tcPr>
            <w:tcW w:w="0" w:type="auto"/>
            <w:hideMark/>
          </w:tcPr>
          <w:p w14:paraId="48D46AFB" w14:textId="77777777" w:rsidR="00CA39A6" w:rsidRPr="004039F1" w:rsidRDefault="00CA39A6" w:rsidP="002765F8">
            <w:pPr>
              <w:spacing w:line="276" w:lineRule="auto"/>
              <w:jc w:val="both"/>
              <w:rPr>
                <w:rFonts w:asciiTheme="minorHAnsi" w:hAnsiTheme="minorHAnsi" w:cstheme="minorHAnsi"/>
                <w:bCs/>
              </w:rPr>
            </w:pPr>
            <w:r w:rsidRPr="004039F1">
              <w:rPr>
                <w:rFonts w:asciiTheme="minorHAnsi" w:hAnsiTheme="minorHAnsi" w:cstheme="minorHAnsi"/>
                <w:bCs/>
              </w:rPr>
              <w:t>Furnaces, refining, casting</w:t>
            </w:r>
          </w:p>
        </w:tc>
        <w:tc>
          <w:tcPr>
            <w:tcW w:w="0" w:type="auto"/>
            <w:hideMark/>
          </w:tcPr>
          <w:p w14:paraId="1818F32E" w14:textId="77777777" w:rsidR="00CA39A6" w:rsidRPr="004039F1" w:rsidRDefault="00CA39A6" w:rsidP="002765F8">
            <w:pPr>
              <w:spacing w:line="276" w:lineRule="auto"/>
              <w:jc w:val="both"/>
              <w:rPr>
                <w:rFonts w:asciiTheme="minorHAnsi" w:hAnsiTheme="minorHAnsi" w:cstheme="minorHAnsi"/>
                <w:bCs/>
              </w:rPr>
            </w:pPr>
            <w:r w:rsidRPr="004039F1">
              <w:rPr>
                <w:rFonts w:asciiTheme="minorHAnsi" w:hAnsiTheme="minorHAnsi" w:cstheme="minorHAnsi"/>
                <w:bCs/>
              </w:rPr>
              <w:t>Induction furnaces, VFD motors, insulated linings</w:t>
            </w:r>
          </w:p>
        </w:tc>
      </w:tr>
      <w:tr w:rsidR="00CA39A6" w:rsidRPr="004039F1" w14:paraId="7A1B79FE" w14:textId="77777777" w:rsidTr="002765F8">
        <w:tc>
          <w:tcPr>
            <w:tcW w:w="0" w:type="auto"/>
            <w:hideMark/>
          </w:tcPr>
          <w:p w14:paraId="014F3D1E" w14:textId="77777777" w:rsidR="00CA39A6" w:rsidRPr="004039F1" w:rsidRDefault="00CA39A6" w:rsidP="002765F8">
            <w:pPr>
              <w:spacing w:line="276" w:lineRule="auto"/>
              <w:jc w:val="both"/>
              <w:rPr>
                <w:rFonts w:asciiTheme="minorHAnsi" w:hAnsiTheme="minorHAnsi" w:cstheme="minorHAnsi"/>
                <w:bCs/>
              </w:rPr>
            </w:pPr>
            <w:r w:rsidRPr="004039F1">
              <w:rPr>
                <w:rFonts w:asciiTheme="minorHAnsi" w:hAnsiTheme="minorHAnsi" w:cstheme="minorHAnsi"/>
                <w:b/>
                <w:bCs/>
              </w:rPr>
              <w:t>Lighting Efficiency</w:t>
            </w:r>
          </w:p>
        </w:tc>
        <w:tc>
          <w:tcPr>
            <w:tcW w:w="0" w:type="auto"/>
            <w:hideMark/>
          </w:tcPr>
          <w:p w14:paraId="57E858E7" w14:textId="77777777" w:rsidR="00CA39A6" w:rsidRPr="004039F1" w:rsidRDefault="00CA39A6" w:rsidP="002765F8">
            <w:pPr>
              <w:spacing w:line="276" w:lineRule="auto"/>
              <w:jc w:val="both"/>
              <w:rPr>
                <w:rFonts w:asciiTheme="minorHAnsi" w:hAnsiTheme="minorHAnsi" w:cstheme="minorHAnsi"/>
                <w:bCs/>
              </w:rPr>
            </w:pPr>
            <w:r w:rsidRPr="004039F1">
              <w:rPr>
                <w:rFonts w:asciiTheme="minorHAnsi" w:hAnsiTheme="minorHAnsi" w:cstheme="minorHAnsi"/>
                <w:bCs/>
              </w:rPr>
              <w:t>LED lighting with smart controls for reduced waste.</w:t>
            </w:r>
          </w:p>
        </w:tc>
        <w:tc>
          <w:tcPr>
            <w:tcW w:w="0" w:type="auto"/>
            <w:hideMark/>
          </w:tcPr>
          <w:p w14:paraId="07A767D2" w14:textId="77777777" w:rsidR="00CA39A6" w:rsidRPr="004039F1" w:rsidRDefault="00CA39A6" w:rsidP="002765F8">
            <w:pPr>
              <w:spacing w:line="276" w:lineRule="auto"/>
              <w:jc w:val="both"/>
              <w:rPr>
                <w:rFonts w:asciiTheme="minorHAnsi" w:hAnsiTheme="minorHAnsi" w:cstheme="minorHAnsi"/>
                <w:bCs/>
              </w:rPr>
            </w:pPr>
            <w:r w:rsidRPr="004039F1">
              <w:rPr>
                <w:rFonts w:asciiTheme="minorHAnsi" w:hAnsiTheme="minorHAnsi" w:cstheme="minorHAnsi"/>
                <w:bCs/>
              </w:rPr>
              <w:t>Halls, labs, offices</w:t>
            </w:r>
          </w:p>
        </w:tc>
        <w:tc>
          <w:tcPr>
            <w:tcW w:w="0" w:type="auto"/>
            <w:hideMark/>
          </w:tcPr>
          <w:p w14:paraId="3C469052" w14:textId="77777777" w:rsidR="00CA39A6" w:rsidRPr="004039F1" w:rsidRDefault="00CA39A6" w:rsidP="002765F8">
            <w:pPr>
              <w:spacing w:line="276" w:lineRule="auto"/>
              <w:jc w:val="both"/>
              <w:rPr>
                <w:rFonts w:asciiTheme="minorHAnsi" w:hAnsiTheme="minorHAnsi" w:cstheme="minorHAnsi"/>
                <w:bCs/>
              </w:rPr>
            </w:pPr>
            <w:r w:rsidRPr="004039F1">
              <w:rPr>
                <w:rFonts w:asciiTheme="minorHAnsi" w:hAnsiTheme="minorHAnsi" w:cstheme="minorHAnsi"/>
                <w:bCs/>
              </w:rPr>
              <w:t>LED, motion/daylight sensors</w:t>
            </w:r>
          </w:p>
        </w:tc>
      </w:tr>
      <w:tr w:rsidR="00CA39A6" w:rsidRPr="004039F1" w14:paraId="175ECFCF" w14:textId="77777777" w:rsidTr="002765F8">
        <w:tc>
          <w:tcPr>
            <w:tcW w:w="0" w:type="auto"/>
            <w:hideMark/>
          </w:tcPr>
          <w:p w14:paraId="0B240E2C" w14:textId="77777777" w:rsidR="00CA39A6" w:rsidRPr="004039F1" w:rsidRDefault="00CA39A6" w:rsidP="002765F8">
            <w:pPr>
              <w:spacing w:line="276" w:lineRule="auto"/>
              <w:jc w:val="both"/>
              <w:rPr>
                <w:rFonts w:asciiTheme="minorHAnsi" w:hAnsiTheme="minorHAnsi" w:cstheme="minorHAnsi"/>
                <w:bCs/>
              </w:rPr>
            </w:pPr>
            <w:r w:rsidRPr="004039F1">
              <w:rPr>
                <w:rFonts w:asciiTheme="minorHAnsi" w:hAnsiTheme="minorHAnsi" w:cstheme="minorHAnsi"/>
                <w:b/>
                <w:bCs/>
              </w:rPr>
              <w:t>Renewable Energy</w:t>
            </w:r>
          </w:p>
        </w:tc>
        <w:tc>
          <w:tcPr>
            <w:tcW w:w="0" w:type="auto"/>
            <w:hideMark/>
          </w:tcPr>
          <w:p w14:paraId="01405C12" w14:textId="77777777" w:rsidR="00CA39A6" w:rsidRPr="004039F1" w:rsidRDefault="00CA39A6" w:rsidP="002765F8">
            <w:pPr>
              <w:spacing w:line="276" w:lineRule="auto"/>
              <w:jc w:val="both"/>
              <w:rPr>
                <w:rFonts w:asciiTheme="minorHAnsi" w:hAnsiTheme="minorHAnsi" w:cstheme="minorHAnsi"/>
                <w:bCs/>
              </w:rPr>
            </w:pPr>
            <w:r w:rsidRPr="004039F1">
              <w:rPr>
                <w:rFonts w:asciiTheme="minorHAnsi" w:hAnsiTheme="minorHAnsi" w:cstheme="minorHAnsi"/>
                <w:bCs/>
              </w:rPr>
              <w:t>Rooftop solar for clean energy.</w:t>
            </w:r>
          </w:p>
        </w:tc>
        <w:tc>
          <w:tcPr>
            <w:tcW w:w="0" w:type="auto"/>
            <w:hideMark/>
          </w:tcPr>
          <w:p w14:paraId="1D18C6DA" w14:textId="77777777" w:rsidR="00CA39A6" w:rsidRPr="004039F1" w:rsidRDefault="00CA39A6" w:rsidP="002765F8">
            <w:pPr>
              <w:spacing w:line="276" w:lineRule="auto"/>
              <w:jc w:val="both"/>
              <w:rPr>
                <w:rFonts w:asciiTheme="minorHAnsi" w:hAnsiTheme="minorHAnsi" w:cstheme="minorHAnsi"/>
                <w:bCs/>
              </w:rPr>
            </w:pPr>
            <w:r w:rsidRPr="004039F1">
              <w:rPr>
                <w:rFonts w:asciiTheme="minorHAnsi" w:hAnsiTheme="minorHAnsi" w:cstheme="minorHAnsi"/>
                <w:bCs/>
              </w:rPr>
              <w:t>Production &amp; admin buildings</w:t>
            </w:r>
          </w:p>
        </w:tc>
        <w:tc>
          <w:tcPr>
            <w:tcW w:w="0" w:type="auto"/>
            <w:hideMark/>
          </w:tcPr>
          <w:p w14:paraId="5A916865" w14:textId="77777777" w:rsidR="00CA39A6" w:rsidRPr="004039F1" w:rsidRDefault="00CA39A6" w:rsidP="002765F8">
            <w:pPr>
              <w:spacing w:line="276" w:lineRule="auto"/>
              <w:jc w:val="both"/>
              <w:rPr>
                <w:rFonts w:asciiTheme="minorHAnsi" w:hAnsiTheme="minorHAnsi" w:cstheme="minorHAnsi"/>
                <w:bCs/>
              </w:rPr>
            </w:pPr>
            <w:r w:rsidRPr="004039F1">
              <w:rPr>
                <w:rFonts w:asciiTheme="minorHAnsi" w:hAnsiTheme="minorHAnsi" w:cstheme="minorHAnsi"/>
                <w:bCs/>
              </w:rPr>
              <w:t>Solar PV, monitoring systems</w:t>
            </w:r>
          </w:p>
        </w:tc>
      </w:tr>
      <w:tr w:rsidR="00CA39A6" w:rsidRPr="004039F1" w14:paraId="41A9B0A5" w14:textId="77777777" w:rsidTr="002765F8">
        <w:tc>
          <w:tcPr>
            <w:tcW w:w="0" w:type="auto"/>
            <w:hideMark/>
          </w:tcPr>
          <w:p w14:paraId="2B570394" w14:textId="77777777" w:rsidR="00CA39A6" w:rsidRPr="004039F1" w:rsidRDefault="00CA39A6" w:rsidP="002765F8">
            <w:pPr>
              <w:spacing w:line="276" w:lineRule="auto"/>
              <w:jc w:val="both"/>
              <w:rPr>
                <w:rFonts w:asciiTheme="minorHAnsi" w:hAnsiTheme="minorHAnsi" w:cstheme="minorHAnsi"/>
                <w:bCs/>
              </w:rPr>
            </w:pPr>
            <w:r w:rsidRPr="004039F1">
              <w:rPr>
                <w:rFonts w:asciiTheme="minorHAnsi" w:hAnsiTheme="minorHAnsi" w:cstheme="minorHAnsi"/>
                <w:b/>
                <w:bCs/>
              </w:rPr>
              <w:t>Waste Heat Recovery</w:t>
            </w:r>
          </w:p>
        </w:tc>
        <w:tc>
          <w:tcPr>
            <w:tcW w:w="0" w:type="auto"/>
            <w:hideMark/>
          </w:tcPr>
          <w:p w14:paraId="44311444" w14:textId="77777777" w:rsidR="00CA39A6" w:rsidRPr="004039F1" w:rsidRDefault="00CA39A6" w:rsidP="002765F8">
            <w:pPr>
              <w:spacing w:line="276" w:lineRule="auto"/>
              <w:jc w:val="both"/>
              <w:rPr>
                <w:rFonts w:asciiTheme="minorHAnsi" w:hAnsiTheme="minorHAnsi" w:cstheme="minorHAnsi"/>
                <w:bCs/>
              </w:rPr>
            </w:pPr>
            <w:r w:rsidRPr="004039F1">
              <w:rPr>
                <w:rFonts w:asciiTheme="minorHAnsi" w:hAnsiTheme="minorHAnsi" w:cstheme="minorHAnsi"/>
                <w:bCs/>
              </w:rPr>
              <w:t>Reuse of residual heat from furnaces and processes.</w:t>
            </w:r>
          </w:p>
        </w:tc>
        <w:tc>
          <w:tcPr>
            <w:tcW w:w="0" w:type="auto"/>
            <w:hideMark/>
          </w:tcPr>
          <w:p w14:paraId="29E343D4" w14:textId="77777777" w:rsidR="00CA39A6" w:rsidRPr="004039F1" w:rsidRDefault="00CA39A6" w:rsidP="002765F8">
            <w:pPr>
              <w:spacing w:line="276" w:lineRule="auto"/>
              <w:jc w:val="both"/>
              <w:rPr>
                <w:rFonts w:asciiTheme="minorHAnsi" w:hAnsiTheme="minorHAnsi" w:cstheme="minorHAnsi"/>
                <w:bCs/>
              </w:rPr>
            </w:pPr>
            <w:r w:rsidRPr="004039F1">
              <w:rPr>
                <w:rFonts w:asciiTheme="minorHAnsi" w:hAnsiTheme="minorHAnsi" w:cstheme="minorHAnsi"/>
                <w:bCs/>
              </w:rPr>
              <w:t>Furnaces, exhaust lines</w:t>
            </w:r>
          </w:p>
        </w:tc>
        <w:tc>
          <w:tcPr>
            <w:tcW w:w="0" w:type="auto"/>
            <w:hideMark/>
          </w:tcPr>
          <w:p w14:paraId="0EADEEAA" w14:textId="77777777" w:rsidR="00CA39A6" w:rsidRPr="004039F1" w:rsidRDefault="00CA39A6" w:rsidP="002765F8">
            <w:pPr>
              <w:spacing w:line="276" w:lineRule="auto"/>
              <w:jc w:val="both"/>
              <w:rPr>
                <w:rFonts w:asciiTheme="minorHAnsi" w:hAnsiTheme="minorHAnsi" w:cstheme="minorHAnsi"/>
                <w:bCs/>
              </w:rPr>
            </w:pPr>
            <w:r w:rsidRPr="004039F1">
              <w:rPr>
                <w:rFonts w:asciiTheme="minorHAnsi" w:hAnsiTheme="minorHAnsi" w:cstheme="minorHAnsi"/>
                <w:bCs/>
              </w:rPr>
              <w:t>Heat exchangers, insulated pipelines</w:t>
            </w:r>
          </w:p>
        </w:tc>
      </w:tr>
      <w:tr w:rsidR="00CA39A6" w:rsidRPr="004039F1" w14:paraId="0990EBCF" w14:textId="77777777" w:rsidTr="002765F8">
        <w:tc>
          <w:tcPr>
            <w:tcW w:w="0" w:type="auto"/>
            <w:hideMark/>
          </w:tcPr>
          <w:p w14:paraId="25EA8F52" w14:textId="77777777" w:rsidR="00CA39A6" w:rsidRPr="004039F1" w:rsidRDefault="00CA39A6" w:rsidP="002765F8">
            <w:pPr>
              <w:spacing w:line="276" w:lineRule="auto"/>
              <w:jc w:val="both"/>
              <w:rPr>
                <w:rFonts w:asciiTheme="minorHAnsi" w:hAnsiTheme="minorHAnsi" w:cstheme="minorHAnsi"/>
                <w:bCs/>
              </w:rPr>
            </w:pPr>
            <w:r w:rsidRPr="004039F1">
              <w:rPr>
                <w:rFonts w:asciiTheme="minorHAnsi" w:hAnsiTheme="minorHAnsi" w:cstheme="minorHAnsi"/>
                <w:b/>
                <w:bCs/>
              </w:rPr>
              <w:t>Cooling Systems</w:t>
            </w:r>
          </w:p>
        </w:tc>
        <w:tc>
          <w:tcPr>
            <w:tcW w:w="0" w:type="auto"/>
            <w:hideMark/>
          </w:tcPr>
          <w:p w14:paraId="32890D6A" w14:textId="77777777" w:rsidR="00CA39A6" w:rsidRPr="004039F1" w:rsidRDefault="00CA39A6" w:rsidP="002765F8">
            <w:pPr>
              <w:spacing w:line="276" w:lineRule="auto"/>
              <w:jc w:val="both"/>
              <w:rPr>
                <w:rFonts w:asciiTheme="minorHAnsi" w:hAnsiTheme="minorHAnsi" w:cstheme="minorHAnsi"/>
                <w:bCs/>
              </w:rPr>
            </w:pPr>
            <w:r w:rsidRPr="004039F1">
              <w:rPr>
                <w:rFonts w:asciiTheme="minorHAnsi" w:hAnsiTheme="minorHAnsi" w:cstheme="minorHAnsi"/>
                <w:bCs/>
              </w:rPr>
              <w:t>Efficient HVAC with low-GWP refrigerants.</w:t>
            </w:r>
          </w:p>
        </w:tc>
        <w:tc>
          <w:tcPr>
            <w:tcW w:w="0" w:type="auto"/>
            <w:hideMark/>
          </w:tcPr>
          <w:p w14:paraId="4ED46011" w14:textId="77777777" w:rsidR="00CA39A6" w:rsidRPr="004039F1" w:rsidRDefault="00CA39A6" w:rsidP="002765F8">
            <w:pPr>
              <w:spacing w:line="276" w:lineRule="auto"/>
              <w:jc w:val="both"/>
              <w:rPr>
                <w:rFonts w:asciiTheme="minorHAnsi" w:hAnsiTheme="minorHAnsi" w:cstheme="minorHAnsi"/>
                <w:bCs/>
              </w:rPr>
            </w:pPr>
            <w:r w:rsidRPr="004039F1">
              <w:rPr>
                <w:rFonts w:asciiTheme="minorHAnsi" w:hAnsiTheme="minorHAnsi" w:cstheme="minorHAnsi"/>
                <w:bCs/>
              </w:rPr>
              <w:t>Cleanrooms, labs, offices</w:t>
            </w:r>
          </w:p>
        </w:tc>
        <w:tc>
          <w:tcPr>
            <w:tcW w:w="0" w:type="auto"/>
            <w:hideMark/>
          </w:tcPr>
          <w:p w14:paraId="44764DBC" w14:textId="77777777" w:rsidR="00CA39A6" w:rsidRPr="004039F1" w:rsidRDefault="00CA39A6" w:rsidP="002765F8">
            <w:pPr>
              <w:spacing w:line="276" w:lineRule="auto"/>
              <w:jc w:val="both"/>
              <w:rPr>
                <w:rFonts w:asciiTheme="minorHAnsi" w:hAnsiTheme="minorHAnsi" w:cstheme="minorHAnsi"/>
                <w:bCs/>
              </w:rPr>
            </w:pPr>
            <w:r w:rsidRPr="004039F1">
              <w:rPr>
                <w:rFonts w:asciiTheme="minorHAnsi" w:hAnsiTheme="minorHAnsi" w:cstheme="minorHAnsi"/>
                <w:bCs/>
              </w:rPr>
              <w:t>R-1234yf, R-744, inverter-based HVAC</w:t>
            </w:r>
          </w:p>
        </w:tc>
      </w:tr>
      <w:tr w:rsidR="00CA39A6" w:rsidRPr="004039F1" w14:paraId="09B06E8D" w14:textId="77777777" w:rsidTr="002765F8">
        <w:tc>
          <w:tcPr>
            <w:tcW w:w="0" w:type="auto"/>
            <w:hideMark/>
          </w:tcPr>
          <w:p w14:paraId="17B314C1" w14:textId="77777777" w:rsidR="00CA39A6" w:rsidRPr="004039F1" w:rsidRDefault="00CA39A6" w:rsidP="002765F8">
            <w:pPr>
              <w:spacing w:line="276" w:lineRule="auto"/>
              <w:jc w:val="both"/>
              <w:rPr>
                <w:rFonts w:asciiTheme="minorHAnsi" w:hAnsiTheme="minorHAnsi" w:cstheme="minorHAnsi"/>
                <w:bCs/>
              </w:rPr>
            </w:pPr>
            <w:r w:rsidRPr="004039F1">
              <w:rPr>
                <w:rFonts w:asciiTheme="minorHAnsi" w:hAnsiTheme="minorHAnsi" w:cstheme="minorHAnsi"/>
                <w:b/>
                <w:bCs/>
              </w:rPr>
              <w:t>Digital Efficiency</w:t>
            </w:r>
          </w:p>
        </w:tc>
        <w:tc>
          <w:tcPr>
            <w:tcW w:w="0" w:type="auto"/>
            <w:hideMark/>
          </w:tcPr>
          <w:p w14:paraId="4C2FFE90" w14:textId="77777777" w:rsidR="00CA39A6" w:rsidRPr="004039F1" w:rsidRDefault="00CA39A6" w:rsidP="002765F8">
            <w:pPr>
              <w:spacing w:line="276" w:lineRule="auto"/>
              <w:jc w:val="both"/>
              <w:rPr>
                <w:rFonts w:asciiTheme="minorHAnsi" w:hAnsiTheme="minorHAnsi" w:cstheme="minorHAnsi"/>
                <w:bCs/>
              </w:rPr>
            </w:pPr>
            <w:r w:rsidRPr="004039F1">
              <w:rPr>
                <w:rFonts w:asciiTheme="minorHAnsi" w:hAnsiTheme="minorHAnsi" w:cstheme="minorHAnsi"/>
                <w:bCs/>
              </w:rPr>
              <w:t>Optimized IT systems, e-waste recycling.</w:t>
            </w:r>
          </w:p>
        </w:tc>
        <w:tc>
          <w:tcPr>
            <w:tcW w:w="0" w:type="auto"/>
            <w:hideMark/>
          </w:tcPr>
          <w:p w14:paraId="6845BAF8" w14:textId="77777777" w:rsidR="00CA39A6" w:rsidRPr="004039F1" w:rsidRDefault="00CA39A6" w:rsidP="002765F8">
            <w:pPr>
              <w:spacing w:line="276" w:lineRule="auto"/>
              <w:jc w:val="both"/>
              <w:rPr>
                <w:rFonts w:asciiTheme="minorHAnsi" w:hAnsiTheme="minorHAnsi" w:cstheme="minorHAnsi"/>
                <w:bCs/>
              </w:rPr>
            </w:pPr>
            <w:r w:rsidRPr="004039F1">
              <w:rPr>
                <w:rFonts w:asciiTheme="minorHAnsi" w:hAnsiTheme="minorHAnsi" w:cstheme="minorHAnsi"/>
                <w:bCs/>
              </w:rPr>
              <w:t>Server rooms, IT infra</w:t>
            </w:r>
          </w:p>
        </w:tc>
        <w:tc>
          <w:tcPr>
            <w:tcW w:w="0" w:type="auto"/>
            <w:hideMark/>
          </w:tcPr>
          <w:p w14:paraId="5622A212" w14:textId="77777777" w:rsidR="00CA39A6" w:rsidRPr="004039F1" w:rsidRDefault="00CA39A6" w:rsidP="002765F8">
            <w:pPr>
              <w:spacing w:line="276" w:lineRule="auto"/>
              <w:jc w:val="both"/>
              <w:rPr>
                <w:rFonts w:asciiTheme="minorHAnsi" w:hAnsiTheme="minorHAnsi" w:cstheme="minorHAnsi"/>
                <w:bCs/>
              </w:rPr>
            </w:pPr>
            <w:r w:rsidRPr="004039F1">
              <w:rPr>
                <w:rFonts w:asciiTheme="minorHAnsi" w:hAnsiTheme="minorHAnsi" w:cstheme="minorHAnsi"/>
                <w:bCs/>
              </w:rPr>
              <w:t>Energy Star hardware, virtualization</w:t>
            </w:r>
          </w:p>
        </w:tc>
      </w:tr>
      <w:tr w:rsidR="00CA39A6" w:rsidRPr="004039F1" w14:paraId="6B52759B" w14:textId="77777777" w:rsidTr="002765F8">
        <w:tc>
          <w:tcPr>
            <w:tcW w:w="0" w:type="auto"/>
            <w:hideMark/>
          </w:tcPr>
          <w:p w14:paraId="508DBAD0" w14:textId="77777777" w:rsidR="00CA39A6" w:rsidRPr="004039F1" w:rsidRDefault="00CA39A6" w:rsidP="002765F8">
            <w:pPr>
              <w:spacing w:line="276" w:lineRule="auto"/>
              <w:jc w:val="both"/>
              <w:rPr>
                <w:rFonts w:asciiTheme="minorHAnsi" w:hAnsiTheme="minorHAnsi" w:cstheme="minorHAnsi"/>
                <w:bCs/>
              </w:rPr>
            </w:pPr>
            <w:r w:rsidRPr="004039F1">
              <w:rPr>
                <w:rFonts w:asciiTheme="minorHAnsi" w:hAnsiTheme="minorHAnsi" w:cstheme="minorHAnsi"/>
                <w:b/>
                <w:bCs/>
              </w:rPr>
              <w:t>Carbon &amp; Energy Audits</w:t>
            </w:r>
          </w:p>
        </w:tc>
        <w:tc>
          <w:tcPr>
            <w:tcW w:w="0" w:type="auto"/>
            <w:hideMark/>
          </w:tcPr>
          <w:p w14:paraId="6844A21D" w14:textId="77777777" w:rsidR="00CA39A6" w:rsidRPr="004039F1" w:rsidRDefault="00CA39A6" w:rsidP="002765F8">
            <w:pPr>
              <w:spacing w:line="276" w:lineRule="auto"/>
              <w:jc w:val="both"/>
              <w:rPr>
                <w:rFonts w:asciiTheme="minorHAnsi" w:hAnsiTheme="minorHAnsi" w:cstheme="minorHAnsi"/>
                <w:bCs/>
              </w:rPr>
            </w:pPr>
            <w:r w:rsidRPr="004039F1">
              <w:rPr>
                <w:rFonts w:asciiTheme="minorHAnsi" w:hAnsiTheme="minorHAnsi" w:cstheme="minorHAnsi"/>
                <w:bCs/>
              </w:rPr>
              <w:t>Annual audits for GHG and energy efficiency.</w:t>
            </w:r>
          </w:p>
        </w:tc>
        <w:tc>
          <w:tcPr>
            <w:tcW w:w="0" w:type="auto"/>
            <w:hideMark/>
          </w:tcPr>
          <w:p w14:paraId="2C0C2999" w14:textId="77777777" w:rsidR="00CA39A6" w:rsidRPr="004039F1" w:rsidRDefault="00CA39A6" w:rsidP="002765F8">
            <w:pPr>
              <w:spacing w:line="276" w:lineRule="auto"/>
              <w:jc w:val="both"/>
              <w:rPr>
                <w:rFonts w:asciiTheme="minorHAnsi" w:hAnsiTheme="minorHAnsi" w:cstheme="minorHAnsi"/>
                <w:bCs/>
              </w:rPr>
            </w:pPr>
            <w:r w:rsidRPr="004039F1">
              <w:rPr>
                <w:rFonts w:asciiTheme="minorHAnsi" w:hAnsiTheme="minorHAnsi" w:cstheme="minorHAnsi"/>
                <w:bCs/>
              </w:rPr>
              <w:t>Entire facility</w:t>
            </w:r>
          </w:p>
        </w:tc>
        <w:tc>
          <w:tcPr>
            <w:tcW w:w="0" w:type="auto"/>
            <w:hideMark/>
          </w:tcPr>
          <w:p w14:paraId="69A49E1C" w14:textId="77777777" w:rsidR="00CA39A6" w:rsidRPr="004039F1" w:rsidRDefault="00CA39A6" w:rsidP="002765F8">
            <w:pPr>
              <w:spacing w:line="276" w:lineRule="auto"/>
              <w:jc w:val="both"/>
              <w:rPr>
                <w:rFonts w:asciiTheme="minorHAnsi" w:hAnsiTheme="minorHAnsi" w:cstheme="minorHAnsi"/>
                <w:bCs/>
              </w:rPr>
            </w:pPr>
            <w:r w:rsidRPr="004039F1">
              <w:rPr>
                <w:rFonts w:asciiTheme="minorHAnsi" w:hAnsiTheme="minorHAnsi" w:cstheme="minorHAnsi"/>
                <w:bCs/>
              </w:rPr>
              <w:t xml:space="preserve">GHG Protocol, </w:t>
            </w:r>
            <w:proofErr w:type="spellStart"/>
            <w:r w:rsidRPr="004039F1">
              <w:rPr>
                <w:rFonts w:asciiTheme="minorHAnsi" w:hAnsiTheme="minorHAnsi" w:cstheme="minorHAnsi"/>
                <w:bCs/>
              </w:rPr>
              <w:t>EnCon</w:t>
            </w:r>
            <w:proofErr w:type="spellEnd"/>
            <w:r w:rsidRPr="004039F1">
              <w:rPr>
                <w:rFonts w:asciiTheme="minorHAnsi" w:hAnsiTheme="minorHAnsi" w:cstheme="minorHAnsi"/>
                <w:bCs/>
              </w:rPr>
              <w:t xml:space="preserve"> reports</w:t>
            </w:r>
          </w:p>
        </w:tc>
      </w:tr>
    </w:tbl>
    <w:p w14:paraId="5576A88E" w14:textId="77777777" w:rsidR="00CA39A6" w:rsidRPr="004362CF" w:rsidRDefault="00CA39A6" w:rsidP="00CA39A6">
      <w:pPr>
        <w:spacing w:line="276" w:lineRule="auto"/>
        <w:jc w:val="both"/>
        <w:rPr>
          <w:rFonts w:asciiTheme="minorHAnsi" w:hAnsiTheme="minorHAnsi" w:cstheme="minorHAnsi"/>
          <w:bCs/>
          <w:lang w:val="en-US"/>
        </w:rPr>
      </w:pPr>
    </w:p>
    <w:p w14:paraId="12A99723" w14:textId="77777777" w:rsidR="00CA39A6" w:rsidRDefault="00CA39A6" w:rsidP="00CA39A6">
      <w:pPr>
        <w:spacing w:before="100" w:beforeAutospacing="1" w:after="100" w:afterAutospacing="1" w:line="276" w:lineRule="auto"/>
        <w:jc w:val="both"/>
        <w:outlineLvl w:val="3"/>
        <w:rPr>
          <w:rFonts w:asciiTheme="minorHAnsi" w:hAnsiTheme="minorHAnsi" w:cstheme="minorHAnsi"/>
          <w:b/>
          <w:bCs/>
          <w:lang w:val="en-US" w:eastAsia="en-US"/>
        </w:rPr>
      </w:pPr>
    </w:p>
    <w:p w14:paraId="0F17CDA5" w14:textId="77777777" w:rsidR="00CA39A6" w:rsidRPr="004362CF" w:rsidRDefault="00CA39A6" w:rsidP="00CA39A6">
      <w:pPr>
        <w:spacing w:before="100" w:beforeAutospacing="1" w:after="100" w:afterAutospacing="1" w:line="276" w:lineRule="auto"/>
        <w:jc w:val="both"/>
        <w:outlineLvl w:val="3"/>
        <w:rPr>
          <w:rFonts w:asciiTheme="minorHAnsi" w:hAnsiTheme="minorHAnsi" w:cstheme="minorHAnsi"/>
          <w:b/>
          <w:bCs/>
          <w:lang w:val="en-US" w:eastAsia="en-US"/>
        </w:rPr>
      </w:pPr>
      <w:r w:rsidRPr="004362CF">
        <w:rPr>
          <w:rFonts w:asciiTheme="minorHAnsi" w:hAnsiTheme="minorHAnsi" w:cstheme="minorHAnsi"/>
          <w:b/>
          <w:bCs/>
          <w:lang w:val="en-US" w:eastAsia="en-US"/>
        </w:rPr>
        <w:lastRenderedPageBreak/>
        <w:t>Purpose</w:t>
      </w:r>
    </w:p>
    <w:p w14:paraId="1F38E1B3" w14:textId="77777777" w:rsidR="00CA39A6" w:rsidRPr="004362CF" w:rsidRDefault="00CA39A6" w:rsidP="00CA39A6">
      <w:pPr>
        <w:spacing w:before="100" w:beforeAutospacing="1" w:after="100" w:afterAutospacing="1" w:line="276" w:lineRule="auto"/>
        <w:jc w:val="both"/>
        <w:rPr>
          <w:rFonts w:asciiTheme="minorHAnsi" w:hAnsiTheme="minorHAnsi" w:cstheme="minorHAnsi"/>
          <w:lang w:val="en-US" w:eastAsia="en-US"/>
        </w:rPr>
      </w:pPr>
      <w:r w:rsidRPr="0078359B">
        <w:rPr>
          <w:rFonts w:asciiTheme="minorHAnsi" w:hAnsiTheme="minorHAnsi" w:cstheme="minorHAnsi"/>
          <w:lang w:eastAsia="en-US"/>
        </w:rPr>
        <w:t>To define a comprehensive energy management procedure that enhances operational efficiency, reduces environmental impact, and supports long-term sustainability across Choksi Heraeus’ refining, recycling, and advanced material manufacturing operations</w:t>
      </w:r>
      <w:r w:rsidRPr="004362CF">
        <w:rPr>
          <w:rFonts w:asciiTheme="minorHAnsi" w:hAnsiTheme="minorHAnsi" w:cstheme="minorHAnsi"/>
          <w:lang w:val="en-US" w:eastAsia="en-US"/>
        </w:rPr>
        <w:t>.</w:t>
      </w:r>
    </w:p>
    <w:p w14:paraId="643750B0" w14:textId="77777777" w:rsidR="00CA39A6" w:rsidRPr="004362CF" w:rsidRDefault="00CA39A6" w:rsidP="00CA39A6">
      <w:pPr>
        <w:spacing w:before="100" w:beforeAutospacing="1" w:after="100" w:afterAutospacing="1" w:line="276" w:lineRule="auto"/>
        <w:jc w:val="both"/>
        <w:outlineLvl w:val="3"/>
        <w:rPr>
          <w:rFonts w:asciiTheme="minorHAnsi" w:hAnsiTheme="minorHAnsi" w:cstheme="minorHAnsi"/>
          <w:b/>
          <w:bCs/>
          <w:lang w:val="en-US" w:eastAsia="en-US"/>
        </w:rPr>
      </w:pPr>
      <w:bookmarkStart w:id="10" w:name="_Hlk185255307"/>
      <w:r w:rsidRPr="004362CF">
        <w:rPr>
          <w:rFonts w:asciiTheme="minorHAnsi" w:hAnsiTheme="minorHAnsi" w:cstheme="minorHAnsi"/>
          <w:b/>
          <w:bCs/>
          <w:lang w:val="en-US" w:eastAsia="en-US"/>
        </w:rPr>
        <w:t>Scope</w:t>
      </w:r>
    </w:p>
    <w:bookmarkEnd w:id="10"/>
    <w:p w14:paraId="391F66C6" w14:textId="77777777" w:rsidR="00CA39A6" w:rsidRPr="004362CF" w:rsidRDefault="00CA39A6" w:rsidP="00CA39A6">
      <w:pPr>
        <w:spacing w:before="100" w:beforeAutospacing="1" w:after="100" w:afterAutospacing="1" w:line="276" w:lineRule="auto"/>
        <w:jc w:val="both"/>
        <w:rPr>
          <w:rFonts w:asciiTheme="minorHAnsi" w:hAnsiTheme="minorHAnsi" w:cstheme="minorHAnsi"/>
          <w:lang w:val="en-US" w:eastAsia="en-US"/>
        </w:rPr>
      </w:pPr>
      <w:r w:rsidRPr="00432C40">
        <w:rPr>
          <w:rFonts w:asciiTheme="minorHAnsi" w:hAnsiTheme="minorHAnsi" w:cstheme="minorHAnsi"/>
          <w:lang w:eastAsia="en-US"/>
        </w:rPr>
        <w:t>This procedure applies to all energy-consuming processes and equipment at Choksi Heraeus, including manufacturing machinery, lighting, HVAC systems, thermal equipment, and digital infrastructure</w:t>
      </w:r>
      <w:r w:rsidRPr="004362CF">
        <w:rPr>
          <w:rFonts w:asciiTheme="minorHAnsi" w:hAnsiTheme="minorHAnsi" w:cstheme="minorHAnsi"/>
          <w:lang w:val="en-US" w:eastAsia="en-US"/>
        </w:rPr>
        <w:t xml:space="preserve">. </w:t>
      </w:r>
    </w:p>
    <w:p w14:paraId="04B696EB" w14:textId="77777777" w:rsidR="00CA39A6" w:rsidRPr="004362CF" w:rsidRDefault="00CA39A6" w:rsidP="00CA39A6">
      <w:pPr>
        <w:spacing w:before="100" w:beforeAutospacing="1" w:after="100" w:afterAutospacing="1" w:line="276" w:lineRule="auto"/>
        <w:jc w:val="both"/>
        <w:outlineLvl w:val="3"/>
        <w:rPr>
          <w:rFonts w:asciiTheme="minorHAnsi" w:hAnsiTheme="minorHAnsi" w:cstheme="minorHAnsi"/>
          <w:b/>
          <w:bCs/>
          <w:lang w:val="en-US" w:eastAsia="en-US"/>
        </w:rPr>
      </w:pPr>
      <w:bookmarkStart w:id="11" w:name="_Hlk185262213"/>
      <w:r w:rsidRPr="004362CF">
        <w:rPr>
          <w:rFonts w:asciiTheme="minorHAnsi" w:hAnsiTheme="minorHAnsi" w:cstheme="minorHAnsi"/>
          <w:b/>
          <w:bCs/>
          <w:lang w:val="en-US" w:eastAsia="en-US"/>
        </w:rPr>
        <w:t>Procedure</w:t>
      </w:r>
      <w:r>
        <w:rPr>
          <w:rFonts w:asciiTheme="minorHAnsi" w:hAnsiTheme="minorHAnsi" w:cstheme="minorHAnsi"/>
          <w:b/>
          <w:bCs/>
          <w:lang w:val="en-US" w:eastAsia="en-US"/>
        </w:rPr>
        <w:t>s</w:t>
      </w:r>
    </w:p>
    <w:bookmarkEnd w:id="11"/>
    <w:p w14:paraId="6BC878CE" w14:textId="77777777" w:rsidR="00CA39A6" w:rsidRPr="004362CF" w:rsidRDefault="00CA39A6" w:rsidP="00CA39A6">
      <w:pPr>
        <w:spacing w:line="276" w:lineRule="auto"/>
        <w:jc w:val="both"/>
        <w:rPr>
          <w:rFonts w:asciiTheme="minorHAnsi" w:hAnsiTheme="minorHAnsi" w:cstheme="minorHAnsi"/>
          <w:lang w:val="en-US" w:eastAsia="en-US"/>
        </w:rPr>
      </w:pPr>
      <w:r w:rsidRPr="006A0149">
        <w:rPr>
          <w:rFonts w:asciiTheme="minorHAnsi" w:hAnsiTheme="minorHAnsi" w:cstheme="minorHAnsi"/>
          <w:lang w:eastAsia="en-US"/>
        </w:rPr>
        <w:t>The following procedures reflect the established practices implemented to enhance energy efficiency, optimize resource utilization, and minimize environmental impact in our operations</w:t>
      </w:r>
      <w:r w:rsidRPr="004362CF">
        <w:rPr>
          <w:rFonts w:asciiTheme="minorHAnsi" w:hAnsiTheme="minorHAnsi" w:cstheme="minorHAnsi"/>
          <w:lang w:eastAsia="en-US"/>
        </w:rPr>
        <w:t>.</w:t>
      </w:r>
    </w:p>
    <w:p w14:paraId="04CF62F6" w14:textId="77777777" w:rsidR="00CA39A6" w:rsidRPr="009942C6" w:rsidRDefault="00CA39A6">
      <w:pPr>
        <w:pStyle w:val="ListParagraph"/>
        <w:numPr>
          <w:ilvl w:val="0"/>
          <w:numId w:val="23"/>
        </w:numPr>
        <w:tabs>
          <w:tab w:val="clear" w:pos="720"/>
          <w:tab w:val="num" w:pos="360"/>
        </w:tabs>
        <w:spacing w:before="100" w:beforeAutospacing="1" w:after="100" w:afterAutospacing="1" w:line="276" w:lineRule="auto"/>
        <w:ind w:left="360"/>
        <w:jc w:val="both"/>
        <w:rPr>
          <w:rStyle w:val="Strong"/>
          <w:rFonts w:asciiTheme="minorHAnsi" w:hAnsiTheme="minorHAnsi" w:cstheme="minorHAnsi"/>
          <w:b w:val="0"/>
          <w:bCs w:val="0"/>
          <w:lang w:val="en-US" w:eastAsia="en-US"/>
        </w:rPr>
      </w:pPr>
      <w:r w:rsidRPr="004362CF">
        <w:rPr>
          <w:rStyle w:val="Strong"/>
          <w:rFonts w:asciiTheme="minorHAnsi" w:hAnsiTheme="minorHAnsi" w:cstheme="minorHAnsi"/>
        </w:rPr>
        <w:t>Machine Optimization</w:t>
      </w:r>
    </w:p>
    <w:p w14:paraId="23142F0A" w14:textId="77777777" w:rsidR="00CA39A6" w:rsidRPr="009163BD" w:rsidRDefault="00CA39A6" w:rsidP="00CA39A6">
      <w:pPr>
        <w:spacing w:before="100" w:beforeAutospacing="1" w:after="100" w:afterAutospacing="1" w:line="276" w:lineRule="auto"/>
        <w:jc w:val="both"/>
        <w:rPr>
          <w:rFonts w:asciiTheme="minorHAnsi" w:hAnsiTheme="minorHAnsi" w:cstheme="minorHAnsi"/>
          <w:lang w:val="en-US" w:eastAsia="en-US"/>
        </w:rPr>
      </w:pPr>
      <w:r w:rsidRPr="006A0149">
        <w:rPr>
          <w:rFonts w:asciiTheme="minorHAnsi" w:hAnsiTheme="minorHAnsi" w:cstheme="minorHAnsi"/>
        </w:rPr>
        <w:t>To enhance energy efficiency and reduce overall electricity consumption, Choksi Heraeus has implemented the following equipment and process-level optimization strategies</w:t>
      </w:r>
      <w:r w:rsidRPr="009942C6">
        <w:rPr>
          <w:rFonts w:asciiTheme="minorHAnsi" w:hAnsiTheme="minorHAnsi" w:cstheme="minorHAnsi"/>
        </w:rPr>
        <w:t>:</w:t>
      </w:r>
    </w:p>
    <w:p w14:paraId="585D6AE6" w14:textId="77777777" w:rsidR="00CA39A6" w:rsidRPr="009942C6" w:rsidRDefault="00CA39A6">
      <w:pPr>
        <w:pStyle w:val="ListParagraph"/>
        <w:numPr>
          <w:ilvl w:val="1"/>
          <w:numId w:val="140"/>
        </w:numPr>
        <w:spacing w:line="276" w:lineRule="auto"/>
        <w:rPr>
          <w:rFonts w:asciiTheme="minorHAnsi" w:hAnsiTheme="minorHAnsi" w:cstheme="minorHAnsi"/>
          <w:b/>
          <w:bCs/>
        </w:rPr>
      </w:pPr>
      <w:r w:rsidRPr="009942C6">
        <w:rPr>
          <w:rFonts w:asciiTheme="minorHAnsi" w:hAnsiTheme="minorHAnsi" w:cstheme="minorHAnsi"/>
          <w:b/>
          <w:bCs/>
        </w:rPr>
        <w:t>Upgrade to Energy-Efficient Equipment</w:t>
      </w:r>
    </w:p>
    <w:p w14:paraId="12DAD259" w14:textId="77777777" w:rsidR="00CA39A6" w:rsidRPr="00C56EFD" w:rsidRDefault="00CA39A6">
      <w:pPr>
        <w:numPr>
          <w:ilvl w:val="0"/>
          <w:numId w:val="135"/>
        </w:numPr>
        <w:spacing w:line="276" w:lineRule="auto"/>
        <w:jc w:val="both"/>
        <w:rPr>
          <w:rFonts w:asciiTheme="minorHAnsi" w:hAnsiTheme="minorHAnsi" w:cstheme="minorHAnsi"/>
        </w:rPr>
      </w:pPr>
      <w:r w:rsidRPr="00C56EFD">
        <w:rPr>
          <w:rFonts w:asciiTheme="minorHAnsi" w:hAnsiTheme="minorHAnsi" w:cstheme="minorHAnsi"/>
          <w:b/>
          <w:bCs/>
        </w:rPr>
        <w:t>High-Efficiency Crucible Furnaces &amp; Melting Units</w:t>
      </w:r>
    </w:p>
    <w:p w14:paraId="6FC45D2C" w14:textId="77777777" w:rsidR="00CA39A6" w:rsidRPr="00C56EFD" w:rsidRDefault="00CA39A6">
      <w:pPr>
        <w:numPr>
          <w:ilvl w:val="1"/>
          <w:numId w:val="135"/>
        </w:numPr>
        <w:spacing w:line="276" w:lineRule="auto"/>
        <w:jc w:val="both"/>
        <w:rPr>
          <w:rFonts w:asciiTheme="minorHAnsi" w:hAnsiTheme="minorHAnsi" w:cstheme="minorHAnsi"/>
        </w:rPr>
      </w:pPr>
      <w:r w:rsidRPr="00C56EFD">
        <w:rPr>
          <w:rFonts w:asciiTheme="minorHAnsi" w:hAnsiTheme="minorHAnsi" w:cstheme="minorHAnsi"/>
        </w:rPr>
        <w:t xml:space="preserve">Precious metal melting operations at Choksi Heraeus rely heavily on crucible furnaces and induction melting units. These systems are progressively upgraded to </w:t>
      </w:r>
      <w:r w:rsidRPr="00C56EFD">
        <w:rPr>
          <w:rFonts w:asciiTheme="minorHAnsi" w:hAnsiTheme="minorHAnsi" w:cstheme="minorHAnsi"/>
          <w:b/>
          <w:bCs/>
        </w:rPr>
        <w:t>high-efficiency induction-based heating technologies</w:t>
      </w:r>
      <w:r w:rsidRPr="00C56EFD">
        <w:rPr>
          <w:rFonts w:asciiTheme="minorHAnsi" w:hAnsiTheme="minorHAnsi" w:cstheme="minorHAnsi"/>
        </w:rPr>
        <w:t xml:space="preserve"> that reduce thermal losses, optimize heat transfer, and maintain uniform temperature distribution.</w:t>
      </w:r>
    </w:p>
    <w:p w14:paraId="5B374DB4" w14:textId="77777777" w:rsidR="00CA39A6" w:rsidRPr="00C56EFD" w:rsidRDefault="00CA39A6">
      <w:pPr>
        <w:numPr>
          <w:ilvl w:val="1"/>
          <w:numId w:val="135"/>
        </w:numPr>
        <w:spacing w:line="276" w:lineRule="auto"/>
        <w:jc w:val="both"/>
        <w:rPr>
          <w:rFonts w:asciiTheme="minorHAnsi" w:hAnsiTheme="minorHAnsi" w:cstheme="minorHAnsi"/>
        </w:rPr>
      </w:pPr>
      <w:r w:rsidRPr="00C56EFD">
        <w:rPr>
          <w:rFonts w:asciiTheme="minorHAnsi" w:hAnsiTheme="minorHAnsi" w:cstheme="minorHAnsi"/>
          <w:b/>
          <w:bCs/>
        </w:rPr>
        <w:t>Insulation materials with low thermal conductivity</w:t>
      </w:r>
      <w:r w:rsidRPr="00C56EFD">
        <w:rPr>
          <w:rFonts w:asciiTheme="minorHAnsi" w:hAnsiTheme="minorHAnsi" w:cstheme="minorHAnsi"/>
        </w:rPr>
        <w:t xml:space="preserve"> are introduced in crucibles and furnace linings to retain heat, thereby reducing electricity and fuel usage.</w:t>
      </w:r>
    </w:p>
    <w:p w14:paraId="73ACE1CE" w14:textId="77777777" w:rsidR="00CA39A6" w:rsidRPr="00C56EFD" w:rsidRDefault="00CA39A6">
      <w:pPr>
        <w:numPr>
          <w:ilvl w:val="0"/>
          <w:numId w:val="135"/>
        </w:numPr>
        <w:spacing w:line="276" w:lineRule="auto"/>
        <w:jc w:val="both"/>
        <w:rPr>
          <w:rFonts w:asciiTheme="minorHAnsi" w:hAnsiTheme="minorHAnsi" w:cstheme="minorHAnsi"/>
        </w:rPr>
      </w:pPr>
      <w:r w:rsidRPr="00C56EFD">
        <w:rPr>
          <w:rFonts w:asciiTheme="minorHAnsi" w:hAnsiTheme="minorHAnsi" w:cstheme="minorHAnsi"/>
          <w:b/>
          <w:bCs/>
        </w:rPr>
        <w:t>Process Reactors &amp; Refining Units</w:t>
      </w:r>
    </w:p>
    <w:p w14:paraId="4A5F9FDC" w14:textId="77777777" w:rsidR="00CA39A6" w:rsidRPr="00C56EFD" w:rsidRDefault="00CA39A6">
      <w:pPr>
        <w:numPr>
          <w:ilvl w:val="1"/>
          <w:numId w:val="135"/>
        </w:numPr>
        <w:spacing w:line="276" w:lineRule="auto"/>
        <w:jc w:val="both"/>
        <w:rPr>
          <w:rFonts w:asciiTheme="minorHAnsi" w:hAnsiTheme="minorHAnsi" w:cstheme="minorHAnsi"/>
        </w:rPr>
      </w:pPr>
      <w:r w:rsidRPr="00C56EFD">
        <w:rPr>
          <w:rFonts w:asciiTheme="minorHAnsi" w:hAnsiTheme="minorHAnsi" w:cstheme="minorHAnsi"/>
        </w:rPr>
        <w:t xml:space="preserve">Refining reactors and chemical processing units are equipped with </w:t>
      </w:r>
      <w:r w:rsidRPr="00C56EFD">
        <w:rPr>
          <w:rFonts w:asciiTheme="minorHAnsi" w:hAnsiTheme="minorHAnsi" w:cstheme="minorHAnsi"/>
          <w:b/>
          <w:bCs/>
        </w:rPr>
        <w:t>energy-efficient heating mantles, jacketed vessels, and digital temperature control systems</w:t>
      </w:r>
      <w:r w:rsidRPr="00C56EFD">
        <w:rPr>
          <w:rFonts w:asciiTheme="minorHAnsi" w:hAnsiTheme="minorHAnsi" w:cstheme="minorHAnsi"/>
        </w:rPr>
        <w:t>, minimizing overconsumption of energy during reactions.</w:t>
      </w:r>
    </w:p>
    <w:p w14:paraId="518496DC" w14:textId="77777777" w:rsidR="00CA39A6" w:rsidRPr="00C56EFD" w:rsidRDefault="00CA39A6">
      <w:pPr>
        <w:numPr>
          <w:ilvl w:val="0"/>
          <w:numId w:val="135"/>
        </w:numPr>
        <w:spacing w:line="276" w:lineRule="auto"/>
        <w:jc w:val="both"/>
        <w:rPr>
          <w:rFonts w:asciiTheme="minorHAnsi" w:hAnsiTheme="minorHAnsi" w:cstheme="minorHAnsi"/>
        </w:rPr>
      </w:pPr>
      <w:r w:rsidRPr="00C56EFD">
        <w:rPr>
          <w:rFonts w:asciiTheme="minorHAnsi" w:hAnsiTheme="minorHAnsi" w:cstheme="minorHAnsi"/>
          <w:b/>
          <w:bCs/>
        </w:rPr>
        <w:t>Material Handling, Pumps, and Ventilation Systems</w:t>
      </w:r>
    </w:p>
    <w:p w14:paraId="669C4AE3" w14:textId="77777777" w:rsidR="00CA39A6" w:rsidRPr="00C56EFD" w:rsidRDefault="00CA39A6">
      <w:pPr>
        <w:numPr>
          <w:ilvl w:val="1"/>
          <w:numId w:val="135"/>
        </w:numPr>
        <w:spacing w:line="276" w:lineRule="auto"/>
        <w:jc w:val="both"/>
        <w:rPr>
          <w:rFonts w:asciiTheme="minorHAnsi" w:hAnsiTheme="minorHAnsi" w:cstheme="minorHAnsi"/>
        </w:rPr>
      </w:pPr>
      <w:r w:rsidRPr="00C56EFD">
        <w:rPr>
          <w:rFonts w:asciiTheme="minorHAnsi" w:hAnsiTheme="minorHAnsi" w:cstheme="minorHAnsi"/>
        </w:rPr>
        <w:t xml:space="preserve">Variable Frequency Drives (VFDs) and inverter-based motors are integrated into </w:t>
      </w:r>
      <w:r w:rsidRPr="00C56EFD">
        <w:rPr>
          <w:rFonts w:asciiTheme="minorHAnsi" w:hAnsiTheme="minorHAnsi" w:cstheme="minorHAnsi"/>
          <w:b/>
          <w:bCs/>
        </w:rPr>
        <w:t>pumps, air compressors, and fume extraction systems</w:t>
      </w:r>
      <w:r w:rsidRPr="00C56EFD">
        <w:rPr>
          <w:rFonts w:asciiTheme="minorHAnsi" w:hAnsiTheme="minorHAnsi" w:cstheme="minorHAnsi"/>
        </w:rPr>
        <w:t xml:space="preserve"> to ensure energy usage is dynamically regulated according to real-time process requirements, rather than running at full load continuously.</w:t>
      </w:r>
    </w:p>
    <w:p w14:paraId="14F1E5EC" w14:textId="77777777" w:rsidR="00CA39A6" w:rsidRPr="00C56EFD" w:rsidRDefault="00CA39A6">
      <w:pPr>
        <w:numPr>
          <w:ilvl w:val="1"/>
          <w:numId w:val="135"/>
        </w:numPr>
        <w:spacing w:line="276" w:lineRule="auto"/>
        <w:jc w:val="both"/>
        <w:rPr>
          <w:rFonts w:asciiTheme="minorHAnsi" w:hAnsiTheme="minorHAnsi" w:cstheme="minorHAnsi"/>
        </w:rPr>
      </w:pPr>
      <w:r w:rsidRPr="00C56EFD">
        <w:rPr>
          <w:rFonts w:asciiTheme="minorHAnsi" w:hAnsiTheme="minorHAnsi" w:cstheme="minorHAnsi"/>
        </w:rPr>
        <w:lastRenderedPageBreak/>
        <w:t xml:space="preserve">Smart automation ensures that </w:t>
      </w:r>
      <w:r w:rsidRPr="00C56EFD">
        <w:rPr>
          <w:rFonts w:asciiTheme="minorHAnsi" w:hAnsiTheme="minorHAnsi" w:cstheme="minorHAnsi"/>
          <w:b/>
          <w:bCs/>
        </w:rPr>
        <w:t>ventilation and dust collection systems</w:t>
      </w:r>
      <w:r w:rsidRPr="00C56EFD">
        <w:rPr>
          <w:rFonts w:asciiTheme="minorHAnsi" w:hAnsiTheme="minorHAnsi" w:cstheme="minorHAnsi"/>
        </w:rPr>
        <w:t xml:space="preserve"> in polishing and casting areas operate on demand, thereby minimizing idle energy consumption.</w:t>
      </w:r>
    </w:p>
    <w:p w14:paraId="1F0E4117" w14:textId="77777777" w:rsidR="00CA39A6" w:rsidRPr="00C56EFD" w:rsidRDefault="00CA39A6">
      <w:pPr>
        <w:numPr>
          <w:ilvl w:val="0"/>
          <w:numId w:val="135"/>
        </w:numPr>
        <w:spacing w:line="276" w:lineRule="auto"/>
        <w:jc w:val="both"/>
        <w:rPr>
          <w:rFonts w:asciiTheme="minorHAnsi" w:hAnsiTheme="minorHAnsi" w:cstheme="minorHAnsi"/>
        </w:rPr>
      </w:pPr>
      <w:r w:rsidRPr="00C56EFD">
        <w:rPr>
          <w:rFonts w:asciiTheme="minorHAnsi" w:hAnsiTheme="minorHAnsi" w:cstheme="minorHAnsi"/>
          <w:b/>
          <w:bCs/>
        </w:rPr>
        <w:t>Replacement of Obsolete Machinery</w:t>
      </w:r>
    </w:p>
    <w:p w14:paraId="00E3C53C" w14:textId="77777777" w:rsidR="00CA39A6" w:rsidRPr="00C56EFD" w:rsidRDefault="00CA39A6">
      <w:pPr>
        <w:numPr>
          <w:ilvl w:val="1"/>
          <w:numId w:val="135"/>
        </w:numPr>
        <w:spacing w:line="276" w:lineRule="auto"/>
        <w:jc w:val="both"/>
        <w:rPr>
          <w:rFonts w:asciiTheme="minorHAnsi" w:hAnsiTheme="minorHAnsi" w:cstheme="minorHAnsi"/>
        </w:rPr>
      </w:pPr>
      <w:r w:rsidRPr="00C56EFD">
        <w:rPr>
          <w:rFonts w:asciiTheme="minorHAnsi" w:hAnsiTheme="minorHAnsi" w:cstheme="minorHAnsi"/>
        </w:rPr>
        <w:t xml:space="preserve">A structured equipment replacement program is in place, where </w:t>
      </w:r>
      <w:r w:rsidRPr="00C56EFD">
        <w:rPr>
          <w:rFonts w:asciiTheme="minorHAnsi" w:hAnsiTheme="minorHAnsi" w:cstheme="minorHAnsi"/>
          <w:b/>
          <w:bCs/>
        </w:rPr>
        <w:t>outdated, energy-intensive furnaces, compressors, and polishing machines</w:t>
      </w:r>
      <w:r w:rsidRPr="00C56EFD">
        <w:rPr>
          <w:rFonts w:asciiTheme="minorHAnsi" w:hAnsiTheme="minorHAnsi" w:cstheme="minorHAnsi"/>
        </w:rPr>
        <w:t xml:space="preserve"> are systematically replaced with </w:t>
      </w:r>
      <w:r w:rsidRPr="00C56EFD">
        <w:rPr>
          <w:rFonts w:asciiTheme="minorHAnsi" w:hAnsiTheme="minorHAnsi" w:cstheme="minorHAnsi"/>
          <w:b/>
          <w:bCs/>
        </w:rPr>
        <w:t>internationally certified energy-rated models</w:t>
      </w:r>
      <w:r w:rsidRPr="00C56EFD">
        <w:rPr>
          <w:rFonts w:asciiTheme="minorHAnsi" w:hAnsiTheme="minorHAnsi" w:cstheme="minorHAnsi"/>
        </w:rPr>
        <w:t xml:space="preserve"> that comply with </w:t>
      </w:r>
      <w:r w:rsidRPr="00C56EFD">
        <w:rPr>
          <w:rFonts w:asciiTheme="minorHAnsi" w:hAnsiTheme="minorHAnsi" w:cstheme="minorHAnsi"/>
          <w:b/>
          <w:bCs/>
        </w:rPr>
        <w:t>ISO 50001 energy management guidelines</w:t>
      </w:r>
      <w:r w:rsidRPr="00C56EFD">
        <w:rPr>
          <w:rFonts w:asciiTheme="minorHAnsi" w:hAnsiTheme="minorHAnsi" w:cstheme="minorHAnsi"/>
        </w:rPr>
        <w:t>.</w:t>
      </w:r>
    </w:p>
    <w:p w14:paraId="3D1232EA" w14:textId="77777777" w:rsidR="00CA39A6" w:rsidRPr="00C56EFD" w:rsidRDefault="00CA39A6">
      <w:pPr>
        <w:numPr>
          <w:ilvl w:val="1"/>
          <w:numId w:val="135"/>
        </w:numPr>
        <w:spacing w:line="276" w:lineRule="auto"/>
        <w:jc w:val="both"/>
        <w:rPr>
          <w:rFonts w:asciiTheme="minorHAnsi" w:hAnsiTheme="minorHAnsi" w:cstheme="minorHAnsi"/>
        </w:rPr>
      </w:pPr>
      <w:r w:rsidRPr="00C56EFD">
        <w:rPr>
          <w:rFonts w:asciiTheme="minorHAnsi" w:hAnsiTheme="minorHAnsi" w:cstheme="minorHAnsi"/>
        </w:rPr>
        <w:t xml:space="preserve">Benchmarking against </w:t>
      </w:r>
      <w:r w:rsidRPr="00C56EFD">
        <w:rPr>
          <w:rFonts w:asciiTheme="minorHAnsi" w:hAnsiTheme="minorHAnsi" w:cstheme="minorHAnsi"/>
          <w:b/>
          <w:bCs/>
        </w:rPr>
        <w:t>global Heraeus Group standards</w:t>
      </w:r>
      <w:r w:rsidRPr="00C56EFD">
        <w:rPr>
          <w:rFonts w:asciiTheme="minorHAnsi" w:hAnsiTheme="minorHAnsi" w:cstheme="minorHAnsi"/>
        </w:rPr>
        <w:t xml:space="preserve"> ensures alignment with best practices in energy efficiency, sustainability, and operational safety.</w:t>
      </w:r>
    </w:p>
    <w:p w14:paraId="7E38039C" w14:textId="77777777" w:rsidR="00CA39A6" w:rsidRPr="009163BD" w:rsidRDefault="00CA39A6" w:rsidP="00CA39A6">
      <w:pPr>
        <w:spacing w:line="276" w:lineRule="auto"/>
        <w:ind w:left="720"/>
        <w:jc w:val="both"/>
        <w:rPr>
          <w:rFonts w:asciiTheme="minorHAnsi" w:hAnsiTheme="minorHAnsi" w:cstheme="minorHAnsi"/>
        </w:rPr>
      </w:pPr>
    </w:p>
    <w:p w14:paraId="45EF83B6" w14:textId="77777777" w:rsidR="00CA39A6" w:rsidRPr="009942C6" w:rsidRDefault="00CA39A6">
      <w:pPr>
        <w:pStyle w:val="ListParagraph"/>
        <w:numPr>
          <w:ilvl w:val="1"/>
          <w:numId w:val="140"/>
        </w:numPr>
        <w:spacing w:line="276" w:lineRule="auto"/>
        <w:jc w:val="both"/>
        <w:rPr>
          <w:rFonts w:asciiTheme="minorHAnsi" w:hAnsiTheme="minorHAnsi" w:cstheme="minorHAnsi"/>
          <w:b/>
          <w:bCs/>
        </w:rPr>
      </w:pPr>
      <w:r w:rsidRPr="009942C6">
        <w:rPr>
          <w:rFonts w:asciiTheme="minorHAnsi" w:hAnsiTheme="minorHAnsi" w:cstheme="minorHAnsi"/>
          <w:b/>
          <w:bCs/>
        </w:rPr>
        <w:t>Energy Performance Monitoring and Preventive Maintenance</w:t>
      </w:r>
    </w:p>
    <w:p w14:paraId="109CC9B1" w14:textId="77777777" w:rsidR="00CA39A6" w:rsidRPr="00F24D55" w:rsidRDefault="00CA39A6">
      <w:pPr>
        <w:pStyle w:val="ListParagraph"/>
        <w:numPr>
          <w:ilvl w:val="0"/>
          <w:numId w:val="185"/>
        </w:numPr>
        <w:spacing w:line="276" w:lineRule="auto"/>
        <w:jc w:val="both"/>
        <w:rPr>
          <w:rFonts w:asciiTheme="minorHAnsi" w:hAnsiTheme="minorHAnsi" w:cstheme="minorHAnsi"/>
        </w:rPr>
      </w:pPr>
      <w:r w:rsidRPr="00F24D55">
        <w:rPr>
          <w:rFonts w:asciiTheme="minorHAnsi" w:hAnsiTheme="minorHAnsi" w:cstheme="minorHAnsi"/>
        </w:rPr>
        <w:t>Energy meters and monitoring systems are connected to critical production and laboratory equipment to provide real-time data on energy consumption and anomalies.</w:t>
      </w:r>
    </w:p>
    <w:p w14:paraId="69F24658" w14:textId="77777777" w:rsidR="00CA39A6" w:rsidRPr="00F24D55" w:rsidRDefault="00CA39A6">
      <w:pPr>
        <w:pStyle w:val="ListParagraph"/>
        <w:numPr>
          <w:ilvl w:val="0"/>
          <w:numId w:val="185"/>
        </w:numPr>
        <w:spacing w:line="276" w:lineRule="auto"/>
        <w:jc w:val="both"/>
        <w:rPr>
          <w:rFonts w:asciiTheme="minorHAnsi" w:hAnsiTheme="minorHAnsi" w:cstheme="minorHAnsi"/>
        </w:rPr>
      </w:pPr>
      <w:r w:rsidRPr="00F24D55">
        <w:rPr>
          <w:rFonts w:asciiTheme="minorHAnsi" w:hAnsiTheme="minorHAnsi" w:cstheme="minorHAnsi"/>
        </w:rPr>
        <w:t>Data is reviewed weekly by the engineering and EHS teams to identify energy inefficiencies and corrective measures.</w:t>
      </w:r>
    </w:p>
    <w:p w14:paraId="0E817CE8" w14:textId="77777777" w:rsidR="00CA39A6" w:rsidRPr="00F24D55" w:rsidRDefault="00CA39A6">
      <w:pPr>
        <w:pStyle w:val="ListParagraph"/>
        <w:numPr>
          <w:ilvl w:val="0"/>
          <w:numId w:val="185"/>
        </w:numPr>
        <w:spacing w:line="276" w:lineRule="auto"/>
        <w:jc w:val="both"/>
        <w:rPr>
          <w:rFonts w:asciiTheme="minorHAnsi" w:hAnsiTheme="minorHAnsi" w:cstheme="minorHAnsi"/>
        </w:rPr>
      </w:pPr>
      <w:r w:rsidRPr="00F24D55">
        <w:rPr>
          <w:rFonts w:asciiTheme="minorHAnsi" w:hAnsiTheme="minorHAnsi" w:cstheme="minorHAnsi"/>
        </w:rPr>
        <w:t>Preventive maintenance schedules are aligned with energy performance data to:</w:t>
      </w:r>
    </w:p>
    <w:p w14:paraId="18A18914" w14:textId="77777777" w:rsidR="00CA39A6" w:rsidRPr="00F24D55" w:rsidRDefault="00CA39A6">
      <w:pPr>
        <w:numPr>
          <w:ilvl w:val="1"/>
          <w:numId w:val="136"/>
        </w:numPr>
        <w:spacing w:line="276" w:lineRule="auto"/>
        <w:jc w:val="both"/>
        <w:rPr>
          <w:rFonts w:asciiTheme="minorHAnsi" w:hAnsiTheme="minorHAnsi" w:cstheme="minorHAnsi"/>
        </w:rPr>
      </w:pPr>
      <w:r w:rsidRPr="00F24D55">
        <w:rPr>
          <w:rFonts w:asciiTheme="minorHAnsi" w:hAnsiTheme="minorHAnsi" w:cstheme="minorHAnsi"/>
        </w:rPr>
        <w:t>Maintain optimal efficiency of refining, melting, and chemical processing units.</w:t>
      </w:r>
    </w:p>
    <w:p w14:paraId="081491F8" w14:textId="77777777" w:rsidR="00CA39A6" w:rsidRPr="00F24D55" w:rsidRDefault="00CA39A6">
      <w:pPr>
        <w:numPr>
          <w:ilvl w:val="1"/>
          <w:numId w:val="136"/>
        </w:numPr>
        <w:spacing w:line="276" w:lineRule="auto"/>
        <w:jc w:val="both"/>
        <w:rPr>
          <w:rFonts w:asciiTheme="minorHAnsi" w:hAnsiTheme="minorHAnsi" w:cstheme="minorHAnsi"/>
        </w:rPr>
      </w:pPr>
      <w:r w:rsidRPr="00F24D55">
        <w:rPr>
          <w:rFonts w:asciiTheme="minorHAnsi" w:hAnsiTheme="minorHAnsi" w:cstheme="minorHAnsi"/>
        </w:rPr>
        <w:t>Prevent excessive energy use caused by mechanical wear, leakages, or system inefficiencies.</w:t>
      </w:r>
    </w:p>
    <w:p w14:paraId="1830986F" w14:textId="77777777" w:rsidR="00CA39A6" w:rsidRPr="00F24D55" w:rsidRDefault="00CA39A6">
      <w:pPr>
        <w:numPr>
          <w:ilvl w:val="1"/>
          <w:numId w:val="136"/>
        </w:numPr>
        <w:spacing w:line="276" w:lineRule="auto"/>
        <w:jc w:val="both"/>
        <w:rPr>
          <w:rFonts w:asciiTheme="minorHAnsi" w:hAnsiTheme="minorHAnsi" w:cstheme="minorHAnsi"/>
          <w:b/>
          <w:bCs/>
        </w:rPr>
      </w:pPr>
      <w:r w:rsidRPr="00F24D55">
        <w:rPr>
          <w:rFonts w:asciiTheme="minorHAnsi" w:hAnsiTheme="minorHAnsi" w:cstheme="minorHAnsi"/>
        </w:rPr>
        <w:t>Extend the life of critical equipment, reducing both operational costs and the environmental footprint of replacements</w:t>
      </w:r>
      <w:r w:rsidRPr="00F24D55">
        <w:rPr>
          <w:rFonts w:asciiTheme="minorHAnsi" w:hAnsiTheme="minorHAnsi" w:cstheme="minorHAnsi"/>
          <w:b/>
          <w:bCs/>
        </w:rPr>
        <w:t>.</w:t>
      </w:r>
    </w:p>
    <w:p w14:paraId="1B549CCA" w14:textId="77777777" w:rsidR="00CA39A6" w:rsidRPr="00F24D55" w:rsidRDefault="00CA39A6" w:rsidP="00CA39A6">
      <w:pPr>
        <w:spacing w:line="276" w:lineRule="auto"/>
        <w:ind w:left="1080"/>
        <w:jc w:val="both"/>
        <w:rPr>
          <w:rFonts w:asciiTheme="minorHAnsi" w:hAnsiTheme="minorHAnsi" w:cstheme="minorHAnsi"/>
        </w:rPr>
      </w:pPr>
    </w:p>
    <w:p w14:paraId="180FA948" w14:textId="77777777" w:rsidR="00CA39A6" w:rsidRPr="009942C6" w:rsidRDefault="00CA39A6">
      <w:pPr>
        <w:pStyle w:val="ListParagraph"/>
        <w:numPr>
          <w:ilvl w:val="0"/>
          <w:numId w:val="140"/>
        </w:numPr>
        <w:spacing w:line="276" w:lineRule="auto"/>
        <w:rPr>
          <w:rFonts w:asciiTheme="minorHAnsi" w:hAnsiTheme="minorHAnsi" w:cstheme="minorHAnsi"/>
          <w:b/>
          <w:bCs/>
        </w:rPr>
      </w:pPr>
      <w:r w:rsidRPr="009942C6">
        <w:rPr>
          <w:rFonts w:asciiTheme="minorHAnsi" w:hAnsiTheme="minorHAnsi" w:cstheme="minorHAnsi"/>
          <w:b/>
          <w:bCs/>
        </w:rPr>
        <w:t>Lighting Efficiency Measures</w:t>
      </w:r>
    </w:p>
    <w:p w14:paraId="2BDDF5F7" w14:textId="77777777" w:rsidR="00CA39A6" w:rsidRPr="009163BD" w:rsidRDefault="00CA39A6" w:rsidP="00CA39A6">
      <w:pPr>
        <w:tabs>
          <w:tab w:val="left" w:pos="1276"/>
        </w:tabs>
        <w:spacing w:line="276" w:lineRule="auto"/>
        <w:rPr>
          <w:rFonts w:asciiTheme="minorHAnsi" w:hAnsiTheme="minorHAnsi" w:cstheme="minorHAnsi"/>
        </w:rPr>
      </w:pPr>
      <w:r w:rsidRPr="00F24D55">
        <w:rPr>
          <w:rFonts w:asciiTheme="minorHAnsi" w:hAnsiTheme="minorHAnsi" w:cstheme="minorHAnsi"/>
        </w:rPr>
        <w:t>Choksi Heraeus has modernized its facility-wide lighting infrastructure to optimize energy efficiency, reduce operational costs, and maintain high standards of workplace safety and illumination across laboratories, production floors, storage areas, and administrative offices.</w:t>
      </w:r>
    </w:p>
    <w:p w14:paraId="7D31D127" w14:textId="77777777" w:rsidR="00CA39A6" w:rsidRPr="009942C6" w:rsidRDefault="00CA39A6">
      <w:pPr>
        <w:pStyle w:val="ListParagraph"/>
        <w:numPr>
          <w:ilvl w:val="1"/>
          <w:numId w:val="140"/>
        </w:numPr>
        <w:tabs>
          <w:tab w:val="left" w:pos="1276"/>
        </w:tabs>
        <w:spacing w:line="276" w:lineRule="auto"/>
        <w:rPr>
          <w:rFonts w:asciiTheme="minorHAnsi" w:hAnsiTheme="minorHAnsi" w:cstheme="minorHAnsi"/>
          <w:b/>
          <w:bCs/>
        </w:rPr>
      </w:pPr>
      <w:r w:rsidRPr="009942C6">
        <w:rPr>
          <w:rFonts w:asciiTheme="minorHAnsi" w:hAnsiTheme="minorHAnsi" w:cstheme="minorHAnsi"/>
          <w:b/>
          <w:bCs/>
        </w:rPr>
        <w:t>LED Lighting Retrofit</w:t>
      </w:r>
    </w:p>
    <w:p w14:paraId="7B31CFDB" w14:textId="77777777" w:rsidR="00CA39A6" w:rsidRPr="00F24D55" w:rsidRDefault="00CA39A6">
      <w:pPr>
        <w:numPr>
          <w:ilvl w:val="0"/>
          <w:numId w:val="137"/>
        </w:numPr>
        <w:tabs>
          <w:tab w:val="left" w:pos="1276"/>
        </w:tabs>
        <w:spacing w:line="276" w:lineRule="auto"/>
        <w:jc w:val="both"/>
        <w:rPr>
          <w:rFonts w:asciiTheme="minorHAnsi" w:hAnsiTheme="minorHAnsi" w:cstheme="minorHAnsi"/>
        </w:rPr>
      </w:pPr>
      <w:r w:rsidRPr="00F24D55">
        <w:rPr>
          <w:rFonts w:asciiTheme="minorHAnsi" w:hAnsiTheme="minorHAnsi" w:cstheme="minorHAnsi"/>
        </w:rPr>
        <w:t>Legacy fluorescent, incandescent, and halogen fixtures have been systematically replaced with high-efficiency LED systems across all operational and non-operational zones.</w:t>
      </w:r>
    </w:p>
    <w:p w14:paraId="41000D27" w14:textId="77777777" w:rsidR="00CA39A6" w:rsidRPr="00F24D55" w:rsidRDefault="00CA39A6">
      <w:pPr>
        <w:numPr>
          <w:ilvl w:val="0"/>
          <w:numId w:val="137"/>
        </w:numPr>
        <w:tabs>
          <w:tab w:val="left" w:pos="1276"/>
        </w:tabs>
        <w:spacing w:line="276" w:lineRule="auto"/>
        <w:jc w:val="both"/>
        <w:rPr>
          <w:rFonts w:asciiTheme="minorHAnsi" w:hAnsiTheme="minorHAnsi" w:cstheme="minorHAnsi"/>
        </w:rPr>
      </w:pPr>
      <w:r w:rsidRPr="00F24D55">
        <w:rPr>
          <w:rFonts w:asciiTheme="minorHAnsi" w:hAnsiTheme="minorHAnsi" w:cstheme="minorHAnsi"/>
        </w:rPr>
        <w:t xml:space="preserve">LEDs are selected based on lumen-per-watt efficiency, </w:t>
      </w:r>
      <w:proofErr w:type="spellStart"/>
      <w:r w:rsidRPr="00F24D55">
        <w:rPr>
          <w:rFonts w:asciiTheme="minorHAnsi" w:hAnsiTheme="minorHAnsi" w:cstheme="minorHAnsi"/>
        </w:rPr>
        <w:t>color</w:t>
      </w:r>
      <w:proofErr w:type="spellEnd"/>
      <w:r w:rsidRPr="00F24D55">
        <w:rPr>
          <w:rFonts w:asciiTheme="minorHAnsi" w:hAnsiTheme="minorHAnsi" w:cstheme="minorHAnsi"/>
        </w:rPr>
        <w:t xml:space="preserve"> accuracy (CRI), and extended service life, ensuring optimum visibility for precision work with reduced power consumption.</w:t>
      </w:r>
    </w:p>
    <w:p w14:paraId="3A05701A" w14:textId="77777777" w:rsidR="00CA39A6" w:rsidRDefault="00CA39A6">
      <w:pPr>
        <w:numPr>
          <w:ilvl w:val="0"/>
          <w:numId w:val="137"/>
        </w:numPr>
        <w:tabs>
          <w:tab w:val="left" w:pos="1276"/>
        </w:tabs>
        <w:spacing w:line="276" w:lineRule="auto"/>
        <w:jc w:val="both"/>
        <w:rPr>
          <w:rFonts w:asciiTheme="minorHAnsi" w:hAnsiTheme="minorHAnsi" w:cstheme="minorHAnsi"/>
        </w:rPr>
      </w:pPr>
      <w:r w:rsidRPr="00F24D55">
        <w:rPr>
          <w:rFonts w:asciiTheme="minorHAnsi" w:hAnsiTheme="minorHAnsi" w:cstheme="minorHAnsi"/>
        </w:rPr>
        <w:t>This transition has delivered measurable reductions in electricity use and minimized maintenance downtime, supporting the company’s sustainability targets.</w:t>
      </w:r>
    </w:p>
    <w:p w14:paraId="2B9EE494" w14:textId="77777777" w:rsidR="00CA39A6" w:rsidRPr="009163BD" w:rsidRDefault="00CA39A6" w:rsidP="00CA39A6">
      <w:pPr>
        <w:tabs>
          <w:tab w:val="left" w:pos="1276"/>
        </w:tabs>
        <w:spacing w:line="276" w:lineRule="auto"/>
        <w:jc w:val="both"/>
        <w:rPr>
          <w:rFonts w:asciiTheme="minorHAnsi" w:hAnsiTheme="minorHAnsi" w:cstheme="minorHAnsi"/>
        </w:rPr>
      </w:pPr>
    </w:p>
    <w:p w14:paraId="7DAA749A" w14:textId="77777777" w:rsidR="00CA39A6" w:rsidRPr="009942C6" w:rsidRDefault="00CA39A6">
      <w:pPr>
        <w:pStyle w:val="ListParagraph"/>
        <w:numPr>
          <w:ilvl w:val="1"/>
          <w:numId w:val="140"/>
        </w:numPr>
        <w:tabs>
          <w:tab w:val="left" w:pos="1276"/>
        </w:tabs>
        <w:spacing w:line="276" w:lineRule="auto"/>
        <w:rPr>
          <w:rFonts w:asciiTheme="minorHAnsi" w:hAnsiTheme="minorHAnsi" w:cstheme="minorHAnsi"/>
          <w:b/>
          <w:bCs/>
        </w:rPr>
      </w:pPr>
      <w:r w:rsidRPr="009942C6">
        <w:rPr>
          <w:rFonts w:asciiTheme="minorHAnsi" w:hAnsiTheme="minorHAnsi" w:cstheme="minorHAnsi"/>
          <w:b/>
          <w:bCs/>
        </w:rPr>
        <w:lastRenderedPageBreak/>
        <w:t>Motion and Daylight Sensors</w:t>
      </w:r>
    </w:p>
    <w:p w14:paraId="0F482C03" w14:textId="77777777" w:rsidR="00CA39A6" w:rsidRPr="000D2151" w:rsidRDefault="00CA39A6">
      <w:pPr>
        <w:numPr>
          <w:ilvl w:val="0"/>
          <w:numId w:val="138"/>
        </w:numPr>
        <w:tabs>
          <w:tab w:val="left" w:pos="1276"/>
        </w:tabs>
        <w:spacing w:line="276" w:lineRule="auto"/>
        <w:jc w:val="both"/>
        <w:rPr>
          <w:rFonts w:asciiTheme="minorHAnsi" w:hAnsiTheme="minorHAnsi" w:cstheme="minorHAnsi"/>
        </w:rPr>
      </w:pPr>
      <w:r w:rsidRPr="000D2151">
        <w:rPr>
          <w:rFonts w:asciiTheme="minorHAnsi" w:hAnsiTheme="minorHAnsi" w:cstheme="minorHAnsi"/>
        </w:rPr>
        <w:t>Motion sensors are deployed in low-occupancy zones such as corridors, restrooms, and auxiliary storage rooms to ensure lighting is activated only when required.</w:t>
      </w:r>
    </w:p>
    <w:p w14:paraId="5ECD3080" w14:textId="77777777" w:rsidR="00CA39A6" w:rsidRPr="000D2151" w:rsidRDefault="00CA39A6">
      <w:pPr>
        <w:numPr>
          <w:ilvl w:val="0"/>
          <w:numId w:val="138"/>
        </w:numPr>
        <w:tabs>
          <w:tab w:val="left" w:pos="1276"/>
        </w:tabs>
        <w:spacing w:line="276" w:lineRule="auto"/>
        <w:jc w:val="both"/>
        <w:rPr>
          <w:rFonts w:asciiTheme="minorHAnsi" w:hAnsiTheme="minorHAnsi" w:cstheme="minorHAnsi"/>
        </w:rPr>
      </w:pPr>
      <w:r w:rsidRPr="000D2151">
        <w:rPr>
          <w:rFonts w:asciiTheme="minorHAnsi" w:hAnsiTheme="minorHAnsi" w:cstheme="minorHAnsi"/>
        </w:rPr>
        <w:t>Daylight sensors are installed in areas with natural light access, automatically adjusting or switching off artificial lighting when daylight levels are sufficient.</w:t>
      </w:r>
    </w:p>
    <w:p w14:paraId="00CA8E4C" w14:textId="77777777" w:rsidR="00CA39A6" w:rsidRPr="009163BD" w:rsidRDefault="00CA39A6">
      <w:pPr>
        <w:numPr>
          <w:ilvl w:val="0"/>
          <w:numId w:val="138"/>
        </w:numPr>
        <w:tabs>
          <w:tab w:val="left" w:pos="1276"/>
        </w:tabs>
        <w:spacing w:line="276" w:lineRule="auto"/>
        <w:jc w:val="both"/>
        <w:rPr>
          <w:rFonts w:asciiTheme="minorHAnsi" w:hAnsiTheme="minorHAnsi" w:cstheme="minorHAnsi"/>
        </w:rPr>
      </w:pPr>
      <w:r w:rsidRPr="000D2151">
        <w:rPr>
          <w:rFonts w:asciiTheme="minorHAnsi" w:hAnsiTheme="minorHAnsi" w:cstheme="minorHAnsi"/>
        </w:rPr>
        <w:t>These sensor-based systems collectively reduce unnecessary energy consumption during non-peak hours and daylight-rich periods.</w:t>
      </w:r>
    </w:p>
    <w:p w14:paraId="75C1AD62" w14:textId="77777777" w:rsidR="00CA39A6" w:rsidRPr="009942C6" w:rsidRDefault="00CA39A6">
      <w:pPr>
        <w:pStyle w:val="ListParagraph"/>
        <w:numPr>
          <w:ilvl w:val="1"/>
          <w:numId w:val="140"/>
        </w:numPr>
        <w:spacing w:line="276" w:lineRule="auto"/>
        <w:rPr>
          <w:rFonts w:asciiTheme="minorHAnsi" w:hAnsiTheme="minorHAnsi" w:cstheme="minorHAnsi"/>
          <w:b/>
          <w:bCs/>
        </w:rPr>
      </w:pPr>
      <w:r w:rsidRPr="009942C6">
        <w:rPr>
          <w:rFonts w:asciiTheme="minorHAnsi" w:hAnsiTheme="minorHAnsi" w:cstheme="minorHAnsi"/>
          <w:b/>
          <w:bCs/>
        </w:rPr>
        <w:t>Zonal and Smart Lighting Controls</w:t>
      </w:r>
    </w:p>
    <w:p w14:paraId="22257626" w14:textId="77777777" w:rsidR="00CA39A6" w:rsidRPr="009163BD" w:rsidRDefault="00CA39A6">
      <w:pPr>
        <w:numPr>
          <w:ilvl w:val="0"/>
          <w:numId w:val="139"/>
        </w:numPr>
        <w:spacing w:line="276" w:lineRule="auto"/>
        <w:jc w:val="both"/>
        <w:rPr>
          <w:rFonts w:asciiTheme="minorHAnsi" w:hAnsiTheme="minorHAnsi" w:cstheme="minorHAnsi"/>
        </w:rPr>
      </w:pPr>
      <w:r w:rsidRPr="009163BD">
        <w:rPr>
          <w:rFonts w:asciiTheme="minorHAnsi" w:hAnsiTheme="minorHAnsi" w:cstheme="minorHAnsi"/>
        </w:rPr>
        <w:t>The facility is divided into independent lighting zones based on activity areas and occupancy schedules. For example:</w:t>
      </w:r>
    </w:p>
    <w:p w14:paraId="12326441" w14:textId="77777777" w:rsidR="00CA39A6" w:rsidRPr="009163BD" w:rsidRDefault="00CA39A6">
      <w:pPr>
        <w:numPr>
          <w:ilvl w:val="1"/>
          <w:numId w:val="139"/>
        </w:numPr>
        <w:spacing w:line="276" w:lineRule="auto"/>
        <w:jc w:val="both"/>
        <w:rPr>
          <w:rFonts w:asciiTheme="minorHAnsi" w:hAnsiTheme="minorHAnsi" w:cstheme="minorHAnsi"/>
        </w:rPr>
      </w:pPr>
      <w:r w:rsidRPr="009163BD">
        <w:rPr>
          <w:rFonts w:asciiTheme="minorHAnsi" w:hAnsiTheme="minorHAnsi" w:cstheme="minorHAnsi"/>
        </w:rPr>
        <w:t>Production zones operate on extended schedules.</w:t>
      </w:r>
    </w:p>
    <w:p w14:paraId="323CB9ED" w14:textId="77777777" w:rsidR="00CA39A6" w:rsidRPr="009163BD" w:rsidRDefault="00CA39A6">
      <w:pPr>
        <w:numPr>
          <w:ilvl w:val="1"/>
          <w:numId w:val="139"/>
        </w:numPr>
        <w:spacing w:line="276" w:lineRule="auto"/>
        <w:jc w:val="both"/>
        <w:rPr>
          <w:rFonts w:asciiTheme="minorHAnsi" w:hAnsiTheme="minorHAnsi" w:cstheme="minorHAnsi"/>
        </w:rPr>
      </w:pPr>
      <w:r w:rsidRPr="009163BD">
        <w:rPr>
          <w:rFonts w:asciiTheme="minorHAnsi" w:hAnsiTheme="minorHAnsi" w:cstheme="minorHAnsi"/>
        </w:rPr>
        <w:t>Storage and loading bays follow reduced lighting cycles.</w:t>
      </w:r>
    </w:p>
    <w:p w14:paraId="5EB5884C" w14:textId="77777777" w:rsidR="00CA39A6" w:rsidRPr="009163BD" w:rsidRDefault="00CA39A6">
      <w:pPr>
        <w:numPr>
          <w:ilvl w:val="0"/>
          <w:numId w:val="139"/>
        </w:numPr>
        <w:spacing w:line="276" w:lineRule="auto"/>
        <w:jc w:val="both"/>
        <w:rPr>
          <w:rFonts w:asciiTheme="minorHAnsi" w:hAnsiTheme="minorHAnsi" w:cstheme="minorHAnsi"/>
        </w:rPr>
      </w:pPr>
      <w:r w:rsidRPr="009163BD">
        <w:rPr>
          <w:rFonts w:asciiTheme="minorHAnsi" w:hAnsiTheme="minorHAnsi" w:cstheme="minorHAnsi"/>
        </w:rPr>
        <w:t>Smart control systems use programmable timers and real-time data to dynamically adjust lighting intensity and duration based on:</w:t>
      </w:r>
    </w:p>
    <w:p w14:paraId="753AA538" w14:textId="77777777" w:rsidR="00CA39A6" w:rsidRPr="009163BD" w:rsidRDefault="00CA39A6">
      <w:pPr>
        <w:numPr>
          <w:ilvl w:val="1"/>
          <w:numId w:val="139"/>
        </w:numPr>
        <w:spacing w:line="276" w:lineRule="auto"/>
        <w:jc w:val="both"/>
        <w:rPr>
          <w:rFonts w:asciiTheme="minorHAnsi" w:hAnsiTheme="minorHAnsi" w:cstheme="minorHAnsi"/>
        </w:rPr>
      </w:pPr>
      <w:r w:rsidRPr="009163BD">
        <w:rPr>
          <w:rFonts w:asciiTheme="minorHAnsi" w:hAnsiTheme="minorHAnsi" w:cstheme="minorHAnsi"/>
        </w:rPr>
        <w:t>Occupancy sensors</w:t>
      </w:r>
    </w:p>
    <w:p w14:paraId="65E15ED6" w14:textId="77777777" w:rsidR="00CA39A6" w:rsidRPr="009163BD" w:rsidRDefault="00CA39A6">
      <w:pPr>
        <w:numPr>
          <w:ilvl w:val="1"/>
          <w:numId w:val="139"/>
        </w:numPr>
        <w:spacing w:line="276" w:lineRule="auto"/>
        <w:jc w:val="both"/>
        <w:rPr>
          <w:rFonts w:asciiTheme="minorHAnsi" w:hAnsiTheme="minorHAnsi" w:cstheme="minorHAnsi"/>
        </w:rPr>
      </w:pPr>
      <w:r w:rsidRPr="009163BD">
        <w:rPr>
          <w:rFonts w:asciiTheme="minorHAnsi" w:hAnsiTheme="minorHAnsi" w:cstheme="minorHAnsi"/>
        </w:rPr>
        <w:t>Time-of-day settings</w:t>
      </w:r>
    </w:p>
    <w:p w14:paraId="12001D93" w14:textId="77777777" w:rsidR="00CA39A6" w:rsidRPr="009163BD" w:rsidRDefault="00CA39A6">
      <w:pPr>
        <w:numPr>
          <w:ilvl w:val="1"/>
          <w:numId w:val="139"/>
        </w:numPr>
        <w:spacing w:line="276" w:lineRule="auto"/>
        <w:jc w:val="both"/>
        <w:rPr>
          <w:rFonts w:asciiTheme="minorHAnsi" w:hAnsiTheme="minorHAnsi" w:cstheme="minorHAnsi"/>
        </w:rPr>
      </w:pPr>
      <w:r w:rsidRPr="009163BD">
        <w:rPr>
          <w:rFonts w:asciiTheme="minorHAnsi" w:hAnsiTheme="minorHAnsi" w:cstheme="minorHAnsi"/>
        </w:rPr>
        <w:t>Natural light availability</w:t>
      </w:r>
    </w:p>
    <w:p w14:paraId="297B3E1C" w14:textId="77777777" w:rsidR="00CA39A6" w:rsidRDefault="00CA39A6">
      <w:pPr>
        <w:numPr>
          <w:ilvl w:val="0"/>
          <w:numId w:val="139"/>
        </w:numPr>
        <w:spacing w:line="276" w:lineRule="auto"/>
        <w:jc w:val="both"/>
        <w:rPr>
          <w:rFonts w:asciiTheme="minorHAnsi" w:hAnsiTheme="minorHAnsi" w:cstheme="minorHAnsi"/>
        </w:rPr>
      </w:pPr>
      <w:r w:rsidRPr="009163BD">
        <w:rPr>
          <w:rFonts w:asciiTheme="minorHAnsi" w:hAnsiTheme="minorHAnsi" w:cstheme="minorHAnsi"/>
        </w:rPr>
        <w:t>Emergency and exit lighting systems remain exempt from automated controls to ensure continuous safety compliance.</w:t>
      </w:r>
    </w:p>
    <w:p w14:paraId="780A8A5D" w14:textId="77777777" w:rsidR="00CA39A6" w:rsidRPr="009942C6" w:rsidRDefault="00CA39A6" w:rsidP="00CA39A6">
      <w:pPr>
        <w:jc w:val="both"/>
        <w:rPr>
          <w:rFonts w:asciiTheme="minorHAnsi" w:hAnsiTheme="minorHAnsi" w:cstheme="minorHAnsi"/>
        </w:rPr>
      </w:pPr>
    </w:p>
    <w:p w14:paraId="476B1BF4" w14:textId="77777777" w:rsidR="00CA39A6" w:rsidRPr="00B51E2E" w:rsidRDefault="00CA39A6">
      <w:pPr>
        <w:pStyle w:val="ListParagraph"/>
        <w:numPr>
          <w:ilvl w:val="0"/>
          <w:numId w:val="140"/>
        </w:numPr>
        <w:spacing w:line="276" w:lineRule="auto"/>
        <w:jc w:val="both"/>
        <w:rPr>
          <w:rStyle w:val="Strong"/>
          <w:rFonts w:asciiTheme="minorHAnsi" w:hAnsiTheme="minorHAnsi" w:cstheme="minorHAnsi"/>
        </w:rPr>
      </w:pPr>
      <w:r w:rsidRPr="00B51E2E">
        <w:rPr>
          <w:rStyle w:val="Strong"/>
          <w:rFonts w:asciiTheme="minorHAnsi" w:hAnsiTheme="minorHAnsi" w:cstheme="minorHAnsi"/>
        </w:rPr>
        <w:t>Renewable Energy Integration</w:t>
      </w:r>
    </w:p>
    <w:p w14:paraId="731C3761" w14:textId="77777777" w:rsidR="00CA39A6" w:rsidRDefault="00CA39A6">
      <w:pPr>
        <w:pStyle w:val="NormalWeb"/>
        <w:numPr>
          <w:ilvl w:val="1"/>
          <w:numId w:val="140"/>
        </w:numPr>
        <w:spacing w:before="0" w:beforeAutospacing="0" w:after="0" w:afterAutospacing="0" w:line="276" w:lineRule="auto"/>
        <w:jc w:val="both"/>
        <w:rPr>
          <w:rFonts w:asciiTheme="minorHAnsi" w:hAnsiTheme="minorHAnsi" w:cstheme="minorHAnsi"/>
          <w:b/>
          <w:bCs/>
        </w:rPr>
      </w:pPr>
      <w:r w:rsidRPr="00382F8B">
        <w:rPr>
          <w:rFonts w:asciiTheme="minorHAnsi" w:hAnsiTheme="minorHAnsi" w:cstheme="minorHAnsi"/>
          <w:b/>
          <w:bCs/>
        </w:rPr>
        <w:t>Automated Monitoring and Performance Tracking</w:t>
      </w:r>
    </w:p>
    <w:p w14:paraId="1C8578FB" w14:textId="77777777" w:rsidR="00CA39A6" w:rsidRPr="00ED7E8F" w:rsidRDefault="00CA39A6" w:rsidP="00CA39A6">
      <w:pPr>
        <w:pStyle w:val="NormalWeb"/>
        <w:spacing w:before="0" w:beforeAutospacing="0" w:after="0" w:afterAutospacing="0" w:line="276" w:lineRule="auto"/>
        <w:jc w:val="both"/>
        <w:rPr>
          <w:rFonts w:asciiTheme="minorHAnsi" w:hAnsiTheme="minorHAnsi" w:cstheme="minorHAnsi"/>
          <w:b/>
          <w:bCs/>
        </w:rPr>
      </w:pPr>
      <w:r w:rsidRPr="00ED7E8F">
        <w:rPr>
          <w:rFonts w:asciiTheme="minorHAnsi" w:hAnsiTheme="minorHAnsi" w:cstheme="minorHAnsi"/>
        </w:rPr>
        <w:t xml:space="preserve">The solar PV systems installed at Choksi Heraeus facilities are integrated with advanced monitoring software that continuously captures and </w:t>
      </w:r>
      <w:proofErr w:type="spellStart"/>
      <w:r w:rsidRPr="00ED7E8F">
        <w:rPr>
          <w:rFonts w:asciiTheme="minorHAnsi" w:hAnsiTheme="minorHAnsi" w:cstheme="minorHAnsi"/>
        </w:rPr>
        <w:t>analyzes</w:t>
      </w:r>
      <w:proofErr w:type="spellEnd"/>
      <w:r w:rsidRPr="00ED7E8F">
        <w:rPr>
          <w:rFonts w:asciiTheme="minorHAnsi" w:hAnsiTheme="minorHAnsi" w:cstheme="minorHAnsi"/>
        </w:rPr>
        <w:t>:</w:t>
      </w:r>
    </w:p>
    <w:p w14:paraId="477EE8A9" w14:textId="77777777" w:rsidR="00CA39A6" w:rsidRPr="006D403F" w:rsidRDefault="00CA39A6">
      <w:pPr>
        <w:pStyle w:val="NormalWeb"/>
        <w:numPr>
          <w:ilvl w:val="0"/>
          <w:numId w:val="133"/>
        </w:numPr>
        <w:spacing w:line="276" w:lineRule="auto"/>
        <w:jc w:val="both"/>
        <w:rPr>
          <w:rFonts w:asciiTheme="minorHAnsi" w:hAnsiTheme="minorHAnsi" w:cstheme="minorHAnsi"/>
        </w:rPr>
      </w:pPr>
      <w:r w:rsidRPr="006D403F">
        <w:rPr>
          <w:rFonts w:asciiTheme="minorHAnsi" w:hAnsiTheme="minorHAnsi" w:cstheme="minorHAnsi"/>
        </w:rPr>
        <w:t>Real-time power generation and cumulative energy yield.</w:t>
      </w:r>
    </w:p>
    <w:p w14:paraId="6AB06D10" w14:textId="77777777" w:rsidR="00CA39A6" w:rsidRPr="006D403F" w:rsidRDefault="00CA39A6">
      <w:pPr>
        <w:pStyle w:val="NormalWeb"/>
        <w:numPr>
          <w:ilvl w:val="0"/>
          <w:numId w:val="133"/>
        </w:numPr>
        <w:spacing w:line="276" w:lineRule="auto"/>
        <w:jc w:val="both"/>
        <w:rPr>
          <w:rFonts w:asciiTheme="minorHAnsi" w:hAnsiTheme="minorHAnsi" w:cstheme="minorHAnsi"/>
        </w:rPr>
      </w:pPr>
      <w:r w:rsidRPr="006D403F">
        <w:rPr>
          <w:rFonts w:asciiTheme="minorHAnsi" w:hAnsiTheme="minorHAnsi" w:cstheme="minorHAnsi"/>
        </w:rPr>
        <w:t>System efficiency metrics and long-term panel performance trends.</w:t>
      </w:r>
    </w:p>
    <w:p w14:paraId="0D54FE92" w14:textId="77777777" w:rsidR="00CA39A6" w:rsidRPr="006D403F" w:rsidRDefault="00CA39A6">
      <w:pPr>
        <w:pStyle w:val="NormalWeb"/>
        <w:numPr>
          <w:ilvl w:val="0"/>
          <w:numId w:val="133"/>
        </w:numPr>
        <w:spacing w:line="276" w:lineRule="auto"/>
        <w:jc w:val="both"/>
        <w:rPr>
          <w:rFonts w:asciiTheme="minorHAnsi" w:hAnsiTheme="minorHAnsi" w:cstheme="minorHAnsi"/>
        </w:rPr>
      </w:pPr>
      <w:r w:rsidRPr="006D403F">
        <w:rPr>
          <w:rFonts w:asciiTheme="minorHAnsi" w:hAnsiTheme="minorHAnsi" w:cstheme="minorHAnsi"/>
        </w:rPr>
        <w:t>Deviations from standard operating parameters, including voltage fluctuations and output irregularities.</w:t>
      </w:r>
    </w:p>
    <w:p w14:paraId="10B6CEE7" w14:textId="77777777" w:rsidR="00CA39A6" w:rsidRPr="00C56EFD" w:rsidRDefault="00CA39A6">
      <w:pPr>
        <w:pStyle w:val="NormalWeb"/>
        <w:numPr>
          <w:ilvl w:val="0"/>
          <w:numId w:val="133"/>
        </w:numPr>
        <w:spacing w:line="276" w:lineRule="auto"/>
        <w:jc w:val="both"/>
        <w:rPr>
          <w:rFonts w:asciiTheme="minorHAnsi" w:hAnsiTheme="minorHAnsi" w:cstheme="minorHAnsi"/>
        </w:rPr>
      </w:pPr>
      <w:r w:rsidRPr="006D403F">
        <w:rPr>
          <w:rFonts w:asciiTheme="minorHAnsi" w:hAnsiTheme="minorHAnsi" w:cstheme="minorHAnsi"/>
        </w:rPr>
        <w:t>Automatic alerts in case of anomalies, ensuring rapid diagnostics and corrective action.</w:t>
      </w:r>
    </w:p>
    <w:p w14:paraId="502C3FAB" w14:textId="77777777" w:rsidR="00CA39A6" w:rsidRPr="00382F8B" w:rsidRDefault="00CA39A6">
      <w:pPr>
        <w:pStyle w:val="NormalWeb"/>
        <w:numPr>
          <w:ilvl w:val="1"/>
          <w:numId w:val="140"/>
        </w:numPr>
        <w:spacing w:before="0" w:beforeAutospacing="0" w:after="0" w:afterAutospacing="0" w:line="276" w:lineRule="auto"/>
        <w:jc w:val="both"/>
        <w:rPr>
          <w:rFonts w:asciiTheme="minorHAnsi" w:hAnsiTheme="minorHAnsi" w:cstheme="minorHAnsi"/>
          <w:b/>
          <w:bCs/>
        </w:rPr>
      </w:pPr>
      <w:r w:rsidRPr="00382F8B">
        <w:rPr>
          <w:rFonts w:asciiTheme="minorHAnsi" w:hAnsiTheme="minorHAnsi" w:cstheme="minorHAnsi"/>
          <w:b/>
          <w:bCs/>
        </w:rPr>
        <w:t>Preventive Maintenance and Inspection Schedule</w:t>
      </w:r>
    </w:p>
    <w:p w14:paraId="4C937576" w14:textId="77777777" w:rsidR="00CA39A6" w:rsidRPr="00382F8B" w:rsidRDefault="00CA39A6">
      <w:pPr>
        <w:pStyle w:val="NormalWeb"/>
        <w:numPr>
          <w:ilvl w:val="0"/>
          <w:numId w:val="87"/>
        </w:numPr>
        <w:spacing w:before="0" w:beforeAutospacing="0" w:after="0" w:afterAutospacing="0" w:line="276" w:lineRule="auto"/>
        <w:jc w:val="both"/>
        <w:rPr>
          <w:rFonts w:asciiTheme="minorHAnsi" w:hAnsiTheme="minorHAnsi" w:cstheme="minorHAnsi"/>
        </w:rPr>
      </w:pPr>
      <w:r w:rsidRPr="00382F8B">
        <w:rPr>
          <w:rFonts w:asciiTheme="minorHAnsi" w:hAnsiTheme="minorHAnsi" w:cstheme="minorHAnsi"/>
          <w:b/>
          <w:bCs/>
        </w:rPr>
        <w:t>Solar Panel Cleaning:</w:t>
      </w:r>
      <w:r w:rsidRPr="00382F8B">
        <w:rPr>
          <w:rFonts w:asciiTheme="minorHAnsi" w:hAnsiTheme="minorHAnsi" w:cstheme="minorHAnsi"/>
        </w:rPr>
        <w:t xml:space="preserve"> </w:t>
      </w:r>
      <w:r w:rsidRPr="003B2656">
        <w:rPr>
          <w:rFonts w:asciiTheme="minorHAnsi" w:hAnsiTheme="minorHAnsi" w:cstheme="minorHAnsi"/>
        </w:rPr>
        <w:t>Panels are cleaned at defined intervals (monthly) to remove dust, industrial residues, or organic matter that may obstruct light absorption.</w:t>
      </w:r>
    </w:p>
    <w:p w14:paraId="500E10C0" w14:textId="77777777" w:rsidR="00CA39A6" w:rsidRPr="00382F8B" w:rsidRDefault="00CA39A6">
      <w:pPr>
        <w:pStyle w:val="NormalWeb"/>
        <w:numPr>
          <w:ilvl w:val="0"/>
          <w:numId w:val="87"/>
        </w:numPr>
        <w:spacing w:before="0" w:beforeAutospacing="0" w:after="0" w:afterAutospacing="0" w:line="276" w:lineRule="auto"/>
        <w:jc w:val="both"/>
        <w:rPr>
          <w:rFonts w:asciiTheme="minorHAnsi" w:hAnsiTheme="minorHAnsi" w:cstheme="minorHAnsi"/>
        </w:rPr>
      </w:pPr>
      <w:r w:rsidRPr="00382F8B">
        <w:rPr>
          <w:rFonts w:asciiTheme="minorHAnsi" w:hAnsiTheme="minorHAnsi" w:cstheme="minorHAnsi"/>
          <w:b/>
          <w:bCs/>
        </w:rPr>
        <w:t>Component Inspection:</w:t>
      </w:r>
      <w:r w:rsidRPr="00382F8B">
        <w:rPr>
          <w:rFonts w:asciiTheme="minorHAnsi" w:hAnsiTheme="minorHAnsi" w:cstheme="minorHAnsi"/>
        </w:rPr>
        <w:t xml:space="preserve"> Routine inspections are conducted for:</w:t>
      </w:r>
    </w:p>
    <w:p w14:paraId="46A56A45" w14:textId="77777777" w:rsidR="00CA39A6" w:rsidRPr="00382F8B" w:rsidRDefault="00CA39A6">
      <w:pPr>
        <w:pStyle w:val="NormalWeb"/>
        <w:numPr>
          <w:ilvl w:val="0"/>
          <w:numId w:val="134"/>
        </w:numPr>
        <w:spacing w:before="0" w:beforeAutospacing="0" w:after="0" w:afterAutospacing="0" w:line="276" w:lineRule="auto"/>
        <w:jc w:val="both"/>
        <w:rPr>
          <w:rFonts w:asciiTheme="minorHAnsi" w:hAnsiTheme="minorHAnsi" w:cstheme="minorHAnsi"/>
        </w:rPr>
      </w:pPr>
      <w:r w:rsidRPr="00382F8B">
        <w:rPr>
          <w:rFonts w:asciiTheme="minorHAnsi" w:hAnsiTheme="minorHAnsi" w:cstheme="minorHAnsi"/>
          <w:b/>
          <w:bCs/>
        </w:rPr>
        <w:t>Inverters and Junction Boxes</w:t>
      </w:r>
      <w:r w:rsidRPr="00382F8B">
        <w:rPr>
          <w:rFonts w:asciiTheme="minorHAnsi" w:hAnsiTheme="minorHAnsi" w:cstheme="minorHAnsi"/>
        </w:rPr>
        <w:t xml:space="preserve"> – checked for faults, overheating, or signs of internal wear.</w:t>
      </w:r>
    </w:p>
    <w:p w14:paraId="52EAAEB5" w14:textId="77777777" w:rsidR="00CA39A6" w:rsidRPr="00382F8B" w:rsidRDefault="00CA39A6">
      <w:pPr>
        <w:pStyle w:val="NormalWeb"/>
        <w:numPr>
          <w:ilvl w:val="0"/>
          <w:numId w:val="134"/>
        </w:numPr>
        <w:spacing w:before="0" w:beforeAutospacing="0" w:after="0" w:afterAutospacing="0" w:line="276" w:lineRule="auto"/>
        <w:jc w:val="both"/>
        <w:rPr>
          <w:rFonts w:asciiTheme="minorHAnsi" w:hAnsiTheme="minorHAnsi" w:cstheme="minorHAnsi"/>
        </w:rPr>
      </w:pPr>
      <w:r w:rsidRPr="00382F8B">
        <w:rPr>
          <w:rFonts w:asciiTheme="minorHAnsi" w:hAnsiTheme="minorHAnsi" w:cstheme="minorHAnsi"/>
          <w:b/>
          <w:bCs/>
        </w:rPr>
        <w:lastRenderedPageBreak/>
        <w:t>Cabling and Connectors</w:t>
      </w:r>
      <w:r w:rsidRPr="00382F8B">
        <w:rPr>
          <w:rFonts w:asciiTheme="minorHAnsi" w:hAnsiTheme="minorHAnsi" w:cstheme="minorHAnsi"/>
        </w:rPr>
        <w:t xml:space="preserve"> – examined for physical damage, corrosion, or loose connections.</w:t>
      </w:r>
    </w:p>
    <w:p w14:paraId="103D4733" w14:textId="77777777" w:rsidR="00CA39A6" w:rsidRDefault="00CA39A6">
      <w:pPr>
        <w:pStyle w:val="NormalWeb"/>
        <w:numPr>
          <w:ilvl w:val="0"/>
          <w:numId w:val="134"/>
        </w:numPr>
        <w:spacing w:before="0" w:beforeAutospacing="0" w:after="0" w:afterAutospacing="0" w:line="276" w:lineRule="auto"/>
        <w:jc w:val="both"/>
        <w:rPr>
          <w:rFonts w:asciiTheme="minorHAnsi" w:hAnsiTheme="minorHAnsi" w:cstheme="minorHAnsi"/>
        </w:rPr>
      </w:pPr>
      <w:r w:rsidRPr="00382F8B">
        <w:rPr>
          <w:rFonts w:asciiTheme="minorHAnsi" w:hAnsiTheme="minorHAnsi" w:cstheme="minorHAnsi"/>
          <w:b/>
          <w:bCs/>
        </w:rPr>
        <w:t>Mounting Structures</w:t>
      </w:r>
      <w:r w:rsidRPr="00382F8B">
        <w:rPr>
          <w:rFonts w:asciiTheme="minorHAnsi" w:hAnsiTheme="minorHAnsi" w:cstheme="minorHAnsi"/>
        </w:rPr>
        <w:t xml:space="preserve"> – assessed for structural integrity, rust, and anchoring stability.</w:t>
      </w:r>
    </w:p>
    <w:p w14:paraId="19E12328" w14:textId="77777777" w:rsidR="00CA39A6" w:rsidRPr="00382F8B" w:rsidRDefault="00CA39A6" w:rsidP="00CA39A6">
      <w:pPr>
        <w:pStyle w:val="NormalWeb"/>
        <w:spacing w:before="0" w:beforeAutospacing="0" w:after="0" w:afterAutospacing="0" w:line="276" w:lineRule="auto"/>
        <w:ind w:left="1080"/>
        <w:jc w:val="both"/>
        <w:rPr>
          <w:rFonts w:asciiTheme="minorHAnsi" w:hAnsiTheme="minorHAnsi" w:cstheme="minorHAnsi"/>
        </w:rPr>
      </w:pPr>
    </w:p>
    <w:p w14:paraId="6D0E6EC6" w14:textId="77777777" w:rsidR="00CA39A6" w:rsidRPr="00382F8B" w:rsidRDefault="00CA39A6">
      <w:pPr>
        <w:pStyle w:val="NormalWeb"/>
        <w:numPr>
          <w:ilvl w:val="1"/>
          <w:numId w:val="140"/>
        </w:numPr>
        <w:spacing w:before="0" w:beforeAutospacing="0" w:after="0" w:afterAutospacing="0" w:line="276" w:lineRule="auto"/>
        <w:jc w:val="both"/>
        <w:rPr>
          <w:rFonts w:asciiTheme="minorHAnsi" w:hAnsiTheme="minorHAnsi" w:cstheme="minorHAnsi"/>
          <w:b/>
          <w:bCs/>
        </w:rPr>
      </w:pPr>
      <w:r w:rsidRPr="00382F8B">
        <w:rPr>
          <w:rFonts w:asciiTheme="minorHAnsi" w:hAnsiTheme="minorHAnsi" w:cstheme="minorHAnsi"/>
          <w:b/>
          <w:bCs/>
        </w:rPr>
        <w:t>Fault Response and Corrective Maintenance</w:t>
      </w:r>
    </w:p>
    <w:p w14:paraId="5DBC9970" w14:textId="77777777" w:rsidR="00CA39A6" w:rsidRPr="00382F8B" w:rsidRDefault="00CA39A6">
      <w:pPr>
        <w:pStyle w:val="NormalWeb"/>
        <w:numPr>
          <w:ilvl w:val="0"/>
          <w:numId w:val="87"/>
        </w:numPr>
        <w:spacing w:before="0" w:beforeAutospacing="0" w:after="0" w:afterAutospacing="0" w:line="276" w:lineRule="auto"/>
        <w:jc w:val="both"/>
        <w:rPr>
          <w:rFonts w:asciiTheme="minorHAnsi" w:hAnsiTheme="minorHAnsi" w:cstheme="minorHAnsi"/>
        </w:rPr>
      </w:pPr>
      <w:r w:rsidRPr="00382F8B">
        <w:rPr>
          <w:rFonts w:asciiTheme="minorHAnsi" w:hAnsiTheme="minorHAnsi" w:cstheme="minorHAnsi"/>
        </w:rPr>
        <w:t>Any deviations or underperformance identified by the monitoring system are immediately reported to the maintenance team.</w:t>
      </w:r>
    </w:p>
    <w:p w14:paraId="2757531A" w14:textId="77777777" w:rsidR="00CA39A6" w:rsidRPr="00382F8B" w:rsidRDefault="00CA39A6">
      <w:pPr>
        <w:pStyle w:val="NormalWeb"/>
        <w:numPr>
          <w:ilvl w:val="0"/>
          <w:numId w:val="87"/>
        </w:numPr>
        <w:spacing w:before="0" w:beforeAutospacing="0" w:after="0" w:afterAutospacing="0" w:line="276" w:lineRule="auto"/>
        <w:jc w:val="both"/>
        <w:rPr>
          <w:rFonts w:asciiTheme="minorHAnsi" w:hAnsiTheme="minorHAnsi" w:cstheme="minorHAnsi"/>
        </w:rPr>
      </w:pPr>
      <w:r w:rsidRPr="00382F8B">
        <w:rPr>
          <w:rFonts w:asciiTheme="minorHAnsi" w:hAnsiTheme="minorHAnsi" w:cstheme="minorHAnsi"/>
        </w:rPr>
        <w:t>On-site diagnostics are carried out to identify issues such as:</w:t>
      </w:r>
    </w:p>
    <w:p w14:paraId="5C1BD81F" w14:textId="77777777" w:rsidR="00CA39A6" w:rsidRPr="00382F8B" w:rsidRDefault="00CA39A6">
      <w:pPr>
        <w:pStyle w:val="NormalWeb"/>
        <w:numPr>
          <w:ilvl w:val="1"/>
          <w:numId w:val="87"/>
        </w:numPr>
        <w:spacing w:before="0" w:beforeAutospacing="0" w:after="0" w:afterAutospacing="0" w:line="276" w:lineRule="auto"/>
        <w:jc w:val="both"/>
        <w:rPr>
          <w:rFonts w:asciiTheme="minorHAnsi" w:hAnsiTheme="minorHAnsi" w:cstheme="minorHAnsi"/>
        </w:rPr>
      </w:pPr>
      <w:r w:rsidRPr="00382F8B">
        <w:rPr>
          <w:rFonts w:asciiTheme="minorHAnsi" w:hAnsiTheme="minorHAnsi" w:cstheme="minorHAnsi"/>
        </w:rPr>
        <w:t>Malfunctioning inverters or failed modules.</w:t>
      </w:r>
    </w:p>
    <w:p w14:paraId="333F08A3" w14:textId="77777777" w:rsidR="00CA39A6" w:rsidRPr="00382F8B" w:rsidRDefault="00CA39A6">
      <w:pPr>
        <w:pStyle w:val="NormalWeb"/>
        <w:numPr>
          <w:ilvl w:val="1"/>
          <w:numId w:val="87"/>
        </w:numPr>
        <w:spacing w:before="0" w:beforeAutospacing="0" w:after="0" w:afterAutospacing="0" w:line="276" w:lineRule="auto"/>
        <w:jc w:val="both"/>
        <w:rPr>
          <w:rFonts w:asciiTheme="minorHAnsi" w:hAnsiTheme="minorHAnsi" w:cstheme="minorHAnsi"/>
        </w:rPr>
      </w:pPr>
      <w:r w:rsidRPr="00382F8B">
        <w:rPr>
          <w:rFonts w:asciiTheme="minorHAnsi" w:hAnsiTheme="minorHAnsi" w:cstheme="minorHAnsi"/>
        </w:rPr>
        <w:t>Faulty connectors, wiring damage, or panel shading.</w:t>
      </w:r>
    </w:p>
    <w:p w14:paraId="143B13DC" w14:textId="77777777" w:rsidR="00CA39A6" w:rsidRDefault="00CA39A6">
      <w:pPr>
        <w:pStyle w:val="NormalWeb"/>
        <w:numPr>
          <w:ilvl w:val="1"/>
          <w:numId w:val="87"/>
        </w:numPr>
        <w:spacing w:before="0" w:beforeAutospacing="0" w:after="0" w:afterAutospacing="0" w:line="276" w:lineRule="auto"/>
        <w:jc w:val="both"/>
        <w:rPr>
          <w:rFonts w:asciiTheme="minorHAnsi" w:hAnsiTheme="minorHAnsi" w:cstheme="minorHAnsi"/>
        </w:rPr>
      </w:pPr>
      <w:r w:rsidRPr="00382F8B">
        <w:rPr>
          <w:rFonts w:asciiTheme="minorHAnsi" w:hAnsiTheme="minorHAnsi" w:cstheme="minorHAnsi"/>
        </w:rPr>
        <w:t>Identified faults are promptly addressed through repair or component replacement using certified parts, ensuring minimal system downtime.</w:t>
      </w:r>
    </w:p>
    <w:p w14:paraId="39758CB4" w14:textId="77777777" w:rsidR="00CA39A6" w:rsidRPr="00382F8B" w:rsidRDefault="00CA39A6" w:rsidP="00CA39A6">
      <w:pPr>
        <w:pStyle w:val="NormalWeb"/>
        <w:spacing w:before="0" w:beforeAutospacing="0" w:after="0" w:afterAutospacing="0" w:line="276" w:lineRule="auto"/>
        <w:ind w:left="1440"/>
        <w:jc w:val="both"/>
        <w:rPr>
          <w:rFonts w:asciiTheme="minorHAnsi" w:hAnsiTheme="minorHAnsi" w:cstheme="minorHAnsi"/>
        </w:rPr>
      </w:pPr>
    </w:p>
    <w:p w14:paraId="6DA3AE8E" w14:textId="77777777" w:rsidR="00CA39A6" w:rsidRPr="00382F8B" w:rsidRDefault="00CA39A6">
      <w:pPr>
        <w:pStyle w:val="NormalWeb"/>
        <w:numPr>
          <w:ilvl w:val="1"/>
          <w:numId w:val="140"/>
        </w:numPr>
        <w:spacing w:before="0" w:beforeAutospacing="0" w:after="0" w:afterAutospacing="0" w:line="276" w:lineRule="auto"/>
        <w:jc w:val="both"/>
        <w:rPr>
          <w:rFonts w:asciiTheme="minorHAnsi" w:hAnsiTheme="minorHAnsi" w:cstheme="minorHAnsi"/>
          <w:b/>
          <w:bCs/>
        </w:rPr>
      </w:pPr>
      <w:r w:rsidRPr="00382F8B">
        <w:rPr>
          <w:rFonts w:asciiTheme="minorHAnsi" w:hAnsiTheme="minorHAnsi" w:cstheme="minorHAnsi"/>
          <w:b/>
          <w:bCs/>
        </w:rPr>
        <w:t>Health, Safety, and Risk Control Measures</w:t>
      </w:r>
    </w:p>
    <w:p w14:paraId="3B6C5D45" w14:textId="77777777" w:rsidR="00CA39A6" w:rsidRPr="00382F8B" w:rsidRDefault="00CA39A6">
      <w:pPr>
        <w:pStyle w:val="NormalWeb"/>
        <w:numPr>
          <w:ilvl w:val="0"/>
          <w:numId w:val="87"/>
        </w:numPr>
        <w:spacing w:before="0" w:beforeAutospacing="0" w:after="0" w:afterAutospacing="0" w:line="276" w:lineRule="auto"/>
        <w:jc w:val="both"/>
        <w:rPr>
          <w:rFonts w:asciiTheme="minorHAnsi" w:hAnsiTheme="minorHAnsi" w:cstheme="minorHAnsi"/>
        </w:rPr>
      </w:pPr>
      <w:r w:rsidRPr="00382F8B">
        <w:rPr>
          <w:rFonts w:asciiTheme="minorHAnsi" w:hAnsiTheme="minorHAnsi" w:cstheme="minorHAnsi"/>
          <w:b/>
          <w:bCs/>
        </w:rPr>
        <w:t>Personal Protective Equipment (PPE):</w:t>
      </w:r>
      <w:r w:rsidRPr="00382F8B">
        <w:rPr>
          <w:rFonts w:asciiTheme="minorHAnsi" w:hAnsiTheme="minorHAnsi" w:cstheme="minorHAnsi"/>
        </w:rPr>
        <w:t xml:space="preserve"> All personnel engaged in maintenance activities are required to wear appropriate PPE, including electrical-grade gloves, helmets, eye protection, non-conductive footwear, and harnesses for rooftop access.</w:t>
      </w:r>
    </w:p>
    <w:p w14:paraId="4742F842" w14:textId="77777777" w:rsidR="00CA39A6" w:rsidRPr="00382F8B" w:rsidRDefault="00CA39A6">
      <w:pPr>
        <w:pStyle w:val="NormalWeb"/>
        <w:numPr>
          <w:ilvl w:val="0"/>
          <w:numId w:val="87"/>
        </w:numPr>
        <w:spacing w:before="0" w:beforeAutospacing="0" w:after="0" w:afterAutospacing="0" w:line="276" w:lineRule="auto"/>
        <w:jc w:val="both"/>
        <w:rPr>
          <w:rFonts w:asciiTheme="minorHAnsi" w:hAnsiTheme="minorHAnsi" w:cstheme="minorHAnsi"/>
        </w:rPr>
      </w:pPr>
      <w:r w:rsidRPr="00382F8B">
        <w:rPr>
          <w:rFonts w:asciiTheme="minorHAnsi" w:hAnsiTheme="minorHAnsi" w:cstheme="minorHAnsi"/>
          <w:b/>
          <w:bCs/>
        </w:rPr>
        <w:t>Lockout/Tagout (LOTO):</w:t>
      </w:r>
      <w:r w:rsidRPr="00382F8B">
        <w:rPr>
          <w:rFonts w:asciiTheme="minorHAnsi" w:hAnsiTheme="minorHAnsi" w:cstheme="minorHAnsi"/>
        </w:rPr>
        <w:t xml:space="preserve"> Strict LOTO procedures are followed before performing maintenance to eliminate the risk of electrical shock or unintended activation.</w:t>
      </w:r>
    </w:p>
    <w:p w14:paraId="6F3ACDCC" w14:textId="77777777" w:rsidR="00CA39A6" w:rsidRDefault="00CA39A6">
      <w:pPr>
        <w:pStyle w:val="NormalWeb"/>
        <w:numPr>
          <w:ilvl w:val="0"/>
          <w:numId w:val="87"/>
        </w:numPr>
        <w:spacing w:before="0" w:beforeAutospacing="0" w:after="0" w:afterAutospacing="0" w:line="276" w:lineRule="auto"/>
        <w:jc w:val="both"/>
        <w:rPr>
          <w:rFonts w:asciiTheme="minorHAnsi" w:hAnsiTheme="minorHAnsi" w:cstheme="minorHAnsi"/>
        </w:rPr>
      </w:pPr>
      <w:r w:rsidRPr="00382F8B">
        <w:rPr>
          <w:rFonts w:asciiTheme="minorHAnsi" w:hAnsiTheme="minorHAnsi" w:cstheme="minorHAnsi"/>
          <w:b/>
          <w:bCs/>
        </w:rPr>
        <w:t>Fire Safety Compliance:</w:t>
      </w:r>
      <w:r w:rsidRPr="00382F8B">
        <w:rPr>
          <w:rFonts w:asciiTheme="minorHAnsi" w:hAnsiTheme="minorHAnsi" w:cstheme="minorHAnsi"/>
        </w:rPr>
        <w:t xml:space="preserve"> Electrical installations are maintained in accordance with fire safety norms. Appropriate fire extinguishers (Class C-rated) are readily available near control panels and inverter stations.</w:t>
      </w:r>
    </w:p>
    <w:p w14:paraId="3DF5F270" w14:textId="77777777" w:rsidR="00CA39A6" w:rsidRPr="00382F8B" w:rsidRDefault="00CA39A6" w:rsidP="00CA39A6">
      <w:pPr>
        <w:pStyle w:val="NormalWeb"/>
        <w:spacing w:before="0" w:beforeAutospacing="0" w:after="0" w:afterAutospacing="0" w:line="276" w:lineRule="auto"/>
        <w:ind w:left="720"/>
        <w:jc w:val="both"/>
        <w:rPr>
          <w:rFonts w:asciiTheme="minorHAnsi" w:hAnsiTheme="minorHAnsi" w:cstheme="minorHAnsi"/>
        </w:rPr>
      </w:pPr>
    </w:p>
    <w:p w14:paraId="1F6278BF" w14:textId="77777777" w:rsidR="00CA39A6" w:rsidRPr="00382F8B" w:rsidRDefault="00CA39A6">
      <w:pPr>
        <w:pStyle w:val="NormalWeb"/>
        <w:numPr>
          <w:ilvl w:val="1"/>
          <w:numId w:val="140"/>
        </w:numPr>
        <w:spacing w:before="0" w:beforeAutospacing="0" w:after="0" w:afterAutospacing="0" w:line="276" w:lineRule="auto"/>
        <w:jc w:val="both"/>
        <w:rPr>
          <w:rFonts w:asciiTheme="minorHAnsi" w:hAnsiTheme="minorHAnsi" w:cstheme="minorHAnsi"/>
          <w:b/>
          <w:bCs/>
        </w:rPr>
      </w:pPr>
      <w:r w:rsidRPr="00382F8B">
        <w:rPr>
          <w:rFonts w:asciiTheme="minorHAnsi" w:hAnsiTheme="minorHAnsi" w:cstheme="minorHAnsi"/>
          <w:b/>
          <w:bCs/>
        </w:rPr>
        <w:t>Documentation, Recordkeeping, and Compliance</w:t>
      </w:r>
    </w:p>
    <w:p w14:paraId="1FBF0ADC" w14:textId="77777777" w:rsidR="00CA39A6" w:rsidRPr="00382F8B" w:rsidRDefault="00CA39A6">
      <w:pPr>
        <w:pStyle w:val="NormalWeb"/>
        <w:numPr>
          <w:ilvl w:val="0"/>
          <w:numId w:val="87"/>
        </w:numPr>
        <w:spacing w:before="0" w:beforeAutospacing="0" w:after="0" w:afterAutospacing="0" w:line="276" w:lineRule="auto"/>
        <w:jc w:val="both"/>
        <w:rPr>
          <w:rFonts w:asciiTheme="minorHAnsi" w:hAnsiTheme="minorHAnsi" w:cstheme="minorHAnsi"/>
        </w:rPr>
      </w:pPr>
      <w:r w:rsidRPr="00382F8B">
        <w:rPr>
          <w:rFonts w:asciiTheme="minorHAnsi" w:hAnsiTheme="minorHAnsi" w:cstheme="minorHAnsi"/>
        </w:rPr>
        <w:t>Comprehensive records are maintained covering:</w:t>
      </w:r>
    </w:p>
    <w:p w14:paraId="7F105ABB" w14:textId="77777777" w:rsidR="00CA39A6" w:rsidRPr="00382F8B" w:rsidRDefault="00CA39A6">
      <w:pPr>
        <w:pStyle w:val="NormalWeb"/>
        <w:numPr>
          <w:ilvl w:val="0"/>
          <w:numId w:val="87"/>
        </w:numPr>
        <w:spacing w:before="0" w:beforeAutospacing="0" w:after="0" w:afterAutospacing="0" w:line="276" w:lineRule="auto"/>
        <w:jc w:val="both"/>
        <w:rPr>
          <w:rFonts w:asciiTheme="minorHAnsi" w:hAnsiTheme="minorHAnsi" w:cstheme="minorHAnsi"/>
        </w:rPr>
      </w:pPr>
      <w:r w:rsidRPr="00382F8B">
        <w:rPr>
          <w:rFonts w:asciiTheme="minorHAnsi" w:hAnsiTheme="minorHAnsi" w:cstheme="minorHAnsi"/>
        </w:rPr>
        <w:t>Daily, weekly, and monthly energy production data.</w:t>
      </w:r>
    </w:p>
    <w:p w14:paraId="3175BCB5" w14:textId="77777777" w:rsidR="00CA39A6" w:rsidRPr="00382F8B" w:rsidRDefault="00CA39A6">
      <w:pPr>
        <w:pStyle w:val="NormalWeb"/>
        <w:numPr>
          <w:ilvl w:val="0"/>
          <w:numId w:val="87"/>
        </w:numPr>
        <w:spacing w:before="0" w:beforeAutospacing="0" w:after="0" w:afterAutospacing="0" w:line="276" w:lineRule="auto"/>
        <w:jc w:val="both"/>
        <w:rPr>
          <w:rFonts w:asciiTheme="minorHAnsi" w:hAnsiTheme="minorHAnsi" w:cstheme="minorHAnsi"/>
        </w:rPr>
      </w:pPr>
      <w:r w:rsidRPr="00382F8B">
        <w:rPr>
          <w:rFonts w:asciiTheme="minorHAnsi" w:hAnsiTheme="minorHAnsi" w:cstheme="minorHAnsi"/>
        </w:rPr>
        <w:t>Scheduled maintenance, cleaning logs, and fault resolutions.</w:t>
      </w:r>
    </w:p>
    <w:p w14:paraId="0CD54080" w14:textId="77777777" w:rsidR="00CA39A6" w:rsidRDefault="00CA39A6">
      <w:pPr>
        <w:pStyle w:val="NormalWeb"/>
        <w:numPr>
          <w:ilvl w:val="0"/>
          <w:numId w:val="87"/>
        </w:numPr>
        <w:spacing w:before="0" w:beforeAutospacing="0" w:after="0" w:afterAutospacing="0" w:line="276" w:lineRule="auto"/>
        <w:jc w:val="both"/>
        <w:rPr>
          <w:rFonts w:asciiTheme="minorHAnsi" w:hAnsiTheme="minorHAnsi" w:cstheme="minorHAnsi"/>
        </w:rPr>
      </w:pPr>
      <w:r w:rsidRPr="00382F8B">
        <w:rPr>
          <w:rFonts w:asciiTheme="minorHAnsi" w:hAnsiTheme="minorHAnsi" w:cstheme="minorHAnsi"/>
        </w:rPr>
        <w:t>System performance trends and deviation reports.</w:t>
      </w:r>
    </w:p>
    <w:p w14:paraId="6C1832AF" w14:textId="77777777" w:rsidR="00CA39A6" w:rsidRPr="00382F8B" w:rsidRDefault="00CA39A6" w:rsidP="00CA39A6">
      <w:pPr>
        <w:pStyle w:val="NormalWeb"/>
        <w:spacing w:before="0" w:beforeAutospacing="0" w:after="0" w:afterAutospacing="0" w:line="276" w:lineRule="auto"/>
        <w:ind w:left="720"/>
        <w:jc w:val="both"/>
        <w:rPr>
          <w:rFonts w:asciiTheme="minorHAnsi" w:hAnsiTheme="minorHAnsi" w:cstheme="minorHAnsi"/>
        </w:rPr>
      </w:pPr>
    </w:p>
    <w:p w14:paraId="775D48A6" w14:textId="77777777" w:rsidR="00CA39A6" w:rsidRPr="00382F8B" w:rsidRDefault="00CA39A6">
      <w:pPr>
        <w:pStyle w:val="NormalWeb"/>
        <w:numPr>
          <w:ilvl w:val="1"/>
          <w:numId w:val="140"/>
        </w:numPr>
        <w:spacing w:before="0" w:beforeAutospacing="0" w:after="0" w:afterAutospacing="0" w:line="276" w:lineRule="auto"/>
        <w:jc w:val="both"/>
        <w:rPr>
          <w:rFonts w:asciiTheme="minorHAnsi" w:hAnsiTheme="minorHAnsi" w:cstheme="minorHAnsi"/>
        </w:rPr>
      </w:pPr>
      <w:r w:rsidRPr="00382F8B">
        <w:rPr>
          <w:rFonts w:asciiTheme="minorHAnsi" w:hAnsiTheme="minorHAnsi" w:cstheme="minorHAnsi"/>
          <w:b/>
          <w:bCs/>
        </w:rPr>
        <w:t>Regulatory Compliance:</w:t>
      </w:r>
    </w:p>
    <w:p w14:paraId="50B909DB" w14:textId="77777777" w:rsidR="00CA39A6" w:rsidRPr="00382F8B" w:rsidRDefault="00CA39A6">
      <w:pPr>
        <w:pStyle w:val="NormalWeb"/>
        <w:numPr>
          <w:ilvl w:val="0"/>
          <w:numId w:val="87"/>
        </w:numPr>
        <w:spacing w:before="0" w:beforeAutospacing="0" w:after="0" w:afterAutospacing="0" w:line="276" w:lineRule="auto"/>
        <w:jc w:val="both"/>
        <w:rPr>
          <w:rFonts w:asciiTheme="minorHAnsi" w:hAnsiTheme="minorHAnsi" w:cstheme="minorHAnsi"/>
        </w:rPr>
      </w:pPr>
      <w:r w:rsidRPr="00382F8B">
        <w:rPr>
          <w:rFonts w:asciiTheme="minorHAnsi" w:hAnsiTheme="minorHAnsi" w:cstheme="minorHAnsi"/>
        </w:rPr>
        <w:t>Operations align with the Electricity Act, 2003, CEA Safety Regulations, and relevant Bureau of Indian Standards (BIS) for solar installations.</w:t>
      </w:r>
    </w:p>
    <w:p w14:paraId="65BBF2A5" w14:textId="77777777" w:rsidR="00CA39A6" w:rsidRDefault="00CA39A6">
      <w:pPr>
        <w:pStyle w:val="NormalWeb"/>
        <w:numPr>
          <w:ilvl w:val="0"/>
          <w:numId w:val="87"/>
        </w:numPr>
        <w:spacing w:before="0" w:beforeAutospacing="0" w:after="0" w:afterAutospacing="0" w:line="276" w:lineRule="auto"/>
        <w:jc w:val="both"/>
        <w:rPr>
          <w:rFonts w:asciiTheme="minorHAnsi" w:hAnsiTheme="minorHAnsi" w:cstheme="minorHAnsi"/>
        </w:rPr>
      </w:pPr>
      <w:r>
        <w:rPr>
          <w:rFonts w:asciiTheme="minorHAnsi" w:hAnsiTheme="minorHAnsi" w:cstheme="minorHAnsi"/>
        </w:rPr>
        <w:t>Annual</w:t>
      </w:r>
      <w:r w:rsidRPr="00382F8B">
        <w:rPr>
          <w:rFonts w:asciiTheme="minorHAnsi" w:hAnsiTheme="minorHAnsi" w:cstheme="minorHAnsi"/>
        </w:rPr>
        <w:t xml:space="preserve"> internal audits are conducted to ensure continued compliance and system optimization.</w:t>
      </w:r>
    </w:p>
    <w:p w14:paraId="53FF7ADA" w14:textId="77777777" w:rsidR="00CA39A6" w:rsidRDefault="00CA39A6" w:rsidP="00CA39A6">
      <w:pPr>
        <w:pStyle w:val="NormalWeb"/>
        <w:spacing w:before="0" w:beforeAutospacing="0" w:after="0" w:afterAutospacing="0" w:line="276" w:lineRule="auto"/>
        <w:jc w:val="both"/>
        <w:rPr>
          <w:rFonts w:asciiTheme="minorHAnsi" w:hAnsiTheme="minorHAnsi" w:cstheme="minorHAnsi"/>
        </w:rPr>
      </w:pPr>
    </w:p>
    <w:p w14:paraId="524EEDD4" w14:textId="77777777" w:rsidR="00CA39A6" w:rsidRPr="00762389" w:rsidRDefault="00CA39A6" w:rsidP="00CA39A6">
      <w:pPr>
        <w:pStyle w:val="NormalWeb"/>
        <w:spacing w:before="0" w:beforeAutospacing="0" w:after="0" w:afterAutospacing="0" w:line="276" w:lineRule="auto"/>
        <w:jc w:val="both"/>
        <w:rPr>
          <w:rFonts w:asciiTheme="minorHAnsi" w:hAnsiTheme="minorHAnsi" w:cstheme="minorHAnsi"/>
        </w:rPr>
      </w:pPr>
    </w:p>
    <w:p w14:paraId="765886D8" w14:textId="77777777" w:rsidR="00CA39A6" w:rsidRPr="004362CF" w:rsidRDefault="00CA39A6">
      <w:pPr>
        <w:pStyle w:val="ListParagraph"/>
        <w:numPr>
          <w:ilvl w:val="0"/>
          <w:numId w:val="140"/>
        </w:numPr>
        <w:spacing w:before="100" w:beforeAutospacing="1" w:after="100" w:afterAutospacing="1" w:line="276" w:lineRule="auto"/>
        <w:jc w:val="both"/>
        <w:rPr>
          <w:rFonts w:asciiTheme="minorHAnsi" w:hAnsiTheme="minorHAnsi" w:cstheme="minorHAnsi"/>
        </w:rPr>
      </w:pPr>
      <w:r>
        <w:rPr>
          <w:rStyle w:val="Strong"/>
          <w:rFonts w:asciiTheme="minorHAnsi" w:hAnsiTheme="minorHAnsi" w:cstheme="minorHAnsi"/>
        </w:rPr>
        <w:lastRenderedPageBreak/>
        <w:t>Heat Recovery and Thermal Energy Optimization</w:t>
      </w:r>
    </w:p>
    <w:p w14:paraId="3D3A03AE" w14:textId="77777777" w:rsidR="00CA39A6" w:rsidRPr="00B67898" w:rsidRDefault="00CA39A6" w:rsidP="00CA39A6">
      <w:pPr>
        <w:spacing w:line="276" w:lineRule="auto"/>
        <w:jc w:val="both"/>
        <w:rPr>
          <w:rFonts w:asciiTheme="minorHAnsi" w:hAnsiTheme="minorHAnsi" w:cstheme="minorHAnsi"/>
        </w:rPr>
      </w:pPr>
      <w:r w:rsidRPr="00176597">
        <w:rPr>
          <w:rFonts w:asciiTheme="minorHAnsi" w:hAnsiTheme="minorHAnsi" w:cstheme="minorHAnsi"/>
        </w:rPr>
        <w:t>Choksi Heraeus has adopted advanced waste heat recovery and thermal optimization measures across its metallurgical and process operations to maximize energy efficiency and reduce carbon emissions.</w:t>
      </w:r>
      <w:r w:rsidRPr="00B67898">
        <w:rPr>
          <w:rFonts w:asciiTheme="minorHAnsi" w:hAnsiTheme="minorHAnsi" w:cstheme="minorHAnsi"/>
        </w:rPr>
        <w:t>:</w:t>
      </w:r>
    </w:p>
    <w:p w14:paraId="75AC03BF" w14:textId="77777777" w:rsidR="00CA39A6" w:rsidRPr="00CC205E" w:rsidRDefault="00CA39A6">
      <w:pPr>
        <w:pStyle w:val="ListParagraph"/>
        <w:numPr>
          <w:ilvl w:val="1"/>
          <w:numId w:val="140"/>
        </w:numPr>
        <w:spacing w:line="276" w:lineRule="auto"/>
        <w:jc w:val="both"/>
        <w:rPr>
          <w:rFonts w:asciiTheme="minorHAnsi" w:hAnsiTheme="minorHAnsi" w:cstheme="minorHAnsi"/>
          <w:b/>
          <w:bCs/>
        </w:rPr>
      </w:pPr>
      <w:r w:rsidRPr="00CC205E">
        <w:rPr>
          <w:rFonts w:asciiTheme="minorHAnsi" w:hAnsiTheme="minorHAnsi" w:cstheme="minorHAnsi"/>
          <w:b/>
          <w:bCs/>
        </w:rPr>
        <w:t>Heat Recovery from Process Equipment</w:t>
      </w:r>
    </w:p>
    <w:p w14:paraId="6318B8E9" w14:textId="77777777" w:rsidR="00CA39A6" w:rsidRPr="00176597" w:rsidRDefault="00CA39A6">
      <w:pPr>
        <w:numPr>
          <w:ilvl w:val="0"/>
          <w:numId w:val="141"/>
        </w:numPr>
        <w:spacing w:line="276" w:lineRule="auto"/>
        <w:jc w:val="both"/>
        <w:rPr>
          <w:rFonts w:asciiTheme="minorHAnsi" w:hAnsiTheme="minorHAnsi" w:cstheme="minorHAnsi"/>
        </w:rPr>
      </w:pPr>
      <w:r w:rsidRPr="00176597">
        <w:rPr>
          <w:rFonts w:asciiTheme="minorHAnsi" w:hAnsiTheme="minorHAnsi" w:cstheme="minorHAnsi"/>
        </w:rPr>
        <w:t>High-temperature operations in furnaces and metal treatment units release substantial waste heat.</w:t>
      </w:r>
    </w:p>
    <w:p w14:paraId="467AACAB" w14:textId="77777777" w:rsidR="00CA39A6" w:rsidRPr="00176597" w:rsidRDefault="00CA39A6">
      <w:pPr>
        <w:numPr>
          <w:ilvl w:val="0"/>
          <w:numId w:val="141"/>
        </w:numPr>
        <w:spacing w:line="276" w:lineRule="auto"/>
        <w:jc w:val="both"/>
        <w:rPr>
          <w:rFonts w:asciiTheme="minorHAnsi" w:hAnsiTheme="minorHAnsi" w:cstheme="minorHAnsi"/>
        </w:rPr>
      </w:pPr>
      <w:r w:rsidRPr="00176597">
        <w:rPr>
          <w:rFonts w:asciiTheme="minorHAnsi" w:hAnsiTheme="minorHAnsi" w:cstheme="minorHAnsi"/>
        </w:rPr>
        <w:t>This residual heat is captured through plate and shell-type heat exchangers installed on exhaust and discharge systems.</w:t>
      </w:r>
    </w:p>
    <w:p w14:paraId="6B3EF6C8" w14:textId="77777777" w:rsidR="00CA39A6" w:rsidRPr="00B67898" w:rsidRDefault="00CA39A6">
      <w:pPr>
        <w:numPr>
          <w:ilvl w:val="0"/>
          <w:numId w:val="141"/>
        </w:numPr>
        <w:spacing w:line="276" w:lineRule="auto"/>
        <w:jc w:val="both"/>
        <w:rPr>
          <w:rFonts w:asciiTheme="minorHAnsi" w:hAnsiTheme="minorHAnsi" w:cstheme="minorHAnsi"/>
        </w:rPr>
      </w:pPr>
      <w:r w:rsidRPr="00176597">
        <w:rPr>
          <w:rFonts w:asciiTheme="minorHAnsi" w:hAnsiTheme="minorHAnsi" w:cstheme="minorHAnsi"/>
        </w:rPr>
        <w:t xml:space="preserve">The recovered heat is redirected to preheat process water, combustion air, </w:t>
      </w:r>
      <w:r>
        <w:rPr>
          <w:rFonts w:asciiTheme="minorHAnsi" w:hAnsiTheme="minorHAnsi" w:cstheme="minorHAnsi"/>
        </w:rPr>
        <w:t>and</w:t>
      </w:r>
      <w:r w:rsidRPr="00176597">
        <w:rPr>
          <w:rFonts w:asciiTheme="minorHAnsi" w:hAnsiTheme="minorHAnsi" w:cstheme="minorHAnsi"/>
        </w:rPr>
        <w:t xml:space="preserve"> raw material streams, thereby reducing the overall energy input needed</w:t>
      </w:r>
      <w:r w:rsidRPr="00176597">
        <w:rPr>
          <w:rFonts w:asciiTheme="minorHAnsi" w:hAnsiTheme="minorHAnsi" w:cstheme="minorHAnsi"/>
          <w:b/>
          <w:bCs/>
        </w:rPr>
        <w:t>.</w:t>
      </w:r>
    </w:p>
    <w:p w14:paraId="698E4E9D" w14:textId="77777777" w:rsidR="00CA39A6" w:rsidRPr="00CC205E" w:rsidRDefault="00CA39A6">
      <w:pPr>
        <w:pStyle w:val="ListParagraph"/>
        <w:numPr>
          <w:ilvl w:val="1"/>
          <w:numId w:val="140"/>
        </w:numPr>
        <w:spacing w:line="276" w:lineRule="auto"/>
        <w:jc w:val="both"/>
        <w:rPr>
          <w:rFonts w:asciiTheme="minorHAnsi" w:hAnsiTheme="minorHAnsi" w:cstheme="minorHAnsi"/>
          <w:b/>
          <w:bCs/>
        </w:rPr>
      </w:pPr>
      <w:r w:rsidRPr="00CC205E">
        <w:rPr>
          <w:rFonts w:asciiTheme="minorHAnsi" w:hAnsiTheme="minorHAnsi" w:cstheme="minorHAnsi"/>
          <w:b/>
          <w:bCs/>
        </w:rPr>
        <w:t>Thermal Insulation of Pipelines</w:t>
      </w:r>
    </w:p>
    <w:p w14:paraId="136AD5E6" w14:textId="77777777" w:rsidR="00CA39A6" w:rsidRPr="00D66F51" w:rsidRDefault="00CA39A6">
      <w:pPr>
        <w:numPr>
          <w:ilvl w:val="0"/>
          <w:numId w:val="142"/>
        </w:numPr>
        <w:spacing w:line="276" w:lineRule="auto"/>
        <w:jc w:val="both"/>
        <w:rPr>
          <w:rFonts w:asciiTheme="minorHAnsi" w:hAnsiTheme="minorHAnsi" w:cstheme="minorHAnsi"/>
        </w:rPr>
      </w:pPr>
      <w:r w:rsidRPr="00D66F51">
        <w:rPr>
          <w:rFonts w:asciiTheme="minorHAnsi" w:hAnsiTheme="minorHAnsi" w:cstheme="minorHAnsi"/>
        </w:rPr>
        <w:t>All steam lines, hot water pipelines, and molten metal transfer channels are insulated with high-grade, heat-resistant materials.</w:t>
      </w:r>
    </w:p>
    <w:p w14:paraId="049C8B83" w14:textId="77777777" w:rsidR="00CA39A6" w:rsidRPr="00D66F51" w:rsidRDefault="00CA39A6">
      <w:pPr>
        <w:numPr>
          <w:ilvl w:val="0"/>
          <w:numId w:val="142"/>
        </w:numPr>
        <w:spacing w:line="276" w:lineRule="auto"/>
        <w:jc w:val="both"/>
        <w:rPr>
          <w:rFonts w:asciiTheme="minorHAnsi" w:hAnsiTheme="minorHAnsi" w:cstheme="minorHAnsi"/>
        </w:rPr>
      </w:pPr>
      <w:r w:rsidRPr="00D66F51">
        <w:rPr>
          <w:rFonts w:asciiTheme="minorHAnsi" w:hAnsiTheme="minorHAnsi" w:cstheme="minorHAnsi"/>
        </w:rPr>
        <w:t>Insulation minimizes thermal losses during transfer, stabilizes operating temperatures, and reduces the frequency of heating cycles.</w:t>
      </w:r>
    </w:p>
    <w:p w14:paraId="04A0C17D" w14:textId="77777777" w:rsidR="00CA39A6" w:rsidRPr="00B67898" w:rsidRDefault="00CA39A6">
      <w:pPr>
        <w:numPr>
          <w:ilvl w:val="0"/>
          <w:numId w:val="142"/>
        </w:numPr>
        <w:spacing w:line="276" w:lineRule="auto"/>
        <w:jc w:val="both"/>
        <w:rPr>
          <w:rFonts w:asciiTheme="minorHAnsi" w:hAnsiTheme="minorHAnsi" w:cstheme="minorHAnsi"/>
        </w:rPr>
      </w:pPr>
      <w:r w:rsidRPr="00D66F51">
        <w:rPr>
          <w:rFonts w:asciiTheme="minorHAnsi" w:hAnsiTheme="minorHAnsi" w:cstheme="minorHAnsi"/>
        </w:rPr>
        <w:t>Enhanced insulation efficiency contributes to consistent process performance and reduced operational costs.</w:t>
      </w:r>
    </w:p>
    <w:p w14:paraId="262B81EC" w14:textId="77777777" w:rsidR="00CA39A6" w:rsidRPr="00CC205E" w:rsidRDefault="00CA39A6">
      <w:pPr>
        <w:pStyle w:val="ListParagraph"/>
        <w:numPr>
          <w:ilvl w:val="1"/>
          <w:numId w:val="140"/>
        </w:numPr>
        <w:jc w:val="both"/>
        <w:rPr>
          <w:rFonts w:asciiTheme="minorHAnsi" w:hAnsiTheme="minorHAnsi" w:cstheme="minorHAnsi"/>
          <w:b/>
          <w:bCs/>
        </w:rPr>
      </w:pPr>
      <w:r w:rsidRPr="00CC205E">
        <w:rPr>
          <w:rFonts w:asciiTheme="minorHAnsi" w:hAnsiTheme="minorHAnsi" w:cstheme="minorHAnsi"/>
          <w:b/>
          <w:bCs/>
        </w:rPr>
        <w:t>Reduced Dependence on External Energy Sources</w:t>
      </w:r>
    </w:p>
    <w:p w14:paraId="6E240656" w14:textId="77777777" w:rsidR="00CA39A6" w:rsidRPr="00B67898" w:rsidRDefault="00CA39A6">
      <w:pPr>
        <w:numPr>
          <w:ilvl w:val="0"/>
          <w:numId w:val="143"/>
        </w:numPr>
        <w:spacing w:line="276" w:lineRule="auto"/>
        <w:jc w:val="both"/>
        <w:rPr>
          <w:rFonts w:asciiTheme="minorHAnsi" w:hAnsiTheme="minorHAnsi" w:cstheme="minorHAnsi"/>
        </w:rPr>
      </w:pPr>
      <w:r w:rsidRPr="00B67898">
        <w:rPr>
          <w:rFonts w:asciiTheme="minorHAnsi" w:hAnsiTheme="minorHAnsi" w:cstheme="minorHAnsi"/>
        </w:rPr>
        <w:t xml:space="preserve">By reusing internally generated heat, the system reduces reliance on external heating systems such as </w:t>
      </w:r>
      <w:r w:rsidRPr="00D72515">
        <w:rPr>
          <w:rFonts w:asciiTheme="minorHAnsi" w:hAnsiTheme="minorHAnsi" w:cstheme="minorHAnsi"/>
        </w:rPr>
        <w:t>additional fuel-based heaters or grid power, is minimized</w:t>
      </w:r>
      <w:r w:rsidRPr="00B67898">
        <w:rPr>
          <w:rFonts w:asciiTheme="minorHAnsi" w:hAnsiTheme="minorHAnsi" w:cstheme="minorHAnsi"/>
        </w:rPr>
        <w:t>.</w:t>
      </w:r>
    </w:p>
    <w:p w14:paraId="7713F5A5" w14:textId="77777777" w:rsidR="00CA39A6" w:rsidRPr="00B67898" w:rsidRDefault="00CA39A6">
      <w:pPr>
        <w:numPr>
          <w:ilvl w:val="0"/>
          <w:numId w:val="143"/>
        </w:numPr>
        <w:spacing w:line="276" w:lineRule="auto"/>
        <w:jc w:val="both"/>
        <w:rPr>
          <w:rFonts w:asciiTheme="minorHAnsi" w:hAnsiTheme="minorHAnsi" w:cstheme="minorHAnsi"/>
        </w:rPr>
      </w:pPr>
      <w:r w:rsidRPr="00B67898">
        <w:rPr>
          <w:rFonts w:asciiTheme="minorHAnsi" w:hAnsiTheme="minorHAnsi" w:cstheme="minorHAnsi"/>
        </w:rPr>
        <w:t>This results in:</w:t>
      </w:r>
    </w:p>
    <w:p w14:paraId="53C3A411" w14:textId="77777777" w:rsidR="00CA39A6" w:rsidRPr="00B67898" w:rsidRDefault="00CA39A6">
      <w:pPr>
        <w:numPr>
          <w:ilvl w:val="1"/>
          <w:numId w:val="143"/>
        </w:numPr>
        <w:spacing w:line="276" w:lineRule="auto"/>
        <w:jc w:val="both"/>
        <w:rPr>
          <w:rFonts w:asciiTheme="minorHAnsi" w:hAnsiTheme="minorHAnsi" w:cstheme="minorHAnsi"/>
        </w:rPr>
      </w:pPr>
      <w:r w:rsidRPr="00B67898">
        <w:rPr>
          <w:rFonts w:asciiTheme="minorHAnsi" w:hAnsiTheme="minorHAnsi" w:cstheme="minorHAnsi"/>
          <w:b/>
          <w:bCs/>
        </w:rPr>
        <w:t>Lower energy consumption</w:t>
      </w:r>
    </w:p>
    <w:p w14:paraId="1379F406" w14:textId="77777777" w:rsidR="00CA39A6" w:rsidRPr="00AA086E" w:rsidRDefault="00CA39A6">
      <w:pPr>
        <w:numPr>
          <w:ilvl w:val="1"/>
          <w:numId w:val="143"/>
        </w:numPr>
        <w:spacing w:line="276" w:lineRule="auto"/>
        <w:jc w:val="both"/>
        <w:rPr>
          <w:rFonts w:asciiTheme="minorHAnsi" w:hAnsiTheme="minorHAnsi" w:cstheme="minorHAnsi"/>
        </w:rPr>
      </w:pPr>
      <w:r w:rsidRPr="00AA086E">
        <w:rPr>
          <w:rFonts w:asciiTheme="minorHAnsi" w:hAnsiTheme="minorHAnsi" w:cstheme="minorHAnsi"/>
          <w:b/>
          <w:bCs/>
        </w:rPr>
        <w:t>Reduced fossil fuel usage</w:t>
      </w:r>
    </w:p>
    <w:p w14:paraId="48934779" w14:textId="77777777" w:rsidR="00CA39A6" w:rsidRPr="00B67898" w:rsidRDefault="00CA39A6">
      <w:pPr>
        <w:numPr>
          <w:ilvl w:val="1"/>
          <w:numId w:val="143"/>
        </w:numPr>
        <w:spacing w:line="276" w:lineRule="auto"/>
        <w:jc w:val="both"/>
        <w:rPr>
          <w:rFonts w:asciiTheme="minorHAnsi" w:hAnsiTheme="minorHAnsi" w:cstheme="minorHAnsi"/>
        </w:rPr>
      </w:pPr>
      <w:r w:rsidRPr="00B67898">
        <w:rPr>
          <w:rFonts w:asciiTheme="minorHAnsi" w:hAnsiTheme="minorHAnsi" w:cstheme="minorHAnsi"/>
          <w:b/>
          <w:bCs/>
        </w:rPr>
        <w:t>A measurable decrease in carbon dioxide emissions</w:t>
      </w:r>
    </w:p>
    <w:p w14:paraId="5529B6C3" w14:textId="77777777" w:rsidR="00CA39A6" w:rsidRPr="006467F7" w:rsidRDefault="00CA39A6">
      <w:pPr>
        <w:numPr>
          <w:ilvl w:val="0"/>
          <w:numId w:val="143"/>
        </w:numPr>
        <w:spacing w:line="276" w:lineRule="auto"/>
        <w:jc w:val="both"/>
      </w:pPr>
      <w:r w:rsidRPr="00B67898">
        <w:rPr>
          <w:rFonts w:asciiTheme="minorHAnsi" w:hAnsiTheme="minorHAnsi" w:cstheme="minorHAnsi"/>
        </w:rPr>
        <w:t xml:space="preserve">The initiative directly supports </w:t>
      </w:r>
      <w:r>
        <w:rPr>
          <w:rFonts w:asciiTheme="minorHAnsi" w:hAnsiTheme="minorHAnsi" w:cstheme="minorHAnsi"/>
        </w:rPr>
        <w:t>Choksi Heraeus Private Limited</w:t>
      </w:r>
      <w:r w:rsidRPr="00B67898">
        <w:rPr>
          <w:rFonts w:asciiTheme="minorHAnsi" w:hAnsiTheme="minorHAnsi" w:cstheme="minorHAnsi"/>
        </w:rPr>
        <w:t>' sustainability and decarbonization goals, aligning with both internal targets and external environmental compliance frameworks.</w:t>
      </w:r>
    </w:p>
    <w:p w14:paraId="3C552D75" w14:textId="77777777" w:rsidR="00CA39A6" w:rsidRDefault="00CA39A6" w:rsidP="00CA39A6">
      <w:pPr>
        <w:spacing w:line="276" w:lineRule="auto"/>
        <w:jc w:val="both"/>
        <w:rPr>
          <w:rFonts w:asciiTheme="minorHAnsi" w:hAnsiTheme="minorHAnsi" w:cstheme="minorHAnsi"/>
        </w:rPr>
      </w:pPr>
    </w:p>
    <w:p w14:paraId="2ABDBA72" w14:textId="77777777" w:rsidR="00CA39A6" w:rsidRPr="006467F7" w:rsidRDefault="00CA39A6">
      <w:pPr>
        <w:pStyle w:val="ListParagraph"/>
        <w:numPr>
          <w:ilvl w:val="0"/>
          <w:numId w:val="140"/>
        </w:numPr>
        <w:spacing w:line="276" w:lineRule="auto"/>
        <w:jc w:val="both"/>
        <w:rPr>
          <w:rFonts w:asciiTheme="minorHAnsi" w:hAnsiTheme="minorHAnsi" w:cstheme="minorHAnsi"/>
          <w:b/>
          <w:bCs/>
        </w:rPr>
      </w:pPr>
      <w:r w:rsidRPr="006467F7">
        <w:rPr>
          <w:rFonts w:asciiTheme="minorHAnsi" w:hAnsiTheme="minorHAnsi" w:cstheme="minorHAnsi"/>
          <w:b/>
          <w:bCs/>
        </w:rPr>
        <w:t>Cooling and Climate Control Optimization</w:t>
      </w:r>
    </w:p>
    <w:p w14:paraId="4BA67231" w14:textId="77777777" w:rsidR="00CA39A6" w:rsidRDefault="00CA39A6" w:rsidP="00CA39A6">
      <w:pPr>
        <w:spacing w:line="276" w:lineRule="auto"/>
        <w:jc w:val="both"/>
        <w:rPr>
          <w:rFonts w:asciiTheme="minorHAnsi" w:hAnsiTheme="minorHAnsi" w:cstheme="minorHAnsi"/>
        </w:rPr>
      </w:pPr>
      <w:r w:rsidRPr="006467F7">
        <w:rPr>
          <w:rFonts w:asciiTheme="minorHAnsi" w:hAnsiTheme="minorHAnsi" w:cstheme="minorHAnsi"/>
        </w:rPr>
        <w:t>To comply with environmental regulations and reduce climate impact, Choksi Heraeus implements the following measures for systems containing refrigerants and other F-gases</w:t>
      </w:r>
      <w:r>
        <w:rPr>
          <w:rFonts w:asciiTheme="minorHAnsi" w:hAnsiTheme="minorHAnsi" w:cstheme="minorHAnsi"/>
        </w:rPr>
        <w:t>.</w:t>
      </w:r>
    </w:p>
    <w:p w14:paraId="4B77A647" w14:textId="77777777" w:rsidR="00CA39A6" w:rsidRPr="00193D48" w:rsidRDefault="00CA39A6">
      <w:pPr>
        <w:pStyle w:val="ListParagraph"/>
        <w:numPr>
          <w:ilvl w:val="0"/>
          <w:numId w:val="143"/>
        </w:numPr>
        <w:spacing w:line="276" w:lineRule="auto"/>
        <w:jc w:val="both"/>
        <w:rPr>
          <w:rFonts w:asciiTheme="minorHAnsi" w:hAnsiTheme="minorHAnsi" w:cstheme="minorHAnsi"/>
        </w:rPr>
      </w:pPr>
      <w:r w:rsidRPr="00193D48">
        <w:rPr>
          <w:rFonts w:asciiTheme="minorHAnsi" w:hAnsiTheme="minorHAnsi" w:cstheme="minorHAnsi"/>
          <w:b/>
          <w:bCs/>
        </w:rPr>
        <w:t>Refrigerant Management:</w:t>
      </w:r>
      <w:r w:rsidRPr="00193D48">
        <w:rPr>
          <w:rFonts w:asciiTheme="minorHAnsi" w:hAnsiTheme="minorHAnsi" w:cstheme="minorHAnsi"/>
        </w:rPr>
        <w:t xml:space="preserve"> All HVAC and cooling systems at Choksi Heraeus are operated with low-global-warming-potential (low-GWP) refrigerants such as </w:t>
      </w:r>
      <w:r w:rsidRPr="00193D48">
        <w:rPr>
          <w:rFonts w:asciiTheme="minorHAnsi" w:hAnsiTheme="minorHAnsi" w:cstheme="minorHAnsi"/>
          <w:b/>
          <w:bCs/>
        </w:rPr>
        <w:t>R-1234yf and R-744 (Carbon Dioxide)</w:t>
      </w:r>
      <w:r w:rsidRPr="00193D48">
        <w:rPr>
          <w:rFonts w:asciiTheme="minorHAnsi" w:hAnsiTheme="minorHAnsi" w:cstheme="minorHAnsi"/>
        </w:rPr>
        <w:t>. Preventive maintenance programs are in place to detect and eliminate leaks, minimizing F-gas emissions and ensuring compliance with international standards.</w:t>
      </w:r>
    </w:p>
    <w:p w14:paraId="4832E1E3" w14:textId="77777777" w:rsidR="00CA39A6" w:rsidRPr="00193D48" w:rsidRDefault="00CA39A6">
      <w:pPr>
        <w:pStyle w:val="ListParagraph"/>
        <w:numPr>
          <w:ilvl w:val="0"/>
          <w:numId w:val="143"/>
        </w:numPr>
        <w:spacing w:line="276" w:lineRule="auto"/>
        <w:jc w:val="both"/>
        <w:rPr>
          <w:rFonts w:asciiTheme="minorHAnsi" w:hAnsiTheme="minorHAnsi" w:cstheme="minorHAnsi"/>
        </w:rPr>
      </w:pPr>
      <w:r w:rsidRPr="00193D48">
        <w:rPr>
          <w:rFonts w:asciiTheme="minorHAnsi" w:hAnsiTheme="minorHAnsi" w:cstheme="minorHAnsi"/>
          <w:b/>
          <w:bCs/>
        </w:rPr>
        <w:lastRenderedPageBreak/>
        <w:t>High-Efficiency HVAC Units:</w:t>
      </w:r>
      <w:r w:rsidRPr="00193D48">
        <w:rPr>
          <w:rFonts w:asciiTheme="minorHAnsi" w:hAnsiTheme="minorHAnsi" w:cstheme="minorHAnsi"/>
        </w:rPr>
        <w:t xml:space="preserve"> Conventional air conditioning units are gradually replaced with inverter-based, energy-rated models that automatically adjust compressor speed to match cooling demand.</w:t>
      </w:r>
    </w:p>
    <w:p w14:paraId="6310911D" w14:textId="77777777" w:rsidR="00CA39A6" w:rsidRPr="00193D48" w:rsidRDefault="00CA39A6">
      <w:pPr>
        <w:pStyle w:val="ListParagraph"/>
        <w:numPr>
          <w:ilvl w:val="0"/>
          <w:numId w:val="143"/>
        </w:numPr>
        <w:spacing w:line="276" w:lineRule="auto"/>
        <w:jc w:val="both"/>
        <w:rPr>
          <w:rFonts w:asciiTheme="minorHAnsi" w:hAnsiTheme="minorHAnsi" w:cstheme="minorHAnsi"/>
        </w:rPr>
      </w:pPr>
      <w:r w:rsidRPr="00193D48">
        <w:rPr>
          <w:rFonts w:asciiTheme="minorHAnsi" w:hAnsiTheme="minorHAnsi" w:cstheme="minorHAnsi"/>
          <w:b/>
          <w:bCs/>
        </w:rPr>
        <w:t>Zoned Cooling Systems:</w:t>
      </w:r>
      <w:r w:rsidRPr="00193D48">
        <w:rPr>
          <w:rFonts w:asciiTheme="minorHAnsi" w:hAnsiTheme="minorHAnsi" w:cstheme="minorHAnsi"/>
        </w:rPr>
        <w:t xml:space="preserve"> Cleanrooms, laboratories, and process control areas are equipped with smart zoning systems, ensuring cooling is delivered only where needed instead of running at full load across the facility.</w:t>
      </w:r>
    </w:p>
    <w:p w14:paraId="0D9BE299" w14:textId="77777777" w:rsidR="00CA39A6" w:rsidRPr="00193D48" w:rsidRDefault="00CA39A6">
      <w:pPr>
        <w:pStyle w:val="ListParagraph"/>
        <w:numPr>
          <w:ilvl w:val="0"/>
          <w:numId w:val="143"/>
        </w:numPr>
        <w:spacing w:line="276" w:lineRule="auto"/>
        <w:jc w:val="both"/>
        <w:rPr>
          <w:rFonts w:asciiTheme="minorHAnsi" w:hAnsiTheme="minorHAnsi" w:cstheme="minorHAnsi"/>
        </w:rPr>
      </w:pPr>
      <w:r w:rsidRPr="00193D48">
        <w:rPr>
          <w:rStyle w:val="Strong"/>
          <w:rFonts w:asciiTheme="minorHAnsi" w:hAnsiTheme="minorHAnsi" w:cstheme="minorHAnsi"/>
        </w:rPr>
        <w:t>Servicing and Maintenance:</w:t>
      </w:r>
      <w:r w:rsidRPr="00193D48">
        <w:rPr>
          <w:rFonts w:asciiTheme="minorHAnsi" w:hAnsiTheme="minorHAnsi" w:cstheme="minorHAnsi"/>
        </w:rPr>
        <w:t xml:space="preserve"> Only certified technicians handle refrigerants, ensuring correct charging and recovery practices. Maintenance logs are maintained for each unit, recording refrigerant type, quantity, leak test results, and service history. Technicians perform scheduled leak tests and system audits on all refrigerant-based equipment, with automated alerts for anomalies in pressure or performance to ensure early detection of inefficiencies</w:t>
      </w:r>
    </w:p>
    <w:p w14:paraId="3050D1FD" w14:textId="77777777" w:rsidR="00CA39A6" w:rsidRPr="006467F7" w:rsidRDefault="00CA39A6" w:rsidP="00CA39A6">
      <w:pPr>
        <w:spacing w:line="276" w:lineRule="auto"/>
        <w:jc w:val="both"/>
        <w:rPr>
          <w:rFonts w:asciiTheme="minorHAnsi" w:hAnsiTheme="minorHAnsi" w:cstheme="minorHAnsi"/>
        </w:rPr>
      </w:pPr>
    </w:p>
    <w:p w14:paraId="2794988D" w14:textId="77777777" w:rsidR="00CA39A6" w:rsidRPr="006467F7" w:rsidRDefault="00CA39A6" w:rsidP="00CA39A6">
      <w:pPr>
        <w:spacing w:line="276" w:lineRule="auto"/>
        <w:jc w:val="both"/>
        <w:rPr>
          <w:rFonts w:asciiTheme="minorHAnsi" w:hAnsiTheme="minorHAnsi" w:cstheme="minorHAnsi"/>
          <w:b/>
          <w:bCs/>
        </w:rPr>
      </w:pPr>
      <w:r w:rsidRPr="006467F7">
        <w:rPr>
          <w:rFonts w:asciiTheme="minorHAnsi" w:hAnsiTheme="minorHAnsi" w:cstheme="minorHAnsi"/>
          <w:b/>
          <w:bCs/>
        </w:rPr>
        <w:t>6. Digital Infrastructure Efficiency</w:t>
      </w:r>
    </w:p>
    <w:p w14:paraId="0AAD1133" w14:textId="77777777" w:rsidR="00CA39A6" w:rsidRPr="006467F7" w:rsidRDefault="00CA39A6" w:rsidP="00CA39A6">
      <w:pPr>
        <w:spacing w:line="276" w:lineRule="auto"/>
        <w:jc w:val="both"/>
        <w:rPr>
          <w:rFonts w:asciiTheme="minorHAnsi" w:hAnsiTheme="minorHAnsi" w:cstheme="minorHAnsi"/>
        </w:rPr>
      </w:pPr>
      <w:r w:rsidRPr="006467F7">
        <w:rPr>
          <w:rFonts w:asciiTheme="minorHAnsi" w:hAnsiTheme="minorHAnsi" w:cstheme="minorHAnsi"/>
        </w:rPr>
        <w:t>Recognizing the growing energy demand of IT systems, Choksi Heraeus has implemented the following measures to reduce consumption in server rooms, data storage, and IT-related infrastructure:</w:t>
      </w:r>
    </w:p>
    <w:p w14:paraId="2C7978F1" w14:textId="77777777" w:rsidR="00CA39A6" w:rsidRDefault="00CA39A6" w:rsidP="00CA39A6">
      <w:pPr>
        <w:rPr>
          <w:rStyle w:val="Strong"/>
          <w:rFonts w:asciiTheme="minorHAnsi" w:hAnsiTheme="minorHAnsi" w:cstheme="minorHAnsi"/>
          <w:u w:val="single"/>
        </w:rPr>
      </w:pPr>
    </w:p>
    <w:p w14:paraId="4B217DDB" w14:textId="77777777" w:rsidR="00CA39A6" w:rsidRPr="00F60925" w:rsidRDefault="00CA39A6" w:rsidP="00CA39A6">
      <w:pPr>
        <w:jc w:val="both"/>
        <w:rPr>
          <w:rFonts w:asciiTheme="minorHAnsi" w:hAnsiTheme="minorHAnsi" w:cstheme="minorHAnsi"/>
        </w:rPr>
      </w:pPr>
      <w:r w:rsidRPr="00F60925">
        <w:rPr>
          <w:rFonts w:asciiTheme="minorHAnsi" w:hAnsiTheme="minorHAnsi" w:cstheme="minorHAnsi"/>
          <w:b/>
          <w:bCs/>
        </w:rPr>
        <w:t>Energy-Efficient Hardware</w:t>
      </w:r>
    </w:p>
    <w:p w14:paraId="5EE61F43" w14:textId="77777777" w:rsidR="00CA39A6" w:rsidRPr="00F60925" w:rsidRDefault="00CA39A6">
      <w:pPr>
        <w:numPr>
          <w:ilvl w:val="0"/>
          <w:numId w:val="207"/>
        </w:numPr>
        <w:jc w:val="both"/>
        <w:rPr>
          <w:rFonts w:asciiTheme="minorHAnsi" w:hAnsiTheme="minorHAnsi" w:cstheme="minorHAnsi"/>
        </w:rPr>
      </w:pPr>
      <w:r w:rsidRPr="00F60925">
        <w:rPr>
          <w:rFonts w:asciiTheme="minorHAnsi" w:hAnsiTheme="minorHAnsi" w:cstheme="minorHAnsi"/>
        </w:rPr>
        <w:t xml:space="preserve">All new IT assets, including servers, data storage systems, and networking devices, are procured with </w:t>
      </w:r>
      <w:r w:rsidRPr="00F60925">
        <w:rPr>
          <w:rFonts w:asciiTheme="minorHAnsi" w:hAnsiTheme="minorHAnsi" w:cstheme="minorHAnsi"/>
          <w:b/>
          <w:bCs/>
        </w:rPr>
        <w:t>Energy Star or equivalent certifications</w:t>
      </w:r>
      <w:r w:rsidRPr="00F60925">
        <w:rPr>
          <w:rFonts w:asciiTheme="minorHAnsi" w:hAnsiTheme="minorHAnsi" w:cstheme="minorHAnsi"/>
        </w:rPr>
        <w:t>, ensuring lower energy use per processing capacity.</w:t>
      </w:r>
    </w:p>
    <w:p w14:paraId="3D4A2BFA" w14:textId="77777777" w:rsidR="00CA39A6" w:rsidRPr="00F60925" w:rsidRDefault="00CA39A6">
      <w:pPr>
        <w:numPr>
          <w:ilvl w:val="0"/>
          <w:numId w:val="207"/>
        </w:numPr>
        <w:jc w:val="both"/>
        <w:rPr>
          <w:rFonts w:asciiTheme="minorHAnsi" w:hAnsiTheme="minorHAnsi" w:cstheme="minorHAnsi"/>
        </w:rPr>
      </w:pPr>
      <w:r w:rsidRPr="00F60925">
        <w:rPr>
          <w:rFonts w:asciiTheme="minorHAnsi" w:hAnsiTheme="minorHAnsi" w:cstheme="minorHAnsi"/>
        </w:rPr>
        <w:t xml:space="preserve">A </w:t>
      </w:r>
      <w:r w:rsidRPr="00F60925">
        <w:rPr>
          <w:rFonts w:asciiTheme="minorHAnsi" w:hAnsiTheme="minorHAnsi" w:cstheme="minorHAnsi"/>
          <w:b/>
          <w:bCs/>
        </w:rPr>
        <w:t>structured hardware refresh cycle</w:t>
      </w:r>
      <w:r w:rsidRPr="00F60925">
        <w:rPr>
          <w:rFonts w:asciiTheme="minorHAnsi" w:hAnsiTheme="minorHAnsi" w:cstheme="minorHAnsi"/>
        </w:rPr>
        <w:t xml:space="preserve"> is maintained, where outdated, high-consumption servers and devices are replaced with modern, energy-rated models.</w:t>
      </w:r>
    </w:p>
    <w:p w14:paraId="6185D91B" w14:textId="77777777" w:rsidR="00CA39A6" w:rsidRPr="00F60925" w:rsidRDefault="00CA39A6" w:rsidP="00CA39A6">
      <w:pPr>
        <w:jc w:val="both"/>
        <w:rPr>
          <w:rFonts w:asciiTheme="minorHAnsi" w:hAnsiTheme="minorHAnsi" w:cstheme="minorHAnsi"/>
        </w:rPr>
      </w:pPr>
      <w:r w:rsidRPr="00F60925">
        <w:rPr>
          <w:rFonts w:asciiTheme="minorHAnsi" w:hAnsiTheme="minorHAnsi" w:cstheme="minorHAnsi"/>
          <w:b/>
          <w:bCs/>
        </w:rPr>
        <w:t>Virtualization and Cloud Optimization</w:t>
      </w:r>
    </w:p>
    <w:p w14:paraId="66E6BEFE" w14:textId="77777777" w:rsidR="00CA39A6" w:rsidRPr="00F60925" w:rsidRDefault="00CA39A6">
      <w:pPr>
        <w:numPr>
          <w:ilvl w:val="0"/>
          <w:numId w:val="208"/>
        </w:numPr>
        <w:jc w:val="both"/>
        <w:rPr>
          <w:rFonts w:asciiTheme="minorHAnsi" w:hAnsiTheme="minorHAnsi" w:cstheme="minorHAnsi"/>
        </w:rPr>
      </w:pPr>
      <w:r w:rsidRPr="00F60925">
        <w:rPr>
          <w:rFonts w:asciiTheme="minorHAnsi" w:hAnsiTheme="minorHAnsi" w:cstheme="minorHAnsi"/>
        </w:rPr>
        <w:t>Server virtualization is applied across critical applications to reduce the number of physical servers in operation, improving efficiency.</w:t>
      </w:r>
    </w:p>
    <w:p w14:paraId="3D39FC7A" w14:textId="77777777" w:rsidR="00CA39A6" w:rsidRPr="00F60925" w:rsidRDefault="00CA39A6">
      <w:pPr>
        <w:numPr>
          <w:ilvl w:val="0"/>
          <w:numId w:val="208"/>
        </w:numPr>
        <w:jc w:val="both"/>
        <w:rPr>
          <w:rFonts w:asciiTheme="minorHAnsi" w:hAnsiTheme="minorHAnsi" w:cstheme="minorHAnsi"/>
        </w:rPr>
      </w:pPr>
      <w:r w:rsidRPr="00F60925">
        <w:rPr>
          <w:rFonts w:asciiTheme="minorHAnsi" w:hAnsiTheme="minorHAnsi" w:cstheme="minorHAnsi"/>
        </w:rPr>
        <w:t>Non-sensitive and non-critical workloads are progressively migrated to cloud service providers with verifiable commitments to renewable energy usage.</w:t>
      </w:r>
    </w:p>
    <w:p w14:paraId="7497A4DE" w14:textId="77777777" w:rsidR="00CA39A6" w:rsidRPr="00F60925" w:rsidRDefault="00CA39A6">
      <w:pPr>
        <w:numPr>
          <w:ilvl w:val="0"/>
          <w:numId w:val="208"/>
        </w:numPr>
        <w:jc w:val="both"/>
        <w:rPr>
          <w:rFonts w:asciiTheme="minorHAnsi" w:hAnsiTheme="minorHAnsi" w:cstheme="minorHAnsi"/>
        </w:rPr>
      </w:pPr>
      <w:r w:rsidRPr="00F60925">
        <w:rPr>
          <w:rFonts w:asciiTheme="minorHAnsi" w:hAnsiTheme="minorHAnsi" w:cstheme="minorHAnsi"/>
        </w:rPr>
        <w:t>Centralized workload management tools balance IT demand dynamically, preventing unnecessary over-provisioning.</w:t>
      </w:r>
    </w:p>
    <w:p w14:paraId="789CBC9A" w14:textId="77777777" w:rsidR="00CA39A6" w:rsidRPr="00F60925" w:rsidRDefault="00CA39A6" w:rsidP="00CA39A6">
      <w:pPr>
        <w:jc w:val="both"/>
        <w:rPr>
          <w:rFonts w:asciiTheme="minorHAnsi" w:hAnsiTheme="minorHAnsi" w:cstheme="minorHAnsi"/>
        </w:rPr>
      </w:pPr>
      <w:r w:rsidRPr="00F60925">
        <w:rPr>
          <w:rFonts w:asciiTheme="minorHAnsi" w:hAnsiTheme="minorHAnsi" w:cstheme="minorHAnsi"/>
          <w:b/>
          <w:bCs/>
        </w:rPr>
        <w:t>Energy Monitoring and Smart Controls</w:t>
      </w:r>
    </w:p>
    <w:p w14:paraId="2FFC45C6" w14:textId="77777777" w:rsidR="00CA39A6" w:rsidRPr="00F60925" w:rsidRDefault="00CA39A6">
      <w:pPr>
        <w:numPr>
          <w:ilvl w:val="0"/>
          <w:numId w:val="209"/>
        </w:numPr>
        <w:jc w:val="both"/>
        <w:rPr>
          <w:rFonts w:asciiTheme="minorHAnsi" w:hAnsiTheme="minorHAnsi" w:cstheme="minorHAnsi"/>
        </w:rPr>
      </w:pPr>
      <w:r w:rsidRPr="00F60925">
        <w:rPr>
          <w:rFonts w:asciiTheme="minorHAnsi" w:hAnsiTheme="minorHAnsi" w:cstheme="minorHAnsi"/>
        </w:rPr>
        <w:t>IT infrastructure is continuously monitored using Power Usage Effectiveness (PUE) as the benchmark to track and improve efficiency.</w:t>
      </w:r>
    </w:p>
    <w:p w14:paraId="7C0D9112" w14:textId="77777777" w:rsidR="00CA39A6" w:rsidRPr="00F60925" w:rsidRDefault="00CA39A6">
      <w:pPr>
        <w:numPr>
          <w:ilvl w:val="0"/>
          <w:numId w:val="209"/>
        </w:numPr>
        <w:jc w:val="both"/>
        <w:rPr>
          <w:rFonts w:asciiTheme="minorHAnsi" w:hAnsiTheme="minorHAnsi" w:cstheme="minorHAnsi"/>
        </w:rPr>
      </w:pPr>
      <w:r w:rsidRPr="00F60925">
        <w:rPr>
          <w:rFonts w:asciiTheme="minorHAnsi" w:hAnsiTheme="minorHAnsi" w:cstheme="minorHAnsi"/>
        </w:rPr>
        <w:t>Idle systems are set to automated low-power states or shutdown, while workstations and peripherals use intelligent power management settings.</w:t>
      </w:r>
    </w:p>
    <w:p w14:paraId="2F835F11" w14:textId="77777777" w:rsidR="00CA39A6" w:rsidRPr="00F60925" w:rsidRDefault="00CA39A6">
      <w:pPr>
        <w:numPr>
          <w:ilvl w:val="0"/>
          <w:numId w:val="209"/>
        </w:numPr>
        <w:jc w:val="both"/>
        <w:rPr>
          <w:rFonts w:asciiTheme="minorHAnsi" w:hAnsiTheme="minorHAnsi" w:cstheme="minorHAnsi"/>
        </w:rPr>
      </w:pPr>
      <w:r w:rsidRPr="00F60925">
        <w:rPr>
          <w:rFonts w:asciiTheme="minorHAnsi" w:hAnsiTheme="minorHAnsi" w:cstheme="minorHAnsi"/>
        </w:rPr>
        <w:t>Real-time dashboards enable the IT team to identify anomalies and optimize consumption trends.</w:t>
      </w:r>
    </w:p>
    <w:p w14:paraId="5DE2EF02" w14:textId="77777777" w:rsidR="00CA39A6" w:rsidRPr="00F60925" w:rsidRDefault="00CA39A6" w:rsidP="00CA39A6">
      <w:pPr>
        <w:jc w:val="both"/>
        <w:rPr>
          <w:rFonts w:asciiTheme="minorHAnsi" w:hAnsiTheme="minorHAnsi" w:cstheme="minorHAnsi"/>
        </w:rPr>
      </w:pPr>
      <w:r w:rsidRPr="00F60925">
        <w:rPr>
          <w:rFonts w:asciiTheme="minorHAnsi" w:hAnsiTheme="minorHAnsi" w:cstheme="minorHAnsi"/>
          <w:b/>
          <w:bCs/>
        </w:rPr>
        <w:t>Lifecycle and End-of-Life Management</w:t>
      </w:r>
    </w:p>
    <w:p w14:paraId="65F805C7" w14:textId="77777777" w:rsidR="00CA39A6" w:rsidRPr="00F60925" w:rsidRDefault="00CA39A6">
      <w:pPr>
        <w:numPr>
          <w:ilvl w:val="0"/>
          <w:numId w:val="210"/>
        </w:numPr>
        <w:jc w:val="both"/>
        <w:rPr>
          <w:rFonts w:asciiTheme="minorHAnsi" w:hAnsiTheme="minorHAnsi" w:cstheme="minorHAnsi"/>
        </w:rPr>
      </w:pPr>
      <w:r w:rsidRPr="00F60925">
        <w:rPr>
          <w:rFonts w:asciiTheme="minorHAnsi" w:hAnsiTheme="minorHAnsi" w:cstheme="minorHAnsi"/>
        </w:rPr>
        <w:t>Obsolete IT hardware is phased out systematically and processed through certified e-waste vendors to ensure secure disposal.</w:t>
      </w:r>
    </w:p>
    <w:p w14:paraId="77028C44" w14:textId="77777777" w:rsidR="00CA39A6" w:rsidRPr="00F60925" w:rsidRDefault="00CA39A6">
      <w:pPr>
        <w:numPr>
          <w:ilvl w:val="0"/>
          <w:numId w:val="210"/>
        </w:numPr>
        <w:jc w:val="both"/>
        <w:rPr>
          <w:rFonts w:asciiTheme="minorHAnsi" w:hAnsiTheme="minorHAnsi" w:cstheme="minorHAnsi"/>
        </w:rPr>
      </w:pPr>
      <w:r w:rsidRPr="00F60925">
        <w:rPr>
          <w:rFonts w:asciiTheme="minorHAnsi" w:hAnsiTheme="minorHAnsi" w:cstheme="minorHAnsi"/>
        </w:rPr>
        <w:lastRenderedPageBreak/>
        <w:t>Data destruction protocols (such as secure wiping and degaussing) are followed before hardware is handed over for recycling.</w:t>
      </w:r>
    </w:p>
    <w:p w14:paraId="37CBF8E7" w14:textId="77777777" w:rsidR="00CA39A6" w:rsidRPr="00F60925" w:rsidRDefault="00CA39A6">
      <w:pPr>
        <w:numPr>
          <w:ilvl w:val="0"/>
          <w:numId w:val="210"/>
        </w:numPr>
        <w:jc w:val="both"/>
        <w:rPr>
          <w:rFonts w:asciiTheme="minorHAnsi" w:hAnsiTheme="minorHAnsi" w:cstheme="minorHAnsi"/>
        </w:rPr>
      </w:pPr>
      <w:r w:rsidRPr="00F60925">
        <w:rPr>
          <w:rFonts w:asciiTheme="minorHAnsi" w:hAnsiTheme="minorHAnsi" w:cstheme="minorHAnsi"/>
        </w:rPr>
        <w:t>Where possible, refurbished equipment is redirected for secondary use in non-critical operations before end-of-life disposal.</w:t>
      </w:r>
    </w:p>
    <w:p w14:paraId="2718747C" w14:textId="77777777" w:rsidR="00CA39A6" w:rsidRDefault="00CA39A6" w:rsidP="00CA39A6">
      <w:pPr>
        <w:rPr>
          <w:rStyle w:val="Strong"/>
          <w:rFonts w:asciiTheme="minorHAnsi" w:hAnsiTheme="minorHAnsi" w:cstheme="minorHAnsi"/>
          <w:u w:val="single"/>
        </w:rPr>
      </w:pPr>
    </w:p>
    <w:p w14:paraId="70398638" w14:textId="77777777" w:rsidR="00CA39A6" w:rsidRPr="00E458E4" w:rsidRDefault="00CA39A6" w:rsidP="00CA39A6">
      <w:pPr>
        <w:spacing w:after="200" w:line="276" w:lineRule="auto"/>
        <w:rPr>
          <w:rFonts w:asciiTheme="minorHAnsi" w:hAnsiTheme="minorHAnsi" w:cstheme="minorHAnsi"/>
          <w:u w:val="single"/>
        </w:rPr>
      </w:pPr>
      <w:r w:rsidRPr="00E458E4">
        <w:rPr>
          <w:rStyle w:val="Strong"/>
          <w:rFonts w:asciiTheme="minorHAnsi" w:hAnsiTheme="minorHAnsi" w:cstheme="minorHAnsi"/>
          <w:u w:val="single"/>
        </w:rPr>
        <w:t>Carbon Audits:</w:t>
      </w:r>
    </w:p>
    <w:p w14:paraId="69DF15FE" w14:textId="77777777" w:rsidR="00CA39A6" w:rsidRPr="004362CF" w:rsidRDefault="00CA39A6" w:rsidP="00CA39A6">
      <w:pPr>
        <w:spacing w:before="100" w:beforeAutospacing="1" w:after="100" w:afterAutospacing="1" w:line="276" w:lineRule="auto"/>
        <w:jc w:val="both"/>
        <w:rPr>
          <w:rFonts w:asciiTheme="minorHAnsi" w:hAnsiTheme="minorHAnsi" w:cstheme="minorHAnsi"/>
          <w:lang w:val="en-US"/>
        </w:rPr>
      </w:pPr>
      <w:r w:rsidRPr="004362CF">
        <w:rPr>
          <w:rStyle w:val="Strong"/>
          <w:rFonts w:asciiTheme="minorHAnsi" w:hAnsiTheme="minorHAnsi" w:cstheme="minorHAnsi"/>
        </w:rPr>
        <w:t>Carbon Footprint Calculation:</w:t>
      </w:r>
      <w:r w:rsidRPr="004362CF">
        <w:rPr>
          <w:rFonts w:asciiTheme="minorHAnsi" w:hAnsiTheme="minorHAnsi" w:cstheme="minorHAnsi"/>
        </w:rPr>
        <w:t xml:space="preserve"> </w:t>
      </w:r>
    </w:p>
    <w:p w14:paraId="2E5B90A9" w14:textId="77777777" w:rsidR="00CA39A6" w:rsidRPr="004362CF" w:rsidRDefault="00CA39A6" w:rsidP="00CA39A6">
      <w:pPr>
        <w:spacing w:before="100" w:beforeAutospacing="1" w:after="100" w:afterAutospacing="1" w:line="276" w:lineRule="auto"/>
        <w:jc w:val="both"/>
        <w:rPr>
          <w:rFonts w:asciiTheme="minorHAnsi" w:hAnsiTheme="minorHAnsi" w:cstheme="minorHAnsi"/>
          <w:lang w:val="en-US"/>
        </w:rPr>
      </w:pPr>
      <w:r>
        <w:rPr>
          <w:rFonts w:asciiTheme="minorHAnsi" w:hAnsiTheme="minorHAnsi" w:cstheme="minorHAnsi"/>
          <w:lang w:val="en-US"/>
        </w:rPr>
        <w:t>Choksi Heraeus Private Limited</w:t>
      </w:r>
      <w:r w:rsidRPr="004362CF">
        <w:rPr>
          <w:rFonts w:asciiTheme="minorHAnsi" w:hAnsiTheme="minorHAnsi" w:cstheme="minorHAnsi"/>
          <w:lang w:val="en-US"/>
        </w:rPr>
        <w:t xml:space="preserve"> undertakes comprehensive carbon footprint assessments to quantify and manage its greenhouse gas (GHG) emissions. The calculation process follows internationally recognized standards, primarily the Greenhouse Gas (GHG) Protocol, ensuring consistency, accuracy, and global comparability. Emissions are systematically categorized into:</w:t>
      </w:r>
    </w:p>
    <w:p w14:paraId="09C95FA4" w14:textId="77777777" w:rsidR="00CA39A6" w:rsidRPr="004362CF" w:rsidRDefault="00CA39A6">
      <w:pPr>
        <w:numPr>
          <w:ilvl w:val="1"/>
          <w:numId w:val="88"/>
        </w:numPr>
        <w:spacing w:before="100" w:beforeAutospacing="1" w:after="100" w:afterAutospacing="1" w:line="276" w:lineRule="auto"/>
        <w:ind w:left="1440"/>
        <w:jc w:val="both"/>
        <w:rPr>
          <w:rFonts w:asciiTheme="minorHAnsi" w:hAnsiTheme="minorHAnsi" w:cstheme="minorHAnsi"/>
          <w:lang w:val="en-US"/>
        </w:rPr>
      </w:pPr>
      <w:r w:rsidRPr="004362CF">
        <w:rPr>
          <w:rFonts w:asciiTheme="minorHAnsi" w:hAnsiTheme="minorHAnsi" w:cstheme="minorHAnsi"/>
          <w:b/>
          <w:bCs/>
          <w:lang w:val="en-US"/>
        </w:rPr>
        <w:t>Scope 1</w:t>
      </w:r>
      <w:r w:rsidRPr="004362CF">
        <w:rPr>
          <w:rFonts w:asciiTheme="minorHAnsi" w:hAnsiTheme="minorHAnsi" w:cstheme="minorHAnsi"/>
          <w:lang w:val="en-US"/>
        </w:rPr>
        <w:t xml:space="preserve"> – </w:t>
      </w:r>
      <w:r w:rsidRPr="004362CF">
        <w:rPr>
          <w:rFonts w:asciiTheme="minorHAnsi" w:hAnsiTheme="minorHAnsi" w:cstheme="minorHAnsi"/>
          <w:b/>
          <w:bCs/>
          <w:lang w:val="en-US"/>
        </w:rPr>
        <w:t>Direct emissions</w:t>
      </w:r>
      <w:r w:rsidRPr="004362CF">
        <w:rPr>
          <w:rFonts w:asciiTheme="minorHAnsi" w:hAnsiTheme="minorHAnsi" w:cstheme="minorHAnsi"/>
          <w:lang w:val="en-US"/>
        </w:rPr>
        <w:t xml:space="preserve"> from sources owned or controlled by the company, such as emissions from boilers, generators, and manufacturing equipment.</w:t>
      </w:r>
    </w:p>
    <w:p w14:paraId="0D66CB8E" w14:textId="77777777" w:rsidR="00CA39A6" w:rsidRPr="004362CF" w:rsidRDefault="00CA39A6">
      <w:pPr>
        <w:numPr>
          <w:ilvl w:val="1"/>
          <w:numId w:val="88"/>
        </w:numPr>
        <w:spacing w:before="100" w:beforeAutospacing="1" w:after="100" w:afterAutospacing="1" w:line="276" w:lineRule="auto"/>
        <w:ind w:left="1440"/>
        <w:jc w:val="both"/>
        <w:rPr>
          <w:rFonts w:asciiTheme="minorHAnsi" w:hAnsiTheme="minorHAnsi" w:cstheme="minorHAnsi"/>
          <w:lang w:val="en-US"/>
        </w:rPr>
      </w:pPr>
      <w:r w:rsidRPr="004362CF">
        <w:rPr>
          <w:rFonts w:asciiTheme="minorHAnsi" w:hAnsiTheme="minorHAnsi" w:cstheme="minorHAnsi"/>
          <w:b/>
          <w:bCs/>
          <w:lang w:val="en-US"/>
        </w:rPr>
        <w:t>Scope 2</w:t>
      </w:r>
      <w:r w:rsidRPr="004362CF">
        <w:rPr>
          <w:rFonts w:asciiTheme="minorHAnsi" w:hAnsiTheme="minorHAnsi" w:cstheme="minorHAnsi"/>
          <w:lang w:val="en-US"/>
        </w:rPr>
        <w:t xml:space="preserve"> – </w:t>
      </w:r>
      <w:r w:rsidRPr="004362CF">
        <w:rPr>
          <w:rFonts w:asciiTheme="minorHAnsi" w:hAnsiTheme="minorHAnsi" w:cstheme="minorHAnsi"/>
          <w:b/>
          <w:bCs/>
          <w:lang w:val="en-US"/>
        </w:rPr>
        <w:t>Indirect emissions</w:t>
      </w:r>
      <w:r w:rsidRPr="004362CF">
        <w:rPr>
          <w:rFonts w:asciiTheme="minorHAnsi" w:hAnsiTheme="minorHAnsi" w:cstheme="minorHAnsi"/>
          <w:lang w:val="en-US"/>
        </w:rPr>
        <w:t xml:space="preserve"> from the consumption of purchased electricity, steam, or other forms of imported energy used in production and administrative operations.</w:t>
      </w:r>
    </w:p>
    <w:p w14:paraId="3B9BCA2C" w14:textId="77777777" w:rsidR="00CA39A6" w:rsidRPr="004362CF" w:rsidRDefault="00CA39A6">
      <w:pPr>
        <w:numPr>
          <w:ilvl w:val="1"/>
          <w:numId w:val="88"/>
        </w:numPr>
        <w:spacing w:before="100" w:beforeAutospacing="1" w:after="100" w:afterAutospacing="1" w:line="276" w:lineRule="auto"/>
        <w:ind w:left="1440"/>
        <w:jc w:val="both"/>
        <w:rPr>
          <w:rFonts w:asciiTheme="minorHAnsi" w:hAnsiTheme="minorHAnsi" w:cstheme="minorHAnsi"/>
          <w:lang w:val="en-US"/>
        </w:rPr>
      </w:pPr>
      <w:r w:rsidRPr="004362CF">
        <w:rPr>
          <w:rFonts w:asciiTheme="minorHAnsi" w:hAnsiTheme="minorHAnsi" w:cstheme="minorHAnsi"/>
          <w:b/>
          <w:bCs/>
          <w:lang w:val="en-US"/>
        </w:rPr>
        <w:t>Scope 3</w:t>
      </w:r>
      <w:r w:rsidRPr="004362CF">
        <w:rPr>
          <w:rFonts w:asciiTheme="minorHAnsi" w:hAnsiTheme="minorHAnsi" w:cstheme="minorHAnsi"/>
          <w:lang w:val="en-US"/>
        </w:rPr>
        <w:t xml:space="preserve"> – </w:t>
      </w:r>
      <w:r w:rsidRPr="004362CF">
        <w:rPr>
          <w:rFonts w:asciiTheme="minorHAnsi" w:hAnsiTheme="minorHAnsi" w:cstheme="minorHAnsi"/>
          <w:b/>
          <w:bCs/>
          <w:lang w:val="en-US"/>
        </w:rPr>
        <w:t>Other indirect emissions</w:t>
      </w:r>
      <w:r w:rsidRPr="004362CF">
        <w:rPr>
          <w:rFonts w:asciiTheme="minorHAnsi" w:hAnsiTheme="minorHAnsi" w:cstheme="minorHAnsi"/>
          <w:lang w:val="en-US"/>
        </w:rPr>
        <w:t xml:space="preserve"> that occur in the value chain, including emissions from upstream activities (e.g., raw material transportation, supplier emissions) and downstream activities (e.g., product distribution, waste disposal, and employee commuting).</w:t>
      </w:r>
    </w:p>
    <w:p w14:paraId="62A7CDAD" w14:textId="77777777" w:rsidR="00CA39A6" w:rsidRPr="004362CF" w:rsidRDefault="00CA39A6" w:rsidP="00CA39A6">
      <w:pPr>
        <w:spacing w:before="100" w:beforeAutospacing="1" w:after="100" w:afterAutospacing="1" w:line="276" w:lineRule="auto"/>
        <w:jc w:val="both"/>
        <w:rPr>
          <w:rFonts w:asciiTheme="minorHAnsi" w:hAnsiTheme="minorHAnsi" w:cstheme="minorHAnsi"/>
          <w:lang w:val="en-US"/>
        </w:rPr>
      </w:pPr>
      <w:r w:rsidRPr="004362CF">
        <w:rPr>
          <w:rFonts w:asciiTheme="minorHAnsi" w:hAnsiTheme="minorHAnsi" w:cstheme="minorHAnsi"/>
          <w:lang w:val="en-US"/>
        </w:rPr>
        <w:t xml:space="preserve">To support this process, </w:t>
      </w:r>
      <w:r>
        <w:rPr>
          <w:rFonts w:asciiTheme="minorHAnsi" w:hAnsiTheme="minorHAnsi" w:cstheme="minorHAnsi"/>
          <w:lang w:val="en-US"/>
        </w:rPr>
        <w:t>Choksi Heraeus Private Limited</w:t>
      </w:r>
      <w:r w:rsidRPr="004362CF">
        <w:rPr>
          <w:rFonts w:asciiTheme="minorHAnsi" w:hAnsiTheme="minorHAnsi" w:cstheme="minorHAnsi"/>
          <w:lang w:val="en-US"/>
        </w:rPr>
        <w:t xml:space="preserve"> maintains energy consumption data, production volumes, transport logs, and supplier information. These data points are used to calculate CO₂-equivalent emissions across all scopes. Regular </w:t>
      </w:r>
      <w:proofErr w:type="gramStart"/>
      <w:r w:rsidRPr="004362CF">
        <w:rPr>
          <w:rFonts w:asciiTheme="minorHAnsi" w:hAnsiTheme="minorHAnsi" w:cstheme="minorHAnsi"/>
          <w:lang w:val="en-US"/>
        </w:rPr>
        <w:t>third</w:t>
      </w:r>
      <w:r>
        <w:rPr>
          <w:rFonts w:asciiTheme="minorHAnsi" w:hAnsiTheme="minorHAnsi" w:cstheme="minorHAnsi"/>
          <w:lang w:val="en-US"/>
        </w:rPr>
        <w:t xml:space="preserve"> </w:t>
      </w:r>
      <w:r w:rsidRPr="004362CF">
        <w:rPr>
          <w:rFonts w:asciiTheme="minorHAnsi" w:hAnsiTheme="minorHAnsi" w:cstheme="minorHAnsi"/>
          <w:lang w:val="en-US"/>
        </w:rPr>
        <w:t>party</w:t>
      </w:r>
      <w:proofErr w:type="gramEnd"/>
      <w:r w:rsidRPr="004362CF">
        <w:rPr>
          <w:rFonts w:asciiTheme="minorHAnsi" w:hAnsiTheme="minorHAnsi" w:cstheme="minorHAnsi"/>
          <w:lang w:val="en-US"/>
        </w:rPr>
        <w:t xml:space="preserve"> carbon audits are performed to monitor emissions trends over time, assess progress toward emission reduction targets, and identify opportunities for further energy efficiency or cleaner technologies. These audits also aid in maintaining regulatory compliance, improving environmental transparency, and guiding sustainability initiatives across operations.</w:t>
      </w:r>
    </w:p>
    <w:p w14:paraId="5A8A61ED" w14:textId="77777777" w:rsidR="00CA39A6" w:rsidRDefault="00CA39A6" w:rsidP="00CA39A6">
      <w:pPr>
        <w:spacing w:before="100" w:beforeAutospacing="1" w:after="100" w:afterAutospacing="1" w:line="276" w:lineRule="auto"/>
        <w:jc w:val="both"/>
        <w:rPr>
          <w:rFonts w:asciiTheme="minorHAnsi" w:hAnsiTheme="minorHAnsi" w:cstheme="minorHAnsi"/>
          <w:lang w:val="en-US"/>
        </w:rPr>
      </w:pPr>
      <w:r w:rsidRPr="004362CF">
        <w:rPr>
          <w:rFonts w:asciiTheme="minorHAnsi" w:hAnsiTheme="minorHAnsi" w:cstheme="minorHAnsi"/>
          <w:lang w:val="en-US"/>
        </w:rPr>
        <w:t xml:space="preserve">By embedding carbon footprint calculations into its environmental management system, </w:t>
      </w:r>
      <w:r>
        <w:rPr>
          <w:rFonts w:asciiTheme="minorHAnsi" w:hAnsiTheme="minorHAnsi" w:cstheme="minorHAnsi"/>
          <w:lang w:val="en-US"/>
        </w:rPr>
        <w:t>Choksi Heraeus Private Limited</w:t>
      </w:r>
      <w:r w:rsidRPr="004362CF">
        <w:rPr>
          <w:rFonts w:asciiTheme="minorHAnsi" w:hAnsiTheme="minorHAnsi" w:cstheme="minorHAnsi"/>
          <w:lang w:val="en-US"/>
        </w:rPr>
        <w:t xml:space="preserve"> strengthens its strategic approach to sustainability and reaffirms its commitment to mitigating climate change.</w:t>
      </w:r>
    </w:p>
    <w:p w14:paraId="461B3D92" w14:textId="77777777" w:rsidR="001E2DA7" w:rsidRDefault="001E2DA7" w:rsidP="00CA39A6">
      <w:pPr>
        <w:spacing w:before="100" w:beforeAutospacing="1" w:after="100" w:afterAutospacing="1" w:line="276" w:lineRule="auto"/>
        <w:jc w:val="both"/>
        <w:rPr>
          <w:rFonts w:asciiTheme="minorHAnsi" w:hAnsiTheme="minorHAnsi" w:cstheme="minorHAnsi"/>
          <w:lang w:val="en-US"/>
        </w:rPr>
      </w:pPr>
    </w:p>
    <w:p w14:paraId="4B0D26CE" w14:textId="77777777" w:rsidR="001E2DA7" w:rsidRDefault="001E2DA7" w:rsidP="00CA39A6">
      <w:pPr>
        <w:spacing w:before="100" w:beforeAutospacing="1" w:after="100" w:afterAutospacing="1" w:line="276" w:lineRule="auto"/>
        <w:jc w:val="both"/>
        <w:rPr>
          <w:rFonts w:asciiTheme="minorHAnsi" w:hAnsiTheme="minorHAnsi" w:cstheme="minorHAnsi"/>
          <w:lang w:val="en-US"/>
        </w:rPr>
      </w:pPr>
    </w:p>
    <w:p w14:paraId="721B7F24" w14:textId="77777777" w:rsidR="001E2DA7" w:rsidRPr="00327D36" w:rsidRDefault="001E2DA7" w:rsidP="00CA39A6">
      <w:pPr>
        <w:spacing w:before="100" w:beforeAutospacing="1" w:after="100" w:afterAutospacing="1" w:line="276" w:lineRule="auto"/>
        <w:jc w:val="both"/>
        <w:rPr>
          <w:rFonts w:asciiTheme="minorHAnsi" w:hAnsiTheme="minorHAnsi" w:cstheme="minorHAnsi"/>
          <w:lang w:val="en-US"/>
        </w:rPr>
      </w:pPr>
    </w:p>
    <w:p w14:paraId="09DBB983" w14:textId="77777777" w:rsidR="00CA39A6" w:rsidRPr="00566639" w:rsidRDefault="00CA39A6" w:rsidP="00CA39A6">
      <w:pPr>
        <w:spacing w:before="100" w:beforeAutospacing="1" w:after="100" w:afterAutospacing="1" w:line="276" w:lineRule="auto"/>
        <w:jc w:val="both"/>
        <w:rPr>
          <w:rFonts w:asciiTheme="minorHAnsi" w:hAnsiTheme="minorHAnsi" w:cstheme="minorHAnsi"/>
          <w:b/>
          <w:bCs/>
          <w:u w:val="single"/>
          <w:lang w:val="en-US"/>
        </w:rPr>
      </w:pPr>
      <w:r w:rsidRPr="00566639">
        <w:rPr>
          <w:rFonts w:asciiTheme="minorHAnsi" w:hAnsiTheme="minorHAnsi" w:cstheme="minorHAnsi"/>
          <w:b/>
          <w:bCs/>
          <w:u w:val="single"/>
          <w:lang w:val="en-US"/>
        </w:rPr>
        <w:lastRenderedPageBreak/>
        <w:t>Energy Audits</w:t>
      </w:r>
    </w:p>
    <w:p w14:paraId="4D688618" w14:textId="77777777" w:rsidR="00CA39A6" w:rsidRPr="004362CF" w:rsidRDefault="00CA39A6" w:rsidP="00CA39A6">
      <w:pPr>
        <w:pStyle w:val="ListParagraph"/>
        <w:spacing w:before="100" w:beforeAutospacing="1" w:after="100" w:afterAutospacing="1" w:line="276" w:lineRule="auto"/>
        <w:ind w:left="0"/>
        <w:jc w:val="both"/>
        <w:rPr>
          <w:rFonts w:asciiTheme="minorHAnsi" w:hAnsiTheme="minorHAnsi" w:cstheme="minorHAnsi"/>
        </w:rPr>
      </w:pPr>
      <w:r w:rsidRPr="0097336A">
        <w:rPr>
          <w:rFonts w:asciiTheme="minorHAnsi" w:hAnsiTheme="minorHAnsi" w:cstheme="minorHAnsi"/>
        </w:rPr>
        <w:t>To ensure systematic assessment and enhancement of energy efficiency across all operations, energy audits will be conducted on a regular basis. These audits will focus on identifying conservation opportunities and improving overall system performance</w:t>
      </w:r>
      <w:r w:rsidRPr="004362CF">
        <w:rPr>
          <w:rFonts w:asciiTheme="minorHAnsi" w:hAnsiTheme="minorHAnsi" w:cstheme="minorHAnsi"/>
        </w:rPr>
        <w:t>.</w:t>
      </w:r>
    </w:p>
    <w:p w14:paraId="3DED26B4" w14:textId="77777777" w:rsidR="00CA39A6" w:rsidRPr="004362CF" w:rsidRDefault="00CA39A6" w:rsidP="00CA39A6">
      <w:pPr>
        <w:pStyle w:val="ListParagraph"/>
        <w:spacing w:before="100" w:beforeAutospacing="1" w:after="100" w:afterAutospacing="1" w:line="276" w:lineRule="auto"/>
        <w:ind w:left="0"/>
        <w:jc w:val="both"/>
        <w:rPr>
          <w:rFonts w:asciiTheme="minorHAnsi" w:hAnsiTheme="minorHAnsi" w:cstheme="minorHAnsi"/>
        </w:rPr>
      </w:pPr>
    </w:p>
    <w:p w14:paraId="4DF29504" w14:textId="77777777" w:rsidR="00CA39A6" w:rsidRPr="004362CF" w:rsidRDefault="00CA39A6">
      <w:pPr>
        <w:pStyle w:val="ListParagraph"/>
        <w:numPr>
          <w:ilvl w:val="0"/>
          <w:numId w:val="94"/>
        </w:numPr>
        <w:spacing w:after="200" w:line="276" w:lineRule="auto"/>
        <w:ind w:left="360"/>
        <w:jc w:val="both"/>
        <w:rPr>
          <w:rFonts w:asciiTheme="minorHAnsi" w:hAnsiTheme="minorHAnsi" w:cstheme="minorHAnsi"/>
          <w:b/>
          <w:bCs/>
          <w:lang w:val="en-US"/>
        </w:rPr>
      </w:pPr>
      <w:r w:rsidRPr="004362CF">
        <w:rPr>
          <w:rFonts w:asciiTheme="minorHAnsi" w:hAnsiTheme="minorHAnsi" w:cstheme="minorHAnsi"/>
          <w:b/>
          <w:bCs/>
          <w:lang w:val="en-US"/>
        </w:rPr>
        <w:t>Planning and Preparation</w:t>
      </w:r>
    </w:p>
    <w:p w14:paraId="6E4B9B2F" w14:textId="77777777" w:rsidR="00CA39A6" w:rsidRPr="0097336A" w:rsidRDefault="00CA39A6">
      <w:pPr>
        <w:pStyle w:val="ListParagraph"/>
        <w:numPr>
          <w:ilvl w:val="0"/>
          <w:numId w:val="89"/>
        </w:numPr>
        <w:tabs>
          <w:tab w:val="clear" w:pos="720"/>
        </w:tabs>
        <w:spacing w:after="200" w:line="276" w:lineRule="auto"/>
        <w:jc w:val="both"/>
        <w:rPr>
          <w:rFonts w:asciiTheme="minorHAnsi" w:hAnsiTheme="minorHAnsi" w:cstheme="minorHAnsi"/>
          <w:lang w:val="en-US"/>
        </w:rPr>
      </w:pPr>
      <w:r w:rsidRPr="0097336A">
        <w:rPr>
          <w:rFonts w:asciiTheme="minorHAnsi" w:hAnsiTheme="minorHAnsi" w:cstheme="minorHAnsi"/>
          <w:lang w:val="en-US"/>
        </w:rPr>
        <w:t>An energy audit will be scheduled annually, in coordination with an authorized third-party energy audit firm.</w:t>
      </w:r>
    </w:p>
    <w:p w14:paraId="658D4705" w14:textId="77777777" w:rsidR="00CA39A6" w:rsidRPr="0097336A" w:rsidRDefault="00CA39A6">
      <w:pPr>
        <w:pStyle w:val="ListParagraph"/>
        <w:numPr>
          <w:ilvl w:val="0"/>
          <w:numId w:val="89"/>
        </w:numPr>
        <w:tabs>
          <w:tab w:val="clear" w:pos="720"/>
        </w:tabs>
        <w:spacing w:after="200" w:line="276" w:lineRule="auto"/>
        <w:jc w:val="both"/>
        <w:rPr>
          <w:rFonts w:asciiTheme="minorHAnsi" w:hAnsiTheme="minorHAnsi" w:cstheme="minorHAnsi"/>
          <w:lang w:val="en-US"/>
        </w:rPr>
      </w:pPr>
      <w:r w:rsidRPr="0097336A">
        <w:rPr>
          <w:rFonts w:asciiTheme="minorHAnsi" w:hAnsiTheme="minorHAnsi" w:cstheme="minorHAnsi"/>
          <w:lang w:val="en-US"/>
        </w:rPr>
        <w:t>Key energy systems and equipment—such as transformers, air compressors, chillers, motors, lighting, and HVAC systems—will be identified in advance for detailed evaluation.</w:t>
      </w:r>
    </w:p>
    <w:p w14:paraId="77EA68D9" w14:textId="77777777" w:rsidR="00CA39A6" w:rsidRPr="0097336A" w:rsidRDefault="00CA39A6">
      <w:pPr>
        <w:pStyle w:val="ListParagraph"/>
        <w:numPr>
          <w:ilvl w:val="0"/>
          <w:numId w:val="89"/>
        </w:numPr>
        <w:tabs>
          <w:tab w:val="clear" w:pos="720"/>
        </w:tabs>
        <w:spacing w:after="200" w:line="276" w:lineRule="auto"/>
        <w:jc w:val="both"/>
        <w:rPr>
          <w:rFonts w:asciiTheme="minorHAnsi" w:hAnsiTheme="minorHAnsi" w:cstheme="minorHAnsi"/>
          <w:lang w:val="en-US"/>
        </w:rPr>
      </w:pPr>
      <w:r w:rsidRPr="0097336A">
        <w:rPr>
          <w:rFonts w:asciiTheme="minorHAnsi" w:hAnsiTheme="minorHAnsi" w:cstheme="minorHAnsi"/>
          <w:lang w:val="en-US"/>
        </w:rPr>
        <w:t>The technical and maintenance teams will be notified about the schedule and their roles in supporting data sharing, equipment access, and on-ground coordination.</w:t>
      </w:r>
    </w:p>
    <w:p w14:paraId="76C54B75" w14:textId="77777777" w:rsidR="00CA39A6" w:rsidRPr="004362CF" w:rsidRDefault="00CA39A6">
      <w:pPr>
        <w:pStyle w:val="ListParagraph"/>
        <w:numPr>
          <w:ilvl w:val="0"/>
          <w:numId w:val="89"/>
        </w:numPr>
        <w:spacing w:after="200" w:line="276" w:lineRule="auto"/>
        <w:jc w:val="both"/>
        <w:rPr>
          <w:rFonts w:asciiTheme="minorHAnsi" w:hAnsiTheme="minorHAnsi" w:cstheme="minorHAnsi"/>
          <w:lang w:val="en-US"/>
        </w:rPr>
      </w:pPr>
      <w:r w:rsidRPr="0097336A">
        <w:rPr>
          <w:rFonts w:asciiTheme="minorHAnsi" w:hAnsiTheme="minorHAnsi" w:cstheme="minorHAnsi"/>
          <w:lang w:val="en-US"/>
        </w:rPr>
        <w:t>Historical energy data, including electricity bills, operational logs, and equipment specifications, will be compiled to establish baseline performance.</w:t>
      </w:r>
    </w:p>
    <w:p w14:paraId="09ECC6D0" w14:textId="77777777" w:rsidR="00CA39A6" w:rsidRPr="004362CF" w:rsidRDefault="00CA39A6" w:rsidP="00CA39A6">
      <w:pPr>
        <w:pStyle w:val="ListParagraph"/>
        <w:spacing w:before="100" w:beforeAutospacing="1" w:after="100" w:afterAutospacing="1" w:line="276" w:lineRule="auto"/>
        <w:ind w:left="0"/>
        <w:jc w:val="both"/>
        <w:rPr>
          <w:rFonts w:asciiTheme="minorHAnsi" w:hAnsiTheme="minorHAnsi" w:cstheme="minorHAnsi"/>
          <w:highlight w:val="yellow"/>
          <w:lang w:val="en-US"/>
        </w:rPr>
      </w:pPr>
    </w:p>
    <w:p w14:paraId="5B93BE0D" w14:textId="77777777" w:rsidR="00CA39A6" w:rsidRPr="004362CF" w:rsidRDefault="00CA39A6">
      <w:pPr>
        <w:pStyle w:val="ListParagraph"/>
        <w:numPr>
          <w:ilvl w:val="0"/>
          <w:numId w:val="94"/>
        </w:numPr>
        <w:spacing w:after="200" w:line="276" w:lineRule="auto"/>
        <w:ind w:left="360"/>
        <w:jc w:val="both"/>
        <w:rPr>
          <w:rFonts w:asciiTheme="minorHAnsi" w:hAnsiTheme="minorHAnsi" w:cstheme="minorHAnsi"/>
          <w:b/>
          <w:bCs/>
          <w:lang w:val="en-US"/>
        </w:rPr>
      </w:pPr>
      <w:r w:rsidRPr="004362CF">
        <w:rPr>
          <w:rFonts w:asciiTheme="minorHAnsi" w:hAnsiTheme="minorHAnsi" w:cstheme="minorHAnsi"/>
          <w:b/>
          <w:bCs/>
          <w:lang w:val="en-US"/>
        </w:rPr>
        <w:t>Data Collection and Measurement</w:t>
      </w:r>
    </w:p>
    <w:p w14:paraId="4DEEE42B" w14:textId="77777777" w:rsidR="00CA39A6" w:rsidRPr="0097336A" w:rsidRDefault="00CA39A6">
      <w:pPr>
        <w:pStyle w:val="ListParagraph"/>
        <w:numPr>
          <w:ilvl w:val="0"/>
          <w:numId w:val="90"/>
        </w:numPr>
        <w:tabs>
          <w:tab w:val="clear" w:pos="720"/>
        </w:tabs>
        <w:spacing w:after="200" w:line="276" w:lineRule="auto"/>
        <w:jc w:val="both"/>
        <w:rPr>
          <w:rFonts w:asciiTheme="minorHAnsi" w:hAnsiTheme="minorHAnsi" w:cstheme="minorHAnsi"/>
          <w:lang w:val="en-US"/>
        </w:rPr>
      </w:pPr>
      <w:r w:rsidRPr="0097336A">
        <w:rPr>
          <w:rFonts w:asciiTheme="minorHAnsi" w:hAnsiTheme="minorHAnsi" w:cstheme="minorHAnsi"/>
          <w:lang w:val="en-US"/>
        </w:rPr>
        <w:t>Real-time parameters such as voltage, current, power factor, temperature, and load will be measured using calibrated instruments.</w:t>
      </w:r>
    </w:p>
    <w:p w14:paraId="60B43197" w14:textId="77777777" w:rsidR="00CA39A6" w:rsidRPr="0097336A" w:rsidRDefault="00CA39A6">
      <w:pPr>
        <w:pStyle w:val="ListParagraph"/>
        <w:numPr>
          <w:ilvl w:val="0"/>
          <w:numId w:val="90"/>
        </w:numPr>
        <w:tabs>
          <w:tab w:val="clear" w:pos="720"/>
        </w:tabs>
        <w:spacing w:after="200" w:line="276" w:lineRule="auto"/>
        <w:jc w:val="both"/>
        <w:rPr>
          <w:rFonts w:asciiTheme="minorHAnsi" w:hAnsiTheme="minorHAnsi" w:cstheme="minorHAnsi"/>
          <w:lang w:val="en-US"/>
        </w:rPr>
      </w:pPr>
      <w:r w:rsidRPr="0097336A">
        <w:rPr>
          <w:rFonts w:asciiTheme="minorHAnsi" w:hAnsiTheme="minorHAnsi" w:cstheme="minorHAnsi"/>
          <w:lang w:val="en-US"/>
        </w:rPr>
        <w:t>Energy consumption records for the preceding 12 months will be collected to analyze trends in demand, unit consumption, and billing charges.</w:t>
      </w:r>
    </w:p>
    <w:p w14:paraId="7BDF643D" w14:textId="77777777" w:rsidR="00CA39A6" w:rsidRPr="0097336A" w:rsidRDefault="00CA39A6">
      <w:pPr>
        <w:pStyle w:val="ListParagraph"/>
        <w:numPr>
          <w:ilvl w:val="0"/>
          <w:numId w:val="90"/>
        </w:numPr>
        <w:tabs>
          <w:tab w:val="clear" w:pos="720"/>
        </w:tabs>
        <w:spacing w:after="200" w:line="276" w:lineRule="auto"/>
        <w:jc w:val="both"/>
        <w:rPr>
          <w:rFonts w:asciiTheme="minorHAnsi" w:hAnsiTheme="minorHAnsi" w:cstheme="minorHAnsi"/>
          <w:lang w:val="en-US"/>
        </w:rPr>
      </w:pPr>
      <w:r w:rsidRPr="0097336A">
        <w:rPr>
          <w:rFonts w:asciiTheme="minorHAnsi" w:hAnsiTheme="minorHAnsi" w:cstheme="minorHAnsi"/>
          <w:lang w:val="en-US"/>
        </w:rPr>
        <w:t>Details of equipment load, usage hours, operating efficiency, and power system layout will be recorded across departments.</w:t>
      </w:r>
    </w:p>
    <w:p w14:paraId="44157810" w14:textId="77777777" w:rsidR="00CA39A6" w:rsidRPr="004362CF" w:rsidRDefault="00CA39A6">
      <w:pPr>
        <w:pStyle w:val="ListParagraph"/>
        <w:numPr>
          <w:ilvl w:val="0"/>
          <w:numId w:val="90"/>
        </w:numPr>
        <w:spacing w:after="200" w:line="276" w:lineRule="auto"/>
        <w:jc w:val="both"/>
        <w:rPr>
          <w:rFonts w:asciiTheme="minorHAnsi" w:hAnsiTheme="minorHAnsi" w:cstheme="minorHAnsi"/>
          <w:lang w:val="en-US"/>
        </w:rPr>
      </w:pPr>
      <w:r w:rsidRPr="0097336A">
        <w:rPr>
          <w:rFonts w:asciiTheme="minorHAnsi" w:hAnsiTheme="minorHAnsi" w:cstheme="minorHAnsi"/>
          <w:lang w:val="en-US"/>
        </w:rPr>
        <w:t>Special focus will be given to pumps and motors, as these areas are prone to inefficiencies and energy losses.</w:t>
      </w:r>
    </w:p>
    <w:p w14:paraId="06ABDA0E" w14:textId="77777777" w:rsidR="00CA39A6" w:rsidRPr="004362CF" w:rsidRDefault="00CA39A6" w:rsidP="00CA39A6">
      <w:pPr>
        <w:pStyle w:val="ListParagraph"/>
        <w:spacing w:before="100" w:beforeAutospacing="1" w:after="100" w:afterAutospacing="1" w:line="276" w:lineRule="auto"/>
        <w:ind w:left="0"/>
        <w:jc w:val="both"/>
        <w:rPr>
          <w:rFonts w:asciiTheme="minorHAnsi" w:hAnsiTheme="minorHAnsi" w:cstheme="minorHAnsi"/>
          <w:highlight w:val="yellow"/>
          <w:lang w:val="en-US"/>
        </w:rPr>
      </w:pPr>
    </w:p>
    <w:p w14:paraId="09D8EF34" w14:textId="77777777" w:rsidR="00CA39A6" w:rsidRPr="004362CF" w:rsidRDefault="00CA39A6">
      <w:pPr>
        <w:pStyle w:val="ListParagraph"/>
        <w:numPr>
          <w:ilvl w:val="0"/>
          <w:numId w:val="94"/>
        </w:numPr>
        <w:spacing w:after="200" w:line="276" w:lineRule="auto"/>
        <w:ind w:left="360"/>
        <w:jc w:val="both"/>
        <w:rPr>
          <w:rFonts w:asciiTheme="minorHAnsi" w:hAnsiTheme="minorHAnsi" w:cstheme="minorHAnsi"/>
          <w:b/>
          <w:bCs/>
          <w:lang w:val="en-US"/>
        </w:rPr>
      </w:pPr>
      <w:r w:rsidRPr="004362CF">
        <w:rPr>
          <w:rFonts w:asciiTheme="minorHAnsi" w:hAnsiTheme="minorHAnsi" w:cstheme="minorHAnsi"/>
          <w:b/>
          <w:bCs/>
          <w:lang w:val="en-US"/>
        </w:rPr>
        <w:t>Performance Analysis</w:t>
      </w:r>
    </w:p>
    <w:p w14:paraId="625D667F" w14:textId="77777777" w:rsidR="00CA39A6" w:rsidRPr="009D370B" w:rsidRDefault="00CA39A6">
      <w:pPr>
        <w:pStyle w:val="ListParagraph"/>
        <w:numPr>
          <w:ilvl w:val="0"/>
          <w:numId w:val="91"/>
        </w:numPr>
        <w:tabs>
          <w:tab w:val="clear" w:pos="720"/>
        </w:tabs>
        <w:spacing w:after="200" w:line="276" w:lineRule="auto"/>
        <w:jc w:val="both"/>
        <w:rPr>
          <w:rFonts w:asciiTheme="minorHAnsi" w:hAnsiTheme="minorHAnsi" w:cstheme="minorHAnsi"/>
          <w:lang w:val="en-US"/>
        </w:rPr>
      </w:pPr>
      <w:r w:rsidRPr="009D370B">
        <w:rPr>
          <w:rFonts w:asciiTheme="minorHAnsi" w:hAnsiTheme="minorHAnsi" w:cstheme="minorHAnsi"/>
          <w:lang w:val="en-US"/>
        </w:rPr>
        <w:t>All measured and recorded data will be analyzed to identify energy losses, low-efficiency equipment, and systems with potential for upgrades.</w:t>
      </w:r>
    </w:p>
    <w:p w14:paraId="3431F05A" w14:textId="77777777" w:rsidR="00CA39A6" w:rsidRPr="009D370B" w:rsidRDefault="00CA39A6">
      <w:pPr>
        <w:pStyle w:val="ListParagraph"/>
        <w:numPr>
          <w:ilvl w:val="0"/>
          <w:numId w:val="91"/>
        </w:numPr>
        <w:tabs>
          <w:tab w:val="clear" w:pos="720"/>
        </w:tabs>
        <w:spacing w:after="200" w:line="276" w:lineRule="auto"/>
        <w:jc w:val="both"/>
        <w:rPr>
          <w:rFonts w:asciiTheme="minorHAnsi" w:hAnsiTheme="minorHAnsi" w:cstheme="minorHAnsi"/>
          <w:lang w:val="en-US"/>
        </w:rPr>
      </w:pPr>
      <w:r w:rsidRPr="009D370B">
        <w:rPr>
          <w:rFonts w:asciiTheme="minorHAnsi" w:hAnsiTheme="minorHAnsi" w:cstheme="minorHAnsi"/>
          <w:lang w:val="en-US"/>
        </w:rPr>
        <w:t>Equipment such as air compressors and chilled water pumps will be evaluated for loading efficiency and specific power consumption.</w:t>
      </w:r>
    </w:p>
    <w:p w14:paraId="7ADE7AD8" w14:textId="77777777" w:rsidR="00CA39A6" w:rsidRPr="004362CF" w:rsidRDefault="00CA39A6">
      <w:pPr>
        <w:pStyle w:val="ListParagraph"/>
        <w:numPr>
          <w:ilvl w:val="0"/>
          <w:numId w:val="91"/>
        </w:numPr>
        <w:spacing w:after="200" w:line="276" w:lineRule="auto"/>
        <w:jc w:val="both"/>
        <w:rPr>
          <w:rFonts w:asciiTheme="minorHAnsi" w:hAnsiTheme="minorHAnsi" w:cstheme="minorHAnsi"/>
          <w:lang w:val="en-US"/>
        </w:rPr>
      </w:pPr>
      <w:r w:rsidRPr="009D370B">
        <w:rPr>
          <w:rFonts w:asciiTheme="minorHAnsi" w:hAnsiTheme="minorHAnsi" w:cstheme="minorHAnsi"/>
          <w:lang w:val="en-US"/>
        </w:rPr>
        <w:t>Power quality assessment</w:t>
      </w:r>
      <w:r>
        <w:rPr>
          <w:rFonts w:asciiTheme="minorHAnsi" w:hAnsiTheme="minorHAnsi" w:cstheme="minorHAnsi"/>
          <w:lang w:val="en-US"/>
        </w:rPr>
        <w:t xml:space="preserve">, </w:t>
      </w:r>
      <w:r w:rsidRPr="009D370B">
        <w:rPr>
          <w:rFonts w:asciiTheme="minorHAnsi" w:hAnsiTheme="minorHAnsi" w:cstheme="minorHAnsi"/>
          <w:lang w:val="en-US"/>
        </w:rPr>
        <w:t>including harmonics analysis and power factor checks—will be conducted to evaluate system stability and identify risks of penalties.</w:t>
      </w:r>
    </w:p>
    <w:p w14:paraId="441B9B9E" w14:textId="77777777" w:rsidR="00CA39A6" w:rsidRPr="004362CF" w:rsidRDefault="00CA39A6" w:rsidP="00CA39A6">
      <w:pPr>
        <w:pStyle w:val="ListParagraph"/>
        <w:spacing w:before="100" w:beforeAutospacing="1" w:after="100" w:afterAutospacing="1" w:line="276" w:lineRule="auto"/>
        <w:ind w:left="0"/>
        <w:jc w:val="both"/>
        <w:rPr>
          <w:rFonts w:asciiTheme="minorHAnsi" w:hAnsiTheme="minorHAnsi" w:cstheme="minorHAnsi"/>
          <w:highlight w:val="yellow"/>
          <w:lang w:val="en-US"/>
        </w:rPr>
      </w:pPr>
    </w:p>
    <w:p w14:paraId="722DCCA5" w14:textId="77777777" w:rsidR="00CA39A6" w:rsidRPr="004362CF" w:rsidRDefault="00CA39A6">
      <w:pPr>
        <w:pStyle w:val="ListParagraph"/>
        <w:numPr>
          <w:ilvl w:val="0"/>
          <w:numId w:val="94"/>
        </w:numPr>
        <w:spacing w:line="276" w:lineRule="auto"/>
        <w:ind w:left="357" w:hanging="357"/>
        <w:jc w:val="both"/>
        <w:rPr>
          <w:rFonts w:asciiTheme="minorHAnsi" w:hAnsiTheme="minorHAnsi" w:cstheme="minorHAnsi"/>
          <w:b/>
          <w:bCs/>
          <w:lang w:val="en-US"/>
        </w:rPr>
      </w:pPr>
      <w:r w:rsidRPr="004362CF">
        <w:rPr>
          <w:rFonts w:asciiTheme="minorHAnsi" w:hAnsiTheme="minorHAnsi" w:cstheme="minorHAnsi"/>
          <w:b/>
          <w:bCs/>
          <w:lang w:val="en-US"/>
        </w:rPr>
        <w:t>Recommendation and Reporting</w:t>
      </w:r>
    </w:p>
    <w:p w14:paraId="6210C462" w14:textId="77777777" w:rsidR="00CA39A6" w:rsidRPr="0006035E" w:rsidRDefault="00CA39A6" w:rsidP="00CA39A6">
      <w:pPr>
        <w:spacing w:after="200" w:line="276" w:lineRule="auto"/>
        <w:jc w:val="both"/>
        <w:rPr>
          <w:rFonts w:asciiTheme="minorHAnsi" w:hAnsiTheme="minorHAnsi" w:cstheme="minorHAnsi"/>
          <w:lang w:val="en-US"/>
        </w:rPr>
      </w:pPr>
      <w:r w:rsidRPr="0006035E">
        <w:rPr>
          <w:rFonts w:asciiTheme="minorHAnsi" w:hAnsiTheme="minorHAnsi" w:cstheme="minorHAnsi"/>
          <w:lang w:val="en-US"/>
        </w:rPr>
        <w:t>The audit findings will be compiled into a comprehensive Energy Audit Report, which will include:</w:t>
      </w:r>
    </w:p>
    <w:p w14:paraId="384AD9EA" w14:textId="77777777" w:rsidR="00CA39A6" w:rsidRPr="0006035E" w:rsidRDefault="00CA39A6">
      <w:pPr>
        <w:pStyle w:val="ListParagraph"/>
        <w:numPr>
          <w:ilvl w:val="1"/>
          <w:numId w:val="92"/>
        </w:numPr>
        <w:tabs>
          <w:tab w:val="clear" w:pos="1440"/>
        </w:tabs>
        <w:spacing w:after="200" w:line="276" w:lineRule="auto"/>
        <w:jc w:val="both"/>
        <w:rPr>
          <w:rFonts w:asciiTheme="minorHAnsi" w:hAnsiTheme="minorHAnsi" w:cstheme="minorHAnsi"/>
          <w:lang w:val="en-US"/>
        </w:rPr>
      </w:pPr>
      <w:r w:rsidRPr="0006035E">
        <w:rPr>
          <w:rFonts w:asciiTheme="minorHAnsi" w:hAnsiTheme="minorHAnsi" w:cstheme="minorHAnsi"/>
          <w:lang w:val="en-US"/>
        </w:rPr>
        <w:lastRenderedPageBreak/>
        <w:t>Energy Conservation Measures (</w:t>
      </w:r>
      <w:proofErr w:type="spellStart"/>
      <w:r w:rsidRPr="0006035E">
        <w:rPr>
          <w:rFonts w:asciiTheme="minorHAnsi" w:hAnsiTheme="minorHAnsi" w:cstheme="minorHAnsi"/>
          <w:lang w:val="en-US"/>
        </w:rPr>
        <w:t>EnCon</w:t>
      </w:r>
      <w:proofErr w:type="spellEnd"/>
      <w:r w:rsidRPr="0006035E">
        <w:rPr>
          <w:rFonts w:asciiTheme="minorHAnsi" w:hAnsiTheme="minorHAnsi" w:cstheme="minorHAnsi"/>
          <w:lang w:val="en-US"/>
        </w:rPr>
        <w:t>)</w:t>
      </w:r>
    </w:p>
    <w:p w14:paraId="2A96B895" w14:textId="77777777" w:rsidR="00CA39A6" w:rsidRPr="0006035E" w:rsidRDefault="00CA39A6">
      <w:pPr>
        <w:pStyle w:val="ListParagraph"/>
        <w:numPr>
          <w:ilvl w:val="1"/>
          <w:numId w:val="92"/>
        </w:numPr>
        <w:tabs>
          <w:tab w:val="clear" w:pos="1440"/>
        </w:tabs>
        <w:spacing w:after="200" w:line="276" w:lineRule="auto"/>
        <w:jc w:val="both"/>
        <w:rPr>
          <w:rFonts w:asciiTheme="minorHAnsi" w:hAnsiTheme="minorHAnsi" w:cstheme="minorHAnsi"/>
          <w:lang w:val="en-US"/>
        </w:rPr>
      </w:pPr>
      <w:r w:rsidRPr="0006035E">
        <w:rPr>
          <w:rFonts w:asciiTheme="minorHAnsi" w:hAnsiTheme="minorHAnsi" w:cstheme="minorHAnsi"/>
          <w:lang w:val="en-US"/>
        </w:rPr>
        <w:t>Cost-benefit analysis</w:t>
      </w:r>
    </w:p>
    <w:p w14:paraId="7333E60C" w14:textId="77777777" w:rsidR="00CA39A6" w:rsidRPr="0006035E" w:rsidRDefault="00CA39A6">
      <w:pPr>
        <w:pStyle w:val="ListParagraph"/>
        <w:numPr>
          <w:ilvl w:val="1"/>
          <w:numId w:val="92"/>
        </w:numPr>
        <w:tabs>
          <w:tab w:val="clear" w:pos="1440"/>
        </w:tabs>
        <w:spacing w:after="200" w:line="276" w:lineRule="auto"/>
        <w:jc w:val="both"/>
        <w:rPr>
          <w:rFonts w:asciiTheme="minorHAnsi" w:hAnsiTheme="minorHAnsi" w:cstheme="minorHAnsi"/>
          <w:lang w:val="en-US"/>
        </w:rPr>
      </w:pPr>
      <w:r w:rsidRPr="0006035E">
        <w:rPr>
          <w:rFonts w:asciiTheme="minorHAnsi" w:hAnsiTheme="minorHAnsi" w:cstheme="minorHAnsi"/>
          <w:lang w:val="en-US"/>
        </w:rPr>
        <w:t>Estimated savings in kWh and Rupees</w:t>
      </w:r>
    </w:p>
    <w:p w14:paraId="290D43DC" w14:textId="77777777" w:rsidR="00CA39A6" w:rsidRPr="0006035E" w:rsidRDefault="00CA39A6">
      <w:pPr>
        <w:pStyle w:val="ListParagraph"/>
        <w:numPr>
          <w:ilvl w:val="1"/>
          <w:numId w:val="92"/>
        </w:numPr>
        <w:tabs>
          <w:tab w:val="clear" w:pos="1440"/>
        </w:tabs>
        <w:spacing w:after="200" w:line="276" w:lineRule="auto"/>
        <w:jc w:val="both"/>
        <w:rPr>
          <w:rFonts w:asciiTheme="minorHAnsi" w:hAnsiTheme="minorHAnsi" w:cstheme="minorHAnsi"/>
          <w:lang w:val="en-US"/>
        </w:rPr>
      </w:pPr>
      <w:r w:rsidRPr="0006035E">
        <w:rPr>
          <w:rFonts w:asciiTheme="minorHAnsi" w:hAnsiTheme="minorHAnsi" w:cstheme="minorHAnsi"/>
          <w:lang w:val="en-US"/>
        </w:rPr>
        <w:t>Required investment and payback periods</w:t>
      </w:r>
    </w:p>
    <w:p w14:paraId="7CF11F2B" w14:textId="77777777" w:rsidR="00CA39A6" w:rsidRPr="004362CF" w:rsidRDefault="00CA39A6" w:rsidP="00CA39A6">
      <w:pPr>
        <w:pStyle w:val="ListParagraph"/>
        <w:spacing w:before="100" w:beforeAutospacing="1" w:after="100" w:afterAutospacing="1" w:line="276" w:lineRule="auto"/>
        <w:ind w:left="0"/>
        <w:jc w:val="both"/>
        <w:rPr>
          <w:rFonts w:asciiTheme="minorHAnsi" w:hAnsiTheme="minorHAnsi" w:cstheme="minorHAnsi"/>
          <w:lang w:val="en-US"/>
        </w:rPr>
      </w:pPr>
    </w:p>
    <w:p w14:paraId="4945A311" w14:textId="77777777" w:rsidR="00CA39A6" w:rsidRPr="004362CF" w:rsidRDefault="00CA39A6">
      <w:pPr>
        <w:pStyle w:val="ListParagraph"/>
        <w:numPr>
          <w:ilvl w:val="0"/>
          <w:numId w:val="94"/>
        </w:numPr>
        <w:spacing w:after="200" w:line="276" w:lineRule="auto"/>
        <w:ind w:left="360"/>
        <w:jc w:val="both"/>
        <w:rPr>
          <w:rFonts w:asciiTheme="minorHAnsi" w:hAnsiTheme="minorHAnsi" w:cstheme="minorHAnsi"/>
          <w:b/>
          <w:bCs/>
          <w:lang w:val="en-US"/>
        </w:rPr>
      </w:pPr>
      <w:r w:rsidRPr="004362CF">
        <w:rPr>
          <w:rFonts w:asciiTheme="minorHAnsi" w:hAnsiTheme="minorHAnsi" w:cstheme="minorHAnsi"/>
          <w:b/>
          <w:bCs/>
          <w:lang w:val="en-US"/>
        </w:rPr>
        <w:t>Implementation and Follow-up</w:t>
      </w:r>
    </w:p>
    <w:p w14:paraId="0F8D9321" w14:textId="77777777" w:rsidR="00CA39A6" w:rsidRPr="0006035E" w:rsidRDefault="00CA39A6">
      <w:pPr>
        <w:pStyle w:val="ListParagraph"/>
        <w:numPr>
          <w:ilvl w:val="0"/>
          <w:numId w:val="93"/>
        </w:numPr>
        <w:tabs>
          <w:tab w:val="clear" w:pos="720"/>
        </w:tabs>
        <w:spacing w:after="200" w:line="276" w:lineRule="auto"/>
        <w:jc w:val="both"/>
        <w:rPr>
          <w:rFonts w:asciiTheme="minorHAnsi" w:hAnsiTheme="minorHAnsi" w:cstheme="minorHAnsi"/>
          <w:lang w:val="en-US"/>
        </w:rPr>
      </w:pPr>
      <w:r w:rsidRPr="0006035E">
        <w:rPr>
          <w:rFonts w:asciiTheme="minorHAnsi" w:hAnsiTheme="minorHAnsi" w:cstheme="minorHAnsi"/>
          <w:lang w:val="en-US"/>
        </w:rPr>
        <w:t>Approved recommendations will be scheduled for phased implementation.</w:t>
      </w:r>
    </w:p>
    <w:p w14:paraId="45520532" w14:textId="77777777" w:rsidR="00CA39A6" w:rsidRPr="0006035E" w:rsidRDefault="00CA39A6">
      <w:pPr>
        <w:pStyle w:val="ListParagraph"/>
        <w:numPr>
          <w:ilvl w:val="0"/>
          <w:numId w:val="93"/>
        </w:numPr>
        <w:tabs>
          <w:tab w:val="clear" w:pos="720"/>
        </w:tabs>
        <w:spacing w:after="200" w:line="276" w:lineRule="auto"/>
        <w:jc w:val="both"/>
        <w:rPr>
          <w:rFonts w:asciiTheme="minorHAnsi" w:hAnsiTheme="minorHAnsi" w:cstheme="minorHAnsi"/>
          <w:lang w:val="en-US"/>
        </w:rPr>
      </w:pPr>
      <w:r w:rsidRPr="0006035E">
        <w:rPr>
          <w:rFonts w:asciiTheme="minorHAnsi" w:hAnsiTheme="minorHAnsi" w:cstheme="minorHAnsi"/>
          <w:lang w:val="en-US"/>
        </w:rPr>
        <w:t>The plant team will integrate identified energy-efficient solutions into operations.</w:t>
      </w:r>
    </w:p>
    <w:p w14:paraId="769E2F72" w14:textId="77777777" w:rsidR="00CA39A6" w:rsidRPr="0006035E" w:rsidRDefault="00CA39A6">
      <w:pPr>
        <w:pStyle w:val="ListParagraph"/>
        <w:numPr>
          <w:ilvl w:val="0"/>
          <w:numId w:val="93"/>
        </w:numPr>
        <w:tabs>
          <w:tab w:val="clear" w:pos="720"/>
        </w:tabs>
        <w:spacing w:after="200" w:line="276" w:lineRule="auto"/>
        <w:jc w:val="both"/>
        <w:rPr>
          <w:rFonts w:asciiTheme="minorHAnsi" w:hAnsiTheme="minorHAnsi" w:cstheme="minorHAnsi"/>
          <w:lang w:val="en-US"/>
        </w:rPr>
      </w:pPr>
      <w:r w:rsidRPr="0006035E">
        <w:rPr>
          <w:rFonts w:asciiTheme="minorHAnsi" w:hAnsiTheme="minorHAnsi" w:cstheme="minorHAnsi"/>
          <w:lang w:val="en-US"/>
        </w:rPr>
        <w:t>Post-implementation monitoring will be carried out to compare actual performance against projections.</w:t>
      </w:r>
    </w:p>
    <w:p w14:paraId="2D8F11EA" w14:textId="77777777" w:rsidR="00CA39A6" w:rsidRPr="004362CF" w:rsidRDefault="00CA39A6">
      <w:pPr>
        <w:pStyle w:val="ListParagraph"/>
        <w:numPr>
          <w:ilvl w:val="0"/>
          <w:numId w:val="93"/>
        </w:numPr>
        <w:spacing w:after="200" w:line="276" w:lineRule="auto"/>
        <w:jc w:val="both"/>
        <w:rPr>
          <w:rFonts w:asciiTheme="minorHAnsi" w:hAnsiTheme="minorHAnsi" w:cstheme="minorHAnsi"/>
          <w:lang w:val="en-US"/>
        </w:rPr>
      </w:pPr>
      <w:r w:rsidRPr="0006035E">
        <w:rPr>
          <w:rFonts w:asciiTheme="minorHAnsi" w:hAnsiTheme="minorHAnsi" w:cstheme="minorHAnsi"/>
          <w:lang w:val="en-US"/>
        </w:rPr>
        <w:t>A summary of improvements will be maintained for regulatory compliance, internal review, and continual improvement.</w:t>
      </w:r>
    </w:p>
    <w:p w14:paraId="64AF0E41" w14:textId="77777777" w:rsidR="00CA39A6" w:rsidRPr="004362CF" w:rsidRDefault="00CA39A6" w:rsidP="00CA39A6">
      <w:pPr>
        <w:spacing w:line="276" w:lineRule="auto"/>
        <w:jc w:val="both"/>
        <w:rPr>
          <w:rFonts w:asciiTheme="minorHAnsi" w:hAnsiTheme="minorHAnsi" w:cstheme="minorHAnsi"/>
          <w:b/>
          <w:bCs/>
          <w:lang w:val="en-US"/>
        </w:rPr>
      </w:pPr>
      <w:r w:rsidRPr="004362CF">
        <w:rPr>
          <w:rFonts w:asciiTheme="minorHAnsi" w:hAnsiTheme="minorHAnsi" w:cstheme="minorHAnsi"/>
          <w:b/>
          <w:bCs/>
          <w:lang w:val="en-US"/>
        </w:rPr>
        <w:t>Responsibilities</w:t>
      </w:r>
    </w:p>
    <w:p w14:paraId="2AC2C20F" w14:textId="77777777" w:rsidR="00CA39A6" w:rsidRPr="004362CF" w:rsidRDefault="00CA39A6">
      <w:pPr>
        <w:numPr>
          <w:ilvl w:val="0"/>
          <w:numId w:val="36"/>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 xml:space="preserve">Sustainability Manager: </w:t>
      </w:r>
      <w:r w:rsidRPr="004362CF">
        <w:rPr>
          <w:rFonts w:asciiTheme="minorHAnsi" w:hAnsiTheme="minorHAnsi" w:cstheme="minorHAnsi"/>
          <w:lang w:val="en-US"/>
        </w:rPr>
        <w:t>Monitor energy performance and recommend improvements.</w:t>
      </w:r>
    </w:p>
    <w:p w14:paraId="0C9B8940" w14:textId="77777777" w:rsidR="00CA39A6" w:rsidRPr="004362CF" w:rsidRDefault="00CA39A6">
      <w:pPr>
        <w:numPr>
          <w:ilvl w:val="0"/>
          <w:numId w:val="36"/>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Maintenance Team</w:t>
      </w:r>
      <w:r w:rsidRPr="004362CF">
        <w:rPr>
          <w:rFonts w:asciiTheme="minorHAnsi" w:hAnsiTheme="minorHAnsi" w:cstheme="minorHAnsi"/>
          <w:lang w:val="en-US"/>
        </w:rPr>
        <w:t>: Ensure regular upkeep of energy-efficient equipment.</w:t>
      </w:r>
    </w:p>
    <w:p w14:paraId="45ED20E2" w14:textId="77777777" w:rsidR="00CA39A6" w:rsidRPr="004362CF" w:rsidRDefault="00CA39A6">
      <w:pPr>
        <w:numPr>
          <w:ilvl w:val="0"/>
          <w:numId w:val="36"/>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Operations Team</w:t>
      </w:r>
      <w:r w:rsidRPr="004362CF">
        <w:rPr>
          <w:rFonts w:asciiTheme="minorHAnsi" w:hAnsiTheme="minorHAnsi" w:cstheme="minorHAnsi"/>
          <w:lang w:val="en-US"/>
        </w:rPr>
        <w:t>: Adhere to energy-saving protocols and report inefficiencies.</w:t>
      </w:r>
    </w:p>
    <w:p w14:paraId="351366A1" w14:textId="77777777" w:rsidR="00CA39A6" w:rsidRPr="004362CF" w:rsidRDefault="00CA39A6">
      <w:pPr>
        <w:numPr>
          <w:ilvl w:val="0"/>
          <w:numId w:val="36"/>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Procurement Team</w:t>
      </w:r>
      <w:r w:rsidRPr="004362CF">
        <w:rPr>
          <w:rFonts w:asciiTheme="minorHAnsi" w:hAnsiTheme="minorHAnsi" w:cstheme="minorHAnsi"/>
          <w:lang w:val="en-US"/>
        </w:rPr>
        <w:t>: Procure energy-efficient technologies and suppliers.</w:t>
      </w:r>
    </w:p>
    <w:p w14:paraId="4454F0E0" w14:textId="77777777" w:rsidR="00CA39A6" w:rsidRPr="004362CF" w:rsidRDefault="00CA39A6">
      <w:pPr>
        <w:numPr>
          <w:ilvl w:val="0"/>
          <w:numId w:val="36"/>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Employees</w:t>
      </w:r>
      <w:r w:rsidRPr="004362CF">
        <w:rPr>
          <w:rFonts w:asciiTheme="minorHAnsi" w:hAnsiTheme="minorHAnsi" w:cstheme="minorHAnsi"/>
          <w:lang w:val="en-US"/>
        </w:rPr>
        <w:t>: Implement energy-efficient practices in daily tasks.</w:t>
      </w:r>
    </w:p>
    <w:p w14:paraId="09A998AC" w14:textId="77777777" w:rsidR="00CA39A6" w:rsidRDefault="00CA39A6" w:rsidP="00CA39A6">
      <w:pPr>
        <w:spacing w:before="100" w:beforeAutospacing="1" w:after="100" w:afterAutospacing="1" w:line="276" w:lineRule="auto"/>
        <w:jc w:val="both"/>
        <w:rPr>
          <w:rFonts w:asciiTheme="minorHAnsi" w:hAnsiTheme="minorHAnsi" w:cstheme="minorHAnsi"/>
        </w:rPr>
      </w:pPr>
      <w:r w:rsidRPr="004362CF">
        <w:rPr>
          <w:rStyle w:val="Strong"/>
          <w:rFonts w:asciiTheme="minorHAnsi" w:hAnsiTheme="minorHAnsi" w:cstheme="minorHAnsi"/>
        </w:rPr>
        <w:t>Review Mechanism</w:t>
      </w:r>
      <w:r w:rsidRPr="004362CF">
        <w:rPr>
          <w:rFonts w:asciiTheme="minorHAnsi" w:hAnsiTheme="minorHAnsi" w:cstheme="minorHAnsi"/>
        </w:rPr>
        <w:br/>
        <w:t>This SOP is reviewed annually by the Sustainability Manager to evaluate its effectiveness in meeting defined energy efficiency targets. Key indicators such as energy consumption, emissions, and machine performance are assessed to identify gaps and areas for enhancement. Findings are shared with the management team and relevant departments. Where required, corrective actions are implemented to further optimize resource use and reduce the facility’s carbon footprint</w:t>
      </w:r>
      <w:r>
        <w:rPr>
          <w:rFonts w:asciiTheme="minorHAnsi" w:hAnsiTheme="minorHAnsi" w:cstheme="minorHAnsi"/>
        </w:rPr>
        <w:t>.</w:t>
      </w:r>
    </w:p>
    <w:p w14:paraId="44740B3F" w14:textId="77777777" w:rsidR="00DB7E3D" w:rsidRPr="006B79AB" w:rsidRDefault="00DB7E3D">
      <w:pPr>
        <w:pStyle w:val="Heading1"/>
        <w:numPr>
          <w:ilvl w:val="0"/>
          <w:numId w:val="223"/>
        </w:numPr>
        <w:spacing w:line="276" w:lineRule="auto"/>
        <w:rPr>
          <w:rStyle w:val="Strong"/>
          <w:rFonts w:asciiTheme="minorHAnsi" w:hAnsiTheme="minorHAnsi" w:cstheme="minorHAnsi"/>
          <w:bCs w:val="0"/>
          <w:color w:val="auto"/>
          <w:sz w:val="28"/>
          <w:szCs w:val="28"/>
        </w:rPr>
      </w:pPr>
      <w:bookmarkStart w:id="12" w:name="_Toc206421210"/>
      <w:r w:rsidRPr="006B79AB">
        <w:rPr>
          <w:rStyle w:val="Strong"/>
          <w:rFonts w:asciiTheme="minorHAnsi" w:hAnsiTheme="minorHAnsi" w:cstheme="minorHAnsi"/>
          <w:bCs w:val="0"/>
          <w:color w:val="auto"/>
          <w:sz w:val="28"/>
          <w:szCs w:val="28"/>
        </w:rPr>
        <w:t>Water Optimization Procedures</w:t>
      </w:r>
      <w:bookmarkEnd w:id="12"/>
    </w:p>
    <w:p w14:paraId="32E05AE3" w14:textId="77777777" w:rsidR="00DB7E3D" w:rsidRPr="004362CF" w:rsidRDefault="00DB7E3D" w:rsidP="00DB7E3D">
      <w:pPr>
        <w:spacing w:line="276" w:lineRule="auto"/>
        <w:jc w:val="both"/>
        <w:rPr>
          <w:rFonts w:asciiTheme="minorHAnsi" w:hAnsiTheme="minorHAnsi" w:cstheme="minorHAnsi"/>
          <w:bCs/>
          <w:color w:val="000000"/>
        </w:rPr>
      </w:pPr>
    </w:p>
    <w:p w14:paraId="640B78A0" w14:textId="77777777" w:rsidR="00DB7E3D" w:rsidRPr="004362CF" w:rsidRDefault="00DB7E3D" w:rsidP="00DB7E3D">
      <w:pPr>
        <w:spacing w:line="276" w:lineRule="auto"/>
        <w:rPr>
          <w:rFonts w:asciiTheme="minorHAnsi" w:eastAsia="Calibri" w:hAnsiTheme="minorHAnsi" w:cstheme="minorHAnsi"/>
          <w:b/>
          <w:bCs/>
          <w:sz w:val="26"/>
          <w:szCs w:val="26"/>
        </w:rPr>
      </w:pPr>
      <w:r w:rsidRPr="004362CF">
        <w:rPr>
          <w:rFonts w:asciiTheme="minorHAnsi" w:eastAsia="Calibri" w:hAnsiTheme="minorHAnsi" w:cstheme="minorHAnsi"/>
          <w:b/>
          <w:bCs/>
          <w:sz w:val="26"/>
          <w:szCs w:val="26"/>
        </w:rPr>
        <w:t>Overview</w:t>
      </w:r>
    </w:p>
    <w:p w14:paraId="271F7AE0" w14:textId="77777777" w:rsidR="00DB7E3D" w:rsidRPr="004362CF" w:rsidRDefault="00DB7E3D" w:rsidP="00DB7E3D">
      <w:pPr>
        <w:spacing w:line="276" w:lineRule="auto"/>
        <w:jc w:val="both"/>
        <w:rPr>
          <w:rFonts w:asciiTheme="minorHAnsi" w:hAnsiTheme="minorHAnsi" w:cstheme="minorHAnsi"/>
          <w:bCs/>
          <w:color w:val="000000"/>
        </w:rPr>
      </w:pPr>
      <w:r w:rsidRPr="006C5D5B">
        <w:rPr>
          <w:rFonts w:asciiTheme="minorHAnsi" w:hAnsiTheme="minorHAnsi" w:cstheme="minorHAnsi"/>
          <w:bCs/>
          <w:color w:val="000000"/>
        </w:rPr>
        <w:t xml:space="preserve">This Water Optimization Procedure establishes the framework adopted by </w:t>
      </w:r>
      <w:r w:rsidRPr="006C5D5B">
        <w:rPr>
          <w:rFonts w:asciiTheme="minorHAnsi" w:hAnsiTheme="minorHAnsi" w:cstheme="minorHAnsi"/>
          <w:b/>
          <w:bCs/>
          <w:color w:val="000000"/>
        </w:rPr>
        <w:t xml:space="preserve">Choksi Heraeus </w:t>
      </w:r>
      <w:proofErr w:type="spellStart"/>
      <w:r w:rsidRPr="006C5D5B">
        <w:rPr>
          <w:rFonts w:asciiTheme="minorHAnsi" w:hAnsiTheme="minorHAnsi" w:cstheme="minorHAnsi"/>
          <w:b/>
          <w:bCs/>
          <w:color w:val="000000"/>
        </w:rPr>
        <w:t>Pvt.</w:t>
      </w:r>
      <w:proofErr w:type="spellEnd"/>
      <w:r w:rsidRPr="006C5D5B">
        <w:rPr>
          <w:rFonts w:asciiTheme="minorHAnsi" w:hAnsiTheme="minorHAnsi" w:cstheme="minorHAnsi"/>
          <w:b/>
          <w:bCs/>
          <w:color w:val="000000"/>
        </w:rPr>
        <w:t xml:space="preserve"> Ltd.</w:t>
      </w:r>
      <w:r w:rsidRPr="006C5D5B">
        <w:rPr>
          <w:rFonts w:asciiTheme="minorHAnsi" w:hAnsiTheme="minorHAnsi" w:cstheme="minorHAnsi"/>
          <w:bCs/>
          <w:color w:val="000000"/>
        </w:rPr>
        <w:t xml:space="preserve"> to achieve efficient water usage by optimizing consumption, strengthening conservation, and maximizing recycling efforts across precious metal refining and chemical processing operations. It outlines strategies for continuous monitoring, efficient water utilization, and integration of advanced water-saving technologies. The production processes are structured to minimize wastewater generation, with treated water reused across non-critical applications to achieve near-zero discharge. Regular water audits are conducted to track consumption trends, identify inefficiencies, and enhance water-use practices. The SOP </w:t>
      </w:r>
      <w:r w:rsidRPr="006C5D5B">
        <w:rPr>
          <w:rFonts w:asciiTheme="minorHAnsi" w:hAnsiTheme="minorHAnsi" w:cstheme="minorHAnsi"/>
          <w:bCs/>
          <w:color w:val="000000"/>
        </w:rPr>
        <w:lastRenderedPageBreak/>
        <w:t>ensures full compliance with environmental regulations, with preventive maintenance of pipelines, tanks, and distribution systems to eliminate leakages and unnecessary losses. Performance indicators are periodically reviewed to sustain high water management standards, aligning with Choksi Heraeus’ long-term commitment to sustainability and resource conservation.</w:t>
      </w:r>
    </w:p>
    <w:p w14:paraId="7DB9BAAA" w14:textId="77777777" w:rsidR="00DB7E3D" w:rsidRPr="004362CF" w:rsidRDefault="00DB7E3D" w:rsidP="00DB7E3D">
      <w:pPr>
        <w:spacing w:line="276" w:lineRule="auto"/>
        <w:jc w:val="both"/>
        <w:rPr>
          <w:rFonts w:asciiTheme="minorHAnsi" w:hAnsiTheme="minorHAnsi" w:cstheme="minorHAnsi"/>
          <w:bCs/>
          <w:color w:val="000000"/>
          <w:lang w:val="en-US"/>
        </w:rPr>
      </w:pPr>
    </w:p>
    <w:p w14:paraId="593AFD0C" w14:textId="77777777" w:rsidR="00DB7E3D" w:rsidRPr="004362CF" w:rsidRDefault="00DB7E3D" w:rsidP="00DB7E3D">
      <w:pPr>
        <w:spacing w:line="276" w:lineRule="auto"/>
        <w:rPr>
          <w:rFonts w:asciiTheme="minorHAnsi" w:eastAsia="Calibri" w:hAnsiTheme="minorHAnsi" w:cstheme="minorHAnsi"/>
          <w:b/>
          <w:bCs/>
          <w:sz w:val="26"/>
          <w:szCs w:val="26"/>
        </w:rPr>
      </w:pPr>
      <w:r w:rsidRPr="004362CF">
        <w:rPr>
          <w:rFonts w:asciiTheme="minorHAnsi" w:eastAsia="Calibri" w:hAnsiTheme="minorHAnsi" w:cstheme="minorHAnsi"/>
          <w:b/>
          <w:bCs/>
          <w:sz w:val="26"/>
          <w:szCs w:val="26"/>
        </w:rPr>
        <w:t>Scope</w:t>
      </w:r>
    </w:p>
    <w:p w14:paraId="470AA7C6" w14:textId="77777777" w:rsidR="00DB7E3D" w:rsidRPr="004362CF" w:rsidRDefault="00DB7E3D" w:rsidP="00DB7E3D">
      <w:pPr>
        <w:spacing w:line="276" w:lineRule="auto"/>
        <w:jc w:val="both"/>
        <w:rPr>
          <w:rFonts w:asciiTheme="minorHAnsi" w:hAnsiTheme="minorHAnsi" w:cstheme="minorHAnsi"/>
          <w:bCs/>
          <w:color w:val="000000"/>
        </w:rPr>
      </w:pPr>
      <w:r w:rsidRPr="00DE3778">
        <w:rPr>
          <w:rFonts w:asciiTheme="minorHAnsi" w:hAnsiTheme="minorHAnsi" w:cstheme="minorHAnsi"/>
          <w:bCs/>
          <w:color w:val="000000"/>
        </w:rPr>
        <w:t xml:space="preserve">This SOP applies to all departments and operational units within </w:t>
      </w:r>
      <w:r w:rsidRPr="00DE3778">
        <w:rPr>
          <w:rFonts w:asciiTheme="minorHAnsi" w:hAnsiTheme="minorHAnsi" w:cstheme="minorHAnsi"/>
          <w:b/>
          <w:bCs/>
          <w:color w:val="000000"/>
        </w:rPr>
        <w:t xml:space="preserve">Choksi Heraeus </w:t>
      </w:r>
      <w:proofErr w:type="spellStart"/>
      <w:r w:rsidRPr="00DE3778">
        <w:rPr>
          <w:rFonts w:asciiTheme="minorHAnsi" w:hAnsiTheme="minorHAnsi" w:cstheme="minorHAnsi"/>
          <w:b/>
          <w:bCs/>
          <w:color w:val="000000"/>
        </w:rPr>
        <w:t>Pvt.</w:t>
      </w:r>
      <w:proofErr w:type="spellEnd"/>
      <w:r w:rsidRPr="00DE3778">
        <w:rPr>
          <w:rFonts w:asciiTheme="minorHAnsi" w:hAnsiTheme="minorHAnsi" w:cstheme="minorHAnsi"/>
          <w:b/>
          <w:bCs/>
          <w:color w:val="000000"/>
        </w:rPr>
        <w:t xml:space="preserve"> Ltd.</w:t>
      </w:r>
      <w:r w:rsidRPr="00DE3778">
        <w:rPr>
          <w:rFonts w:asciiTheme="minorHAnsi" w:hAnsiTheme="minorHAnsi" w:cstheme="minorHAnsi"/>
          <w:bCs/>
          <w:color w:val="000000"/>
        </w:rPr>
        <w:t xml:space="preserve">, including refining, chemical processing, utilities, laboratories, cooling systems, </w:t>
      </w:r>
      <w:r>
        <w:rPr>
          <w:rFonts w:asciiTheme="minorHAnsi" w:hAnsiTheme="minorHAnsi" w:cstheme="minorHAnsi"/>
          <w:lang w:val="en-US"/>
        </w:rPr>
        <w:t>MEE Plant</w:t>
      </w:r>
      <w:r w:rsidRPr="00DE3778">
        <w:rPr>
          <w:rFonts w:asciiTheme="minorHAnsi" w:hAnsiTheme="minorHAnsi" w:cstheme="minorHAnsi"/>
          <w:bCs/>
          <w:color w:val="000000"/>
        </w:rPr>
        <w:t>, and water storage infrastructure. It covers procedures for monitoring, conservation, treatment, and recycling of water</w:t>
      </w:r>
      <w:r w:rsidRPr="004362CF">
        <w:rPr>
          <w:rFonts w:asciiTheme="minorHAnsi" w:hAnsiTheme="minorHAnsi" w:cstheme="minorHAnsi"/>
          <w:bCs/>
          <w:color w:val="000000"/>
        </w:rPr>
        <w:t>.</w:t>
      </w:r>
    </w:p>
    <w:p w14:paraId="7ED33EC7" w14:textId="77777777" w:rsidR="00DB7E3D" w:rsidRPr="004362CF" w:rsidRDefault="00DB7E3D" w:rsidP="00DB7E3D">
      <w:pPr>
        <w:spacing w:line="276" w:lineRule="auto"/>
        <w:jc w:val="both"/>
        <w:rPr>
          <w:rFonts w:asciiTheme="minorHAnsi" w:hAnsiTheme="minorHAnsi" w:cstheme="minorHAnsi"/>
          <w:bCs/>
          <w:color w:val="000000"/>
          <w:lang w:val="en-US"/>
        </w:rPr>
      </w:pPr>
    </w:p>
    <w:tbl>
      <w:tblPr>
        <w:tblStyle w:val="TableGrid"/>
        <w:tblW w:w="0" w:type="auto"/>
        <w:tblLook w:val="04A0" w:firstRow="1" w:lastRow="0" w:firstColumn="1" w:lastColumn="0" w:noHBand="0" w:noVBand="1"/>
      </w:tblPr>
      <w:tblGrid>
        <w:gridCol w:w="1900"/>
        <w:gridCol w:w="2743"/>
        <w:gridCol w:w="1736"/>
        <w:gridCol w:w="2731"/>
      </w:tblGrid>
      <w:tr w:rsidR="00DB7E3D" w:rsidRPr="00345FBA" w14:paraId="6F95F717" w14:textId="77777777" w:rsidTr="00496FA7">
        <w:tc>
          <w:tcPr>
            <w:tcW w:w="0" w:type="auto"/>
            <w:hideMark/>
          </w:tcPr>
          <w:p w14:paraId="091C4F0F" w14:textId="77777777" w:rsidR="00DB7E3D" w:rsidRPr="00345FBA" w:rsidRDefault="00DB7E3D" w:rsidP="00496FA7">
            <w:pPr>
              <w:spacing w:line="276" w:lineRule="auto"/>
              <w:jc w:val="both"/>
              <w:rPr>
                <w:rFonts w:asciiTheme="minorHAnsi" w:hAnsiTheme="minorHAnsi" w:cstheme="minorHAnsi"/>
                <w:b/>
                <w:bCs/>
                <w:color w:val="000000"/>
                <w:lang w:val="en-US"/>
              </w:rPr>
            </w:pPr>
            <w:r w:rsidRPr="00345FBA">
              <w:rPr>
                <w:rFonts w:asciiTheme="minorHAnsi" w:hAnsiTheme="minorHAnsi" w:cstheme="minorHAnsi"/>
                <w:b/>
                <w:bCs/>
                <w:color w:val="000000"/>
                <w:lang w:val="en-US"/>
              </w:rPr>
              <w:t>Aspect</w:t>
            </w:r>
          </w:p>
        </w:tc>
        <w:tc>
          <w:tcPr>
            <w:tcW w:w="0" w:type="auto"/>
            <w:hideMark/>
          </w:tcPr>
          <w:p w14:paraId="1E11A22E" w14:textId="77777777" w:rsidR="00DB7E3D" w:rsidRPr="00345FBA" w:rsidRDefault="00DB7E3D" w:rsidP="00496FA7">
            <w:pPr>
              <w:spacing w:line="276" w:lineRule="auto"/>
              <w:jc w:val="both"/>
              <w:rPr>
                <w:rFonts w:asciiTheme="minorHAnsi" w:hAnsiTheme="minorHAnsi" w:cstheme="minorHAnsi"/>
                <w:b/>
                <w:bCs/>
                <w:color w:val="000000"/>
                <w:lang w:val="en-US"/>
              </w:rPr>
            </w:pPr>
            <w:r w:rsidRPr="00345FBA">
              <w:rPr>
                <w:rFonts w:asciiTheme="minorHAnsi" w:hAnsiTheme="minorHAnsi" w:cstheme="minorHAnsi"/>
                <w:b/>
                <w:bCs/>
                <w:color w:val="000000"/>
                <w:lang w:val="en-US"/>
              </w:rPr>
              <w:t>Description</w:t>
            </w:r>
          </w:p>
        </w:tc>
        <w:tc>
          <w:tcPr>
            <w:tcW w:w="0" w:type="auto"/>
            <w:hideMark/>
          </w:tcPr>
          <w:p w14:paraId="25878D3D" w14:textId="77777777" w:rsidR="00DB7E3D" w:rsidRPr="00345FBA" w:rsidRDefault="00DB7E3D" w:rsidP="00496FA7">
            <w:pPr>
              <w:spacing w:line="276" w:lineRule="auto"/>
              <w:jc w:val="both"/>
              <w:rPr>
                <w:rFonts w:asciiTheme="minorHAnsi" w:hAnsiTheme="minorHAnsi" w:cstheme="minorHAnsi"/>
                <w:b/>
                <w:bCs/>
                <w:color w:val="000000"/>
                <w:lang w:val="en-US"/>
              </w:rPr>
            </w:pPr>
            <w:r w:rsidRPr="00345FBA">
              <w:rPr>
                <w:rFonts w:asciiTheme="minorHAnsi" w:hAnsiTheme="minorHAnsi" w:cstheme="minorHAnsi"/>
                <w:b/>
                <w:bCs/>
                <w:color w:val="000000"/>
                <w:lang w:val="en-US"/>
              </w:rPr>
              <w:t>Location</w:t>
            </w:r>
          </w:p>
        </w:tc>
        <w:tc>
          <w:tcPr>
            <w:tcW w:w="0" w:type="auto"/>
            <w:hideMark/>
          </w:tcPr>
          <w:p w14:paraId="5C421E6C" w14:textId="77777777" w:rsidR="00DB7E3D" w:rsidRPr="00345FBA" w:rsidRDefault="00DB7E3D" w:rsidP="00496FA7">
            <w:pPr>
              <w:spacing w:line="276" w:lineRule="auto"/>
              <w:jc w:val="both"/>
              <w:rPr>
                <w:rFonts w:asciiTheme="minorHAnsi" w:hAnsiTheme="minorHAnsi" w:cstheme="minorHAnsi"/>
                <w:b/>
                <w:bCs/>
                <w:color w:val="000000"/>
                <w:lang w:val="en-US"/>
              </w:rPr>
            </w:pPr>
            <w:r w:rsidRPr="00345FBA">
              <w:rPr>
                <w:rFonts w:asciiTheme="minorHAnsi" w:hAnsiTheme="minorHAnsi" w:cstheme="minorHAnsi"/>
                <w:b/>
                <w:bCs/>
                <w:color w:val="000000"/>
                <w:lang w:val="en-US"/>
              </w:rPr>
              <w:t>Methodology</w:t>
            </w:r>
          </w:p>
        </w:tc>
      </w:tr>
      <w:tr w:rsidR="00DB7E3D" w:rsidRPr="00345FBA" w14:paraId="5EB084DC" w14:textId="77777777" w:rsidTr="00496FA7">
        <w:tc>
          <w:tcPr>
            <w:tcW w:w="0" w:type="auto"/>
            <w:hideMark/>
          </w:tcPr>
          <w:p w14:paraId="67350FBC" w14:textId="77777777" w:rsidR="00DB7E3D" w:rsidRPr="00345FBA" w:rsidRDefault="00DB7E3D" w:rsidP="00496FA7">
            <w:pPr>
              <w:spacing w:line="276" w:lineRule="auto"/>
              <w:jc w:val="both"/>
              <w:rPr>
                <w:rFonts w:asciiTheme="minorHAnsi" w:hAnsiTheme="minorHAnsi" w:cstheme="minorHAnsi"/>
                <w:bCs/>
                <w:color w:val="000000"/>
                <w:lang w:val="en-US"/>
              </w:rPr>
            </w:pPr>
            <w:r w:rsidRPr="00345FBA">
              <w:rPr>
                <w:rFonts w:asciiTheme="minorHAnsi" w:hAnsiTheme="minorHAnsi" w:cstheme="minorHAnsi"/>
                <w:b/>
                <w:bCs/>
                <w:color w:val="000000"/>
                <w:lang w:val="en-US"/>
              </w:rPr>
              <w:t>Wastewater Treatment (Water Recycling)</w:t>
            </w:r>
          </w:p>
        </w:tc>
        <w:tc>
          <w:tcPr>
            <w:tcW w:w="0" w:type="auto"/>
            <w:hideMark/>
          </w:tcPr>
          <w:p w14:paraId="79A98C2A" w14:textId="77777777" w:rsidR="00DB7E3D" w:rsidRPr="00345FBA" w:rsidRDefault="00DB7E3D" w:rsidP="00496FA7">
            <w:pPr>
              <w:spacing w:line="276" w:lineRule="auto"/>
              <w:jc w:val="both"/>
              <w:rPr>
                <w:rFonts w:asciiTheme="minorHAnsi" w:hAnsiTheme="minorHAnsi" w:cstheme="minorHAnsi"/>
                <w:bCs/>
                <w:color w:val="000000"/>
                <w:lang w:val="en-US"/>
              </w:rPr>
            </w:pPr>
            <w:r w:rsidRPr="00345FBA">
              <w:rPr>
                <w:rFonts w:asciiTheme="minorHAnsi" w:hAnsiTheme="minorHAnsi" w:cstheme="minorHAnsi"/>
                <w:bCs/>
                <w:color w:val="000000"/>
                <w:lang w:val="en-US"/>
              </w:rPr>
              <w:t>Treatment of effluents from refining and chemical processes to meet discharge or reuse standards</w:t>
            </w:r>
          </w:p>
        </w:tc>
        <w:tc>
          <w:tcPr>
            <w:tcW w:w="0" w:type="auto"/>
            <w:hideMark/>
          </w:tcPr>
          <w:p w14:paraId="78732489" w14:textId="77777777" w:rsidR="00DB7E3D" w:rsidRPr="00345FBA" w:rsidRDefault="00DB7E3D" w:rsidP="00496FA7">
            <w:pPr>
              <w:spacing w:line="276" w:lineRule="auto"/>
              <w:jc w:val="both"/>
              <w:rPr>
                <w:rFonts w:asciiTheme="minorHAnsi" w:hAnsiTheme="minorHAnsi" w:cstheme="minorHAnsi"/>
                <w:bCs/>
                <w:color w:val="000000"/>
                <w:lang w:val="en-US"/>
              </w:rPr>
            </w:pPr>
            <w:r>
              <w:rPr>
                <w:rFonts w:asciiTheme="minorHAnsi" w:hAnsiTheme="minorHAnsi" w:cstheme="minorHAnsi"/>
                <w:bCs/>
                <w:color w:val="000000"/>
                <w:lang w:val="en-US"/>
              </w:rPr>
              <w:t>MEE &amp; ETP Plant</w:t>
            </w:r>
          </w:p>
        </w:tc>
        <w:tc>
          <w:tcPr>
            <w:tcW w:w="0" w:type="auto"/>
            <w:hideMark/>
          </w:tcPr>
          <w:p w14:paraId="744D9094" w14:textId="77777777" w:rsidR="00DB7E3D" w:rsidRPr="00345FBA" w:rsidRDefault="00DB7E3D" w:rsidP="00496FA7">
            <w:pPr>
              <w:spacing w:line="276" w:lineRule="auto"/>
              <w:jc w:val="both"/>
              <w:rPr>
                <w:rFonts w:asciiTheme="minorHAnsi" w:hAnsiTheme="minorHAnsi" w:cstheme="minorHAnsi"/>
                <w:bCs/>
                <w:color w:val="000000"/>
                <w:lang w:val="en-US"/>
              </w:rPr>
            </w:pPr>
            <w:r w:rsidRPr="00345FBA">
              <w:rPr>
                <w:rFonts w:asciiTheme="minorHAnsi" w:hAnsiTheme="minorHAnsi" w:cstheme="minorHAnsi"/>
                <w:bCs/>
                <w:color w:val="000000"/>
                <w:lang w:val="en-US"/>
              </w:rPr>
              <w:t xml:space="preserve">Pre-operation checks, </w:t>
            </w:r>
            <w:r>
              <w:rPr>
                <w:rFonts w:asciiTheme="minorHAnsi" w:hAnsiTheme="minorHAnsi" w:cstheme="minorHAnsi"/>
                <w:bCs/>
                <w:color w:val="000000"/>
                <w:lang w:val="en-US"/>
              </w:rPr>
              <w:t>saturated lime</w:t>
            </w:r>
            <w:r w:rsidRPr="00345FBA">
              <w:rPr>
                <w:rFonts w:asciiTheme="minorHAnsi" w:hAnsiTheme="minorHAnsi" w:cstheme="minorHAnsi"/>
                <w:bCs/>
                <w:color w:val="000000"/>
                <w:lang w:val="en-US"/>
              </w:rPr>
              <w:t xml:space="preserve"> dosing, effluent testing, preventive maintenance, emergency procedures</w:t>
            </w:r>
          </w:p>
        </w:tc>
      </w:tr>
      <w:tr w:rsidR="00DB7E3D" w:rsidRPr="00345FBA" w14:paraId="4536763B" w14:textId="77777777" w:rsidTr="00496FA7">
        <w:tc>
          <w:tcPr>
            <w:tcW w:w="0" w:type="auto"/>
            <w:hideMark/>
          </w:tcPr>
          <w:p w14:paraId="34E5D8F2" w14:textId="77777777" w:rsidR="00DB7E3D" w:rsidRPr="00345FBA" w:rsidRDefault="00DB7E3D" w:rsidP="00496FA7">
            <w:pPr>
              <w:spacing w:line="276" w:lineRule="auto"/>
              <w:jc w:val="both"/>
              <w:rPr>
                <w:rFonts w:asciiTheme="minorHAnsi" w:hAnsiTheme="minorHAnsi" w:cstheme="minorHAnsi"/>
                <w:bCs/>
                <w:color w:val="000000"/>
                <w:lang w:val="en-US"/>
              </w:rPr>
            </w:pPr>
            <w:r w:rsidRPr="00345FBA">
              <w:rPr>
                <w:rFonts w:asciiTheme="minorHAnsi" w:hAnsiTheme="minorHAnsi" w:cstheme="minorHAnsi"/>
                <w:b/>
                <w:bCs/>
                <w:color w:val="000000"/>
                <w:lang w:val="en-US"/>
              </w:rPr>
              <w:t>Recycled Water Usage (Water Reuse)</w:t>
            </w:r>
          </w:p>
        </w:tc>
        <w:tc>
          <w:tcPr>
            <w:tcW w:w="0" w:type="auto"/>
            <w:hideMark/>
          </w:tcPr>
          <w:p w14:paraId="70C07A67" w14:textId="77777777" w:rsidR="00DB7E3D" w:rsidRPr="00345FBA" w:rsidRDefault="00DB7E3D" w:rsidP="00496FA7">
            <w:pPr>
              <w:spacing w:line="276" w:lineRule="auto"/>
              <w:jc w:val="both"/>
              <w:rPr>
                <w:rFonts w:asciiTheme="minorHAnsi" w:hAnsiTheme="minorHAnsi" w:cstheme="minorHAnsi"/>
                <w:bCs/>
                <w:color w:val="000000"/>
                <w:lang w:val="en-US"/>
              </w:rPr>
            </w:pPr>
            <w:r w:rsidRPr="00345FBA">
              <w:rPr>
                <w:rFonts w:asciiTheme="minorHAnsi" w:hAnsiTheme="minorHAnsi" w:cstheme="minorHAnsi"/>
                <w:bCs/>
                <w:color w:val="000000"/>
                <w:lang w:val="en-US"/>
              </w:rPr>
              <w:t>Reuse of treated water in non-critical and utility operations</w:t>
            </w:r>
          </w:p>
        </w:tc>
        <w:tc>
          <w:tcPr>
            <w:tcW w:w="0" w:type="auto"/>
            <w:hideMark/>
          </w:tcPr>
          <w:p w14:paraId="2324ADFE" w14:textId="77777777" w:rsidR="00DB7E3D" w:rsidRPr="00345FBA" w:rsidRDefault="00DB7E3D" w:rsidP="00496FA7">
            <w:pPr>
              <w:spacing w:line="276" w:lineRule="auto"/>
              <w:jc w:val="both"/>
              <w:rPr>
                <w:rFonts w:asciiTheme="minorHAnsi" w:hAnsiTheme="minorHAnsi" w:cstheme="minorHAnsi"/>
                <w:bCs/>
                <w:color w:val="000000"/>
                <w:lang w:val="en-US"/>
              </w:rPr>
            </w:pPr>
            <w:r w:rsidRPr="00345FBA">
              <w:rPr>
                <w:rFonts w:asciiTheme="minorHAnsi" w:hAnsiTheme="minorHAnsi" w:cstheme="minorHAnsi"/>
                <w:bCs/>
                <w:color w:val="000000"/>
                <w:lang w:val="en-US"/>
              </w:rPr>
              <w:t>Cooling towers, equipment washing, utility lines</w:t>
            </w:r>
          </w:p>
        </w:tc>
        <w:tc>
          <w:tcPr>
            <w:tcW w:w="0" w:type="auto"/>
            <w:hideMark/>
          </w:tcPr>
          <w:p w14:paraId="5133A464" w14:textId="77777777" w:rsidR="00DB7E3D" w:rsidRPr="00345FBA" w:rsidRDefault="00DB7E3D" w:rsidP="00496FA7">
            <w:pPr>
              <w:spacing w:line="276" w:lineRule="auto"/>
              <w:jc w:val="both"/>
              <w:rPr>
                <w:rFonts w:asciiTheme="minorHAnsi" w:hAnsiTheme="minorHAnsi" w:cstheme="minorHAnsi"/>
                <w:bCs/>
                <w:color w:val="000000"/>
                <w:lang w:val="en-US"/>
              </w:rPr>
            </w:pPr>
            <w:r w:rsidRPr="00345FBA">
              <w:rPr>
                <w:rFonts w:asciiTheme="minorHAnsi" w:hAnsiTheme="minorHAnsi" w:cstheme="minorHAnsi"/>
                <w:bCs/>
                <w:color w:val="000000"/>
                <w:lang w:val="en-US"/>
              </w:rPr>
              <w:t>Allocation of recycled water by application area and usage percentage</w:t>
            </w:r>
          </w:p>
        </w:tc>
      </w:tr>
      <w:tr w:rsidR="00DB7E3D" w:rsidRPr="00345FBA" w14:paraId="033DE6C1" w14:textId="77777777" w:rsidTr="00496FA7">
        <w:tc>
          <w:tcPr>
            <w:tcW w:w="0" w:type="auto"/>
            <w:hideMark/>
          </w:tcPr>
          <w:p w14:paraId="55629078" w14:textId="77777777" w:rsidR="00DB7E3D" w:rsidRPr="00345FBA" w:rsidRDefault="00DB7E3D" w:rsidP="00496FA7">
            <w:pPr>
              <w:spacing w:line="276" w:lineRule="auto"/>
              <w:jc w:val="both"/>
              <w:rPr>
                <w:rFonts w:asciiTheme="minorHAnsi" w:hAnsiTheme="minorHAnsi" w:cstheme="minorHAnsi"/>
                <w:bCs/>
                <w:color w:val="000000"/>
                <w:lang w:val="en-US"/>
              </w:rPr>
            </w:pPr>
            <w:r w:rsidRPr="00345FBA">
              <w:rPr>
                <w:rFonts w:asciiTheme="minorHAnsi" w:hAnsiTheme="minorHAnsi" w:cstheme="minorHAnsi"/>
                <w:b/>
                <w:bCs/>
                <w:color w:val="000000"/>
                <w:lang w:val="en-US"/>
              </w:rPr>
              <w:t>Reduction in Water Consumption</w:t>
            </w:r>
          </w:p>
        </w:tc>
        <w:tc>
          <w:tcPr>
            <w:tcW w:w="0" w:type="auto"/>
            <w:hideMark/>
          </w:tcPr>
          <w:p w14:paraId="414D4008" w14:textId="77777777" w:rsidR="00DB7E3D" w:rsidRPr="00345FBA" w:rsidRDefault="00DB7E3D" w:rsidP="00496FA7">
            <w:pPr>
              <w:spacing w:line="276" w:lineRule="auto"/>
              <w:jc w:val="both"/>
              <w:rPr>
                <w:rFonts w:asciiTheme="minorHAnsi" w:hAnsiTheme="minorHAnsi" w:cstheme="minorHAnsi"/>
                <w:bCs/>
                <w:color w:val="000000"/>
                <w:lang w:val="en-US"/>
              </w:rPr>
            </w:pPr>
            <w:r w:rsidRPr="00345FBA">
              <w:rPr>
                <w:rFonts w:asciiTheme="minorHAnsi" w:hAnsiTheme="minorHAnsi" w:cstheme="minorHAnsi"/>
                <w:bCs/>
                <w:color w:val="000000"/>
                <w:lang w:val="en-US"/>
              </w:rPr>
              <w:t>Reduction of freshwater usage through efficient technologies and conservation practices</w:t>
            </w:r>
          </w:p>
        </w:tc>
        <w:tc>
          <w:tcPr>
            <w:tcW w:w="0" w:type="auto"/>
            <w:hideMark/>
          </w:tcPr>
          <w:p w14:paraId="4B9E5716" w14:textId="77777777" w:rsidR="00DB7E3D" w:rsidRPr="00345FBA" w:rsidRDefault="00DB7E3D" w:rsidP="00496FA7">
            <w:pPr>
              <w:spacing w:line="276" w:lineRule="auto"/>
              <w:jc w:val="both"/>
              <w:rPr>
                <w:rFonts w:asciiTheme="minorHAnsi" w:hAnsiTheme="minorHAnsi" w:cstheme="minorHAnsi"/>
                <w:bCs/>
                <w:color w:val="000000"/>
                <w:lang w:val="en-US"/>
              </w:rPr>
            </w:pPr>
            <w:r w:rsidRPr="00345FBA">
              <w:rPr>
                <w:rFonts w:asciiTheme="minorHAnsi" w:hAnsiTheme="minorHAnsi" w:cstheme="minorHAnsi"/>
                <w:bCs/>
                <w:color w:val="000000"/>
                <w:lang w:val="en-US"/>
              </w:rPr>
              <w:t>Refining, washing, utility areas</w:t>
            </w:r>
          </w:p>
        </w:tc>
        <w:tc>
          <w:tcPr>
            <w:tcW w:w="0" w:type="auto"/>
            <w:hideMark/>
          </w:tcPr>
          <w:p w14:paraId="147FBB37" w14:textId="77777777" w:rsidR="00DB7E3D" w:rsidRPr="00345FBA" w:rsidRDefault="00DB7E3D" w:rsidP="00496FA7">
            <w:pPr>
              <w:spacing w:line="276" w:lineRule="auto"/>
              <w:jc w:val="both"/>
              <w:rPr>
                <w:rFonts w:asciiTheme="minorHAnsi" w:hAnsiTheme="minorHAnsi" w:cstheme="minorHAnsi"/>
                <w:bCs/>
                <w:color w:val="000000"/>
                <w:lang w:val="en-US"/>
              </w:rPr>
            </w:pPr>
            <w:r w:rsidRPr="00345FBA">
              <w:rPr>
                <w:rFonts w:asciiTheme="minorHAnsi" w:hAnsiTheme="minorHAnsi" w:cstheme="minorHAnsi"/>
                <w:bCs/>
                <w:color w:val="000000"/>
                <w:lang w:val="en-US"/>
              </w:rPr>
              <w:t>Leak detection, closed-loop cooling, optimized chemical dosing, water-efficient cleaning</w:t>
            </w:r>
          </w:p>
        </w:tc>
      </w:tr>
      <w:tr w:rsidR="00DB7E3D" w:rsidRPr="00345FBA" w14:paraId="13027DC5" w14:textId="77777777" w:rsidTr="00496FA7">
        <w:tc>
          <w:tcPr>
            <w:tcW w:w="0" w:type="auto"/>
            <w:hideMark/>
          </w:tcPr>
          <w:p w14:paraId="78CA2F4F" w14:textId="77777777" w:rsidR="00DB7E3D" w:rsidRPr="00345FBA" w:rsidRDefault="00DB7E3D" w:rsidP="00496FA7">
            <w:pPr>
              <w:spacing w:line="276" w:lineRule="auto"/>
              <w:jc w:val="both"/>
              <w:rPr>
                <w:rFonts w:asciiTheme="minorHAnsi" w:hAnsiTheme="minorHAnsi" w:cstheme="minorHAnsi"/>
                <w:bCs/>
                <w:color w:val="000000"/>
                <w:lang w:val="en-US"/>
              </w:rPr>
            </w:pPr>
            <w:r w:rsidRPr="00345FBA">
              <w:rPr>
                <w:rFonts w:asciiTheme="minorHAnsi" w:hAnsiTheme="minorHAnsi" w:cstheme="minorHAnsi"/>
                <w:b/>
                <w:bCs/>
                <w:color w:val="000000"/>
                <w:lang w:val="en-US"/>
              </w:rPr>
              <w:t>Rainwater Harvesting</w:t>
            </w:r>
          </w:p>
        </w:tc>
        <w:tc>
          <w:tcPr>
            <w:tcW w:w="0" w:type="auto"/>
            <w:hideMark/>
          </w:tcPr>
          <w:p w14:paraId="7F85E88D" w14:textId="77777777" w:rsidR="00DB7E3D" w:rsidRPr="00345FBA" w:rsidRDefault="00DB7E3D" w:rsidP="00496FA7">
            <w:pPr>
              <w:spacing w:line="276" w:lineRule="auto"/>
              <w:jc w:val="both"/>
              <w:rPr>
                <w:rFonts w:asciiTheme="minorHAnsi" w:hAnsiTheme="minorHAnsi" w:cstheme="minorHAnsi"/>
                <w:bCs/>
                <w:color w:val="000000"/>
                <w:lang w:val="en-US"/>
              </w:rPr>
            </w:pPr>
            <w:r w:rsidRPr="00345FBA">
              <w:rPr>
                <w:rFonts w:asciiTheme="minorHAnsi" w:hAnsiTheme="minorHAnsi" w:cstheme="minorHAnsi"/>
                <w:bCs/>
                <w:color w:val="000000"/>
                <w:lang w:val="en-US"/>
              </w:rPr>
              <w:t>Collection and reuse of rainwater to reduce dependency on groundwater</w:t>
            </w:r>
          </w:p>
        </w:tc>
        <w:tc>
          <w:tcPr>
            <w:tcW w:w="0" w:type="auto"/>
            <w:hideMark/>
          </w:tcPr>
          <w:p w14:paraId="4F376DEC" w14:textId="77777777" w:rsidR="00DB7E3D" w:rsidRPr="00345FBA" w:rsidRDefault="00DB7E3D" w:rsidP="00496FA7">
            <w:pPr>
              <w:spacing w:line="276" w:lineRule="auto"/>
              <w:jc w:val="both"/>
              <w:rPr>
                <w:rFonts w:asciiTheme="minorHAnsi" w:hAnsiTheme="minorHAnsi" w:cstheme="minorHAnsi"/>
                <w:bCs/>
                <w:color w:val="000000"/>
                <w:lang w:val="en-US"/>
              </w:rPr>
            </w:pPr>
            <w:r w:rsidRPr="00345FBA">
              <w:rPr>
                <w:rFonts w:asciiTheme="minorHAnsi" w:hAnsiTheme="minorHAnsi" w:cstheme="minorHAnsi"/>
                <w:bCs/>
                <w:color w:val="000000"/>
                <w:lang w:val="en-US"/>
              </w:rPr>
              <w:t>Rooftops, storage tanks, recharge pits</w:t>
            </w:r>
          </w:p>
        </w:tc>
        <w:tc>
          <w:tcPr>
            <w:tcW w:w="0" w:type="auto"/>
            <w:hideMark/>
          </w:tcPr>
          <w:p w14:paraId="1C80C496" w14:textId="77777777" w:rsidR="00DB7E3D" w:rsidRPr="00345FBA" w:rsidRDefault="00DB7E3D" w:rsidP="00496FA7">
            <w:pPr>
              <w:spacing w:line="276" w:lineRule="auto"/>
              <w:jc w:val="both"/>
              <w:rPr>
                <w:rFonts w:asciiTheme="minorHAnsi" w:hAnsiTheme="minorHAnsi" w:cstheme="minorHAnsi"/>
                <w:bCs/>
                <w:color w:val="000000"/>
                <w:lang w:val="en-US"/>
              </w:rPr>
            </w:pPr>
            <w:r w:rsidRPr="00345FBA">
              <w:rPr>
                <w:rFonts w:asciiTheme="minorHAnsi" w:hAnsiTheme="minorHAnsi" w:cstheme="minorHAnsi"/>
                <w:bCs/>
                <w:color w:val="000000"/>
                <w:lang w:val="en-US"/>
              </w:rPr>
              <w:t>Rooftop collection, first-flush system, filtration, reuse in toilets, cooling, and landscaping</w:t>
            </w:r>
          </w:p>
        </w:tc>
      </w:tr>
      <w:tr w:rsidR="00DB7E3D" w:rsidRPr="00345FBA" w14:paraId="3145BDE4" w14:textId="77777777" w:rsidTr="00496FA7">
        <w:tc>
          <w:tcPr>
            <w:tcW w:w="0" w:type="auto"/>
            <w:hideMark/>
          </w:tcPr>
          <w:p w14:paraId="619FA8C9" w14:textId="77777777" w:rsidR="00DB7E3D" w:rsidRPr="00345FBA" w:rsidRDefault="00DB7E3D" w:rsidP="00496FA7">
            <w:pPr>
              <w:spacing w:line="276" w:lineRule="auto"/>
              <w:jc w:val="both"/>
              <w:rPr>
                <w:rFonts w:asciiTheme="minorHAnsi" w:hAnsiTheme="minorHAnsi" w:cstheme="minorHAnsi"/>
                <w:bCs/>
                <w:color w:val="000000"/>
                <w:lang w:val="en-US"/>
              </w:rPr>
            </w:pPr>
            <w:r w:rsidRPr="00345FBA">
              <w:rPr>
                <w:rFonts w:asciiTheme="minorHAnsi" w:hAnsiTheme="minorHAnsi" w:cstheme="minorHAnsi"/>
                <w:b/>
                <w:bCs/>
                <w:color w:val="000000"/>
                <w:lang w:val="en-US"/>
              </w:rPr>
              <w:t>Water Audit</w:t>
            </w:r>
          </w:p>
        </w:tc>
        <w:tc>
          <w:tcPr>
            <w:tcW w:w="0" w:type="auto"/>
            <w:hideMark/>
          </w:tcPr>
          <w:p w14:paraId="451B0607" w14:textId="77777777" w:rsidR="00DB7E3D" w:rsidRPr="00345FBA" w:rsidRDefault="00DB7E3D" w:rsidP="00496FA7">
            <w:pPr>
              <w:spacing w:line="276" w:lineRule="auto"/>
              <w:jc w:val="both"/>
              <w:rPr>
                <w:rFonts w:asciiTheme="minorHAnsi" w:hAnsiTheme="minorHAnsi" w:cstheme="minorHAnsi"/>
                <w:bCs/>
                <w:color w:val="000000"/>
                <w:lang w:val="en-US"/>
              </w:rPr>
            </w:pPr>
            <w:r w:rsidRPr="00345FBA">
              <w:rPr>
                <w:rFonts w:asciiTheme="minorHAnsi" w:hAnsiTheme="minorHAnsi" w:cstheme="minorHAnsi"/>
                <w:bCs/>
                <w:color w:val="000000"/>
                <w:lang w:val="en-US"/>
              </w:rPr>
              <w:t>Comprehensive review and evaluation of water use efficiency and compliance with ZLD standards</w:t>
            </w:r>
          </w:p>
        </w:tc>
        <w:tc>
          <w:tcPr>
            <w:tcW w:w="0" w:type="auto"/>
            <w:hideMark/>
          </w:tcPr>
          <w:p w14:paraId="38C320AC" w14:textId="77777777" w:rsidR="00DB7E3D" w:rsidRPr="00345FBA" w:rsidRDefault="00DB7E3D" w:rsidP="00496FA7">
            <w:pPr>
              <w:spacing w:line="276" w:lineRule="auto"/>
              <w:jc w:val="both"/>
              <w:rPr>
                <w:rFonts w:asciiTheme="minorHAnsi" w:hAnsiTheme="minorHAnsi" w:cstheme="minorHAnsi"/>
                <w:bCs/>
                <w:color w:val="000000"/>
                <w:lang w:val="en-US"/>
              </w:rPr>
            </w:pPr>
            <w:r w:rsidRPr="00345FBA">
              <w:rPr>
                <w:rFonts w:asciiTheme="minorHAnsi" w:hAnsiTheme="minorHAnsi" w:cstheme="minorHAnsi"/>
                <w:bCs/>
                <w:color w:val="000000"/>
                <w:lang w:val="en-US"/>
              </w:rPr>
              <w:t>Entire facility</w:t>
            </w:r>
          </w:p>
        </w:tc>
        <w:tc>
          <w:tcPr>
            <w:tcW w:w="0" w:type="auto"/>
            <w:hideMark/>
          </w:tcPr>
          <w:p w14:paraId="30C93011" w14:textId="77777777" w:rsidR="00DB7E3D" w:rsidRPr="00345FBA" w:rsidRDefault="00DB7E3D" w:rsidP="00496FA7">
            <w:pPr>
              <w:spacing w:line="276" w:lineRule="auto"/>
              <w:jc w:val="both"/>
              <w:rPr>
                <w:rFonts w:asciiTheme="minorHAnsi" w:hAnsiTheme="minorHAnsi" w:cstheme="minorHAnsi"/>
                <w:bCs/>
                <w:color w:val="000000"/>
                <w:lang w:val="en-US"/>
              </w:rPr>
            </w:pPr>
            <w:r w:rsidRPr="00345FBA">
              <w:rPr>
                <w:rFonts w:asciiTheme="minorHAnsi" w:hAnsiTheme="minorHAnsi" w:cstheme="minorHAnsi"/>
                <w:bCs/>
                <w:color w:val="000000"/>
                <w:lang w:val="en-US"/>
              </w:rPr>
              <w:t>Data collection, meter-based monitoring, sample analysis, performance review, corrective actions</w:t>
            </w:r>
          </w:p>
        </w:tc>
      </w:tr>
    </w:tbl>
    <w:p w14:paraId="5B9292C4" w14:textId="77777777" w:rsidR="00DB7E3D" w:rsidRDefault="00DB7E3D" w:rsidP="00DB7E3D">
      <w:pPr>
        <w:spacing w:line="276" w:lineRule="auto"/>
        <w:jc w:val="both"/>
        <w:rPr>
          <w:rFonts w:asciiTheme="minorHAnsi" w:hAnsiTheme="minorHAnsi" w:cstheme="minorHAnsi"/>
          <w:bCs/>
          <w:color w:val="000000"/>
        </w:rPr>
      </w:pPr>
    </w:p>
    <w:p w14:paraId="21155939" w14:textId="77777777" w:rsidR="00DB7E3D" w:rsidRDefault="00DB7E3D" w:rsidP="00DB7E3D">
      <w:pPr>
        <w:spacing w:line="276" w:lineRule="auto"/>
        <w:jc w:val="both"/>
        <w:rPr>
          <w:rFonts w:asciiTheme="minorHAnsi" w:hAnsiTheme="minorHAnsi" w:cstheme="minorHAnsi"/>
          <w:bCs/>
          <w:color w:val="000000"/>
        </w:rPr>
      </w:pPr>
    </w:p>
    <w:p w14:paraId="4B0CA863" w14:textId="77777777" w:rsidR="00DB7E3D" w:rsidRPr="004362CF" w:rsidRDefault="00DB7E3D" w:rsidP="00DB7E3D">
      <w:pPr>
        <w:spacing w:line="276" w:lineRule="auto"/>
        <w:jc w:val="both"/>
        <w:rPr>
          <w:rFonts w:asciiTheme="minorHAnsi" w:hAnsiTheme="minorHAnsi" w:cstheme="minorHAnsi"/>
          <w:bCs/>
          <w:color w:val="000000"/>
        </w:rPr>
      </w:pPr>
    </w:p>
    <w:p w14:paraId="3FA4BF26" w14:textId="77777777" w:rsidR="00DB7E3D" w:rsidRPr="004362CF" w:rsidRDefault="00DB7E3D" w:rsidP="00DB7E3D">
      <w:pPr>
        <w:spacing w:line="276" w:lineRule="auto"/>
        <w:jc w:val="both"/>
        <w:rPr>
          <w:rFonts w:asciiTheme="minorHAnsi" w:eastAsia="Calibri" w:hAnsiTheme="minorHAnsi" w:cstheme="minorHAnsi"/>
          <w:b/>
          <w:bCs/>
          <w:sz w:val="26"/>
          <w:szCs w:val="26"/>
        </w:rPr>
      </w:pPr>
      <w:r w:rsidRPr="004362CF">
        <w:rPr>
          <w:rFonts w:asciiTheme="minorHAnsi" w:eastAsia="Calibri" w:hAnsiTheme="minorHAnsi" w:cstheme="minorHAnsi"/>
          <w:b/>
          <w:bCs/>
          <w:sz w:val="26"/>
          <w:szCs w:val="26"/>
        </w:rPr>
        <w:lastRenderedPageBreak/>
        <w:t>Procedure</w:t>
      </w:r>
    </w:p>
    <w:p w14:paraId="2E45DED6" w14:textId="77777777" w:rsidR="00DB7E3D" w:rsidRPr="004362CF" w:rsidRDefault="00DB7E3D">
      <w:pPr>
        <w:pStyle w:val="ListParagraph"/>
        <w:numPr>
          <w:ilvl w:val="0"/>
          <w:numId w:val="46"/>
        </w:numPr>
        <w:spacing w:line="276" w:lineRule="auto"/>
        <w:jc w:val="both"/>
        <w:rPr>
          <w:rFonts w:asciiTheme="minorHAnsi" w:hAnsiTheme="minorHAnsi" w:cstheme="minorHAnsi"/>
          <w:bCs/>
          <w:color w:val="000000"/>
          <w:lang w:val="en-US"/>
        </w:rPr>
      </w:pPr>
      <w:r w:rsidRPr="004362CF">
        <w:rPr>
          <w:rFonts w:asciiTheme="minorHAnsi" w:hAnsiTheme="minorHAnsi" w:cstheme="minorHAnsi"/>
          <w:b/>
          <w:bCs/>
          <w:color w:val="000000"/>
          <w:lang w:val="en-US"/>
        </w:rPr>
        <w:t>Wastewater Treatment (Water Recycling)</w:t>
      </w:r>
    </w:p>
    <w:p w14:paraId="49827CE7" w14:textId="77777777" w:rsidR="00DB7E3D" w:rsidRPr="004362CF" w:rsidRDefault="00DB7E3D" w:rsidP="00DB7E3D">
      <w:pPr>
        <w:spacing w:line="276" w:lineRule="auto"/>
        <w:jc w:val="both"/>
        <w:rPr>
          <w:rFonts w:asciiTheme="minorHAnsi" w:hAnsiTheme="minorHAnsi" w:cstheme="minorHAnsi"/>
          <w:b/>
          <w:bCs/>
          <w:color w:val="000000"/>
          <w:lang w:val="en-US"/>
        </w:rPr>
      </w:pPr>
    </w:p>
    <w:p w14:paraId="2DFE767F" w14:textId="77777777" w:rsidR="00DB7E3D" w:rsidRPr="004362CF" w:rsidRDefault="00DB7E3D" w:rsidP="00DB7E3D">
      <w:pPr>
        <w:spacing w:line="276" w:lineRule="auto"/>
        <w:jc w:val="both"/>
        <w:rPr>
          <w:rFonts w:asciiTheme="minorHAnsi" w:hAnsiTheme="minorHAnsi" w:cstheme="minorHAnsi"/>
          <w:bCs/>
          <w:color w:val="000000"/>
          <w:lang w:val="en-US"/>
        </w:rPr>
      </w:pPr>
      <w:r w:rsidRPr="004362CF">
        <w:rPr>
          <w:rFonts w:asciiTheme="minorHAnsi" w:hAnsiTheme="minorHAnsi" w:cstheme="minorHAnsi"/>
          <w:b/>
          <w:bCs/>
          <w:color w:val="000000"/>
          <w:lang w:val="en-US"/>
        </w:rPr>
        <w:t>Purpose:</w:t>
      </w:r>
      <w:r w:rsidRPr="004362CF">
        <w:rPr>
          <w:rFonts w:asciiTheme="minorHAnsi" w:hAnsiTheme="minorHAnsi" w:cstheme="minorHAnsi"/>
          <w:bCs/>
          <w:color w:val="000000"/>
          <w:lang w:val="en-US"/>
        </w:rPr>
        <w:br/>
      </w:r>
      <w:r w:rsidRPr="00DA5CD1">
        <w:rPr>
          <w:rFonts w:asciiTheme="minorHAnsi" w:hAnsiTheme="minorHAnsi" w:cstheme="minorHAnsi"/>
          <w:bCs/>
          <w:color w:val="000000"/>
        </w:rPr>
        <w:t xml:space="preserve">To establish guidelines for the efficient operation and maintenance of the </w:t>
      </w:r>
      <w:r>
        <w:rPr>
          <w:rFonts w:asciiTheme="minorHAnsi" w:hAnsiTheme="minorHAnsi" w:cstheme="minorHAnsi"/>
          <w:bCs/>
          <w:color w:val="000000"/>
        </w:rPr>
        <w:t xml:space="preserve">Effluent Treatment Plant (ETP) followed by </w:t>
      </w:r>
      <w:r w:rsidRPr="00DA5CD1">
        <w:rPr>
          <w:rFonts w:asciiTheme="minorHAnsi" w:hAnsiTheme="minorHAnsi" w:cstheme="minorHAnsi"/>
          <w:bCs/>
          <w:color w:val="000000"/>
        </w:rPr>
        <w:t xml:space="preserve">Multiple Effect Evaporator (MEE) plant to ensure high recovery of clean water, safe handling of concentrated effluent, compliance with regulatory standards, and minimization of environmental impact. This includes specific measures for the </w:t>
      </w:r>
      <w:r w:rsidRPr="00DA5CD1">
        <w:rPr>
          <w:rFonts w:asciiTheme="minorHAnsi" w:hAnsiTheme="minorHAnsi" w:cstheme="minorHAnsi"/>
          <w:color w:val="000000"/>
        </w:rPr>
        <w:t>removal of heavy metals</w:t>
      </w:r>
      <w:r w:rsidRPr="00DA5CD1">
        <w:rPr>
          <w:rFonts w:asciiTheme="minorHAnsi" w:hAnsiTheme="minorHAnsi" w:cstheme="minorHAnsi"/>
          <w:bCs/>
          <w:color w:val="000000"/>
        </w:rPr>
        <w:t xml:space="preserve"> from wastewater to safeguard downstream water quality and ensure regulatory compliance</w:t>
      </w:r>
      <w:r w:rsidRPr="004362CF">
        <w:rPr>
          <w:rFonts w:asciiTheme="minorHAnsi" w:hAnsiTheme="minorHAnsi" w:cstheme="minorHAnsi"/>
          <w:bCs/>
          <w:color w:val="000000"/>
          <w:lang w:val="en-US"/>
        </w:rPr>
        <w:t>.</w:t>
      </w:r>
    </w:p>
    <w:p w14:paraId="1614B20B" w14:textId="77777777" w:rsidR="00DB7E3D" w:rsidRPr="004362CF" w:rsidRDefault="00DB7E3D" w:rsidP="00DB7E3D">
      <w:pPr>
        <w:spacing w:line="276" w:lineRule="auto"/>
        <w:jc w:val="both"/>
        <w:rPr>
          <w:rFonts w:asciiTheme="minorHAnsi" w:hAnsiTheme="minorHAnsi" w:cstheme="minorHAnsi"/>
          <w:bCs/>
          <w:color w:val="000000"/>
          <w:lang w:val="en-US"/>
        </w:rPr>
      </w:pPr>
    </w:p>
    <w:p w14:paraId="32FF038C" w14:textId="77777777" w:rsidR="00DB7E3D" w:rsidRPr="004362CF" w:rsidRDefault="00DB7E3D" w:rsidP="00DB7E3D">
      <w:pPr>
        <w:spacing w:line="276" w:lineRule="auto"/>
        <w:jc w:val="both"/>
        <w:rPr>
          <w:rFonts w:asciiTheme="minorHAnsi" w:hAnsiTheme="minorHAnsi" w:cstheme="minorHAnsi"/>
          <w:b/>
          <w:bCs/>
          <w:color w:val="000000"/>
          <w:lang w:val="en-US"/>
        </w:rPr>
      </w:pPr>
      <w:r w:rsidRPr="004362CF">
        <w:rPr>
          <w:rFonts w:asciiTheme="minorHAnsi" w:hAnsiTheme="minorHAnsi" w:cstheme="minorHAnsi"/>
          <w:b/>
          <w:bCs/>
          <w:color w:val="000000"/>
          <w:lang w:val="en-US"/>
        </w:rPr>
        <w:t>Procedure:</w:t>
      </w:r>
    </w:p>
    <w:p w14:paraId="7C37EA7F" w14:textId="77777777" w:rsidR="00DB7E3D" w:rsidRPr="004362CF" w:rsidRDefault="00DB7E3D" w:rsidP="00DB7E3D">
      <w:pPr>
        <w:spacing w:line="276" w:lineRule="auto"/>
        <w:jc w:val="both"/>
        <w:rPr>
          <w:rFonts w:asciiTheme="minorHAnsi" w:hAnsiTheme="minorHAnsi" w:cstheme="minorHAnsi"/>
          <w:bCs/>
          <w:color w:val="000000"/>
          <w:lang w:val="en-US"/>
        </w:rPr>
      </w:pPr>
      <w:r w:rsidRPr="004362CF">
        <w:rPr>
          <w:rFonts w:asciiTheme="minorHAnsi" w:hAnsiTheme="minorHAnsi" w:cstheme="minorHAnsi"/>
          <w:b/>
          <w:bCs/>
          <w:color w:val="000000"/>
          <w:lang w:val="en-US"/>
        </w:rPr>
        <w:t>a. Pre-Operation Checks</w:t>
      </w:r>
    </w:p>
    <w:p w14:paraId="082C05C6" w14:textId="77777777" w:rsidR="00DB7E3D" w:rsidRPr="00540573" w:rsidRDefault="00DB7E3D">
      <w:pPr>
        <w:numPr>
          <w:ilvl w:val="0"/>
          <w:numId w:val="37"/>
        </w:numPr>
        <w:spacing w:line="276" w:lineRule="auto"/>
        <w:jc w:val="both"/>
        <w:rPr>
          <w:rFonts w:asciiTheme="minorHAnsi" w:hAnsiTheme="minorHAnsi" w:cstheme="minorHAnsi"/>
          <w:bCs/>
          <w:color w:val="000000"/>
          <w:lang w:val="en-US"/>
        </w:rPr>
      </w:pPr>
      <w:r w:rsidRPr="00540573">
        <w:rPr>
          <w:rFonts w:asciiTheme="minorHAnsi" w:hAnsiTheme="minorHAnsi" w:cstheme="minorHAnsi"/>
          <w:bCs/>
          <w:color w:val="000000"/>
          <w:lang w:val="en-US"/>
        </w:rPr>
        <w:t xml:space="preserve">Operations </w:t>
      </w:r>
      <w:proofErr w:type="gramStart"/>
      <w:r w:rsidRPr="00540573">
        <w:rPr>
          <w:rFonts w:asciiTheme="minorHAnsi" w:hAnsiTheme="minorHAnsi" w:cstheme="minorHAnsi"/>
          <w:bCs/>
          <w:color w:val="000000"/>
          <w:lang w:val="en-US"/>
        </w:rPr>
        <w:t>team,</w:t>
      </w:r>
      <w:proofErr w:type="gramEnd"/>
      <w:r w:rsidRPr="00540573">
        <w:rPr>
          <w:rFonts w:asciiTheme="minorHAnsi" w:hAnsiTheme="minorHAnsi" w:cstheme="minorHAnsi"/>
          <w:bCs/>
          <w:color w:val="000000"/>
          <w:lang w:val="en-US"/>
        </w:rPr>
        <w:t xml:space="preserve"> maintenance team, environmental compliance officer, and safety officers conduct daily inspections of the MEE</w:t>
      </w:r>
      <w:r>
        <w:rPr>
          <w:rFonts w:asciiTheme="minorHAnsi" w:hAnsiTheme="minorHAnsi" w:cstheme="minorHAnsi"/>
          <w:bCs/>
          <w:color w:val="000000"/>
          <w:lang w:val="en-US"/>
        </w:rPr>
        <w:t>/ETP</w:t>
      </w:r>
      <w:r w:rsidRPr="00540573">
        <w:rPr>
          <w:rFonts w:asciiTheme="minorHAnsi" w:hAnsiTheme="minorHAnsi" w:cstheme="minorHAnsi"/>
          <w:bCs/>
          <w:color w:val="000000"/>
          <w:lang w:val="en-US"/>
        </w:rPr>
        <w:t xml:space="preserve"> plant</w:t>
      </w:r>
      <w:r>
        <w:rPr>
          <w:rFonts w:asciiTheme="minorHAnsi" w:hAnsiTheme="minorHAnsi" w:cstheme="minorHAnsi"/>
          <w:bCs/>
          <w:color w:val="000000"/>
          <w:lang w:val="en-US"/>
        </w:rPr>
        <w:t>s</w:t>
      </w:r>
      <w:r w:rsidRPr="00540573">
        <w:rPr>
          <w:rFonts w:asciiTheme="minorHAnsi" w:hAnsiTheme="minorHAnsi" w:cstheme="minorHAnsi"/>
          <w:bCs/>
          <w:color w:val="000000"/>
          <w:lang w:val="en-US"/>
        </w:rPr>
        <w:t xml:space="preserve"> and surrounding areas.</w:t>
      </w:r>
    </w:p>
    <w:p w14:paraId="1BE62552" w14:textId="77777777" w:rsidR="00DB7E3D" w:rsidRPr="00540573" w:rsidRDefault="00DB7E3D">
      <w:pPr>
        <w:numPr>
          <w:ilvl w:val="0"/>
          <w:numId w:val="37"/>
        </w:numPr>
        <w:spacing w:line="276" w:lineRule="auto"/>
        <w:jc w:val="both"/>
        <w:rPr>
          <w:rFonts w:asciiTheme="minorHAnsi" w:hAnsiTheme="minorHAnsi" w:cstheme="minorHAnsi"/>
          <w:bCs/>
          <w:color w:val="000000"/>
          <w:lang w:val="en-US"/>
        </w:rPr>
      </w:pPr>
      <w:r w:rsidRPr="00540573">
        <w:rPr>
          <w:rFonts w:asciiTheme="minorHAnsi" w:hAnsiTheme="minorHAnsi" w:cstheme="minorHAnsi"/>
          <w:bCs/>
          <w:color w:val="000000"/>
          <w:lang w:val="en-US"/>
        </w:rPr>
        <w:t>Operators check the availability of utilities (steam, cooling water, power) and ensure feed tanks, pumps, and evaporator sections are in working condition.</w:t>
      </w:r>
    </w:p>
    <w:p w14:paraId="67326A97" w14:textId="77777777" w:rsidR="00DB7E3D" w:rsidRDefault="00DB7E3D">
      <w:pPr>
        <w:numPr>
          <w:ilvl w:val="0"/>
          <w:numId w:val="37"/>
        </w:numPr>
        <w:spacing w:line="276" w:lineRule="auto"/>
        <w:jc w:val="both"/>
        <w:rPr>
          <w:rFonts w:asciiTheme="minorHAnsi" w:hAnsiTheme="minorHAnsi" w:cstheme="minorHAnsi"/>
          <w:bCs/>
          <w:color w:val="000000"/>
          <w:lang w:val="en-US"/>
        </w:rPr>
      </w:pPr>
      <w:r w:rsidRPr="00540573">
        <w:rPr>
          <w:rFonts w:asciiTheme="minorHAnsi" w:hAnsiTheme="minorHAnsi" w:cstheme="minorHAnsi"/>
          <w:bCs/>
          <w:color w:val="000000"/>
          <w:lang w:val="en-US"/>
        </w:rPr>
        <w:t xml:space="preserve">Safety officers verify functioning of safety equipment like fire extinguishers, emergency showers, and pressure relief </w:t>
      </w:r>
      <w:proofErr w:type="gramStart"/>
      <w:r w:rsidRPr="00540573">
        <w:rPr>
          <w:rFonts w:asciiTheme="minorHAnsi" w:hAnsiTheme="minorHAnsi" w:cstheme="minorHAnsi"/>
          <w:bCs/>
          <w:color w:val="000000"/>
          <w:lang w:val="en-US"/>
        </w:rPr>
        <w:t>valves.</w:t>
      </w:r>
      <w:r w:rsidRPr="004362CF">
        <w:rPr>
          <w:rFonts w:asciiTheme="minorHAnsi" w:hAnsiTheme="minorHAnsi" w:cstheme="minorHAnsi"/>
          <w:bCs/>
          <w:color w:val="000000"/>
          <w:lang w:val="en-US"/>
        </w:rPr>
        <w:t>.</w:t>
      </w:r>
      <w:proofErr w:type="gramEnd"/>
    </w:p>
    <w:p w14:paraId="14301EB7" w14:textId="77777777" w:rsidR="00DB7E3D" w:rsidRPr="004362CF" w:rsidRDefault="00DB7E3D" w:rsidP="00DB7E3D">
      <w:pPr>
        <w:spacing w:line="276" w:lineRule="auto"/>
        <w:jc w:val="both"/>
        <w:rPr>
          <w:rFonts w:asciiTheme="minorHAnsi" w:hAnsiTheme="minorHAnsi" w:cstheme="minorHAnsi"/>
          <w:bCs/>
          <w:color w:val="000000"/>
          <w:lang w:val="en-US"/>
        </w:rPr>
      </w:pPr>
    </w:p>
    <w:p w14:paraId="15170FA0" w14:textId="77777777" w:rsidR="00DB7E3D" w:rsidRPr="004362CF" w:rsidRDefault="00DB7E3D" w:rsidP="00DB7E3D">
      <w:pPr>
        <w:spacing w:line="276" w:lineRule="auto"/>
        <w:jc w:val="both"/>
        <w:rPr>
          <w:rFonts w:asciiTheme="minorHAnsi" w:hAnsiTheme="minorHAnsi" w:cstheme="minorHAnsi"/>
          <w:bCs/>
          <w:color w:val="000000"/>
          <w:lang w:val="en-US"/>
        </w:rPr>
      </w:pPr>
      <w:r w:rsidRPr="004362CF">
        <w:rPr>
          <w:rFonts w:asciiTheme="minorHAnsi" w:hAnsiTheme="minorHAnsi" w:cstheme="minorHAnsi"/>
          <w:b/>
          <w:bCs/>
          <w:color w:val="000000"/>
          <w:lang w:val="en-US"/>
        </w:rPr>
        <w:t>b. Daily Operations</w:t>
      </w:r>
    </w:p>
    <w:p w14:paraId="30BF28FE" w14:textId="77777777" w:rsidR="00DB7E3D" w:rsidRPr="00431693" w:rsidRDefault="00DB7E3D" w:rsidP="00DB7E3D">
      <w:pPr>
        <w:pStyle w:val="NormalWeb"/>
        <w:rPr>
          <w:rFonts w:asciiTheme="minorHAnsi" w:hAnsiTheme="minorHAnsi" w:cstheme="minorHAnsi"/>
        </w:rPr>
      </w:pPr>
      <w:r w:rsidRPr="00431693">
        <w:rPr>
          <w:rStyle w:val="Strong"/>
          <w:rFonts w:asciiTheme="minorHAnsi" w:hAnsiTheme="minorHAnsi" w:cstheme="minorHAnsi"/>
        </w:rPr>
        <w:t>Feed Monitoring</w:t>
      </w:r>
    </w:p>
    <w:p w14:paraId="30947722" w14:textId="77777777" w:rsidR="00DB7E3D" w:rsidRPr="00431693" w:rsidRDefault="00DB7E3D">
      <w:pPr>
        <w:pStyle w:val="NormalWeb"/>
        <w:numPr>
          <w:ilvl w:val="0"/>
          <w:numId w:val="211"/>
        </w:numPr>
        <w:rPr>
          <w:rFonts w:asciiTheme="minorHAnsi" w:hAnsiTheme="minorHAnsi" w:cstheme="minorHAnsi"/>
        </w:rPr>
      </w:pPr>
      <w:r w:rsidRPr="00431693">
        <w:rPr>
          <w:rFonts w:asciiTheme="minorHAnsi" w:hAnsiTheme="minorHAnsi" w:cstheme="minorHAnsi"/>
        </w:rPr>
        <w:t>Influent feed (concentrated wastewater from process streams) is measured for pH, TDS, conductivity, and volume.</w:t>
      </w:r>
    </w:p>
    <w:p w14:paraId="4AAB2B8B" w14:textId="77777777" w:rsidR="00DB7E3D" w:rsidRPr="00431693" w:rsidRDefault="00DB7E3D">
      <w:pPr>
        <w:pStyle w:val="NormalWeb"/>
        <w:numPr>
          <w:ilvl w:val="0"/>
          <w:numId w:val="211"/>
        </w:numPr>
        <w:rPr>
          <w:rFonts w:asciiTheme="minorHAnsi" w:hAnsiTheme="minorHAnsi" w:cstheme="minorHAnsi"/>
        </w:rPr>
      </w:pPr>
      <w:r w:rsidRPr="00431693">
        <w:rPr>
          <w:rFonts w:asciiTheme="minorHAnsi" w:hAnsiTheme="minorHAnsi" w:cstheme="minorHAnsi"/>
        </w:rPr>
        <w:t>Flow meters and level gauges are used to track feed quantity and distribution across evaporator effects.</w:t>
      </w:r>
    </w:p>
    <w:p w14:paraId="23B24552" w14:textId="77777777" w:rsidR="00DB7E3D" w:rsidRPr="00431693" w:rsidRDefault="00DB7E3D" w:rsidP="00DB7E3D">
      <w:pPr>
        <w:pStyle w:val="NormalWeb"/>
        <w:rPr>
          <w:rFonts w:asciiTheme="minorHAnsi" w:hAnsiTheme="minorHAnsi" w:cstheme="minorHAnsi"/>
        </w:rPr>
      </w:pPr>
      <w:r w:rsidRPr="00431693">
        <w:rPr>
          <w:rStyle w:val="Strong"/>
          <w:rFonts w:asciiTheme="minorHAnsi" w:hAnsiTheme="minorHAnsi" w:cstheme="minorHAnsi"/>
        </w:rPr>
        <w:t>Evaporation Process</w:t>
      </w:r>
    </w:p>
    <w:p w14:paraId="091A1BC1" w14:textId="77777777" w:rsidR="00DB7E3D" w:rsidRPr="00431693" w:rsidRDefault="00DB7E3D">
      <w:pPr>
        <w:pStyle w:val="NormalWeb"/>
        <w:numPr>
          <w:ilvl w:val="0"/>
          <w:numId w:val="212"/>
        </w:numPr>
        <w:rPr>
          <w:rFonts w:asciiTheme="minorHAnsi" w:hAnsiTheme="minorHAnsi" w:cstheme="minorHAnsi"/>
        </w:rPr>
      </w:pPr>
      <w:r w:rsidRPr="00431693">
        <w:rPr>
          <w:rFonts w:asciiTheme="minorHAnsi" w:hAnsiTheme="minorHAnsi" w:cstheme="minorHAnsi"/>
        </w:rPr>
        <w:t>Steam pressure and temperature are monitored at each effect to ensure optimal evaporation and energy efficiency.</w:t>
      </w:r>
    </w:p>
    <w:p w14:paraId="49A78119" w14:textId="77777777" w:rsidR="00DB7E3D" w:rsidRPr="00431693" w:rsidRDefault="00DB7E3D">
      <w:pPr>
        <w:pStyle w:val="NormalWeb"/>
        <w:numPr>
          <w:ilvl w:val="0"/>
          <w:numId w:val="212"/>
        </w:numPr>
        <w:rPr>
          <w:rFonts w:asciiTheme="minorHAnsi" w:hAnsiTheme="minorHAnsi" w:cstheme="minorHAnsi"/>
        </w:rPr>
      </w:pPr>
      <w:r w:rsidRPr="00431693">
        <w:rPr>
          <w:rFonts w:asciiTheme="minorHAnsi" w:hAnsiTheme="minorHAnsi" w:cstheme="minorHAnsi"/>
        </w:rPr>
        <w:t>Operators record condensate generation, concentration ratio of brine, and steam-to-feed ratio.</w:t>
      </w:r>
    </w:p>
    <w:p w14:paraId="3A106896" w14:textId="77777777" w:rsidR="00DB7E3D" w:rsidRPr="00431693" w:rsidRDefault="00DB7E3D">
      <w:pPr>
        <w:pStyle w:val="NormalWeb"/>
        <w:numPr>
          <w:ilvl w:val="0"/>
          <w:numId w:val="212"/>
        </w:numPr>
        <w:rPr>
          <w:rFonts w:asciiTheme="minorHAnsi" w:hAnsiTheme="minorHAnsi" w:cstheme="minorHAnsi"/>
        </w:rPr>
      </w:pPr>
      <w:r w:rsidRPr="00431693">
        <w:rPr>
          <w:rFonts w:asciiTheme="minorHAnsi" w:hAnsiTheme="minorHAnsi" w:cstheme="minorHAnsi"/>
        </w:rPr>
        <w:t>Concentrated brine/sludge is safely collected for further treatment or disposal.</w:t>
      </w:r>
    </w:p>
    <w:p w14:paraId="2289076E" w14:textId="77777777" w:rsidR="00DB7E3D" w:rsidRPr="00431693" w:rsidRDefault="00DB7E3D" w:rsidP="00DB7E3D">
      <w:pPr>
        <w:pStyle w:val="NormalWeb"/>
        <w:rPr>
          <w:rFonts w:asciiTheme="minorHAnsi" w:hAnsiTheme="minorHAnsi" w:cstheme="minorHAnsi"/>
        </w:rPr>
      </w:pPr>
      <w:r w:rsidRPr="00431693">
        <w:rPr>
          <w:rStyle w:val="Strong"/>
          <w:rFonts w:asciiTheme="minorHAnsi" w:hAnsiTheme="minorHAnsi" w:cstheme="minorHAnsi"/>
        </w:rPr>
        <w:t>Condensate Testing</w:t>
      </w:r>
    </w:p>
    <w:p w14:paraId="7DEEBEA1" w14:textId="77777777" w:rsidR="00DB7E3D" w:rsidRPr="00431693" w:rsidRDefault="00DB7E3D">
      <w:pPr>
        <w:pStyle w:val="NormalWeb"/>
        <w:numPr>
          <w:ilvl w:val="0"/>
          <w:numId w:val="213"/>
        </w:numPr>
        <w:rPr>
          <w:rFonts w:asciiTheme="minorHAnsi" w:hAnsiTheme="minorHAnsi" w:cstheme="minorHAnsi"/>
        </w:rPr>
      </w:pPr>
      <w:r w:rsidRPr="00431693">
        <w:rPr>
          <w:rFonts w:asciiTheme="minorHAnsi" w:hAnsiTheme="minorHAnsi" w:cstheme="minorHAnsi"/>
        </w:rPr>
        <w:t>Condensate samples are collected and tested for pH, conductivity, TDS, silica, and organic load to ensure suitability for reuse or safe discharge.</w:t>
      </w:r>
    </w:p>
    <w:p w14:paraId="4B14251E" w14:textId="77777777" w:rsidR="00DB7E3D" w:rsidRPr="00431693" w:rsidRDefault="00DB7E3D">
      <w:pPr>
        <w:pStyle w:val="NormalWeb"/>
        <w:numPr>
          <w:ilvl w:val="0"/>
          <w:numId w:val="213"/>
        </w:numPr>
        <w:rPr>
          <w:rFonts w:asciiTheme="minorHAnsi" w:hAnsiTheme="minorHAnsi" w:cstheme="minorHAnsi"/>
        </w:rPr>
      </w:pPr>
      <w:r w:rsidRPr="00431693">
        <w:rPr>
          <w:rFonts w:asciiTheme="minorHAnsi" w:hAnsiTheme="minorHAnsi" w:cstheme="minorHAnsi"/>
        </w:rPr>
        <w:lastRenderedPageBreak/>
        <w:t>Non-condensable gases are vented through scrubbers.</w:t>
      </w:r>
    </w:p>
    <w:p w14:paraId="5EE0C8D6" w14:textId="77777777" w:rsidR="00DB7E3D" w:rsidRPr="00DA5CD1" w:rsidRDefault="00DB7E3D" w:rsidP="00DB7E3D">
      <w:pPr>
        <w:pStyle w:val="NormalWeb"/>
        <w:rPr>
          <w:rFonts w:asciiTheme="minorHAnsi" w:hAnsiTheme="minorHAnsi" w:cstheme="minorHAnsi"/>
        </w:rPr>
      </w:pPr>
      <w:r w:rsidRPr="00DA5CD1">
        <w:rPr>
          <w:rFonts w:asciiTheme="minorHAnsi" w:hAnsiTheme="minorHAnsi" w:cstheme="minorHAnsi"/>
          <w:b/>
          <w:bCs/>
        </w:rPr>
        <w:t>Heavy Metal Removal</w:t>
      </w:r>
    </w:p>
    <w:p w14:paraId="7085AAE2" w14:textId="77777777" w:rsidR="00DB7E3D" w:rsidRPr="00431693" w:rsidRDefault="00DB7E3D">
      <w:pPr>
        <w:pStyle w:val="NormalWeb"/>
        <w:numPr>
          <w:ilvl w:val="0"/>
          <w:numId w:val="222"/>
        </w:numPr>
        <w:jc w:val="both"/>
        <w:rPr>
          <w:rFonts w:asciiTheme="minorHAnsi" w:hAnsiTheme="minorHAnsi" w:cstheme="minorHAnsi"/>
        </w:rPr>
      </w:pPr>
      <w:r w:rsidRPr="00795E32">
        <w:rPr>
          <w:rFonts w:asciiTheme="minorHAnsi" w:hAnsiTheme="minorHAnsi" w:cstheme="minorHAnsi"/>
        </w:rPr>
        <w:t>Concentrated effluent containing heavy metals is collected and directed to a dedicated heavy-metal treatment unit.</w:t>
      </w:r>
    </w:p>
    <w:p w14:paraId="52F98494" w14:textId="77777777" w:rsidR="00DB7E3D" w:rsidRPr="00431693" w:rsidRDefault="00DB7E3D">
      <w:pPr>
        <w:pStyle w:val="NormalWeb"/>
        <w:numPr>
          <w:ilvl w:val="0"/>
          <w:numId w:val="222"/>
        </w:numPr>
        <w:jc w:val="both"/>
        <w:rPr>
          <w:rFonts w:asciiTheme="minorHAnsi" w:hAnsiTheme="minorHAnsi" w:cstheme="minorHAnsi"/>
        </w:rPr>
      </w:pPr>
      <w:r w:rsidRPr="00795E32">
        <w:rPr>
          <w:rFonts w:asciiTheme="minorHAnsi" w:hAnsiTheme="minorHAnsi" w:cstheme="minorHAnsi"/>
        </w:rPr>
        <w:t xml:space="preserve">Precipitation agents such as </w:t>
      </w:r>
      <w:r>
        <w:rPr>
          <w:rFonts w:asciiTheme="minorHAnsi" w:hAnsiTheme="minorHAnsi" w:cstheme="minorHAnsi"/>
        </w:rPr>
        <w:t xml:space="preserve">saturated </w:t>
      </w:r>
      <w:proofErr w:type="gramStart"/>
      <w:r w:rsidRPr="00795E32">
        <w:rPr>
          <w:rFonts w:asciiTheme="minorHAnsi" w:hAnsiTheme="minorHAnsi" w:cstheme="minorHAnsi"/>
        </w:rPr>
        <w:t>lime ,</w:t>
      </w:r>
      <w:proofErr w:type="gramEnd"/>
      <w:r w:rsidRPr="00795E32">
        <w:rPr>
          <w:rFonts w:asciiTheme="minorHAnsi" w:hAnsiTheme="minorHAnsi" w:cstheme="minorHAnsi"/>
        </w:rPr>
        <w:t xml:space="preserve"> </w:t>
      </w:r>
      <w:r w:rsidRPr="00431693">
        <w:rPr>
          <w:rFonts w:asciiTheme="minorHAnsi" w:hAnsiTheme="minorHAnsi" w:cstheme="minorHAnsi"/>
        </w:rPr>
        <w:t xml:space="preserve">and </w:t>
      </w:r>
      <w:r w:rsidRPr="00795E32">
        <w:rPr>
          <w:rFonts w:asciiTheme="minorHAnsi" w:hAnsiTheme="minorHAnsi" w:cstheme="minorHAnsi"/>
        </w:rPr>
        <w:t>other pH-adjusting chemicals are added in controlled doses</w:t>
      </w:r>
      <w:r w:rsidRPr="00431693">
        <w:rPr>
          <w:rFonts w:asciiTheme="minorHAnsi" w:hAnsiTheme="minorHAnsi" w:cstheme="minorHAnsi"/>
        </w:rPr>
        <w:t>.</w:t>
      </w:r>
    </w:p>
    <w:p w14:paraId="496011EF" w14:textId="77777777" w:rsidR="00DB7E3D" w:rsidRPr="00431693" w:rsidRDefault="00DB7E3D">
      <w:pPr>
        <w:pStyle w:val="NormalWeb"/>
        <w:numPr>
          <w:ilvl w:val="0"/>
          <w:numId w:val="222"/>
        </w:numPr>
        <w:jc w:val="both"/>
        <w:rPr>
          <w:rFonts w:asciiTheme="minorHAnsi" w:hAnsiTheme="minorHAnsi" w:cstheme="minorHAnsi"/>
        </w:rPr>
      </w:pPr>
      <w:r w:rsidRPr="00795E32">
        <w:rPr>
          <w:rFonts w:asciiTheme="minorHAnsi" w:hAnsiTheme="minorHAnsi" w:cstheme="minorHAnsi"/>
        </w:rPr>
        <w:t>These reagents convert dissolved heavy metals into insoluble hydroxides or other stable precipitates.</w:t>
      </w:r>
    </w:p>
    <w:p w14:paraId="059CD472" w14:textId="77777777" w:rsidR="00DB7E3D" w:rsidRPr="00431693" w:rsidRDefault="00DB7E3D">
      <w:pPr>
        <w:pStyle w:val="NormalWeb"/>
        <w:numPr>
          <w:ilvl w:val="0"/>
          <w:numId w:val="222"/>
        </w:numPr>
        <w:jc w:val="both"/>
        <w:rPr>
          <w:rFonts w:asciiTheme="minorHAnsi" w:hAnsiTheme="minorHAnsi" w:cstheme="minorHAnsi"/>
        </w:rPr>
      </w:pPr>
      <w:r w:rsidRPr="00795E32">
        <w:rPr>
          <w:rFonts w:asciiTheme="minorHAnsi" w:hAnsiTheme="minorHAnsi" w:cstheme="minorHAnsi"/>
        </w:rPr>
        <w:t>The precipitated particles are removed through sedimentation and subsequent filtration systems to maximize metal removal efficiency.</w:t>
      </w:r>
    </w:p>
    <w:p w14:paraId="6C8ECBFD" w14:textId="77777777" w:rsidR="00DB7E3D" w:rsidRPr="00431693" w:rsidRDefault="00DB7E3D">
      <w:pPr>
        <w:pStyle w:val="NormalWeb"/>
        <w:numPr>
          <w:ilvl w:val="0"/>
          <w:numId w:val="222"/>
        </w:numPr>
        <w:jc w:val="both"/>
        <w:rPr>
          <w:rFonts w:asciiTheme="minorHAnsi" w:hAnsiTheme="minorHAnsi" w:cstheme="minorHAnsi"/>
        </w:rPr>
      </w:pPr>
      <w:r w:rsidRPr="00795E32">
        <w:rPr>
          <w:rFonts w:asciiTheme="minorHAnsi" w:hAnsiTheme="minorHAnsi" w:cstheme="minorHAnsi"/>
        </w:rPr>
        <w:t>The sludge generated from heavy-metal removal is dewatered using filter presses or centrifuges to reduce its volume.</w:t>
      </w:r>
    </w:p>
    <w:p w14:paraId="3D349A0D" w14:textId="77777777" w:rsidR="00DB7E3D" w:rsidRPr="00431693" w:rsidRDefault="00DB7E3D">
      <w:pPr>
        <w:pStyle w:val="NormalWeb"/>
        <w:numPr>
          <w:ilvl w:val="0"/>
          <w:numId w:val="222"/>
        </w:numPr>
        <w:jc w:val="both"/>
        <w:rPr>
          <w:rFonts w:asciiTheme="minorHAnsi" w:hAnsiTheme="minorHAnsi" w:cstheme="minorHAnsi"/>
        </w:rPr>
      </w:pPr>
      <w:r w:rsidRPr="00795E32">
        <w:rPr>
          <w:rFonts w:asciiTheme="minorHAnsi" w:hAnsiTheme="minorHAnsi" w:cstheme="minorHAnsi"/>
        </w:rPr>
        <w:t>Dewatered sludge is stored in leak-proof, labelled containers within a secured hazardous waste storage area.</w:t>
      </w:r>
    </w:p>
    <w:p w14:paraId="2606C95A" w14:textId="77777777" w:rsidR="00DB7E3D" w:rsidRPr="00431693" w:rsidRDefault="00DB7E3D">
      <w:pPr>
        <w:pStyle w:val="NormalWeb"/>
        <w:numPr>
          <w:ilvl w:val="0"/>
          <w:numId w:val="222"/>
        </w:numPr>
        <w:jc w:val="both"/>
        <w:rPr>
          <w:rFonts w:asciiTheme="minorHAnsi" w:hAnsiTheme="minorHAnsi" w:cstheme="minorHAnsi"/>
        </w:rPr>
      </w:pPr>
      <w:r w:rsidRPr="00795E32">
        <w:rPr>
          <w:rFonts w:asciiTheme="minorHAnsi" w:hAnsiTheme="minorHAnsi" w:cstheme="minorHAnsi"/>
        </w:rPr>
        <w:t>The sludge is periodically handed over to authorized Hazardous Waste Treatment, Storage, and Disposal Facilities (TSDF) in compliance with statutory requirements.</w:t>
      </w:r>
    </w:p>
    <w:p w14:paraId="6D67595C" w14:textId="77777777" w:rsidR="00DB7E3D" w:rsidRPr="00431693" w:rsidRDefault="00DB7E3D">
      <w:pPr>
        <w:pStyle w:val="NormalWeb"/>
        <w:numPr>
          <w:ilvl w:val="0"/>
          <w:numId w:val="222"/>
        </w:numPr>
        <w:jc w:val="both"/>
        <w:rPr>
          <w:rFonts w:asciiTheme="minorHAnsi" w:hAnsiTheme="minorHAnsi" w:cstheme="minorHAnsi"/>
        </w:rPr>
      </w:pPr>
      <w:r w:rsidRPr="00795E32">
        <w:rPr>
          <w:rFonts w:asciiTheme="minorHAnsi" w:hAnsiTheme="minorHAnsi" w:cstheme="minorHAnsi"/>
        </w:rPr>
        <w:t>Treated effluent is tested for parameters such as pH, total dissolved solids, and heavy-metal concentration.</w:t>
      </w:r>
    </w:p>
    <w:p w14:paraId="30DC0C31" w14:textId="77777777" w:rsidR="00DB7E3D" w:rsidRPr="0052200E" w:rsidRDefault="00DB7E3D">
      <w:pPr>
        <w:pStyle w:val="NormalWeb"/>
        <w:numPr>
          <w:ilvl w:val="0"/>
          <w:numId w:val="222"/>
        </w:numPr>
        <w:jc w:val="both"/>
        <w:rPr>
          <w:rFonts w:asciiTheme="minorHAnsi" w:hAnsiTheme="minorHAnsi" w:cstheme="minorHAnsi"/>
        </w:rPr>
      </w:pPr>
      <w:r>
        <w:rPr>
          <w:rFonts w:asciiTheme="minorHAnsi" w:hAnsiTheme="minorHAnsi" w:cstheme="minorHAnsi"/>
        </w:rPr>
        <w:t>T</w:t>
      </w:r>
      <w:r w:rsidRPr="00795E32">
        <w:rPr>
          <w:rFonts w:asciiTheme="minorHAnsi" w:hAnsiTheme="minorHAnsi" w:cstheme="minorHAnsi"/>
        </w:rPr>
        <w:t>he</w:t>
      </w:r>
      <w:r>
        <w:rPr>
          <w:rFonts w:asciiTheme="minorHAnsi" w:hAnsiTheme="minorHAnsi" w:cstheme="minorHAnsi"/>
        </w:rPr>
        <w:t xml:space="preserve"> treated</w:t>
      </w:r>
      <w:r w:rsidRPr="00795E32">
        <w:rPr>
          <w:rFonts w:asciiTheme="minorHAnsi" w:hAnsiTheme="minorHAnsi" w:cstheme="minorHAnsi"/>
        </w:rPr>
        <w:t xml:space="preserve"> water is recycled back into the industrial process to reduce freshwater use or discharged through approved outlets as per statutory norms.</w:t>
      </w:r>
    </w:p>
    <w:p w14:paraId="04CC91B1" w14:textId="77777777" w:rsidR="00DB7E3D" w:rsidRPr="00431693" w:rsidRDefault="00DB7E3D" w:rsidP="00DB7E3D">
      <w:pPr>
        <w:pStyle w:val="NormalWeb"/>
        <w:rPr>
          <w:rFonts w:asciiTheme="minorHAnsi" w:hAnsiTheme="minorHAnsi" w:cstheme="minorHAnsi"/>
        </w:rPr>
      </w:pPr>
      <w:r w:rsidRPr="00431693">
        <w:rPr>
          <w:rStyle w:val="Strong"/>
          <w:rFonts w:asciiTheme="minorHAnsi" w:hAnsiTheme="minorHAnsi" w:cstheme="minorHAnsi"/>
        </w:rPr>
        <w:t>Performance Monitoring</w:t>
      </w:r>
    </w:p>
    <w:p w14:paraId="36FDD744" w14:textId="77777777" w:rsidR="00DB7E3D" w:rsidRPr="00431693" w:rsidRDefault="00DB7E3D">
      <w:pPr>
        <w:pStyle w:val="NormalWeb"/>
        <w:numPr>
          <w:ilvl w:val="0"/>
          <w:numId w:val="214"/>
        </w:numPr>
        <w:rPr>
          <w:rFonts w:asciiTheme="minorHAnsi" w:hAnsiTheme="minorHAnsi" w:cstheme="minorHAnsi"/>
        </w:rPr>
      </w:pPr>
      <w:r w:rsidRPr="00431693">
        <w:rPr>
          <w:rFonts w:asciiTheme="minorHAnsi" w:hAnsiTheme="minorHAnsi" w:cstheme="minorHAnsi"/>
        </w:rPr>
        <w:t>Key performance indicators such as steam economy, recovery rate, and heat transfer efficiency are recorded daily.</w:t>
      </w:r>
    </w:p>
    <w:p w14:paraId="43382CBC" w14:textId="77777777" w:rsidR="00DB7E3D" w:rsidRDefault="00DB7E3D">
      <w:pPr>
        <w:pStyle w:val="NormalWeb"/>
        <w:numPr>
          <w:ilvl w:val="0"/>
          <w:numId w:val="214"/>
        </w:numPr>
        <w:rPr>
          <w:rFonts w:asciiTheme="minorHAnsi" w:hAnsiTheme="minorHAnsi" w:cstheme="minorHAnsi"/>
        </w:rPr>
      </w:pPr>
      <w:r w:rsidRPr="00431693">
        <w:rPr>
          <w:rFonts w:asciiTheme="minorHAnsi" w:hAnsiTheme="minorHAnsi" w:cstheme="minorHAnsi"/>
        </w:rPr>
        <w:t>Any deviation (e.g., reduced evaporation rate, scaling, fouling) is reported immediately for corrective action.</w:t>
      </w:r>
    </w:p>
    <w:p w14:paraId="5D190AC0" w14:textId="77777777" w:rsidR="00DB7E3D" w:rsidRDefault="00DB7E3D" w:rsidP="00DB7E3D">
      <w:pPr>
        <w:pStyle w:val="NormalWeb"/>
        <w:rPr>
          <w:rFonts w:asciiTheme="minorHAnsi" w:hAnsiTheme="minorHAnsi" w:cstheme="minorHAnsi"/>
        </w:rPr>
      </w:pPr>
    </w:p>
    <w:p w14:paraId="24BE5B84" w14:textId="77777777" w:rsidR="00DB7E3D" w:rsidRPr="00431693" w:rsidRDefault="00DB7E3D" w:rsidP="00DB7E3D">
      <w:pPr>
        <w:pStyle w:val="NormalWeb"/>
        <w:rPr>
          <w:rFonts w:asciiTheme="minorHAnsi" w:hAnsiTheme="minorHAnsi" w:cstheme="minorHAnsi"/>
        </w:rPr>
      </w:pPr>
    </w:p>
    <w:p w14:paraId="35C9A2C8" w14:textId="77777777" w:rsidR="00DB7E3D" w:rsidRPr="00431693" w:rsidRDefault="00DB7E3D" w:rsidP="00DB7E3D">
      <w:pPr>
        <w:spacing w:line="276" w:lineRule="auto"/>
        <w:jc w:val="both"/>
        <w:rPr>
          <w:rFonts w:asciiTheme="minorHAnsi" w:hAnsiTheme="minorHAnsi" w:cstheme="minorHAnsi"/>
          <w:bCs/>
          <w:color w:val="000000"/>
          <w:lang w:val="en-US"/>
        </w:rPr>
      </w:pPr>
      <w:r w:rsidRPr="00431693">
        <w:rPr>
          <w:rFonts w:asciiTheme="minorHAnsi" w:hAnsiTheme="minorHAnsi" w:cstheme="minorHAnsi"/>
          <w:b/>
          <w:bCs/>
          <w:color w:val="000000"/>
          <w:lang w:val="en-US"/>
        </w:rPr>
        <w:t>Parameter Monitoring and Compliance Table:</w:t>
      </w:r>
    </w:p>
    <w:p w14:paraId="1376A59B" w14:textId="77777777" w:rsidR="00DB7E3D" w:rsidRPr="00431693" w:rsidRDefault="00DB7E3D" w:rsidP="00DB7E3D">
      <w:pPr>
        <w:spacing w:line="276" w:lineRule="auto"/>
        <w:jc w:val="both"/>
        <w:rPr>
          <w:rFonts w:asciiTheme="minorHAnsi" w:hAnsiTheme="minorHAnsi" w:cstheme="minorHAnsi"/>
          <w:bCs/>
          <w:color w:val="000000"/>
          <w:lang w:val="en-US"/>
        </w:rPr>
      </w:pPr>
    </w:p>
    <w:tbl>
      <w:tblPr>
        <w:tblStyle w:val="TableGrid"/>
        <w:tblW w:w="0" w:type="auto"/>
        <w:tblLook w:val="04A0" w:firstRow="1" w:lastRow="0" w:firstColumn="1" w:lastColumn="0" w:noHBand="0" w:noVBand="1"/>
      </w:tblPr>
      <w:tblGrid>
        <w:gridCol w:w="2040"/>
        <w:gridCol w:w="728"/>
        <w:gridCol w:w="1934"/>
        <w:gridCol w:w="1701"/>
        <w:gridCol w:w="2707"/>
      </w:tblGrid>
      <w:tr w:rsidR="00DB7E3D" w:rsidRPr="00563C85" w14:paraId="15170271" w14:textId="77777777" w:rsidTr="00496FA7">
        <w:tc>
          <w:tcPr>
            <w:tcW w:w="0" w:type="auto"/>
            <w:hideMark/>
          </w:tcPr>
          <w:p w14:paraId="49BBE1B5" w14:textId="77777777" w:rsidR="00DB7E3D" w:rsidRPr="00563C85" w:rsidRDefault="00DB7E3D" w:rsidP="00496FA7">
            <w:pPr>
              <w:spacing w:line="276" w:lineRule="auto"/>
              <w:jc w:val="both"/>
              <w:rPr>
                <w:rFonts w:asciiTheme="minorHAnsi" w:hAnsiTheme="minorHAnsi" w:cstheme="minorHAnsi"/>
                <w:b/>
                <w:bCs/>
                <w:color w:val="000000"/>
              </w:rPr>
            </w:pPr>
            <w:r w:rsidRPr="00563C85">
              <w:rPr>
                <w:rFonts w:asciiTheme="minorHAnsi" w:hAnsiTheme="minorHAnsi" w:cstheme="minorHAnsi"/>
                <w:b/>
                <w:bCs/>
                <w:color w:val="000000"/>
              </w:rPr>
              <w:t>Parameter</w:t>
            </w:r>
          </w:p>
        </w:tc>
        <w:tc>
          <w:tcPr>
            <w:tcW w:w="0" w:type="auto"/>
            <w:hideMark/>
          </w:tcPr>
          <w:p w14:paraId="47CEB1A6" w14:textId="77777777" w:rsidR="00DB7E3D" w:rsidRPr="00563C85" w:rsidRDefault="00DB7E3D" w:rsidP="00496FA7">
            <w:pPr>
              <w:spacing w:line="276" w:lineRule="auto"/>
              <w:jc w:val="both"/>
              <w:rPr>
                <w:rFonts w:asciiTheme="minorHAnsi" w:hAnsiTheme="minorHAnsi" w:cstheme="minorHAnsi"/>
                <w:b/>
                <w:bCs/>
                <w:color w:val="000000"/>
              </w:rPr>
            </w:pPr>
            <w:r w:rsidRPr="00563C85">
              <w:rPr>
                <w:rFonts w:asciiTheme="minorHAnsi" w:hAnsiTheme="minorHAnsi" w:cstheme="minorHAnsi"/>
                <w:b/>
                <w:bCs/>
                <w:color w:val="000000"/>
              </w:rPr>
              <w:t>Unit</w:t>
            </w:r>
          </w:p>
        </w:tc>
        <w:tc>
          <w:tcPr>
            <w:tcW w:w="1934" w:type="dxa"/>
            <w:hideMark/>
          </w:tcPr>
          <w:p w14:paraId="5F81FF6D" w14:textId="77777777" w:rsidR="00DB7E3D" w:rsidRPr="00563C85" w:rsidRDefault="00DB7E3D" w:rsidP="00496FA7">
            <w:pPr>
              <w:spacing w:line="276" w:lineRule="auto"/>
              <w:jc w:val="both"/>
              <w:rPr>
                <w:rFonts w:asciiTheme="minorHAnsi" w:hAnsiTheme="minorHAnsi" w:cstheme="minorHAnsi"/>
                <w:b/>
                <w:bCs/>
                <w:color w:val="000000"/>
              </w:rPr>
            </w:pPr>
            <w:r w:rsidRPr="00563C85">
              <w:rPr>
                <w:rFonts w:asciiTheme="minorHAnsi" w:hAnsiTheme="minorHAnsi" w:cstheme="minorHAnsi"/>
                <w:b/>
                <w:bCs/>
                <w:color w:val="000000"/>
              </w:rPr>
              <w:t>Permissible Range</w:t>
            </w:r>
          </w:p>
        </w:tc>
        <w:tc>
          <w:tcPr>
            <w:tcW w:w="1701" w:type="dxa"/>
            <w:hideMark/>
          </w:tcPr>
          <w:p w14:paraId="1930D570" w14:textId="77777777" w:rsidR="00DB7E3D" w:rsidRPr="00563C85" w:rsidRDefault="00DB7E3D" w:rsidP="00496FA7">
            <w:pPr>
              <w:spacing w:line="276" w:lineRule="auto"/>
              <w:jc w:val="both"/>
              <w:rPr>
                <w:rFonts w:asciiTheme="minorHAnsi" w:hAnsiTheme="minorHAnsi" w:cstheme="minorHAnsi"/>
                <w:b/>
                <w:bCs/>
                <w:color w:val="000000"/>
              </w:rPr>
            </w:pPr>
            <w:r w:rsidRPr="00563C85">
              <w:rPr>
                <w:rFonts w:asciiTheme="minorHAnsi" w:hAnsiTheme="minorHAnsi" w:cstheme="minorHAnsi"/>
                <w:b/>
                <w:bCs/>
                <w:color w:val="000000"/>
              </w:rPr>
              <w:t>Testing Frequency</w:t>
            </w:r>
          </w:p>
        </w:tc>
        <w:tc>
          <w:tcPr>
            <w:tcW w:w="2707" w:type="dxa"/>
            <w:hideMark/>
          </w:tcPr>
          <w:p w14:paraId="0178DF31" w14:textId="77777777" w:rsidR="00DB7E3D" w:rsidRPr="00563C85" w:rsidRDefault="00DB7E3D" w:rsidP="00496FA7">
            <w:pPr>
              <w:spacing w:line="276" w:lineRule="auto"/>
              <w:jc w:val="both"/>
              <w:rPr>
                <w:rFonts w:asciiTheme="minorHAnsi" w:hAnsiTheme="minorHAnsi" w:cstheme="minorHAnsi"/>
                <w:b/>
                <w:bCs/>
                <w:color w:val="000000"/>
              </w:rPr>
            </w:pPr>
            <w:r w:rsidRPr="00563C85">
              <w:rPr>
                <w:rFonts w:asciiTheme="minorHAnsi" w:hAnsiTheme="minorHAnsi" w:cstheme="minorHAnsi"/>
                <w:b/>
                <w:bCs/>
                <w:color w:val="000000"/>
              </w:rPr>
              <w:t>Test Method</w:t>
            </w:r>
          </w:p>
        </w:tc>
      </w:tr>
      <w:tr w:rsidR="00DB7E3D" w:rsidRPr="00563C85" w14:paraId="410F72F8" w14:textId="77777777" w:rsidTr="00496FA7">
        <w:tc>
          <w:tcPr>
            <w:tcW w:w="0" w:type="auto"/>
            <w:hideMark/>
          </w:tcPr>
          <w:p w14:paraId="2EC55FE7" w14:textId="77777777" w:rsidR="00DB7E3D" w:rsidRPr="00563C85" w:rsidRDefault="00DB7E3D" w:rsidP="00496FA7">
            <w:pPr>
              <w:spacing w:line="276" w:lineRule="auto"/>
              <w:jc w:val="both"/>
              <w:rPr>
                <w:rFonts w:asciiTheme="minorHAnsi" w:hAnsiTheme="minorHAnsi" w:cstheme="minorHAnsi"/>
                <w:b/>
                <w:bCs/>
                <w:color w:val="000000"/>
              </w:rPr>
            </w:pPr>
            <w:r w:rsidRPr="00563C85">
              <w:rPr>
                <w:rFonts w:asciiTheme="minorHAnsi" w:hAnsiTheme="minorHAnsi" w:cstheme="minorHAnsi"/>
                <w:b/>
                <w:bCs/>
                <w:color w:val="000000"/>
              </w:rPr>
              <w:t>pH</w:t>
            </w:r>
          </w:p>
        </w:tc>
        <w:tc>
          <w:tcPr>
            <w:tcW w:w="0" w:type="auto"/>
            <w:hideMark/>
          </w:tcPr>
          <w:p w14:paraId="64FCDE65" w14:textId="77777777" w:rsidR="00DB7E3D" w:rsidRPr="00563C85" w:rsidRDefault="00DB7E3D" w:rsidP="00496FA7">
            <w:pPr>
              <w:spacing w:line="276" w:lineRule="auto"/>
              <w:jc w:val="both"/>
              <w:rPr>
                <w:rFonts w:asciiTheme="minorHAnsi" w:hAnsiTheme="minorHAnsi" w:cstheme="minorHAnsi"/>
                <w:color w:val="000000"/>
              </w:rPr>
            </w:pPr>
            <w:r w:rsidRPr="00563C85">
              <w:rPr>
                <w:rFonts w:asciiTheme="minorHAnsi" w:hAnsiTheme="minorHAnsi" w:cstheme="minorHAnsi"/>
                <w:color w:val="000000"/>
              </w:rPr>
              <w:t>-</w:t>
            </w:r>
          </w:p>
        </w:tc>
        <w:tc>
          <w:tcPr>
            <w:tcW w:w="1934" w:type="dxa"/>
          </w:tcPr>
          <w:p w14:paraId="53ECB719" w14:textId="77777777" w:rsidR="00DB7E3D" w:rsidRPr="00563C85" w:rsidRDefault="00DB7E3D" w:rsidP="00496FA7">
            <w:pPr>
              <w:spacing w:line="276" w:lineRule="auto"/>
              <w:jc w:val="both"/>
              <w:rPr>
                <w:rFonts w:asciiTheme="minorHAnsi" w:hAnsiTheme="minorHAnsi" w:cstheme="minorHAnsi"/>
                <w:color w:val="000000"/>
              </w:rPr>
            </w:pPr>
            <w:r>
              <w:rPr>
                <w:rFonts w:asciiTheme="minorHAnsi" w:hAnsiTheme="minorHAnsi" w:cstheme="minorHAnsi"/>
                <w:color w:val="000000"/>
              </w:rPr>
              <w:t xml:space="preserve"> 5.5-9.0</w:t>
            </w:r>
          </w:p>
        </w:tc>
        <w:tc>
          <w:tcPr>
            <w:tcW w:w="1701" w:type="dxa"/>
            <w:hideMark/>
          </w:tcPr>
          <w:p w14:paraId="3B39198B" w14:textId="77777777" w:rsidR="00DB7E3D" w:rsidRPr="00563C85" w:rsidRDefault="00DB7E3D" w:rsidP="00496FA7">
            <w:pPr>
              <w:spacing w:line="276" w:lineRule="auto"/>
              <w:jc w:val="both"/>
              <w:rPr>
                <w:rFonts w:asciiTheme="minorHAnsi" w:hAnsiTheme="minorHAnsi" w:cstheme="minorHAnsi"/>
                <w:color w:val="000000"/>
              </w:rPr>
            </w:pPr>
            <w:r w:rsidRPr="00563C85">
              <w:rPr>
                <w:rFonts w:asciiTheme="minorHAnsi" w:hAnsiTheme="minorHAnsi" w:cstheme="minorHAnsi"/>
                <w:color w:val="000000"/>
              </w:rPr>
              <w:t>Daily</w:t>
            </w:r>
          </w:p>
        </w:tc>
        <w:tc>
          <w:tcPr>
            <w:tcW w:w="2707" w:type="dxa"/>
            <w:hideMark/>
          </w:tcPr>
          <w:p w14:paraId="1895ACB6" w14:textId="77777777" w:rsidR="00DB7E3D" w:rsidRPr="00563C85" w:rsidRDefault="00DB7E3D" w:rsidP="00496FA7">
            <w:pPr>
              <w:spacing w:line="276" w:lineRule="auto"/>
              <w:jc w:val="both"/>
              <w:rPr>
                <w:rFonts w:asciiTheme="minorHAnsi" w:hAnsiTheme="minorHAnsi" w:cstheme="minorHAnsi"/>
                <w:color w:val="000000"/>
              </w:rPr>
            </w:pPr>
            <w:r w:rsidRPr="00563C85">
              <w:rPr>
                <w:rFonts w:asciiTheme="minorHAnsi" w:hAnsiTheme="minorHAnsi" w:cstheme="minorHAnsi"/>
                <w:color w:val="000000"/>
              </w:rPr>
              <w:t>pH Meter</w:t>
            </w:r>
          </w:p>
        </w:tc>
      </w:tr>
      <w:tr w:rsidR="00DB7E3D" w:rsidRPr="00563C85" w14:paraId="68492892" w14:textId="77777777" w:rsidTr="00496FA7">
        <w:tc>
          <w:tcPr>
            <w:tcW w:w="0" w:type="auto"/>
          </w:tcPr>
          <w:p w14:paraId="08BA7E6C" w14:textId="77777777" w:rsidR="00DB7E3D" w:rsidRPr="00563C85" w:rsidDel="00A15B92" w:rsidRDefault="00DB7E3D" w:rsidP="00496FA7">
            <w:pPr>
              <w:spacing w:line="276" w:lineRule="auto"/>
              <w:jc w:val="both"/>
              <w:rPr>
                <w:rFonts w:asciiTheme="minorHAnsi" w:hAnsiTheme="minorHAnsi" w:cstheme="minorHAnsi"/>
                <w:b/>
                <w:bCs/>
                <w:color w:val="000000"/>
              </w:rPr>
            </w:pPr>
            <w:r w:rsidRPr="00563C85">
              <w:rPr>
                <w:rFonts w:asciiTheme="minorHAnsi" w:hAnsiTheme="minorHAnsi" w:cstheme="minorHAnsi"/>
                <w:b/>
                <w:bCs/>
                <w:color w:val="000000"/>
              </w:rPr>
              <w:t>Steam Pressure</w:t>
            </w:r>
          </w:p>
        </w:tc>
        <w:tc>
          <w:tcPr>
            <w:tcW w:w="0" w:type="auto"/>
          </w:tcPr>
          <w:p w14:paraId="75909F0B" w14:textId="77777777" w:rsidR="00DB7E3D" w:rsidRPr="00563C85" w:rsidRDefault="00DB7E3D" w:rsidP="00496FA7">
            <w:pPr>
              <w:spacing w:line="276" w:lineRule="auto"/>
              <w:jc w:val="both"/>
              <w:rPr>
                <w:rFonts w:asciiTheme="minorHAnsi" w:hAnsiTheme="minorHAnsi" w:cstheme="minorHAnsi"/>
                <w:color w:val="000000"/>
              </w:rPr>
            </w:pPr>
            <w:r w:rsidRPr="00563C85">
              <w:rPr>
                <w:rFonts w:asciiTheme="minorHAnsi" w:hAnsiTheme="minorHAnsi" w:cstheme="minorHAnsi"/>
                <w:color w:val="000000"/>
              </w:rPr>
              <w:t>bar</w:t>
            </w:r>
          </w:p>
        </w:tc>
        <w:tc>
          <w:tcPr>
            <w:tcW w:w="1934" w:type="dxa"/>
          </w:tcPr>
          <w:p w14:paraId="48325079" w14:textId="77777777" w:rsidR="00DB7E3D" w:rsidRPr="00563C85" w:rsidDel="00A15B92" w:rsidRDefault="00DB7E3D" w:rsidP="00496FA7">
            <w:pPr>
              <w:spacing w:line="276" w:lineRule="auto"/>
              <w:jc w:val="both"/>
              <w:rPr>
                <w:rFonts w:asciiTheme="minorHAnsi" w:hAnsiTheme="minorHAnsi" w:cstheme="minorHAnsi"/>
                <w:color w:val="000000"/>
              </w:rPr>
            </w:pPr>
            <w:r w:rsidRPr="00563C85">
              <w:rPr>
                <w:rFonts w:asciiTheme="minorHAnsi" w:hAnsiTheme="minorHAnsi" w:cstheme="minorHAnsi"/>
                <w:color w:val="000000"/>
              </w:rPr>
              <w:t>As per design</w:t>
            </w:r>
          </w:p>
        </w:tc>
        <w:tc>
          <w:tcPr>
            <w:tcW w:w="1701" w:type="dxa"/>
          </w:tcPr>
          <w:p w14:paraId="4D4605F3" w14:textId="77777777" w:rsidR="00DB7E3D" w:rsidRPr="00563C85" w:rsidRDefault="00DB7E3D" w:rsidP="00496FA7">
            <w:pPr>
              <w:spacing w:line="276" w:lineRule="auto"/>
              <w:jc w:val="both"/>
              <w:rPr>
                <w:rFonts w:asciiTheme="minorHAnsi" w:hAnsiTheme="minorHAnsi" w:cstheme="minorHAnsi"/>
                <w:color w:val="000000"/>
              </w:rPr>
            </w:pPr>
            <w:r w:rsidRPr="00563C85">
              <w:rPr>
                <w:rFonts w:asciiTheme="minorHAnsi" w:hAnsiTheme="minorHAnsi" w:cstheme="minorHAnsi"/>
                <w:color w:val="000000"/>
              </w:rPr>
              <w:t>Continuous</w:t>
            </w:r>
          </w:p>
        </w:tc>
        <w:tc>
          <w:tcPr>
            <w:tcW w:w="2707" w:type="dxa"/>
          </w:tcPr>
          <w:p w14:paraId="125F2CDF" w14:textId="77777777" w:rsidR="00DB7E3D" w:rsidRPr="00563C85" w:rsidRDefault="00DB7E3D" w:rsidP="00496FA7">
            <w:pPr>
              <w:spacing w:line="276" w:lineRule="auto"/>
              <w:jc w:val="both"/>
              <w:rPr>
                <w:rFonts w:asciiTheme="minorHAnsi" w:hAnsiTheme="minorHAnsi" w:cstheme="minorHAnsi"/>
                <w:color w:val="000000"/>
              </w:rPr>
            </w:pPr>
            <w:r w:rsidRPr="00563C85">
              <w:rPr>
                <w:rFonts w:asciiTheme="minorHAnsi" w:hAnsiTheme="minorHAnsi" w:cstheme="minorHAnsi"/>
                <w:color w:val="000000"/>
              </w:rPr>
              <w:t>Pressure Gauge</w:t>
            </w:r>
          </w:p>
        </w:tc>
      </w:tr>
      <w:tr w:rsidR="00DB7E3D" w:rsidRPr="00563C85" w14:paraId="02AA4B7F" w14:textId="77777777" w:rsidTr="00496FA7">
        <w:tc>
          <w:tcPr>
            <w:tcW w:w="0" w:type="auto"/>
          </w:tcPr>
          <w:p w14:paraId="59A666C4" w14:textId="77777777" w:rsidR="00DB7E3D" w:rsidRPr="00563C85" w:rsidRDefault="00DB7E3D" w:rsidP="00496FA7">
            <w:pPr>
              <w:spacing w:line="276" w:lineRule="auto"/>
              <w:jc w:val="both"/>
              <w:rPr>
                <w:rFonts w:asciiTheme="minorHAnsi" w:hAnsiTheme="minorHAnsi" w:cstheme="minorHAnsi"/>
                <w:b/>
                <w:bCs/>
                <w:color w:val="000000"/>
              </w:rPr>
            </w:pPr>
            <w:r>
              <w:rPr>
                <w:rFonts w:asciiTheme="minorHAnsi" w:hAnsiTheme="minorHAnsi" w:cstheme="minorHAnsi"/>
                <w:b/>
                <w:bCs/>
                <w:color w:val="000000"/>
              </w:rPr>
              <w:t>BOD (condensate)</w:t>
            </w:r>
          </w:p>
        </w:tc>
        <w:tc>
          <w:tcPr>
            <w:tcW w:w="0" w:type="auto"/>
          </w:tcPr>
          <w:p w14:paraId="5FC16576" w14:textId="77777777" w:rsidR="00DB7E3D" w:rsidRPr="00563C85" w:rsidRDefault="00DB7E3D" w:rsidP="00496FA7">
            <w:pPr>
              <w:spacing w:line="276" w:lineRule="auto"/>
              <w:jc w:val="both"/>
              <w:rPr>
                <w:rFonts w:asciiTheme="minorHAnsi" w:hAnsiTheme="minorHAnsi" w:cstheme="minorHAnsi"/>
                <w:color w:val="000000"/>
              </w:rPr>
            </w:pPr>
            <w:r>
              <w:rPr>
                <w:rFonts w:asciiTheme="minorHAnsi" w:hAnsiTheme="minorHAnsi" w:cstheme="minorHAnsi"/>
                <w:color w:val="000000"/>
              </w:rPr>
              <w:t>Mg/L</w:t>
            </w:r>
          </w:p>
        </w:tc>
        <w:tc>
          <w:tcPr>
            <w:tcW w:w="1934" w:type="dxa"/>
          </w:tcPr>
          <w:p w14:paraId="195E4E2A" w14:textId="77777777" w:rsidR="00DB7E3D" w:rsidRPr="00563C85" w:rsidRDefault="00DB7E3D" w:rsidP="00496FA7">
            <w:pPr>
              <w:spacing w:line="276" w:lineRule="auto"/>
              <w:jc w:val="both"/>
              <w:rPr>
                <w:rFonts w:asciiTheme="minorHAnsi" w:hAnsiTheme="minorHAnsi" w:cstheme="minorHAnsi"/>
                <w:color w:val="000000"/>
              </w:rPr>
            </w:pPr>
            <w:r>
              <w:rPr>
                <w:rFonts w:asciiTheme="minorHAnsi" w:hAnsiTheme="minorHAnsi" w:cstheme="minorHAnsi"/>
                <w:color w:val="000000"/>
              </w:rPr>
              <w:t>&lt; 30</w:t>
            </w:r>
          </w:p>
        </w:tc>
        <w:tc>
          <w:tcPr>
            <w:tcW w:w="1701" w:type="dxa"/>
          </w:tcPr>
          <w:p w14:paraId="51E9631E" w14:textId="77777777" w:rsidR="00DB7E3D" w:rsidRPr="00563C85" w:rsidRDefault="00DB7E3D" w:rsidP="00496FA7">
            <w:pPr>
              <w:spacing w:line="276" w:lineRule="auto"/>
              <w:jc w:val="both"/>
              <w:rPr>
                <w:rFonts w:asciiTheme="minorHAnsi" w:hAnsiTheme="minorHAnsi" w:cstheme="minorHAnsi"/>
                <w:color w:val="000000"/>
              </w:rPr>
            </w:pPr>
            <w:r>
              <w:rPr>
                <w:rFonts w:asciiTheme="minorHAnsi" w:hAnsiTheme="minorHAnsi" w:cstheme="minorHAnsi"/>
                <w:color w:val="000000"/>
              </w:rPr>
              <w:t>Periodic</w:t>
            </w:r>
          </w:p>
        </w:tc>
        <w:tc>
          <w:tcPr>
            <w:tcW w:w="2707" w:type="dxa"/>
          </w:tcPr>
          <w:p w14:paraId="018C6924" w14:textId="77777777" w:rsidR="00DB7E3D" w:rsidRPr="00563C85" w:rsidRDefault="00DB7E3D" w:rsidP="00496FA7">
            <w:pPr>
              <w:spacing w:line="276" w:lineRule="auto"/>
              <w:jc w:val="both"/>
              <w:rPr>
                <w:rFonts w:asciiTheme="minorHAnsi" w:hAnsiTheme="minorHAnsi" w:cstheme="minorHAnsi"/>
                <w:color w:val="000000"/>
              </w:rPr>
            </w:pPr>
            <w:proofErr w:type="spellStart"/>
            <w:r>
              <w:rPr>
                <w:rFonts w:asciiTheme="minorHAnsi" w:hAnsiTheme="minorHAnsi" w:cstheme="minorHAnsi"/>
                <w:color w:val="000000"/>
              </w:rPr>
              <w:t>MoEF&amp;CC</w:t>
            </w:r>
            <w:proofErr w:type="spellEnd"/>
            <w:r>
              <w:rPr>
                <w:rFonts w:asciiTheme="minorHAnsi" w:hAnsiTheme="minorHAnsi" w:cstheme="minorHAnsi"/>
                <w:color w:val="000000"/>
              </w:rPr>
              <w:t xml:space="preserve"> Approved Lab (External Agency)</w:t>
            </w:r>
          </w:p>
        </w:tc>
      </w:tr>
      <w:tr w:rsidR="00DB7E3D" w:rsidRPr="00563C85" w14:paraId="05298EBB" w14:textId="77777777" w:rsidTr="00496FA7">
        <w:tc>
          <w:tcPr>
            <w:tcW w:w="0" w:type="auto"/>
          </w:tcPr>
          <w:p w14:paraId="5A1EEA34" w14:textId="77777777" w:rsidR="00DB7E3D" w:rsidRDefault="00DB7E3D" w:rsidP="00496FA7">
            <w:pPr>
              <w:spacing w:line="276" w:lineRule="auto"/>
              <w:jc w:val="both"/>
              <w:rPr>
                <w:rFonts w:asciiTheme="minorHAnsi" w:hAnsiTheme="minorHAnsi" w:cstheme="minorHAnsi"/>
                <w:b/>
                <w:bCs/>
                <w:color w:val="000000"/>
              </w:rPr>
            </w:pPr>
            <w:r w:rsidRPr="00563C85">
              <w:rPr>
                <w:rFonts w:asciiTheme="minorHAnsi" w:hAnsiTheme="minorHAnsi" w:cstheme="minorHAnsi"/>
                <w:b/>
                <w:bCs/>
                <w:color w:val="000000"/>
              </w:rPr>
              <w:lastRenderedPageBreak/>
              <w:t>COD (Condensate)</w:t>
            </w:r>
          </w:p>
        </w:tc>
        <w:tc>
          <w:tcPr>
            <w:tcW w:w="0" w:type="auto"/>
          </w:tcPr>
          <w:p w14:paraId="6F0BB287" w14:textId="77777777" w:rsidR="00DB7E3D" w:rsidRDefault="00DB7E3D" w:rsidP="00496FA7">
            <w:pPr>
              <w:spacing w:line="276" w:lineRule="auto"/>
              <w:jc w:val="both"/>
              <w:rPr>
                <w:rFonts w:asciiTheme="minorHAnsi" w:hAnsiTheme="minorHAnsi" w:cstheme="minorHAnsi"/>
                <w:color w:val="000000"/>
              </w:rPr>
            </w:pPr>
            <w:r w:rsidRPr="00563C85">
              <w:rPr>
                <w:rFonts w:asciiTheme="minorHAnsi" w:hAnsiTheme="minorHAnsi" w:cstheme="minorHAnsi"/>
                <w:color w:val="000000"/>
              </w:rPr>
              <w:t>mg/L</w:t>
            </w:r>
          </w:p>
        </w:tc>
        <w:tc>
          <w:tcPr>
            <w:tcW w:w="1934" w:type="dxa"/>
          </w:tcPr>
          <w:p w14:paraId="2ECCCA46" w14:textId="77777777" w:rsidR="00DB7E3D" w:rsidRDefault="00DB7E3D" w:rsidP="00496FA7">
            <w:pPr>
              <w:spacing w:line="276" w:lineRule="auto"/>
              <w:jc w:val="both"/>
              <w:rPr>
                <w:rFonts w:asciiTheme="minorHAnsi" w:hAnsiTheme="minorHAnsi" w:cstheme="minorHAnsi"/>
                <w:color w:val="000000"/>
              </w:rPr>
            </w:pPr>
            <w:r w:rsidRPr="00563C85">
              <w:rPr>
                <w:rFonts w:asciiTheme="minorHAnsi" w:hAnsiTheme="minorHAnsi" w:cstheme="minorHAnsi"/>
                <w:color w:val="000000"/>
              </w:rPr>
              <w:t>&lt; 250</w:t>
            </w:r>
          </w:p>
        </w:tc>
        <w:tc>
          <w:tcPr>
            <w:tcW w:w="1701" w:type="dxa"/>
          </w:tcPr>
          <w:p w14:paraId="0178A232" w14:textId="77777777" w:rsidR="00DB7E3D" w:rsidRDefault="00DB7E3D" w:rsidP="00496FA7">
            <w:pPr>
              <w:spacing w:line="276" w:lineRule="auto"/>
              <w:jc w:val="both"/>
              <w:rPr>
                <w:rFonts w:asciiTheme="minorHAnsi" w:hAnsiTheme="minorHAnsi" w:cstheme="minorHAnsi"/>
                <w:color w:val="000000"/>
              </w:rPr>
            </w:pPr>
            <w:r>
              <w:rPr>
                <w:rFonts w:asciiTheme="minorHAnsi" w:hAnsiTheme="minorHAnsi" w:cstheme="minorHAnsi"/>
                <w:color w:val="000000"/>
              </w:rPr>
              <w:t>Periodic</w:t>
            </w:r>
          </w:p>
        </w:tc>
        <w:tc>
          <w:tcPr>
            <w:tcW w:w="2707" w:type="dxa"/>
          </w:tcPr>
          <w:p w14:paraId="0BF30593" w14:textId="77777777" w:rsidR="00DB7E3D" w:rsidRDefault="00DB7E3D" w:rsidP="00496FA7">
            <w:pPr>
              <w:spacing w:line="276" w:lineRule="auto"/>
              <w:jc w:val="both"/>
              <w:rPr>
                <w:rFonts w:asciiTheme="minorHAnsi" w:hAnsiTheme="minorHAnsi" w:cstheme="minorHAnsi"/>
                <w:color w:val="000000"/>
              </w:rPr>
            </w:pPr>
            <w:proofErr w:type="spellStart"/>
            <w:r>
              <w:rPr>
                <w:rFonts w:asciiTheme="minorHAnsi" w:hAnsiTheme="minorHAnsi" w:cstheme="minorHAnsi"/>
                <w:color w:val="000000"/>
              </w:rPr>
              <w:t>MoEF&amp;CC</w:t>
            </w:r>
            <w:proofErr w:type="spellEnd"/>
            <w:r>
              <w:rPr>
                <w:rFonts w:asciiTheme="minorHAnsi" w:hAnsiTheme="minorHAnsi" w:cstheme="minorHAnsi"/>
                <w:color w:val="000000"/>
              </w:rPr>
              <w:t xml:space="preserve"> Approved Lab (External Agency)</w:t>
            </w:r>
          </w:p>
        </w:tc>
      </w:tr>
      <w:tr w:rsidR="00DB7E3D" w:rsidRPr="00563C85" w14:paraId="14D4952A" w14:textId="77777777" w:rsidTr="00496FA7">
        <w:tc>
          <w:tcPr>
            <w:tcW w:w="0" w:type="auto"/>
          </w:tcPr>
          <w:p w14:paraId="26554F00" w14:textId="77777777" w:rsidR="00DB7E3D" w:rsidRPr="00563C85" w:rsidRDefault="00DB7E3D" w:rsidP="00496FA7">
            <w:pPr>
              <w:spacing w:line="276" w:lineRule="auto"/>
              <w:jc w:val="both"/>
              <w:rPr>
                <w:rFonts w:asciiTheme="minorHAnsi" w:hAnsiTheme="minorHAnsi" w:cstheme="minorHAnsi"/>
                <w:b/>
                <w:bCs/>
                <w:color w:val="000000"/>
              </w:rPr>
            </w:pPr>
            <w:r>
              <w:rPr>
                <w:rFonts w:asciiTheme="minorHAnsi" w:hAnsiTheme="minorHAnsi" w:cstheme="minorHAnsi"/>
                <w:b/>
                <w:bCs/>
                <w:color w:val="000000"/>
              </w:rPr>
              <w:t>Total Suspended Solids</w:t>
            </w:r>
          </w:p>
        </w:tc>
        <w:tc>
          <w:tcPr>
            <w:tcW w:w="0" w:type="auto"/>
          </w:tcPr>
          <w:p w14:paraId="31C47187" w14:textId="77777777" w:rsidR="00DB7E3D" w:rsidRPr="00563C85" w:rsidRDefault="00DB7E3D" w:rsidP="00496FA7">
            <w:pPr>
              <w:spacing w:line="276" w:lineRule="auto"/>
              <w:jc w:val="both"/>
              <w:rPr>
                <w:rFonts w:asciiTheme="minorHAnsi" w:hAnsiTheme="minorHAnsi" w:cstheme="minorHAnsi"/>
                <w:color w:val="000000"/>
              </w:rPr>
            </w:pPr>
            <w:r w:rsidRPr="00563C85">
              <w:rPr>
                <w:rFonts w:asciiTheme="minorHAnsi" w:hAnsiTheme="minorHAnsi" w:cstheme="minorHAnsi"/>
                <w:color w:val="000000"/>
              </w:rPr>
              <w:t>mg/L</w:t>
            </w:r>
          </w:p>
        </w:tc>
        <w:tc>
          <w:tcPr>
            <w:tcW w:w="1934" w:type="dxa"/>
          </w:tcPr>
          <w:p w14:paraId="584424EA" w14:textId="77777777" w:rsidR="00DB7E3D" w:rsidRPr="00563C85" w:rsidRDefault="00DB7E3D" w:rsidP="00496FA7">
            <w:pPr>
              <w:spacing w:line="276" w:lineRule="auto"/>
              <w:jc w:val="both"/>
              <w:rPr>
                <w:rFonts w:asciiTheme="minorHAnsi" w:hAnsiTheme="minorHAnsi" w:cstheme="minorHAnsi"/>
                <w:color w:val="000000"/>
              </w:rPr>
            </w:pPr>
            <w:r w:rsidRPr="00563C85">
              <w:rPr>
                <w:rFonts w:asciiTheme="minorHAnsi" w:hAnsiTheme="minorHAnsi" w:cstheme="minorHAnsi"/>
                <w:color w:val="000000"/>
              </w:rPr>
              <w:t xml:space="preserve">&lt; </w:t>
            </w:r>
            <w:r>
              <w:rPr>
                <w:rFonts w:asciiTheme="minorHAnsi" w:hAnsiTheme="minorHAnsi" w:cstheme="minorHAnsi"/>
                <w:color w:val="000000"/>
              </w:rPr>
              <w:t>10</w:t>
            </w:r>
            <w:r w:rsidRPr="00563C85">
              <w:rPr>
                <w:rFonts w:asciiTheme="minorHAnsi" w:hAnsiTheme="minorHAnsi" w:cstheme="minorHAnsi"/>
                <w:color w:val="000000"/>
              </w:rPr>
              <w:t>0</w:t>
            </w:r>
          </w:p>
        </w:tc>
        <w:tc>
          <w:tcPr>
            <w:tcW w:w="1701" w:type="dxa"/>
          </w:tcPr>
          <w:p w14:paraId="49491789" w14:textId="77777777" w:rsidR="00DB7E3D" w:rsidRDefault="00DB7E3D" w:rsidP="00496FA7">
            <w:pPr>
              <w:spacing w:line="276" w:lineRule="auto"/>
              <w:jc w:val="both"/>
              <w:rPr>
                <w:rFonts w:asciiTheme="minorHAnsi" w:hAnsiTheme="minorHAnsi" w:cstheme="minorHAnsi"/>
                <w:color w:val="000000"/>
              </w:rPr>
            </w:pPr>
            <w:r>
              <w:rPr>
                <w:rFonts w:asciiTheme="minorHAnsi" w:hAnsiTheme="minorHAnsi" w:cstheme="minorHAnsi"/>
                <w:color w:val="000000"/>
              </w:rPr>
              <w:t>Periodic</w:t>
            </w:r>
          </w:p>
        </w:tc>
        <w:tc>
          <w:tcPr>
            <w:tcW w:w="2707" w:type="dxa"/>
          </w:tcPr>
          <w:p w14:paraId="1418C1EE" w14:textId="77777777" w:rsidR="00DB7E3D" w:rsidRDefault="00DB7E3D" w:rsidP="00496FA7">
            <w:pPr>
              <w:spacing w:line="276" w:lineRule="auto"/>
              <w:jc w:val="both"/>
              <w:rPr>
                <w:rFonts w:asciiTheme="minorHAnsi" w:hAnsiTheme="minorHAnsi" w:cstheme="minorHAnsi"/>
                <w:color w:val="000000"/>
              </w:rPr>
            </w:pPr>
            <w:proofErr w:type="spellStart"/>
            <w:r>
              <w:rPr>
                <w:rFonts w:asciiTheme="minorHAnsi" w:hAnsiTheme="minorHAnsi" w:cstheme="minorHAnsi"/>
                <w:color w:val="000000"/>
              </w:rPr>
              <w:t>MoEF&amp;CC</w:t>
            </w:r>
            <w:proofErr w:type="spellEnd"/>
            <w:r>
              <w:rPr>
                <w:rFonts w:asciiTheme="minorHAnsi" w:hAnsiTheme="minorHAnsi" w:cstheme="minorHAnsi"/>
                <w:color w:val="000000"/>
              </w:rPr>
              <w:t xml:space="preserve"> Approved Lab (External Agency)</w:t>
            </w:r>
          </w:p>
        </w:tc>
      </w:tr>
    </w:tbl>
    <w:p w14:paraId="3A6B2D99" w14:textId="77777777" w:rsidR="00DB7E3D" w:rsidRPr="00431693" w:rsidRDefault="00DB7E3D" w:rsidP="00DB7E3D">
      <w:pPr>
        <w:spacing w:line="276" w:lineRule="auto"/>
        <w:jc w:val="both"/>
        <w:rPr>
          <w:rFonts w:asciiTheme="minorHAnsi" w:hAnsiTheme="minorHAnsi" w:cstheme="minorHAnsi"/>
          <w:b/>
          <w:bCs/>
          <w:color w:val="000000"/>
          <w:lang w:val="en-US"/>
        </w:rPr>
      </w:pPr>
    </w:p>
    <w:p w14:paraId="3CC1090B" w14:textId="77777777" w:rsidR="00DB7E3D" w:rsidRPr="00431693" w:rsidRDefault="00DB7E3D" w:rsidP="00DB7E3D">
      <w:pPr>
        <w:spacing w:line="276" w:lineRule="auto"/>
        <w:jc w:val="both"/>
        <w:rPr>
          <w:rFonts w:asciiTheme="minorHAnsi" w:hAnsiTheme="minorHAnsi" w:cstheme="minorHAnsi"/>
          <w:bCs/>
          <w:color w:val="000000"/>
          <w:lang w:val="en-US"/>
        </w:rPr>
      </w:pPr>
      <w:r w:rsidRPr="00431693">
        <w:rPr>
          <w:rFonts w:asciiTheme="minorHAnsi" w:hAnsiTheme="minorHAnsi" w:cstheme="minorHAnsi"/>
          <w:b/>
          <w:bCs/>
          <w:color w:val="000000"/>
          <w:lang w:val="en-US"/>
        </w:rPr>
        <w:t>c. Non-Compliance Response Procedures</w:t>
      </w:r>
    </w:p>
    <w:p w14:paraId="5484C941" w14:textId="77777777" w:rsidR="00DB7E3D" w:rsidRPr="00431693" w:rsidRDefault="00DB7E3D">
      <w:pPr>
        <w:numPr>
          <w:ilvl w:val="0"/>
          <w:numId w:val="38"/>
        </w:numPr>
        <w:spacing w:line="276" w:lineRule="auto"/>
        <w:jc w:val="both"/>
        <w:rPr>
          <w:rFonts w:asciiTheme="minorHAnsi" w:hAnsiTheme="minorHAnsi" w:cstheme="minorHAnsi"/>
          <w:bCs/>
          <w:color w:val="000000"/>
          <w:lang w:val="en-US"/>
        </w:rPr>
      </w:pPr>
      <w:r w:rsidRPr="00431693">
        <w:rPr>
          <w:rFonts w:asciiTheme="minorHAnsi" w:hAnsiTheme="minorHAnsi" w:cstheme="minorHAnsi"/>
          <w:bCs/>
          <w:color w:val="000000"/>
          <w:lang w:val="en-US"/>
        </w:rPr>
        <w:t xml:space="preserve">In case of non-compliance, laboratory technicians </w:t>
      </w:r>
      <w:proofErr w:type="gramStart"/>
      <w:r w:rsidRPr="00431693">
        <w:rPr>
          <w:rFonts w:asciiTheme="minorHAnsi" w:hAnsiTheme="minorHAnsi" w:cstheme="minorHAnsi"/>
          <w:bCs/>
          <w:color w:val="000000"/>
          <w:lang w:val="en-US"/>
        </w:rPr>
        <w:t>notifies</w:t>
      </w:r>
      <w:proofErr w:type="gramEnd"/>
      <w:r w:rsidRPr="00431693">
        <w:rPr>
          <w:rFonts w:asciiTheme="minorHAnsi" w:hAnsiTheme="minorHAnsi" w:cstheme="minorHAnsi"/>
          <w:bCs/>
          <w:color w:val="000000"/>
          <w:lang w:val="en-US"/>
        </w:rPr>
        <w:t xml:space="preserve"> the Environmental Compliance Officer, who investigates and implements </w:t>
      </w:r>
      <w:r w:rsidRPr="00431693">
        <w:rPr>
          <w:rFonts w:asciiTheme="minorHAnsi" w:hAnsiTheme="minorHAnsi" w:cstheme="minorHAnsi"/>
          <w:bCs/>
          <w:color w:val="000000"/>
        </w:rPr>
        <w:t>Corrective actions may include adjusting feed pH, cleaning evaporator surfaces, reducing feed flow, or increasing chemical anti-</w:t>
      </w:r>
      <w:proofErr w:type="spellStart"/>
      <w:r w:rsidRPr="00431693">
        <w:rPr>
          <w:rFonts w:asciiTheme="minorHAnsi" w:hAnsiTheme="minorHAnsi" w:cstheme="minorHAnsi"/>
          <w:bCs/>
          <w:color w:val="000000"/>
        </w:rPr>
        <w:t>scalant</w:t>
      </w:r>
      <w:proofErr w:type="spellEnd"/>
      <w:r w:rsidRPr="00431693">
        <w:rPr>
          <w:rFonts w:asciiTheme="minorHAnsi" w:hAnsiTheme="minorHAnsi" w:cstheme="minorHAnsi"/>
          <w:bCs/>
          <w:color w:val="000000"/>
        </w:rPr>
        <w:t xml:space="preserve"> dosing</w:t>
      </w:r>
      <w:r w:rsidRPr="00431693">
        <w:rPr>
          <w:rFonts w:asciiTheme="minorHAnsi" w:hAnsiTheme="minorHAnsi" w:cstheme="minorHAnsi"/>
          <w:bCs/>
          <w:color w:val="000000"/>
          <w:lang w:val="en-US"/>
        </w:rPr>
        <w:t>.</w:t>
      </w:r>
    </w:p>
    <w:p w14:paraId="0529AFCA" w14:textId="77777777" w:rsidR="00DB7E3D" w:rsidRPr="00431693" w:rsidRDefault="00DB7E3D">
      <w:pPr>
        <w:numPr>
          <w:ilvl w:val="0"/>
          <w:numId w:val="38"/>
        </w:numPr>
        <w:spacing w:line="276" w:lineRule="auto"/>
        <w:jc w:val="both"/>
        <w:rPr>
          <w:rFonts w:asciiTheme="minorHAnsi" w:hAnsiTheme="minorHAnsi" w:cstheme="minorHAnsi"/>
          <w:bCs/>
          <w:color w:val="000000"/>
          <w:lang w:val="en-US"/>
        </w:rPr>
      </w:pPr>
      <w:r w:rsidRPr="00431693">
        <w:rPr>
          <w:rFonts w:asciiTheme="minorHAnsi" w:hAnsiTheme="minorHAnsi" w:cstheme="minorHAnsi"/>
          <w:bCs/>
          <w:color w:val="000000"/>
          <w:lang w:val="en-US"/>
        </w:rPr>
        <w:t>The incident is documented, and additional monitoring ensures compliance.</w:t>
      </w:r>
    </w:p>
    <w:p w14:paraId="2B497E73" w14:textId="77777777" w:rsidR="00DB7E3D" w:rsidRPr="00431693" w:rsidRDefault="00DB7E3D" w:rsidP="00DB7E3D">
      <w:pPr>
        <w:spacing w:line="276" w:lineRule="auto"/>
        <w:ind w:left="720"/>
        <w:jc w:val="both"/>
        <w:rPr>
          <w:rFonts w:asciiTheme="minorHAnsi" w:hAnsiTheme="minorHAnsi" w:cstheme="minorHAnsi"/>
          <w:bCs/>
          <w:color w:val="000000"/>
          <w:lang w:val="en-US"/>
        </w:rPr>
      </w:pPr>
    </w:p>
    <w:p w14:paraId="3D84BFBE" w14:textId="77777777" w:rsidR="00DB7E3D" w:rsidRPr="00431693" w:rsidRDefault="00DB7E3D" w:rsidP="00DB7E3D">
      <w:pPr>
        <w:spacing w:line="276" w:lineRule="auto"/>
        <w:jc w:val="both"/>
        <w:rPr>
          <w:rFonts w:asciiTheme="minorHAnsi" w:hAnsiTheme="minorHAnsi" w:cstheme="minorHAnsi"/>
          <w:bCs/>
          <w:color w:val="000000"/>
          <w:lang w:val="en-US"/>
        </w:rPr>
      </w:pPr>
      <w:r w:rsidRPr="00431693">
        <w:rPr>
          <w:rFonts w:asciiTheme="minorHAnsi" w:hAnsiTheme="minorHAnsi" w:cstheme="minorHAnsi"/>
          <w:b/>
          <w:bCs/>
          <w:color w:val="000000"/>
          <w:lang w:val="en-US"/>
        </w:rPr>
        <w:t>d. Post-Operation Procedures</w:t>
      </w:r>
    </w:p>
    <w:p w14:paraId="28BCBE2E" w14:textId="77777777" w:rsidR="00DB7E3D" w:rsidRPr="00431693" w:rsidRDefault="00DB7E3D">
      <w:pPr>
        <w:numPr>
          <w:ilvl w:val="0"/>
          <w:numId w:val="39"/>
        </w:numPr>
        <w:spacing w:line="276" w:lineRule="auto"/>
        <w:jc w:val="both"/>
        <w:rPr>
          <w:rFonts w:asciiTheme="minorHAnsi" w:hAnsiTheme="minorHAnsi" w:cstheme="minorHAnsi"/>
          <w:bCs/>
          <w:color w:val="000000"/>
          <w:lang w:val="en-US"/>
        </w:rPr>
      </w:pPr>
      <w:proofErr w:type="gramStart"/>
      <w:r w:rsidRPr="00431693">
        <w:rPr>
          <w:rFonts w:asciiTheme="minorHAnsi" w:hAnsiTheme="minorHAnsi" w:cstheme="minorHAnsi"/>
          <w:bCs/>
          <w:color w:val="000000"/>
          <w:lang w:val="en-US"/>
        </w:rPr>
        <w:t>Operators</w:t>
      </w:r>
      <w:proofErr w:type="gramEnd"/>
      <w:r w:rsidRPr="00431693">
        <w:rPr>
          <w:rFonts w:asciiTheme="minorHAnsi" w:hAnsiTheme="minorHAnsi" w:cstheme="minorHAnsi"/>
          <w:bCs/>
          <w:color w:val="000000"/>
          <w:lang w:val="en-US"/>
        </w:rPr>
        <w:t xml:space="preserve"> flush evaporator lines with clean water to prevent scaling/deposition.</w:t>
      </w:r>
    </w:p>
    <w:p w14:paraId="6BD8C299" w14:textId="77777777" w:rsidR="00DB7E3D" w:rsidRPr="00431693" w:rsidRDefault="00DB7E3D">
      <w:pPr>
        <w:numPr>
          <w:ilvl w:val="0"/>
          <w:numId w:val="39"/>
        </w:numPr>
        <w:spacing w:line="276" w:lineRule="auto"/>
        <w:jc w:val="both"/>
        <w:rPr>
          <w:rFonts w:asciiTheme="minorHAnsi" w:hAnsiTheme="minorHAnsi" w:cstheme="minorHAnsi"/>
          <w:bCs/>
          <w:color w:val="000000"/>
          <w:lang w:val="en-US"/>
        </w:rPr>
      </w:pPr>
      <w:r w:rsidRPr="00431693">
        <w:rPr>
          <w:rFonts w:asciiTheme="minorHAnsi" w:hAnsiTheme="minorHAnsi" w:cstheme="minorHAnsi"/>
          <w:bCs/>
          <w:color w:val="000000"/>
          <w:lang w:val="en-US"/>
        </w:rPr>
        <w:t>Steam and utility lines are depressurized safely before shutdown.</w:t>
      </w:r>
    </w:p>
    <w:p w14:paraId="75AE6A41" w14:textId="77777777" w:rsidR="00DB7E3D" w:rsidRPr="00431693" w:rsidRDefault="00DB7E3D">
      <w:pPr>
        <w:numPr>
          <w:ilvl w:val="0"/>
          <w:numId w:val="39"/>
        </w:numPr>
        <w:spacing w:line="276" w:lineRule="auto"/>
        <w:jc w:val="both"/>
        <w:rPr>
          <w:rFonts w:asciiTheme="minorHAnsi" w:hAnsiTheme="minorHAnsi" w:cstheme="minorHAnsi"/>
          <w:bCs/>
          <w:color w:val="000000"/>
          <w:lang w:val="en-US"/>
        </w:rPr>
      </w:pPr>
      <w:r w:rsidRPr="00431693">
        <w:rPr>
          <w:rFonts w:asciiTheme="minorHAnsi" w:hAnsiTheme="minorHAnsi" w:cstheme="minorHAnsi"/>
          <w:bCs/>
          <w:color w:val="000000"/>
          <w:lang w:val="en-US"/>
        </w:rPr>
        <w:t>Daily logs are maintained, including steam consumption, feed/condensate volumes, quality parameters, maintenance activities, and incident records.</w:t>
      </w:r>
    </w:p>
    <w:p w14:paraId="3F2F376D" w14:textId="77777777" w:rsidR="00DB7E3D" w:rsidRPr="00431693" w:rsidRDefault="00DB7E3D" w:rsidP="00DB7E3D">
      <w:pPr>
        <w:spacing w:line="276" w:lineRule="auto"/>
        <w:ind w:left="720"/>
        <w:jc w:val="both"/>
        <w:rPr>
          <w:rFonts w:asciiTheme="minorHAnsi" w:hAnsiTheme="minorHAnsi" w:cstheme="minorHAnsi"/>
          <w:bCs/>
          <w:color w:val="000000"/>
          <w:lang w:val="en-US"/>
        </w:rPr>
      </w:pPr>
    </w:p>
    <w:p w14:paraId="116E1529" w14:textId="77777777" w:rsidR="00DB7E3D" w:rsidRPr="00431693" w:rsidRDefault="00DB7E3D" w:rsidP="00DB7E3D">
      <w:pPr>
        <w:spacing w:line="276" w:lineRule="auto"/>
        <w:jc w:val="both"/>
        <w:rPr>
          <w:rFonts w:asciiTheme="minorHAnsi" w:hAnsiTheme="minorHAnsi" w:cstheme="minorHAnsi"/>
          <w:bCs/>
          <w:color w:val="000000"/>
          <w:lang w:val="en-US"/>
        </w:rPr>
      </w:pPr>
      <w:r w:rsidRPr="00431693">
        <w:rPr>
          <w:rFonts w:asciiTheme="minorHAnsi" w:hAnsiTheme="minorHAnsi" w:cstheme="minorHAnsi"/>
          <w:b/>
          <w:bCs/>
          <w:color w:val="000000"/>
          <w:lang w:val="en-US"/>
        </w:rPr>
        <w:t>e. Routine Maintenance</w:t>
      </w:r>
    </w:p>
    <w:p w14:paraId="472E8116" w14:textId="77777777" w:rsidR="00DB7E3D" w:rsidRPr="00431693" w:rsidRDefault="00DB7E3D">
      <w:pPr>
        <w:numPr>
          <w:ilvl w:val="0"/>
          <w:numId w:val="40"/>
        </w:numPr>
        <w:spacing w:line="276" w:lineRule="auto"/>
        <w:jc w:val="both"/>
        <w:rPr>
          <w:rFonts w:asciiTheme="minorHAnsi" w:hAnsiTheme="minorHAnsi" w:cstheme="minorHAnsi"/>
          <w:bCs/>
          <w:color w:val="000000"/>
          <w:lang w:val="en-US"/>
        </w:rPr>
      </w:pPr>
      <w:r w:rsidRPr="00431693">
        <w:rPr>
          <w:rFonts w:asciiTheme="minorHAnsi" w:hAnsiTheme="minorHAnsi" w:cstheme="minorHAnsi"/>
          <w:bCs/>
          <w:color w:val="000000"/>
          <w:lang w:val="en-US"/>
        </w:rPr>
        <w:t>Regular maintenance is scheduled for all critical equipment to ensure smooth operations. This includes lubrication, parts replacement, and calibration.</w:t>
      </w:r>
    </w:p>
    <w:p w14:paraId="5E1B15DD" w14:textId="77777777" w:rsidR="00DB7E3D" w:rsidRPr="00431693" w:rsidRDefault="00DB7E3D" w:rsidP="00DB7E3D">
      <w:pPr>
        <w:spacing w:line="276" w:lineRule="auto"/>
        <w:ind w:left="720"/>
        <w:jc w:val="both"/>
        <w:rPr>
          <w:rFonts w:asciiTheme="minorHAnsi" w:hAnsiTheme="minorHAnsi" w:cstheme="minorHAnsi"/>
          <w:bCs/>
          <w:color w:val="000000"/>
          <w:lang w:val="en-US"/>
        </w:rPr>
      </w:pPr>
    </w:p>
    <w:p w14:paraId="5E314543" w14:textId="18C5C0D1" w:rsidR="00DB7E3D" w:rsidRPr="00431693" w:rsidRDefault="00DB7E3D" w:rsidP="00DB7E3D">
      <w:pPr>
        <w:spacing w:line="276" w:lineRule="auto"/>
        <w:jc w:val="both"/>
        <w:rPr>
          <w:rFonts w:asciiTheme="minorHAnsi" w:hAnsiTheme="minorHAnsi" w:cstheme="minorHAnsi"/>
          <w:b/>
          <w:bCs/>
          <w:color w:val="000000"/>
          <w:lang w:val="en-US"/>
        </w:rPr>
      </w:pPr>
      <w:r w:rsidRPr="00431693">
        <w:rPr>
          <w:rFonts w:asciiTheme="minorHAnsi" w:hAnsiTheme="minorHAnsi" w:cstheme="minorHAnsi"/>
          <w:b/>
          <w:bCs/>
          <w:color w:val="000000"/>
          <w:lang w:val="en-US"/>
        </w:rPr>
        <w:t>Maintenance Schedule Table:</w:t>
      </w:r>
    </w:p>
    <w:p w14:paraId="233B0152" w14:textId="77777777" w:rsidR="00DB7E3D" w:rsidRPr="00431693" w:rsidRDefault="00DB7E3D" w:rsidP="00DB7E3D">
      <w:pPr>
        <w:spacing w:line="276" w:lineRule="auto"/>
        <w:ind w:left="720"/>
        <w:jc w:val="both"/>
        <w:rPr>
          <w:rFonts w:asciiTheme="minorHAnsi" w:hAnsiTheme="minorHAnsi" w:cstheme="minorHAnsi"/>
          <w:bCs/>
          <w:color w:val="000000"/>
          <w:lang w:val="en-US"/>
        </w:rPr>
      </w:pPr>
    </w:p>
    <w:tbl>
      <w:tblPr>
        <w:tblStyle w:val="TableGrid"/>
        <w:tblW w:w="0" w:type="auto"/>
        <w:tblLook w:val="04A0" w:firstRow="1" w:lastRow="0" w:firstColumn="1" w:lastColumn="0" w:noHBand="0" w:noVBand="1"/>
      </w:tblPr>
      <w:tblGrid>
        <w:gridCol w:w="1921"/>
        <w:gridCol w:w="2414"/>
        <w:gridCol w:w="1254"/>
        <w:gridCol w:w="1814"/>
        <w:gridCol w:w="1707"/>
      </w:tblGrid>
      <w:tr w:rsidR="00DB7E3D" w:rsidRPr="00563C85" w14:paraId="6FD1F2C2" w14:textId="77777777" w:rsidTr="00496FA7">
        <w:tc>
          <w:tcPr>
            <w:tcW w:w="0" w:type="auto"/>
            <w:hideMark/>
          </w:tcPr>
          <w:p w14:paraId="29AE626F" w14:textId="77777777" w:rsidR="00DB7E3D" w:rsidRPr="00563C85" w:rsidRDefault="00DB7E3D" w:rsidP="00496FA7">
            <w:pPr>
              <w:spacing w:line="276" w:lineRule="auto"/>
              <w:jc w:val="both"/>
              <w:rPr>
                <w:rFonts w:asciiTheme="minorHAnsi" w:hAnsiTheme="minorHAnsi" w:cstheme="minorHAnsi"/>
                <w:b/>
                <w:bCs/>
                <w:color w:val="000000"/>
              </w:rPr>
            </w:pPr>
            <w:r w:rsidRPr="00563C85">
              <w:rPr>
                <w:rFonts w:asciiTheme="minorHAnsi" w:hAnsiTheme="minorHAnsi" w:cstheme="minorHAnsi"/>
                <w:b/>
                <w:bCs/>
                <w:color w:val="000000"/>
              </w:rPr>
              <w:t>Equipment</w:t>
            </w:r>
          </w:p>
        </w:tc>
        <w:tc>
          <w:tcPr>
            <w:tcW w:w="0" w:type="auto"/>
            <w:hideMark/>
          </w:tcPr>
          <w:p w14:paraId="22030648" w14:textId="77777777" w:rsidR="00DB7E3D" w:rsidRPr="00563C85" w:rsidRDefault="00DB7E3D" w:rsidP="00496FA7">
            <w:pPr>
              <w:spacing w:line="276" w:lineRule="auto"/>
              <w:jc w:val="both"/>
              <w:rPr>
                <w:rFonts w:asciiTheme="minorHAnsi" w:hAnsiTheme="minorHAnsi" w:cstheme="minorHAnsi"/>
                <w:b/>
                <w:bCs/>
                <w:color w:val="000000"/>
              </w:rPr>
            </w:pPr>
            <w:r w:rsidRPr="00563C85">
              <w:rPr>
                <w:rFonts w:asciiTheme="minorHAnsi" w:hAnsiTheme="minorHAnsi" w:cstheme="minorHAnsi"/>
                <w:b/>
                <w:bCs/>
                <w:color w:val="000000"/>
              </w:rPr>
              <w:t>Task</w:t>
            </w:r>
          </w:p>
        </w:tc>
        <w:tc>
          <w:tcPr>
            <w:tcW w:w="0" w:type="auto"/>
            <w:hideMark/>
          </w:tcPr>
          <w:p w14:paraId="6914B658" w14:textId="77777777" w:rsidR="00DB7E3D" w:rsidRPr="00563C85" w:rsidRDefault="00DB7E3D" w:rsidP="00496FA7">
            <w:pPr>
              <w:spacing w:line="276" w:lineRule="auto"/>
              <w:jc w:val="both"/>
              <w:rPr>
                <w:rFonts w:asciiTheme="minorHAnsi" w:hAnsiTheme="minorHAnsi" w:cstheme="minorHAnsi"/>
                <w:b/>
                <w:bCs/>
                <w:color w:val="000000"/>
              </w:rPr>
            </w:pPr>
            <w:r w:rsidRPr="00563C85">
              <w:rPr>
                <w:rFonts w:asciiTheme="minorHAnsi" w:hAnsiTheme="minorHAnsi" w:cstheme="minorHAnsi"/>
                <w:b/>
                <w:bCs/>
                <w:color w:val="000000"/>
              </w:rPr>
              <w:t>Frequency</w:t>
            </w:r>
          </w:p>
        </w:tc>
        <w:tc>
          <w:tcPr>
            <w:tcW w:w="0" w:type="auto"/>
            <w:hideMark/>
          </w:tcPr>
          <w:p w14:paraId="5AA44507" w14:textId="77777777" w:rsidR="00DB7E3D" w:rsidRPr="00563C85" w:rsidRDefault="00DB7E3D" w:rsidP="00496FA7">
            <w:pPr>
              <w:spacing w:line="276" w:lineRule="auto"/>
              <w:jc w:val="both"/>
              <w:rPr>
                <w:rFonts w:asciiTheme="minorHAnsi" w:hAnsiTheme="minorHAnsi" w:cstheme="minorHAnsi"/>
                <w:b/>
                <w:bCs/>
                <w:color w:val="000000"/>
              </w:rPr>
            </w:pPr>
            <w:r w:rsidRPr="00563C85">
              <w:rPr>
                <w:rFonts w:asciiTheme="minorHAnsi" w:hAnsiTheme="minorHAnsi" w:cstheme="minorHAnsi"/>
                <w:b/>
                <w:bCs/>
                <w:color w:val="000000"/>
              </w:rPr>
              <w:t>Responsible Personnel</w:t>
            </w:r>
          </w:p>
        </w:tc>
        <w:tc>
          <w:tcPr>
            <w:tcW w:w="0" w:type="auto"/>
            <w:hideMark/>
          </w:tcPr>
          <w:p w14:paraId="6AF90F6F" w14:textId="77777777" w:rsidR="00DB7E3D" w:rsidRPr="00563C85" w:rsidRDefault="00DB7E3D" w:rsidP="00496FA7">
            <w:pPr>
              <w:spacing w:line="276" w:lineRule="auto"/>
              <w:jc w:val="both"/>
              <w:rPr>
                <w:rFonts w:asciiTheme="minorHAnsi" w:hAnsiTheme="minorHAnsi" w:cstheme="minorHAnsi"/>
                <w:b/>
                <w:bCs/>
                <w:color w:val="000000"/>
              </w:rPr>
            </w:pPr>
            <w:r w:rsidRPr="00563C85">
              <w:rPr>
                <w:rFonts w:asciiTheme="minorHAnsi" w:hAnsiTheme="minorHAnsi" w:cstheme="minorHAnsi"/>
                <w:b/>
                <w:bCs/>
                <w:color w:val="000000"/>
              </w:rPr>
              <w:t>Remarks</w:t>
            </w:r>
          </w:p>
        </w:tc>
      </w:tr>
      <w:tr w:rsidR="00DB7E3D" w:rsidRPr="00563C85" w14:paraId="4562A509" w14:textId="77777777" w:rsidTr="00496FA7">
        <w:tc>
          <w:tcPr>
            <w:tcW w:w="0" w:type="auto"/>
            <w:hideMark/>
          </w:tcPr>
          <w:p w14:paraId="645AE9CC" w14:textId="77777777" w:rsidR="00DB7E3D" w:rsidRPr="00563C85" w:rsidRDefault="00DB7E3D" w:rsidP="00496FA7">
            <w:pPr>
              <w:spacing w:line="276" w:lineRule="auto"/>
              <w:jc w:val="both"/>
              <w:rPr>
                <w:rFonts w:asciiTheme="minorHAnsi" w:hAnsiTheme="minorHAnsi" w:cstheme="minorHAnsi"/>
                <w:b/>
                <w:bCs/>
                <w:color w:val="000000"/>
              </w:rPr>
            </w:pPr>
            <w:r w:rsidRPr="00563C85">
              <w:rPr>
                <w:rFonts w:asciiTheme="minorHAnsi" w:hAnsiTheme="minorHAnsi" w:cstheme="minorHAnsi"/>
                <w:b/>
                <w:bCs/>
                <w:color w:val="000000"/>
              </w:rPr>
              <w:t>Evaporator Heat Exchangers</w:t>
            </w:r>
          </w:p>
        </w:tc>
        <w:tc>
          <w:tcPr>
            <w:tcW w:w="0" w:type="auto"/>
            <w:hideMark/>
          </w:tcPr>
          <w:p w14:paraId="0EC8118D" w14:textId="77777777" w:rsidR="00DB7E3D" w:rsidRPr="00563C85" w:rsidRDefault="00DB7E3D" w:rsidP="00496FA7">
            <w:pPr>
              <w:spacing w:line="276" w:lineRule="auto"/>
              <w:jc w:val="both"/>
              <w:rPr>
                <w:rFonts w:asciiTheme="minorHAnsi" w:hAnsiTheme="minorHAnsi" w:cstheme="minorHAnsi"/>
                <w:color w:val="000000"/>
              </w:rPr>
            </w:pPr>
            <w:r w:rsidRPr="00563C85">
              <w:rPr>
                <w:rFonts w:asciiTheme="minorHAnsi" w:hAnsiTheme="minorHAnsi" w:cstheme="minorHAnsi"/>
                <w:color w:val="000000"/>
              </w:rPr>
              <w:t>Descaling/Chemical Cleaning</w:t>
            </w:r>
          </w:p>
        </w:tc>
        <w:tc>
          <w:tcPr>
            <w:tcW w:w="0" w:type="auto"/>
            <w:hideMark/>
          </w:tcPr>
          <w:p w14:paraId="2C560AEB" w14:textId="77777777" w:rsidR="00DB7E3D" w:rsidRPr="00563C85" w:rsidRDefault="00DB7E3D" w:rsidP="00496FA7">
            <w:pPr>
              <w:spacing w:line="276" w:lineRule="auto"/>
              <w:jc w:val="both"/>
              <w:rPr>
                <w:rFonts w:asciiTheme="minorHAnsi" w:hAnsiTheme="minorHAnsi" w:cstheme="minorHAnsi"/>
                <w:color w:val="000000"/>
              </w:rPr>
            </w:pPr>
            <w:r w:rsidRPr="00563C85">
              <w:rPr>
                <w:rFonts w:asciiTheme="minorHAnsi" w:hAnsiTheme="minorHAnsi" w:cstheme="minorHAnsi"/>
                <w:color w:val="000000"/>
              </w:rPr>
              <w:t>Quarterly</w:t>
            </w:r>
          </w:p>
        </w:tc>
        <w:tc>
          <w:tcPr>
            <w:tcW w:w="0" w:type="auto"/>
            <w:hideMark/>
          </w:tcPr>
          <w:p w14:paraId="7BED91CA" w14:textId="77777777" w:rsidR="00DB7E3D" w:rsidRPr="00563C85" w:rsidRDefault="00DB7E3D" w:rsidP="00496FA7">
            <w:pPr>
              <w:spacing w:line="276" w:lineRule="auto"/>
              <w:jc w:val="both"/>
              <w:rPr>
                <w:rFonts w:asciiTheme="minorHAnsi" w:hAnsiTheme="minorHAnsi" w:cstheme="minorHAnsi"/>
                <w:color w:val="000000"/>
              </w:rPr>
            </w:pPr>
            <w:r w:rsidRPr="00563C85">
              <w:rPr>
                <w:rFonts w:asciiTheme="minorHAnsi" w:hAnsiTheme="minorHAnsi" w:cstheme="minorHAnsi"/>
                <w:color w:val="000000"/>
              </w:rPr>
              <w:t>Maintenance Team</w:t>
            </w:r>
          </w:p>
        </w:tc>
        <w:tc>
          <w:tcPr>
            <w:tcW w:w="0" w:type="auto"/>
            <w:hideMark/>
          </w:tcPr>
          <w:p w14:paraId="63FEE9F7" w14:textId="77777777" w:rsidR="00DB7E3D" w:rsidRPr="00563C85" w:rsidRDefault="00DB7E3D" w:rsidP="00496FA7">
            <w:pPr>
              <w:spacing w:line="276" w:lineRule="auto"/>
              <w:jc w:val="both"/>
              <w:rPr>
                <w:rFonts w:asciiTheme="minorHAnsi" w:hAnsiTheme="minorHAnsi" w:cstheme="minorHAnsi"/>
                <w:color w:val="000000"/>
              </w:rPr>
            </w:pPr>
            <w:r w:rsidRPr="00563C85">
              <w:rPr>
                <w:rFonts w:asciiTheme="minorHAnsi" w:hAnsiTheme="minorHAnsi" w:cstheme="minorHAnsi"/>
                <w:color w:val="000000"/>
              </w:rPr>
              <w:t>Prevent scaling &amp; fouling</w:t>
            </w:r>
          </w:p>
        </w:tc>
      </w:tr>
      <w:tr w:rsidR="00DB7E3D" w:rsidRPr="00563C85" w14:paraId="453E69A6" w14:textId="77777777" w:rsidTr="00496FA7">
        <w:tc>
          <w:tcPr>
            <w:tcW w:w="0" w:type="auto"/>
            <w:hideMark/>
          </w:tcPr>
          <w:p w14:paraId="74623138" w14:textId="77777777" w:rsidR="00DB7E3D" w:rsidRPr="00563C85" w:rsidRDefault="00DB7E3D" w:rsidP="00496FA7">
            <w:pPr>
              <w:spacing w:line="276" w:lineRule="auto"/>
              <w:jc w:val="both"/>
              <w:rPr>
                <w:rFonts w:asciiTheme="minorHAnsi" w:hAnsiTheme="minorHAnsi" w:cstheme="minorHAnsi"/>
                <w:b/>
                <w:bCs/>
                <w:color w:val="000000"/>
              </w:rPr>
            </w:pPr>
            <w:r w:rsidRPr="00563C85">
              <w:rPr>
                <w:rFonts w:asciiTheme="minorHAnsi" w:hAnsiTheme="minorHAnsi" w:cstheme="minorHAnsi"/>
                <w:b/>
                <w:bCs/>
                <w:color w:val="000000"/>
              </w:rPr>
              <w:t>Feed Pumps</w:t>
            </w:r>
          </w:p>
        </w:tc>
        <w:tc>
          <w:tcPr>
            <w:tcW w:w="0" w:type="auto"/>
            <w:hideMark/>
          </w:tcPr>
          <w:p w14:paraId="76072135" w14:textId="77777777" w:rsidR="00DB7E3D" w:rsidRPr="00563C85" w:rsidRDefault="00DB7E3D" w:rsidP="00496FA7">
            <w:pPr>
              <w:spacing w:line="276" w:lineRule="auto"/>
              <w:jc w:val="both"/>
              <w:rPr>
                <w:rFonts w:asciiTheme="minorHAnsi" w:hAnsiTheme="minorHAnsi" w:cstheme="minorHAnsi"/>
                <w:color w:val="000000"/>
              </w:rPr>
            </w:pPr>
            <w:r w:rsidRPr="00563C85">
              <w:rPr>
                <w:rFonts w:asciiTheme="minorHAnsi" w:hAnsiTheme="minorHAnsi" w:cstheme="minorHAnsi"/>
                <w:color w:val="000000"/>
              </w:rPr>
              <w:t>Lubrication &amp; Inspection</w:t>
            </w:r>
          </w:p>
        </w:tc>
        <w:tc>
          <w:tcPr>
            <w:tcW w:w="0" w:type="auto"/>
            <w:hideMark/>
          </w:tcPr>
          <w:p w14:paraId="0A91F5CE" w14:textId="77777777" w:rsidR="00DB7E3D" w:rsidRPr="00563C85" w:rsidRDefault="00DB7E3D" w:rsidP="00496FA7">
            <w:pPr>
              <w:spacing w:line="276" w:lineRule="auto"/>
              <w:jc w:val="both"/>
              <w:rPr>
                <w:rFonts w:asciiTheme="minorHAnsi" w:hAnsiTheme="minorHAnsi" w:cstheme="minorHAnsi"/>
                <w:color w:val="000000"/>
              </w:rPr>
            </w:pPr>
            <w:r w:rsidRPr="00563C85">
              <w:rPr>
                <w:rFonts w:asciiTheme="minorHAnsi" w:hAnsiTheme="minorHAnsi" w:cstheme="minorHAnsi"/>
                <w:color w:val="000000"/>
              </w:rPr>
              <w:t>Weekly</w:t>
            </w:r>
          </w:p>
        </w:tc>
        <w:tc>
          <w:tcPr>
            <w:tcW w:w="0" w:type="auto"/>
            <w:hideMark/>
          </w:tcPr>
          <w:p w14:paraId="1C8F8394" w14:textId="77777777" w:rsidR="00DB7E3D" w:rsidRPr="00563C85" w:rsidRDefault="00DB7E3D" w:rsidP="00496FA7">
            <w:pPr>
              <w:spacing w:line="276" w:lineRule="auto"/>
              <w:jc w:val="both"/>
              <w:rPr>
                <w:rFonts w:asciiTheme="minorHAnsi" w:hAnsiTheme="minorHAnsi" w:cstheme="minorHAnsi"/>
                <w:color w:val="000000"/>
              </w:rPr>
            </w:pPr>
            <w:r w:rsidRPr="00563C85">
              <w:rPr>
                <w:rFonts w:asciiTheme="minorHAnsi" w:hAnsiTheme="minorHAnsi" w:cstheme="minorHAnsi"/>
                <w:color w:val="000000"/>
              </w:rPr>
              <w:t>Maintenance Team</w:t>
            </w:r>
          </w:p>
        </w:tc>
        <w:tc>
          <w:tcPr>
            <w:tcW w:w="0" w:type="auto"/>
            <w:hideMark/>
          </w:tcPr>
          <w:p w14:paraId="48B790E4" w14:textId="77777777" w:rsidR="00DB7E3D" w:rsidRPr="00563C85" w:rsidRDefault="00DB7E3D" w:rsidP="00496FA7">
            <w:pPr>
              <w:spacing w:line="276" w:lineRule="auto"/>
              <w:jc w:val="both"/>
              <w:rPr>
                <w:rFonts w:asciiTheme="minorHAnsi" w:hAnsiTheme="minorHAnsi" w:cstheme="minorHAnsi"/>
                <w:color w:val="000000"/>
              </w:rPr>
            </w:pPr>
            <w:r w:rsidRPr="00563C85">
              <w:rPr>
                <w:rFonts w:asciiTheme="minorHAnsi" w:hAnsiTheme="minorHAnsi" w:cstheme="minorHAnsi"/>
                <w:color w:val="000000"/>
              </w:rPr>
              <w:t>Monitor vibrations &amp; leaks</w:t>
            </w:r>
          </w:p>
        </w:tc>
      </w:tr>
      <w:tr w:rsidR="00DB7E3D" w:rsidRPr="00563C85" w14:paraId="733D6857" w14:textId="77777777" w:rsidTr="00496FA7">
        <w:tc>
          <w:tcPr>
            <w:tcW w:w="0" w:type="auto"/>
            <w:hideMark/>
          </w:tcPr>
          <w:p w14:paraId="0667D196" w14:textId="77777777" w:rsidR="00DB7E3D" w:rsidRPr="00563C85" w:rsidRDefault="00DB7E3D" w:rsidP="00496FA7">
            <w:pPr>
              <w:spacing w:line="276" w:lineRule="auto"/>
              <w:jc w:val="both"/>
              <w:rPr>
                <w:rFonts w:asciiTheme="minorHAnsi" w:hAnsiTheme="minorHAnsi" w:cstheme="minorHAnsi"/>
                <w:b/>
                <w:bCs/>
                <w:color w:val="000000"/>
              </w:rPr>
            </w:pPr>
            <w:r w:rsidRPr="00563C85">
              <w:rPr>
                <w:rFonts w:asciiTheme="minorHAnsi" w:hAnsiTheme="minorHAnsi" w:cstheme="minorHAnsi"/>
                <w:b/>
                <w:bCs/>
                <w:color w:val="000000"/>
              </w:rPr>
              <w:t>Steam Traps &amp; Valves</w:t>
            </w:r>
          </w:p>
        </w:tc>
        <w:tc>
          <w:tcPr>
            <w:tcW w:w="0" w:type="auto"/>
            <w:hideMark/>
          </w:tcPr>
          <w:p w14:paraId="57E01785" w14:textId="77777777" w:rsidR="00DB7E3D" w:rsidRPr="00563C85" w:rsidRDefault="00DB7E3D" w:rsidP="00496FA7">
            <w:pPr>
              <w:spacing w:line="276" w:lineRule="auto"/>
              <w:jc w:val="both"/>
              <w:rPr>
                <w:rFonts w:asciiTheme="minorHAnsi" w:hAnsiTheme="minorHAnsi" w:cstheme="minorHAnsi"/>
                <w:color w:val="000000"/>
              </w:rPr>
            </w:pPr>
            <w:r w:rsidRPr="00563C85">
              <w:rPr>
                <w:rFonts w:asciiTheme="minorHAnsi" w:hAnsiTheme="minorHAnsi" w:cstheme="minorHAnsi"/>
                <w:color w:val="000000"/>
              </w:rPr>
              <w:t>Inspection &amp; Testing</w:t>
            </w:r>
          </w:p>
        </w:tc>
        <w:tc>
          <w:tcPr>
            <w:tcW w:w="0" w:type="auto"/>
            <w:hideMark/>
          </w:tcPr>
          <w:p w14:paraId="4AF333B7" w14:textId="77777777" w:rsidR="00DB7E3D" w:rsidRPr="00563C85" w:rsidRDefault="00DB7E3D" w:rsidP="00496FA7">
            <w:pPr>
              <w:spacing w:line="276" w:lineRule="auto"/>
              <w:jc w:val="both"/>
              <w:rPr>
                <w:rFonts w:asciiTheme="minorHAnsi" w:hAnsiTheme="minorHAnsi" w:cstheme="minorHAnsi"/>
                <w:color w:val="000000"/>
              </w:rPr>
            </w:pPr>
            <w:r w:rsidRPr="00563C85">
              <w:rPr>
                <w:rFonts w:asciiTheme="minorHAnsi" w:hAnsiTheme="minorHAnsi" w:cstheme="minorHAnsi"/>
                <w:color w:val="000000"/>
              </w:rPr>
              <w:t>Monthly</w:t>
            </w:r>
          </w:p>
        </w:tc>
        <w:tc>
          <w:tcPr>
            <w:tcW w:w="0" w:type="auto"/>
            <w:hideMark/>
          </w:tcPr>
          <w:p w14:paraId="6F13CA9F" w14:textId="77777777" w:rsidR="00DB7E3D" w:rsidRPr="00563C85" w:rsidRDefault="00DB7E3D" w:rsidP="00496FA7">
            <w:pPr>
              <w:spacing w:line="276" w:lineRule="auto"/>
              <w:jc w:val="both"/>
              <w:rPr>
                <w:rFonts w:asciiTheme="minorHAnsi" w:hAnsiTheme="minorHAnsi" w:cstheme="minorHAnsi"/>
                <w:color w:val="000000"/>
              </w:rPr>
            </w:pPr>
            <w:r w:rsidRPr="00563C85">
              <w:rPr>
                <w:rFonts w:asciiTheme="minorHAnsi" w:hAnsiTheme="minorHAnsi" w:cstheme="minorHAnsi"/>
                <w:color w:val="000000"/>
              </w:rPr>
              <w:t>Operations Team</w:t>
            </w:r>
          </w:p>
        </w:tc>
        <w:tc>
          <w:tcPr>
            <w:tcW w:w="0" w:type="auto"/>
            <w:hideMark/>
          </w:tcPr>
          <w:p w14:paraId="6551191D" w14:textId="77777777" w:rsidR="00DB7E3D" w:rsidRPr="00563C85" w:rsidRDefault="00DB7E3D" w:rsidP="00496FA7">
            <w:pPr>
              <w:spacing w:line="276" w:lineRule="auto"/>
              <w:jc w:val="both"/>
              <w:rPr>
                <w:rFonts w:asciiTheme="minorHAnsi" w:hAnsiTheme="minorHAnsi" w:cstheme="minorHAnsi"/>
                <w:color w:val="000000"/>
              </w:rPr>
            </w:pPr>
            <w:r w:rsidRPr="00563C85">
              <w:rPr>
                <w:rFonts w:asciiTheme="minorHAnsi" w:hAnsiTheme="minorHAnsi" w:cstheme="minorHAnsi"/>
                <w:color w:val="000000"/>
              </w:rPr>
              <w:t>Replace faulty traps</w:t>
            </w:r>
          </w:p>
        </w:tc>
      </w:tr>
      <w:tr w:rsidR="00DB7E3D" w:rsidRPr="00563C85" w14:paraId="649BD330" w14:textId="77777777" w:rsidTr="00496FA7">
        <w:tc>
          <w:tcPr>
            <w:tcW w:w="0" w:type="auto"/>
            <w:hideMark/>
          </w:tcPr>
          <w:p w14:paraId="15D8C6A5" w14:textId="77777777" w:rsidR="00DB7E3D" w:rsidRPr="00563C85" w:rsidRDefault="00DB7E3D" w:rsidP="00496FA7">
            <w:pPr>
              <w:spacing w:line="276" w:lineRule="auto"/>
              <w:jc w:val="both"/>
              <w:rPr>
                <w:rFonts w:asciiTheme="minorHAnsi" w:hAnsiTheme="minorHAnsi" w:cstheme="minorHAnsi"/>
                <w:b/>
                <w:bCs/>
                <w:color w:val="000000"/>
              </w:rPr>
            </w:pPr>
            <w:r w:rsidRPr="00563C85">
              <w:rPr>
                <w:rFonts w:asciiTheme="minorHAnsi" w:hAnsiTheme="minorHAnsi" w:cstheme="minorHAnsi"/>
                <w:b/>
                <w:bCs/>
                <w:color w:val="000000"/>
              </w:rPr>
              <w:t>Condensate Pumps</w:t>
            </w:r>
          </w:p>
        </w:tc>
        <w:tc>
          <w:tcPr>
            <w:tcW w:w="0" w:type="auto"/>
            <w:hideMark/>
          </w:tcPr>
          <w:p w14:paraId="3849774B" w14:textId="77777777" w:rsidR="00DB7E3D" w:rsidRPr="00563C85" w:rsidRDefault="00DB7E3D" w:rsidP="00496FA7">
            <w:pPr>
              <w:spacing w:line="276" w:lineRule="auto"/>
              <w:jc w:val="both"/>
              <w:rPr>
                <w:rFonts w:asciiTheme="minorHAnsi" w:hAnsiTheme="minorHAnsi" w:cstheme="minorHAnsi"/>
                <w:color w:val="000000"/>
              </w:rPr>
            </w:pPr>
            <w:r w:rsidRPr="00563C85">
              <w:rPr>
                <w:rFonts w:asciiTheme="minorHAnsi" w:hAnsiTheme="minorHAnsi" w:cstheme="minorHAnsi"/>
                <w:color w:val="000000"/>
              </w:rPr>
              <w:t>Cleaning &amp; Lubrication</w:t>
            </w:r>
          </w:p>
        </w:tc>
        <w:tc>
          <w:tcPr>
            <w:tcW w:w="0" w:type="auto"/>
            <w:hideMark/>
          </w:tcPr>
          <w:p w14:paraId="7572396E" w14:textId="77777777" w:rsidR="00DB7E3D" w:rsidRPr="00563C85" w:rsidRDefault="00DB7E3D" w:rsidP="00496FA7">
            <w:pPr>
              <w:spacing w:line="276" w:lineRule="auto"/>
              <w:jc w:val="both"/>
              <w:rPr>
                <w:rFonts w:asciiTheme="minorHAnsi" w:hAnsiTheme="minorHAnsi" w:cstheme="minorHAnsi"/>
                <w:color w:val="000000"/>
              </w:rPr>
            </w:pPr>
            <w:r w:rsidRPr="00563C85">
              <w:rPr>
                <w:rFonts w:asciiTheme="minorHAnsi" w:hAnsiTheme="minorHAnsi" w:cstheme="minorHAnsi"/>
                <w:color w:val="000000"/>
              </w:rPr>
              <w:t>Monthly</w:t>
            </w:r>
          </w:p>
        </w:tc>
        <w:tc>
          <w:tcPr>
            <w:tcW w:w="0" w:type="auto"/>
            <w:hideMark/>
          </w:tcPr>
          <w:p w14:paraId="3A123237" w14:textId="77777777" w:rsidR="00DB7E3D" w:rsidRPr="00563C85" w:rsidRDefault="00DB7E3D" w:rsidP="00496FA7">
            <w:pPr>
              <w:spacing w:line="276" w:lineRule="auto"/>
              <w:jc w:val="both"/>
              <w:rPr>
                <w:rFonts w:asciiTheme="minorHAnsi" w:hAnsiTheme="minorHAnsi" w:cstheme="minorHAnsi"/>
                <w:color w:val="000000"/>
              </w:rPr>
            </w:pPr>
            <w:r w:rsidRPr="00563C85">
              <w:rPr>
                <w:rFonts w:asciiTheme="minorHAnsi" w:hAnsiTheme="minorHAnsi" w:cstheme="minorHAnsi"/>
                <w:color w:val="000000"/>
              </w:rPr>
              <w:t>Maintenance Team</w:t>
            </w:r>
          </w:p>
        </w:tc>
        <w:tc>
          <w:tcPr>
            <w:tcW w:w="0" w:type="auto"/>
            <w:hideMark/>
          </w:tcPr>
          <w:p w14:paraId="671D2831" w14:textId="77777777" w:rsidR="00DB7E3D" w:rsidRPr="00563C85" w:rsidRDefault="00DB7E3D" w:rsidP="00496FA7">
            <w:pPr>
              <w:spacing w:line="276" w:lineRule="auto"/>
              <w:jc w:val="both"/>
              <w:rPr>
                <w:rFonts w:asciiTheme="minorHAnsi" w:hAnsiTheme="minorHAnsi" w:cstheme="minorHAnsi"/>
                <w:color w:val="000000"/>
              </w:rPr>
            </w:pPr>
            <w:r w:rsidRPr="00563C85">
              <w:rPr>
                <w:rFonts w:asciiTheme="minorHAnsi" w:hAnsiTheme="minorHAnsi" w:cstheme="minorHAnsi"/>
                <w:color w:val="000000"/>
              </w:rPr>
              <w:t>Ensure no blockages</w:t>
            </w:r>
          </w:p>
        </w:tc>
      </w:tr>
      <w:tr w:rsidR="00DB7E3D" w:rsidRPr="00563C85" w14:paraId="1AB55DEF" w14:textId="77777777" w:rsidTr="00496FA7">
        <w:tc>
          <w:tcPr>
            <w:tcW w:w="0" w:type="auto"/>
            <w:hideMark/>
          </w:tcPr>
          <w:p w14:paraId="4901CE26" w14:textId="77777777" w:rsidR="00DB7E3D" w:rsidRPr="00563C85" w:rsidRDefault="00DB7E3D" w:rsidP="00496FA7">
            <w:pPr>
              <w:spacing w:line="276" w:lineRule="auto"/>
              <w:jc w:val="both"/>
              <w:rPr>
                <w:rFonts w:asciiTheme="minorHAnsi" w:hAnsiTheme="minorHAnsi" w:cstheme="minorHAnsi"/>
                <w:b/>
                <w:bCs/>
                <w:color w:val="000000"/>
              </w:rPr>
            </w:pPr>
            <w:r w:rsidRPr="00563C85">
              <w:rPr>
                <w:rFonts w:asciiTheme="minorHAnsi" w:hAnsiTheme="minorHAnsi" w:cstheme="minorHAnsi"/>
                <w:b/>
                <w:bCs/>
                <w:color w:val="000000"/>
              </w:rPr>
              <w:t>Flow/Level Meters</w:t>
            </w:r>
          </w:p>
        </w:tc>
        <w:tc>
          <w:tcPr>
            <w:tcW w:w="0" w:type="auto"/>
            <w:hideMark/>
          </w:tcPr>
          <w:p w14:paraId="654E6F5B" w14:textId="77777777" w:rsidR="00DB7E3D" w:rsidRPr="00563C85" w:rsidRDefault="00DB7E3D" w:rsidP="00496FA7">
            <w:pPr>
              <w:spacing w:line="276" w:lineRule="auto"/>
              <w:jc w:val="both"/>
              <w:rPr>
                <w:rFonts w:asciiTheme="minorHAnsi" w:hAnsiTheme="minorHAnsi" w:cstheme="minorHAnsi"/>
                <w:color w:val="000000"/>
              </w:rPr>
            </w:pPr>
            <w:r w:rsidRPr="00563C85">
              <w:rPr>
                <w:rFonts w:asciiTheme="minorHAnsi" w:hAnsiTheme="minorHAnsi" w:cstheme="minorHAnsi"/>
                <w:color w:val="000000"/>
              </w:rPr>
              <w:t>Calibration</w:t>
            </w:r>
          </w:p>
        </w:tc>
        <w:tc>
          <w:tcPr>
            <w:tcW w:w="0" w:type="auto"/>
            <w:hideMark/>
          </w:tcPr>
          <w:p w14:paraId="0D12D0F3" w14:textId="77777777" w:rsidR="00DB7E3D" w:rsidRPr="00563C85" w:rsidRDefault="00DB7E3D" w:rsidP="00496FA7">
            <w:pPr>
              <w:spacing w:line="276" w:lineRule="auto"/>
              <w:jc w:val="both"/>
              <w:rPr>
                <w:rFonts w:asciiTheme="minorHAnsi" w:hAnsiTheme="minorHAnsi" w:cstheme="minorHAnsi"/>
                <w:color w:val="000000"/>
              </w:rPr>
            </w:pPr>
            <w:r w:rsidRPr="00563C85">
              <w:rPr>
                <w:rFonts w:asciiTheme="minorHAnsi" w:hAnsiTheme="minorHAnsi" w:cstheme="minorHAnsi"/>
                <w:color w:val="000000"/>
              </w:rPr>
              <w:t>Annually</w:t>
            </w:r>
          </w:p>
        </w:tc>
        <w:tc>
          <w:tcPr>
            <w:tcW w:w="0" w:type="auto"/>
            <w:hideMark/>
          </w:tcPr>
          <w:p w14:paraId="25E6BA6B" w14:textId="77777777" w:rsidR="00DB7E3D" w:rsidRPr="00563C85" w:rsidRDefault="00DB7E3D" w:rsidP="00496FA7">
            <w:pPr>
              <w:spacing w:line="276" w:lineRule="auto"/>
              <w:jc w:val="both"/>
              <w:rPr>
                <w:rFonts w:asciiTheme="minorHAnsi" w:hAnsiTheme="minorHAnsi" w:cstheme="minorHAnsi"/>
                <w:color w:val="000000"/>
              </w:rPr>
            </w:pPr>
            <w:r w:rsidRPr="00563C85">
              <w:rPr>
                <w:rFonts w:asciiTheme="minorHAnsi" w:hAnsiTheme="minorHAnsi" w:cstheme="minorHAnsi"/>
                <w:color w:val="000000"/>
              </w:rPr>
              <w:t>Maintenance Team</w:t>
            </w:r>
          </w:p>
        </w:tc>
        <w:tc>
          <w:tcPr>
            <w:tcW w:w="0" w:type="auto"/>
            <w:hideMark/>
          </w:tcPr>
          <w:p w14:paraId="1F8A60EE" w14:textId="77777777" w:rsidR="00DB7E3D" w:rsidRPr="00563C85" w:rsidRDefault="00DB7E3D" w:rsidP="00496FA7">
            <w:pPr>
              <w:spacing w:line="276" w:lineRule="auto"/>
              <w:jc w:val="both"/>
              <w:rPr>
                <w:rFonts w:asciiTheme="minorHAnsi" w:hAnsiTheme="minorHAnsi" w:cstheme="minorHAnsi"/>
                <w:color w:val="000000"/>
              </w:rPr>
            </w:pPr>
            <w:r w:rsidRPr="00563C85">
              <w:rPr>
                <w:rFonts w:asciiTheme="minorHAnsi" w:hAnsiTheme="minorHAnsi" w:cstheme="minorHAnsi"/>
                <w:color w:val="000000"/>
              </w:rPr>
              <w:t>Maintain accuracy</w:t>
            </w:r>
          </w:p>
        </w:tc>
      </w:tr>
    </w:tbl>
    <w:p w14:paraId="3AE15AA3" w14:textId="77777777" w:rsidR="00DB7E3D" w:rsidRPr="00431693" w:rsidRDefault="00DB7E3D" w:rsidP="00DB7E3D">
      <w:pPr>
        <w:spacing w:line="276" w:lineRule="auto"/>
        <w:jc w:val="both"/>
        <w:rPr>
          <w:rFonts w:asciiTheme="minorHAnsi" w:hAnsiTheme="minorHAnsi" w:cstheme="minorHAnsi"/>
          <w:b/>
          <w:bCs/>
          <w:color w:val="000000"/>
          <w:lang w:val="en-US"/>
        </w:rPr>
      </w:pPr>
    </w:p>
    <w:p w14:paraId="725EFD9F" w14:textId="77777777" w:rsidR="00DB7E3D" w:rsidRPr="00431693" w:rsidRDefault="00DB7E3D" w:rsidP="00DB7E3D">
      <w:pPr>
        <w:spacing w:line="276" w:lineRule="auto"/>
        <w:jc w:val="both"/>
        <w:rPr>
          <w:rFonts w:asciiTheme="minorHAnsi" w:hAnsiTheme="minorHAnsi" w:cstheme="minorHAnsi"/>
          <w:b/>
          <w:bCs/>
          <w:color w:val="000000"/>
          <w:lang w:val="en-US"/>
        </w:rPr>
      </w:pPr>
      <w:r w:rsidRPr="00431693">
        <w:rPr>
          <w:rFonts w:asciiTheme="minorHAnsi" w:hAnsiTheme="minorHAnsi" w:cstheme="minorHAnsi"/>
          <w:b/>
          <w:bCs/>
          <w:color w:val="000000"/>
          <w:lang w:val="en-US"/>
        </w:rPr>
        <w:lastRenderedPageBreak/>
        <w:t>f. Emergency Procedures</w:t>
      </w:r>
    </w:p>
    <w:p w14:paraId="4134B7DF" w14:textId="77777777" w:rsidR="00DB7E3D" w:rsidRPr="00431693" w:rsidRDefault="00DB7E3D">
      <w:pPr>
        <w:numPr>
          <w:ilvl w:val="0"/>
          <w:numId w:val="41"/>
        </w:numPr>
        <w:spacing w:line="276" w:lineRule="auto"/>
        <w:jc w:val="both"/>
        <w:rPr>
          <w:rFonts w:asciiTheme="minorHAnsi" w:hAnsiTheme="minorHAnsi" w:cstheme="minorHAnsi"/>
          <w:bCs/>
          <w:color w:val="000000"/>
          <w:lang w:val="en-US"/>
        </w:rPr>
      </w:pPr>
      <w:r w:rsidRPr="00431693">
        <w:rPr>
          <w:rFonts w:asciiTheme="minorHAnsi" w:hAnsiTheme="minorHAnsi" w:cstheme="minorHAnsi"/>
          <w:bCs/>
          <w:color w:val="000000"/>
          <w:lang w:val="en-US"/>
        </w:rPr>
        <w:t xml:space="preserve">In the event of equipment failure, personnel initiate emergency shutdown procedures to </w:t>
      </w:r>
      <w:r w:rsidRPr="00431693">
        <w:rPr>
          <w:rFonts w:asciiTheme="minorHAnsi" w:hAnsiTheme="minorHAnsi" w:cstheme="minorHAnsi"/>
          <w:bCs/>
          <w:color w:val="000000"/>
        </w:rPr>
        <w:t xml:space="preserve">prevent overflow, vacuum loss, steam leakage and </w:t>
      </w:r>
      <w:r w:rsidRPr="00431693">
        <w:rPr>
          <w:rFonts w:asciiTheme="minorHAnsi" w:hAnsiTheme="minorHAnsi" w:cstheme="minorHAnsi"/>
          <w:bCs/>
          <w:color w:val="000000"/>
          <w:lang w:val="en-US"/>
        </w:rPr>
        <w:t>minimize risk.</w:t>
      </w:r>
    </w:p>
    <w:p w14:paraId="1E7EAA46" w14:textId="77777777" w:rsidR="00DB7E3D" w:rsidRPr="00431693" w:rsidRDefault="00DB7E3D">
      <w:pPr>
        <w:numPr>
          <w:ilvl w:val="0"/>
          <w:numId w:val="41"/>
        </w:numPr>
        <w:spacing w:line="276" w:lineRule="auto"/>
        <w:jc w:val="both"/>
        <w:rPr>
          <w:rFonts w:asciiTheme="minorHAnsi" w:hAnsiTheme="minorHAnsi" w:cstheme="minorHAnsi"/>
          <w:bCs/>
          <w:color w:val="000000"/>
          <w:lang w:val="en-US"/>
        </w:rPr>
      </w:pPr>
      <w:r w:rsidRPr="00431693">
        <w:rPr>
          <w:rFonts w:asciiTheme="minorHAnsi" w:hAnsiTheme="minorHAnsi" w:cstheme="minorHAnsi"/>
          <w:bCs/>
          <w:color w:val="000000"/>
          <w:lang w:val="en-US"/>
        </w:rPr>
        <w:t xml:space="preserve">The </w:t>
      </w:r>
      <w:proofErr w:type="gramStart"/>
      <w:r>
        <w:rPr>
          <w:rFonts w:asciiTheme="minorHAnsi" w:hAnsiTheme="minorHAnsi" w:cstheme="minorHAnsi"/>
          <w:bCs/>
          <w:color w:val="000000"/>
          <w:lang w:val="en-US"/>
        </w:rPr>
        <w:t xml:space="preserve">EHS </w:t>
      </w:r>
      <w:r w:rsidRPr="00431693">
        <w:rPr>
          <w:rFonts w:asciiTheme="minorHAnsi" w:hAnsiTheme="minorHAnsi" w:cstheme="minorHAnsi"/>
          <w:bCs/>
          <w:color w:val="000000"/>
          <w:lang w:val="en-US"/>
        </w:rPr>
        <w:t xml:space="preserve"> </w:t>
      </w:r>
      <w:r>
        <w:rPr>
          <w:rFonts w:asciiTheme="minorHAnsi" w:hAnsiTheme="minorHAnsi" w:cstheme="minorHAnsi"/>
          <w:bCs/>
          <w:color w:val="000000"/>
          <w:lang w:val="en-US"/>
        </w:rPr>
        <w:t>Manager</w:t>
      </w:r>
      <w:proofErr w:type="gramEnd"/>
      <w:r w:rsidRPr="00431693">
        <w:rPr>
          <w:rFonts w:asciiTheme="minorHAnsi" w:hAnsiTheme="minorHAnsi" w:cstheme="minorHAnsi"/>
          <w:bCs/>
          <w:color w:val="000000"/>
          <w:lang w:val="en-US"/>
        </w:rPr>
        <w:t xml:space="preserve"> is notified, and corrective actions are taken. The incident is documented, and an investigation identifies the cause of failure, followed by necessary corrective actions.</w:t>
      </w:r>
    </w:p>
    <w:p w14:paraId="7C57051C" w14:textId="77777777" w:rsidR="00DB7E3D" w:rsidRPr="00431693" w:rsidRDefault="00DB7E3D" w:rsidP="00DB7E3D">
      <w:pPr>
        <w:spacing w:line="276" w:lineRule="auto"/>
        <w:jc w:val="both"/>
        <w:rPr>
          <w:rFonts w:asciiTheme="minorHAnsi" w:hAnsiTheme="minorHAnsi" w:cstheme="minorHAnsi"/>
          <w:bCs/>
          <w:color w:val="000000"/>
          <w:lang w:val="en-US"/>
        </w:rPr>
      </w:pPr>
      <w:r w:rsidRPr="00431693">
        <w:rPr>
          <w:rFonts w:asciiTheme="minorHAnsi" w:hAnsiTheme="minorHAnsi" w:cstheme="minorHAnsi"/>
          <w:b/>
          <w:bCs/>
          <w:color w:val="000000"/>
          <w:lang w:val="en-US"/>
        </w:rPr>
        <w:t>g. Emergency Repairs</w:t>
      </w:r>
    </w:p>
    <w:p w14:paraId="316C0087" w14:textId="77777777" w:rsidR="00DB7E3D" w:rsidRPr="00431693" w:rsidRDefault="00DB7E3D">
      <w:pPr>
        <w:numPr>
          <w:ilvl w:val="0"/>
          <w:numId w:val="42"/>
        </w:numPr>
        <w:spacing w:line="276" w:lineRule="auto"/>
        <w:jc w:val="both"/>
        <w:rPr>
          <w:rFonts w:asciiTheme="minorHAnsi" w:hAnsiTheme="minorHAnsi" w:cstheme="minorHAnsi"/>
          <w:bCs/>
          <w:color w:val="000000"/>
          <w:lang w:val="en-US"/>
        </w:rPr>
      </w:pPr>
      <w:r w:rsidRPr="00431693">
        <w:rPr>
          <w:rFonts w:asciiTheme="minorHAnsi" w:hAnsiTheme="minorHAnsi" w:cstheme="minorHAnsi"/>
          <w:bCs/>
          <w:color w:val="000000"/>
          <w:lang w:val="en-US"/>
        </w:rPr>
        <w:t>Critical spare parts are kept in stock for immediate availability, and vendor contacts are maintained for expedited procurement.</w:t>
      </w:r>
    </w:p>
    <w:p w14:paraId="175D108A" w14:textId="77777777" w:rsidR="00DB7E3D" w:rsidRPr="004362CF" w:rsidRDefault="00DB7E3D">
      <w:pPr>
        <w:numPr>
          <w:ilvl w:val="0"/>
          <w:numId w:val="42"/>
        </w:numPr>
        <w:spacing w:line="276" w:lineRule="auto"/>
        <w:jc w:val="both"/>
        <w:rPr>
          <w:rFonts w:asciiTheme="minorHAnsi" w:hAnsiTheme="minorHAnsi" w:cstheme="minorHAnsi"/>
          <w:bCs/>
          <w:color w:val="000000"/>
          <w:lang w:val="en-US"/>
        </w:rPr>
      </w:pPr>
      <w:r w:rsidRPr="00431693">
        <w:rPr>
          <w:rFonts w:asciiTheme="minorHAnsi" w:hAnsiTheme="minorHAnsi" w:cstheme="minorHAnsi"/>
          <w:bCs/>
          <w:color w:val="000000"/>
          <w:lang w:val="en-US"/>
        </w:rPr>
        <w:t>Repairs are logged, documenting issues, corrective actions, and replaced components</w:t>
      </w:r>
      <w:r w:rsidRPr="004362CF">
        <w:rPr>
          <w:rFonts w:asciiTheme="minorHAnsi" w:hAnsiTheme="minorHAnsi" w:cstheme="minorHAnsi"/>
          <w:bCs/>
          <w:color w:val="000000"/>
          <w:lang w:val="en-US"/>
        </w:rPr>
        <w:t>.</w:t>
      </w:r>
    </w:p>
    <w:p w14:paraId="68503B46" w14:textId="77777777" w:rsidR="00DB7E3D" w:rsidRPr="004362CF" w:rsidRDefault="00DB7E3D" w:rsidP="00DB7E3D">
      <w:pPr>
        <w:spacing w:line="276" w:lineRule="auto"/>
        <w:jc w:val="both"/>
        <w:rPr>
          <w:rFonts w:asciiTheme="minorHAnsi" w:hAnsiTheme="minorHAnsi" w:cstheme="minorHAnsi"/>
          <w:bCs/>
          <w:color w:val="000000"/>
          <w:lang w:val="en-US"/>
        </w:rPr>
      </w:pPr>
    </w:p>
    <w:p w14:paraId="68FECEA9" w14:textId="77777777" w:rsidR="00DB7E3D" w:rsidRPr="004362CF" w:rsidRDefault="00DB7E3D">
      <w:pPr>
        <w:pStyle w:val="ListParagraph"/>
        <w:numPr>
          <w:ilvl w:val="0"/>
          <w:numId w:val="46"/>
        </w:numPr>
        <w:spacing w:line="276" w:lineRule="auto"/>
        <w:jc w:val="both"/>
        <w:rPr>
          <w:rFonts w:asciiTheme="minorHAnsi" w:hAnsiTheme="minorHAnsi" w:cstheme="minorHAnsi"/>
          <w:bCs/>
          <w:color w:val="000000"/>
          <w:lang w:val="en-US"/>
        </w:rPr>
      </w:pPr>
      <w:r w:rsidRPr="004362CF">
        <w:rPr>
          <w:rFonts w:asciiTheme="minorHAnsi" w:hAnsiTheme="minorHAnsi" w:cstheme="minorHAnsi"/>
          <w:b/>
          <w:bCs/>
          <w:color w:val="000000"/>
          <w:lang w:val="en-US"/>
        </w:rPr>
        <w:t>Recycled Water Usage (Water Reuse)</w:t>
      </w:r>
    </w:p>
    <w:p w14:paraId="124B0842" w14:textId="77777777" w:rsidR="00DB7E3D" w:rsidRPr="004362CF" w:rsidRDefault="00DB7E3D" w:rsidP="00DB7E3D">
      <w:pPr>
        <w:spacing w:line="276" w:lineRule="auto"/>
        <w:jc w:val="both"/>
        <w:rPr>
          <w:rFonts w:asciiTheme="minorHAnsi" w:hAnsiTheme="minorHAnsi" w:cstheme="minorHAnsi"/>
          <w:b/>
          <w:bCs/>
          <w:color w:val="000000"/>
          <w:lang w:val="en-US"/>
        </w:rPr>
      </w:pPr>
    </w:p>
    <w:p w14:paraId="63887DCD" w14:textId="77777777" w:rsidR="00DB7E3D" w:rsidRPr="004362CF" w:rsidRDefault="00DB7E3D" w:rsidP="00DB7E3D">
      <w:pPr>
        <w:spacing w:line="276" w:lineRule="auto"/>
        <w:jc w:val="both"/>
        <w:rPr>
          <w:rFonts w:asciiTheme="minorHAnsi" w:hAnsiTheme="minorHAnsi" w:cstheme="minorHAnsi"/>
          <w:bCs/>
          <w:color w:val="000000"/>
          <w:lang w:val="en-US"/>
        </w:rPr>
      </w:pPr>
      <w:r w:rsidRPr="004362CF">
        <w:rPr>
          <w:rFonts w:asciiTheme="minorHAnsi" w:hAnsiTheme="minorHAnsi" w:cstheme="minorHAnsi"/>
          <w:b/>
          <w:bCs/>
          <w:color w:val="000000"/>
          <w:lang w:val="en-US"/>
        </w:rPr>
        <w:t>Purpose:</w:t>
      </w:r>
      <w:r w:rsidRPr="004362CF">
        <w:rPr>
          <w:rFonts w:asciiTheme="minorHAnsi" w:hAnsiTheme="minorHAnsi" w:cstheme="minorHAnsi"/>
          <w:bCs/>
          <w:color w:val="000000"/>
          <w:lang w:val="en-US"/>
        </w:rPr>
        <w:br/>
      </w:r>
      <w:r w:rsidRPr="00915569">
        <w:rPr>
          <w:rFonts w:asciiTheme="minorHAnsi" w:hAnsiTheme="minorHAnsi" w:cstheme="minorHAnsi"/>
          <w:bCs/>
          <w:color w:val="000000"/>
        </w:rPr>
        <w:t xml:space="preserve">To ensure the safe and efficient use of recycled water within </w:t>
      </w:r>
      <w:r w:rsidRPr="00915569">
        <w:rPr>
          <w:rFonts w:asciiTheme="minorHAnsi" w:hAnsiTheme="minorHAnsi" w:cstheme="minorHAnsi"/>
          <w:b/>
          <w:bCs/>
          <w:color w:val="000000"/>
        </w:rPr>
        <w:t xml:space="preserve">Choksi Heraeus </w:t>
      </w:r>
      <w:proofErr w:type="spellStart"/>
      <w:r w:rsidRPr="00915569">
        <w:rPr>
          <w:rFonts w:asciiTheme="minorHAnsi" w:hAnsiTheme="minorHAnsi" w:cstheme="minorHAnsi"/>
          <w:b/>
          <w:bCs/>
          <w:color w:val="000000"/>
        </w:rPr>
        <w:t>Pvt.</w:t>
      </w:r>
      <w:proofErr w:type="spellEnd"/>
      <w:r w:rsidRPr="00915569">
        <w:rPr>
          <w:rFonts w:asciiTheme="minorHAnsi" w:hAnsiTheme="minorHAnsi" w:cstheme="minorHAnsi"/>
          <w:b/>
          <w:bCs/>
          <w:color w:val="000000"/>
        </w:rPr>
        <w:t xml:space="preserve"> Ltd.</w:t>
      </w:r>
      <w:r w:rsidRPr="00915569">
        <w:rPr>
          <w:rFonts w:asciiTheme="minorHAnsi" w:hAnsiTheme="minorHAnsi" w:cstheme="minorHAnsi"/>
          <w:bCs/>
          <w:color w:val="000000"/>
        </w:rPr>
        <w:t>, promoting resource conservation, reducing freshwater dependency, and minimizing environmental footprint.</w:t>
      </w:r>
    </w:p>
    <w:p w14:paraId="064F19A9" w14:textId="77777777" w:rsidR="00DB7E3D" w:rsidRPr="004362CF" w:rsidRDefault="00DB7E3D" w:rsidP="00DB7E3D">
      <w:pPr>
        <w:spacing w:line="276" w:lineRule="auto"/>
        <w:jc w:val="both"/>
        <w:rPr>
          <w:rFonts w:asciiTheme="minorHAnsi" w:hAnsiTheme="minorHAnsi" w:cstheme="minorHAnsi"/>
          <w:bCs/>
          <w:color w:val="000000"/>
          <w:lang w:val="en-US"/>
        </w:rPr>
      </w:pPr>
    </w:p>
    <w:p w14:paraId="2398295C" w14:textId="77777777" w:rsidR="00DB7E3D" w:rsidRPr="004362CF" w:rsidRDefault="00DB7E3D" w:rsidP="00DB7E3D">
      <w:pPr>
        <w:spacing w:line="276" w:lineRule="auto"/>
        <w:jc w:val="both"/>
        <w:rPr>
          <w:rFonts w:asciiTheme="minorHAnsi" w:hAnsiTheme="minorHAnsi" w:cstheme="minorHAnsi"/>
          <w:bCs/>
          <w:color w:val="000000"/>
          <w:lang w:val="en-US"/>
        </w:rPr>
      </w:pPr>
      <w:r w:rsidRPr="004362CF">
        <w:rPr>
          <w:rFonts w:asciiTheme="minorHAnsi" w:hAnsiTheme="minorHAnsi" w:cstheme="minorHAnsi"/>
          <w:b/>
          <w:bCs/>
          <w:color w:val="000000"/>
          <w:lang w:val="en-US"/>
        </w:rPr>
        <w:t>Procedure:</w:t>
      </w:r>
    </w:p>
    <w:p w14:paraId="1F777468" w14:textId="77777777" w:rsidR="00DB7E3D" w:rsidRPr="004362CF" w:rsidRDefault="00DB7E3D" w:rsidP="00DB7E3D">
      <w:pPr>
        <w:spacing w:line="276" w:lineRule="auto"/>
        <w:jc w:val="both"/>
        <w:rPr>
          <w:rFonts w:asciiTheme="minorHAnsi" w:hAnsiTheme="minorHAnsi" w:cstheme="minorHAnsi"/>
          <w:bCs/>
          <w:color w:val="000000"/>
          <w:lang w:val="en-US"/>
        </w:rPr>
      </w:pPr>
      <w:r w:rsidRPr="004362CF">
        <w:rPr>
          <w:rFonts w:asciiTheme="minorHAnsi" w:hAnsiTheme="minorHAnsi" w:cstheme="minorHAnsi"/>
          <w:bCs/>
          <w:color w:val="000000"/>
          <w:lang w:val="en-US"/>
        </w:rPr>
        <w:t>Below is a summary of recycled water usage in various operations:</w:t>
      </w:r>
    </w:p>
    <w:p w14:paraId="44B98648" w14:textId="77777777" w:rsidR="00DB7E3D" w:rsidRPr="004362CF" w:rsidRDefault="00DB7E3D" w:rsidP="00DB7E3D">
      <w:pPr>
        <w:spacing w:line="276" w:lineRule="auto"/>
        <w:jc w:val="both"/>
        <w:rPr>
          <w:rFonts w:asciiTheme="minorHAnsi" w:hAnsiTheme="minorHAnsi" w:cstheme="minorHAnsi"/>
          <w:bCs/>
          <w:color w:val="000000"/>
          <w:lang w:val="en-US"/>
        </w:rPr>
      </w:pPr>
    </w:p>
    <w:tbl>
      <w:tblPr>
        <w:tblStyle w:val="TableGrid"/>
        <w:tblW w:w="0" w:type="auto"/>
        <w:tblLook w:val="04A0" w:firstRow="1" w:lastRow="0" w:firstColumn="1" w:lastColumn="0" w:noHBand="0" w:noVBand="1"/>
      </w:tblPr>
      <w:tblGrid>
        <w:gridCol w:w="1701"/>
        <w:gridCol w:w="1468"/>
        <w:gridCol w:w="2360"/>
        <w:gridCol w:w="1331"/>
        <w:gridCol w:w="2250"/>
      </w:tblGrid>
      <w:tr w:rsidR="00DB7E3D" w:rsidRPr="00915569" w14:paraId="7B13E739" w14:textId="77777777" w:rsidTr="00496FA7">
        <w:tc>
          <w:tcPr>
            <w:tcW w:w="0" w:type="auto"/>
            <w:hideMark/>
          </w:tcPr>
          <w:p w14:paraId="1C616375" w14:textId="77777777" w:rsidR="00DB7E3D" w:rsidRPr="00915569" w:rsidRDefault="00DB7E3D" w:rsidP="00496FA7">
            <w:pPr>
              <w:spacing w:line="276" w:lineRule="auto"/>
              <w:jc w:val="both"/>
              <w:rPr>
                <w:rFonts w:asciiTheme="minorHAnsi" w:hAnsiTheme="minorHAnsi" w:cstheme="minorHAnsi"/>
                <w:b/>
                <w:bCs/>
                <w:color w:val="000000"/>
                <w:lang w:val="en-US"/>
              </w:rPr>
            </w:pPr>
            <w:r w:rsidRPr="00915569">
              <w:rPr>
                <w:rFonts w:asciiTheme="minorHAnsi" w:hAnsiTheme="minorHAnsi" w:cstheme="minorHAnsi"/>
                <w:b/>
                <w:bCs/>
                <w:color w:val="000000"/>
                <w:lang w:val="en-US"/>
              </w:rPr>
              <w:t>Process</w:t>
            </w:r>
          </w:p>
        </w:tc>
        <w:tc>
          <w:tcPr>
            <w:tcW w:w="0" w:type="auto"/>
            <w:hideMark/>
          </w:tcPr>
          <w:p w14:paraId="5F31372D" w14:textId="77777777" w:rsidR="00DB7E3D" w:rsidRPr="00915569" w:rsidRDefault="00DB7E3D" w:rsidP="00496FA7">
            <w:pPr>
              <w:spacing w:line="276" w:lineRule="auto"/>
              <w:jc w:val="both"/>
              <w:rPr>
                <w:rFonts w:asciiTheme="minorHAnsi" w:hAnsiTheme="minorHAnsi" w:cstheme="minorHAnsi"/>
                <w:b/>
                <w:bCs/>
                <w:color w:val="000000"/>
                <w:lang w:val="en-US"/>
              </w:rPr>
            </w:pPr>
            <w:r w:rsidRPr="00915569">
              <w:rPr>
                <w:rFonts w:asciiTheme="minorHAnsi" w:hAnsiTheme="minorHAnsi" w:cstheme="minorHAnsi"/>
                <w:b/>
                <w:bCs/>
                <w:color w:val="000000"/>
                <w:lang w:val="en-US"/>
              </w:rPr>
              <w:t>Recycled Water Usage (%)</w:t>
            </w:r>
          </w:p>
        </w:tc>
        <w:tc>
          <w:tcPr>
            <w:tcW w:w="0" w:type="auto"/>
            <w:hideMark/>
          </w:tcPr>
          <w:p w14:paraId="7E1E919C" w14:textId="77777777" w:rsidR="00DB7E3D" w:rsidRPr="00915569" w:rsidRDefault="00DB7E3D" w:rsidP="00496FA7">
            <w:pPr>
              <w:spacing w:line="276" w:lineRule="auto"/>
              <w:jc w:val="both"/>
              <w:rPr>
                <w:rFonts w:asciiTheme="minorHAnsi" w:hAnsiTheme="minorHAnsi" w:cstheme="minorHAnsi"/>
                <w:b/>
                <w:bCs/>
                <w:color w:val="000000"/>
                <w:lang w:val="en-US"/>
              </w:rPr>
            </w:pPr>
            <w:r w:rsidRPr="00915569">
              <w:rPr>
                <w:rFonts w:asciiTheme="minorHAnsi" w:hAnsiTheme="minorHAnsi" w:cstheme="minorHAnsi"/>
                <w:b/>
                <w:bCs/>
                <w:color w:val="000000"/>
                <w:lang w:val="en-US"/>
              </w:rPr>
              <w:t>Application</w:t>
            </w:r>
          </w:p>
        </w:tc>
        <w:tc>
          <w:tcPr>
            <w:tcW w:w="0" w:type="auto"/>
            <w:hideMark/>
          </w:tcPr>
          <w:p w14:paraId="75C50CD2" w14:textId="77777777" w:rsidR="00DB7E3D" w:rsidRPr="00915569" w:rsidRDefault="00DB7E3D" w:rsidP="00496FA7">
            <w:pPr>
              <w:spacing w:line="276" w:lineRule="auto"/>
              <w:jc w:val="both"/>
              <w:rPr>
                <w:rFonts w:asciiTheme="minorHAnsi" w:hAnsiTheme="minorHAnsi" w:cstheme="minorHAnsi"/>
                <w:b/>
                <w:bCs/>
                <w:color w:val="000000"/>
                <w:lang w:val="en-US"/>
              </w:rPr>
            </w:pPr>
            <w:r w:rsidRPr="00915569">
              <w:rPr>
                <w:rFonts w:asciiTheme="minorHAnsi" w:hAnsiTheme="minorHAnsi" w:cstheme="minorHAnsi"/>
                <w:b/>
                <w:bCs/>
                <w:color w:val="000000"/>
                <w:lang w:val="en-US"/>
              </w:rPr>
              <w:t>Frequency</w:t>
            </w:r>
          </w:p>
        </w:tc>
        <w:tc>
          <w:tcPr>
            <w:tcW w:w="0" w:type="auto"/>
            <w:hideMark/>
          </w:tcPr>
          <w:p w14:paraId="2389DDEF" w14:textId="77777777" w:rsidR="00DB7E3D" w:rsidRPr="00915569" w:rsidRDefault="00DB7E3D" w:rsidP="00496FA7">
            <w:pPr>
              <w:spacing w:line="276" w:lineRule="auto"/>
              <w:jc w:val="both"/>
              <w:rPr>
                <w:rFonts w:asciiTheme="minorHAnsi" w:hAnsiTheme="minorHAnsi" w:cstheme="minorHAnsi"/>
                <w:b/>
                <w:bCs/>
                <w:color w:val="000000"/>
                <w:lang w:val="en-US"/>
              </w:rPr>
            </w:pPr>
            <w:r w:rsidRPr="00915569">
              <w:rPr>
                <w:rFonts w:asciiTheme="minorHAnsi" w:hAnsiTheme="minorHAnsi" w:cstheme="minorHAnsi"/>
                <w:b/>
                <w:bCs/>
                <w:color w:val="000000"/>
                <w:lang w:val="en-US"/>
              </w:rPr>
              <w:t>Notes</w:t>
            </w:r>
          </w:p>
        </w:tc>
      </w:tr>
      <w:tr w:rsidR="00DB7E3D" w:rsidRPr="00915569" w14:paraId="26A03A14" w14:textId="77777777" w:rsidTr="00496FA7">
        <w:tc>
          <w:tcPr>
            <w:tcW w:w="0" w:type="auto"/>
            <w:hideMark/>
          </w:tcPr>
          <w:p w14:paraId="459A67E6" w14:textId="77777777" w:rsidR="00DB7E3D" w:rsidRPr="00915569" w:rsidRDefault="00DB7E3D" w:rsidP="00496FA7">
            <w:pPr>
              <w:spacing w:line="276" w:lineRule="auto"/>
              <w:jc w:val="both"/>
              <w:rPr>
                <w:rFonts w:asciiTheme="minorHAnsi" w:hAnsiTheme="minorHAnsi" w:cstheme="minorHAnsi"/>
                <w:b/>
                <w:bCs/>
                <w:color w:val="000000"/>
                <w:lang w:val="en-US"/>
              </w:rPr>
            </w:pPr>
            <w:r w:rsidRPr="00915569">
              <w:rPr>
                <w:rFonts w:asciiTheme="minorHAnsi" w:hAnsiTheme="minorHAnsi" w:cstheme="minorHAnsi"/>
                <w:b/>
                <w:bCs/>
                <w:color w:val="000000"/>
                <w:lang w:val="en-US"/>
              </w:rPr>
              <w:t>Cooling Systems</w:t>
            </w:r>
          </w:p>
        </w:tc>
        <w:tc>
          <w:tcPr>
            <w:tcW w:w="0" w:type="auto"/>
            <w:hideMark/>
          </w:tcPr>
          <w:p w14:paraId="4F90B580" w14:textId="77777777" w:rsidR="00DB7E3D" w:rsidRPr="00915569" w:rsidRDefault="00DB7E3D" w:rsidP="00496FA7">
            <w:pPr>
              <w:spacing w:line="276" w:lineRule="auto"/>
              <w:jc w:val="both"/>
              <w:rPr>
                <w:rFonts w:asciiTheme="minorHAnsi" w:hAnsiTheme="minorHAnsi" w:cstheme="minorHAnsi"/>
                <w:color w:val="000000"/>
                <w:lang w:val="en-US"/>
              </w:rPr>
            </w:pPr>
            <w:r w:rsidRPr="00915569">
              <w:rPr>
                <w:rFonts w:asciiTheme="minorHAnsi" w:hAnsiTheme="minorHAnsi" w:cstheme="minorHAnsi"/>
                <w:color w:val="000000"/>
                <w:lang w:val="en-US"/>
              </w:rPr>
              <w:t>75%</w:t>
            </w:r>
          </w:p>
        </w:tc>
        <w:tc>
          <w:tcPr>
            <w:tcW w:w="0" w:type="auto"/>
            <w:hideMark/>
          </w:tcPr>
          <w:p w14:paraId="7D8FCC42" w14:textId="77777777" w:rsidR="00DB7E3D" w:rsidRPr="00915569" w:rsidRDefault="00DB7E3D" w:rsidP="00496FA7">
            <w:pPr>
              <w:spacing w:line="276" w:lineRule="auto"/>
              <w:jc w:val="both"/>
              <w:rPr>
                <w:rFonts w:asciiTheme="minorHAnsi" w:hAnsiTheme="minorHAnsi" w:cstheme="minorHAnsi"/>
                <w:color w:val="000000"/>
                <w:lang w:val="en-US"/>
              </w:rPr>
            </w:pPr>
            <w:r w:rsidRPr="00915569">
              <w:rPr>
                <w:rFonts w:asciiTheme="minorHAnsi" w:hAnsiTheme="minorHAnsi" w:cstheme="minorHAnsi"/>
                <w:color w:val="000000"/>
                <w:lang w:val="en-US"/>
              </w:rPr>
              <w:t>Recirculation in condensers &amp; cooling towers</w:t>
            </w:r>
          </w:p>
        </w:tc>
        <w:tc>
          <w:tcPr>
            <w:tcW w:w="0" w:type="auto"/>
            <w:hideMark/>
          </w:tcPr>
          <w:p w14:paraId="109BFB3D" w14:textId="77777777" w:rsidR="00DB7E3D" w:rsidRPr="00915569" w:rsidRDefault="00DB7E3D" w:rsidP="00496FA7">
            <w:pPr>
              <w:spacing w:line="276" w:lineRule="auto"/>
              <w:jc w:val="both"/>
              <w:rPr>
                <w:rFonts w:asciiTheme="minorHAnsi" w:hAnsiTheme="minorHAnsi" w:cstheme="minorHAnsi"/>
                <w:color w:val="000000"/>
                <w:lang w:val="en-US"/>
              </w:rPr>
            </w:pPr>
            <w:r w:rsidRPr="00915569">
              <w:rPr>
                <w:rFonts w:asciiTheme="minorHAnsi" w:hAnsiTheme="minorHAnsi" w:cstheme="minorHAnsi"/>
                <w:color w:val="000000"/>
                <w:lang w:val="en-US"/>
              </w:rPr>
              <w:t>Continuous</w:t>
            </w:r>
          </w:p>
        </w:tc>
        <w:tc>
          <w:tcPr>
            <w:tcW w:w="0" w:type="auto"/>
            <w:hideMark/>
          </w:tcPr>
          <w:p w14:paraId="4B01FEFE" w14:textId="77777777" w:rsidR="00DB7E3D" w:rsidRPr="00915569" w:rsidRDefault="00DB7E3D" w:rsidP="00496FA7">
            <w:pPr>
              <w:spacing w:line="276" w:lineRule="auto"/>
              <w:jc w:val="both"/>
              <w:rPr>
                <w:rFonts w:asciiTheme="minorHAnsi" w:hAnsiTheme="minorHAnsi" w:cstheme="minorHAnsi"/>
                <w:color w:val="000000"/>
                <w:lang w:val="en-US"/>
              </w:rPr>
            </w:pPr>
            <w:r w:rsidRPr="00915569">
              <w:rPr>
                <w:rFonts w:asciiTheme="minorHAnsi" w:hAnsiTheme="minorHAnsi" w:cstheme="minorHAnsi"/>
                <w:color w:val="000000"/>
                <w:lang w:val="en-US"/>
              </w:rPr>
              <w:t>Major contributor to water savings</w:t>
            </w:r>
          </w:p>
        </w:tc>
      </w:tr>
      <w:tr w:rsidR="00DB7E3D" w:rsidRPr="00915569" w14:paraId="2C067FC5" w14:textId="77777777" w:rsidTr="00496FA7">
        <w:tc>
          <w:tcPr>
            <w:tcW w:w="0" w:type="auto"/>
            <w:hideMark/>
          </w:tcPr>
          <w:p w14:paraId="6BE0E901" w14:textId="77777777" w:rsidR="00DB7E3D" w:rsidRPr="00915569" w:rsidRDefault="00DB7E3D" w:rsidP="00496FA7">
            <w:pPr>
              <w:spacing w:line="276" w:lineRule="auto"/>
              <w:jc w:val="both"/>
              <w:rPr>
                <w:rFonts w:asciiTheme="minorHAnsi" w:hAnsiTheme="minorHAnsi" w:cstheme="minorHAnsi"/>
                <w:b/>
                <w:bCs/>
                <w:color w:val="000000"/>
                <w:lang w:val="en-US"/>
              </w:rPr>
            </w:pPr>
            <w:r w:rsidRPr="00915569">
              <w:rPr>
                <w:rFonts w:asciiTheme="minorHAnsi" w:hAnsiTheme="minorHAnsi" w:cstheme="minorHAnsi"/>
                <w:b/>
                <w:bCs/>
                <w:color w:val="000000"/>
                <w:lang w:val="en-US"/>
              </w:rPr>
              <w:t>Chemical Processing</w:t>
            </w:r>
          </w:p>
        </w:tc>
        <w:tc>
          <w:tcPr>
            <w:tcW w:w="0" w:type="auto"/>
            <w:hideMark/>
          </w:tcPr>
          <w:p w14:paraId="2E57C01A" w14:textId="77777777" w:rsidR="00DB7E3D" w:rsidRPr="00915569" w:rsidRDefault="00DB7E3D" w:rsidP="00496FA7">
            <w:pPr>
              <w:spacing w:line="276" w:lineRule="auto"/>
              <w:jc w:val="both"/>
              <w:rPr>
                <w:rFonts w:asciiTheme="minorHAnsi" w:hAnsiTheme="minorHAnsi" w:cstheme="minorHAnsi"/>
                <w:color w:val="000000"/>
                <w:lang w:val="en-US"/>
              </w:rPr>
            </w:pPr>
            <w:r w:rsidRPr="00915569">
              <w:rPr>
                <w:rFonts w:asciiTheme="minorHAnsi" w:hAnsiTheme="minorHAnsi" w:cstheme="minorHAnsi"/>
                <w:color w:val="000000"/>
                <w:lang w:val="en-US"/>
              </w:rPr>
              <w:t>55%</w:t>
            </w:r>
          </w:p>
        </w:tc>
        <w:tc>
          <w:tcPr>
            <w:tcW w:w="0" w:type="auto"/>
            <w:hideMark/>
          </w:tcPr>
          <w:p w14:paraId="77717F48" w14:textId="77777777" w:rsidR="00DB7E3D" w:rsidRPr="00915569" w:rsidRDefault="00DB7E3D" w:rsidP="00496FA7">
            <w:pPr>
              <w:spacing w:line="276" w:lineRule="auto"/>
              <w:jc w:val="both"/>
              <w:rPr>
                <w:rFonts w:asciiTheme="minorHAnsi" w:hAnsiTheme="minorHAnsi" w:cstheme="minorHAnsi"/>
                <w:color w:val="000000"/>
                <w:lang w:val="en-US"/>
              </w:rPr>
            </w:pPr>
            <w:r w:rsidRPr="00915569">
              <w:rPr>
                <w:rFonts w:asciiTheme="minorHAnsi" w:hAnsiTheme="minorHAnsi" w:cstheme="minorHAnsi"/>
                <w:color w:val="000000"/>
                <w:lang w:val="en-US"/>
              </w:rPr>
              <w:t>Reuse of treated rinse &amp; wash water</w:t>
            </w:r>
          </w:p>
        </w:tc>
        <w:tc>
          <w:tcPr>
            <w:tcW w:w="0" w:type="auto"/>
            <w:hideMark/>
          </w:tcPr>
          <w:p w14:paraId="582CE531" w14:textId="77777777" w:rsidR="00DB7E3D" w:rsidRPr="00915569" w:rsidRDefault="00DB7E3D" w:rsidP="00496FA7">
            <w:pPr>
              <w:spacing w:line="276" w:lineRule="auto"/>
              <w:jc w:val="both"/>
              <w:rPr>
                <w:rFonts w:asciiTheme="minorHAnsi" w:hAnsiTheme="minorHAnsi" w:cstheme="minorHAnsi"/>
                <w:color w:val="000000"/>
                <w:lang w:val="en-US"/>
              </w:rPr>
            </w:pPr>
            <w:r w:rsidRPr="00915569">
              <w:rPr>
                <w:rFonts w:asciiTheme="minorHAnsi" w:hAnsiTheme="minorHAnsi" w:cstheme="minorHAnsi"/>
                <w:color w:val="000000"/>
                <w:lang w:val="en-US"/>
              </w:rPr>
              <w:t>Continuous</w:t>
            </w:r>
          </w:p>
        </w:tc>
        <w:tc>
          <w:tcPr>
            <w:tcW w:w="0" w:type="auto"/>
            <w:hideMark/>
          </w:tcPr>
          <w:p w14:paraId="4D616257" w14:textId="77777777" w:rsidR="00DB7E3D" w:rsidRPr="00915569" w:rsidRDefault="00DB7E3D" w:rsidP="00496FA7">
            <w:pPr>
              <w:spacing w:line="276" w:lineRule="auto"/>
              <w:jc w:val="both"/>
              <w:rPr>
                <w:rFonts w:asciiTheme="minorHAnsi" w:hAnsiTheme="minorHAnsi" w:cstheme="minorHAnsi"/>
                <w:color w:val="000000"/>
                <w:lang w:val="en-US"/>
              </w:rPr>
            </w:pPr>
            <w:r w:rsidRPr="00915569">
              <w:rPr>
                <w:rFonts w:asciiTheme="minorHAnsi" w:hAnsiTheme="minorHAnsi" w:cstheme="minorHAnsi"/>
                <w:color w:val="000000"/>
                <w:lang w:val="en-US"/>
              </w:rPr>
              <w:t>Closed-loop treatment systems reduce discharge</w:t>
            </w:r>
          </w:p>
        </w:tc>
      </w:tr>
      <w:tr w:rsidR="00DB7E3D" w:rsidRPr="00915569" w14:paraId="2A1F2D2B" w14:textId="77777777" w:rsidTr="00496FA7">
        <w:tc>
          <w:tcPr>
            <w:tcW w:w="0" w:type="auto"/>
            <w:hideMark/>
          </w:tcPr>
          <w:p w14:paraId="10606C14" w14:textId="77777777" w:rsidR="00DB7E3D" w:rsidRPr="00915569" w:rsidRDefault="00DB7E3D" w:rsidP="00496FA7">
            <w:pPr>
              <w:spacing w:line="276" w:lineRule="auto"/>
              <w:jc w:val="both"/>
              <w:rPr>
                <w:rFonts w:asciiTheme="minorHAnsi" w:hAnsiTheme="minorHAnsi" w:cstheme="minorHAnsi"/>
                <w:b/>
                <w:bCs/>
                <w:color w:val="000000"/>
                <w:lang w:val="en-US"/>
              </w:rPr>
            </w:pPr>
            <w:r w:rsidRPr="00915569">
              <w:rPr>
                <w:rFonts w:asciiTheme="minorHAnsi" w:hAnsiTheme="minorHAnsi" w:cstheme="minorHAnsi"/>
                <w:b/>
                <w:bCs/>
                <w:color w:val="000000"/>
                <w:lang w:val="en-US"/>
              </w:rPr>
              <w:t>Equipment &amp; Vessel Cleaning</w:t>
            </w:r>
          </w:p>
        </w:tc>
        <w:tc>
          <w:tcPr>
            <w:tcW w:w="0" w:type="auto"/>
            <w:hideMark/>
          </w:tcPr>
          <w:p w14:paraId="5E1F07FE" w14:textId="77777777" w:rsidR="00DB7E3D" w:rsidRPr="00915569" w:rsidRDefault="00DB7E3D" w:rsidP="00496FA7">
            <w:pPr>
              <w:spacing w:line="276" w:lineRule="auto"/>
              <w:jc w:val="both"/>
              <w:rPr>
                <w:rFonts w:asciiTheme="minorHAnsi" w:hAnsiTheme="minorHAnsi" w:cstheme="minorHAnsi"/>
                <w:color w:val="000000"/>
                <w:lang w:val="en-US"/>
              </w:rPr>
            </w:pPr>
            <w:r w:rsidRPr="00915569">
              <w:rPr>
                <w:rFonts w:asciiTheme="minorHAnsi" w:hAnsiTheme="minorHAnsi" w:cstheme="minorHAnsi"/>
                <w:color w:val="000000"/>
                <w:lang w:val="en-US"/>
              </w:rPr>
              <w:t>50%</w:t>
            </w:r>
          </w:p>
        </w:tc>
        <w:tc>
          <w:tcPr>
            <w:tcW w:w="0" w:type="auto"/>
            <w:hideMark/>
          </w:tcPr>
          <w:p w14:paraId="6782751C" w14:textId="77777777" w:rsidR="00DB7E3D" w:rsidRPr="00915569" w:rsidRDefault="00DB7E3D" w:rsidP="00496FA7">
            <w:pPr>
              <w:spacing w:line="276" w:lineRule="auto"/>
              <w:jc w:val="both"/>
              <w:rPr>
                <w:rFonts w:asciiTheme="minorHAnsi" w:hAnsiTheme="minorHAnsi" w:cstheme="minorHAnsi"/>
                <w:color w:val="000000"/>
                <w:lang w:val="en-US"/>
              </w:rPr>
            </w:pPr>
            <w:r w:rsidRPr="00915569">
              <w:rPr>
                <w:rFonts w:asciiTheme="minorHAnsi" w:hAnsiTheme="minorHAnsi" w:cstheme="minorHAnsi"/>
                <w:color w:val="000000"/>
                <w:lang w:val="en-US"/>
              </w:rPr>
              <w:t>High-pressure washing</w:t>
            </w:r>
          </w:p>
        </w:tc>
        <w:tc>
          <w:tcPr>
            <w:tcW w:w="0" w:type="auto"/>
            <w:hideMark/>
          </w:tcPr>
          <w:p w14:paraId="12D3AB36" w14:textId="77777777" w:rsidR="00DB7E3D" w:rsidRPr="00915569" w:rsidRDefault="00DB7E3D" w:rsidP="00496FA7">
            <w:pPr>
              <w:spacing w:line="276" w:lineRule="auto"/>
              <w:jc w:val="both"/>
              <w:rPr>
                <w:rFonts w:asciiTheme="minorHAnsi" w:hAnsiTheme="minorHAnsi" w:cstheme="minorHAnsi"/>
                <w:color w:val="000000"/>
                <w:lang w:val="en-US"/>
              </w:rPr>
            </w:pPr>
            <w:r w:rsidRPr="00915569">
              <w:rPr>
                <w:rFonts w:asciiTheme="minorHAnsi" w:hAnsiTheme="minorHAnsi" w:cstheme="minorHAnsi"/>
                <w:color w:val="000000"/>
                <w:lang w:val="en-US"/>
              </w:rPr>
              <w:t>Daily</w:t>
            </w:r>
          </w:p>
        </w:tc>
        <w:tc>
          <w:tcPr>
            <w:tcW w:w="0" w:type="auto"/>
            <w:hideMark/>
          </w:tcPr>
          <w:p w14:paraId="5D5BE9A4" w14:textId="77777777" w:rsidR="00DB7E3D" w:rsidRPr="00915569" w:rsidRDefault="00DB7E3D" w:rsidP="00496FA7">
            <w:pPr>
              <w:spacing w:line="276" w:lineRule="auto"/>
              <w:jc w:val="both"/>
              <w:rPr>
                <w:rFonts w:asciiTheme="minorHAnsi" w:hAnsiTheme="minorHAnsi" w:cstheme="minorHAnsi"/>
                <w:color w:val="000000"/>
                <w:lang w:val="en-US"/>
              </w:rPr>
            </w:pPr>
            <w:r w:rsidRPr="00915569">
              <w:rPr>
                <w:rFonts w:asciiTheme="minorHAnsi" w:hAnsiTheme="minorHAnsi" w:cstheme="minorHAnsi"/>
                <w:color w:val="000000"/>
                <w:lang w:val="en-US"/>
              </w:rPr>
              <w:t>Reduces fresh water consumption</w:t>
            </w:r>
          </w:p>
        </w:tc>
      </w:tr>
      <w:tr w:rsidR="00DB7E3D" w:rsidRPr="00915569" w14:paraId="6FA025B9" w14:textId="77777777" w:rsidTr="00496FA7">
        <w:tc>
          <w:tcPr>
            <w:tcW w:w="0" w:type="auto"/>
            <w:hideMark/>
          </w:tcPr>
          <w:p w14:paraId="09149661" w14:textId="77777777" w:rsidR="00DB7E3D" w:rsidRPr="00915569" w:rsidRDefault="00DB7E3D" w:rsidP="00496FA7">
            <w:pPr>
              <w:spacing w:line="276" w:lineRule="auto"/>
              <w:jc w:val="both"/>
              <w:rPr>
                <w:rFonts w:asciiTheme="minorHAnsi" w:hAnsiTheme="minorHAnsi" w:cstheme="minorHAnsi"/>
                <w:b/>
                <w:bCs/>
                <w:color w:val="000000"/>
                <w:lang w:val="en-US"/>
              </w:rPr>
            </w:pPr>
            <w:r w:rsidRPr="00915569">
              <w:rPr>
                <w:rFonts w:asciiTheme="minorHAnsi" w:hAnsiTheme="minorHAnsi" w:cstheme="minorHAnsi"/>
                <w:b/>
                <w:bCs/>
                <w:color w:val="000000"/>
                <w:lang w:val="en-US"/>
              </w:rPr>
              <w:t>Utility Supply</w:t>
            </w:r>
          </w:p>
        </w:tc>
        <w:tc>
          <w:tcPr>
            <w:tcW w:w="0" w:type="auto"/>
            <w:hideMark/>
          </w:tcPr>
          <w:p w14:paraId="75D9ACD9" w14:textId="77777777" w:rsidR="00DB7E3D" w:rsidRPr="00915569" w:rsidRDefault="00DB7E3D" w:rsidP="00496FA7">
            <w:pPr>
              <w:spacing w:line="276" w:lineRule="auto"/>
              <w:jc w:val="both"/>
              <w:rPr>
                <w:rFonts w:asciiTheme="minorHAnsi" w:hAnsiTheme="minorHAnsi" w:cstheme="minorHAnsi"/>
                <w:color w:val="000000"/>
                <w:lang w:val="en-US"/>
              </w:rPr>
            </w:pPr>
            <w:r w:rsidRPr="00915569">
              <w:rPr>
                <w:rFonts w:asciiTheme="minorHAnsi" w:hAnsiTheme="minorHAnsi" w:cstheme="minorHAnsi"/>
                <w:color w:val="000000"/>
                <w:lang w:val="en-US"/>
              </w:rPr>
              <w:t>40%</w:t>
            </w:r>
          </w:p>
        </w:tc>
        <w:tc>
          <w:tcPr>
            <w:tcW w:w="0" w:type="auto"/>
            <w:hideMark/>
          </w:tcPr>
          <w:p w14:paraId="3AC90814" w14:textId="77777777" w:rsidR="00DB7E3D" w:rsidRPr="00915569" w:rsidRDefault="00DB7E3D" w:rsidP="00496FA7">
            <w:pPr>
              <w:spacing w:line="276" w:lineRule="auto"/>
              <w:jc w:val="both"/>
              <w:rPr>
                <w:rFonts w:asciiTheme="minorHAnsi" w:hAnsiTheme="minorHAnsi" w:cstheme="minorHAnsi"/>
                <w:color w:val="000000"/>
                <w:lang w:val="en-US"/>
              </w:rPr>
            </w:pPr>
            <w:r w:rsidRPr="00915569">
              <w:rPr>
                <w:rFonts w:asciiTheme="minorHAnsi" w:hAnsiTheme="minorHAnsi" w:cstheme="minorHAnsi"/>
                <w:color w:val="000000"/>
                <w:lang w:val="en-US"/>
              </w:rPr>
              <w:t>Non-potable applications (e.g., scrubbers, wash areas)</w:t>
            </w:r>
          </w:p>
        </w:tc>
        <w:tc>
          <w:tcPr>
            <w:tcW w:w="0" w:type="auto"/>
            <w:hideMark/>
          </w:tcPr>
          <w:p w14:paraId="4D47BBDC" w14:textId="77777777" w:rsidR="00DB7E3D" w:rsidRPr="00915569" w:rsidRDefault="00DB7E3D" w:rsidP="00496FA7">
            <w:pPr>
              <w:spacing w:line="276" w:lineRule="auto"/>
              <w:jc w:val="both"/>
              <w:rPr>
                <w:rFonts w:asciiTheme="minorHAnsi" w:hAnsiTheme="minorHAnsi" w:cstheme="minorHAnsi"/>
                <w:color w:val="000000"/>
                <w:lang w:val="en-US"/>
              </w:rPr>
            </w:pPr>
            <w:r w:rsidRPr="00915569">
              <w:rPr>
                <w:rFonts w:asciiTheme="minorHAnsi" w:hAnsiTheme="minorHAnsi" w:cstheme="minorHAnsi"/>
                <w:color w:val="000000"/>
                <w:lang w:val="en-US"/>
              </w:rPr>
              <w:t>Daily</w:t>
            </w:r>
          </w:p>
        </w:tc>
        <w:tc>
          <w:tcPr>
            <w:tcW w:w="0" w:type="auto"/>
            <w:hideMark/>
          </w:tcPr>
          <w:p w14:paraId="53FEC388" w14:textId="77777777" w:rsidR="00DB7E3D" w:rsidRPr="00915569" w:rsidRDefault="00DB7E3D" w:rsidP="00496FA7">
            <w:pPr>
              <w:spacing w:line="276" w:lineRule="auto"/>
              <w:jc w:val="both"/>
              <w:rPr>
                <w:rFonts w:asciiTheme="minorHAnsi" w:hAnsiTheme="minorHAnsi" w:cstheme="minorHAnsi"/>
                <w:color w:val="000000"/>
                <w:lang w:val="en-US"/>
              </w:rPr>
            </w:pPr>
            <w:r w:rsidRPr="00915569">
              <w:rPr>
                <w:rFonts w:asciiTheme="minorHAnsi" w:hAnsiTheme="minorHAnsi" w:cstheme="minorHAnsi"/>
                <w:color w:val="000000"/>
                <w:lang w:val="en-US"/>
              </w:rPr>
              <w:t>Supports reuse practices</w:t>
            </w:r>
          </w:p>
        </w:tc>
      </w:tr>
      <w:tr w:rsidR="00DB7E3D" w:rsidRPr="00915569" w14:paraId="4FEA9163" w14:textId="77777777" w:rsidTr="00496FA7">
        <w:tc>
          <w:tcPr>
            <w:tcW w:w="0" w:type="auto"/>
            <w:hideMark/>
          </w:tcPr>
          <w:p w14:paraId="6DD42AEE" w14:textId="77777777" w:rsidR="00DB7E3D" w:rsidRPr="00915569" w:rsidRDefault="00DB7E3D" w:rsidP="00496FA7">
            <w:pPr>
              <w:spacing w:line="276" w:lineRule="auto"/>
              <w:jc w:val="both"/>
              <w:rPr>
                <w:rFonts w:asciiTheme="minorHAnsi" w:hAnsiTheme="minorHAnsi" w:cstheme="minorHAnsi"/>
                <w:b/>
                <w:bCs/>
                <w:color w:val="000000"/>
                <w:lang w:val="en-US"/>
              </w:rPr>
            </w:pPr>
            <w:r w:rsidRPr="00915569">
              <w:rPr>
                <w:rFonts w:asciiTheme="minorHAnsi" w:hAnsiTheme="minorHAnsi" w:cstheme="minorHAnsi"/>
                <w:b/>
                <w:bCs/>
                <w:color w:val="000000"/>
                <w:lang w:val="en-US"/>
              </w:rPr>
              <w:lastRenderedPageBreak/>
              <w:t>Floor &amp; Area Cleaning</w:t>
            </w:r>
          </w:p>
        </w:tc>
        <w:tc>
          <w:tcPr>
            <w:tcW w:w="0" w:type="auto"/>
            <w:hideMark/>
          </w:tcPr>
          <w:p w14:paraId="7F7FEF0F" w14:textId="77777777" w:rsidR="00DB7E3D" w:rsidRPr="00915569" w:rsidRDefault="00DB7E3D" w:rsidP="00496FA7">
            <w:pPr>
              <w:spacing w:line="276" w:lineRule="auto"/>
              <w:jc w:val="both"/>
              <w:rPr>
                <w:rFonts w:asciiTheme="minorHAnsi" w:hAnsiTheme="minorHAnsi" w:cstheme="minorHAnsi"/>
                <w:color w:val="000000"/>
                <w:lang w:val="en-US"/>
              </w:rPr>
            </w:pPr>
            <w:r w:rsidRPr="00915569">
              <w:rPr>
                <w:rFonts w:asciiTheme="minorHAnsi" w:hAnsiTheme="minorHAnsi" w:cstheme="minorHAnsi"/>
                <w:color w:val="000000"/>
                <w:lang w:val="en-US"/>
              </w:rPr>
              <w:t>45%</w:t>
            </w:r>
          </w:p>
        </w:tc>
        <w:tc>
          <w:tcPr>
            <w:tcW w:w="0" w:type="auto"/>
            <w:hideMark/>
          </w:tcPr>
          <w:p w14:paraId="6A03035D" w14:textId="77777777" w:rsidR="00DB7E3D" w:rsidRPr="00915569" w:rsidRDefault="00DB7E3D" w:rsidP="00496FA7">
            <w:pPr>
              <w:spacing w:line="276" w:lineRule="auto"/>
              <w:jc w:val="both"/>
              <w:rPr>
                <w:rFonts w:asciiTheme="minorHAnsi" w:hAnsiTheme="minorHAnsi" w:cstheme="minorHAnsi"/>
                <w:color w:val="000000"/>
                <w:lang w:val="en-US"/>
              </w:rPr>
            </w:pPr>
            <w:r w:rsidRPr="00915569">
              <w:rPr>
                <w:rFonts w:asciiTheme="minorHAnsi" w:hAnsiTheme="minorHAnsi" w:cstheme="minorHAnsi"/>
                <w:color w:val="000000"/>
                <w:lang w:val="en-US"/>
              </w:rPr>
              <w:t>Internal facility cleaning</w:t>
            </w:r>
          </w:p>
        </w:tc>
        <w:tc>
          <w:tcPr>
            <w:tcW w:w="0" w:type="auto"/>
            <w:hideMark/>
          </w:tcPr>
          <w:p w14:paraId="10A4FCCD" w14:textId="77777777" w:rsidR="00DB7E3D" w:rsidRPr="00915569" w:rsidRDefault="00DB7E3D" w:rsidP="00496FA7">
            <w:pPr>
              <w:spacing w:line="276" w:lineRule="auto"/>
              <w:jc w:val="both"/>
              <w:rPr>
                <w:rFonts w:asciiTheme="minorHAnsi" w:hAnsiTheme="minorHAnsi" w:cstheme="minorHAnsi"/>
                <w:color w:val="000000"/>
                <w:lang w:val="en-US"/>
              </w:rPr>
            </w:pPr>
            <w:r w:rsidRPr="00915569">
              <w:rPr>
                <w:rFonts w:asciiTheme="minorHAnsi" w:hAnsiTheme="minorHAnsi" w:cstheme="minorHAnsi"/>
                <w:color w:val="000000"/>
                <w:lang w:val="en-US"/>
              </w:rPr>
              <w:t>Weekly</w:t>
            </w:r>
          </w:p>
        </w:tc>
        <w:tc>
          <w:tcPr>
            <w:tcW w:w="0" w:type="auto"/>
            <w:hideMark/>
          </w:tcPr>
          <w:p w14:paraId="2482FB2C" w14:textId="77777777" w:rsidR="00DB7E3D" w:rsidRPr="00915569" w:rsidRDefault="00DB7E3D" w:rsidP="00496FA7">
            <w:pPr>
              <w:spacing w:line="276" w:lineRule="auto"/>
              <w:jc w:val="both"/>
              <w:rPr>
                <w:rFonts w:asciiTheme="minorHAnsi" w:hAnsiTheme="minorHAnsi" w:cstheme="minorHAnsi"/>
                <w:color w:val="000000"/>
                <w:lang w:val="en-US"/>
              </w:rPr>
            </w:pPr>
            <w:r w:rsidRPr="00915569">
              <w:rPr>
                <w:rFonts w:asciiTheme="minorHAnsi" w:hAnsiTheme="minorHAnsi" w:cstheme="minorHAnsi"/>
                <w:color w:val="000000"/>
                <w:lang w:val="en-US"/>
              </w:rPr>
              <w:t>Effective &amp; sustainable</w:t>
            </w:r>
          </w:p>
        </w:tc>
      </w:tr>
    </w:tbl>
    <w:p w14:paraId="74D86AF6" w14:textId="77777777" w:rsidR="00DB7E3D" w:rsidRPr="004362CF" w:rsidRDefault="00DB7E3D" w:rsidP="00DB7E3D">
      <w:pPr>
        <w:spacing w:line="276" w:lineRule="auto"/>
        <w:jc w:val="both"/>
        <w:rPr>
          <w:rFonts w:asciiTheme="minorHAnsi" w:hAnsiTheme="minorHAnsi" w:cstheme="minorHAnsi"/>
          <w:b/>
          <w:bCs/>
          <w:color w:val="000000"/>
          <w:lang w:val="en-US"/>
        </w:rPr>
      </w:pPr>
    </w:p>
    <w:p w14:paraId="2D8C6411" w14:textId="77777777" w:rsidR="00DB7E3D" w:rsidRPr="004362CF" w:rsidRDefault="00DB7E3D" w:rsidP="00DB7E3D">
      <w:pPr>
        <w:spacing w:line="276" w:lineRule="auto"/>
        <w:jc w:val="both"/>
        <w:rPr>
          <w:rFonts w:asciiTheme="minorHAnsi" w:hAnsiTheme="minorHAnsi" w:cstheme="minorHAnsi"/>
          <w:bCs/>
          <w:color w:val="000000"/>
          <w:lang w:val="en-US"/>
        </w:rPr>
      </w:pPr>
      <w:r w:rsidRPr="004362CF">
        <w:rPr>
          <w:rFonts w:asciiTheme="minorHAnsi" w:hAnsiTheme="minorHAnsi" w:cstheme="minorHAnsi"/>
          <w:b/>
          <w:bCs/>
          <w:color w:val="000000"/>
          <w:lang w:val="en-US"/>
        </w:rPr>
        <w:t>a. Record Keeping</w:t>
      </w:r>
    </w:p>
    <w:p w14:paraId="7DE7AE06" w14:textId="77777777" w:rsidR="00DB7E3D" w:rsidRPr="004362CF" w:rsidRDefault="00DB7E3D">
      <w:pPr>
        <w:numPr>
          <w:ilvl w:val="0"/>
          <w:numId w:val="43"/>
        </w:numPr>
        <w:spacing w:line="276" w:lineRule="auto"/>
        <w:jc w:val="both"/>
        <w:rPr>
          <w:rFonts w:asciiTheme="minorHAnsi" w:hAnsiTheme="minorHAnsi" w:cstheme="minorHAnsi"/>
          <w:bCs/>
          <w:color w:val="000000"/>
          <w:lang w:val="en-US"/>
        </w:rPr>
      </w:pPr>
      <w:r w:rsidRPr="004362CF">
        <w:rPr>
          <w:rFonts w:asciiTheme="minorHAnsi" w:hAnsiTheme="minorHAnsi" w:cstheme="minorHAnsi"/>
          <w:bCs/>
          <w:color w:val="000000"/>
          <w:lang w:val="en-US"/>
        </w:rPr>
        <w:t>Daily logs are maintained for influent and effluent parameters, chemical dosing, operational data, and maintenance activities.</w:t>
      </w:r>
    </w:p>
    <w:p w14:paraId="3C0C11D1" w14:textId="77777777" w:rsidR="00DB7E3D" w:rsidRPr="004362CF" w:rsidRDefault="00DB7E3D">
      <w:pPr>
        <w:numPr>
          <w:ilvl w:val="0"/>
          <w:numId w:val="43"/>
        </w:numPr>
        <w:spacing w:line="276" w:lineRule="auto"/>
        <w:jc w:val="both"/>
        <w:rPr>
          <w:rFonts w:asciiTheme="minorHAnsi" w:hAnsiTheme="minorHAnsi" w:cstheme="minorHAnsi"/>
          <w:bCs/>
          <w:color w:val="000000"/>
          <w:lang w:val="en-US"/>
        </w:rPr>
      </w:pPr>
      <w:r w:rsidRPr="004362CF">
        <w:rPr>
          <w:rFonts w:asciiTheme="minorHAnsi" w:hAnsiTheme="minorHAnsi" w:cstheme="minorHAnsi"/>
          <w:bCs/>
          <w:color w:val="000000"/>
          <w:lang w:val="en-US"/>
        </w:rPr>
        <w:t>Sample analysis and compliance reports are securely stored for future inspections.</w:t>
      </w:r>
    </w:p>
    <w:p w14:paraId="36145FA9" w14:textId="77777777" w:rsidR="00DB7E3D" w:rsidRPr="004362CF" w:rsidRDefault="00DB7E3D" w:rsidP="00DB7E3D">
      <w:pPr>
        <w:spacing w:line="276" w:lineRule="auto"/>
        <w:ind w:left="720"/>
        <w:jc w:val="both"/>
        <w:rPr>
          <w:rFonts w:asciiTheme="minorHAnsi" w:hAnsiTheme="minorHAnsi" w:cstheme="minorHAnsi"/>
          <w:bCs/>
          <w:color w:val="000000"/>
          <w:lang w:val="en-US"/>
        </w:rPr>
      </w:pPr>
    </w:p>
    <w:p w14:paraId="46A69CFA" w14:textId="77777777" w:rsidR="00DB7E3D" w:rsidRPr="004362CF" w:rsidRDefault="00DB7E3D" w:rsidP="00DB7E3D">
      <w:pPr>
        <w:spacing w:line="276" w:lineRule="auto"/>
        <w:jc w:val="both"/>
        <w:rPr>
          <w:rFonts w:asciiTheme="minorHAnsi" w:hAnsiTheme="minorHAnsi" w:cstheme="minorHAnsi"/>
          <w:bCs/>
          <w:color w:val="000000"/>
          <w:lang w:val="en-US"/>
        </w:rPr>
      </w:pPr>
      <w:r w:rsidRPr="004362CF">
        <w:rPr>
          <w:rFonts w:asciiTheme="minorHAnsi" w:hAnsiTheme="minorHAnsi" w:cstheme="minorHAnsi"/>
          <w:b/>
          <w:bCs/>
          <w:color w:val="000000"/>
          <w:lang w:val="en-US"/>
        </w:rPr>
        <w:t>b. Training</w:t>
      </w:r>
    </w:p>
    <w:p w14:paraId="00E100B6" w14:textId="77777777" w:rsidR="00DB7E3D" w:rsidRPr="004362CF" w:rsidRDefault="00DB7E3D">
      <w:pPr>
        <w:numPr>
          <w:ilvl w:val="0"/>
          <w:numId w:val="44"/>
        </w:numPr>
        <w:spacing w:line="276" w:lineRule="auto"/>
        <w:jc w:val="both"/>
        <w:rPr>
          <w:rFonts w:asciiTheme="minorHAnsi" w:hAnsiTheme="minorHAnsi" w:cstheme="minorHAnsi"/>
          <w:bCs/>
          <w:color w:val="000000"/>
          <w:lang w:val="en-US"/>
        </w:rPr>
      </w:pPr>
      <w:r w:rsidRPr="004362CF">
        <w:rPr>
          <w:rFonts w:asciiTheme="minorHAnsi" w:hAnsiTheme="minorHAnsi" w:cstheme="minorHAnsi"/>
          <w:bCs/>
          <w:color w:val="000000"/>
          <w:lang w:val="en-US"/>
        </w:rPr>
        <w:t>Comprehensive training on SOPs, safety protocols, and emergency procedures is provided to all new employees.</w:t>
      </w:r>
    </w:p>
    <w:p w14:paraId="52E4EA15" w14:textId="77777777" w:rsidR="00DB7E3D" w:rsidRPr="004362CF" w:rsidRDefault="00DB7E3D">
      <w:pPr>
        <w:numPr>
          <w:ilvl w:val="0"/>
          <w:numId w:val="44"/>
        </w:numPr>
        <w:spacing w:line="276" w:lineRule="auto"/>
        <w:jc w:val="both"/>
        <w:rPr>
          <w:rFonts w:asciiTheme="minorHAnsi" w:hAnsiTheme="minorHAnsi" w:cstheme="minorHAnsi"/>
          <w:bCs/>
          <w:color w:val="000000"/>
          <w:lang w:val="en-US"/>
        </w:rPr>
      </w:pPr>
      <w:r w:rsidRPr="004362CF">
        <w:rPr>
          <w:rFonts w:asciiTheme="minorHAnsi" w:hAnsiTheme="minorHAnsi" w:cstheme="minorHAnsi"/>
          <w:bCs/>
          <w:color w:val="000000"/>
          <w:lang w:val="en-US"/>
        </w:rPr>
        <w:t>Refresher training is conducted regularly to ensure compliance with operational standards.</w:t>
      </w:r>
    </w:p>
    <w:p w14:paraId="32F508AA" w14:textId="77777777" w:rsidR="00DB7E3D" w:rsidRPr="004362CF" w:rsidRDefault="00DB7E3D" w:rsidP="00DB7E3D">
      <w:pPr>
        <w:spacing w:line="276" w:lineRule="auto"/>
        <w:jc w:val="both"/>
        <w:rPr>
          <w:rFonts w:asciiTheme="minorHAnsi" w:hAnsiTheme="minorHAnsi" w:cstheme="minorHAnsi"/>
        </w:rPr>
      </w:pPr>
    </w:p>
    <w:p w14:paraId="7D5A2950" w14:textId="77777777" w:rsidR="00DB7E3D" w:rsidRPr="0052200E" w:rsidRDefault="00DB7E3D">
      <w:pPr>
        <w:pStyle w:val="ListParagraph"/>
        <w:numPr>
          <w:ilvl w:val="0"/>
          <w:numId w:val="46"/>
        </w:numPr>
        <w:spacing w:line="276" w:lineRule="auto"/>
        <w:jc w:val="both"/>
        <w:rPr>
          <w:rFonts w:asciiTheme="minorHAnsi" w:hAnsiTheme="minorHAnsi" w:cstheme="minorHAnsi"/>
          <w:b/>
          <w:bCs/>
          <w:lang w:val="en-US"/>
        </w:rPr>
      </w:pPr>
      <w:r w:rsidRPr="0052200E">
        <w:rPr>
          <w:rFonts w:asciiTheme="minorHAnsi" w:hAnsiTheme="minorHAnsi" w:cstheme="minorHAnsi"/>
          <w:b/>
          <w:bCs/>
          <w:lang w:val="en-US"/>
        </w:rPr>
        <w:t>Rainwater Harvesting</w:t>
      </w:r>
    </w:p>
    <w:p w14:paraId="06EFCDD0" w14:textId="77777777" w:rsidR="00DB7E3D" w:rsidRPr="004362CF" w:rsidRDefault="00DB7E3D" w:rsidP="00DB7E3D">
      <w:pPr>
        <w:spacing w:line="276" w:lineRule="auto"/>
        <w:ind w:left="360"/>
        <w:jc w:val="both"/>
        <w:rPr>
          <w:rFonts w:asciiTheme="minorHAnsi" w:hAnsiTheme="minorHAnsi" w:cstheme="minorHAnsi"/>
          <w:lang w:val="en-US" w:eastAsia="en-US"/>
        </w:rPr>
      </w:pPr>
      <w:r w:rsidRPr="004362CF">
        <w:rPr>
          <w:rFonts w:asciiTheme="minorHAnsi" w:hAnsiTheme="minorHAnsi" w:cstheme="minorHAnsi"/>
        </w:rPr>
        <w:t>To reduce dependency on groundwater and promote sustainable water use practices in line with</w:t>
      </w:r>
      <w:r>
        <w:rPr>
          <w:rFonts w:asciiTheme="minorHAnsi" w:hAnsiTheme="minorHAnsi" w:cstheme="minorHAnsi"/>
        </w:rPr>
        <w:t xml:space="preserve"> government regulations</w:t>
      </w:r>
      <w:r w:rsidRPr="004362CF">
        <w:rPr>
          <w:rFonts w:asciiTheme="minorHAnsi" w:hAnsiTheme="minorHAnsi" w:cstheme="minorHAnsi"/>
        </w:rPr>
        <w:t xml:space="preserve">, </w:t>
      </w:r>
      <w:r>
        <w:rPr>
          <w:rFonts w:asciiTheme="minorHAnsi" w:hAnsiTheme="minorHAnsi" w:cstheme="minorHAnsi"/>
        </w:rPr>
        <w:t>Choksi Heraeus Private Limited</w:t>
      </w:r>
      <w:r w:rsidRPr="004362CF">
        <w:rPr>
          <w:rFonts w:asciiTheme="minorHAnsi" w:hAnsiTheme="minorHAnsi" w:cstheme="minorHAnsi"/>
        </w:rPr>
        <w:t xml:space="preserve"> has implemented a robust rainwater harvesting system integrated into its facility infrastructure.</w:t>
      </w:r>
    </w:p>
    <w:p w14:paraId="38B75FD5" w14:textId="77777777" w:rsidR="00DB7E3D" w:rsidRPr="004362CF" w:rsidRDefault="00DB7E3D">
      <w:pPr>
        <w:numPr>
          <w:ilvl w:val="0"/>
          <w:numId w:val="45"/>
        </w:numPr>
        <w:spacing w:line="276" w:lineRule="auto"/>
        <w:jc w:val="both"/>
        <w:rPr>
          <w:rFonts w:asciiTheme="minorHAnsi" w:hAnsiTheme="minorHAnsi" w:cstheme="minorHAnsi"/>
        </w:rPr>
      </w:pPr>
      <w:r w:rsidRPr="004362CF">
        <w:rPr>
          <w:rStyle w:val="Strong"/>
          <w:rFonts w:asciiTheme="minorHAnsi" w:hAnsiTheme="minorHAnsi" w:cstheme="minorHAnsi"/>
        </w:rPr>
        <w:t>Strategic Rooftop Collection:</w:t>
      </w:r>
      <w:r w:rsidRPr="004362CF">
        <w:rPr>
          <w:rFonts w:asciiTheme="minorHAnsi" w:hAnsiTheme="minorHAnsi" w:cstheme="minorHAnsi"/>
        </w:rPr>
        <w:br/>
      </w:r>
      <w:r w:rsidRPr="00917AE1">
        <w:rPr>
          <w:rFonts w:asciiTheme="minorHAnsi" w:hAnsiTheme="minorHAnsi" w:cstheme="minorHAnsi"/>
        </w:rPr>
        <w:t>Rainwater is collected from the extensive rooftop surfaces of production units, utility blocks, and administrative buildings. These rooftops are structurally designed to channel water towards dedicated collection points, ensuring maximum capture efficiency while avoiding contamination from vents or process exhaust outlets.</w:t>
      </w:r>
    </w:p>
    <w:p w14:paraId="6DE43BDA" w14:textId="77777777" w:rsidR="00DB7E3D" w:rsidRPr="004362CF" w:rsidRDefault="00DB7E3D">
      <w:pPr>
        <w:numPr>
          <w:ilvl w:val="0"/>
          <w:numId w:val="45"/>
        </w:numPr>
        <w:spacing w:line="276" w:lineRule="auto"/>
        <w:jc w:val="both"/>
        <w:rPr>
          <w:rFonts w:asciiTheme="minorHAnsi" w:hAnsiTheme="minorHAnsi" w:cstheme="minorHAnsi"/>
        </w:rPr>
      </w:pPr>
      <w:r w:rsidRPr="004362CF">
        <w:rPr>
          <w:rStyle w:val="Strong"/>
          <w:rFonts w:asciiTheme="minorHAnsi" w:hAnsiTheme="minorHAnsi" w:cstheme="minorHAnsi"/>
        </w:rPr>
        <w:t>First-Flush Diverter Mechanism:</w:t>
      </w:r>
      <w:r w:rsidRPr="004362CF">
        <w:rPr>
          <w:rFonts w:asciiTheme="minorHAnsi" w:hAnsiTheme="minorHAnsi" w:cstheme="minorHAnsi"/>
        </w:rPr>
        <w:br/>
        <w:t xml:space="preserve">To ensure clean water collection, the first 2–3 mm of rainfall, which may contain dust, bird droppings, and other rooftop contaminants, is automatically diverted through a </w:t>
      </w:r>
      <w:r w:rsidRPr="004362CF">
        <w:rPr>
          <w:rStyle w:val="Strong"/>
          <w:rFonts w:asciiTheme="minorHAnsi" w:hAnsiTheme="minorHAnsi" w:cstheme="minorHAnsi"/>
          <w:b w:val="0"/>
          <w:bCs w:val="0"/>
        </w:rPr>
        <w:t>first-flush diverter system</w:t>
      </w:r>
      <w:r w:rsidRPr="004362CF">
        <w:rPr>
          <w:rFonts w:asciiTheme="minorHAnsi" w:hAnsiTheme="minorHAnsi" w:cstheme="minorHAnsi"/>
        </w:rPr>
        <w:t>. This mechanism protects the storage tanks from initial impurities, ensuring better water quality for reuse.</w:t>
      </w:r>
    </w:p>
    <w:p w14:paraId="67D9135A" w14:textId="77777777" w:rsidR="00DB7E3D" w:rsidRPr="004362CF" w:rsidRDefault="00DB7E3D">
      <w:pPr>
        <w:numPr>
          <w:ilvl w:val="0"/>
          <w:numId w:val="45"/>
        </w:numPr>
        <w:spacing w:line="276" w:lineRule="auto"/>
        <w:jc w:val="both"/>
        <w:rPr>
          <w:rFonts w:asciiTheme="minorHAnsi" w:hAnsiTheme="minorHAnsi" w:cstheme="minorHAnsi"/>
        </w:rPr>
      </w:pPr>
      <w:r w:rsidRPr="004362CF">
        <w:rPr>
          <w:rStyle w:val="Strong"/>
          <w:rFonts w:asciiTheme="minorHAnsi" w:hAnsiTheme="minorHAnsi" w:cstheme="minorHAnsi"/>
        </w:rPr>
        <w:t>Applications of Harvested Rainwater:</w:t>
      </w:r>
      <w:r w:rsidRPr="004362CF">
        <w:rPr>
          <w:rFonts w:asciiTheme="minorHAnsi" w:hAnsiTheme="minorHAnsi" w:cstheme="minorHAnsi"/>
        </w:rPr>
        <w:br/>
        <w:t xml:space="preserve">The stored rainwater is used for various </w:t>
      </w:r>
      <w:r w:rsidRPr="004362CF">
        <w:rPr>
          <w:rStyle w:val="Strong"/>
          <w:rFonts w:asciiTheme="minorHAnsi" w:hAnsiTheme="minorHAnsi" w:cstheme="minorHAnsi"/>
          <w:b w:val="0"/>
          <w:bCs w:val="0"/>
        </w:rPr>
        <w:t>non-potable industrial and facility-related purposes</w:t>
      </w:r>
      <w:r w:rsidRPr="004362CF">
        <w:rPr>
          <w:rFonts w:asciiTheme="minorHAnsi" w:hAnsiTheme="minorHAnsi" w:cstheme="minorHAnsi"/>
        </w:rPr>
        <w:t>, including:</w:t>
      </w:r>
    </w:p>
    <w:p w14:paraId="0DC858F6" w14:textId="77777777" w:rsidR="00DB7E3D" w:rsidRPr="004362CF" w:rsidRDefault="00DB7E3D">
      <w:pPr>
        <w:numPr>
          <w:ilvl w:val="1"/>
          <w:numId w:val="45"/>
        </w:numPr>
        <w:spacing w:line="276" w:lineRule="auto"/>
        <w:jc w:val="both"/>
        <w:rPr>
          <w:rFonts w:asciiTheme="minorHAnsi" w:hAnsiTheme="minorHAnsi" w:cstheme="minorHAnsi"/>
        </w:rPr>
      </w:pPr>
      <w:r w:rsidRPr="004362CF">
        <w:rPr>
          <w:rStyle w:val="Strong"/>
          <w:rFonts w:asciiTheme="minorHAnsi" w:hAnsiTheme="minorHAnsi" w:cstheme="minorHAnsi"/>
        </w:rPr>
        <w:t>Cooling Tower Make-Up Water</w:t>
      </w:r>
      <w:r w:rsidRPr="004362CF">
        <w:rPr>
          <w:rFonts w:asciiTheme="minorHAnsi" w:hAnsiTheme="minorHAnsi" w:cstheme="minorHAnsi"/>
        </w:rPr>
        <w:t>: Reduces demand on treated fresh water by supplementing cooling needs during high-load operations.</w:t>
      </w:r>
    </w:p>
    <w:p w14:paraId="5A09931B" w14:textId="77777777" w:rsidR="00DB7E3D" w:rsidRPr="004362CF" w:rsidRDefault="00DB7E3D">
      <w:pPr>
        <w:numPr>
          <w:ilvl w:val="1"/>
          <w:numId w:val="45"/>
        </w:numPr>
        <w:spacing w:line="276" w:lineRule="auto"/>
        <w:jc w:val="both"/>
        <w:rPr>
          <w:rFonts w:asciiTheme="minorHAnsi" w:hAnsiTheme="minorHAnsi" w:cstheme="minorHAnsi"/>
        </w:rPr>
      </w:pPr>
      <w:r w:rsidRPr="004362CF">
        <w:rPr>
          <w:rStyle w:val="Strong"/>
          <w:rFonts w:asciiTheme="minorHAnsi" w:hAnsiTheme="minorHAnsi" w:cstheme="minorHAnsi"/>
        </w:rPr>
        <w:t>Landscape Irrigation</w:t>
      </w:r>
      <w:r w:rsidRPr="004362CF">
        <w:rPr>
          <w:rFonts w:asciiTheme="minorHAnsi" w:hAnsiTheme="minorHAnsi" w:cstheme="minorHAnsi"/>
        </w:rPr>
        <w:t>: Ensures greener premises and cleaner surroundings without using borewell water.</w:t>
      </w:r>
    </w:p>
    <w:p w14:paraId="3C5D666C" w14:textId="77777777" w:rsidR="00DB7E3D" w:rsidRPr="004362CF" w:rsidRDefault="00DB7E3D">
      <w:pPr>
        <w:numPr>
          <w:ilvl w:val="0"/>
          <w:numId w:val="45"/>
        </w:numPr>
        <w:spacing w:line="276" w:lineRule="auto"/>
        <w:jc w:val="both"/>
        <w:rPr>
          <w:rFonts w:asciiTheme="minorHAnsi" w:hAnsiTheme="minorHAnsi" w:cstheme="minorHAnsi"/>
        </w:rPr>
      </w:pPr>
      <w:r w:rsidRPr="004362CF">
        <w:rPr>
          <w:rStyle w:val="Strong"/>
          <w:rFonts w:asciiTheme="minorHAnsi" w:hAnsiTheme="minorHAnsi" w:cstheme="minorHAnsi"/>
        </w:rPr>
        <w:t>Monitoring and Maintenance:</w:t>
      </w:r>
      <w:r w:rsidRPr="004362CF">
        <w:rPr>
          <w:rFonts w:asciiTheme="minorHAnsi" w:hAnsiTheme="minorHAnsi" w:cstheme="minorHAnsi"/>
        </w:rPr>
        <w:br/>
        <w:t xml:space="preserve">Water quality is periodically monitored for </w:t>
      </w:r>
      <w:r w:rsidRPr="004362CF">
        <w:rPr>
          <w:rStyle w:val="Strong"/>
          <w:rFonts w:asciiTheme="minorHAnsi" w:hAnsiTheme="minorHAnsi" w:cstheme="minorHAnsi"/>
          <w:b w:val="0"/>
          <w:bCs w:val="0"/>
        </w:rPr>
        <w:t>basic parameters such as pH, turbidity, and microbial content</w:t>
      </w:r>
      <w:r w:rsidRPr="004362CF">
        <w:rPr>
          <w:rFonts w:asciiTheme="minorHAnsi" w:hAnsiTheme="minorHAnsi" w:cstheme="minorHAnsi"/>
        </w:rPr>
        <w:t xml:space="preserve">, especially for water directed to equipment like cooling towers. The </w:t>
      </w:r>
      <w:r w:rsidRPr="004362CF">
        <w:rPr>
          <w:rFonts w:asciiTheme="minorHAnsi" w:hAnsiTheme="minorHAnsi" w:cstheme="minorHAnsi"/>
        </w:rPr>
        <w:lastRenderedPageBreak/>
        <w:t xml:space="preserve">tanks and filters are cleaned as per a </w:t>
      </w:r>
      <w:r w:rsidRPr="004362CF">
        <w:rPr>
          <w:rStyle w:val="Strong"/>
          <w:rFonts w:asciiTheme="minorHAnsi" w:hAnsiTheme="minorHAnsi" w:cstheme="minorHAnsi"/>
          <w:b w:val="0"/>
          <w:bCs w:val="0"/>
        </w:rPr>
        <w:t>bi-monthly maintenance schedule</w:t>
      </w:r>
      <w:r w:rsidRPr="004362CF">
        <w:rPr>
          <w:rFonts w:asciiTheme="minorHAnsi" w:hAnsiTheme="minorHAnsi" w:cstheme="minorHAnsi"/>
        </w:rPr>
        <w:t xml:space="preserve"> to prevent contamination and ensure system efficiency.</w:t>
      </w:r>
    </w:p>
    <w:p w14:paraId="662F217D" w14:textId="77777777" w:rsidR="00DB7E3D" w:rsidRPr="004362CF" w:rsidRDefault="00DB7E3D" w:rsidP="00DB7E3D">
      <w:pPr>
        <w:spacing w:line="276" w:lineRule="auto"/>
        <w:jc w:val="both"/>
        <w:rPr>
          <w:rFonts w:asciiTheme="minorHAnsi" w:hAnsiTheme="minorHAnsi" w:cstheme="minorHAnsi"/>
        </w:rPr>
      </w:pPr>
    </w:p>
    <w:p w14:paraId="39249399" w14:textId="77777777" w:rsidR="00DB7E3D" w:rsidRPr="004362CF" w:rsidRDefault="00DB7E3D">
      <w:pPr>
        <w:pStyle w:val="ListParagraph"/>
        <w:numPr>
          <w:ilvl w:val="0"/>
          <w:numId w:val="46"/>
        </w:numPr>
        <w:spacing w:line="276" w:lineRule="auto"/>
        <w:rPr>
          <w:rFonts w:asciiTheme="minorHAnsi" w:hAnsiTheme="minorHAnsi" w:cstheme="minorHAnsi"/>
          <w:b/>
        </w:rPr>
      </w:pPr>
      <w:r w:rsidRPr="004362CF">
        <w:rPr>
          <w:rFonts w:asciiTheme="minorHAnsi" w:hAnsiTheme="minorHAnsi" w:cstheme="minorHAnsi"/>
          <w:b/>
        </w:rPr>
        <w:t xml:space="preserve">Water Audit </w:t>
      </w:r>
    </w:p>
    <w:p w14:paraId="4B3F3098" w14:textId="77777777" w:rsidR="00DB7E3D" w:rsidRPr="004362CF" w:rsidRDefault="00DB7E3D" w:rsidP="00DB7E3D">
      <w:pPr>
        <w:pStyle w:val="ListParagraph"/>
        <w:spacing w:line="276" w:lineRule="auto"/>
        <w:ind w:left="360"/>
        <w:rPr>
          <w:rFonts w:asciiTheme="minorHAnsi" w:hAnsiTheme="minorHAnsi" w:cstheme="minorHAnsi"/>
          <w:b/>
        </w:rPr>
      </w:pPr>
    </w:p>
    <w:p w14:paraId="52381328" w14:textId="77777777" w:rsidR="00DB7E3D" w:rsidRPr="004362CF" w:rsidRDefault="00DB7E3D" w:rsidP="00DB7E3D">
      <w:pPr>
        <w:pStyle w:val="ListParagraph"/>
        <w:spacing w:line="276" w:lineRule="auto"/>
        <w:ind w:left="360"/>
        <w:rPr>
          <w:rFonts w:asciiTheme="minorHAnsi" w:hAnsiTheme="minorHAnsi" w:cstheme="minorHAnsi"/>
          <w:b/>
        </w:rPr>
      </w:pPr>
      <w:r w:rsidRPr="004362CF">
        <w:rPr>
          <w:rFonts w:asciiTheme="minorHAnsi" w:hAnsiTheme="minorHAnsi" w:cstheme="minorHAnsi"/>
          <w:b/>
        </w:rPr>
        <w:t xml:space="preserve">Purpose </w:t>
      </w:r>
    </w:p>
    <w:p w14:paraId="4C43BA80" w14:textId="77777777" w:rsidR="00DB7E3D" w:rsidRDefault="00DB7E3D" w:rsidP="00DB7E3D">
      <w:pPr>
        <w:pStyle w:val="ListParagraph"/>
        <w:spacing w:line="276" w:lineRule="auto"/>
        <w:ind w:left="360"/>
        <w:jc w:val="both"/>
        <w:rPr>
          <w:rFonts w:asciiTheme="minorHAnsi" w:hAnsiTheme="minorHAnsi" w:cstheme="minorHAnsi"/>
          <w:bCs/>
        </w:rPr>
      </w:pPr>
      <w:r w:rsidRPr="004362CF">
        <w:rPr>
          <w:rFonts w:asciiTheme="minorHAnsi" w:hAnsiTheme="minorHAnsi" w:cstheme="minorHAnsi"/>
          <w:bCs/>
        </w:rPr>
        <w:t>The purpose of conducting a water audit is to systematically assess the facility’s water usage patterns, identify areas of excessive or inefficient consumption, and uncover opportunities for conservation and reuse. The audit aims to enhance water efficiency, reduce operational costs, ensure compliance with environmental regulations, and support long-term sustainability goals by promoting responsible water management across all operations.</w:t>
      </w:r>
    </w:p>
    <w:p w14:paraId="5E4F0E92" w14:textId="77777777" w:rsidR="00DB7E3D" w:rsidRPr="00AC7712" w:rsidRDefault="00DB7E3D" w:rsidP="00DB7E3D">
      <w:pPr>
        <w:spacing w:line="276" w:lineRule="auto"/>
        <w:jc w:val="both"/>
        <w:rPr>
          <w:rFonts w:asciiTheme="minorHAnsi" w:hAnsiTheme="minorHAnsi" w:cstheme="minorHAnsi"/>
          <w:b/>
        </w:rPr>
      </w:pPr>
    </w:p>
    <w:p w14:paraId="19EED347" w14:textId="77777777" w:rsidR="00DB7E3D" w:rsidRPr="004362CF" w:rsidRDefault="00DB7E3D" w:rsidP="00DB7E3D">
      <w:pPr>
        <w:pStyle w:val="ListParagraph"/>
        <w:spacing w:line="276" w:lineRule="auto"/>
        <w:ind w:left="360"/>
        <w:jc w:val="both"/>
        <w:rPr>
          <w:rFonts w:asciiTheme="minorHAnsi" w:hAnsiTheme="minorHAnsi" w:cstheme="minorHAnsi"/>
          <w:b/>
        </w:rPr>
      </w:pPr>
      <w:r w:rsidRPr="004362CF">
        <w:rPr>
          <w:rFonts w:asciiTheme="minorHAnsi" w:hAnsiTheme="minorHAnsi" w:cstheme="minorHAnsi"/>
          <w:b/>
        </w:rPr>
        <w:t>Procedure</w:t>
      </w:r>
    </w:p>
    <w:p w14:paraId="7A2C1545" w14:textId="77777777" w:rsidR="00DB7E3D" w:rsidRPr="004362CF" w:rsidRDefault="00DB7E3D">
      <w:pPr>
        <w:pStyle w:val="ListParagraph"/>
        <w:numPr>
          <w:ilvl w:val="0"/>
          <w:numId w:val="29"/>
        </w:numPr>
        <w:spacing w:line="276" w:lineRule="auto"/>
        <w:jc w:val="both"/>
        <w:rPr>
          <w:rFonts w:asciiTheme="minorHAnsi" w:hAnsiTheme="minorHAnsi" w:cstheme="minorHAnsi"/>
          <w:b/>
          <w:bCs/>
          <w:lang w:val="en-US"/>
        </w:rPr>
      </w:pPr>
      <w:r w:rsidRPr="004362CF">
        <w:rPr>
          <w:rFonts w:asciiTheme="minorHAnsi" w:hAnsiTheme="minorHAnsi" w:cstheme="minorHAnsi"/>
          <w:b/>
          <w:bCs/>
          <w:lang w:val="en-US"/>
        </w:rPr>
        <w:t>Planning the Water Audit</w:t>
      </w:r>
    </w:p>
    <w:p w14:paraId="0838E70A" w14:textId="77777777" w:rsidR="00DB7E3D" w:rsidRPr="004362CF" w:rsidRDefault="00DB7E3D">
      <w:pPr>
        <w:numPr>
          <w:ilvl w:val="0"/>
          <w:numId w:val="25"/>
        </w:numPr>
        <w:spacing w:line="276" w:lineRule="auto"/>
        <w:jc w:val="both"/>
        <w:rPr>
          <w:rFonts w:asciiTheme="minorHAnsi" w:hAnsiTheme="minorHAnsi" w:cstheme="minorHAnsi"/>
          <w:lang w:val="en-US"/>
        </w:rPr>
      </w:pPr>
      <w:r w:rsidRPr="004362CF">
        <w:rPr>
          <w:rFonts w:asciiTheme="minorHAnsi" w:hAnsiTheme="minorHAnsi" w:cstheme="minorHAnsi"/>
          <w:lang w:val="en-US"/>
        </w:rPr>
        <w:t>Define audit objectives, scope, and methodology in alignment with corporate sustainability targets.</w:t>
      </w:r>
    </w:p>
    <w:p w14:paraId="0A041E90" w14:textId="77777777" w:rsidR="00DB7E3D" w:rsidRPr="004362CF" w:rsidRDefault="00DB7E3D">
      <w:pPr>
        <w:numPr>
          <w:ilvl w:val="0"/>
          <w:numId w:val="25"/>
        </w:numPr>
        <w:spacing w:line="276" w:lineRule="auto"/>
        <w:jc w:val="both"/>
        <w:rPr>
          <w:rFonts w:asciiTheme="minorHAnsi" w:hAnsiTheme="minorHAnsi" w:cstheme="minorHAnsi"/>
          <w:lang w:val="en-US"/>
        </w:rPr>
      </w:pPr>
      <w:r w:rsidRPr="004362CF">
        <w:rPr>
          <w:rFonts w:asciiTheme="minorHAnsi" w:hAnsiTheme="minorHAnsi" w:cstheme="minorHAnsi"/>
          <w:lang w:val="en-US"/>
        </w:rPr>
        <w:t>Assign responsibilities and establish a timeline for conducting the audit.</w:t>
      </w:r>
    </w:p>
    <w:p w14:paraId="5B152911" w14:textId="77777777" w:rsidR="00DB7E3D" w:rsidRPr="004362CF" w:rsidRDefault="00DB7E3D">
      <w:pPr>
        <w:numPr>
          <w:ilvl w:val="0"/>
          <w:numId w:val="25"/>
        </w:numPr>
        <w:spacing w:line="276" w:lineRule="auto"/>
        <w:jc w:val="both"/>
        <w:rPr>
          <w:rFonts w:asciiTheme="minorHAnsi" w:hAnsiTheme="minorHAnsi" w:cstheme="minorHAnsi"/>
          <w:lang w:val="en-US"/>
        </w:rPr>
      </w:pPr>
      <w:r w:rsidRPr="004362CF">
        <w:rPr>
          <w:rFonts w:asciiTheme="minorHAnsi" w:hAnsiTheme="minorHAnsi" w:cstheme="minorHAnsi"/>
          <w:lang w:val="en-US"/>
        </w:rPr>
        <w:t>Collect historical data on water consumption, wastewater generation, recycling efficiency, and previous audit recommendations.</w:t>
      </w:r>
    </w:p>
    <w:p w14:paraId="55D55834" w14:textId="77777777" w:rsidR="00DB7E3D" w:rsidRPr="00C133E5" w:rsidRDefault="00DB7E3D">
      <w:pPr>
        <w:numPr>
          <w:ilvl w:val="0"/>
          <w:numId w:val="25"/>
        </w:numPr>
        <w:spacing w:line="276" w:lineRule="auto"/>
        <w:jc w:val="both"/>
        <w:rPr>
          <w:rFonts w:asciiTheme="minorHAnsi" w:hAnsiTheme="minorHAnsi" w:cstheme="minorHAnsi"/>
          <w:lang w:val="en-US"/>
        </w:rPr>
      </w:pPr>
      <w:r w:rsidRPr="004362CF">
        <w:rPr>
          <w:rFonts w:asciiTheme="minorHAnsi" w:hAnsiTheme="minorHAnsi" w:cstheme="minorHAnsi"/>
          <w:lang w:val="en-US"/>
        </w:rPr>
        <w:t>Develop a checklist of water-consuming activities, including cleaning, equipment cooling, and sanitation, ensuring adherence to water management principles.</w:t>
      </w:r>
    </w:p>
    <w:p w14:paraId="74A5935C" w14:textId="77777777" w:rsidR="00DB7E3D" w:rsidRPr="004362CF" w:rsidRDefault="00DB7E3D">
      <w:pPr>
        <w:pStyle w:val="ListParagraph"/>
        <w:numPr>
          <w:ilvl w:val="0"/>
          <w:numId w:val="29"/>
        </w:numPr>
        <w:spacing w:line="276" w:lineRule="auto"/>
        <w:jc w:val="both"/>
        <w:rPr>
          <w:rFonts w:asciiTheme="minorHAnsi" w:hAnsiTheme="minorHAnsi" w:cstheme="minorHAnsi"/>
          <w:b/>
          <w:bCs/>
          <w:lang w:val="en-US"/>
        </w:rPr>
      </w:pPr>
      <w:r w:rsidRPr="004362CF">
        <w:rPr>
          <w:rFonts w:asciiTheme="minorHAnsi" w:hAnsiTheme="minorHAnsi" w:cstheme="minorHAnsi"/>
          <w:b/>
          <w:bCs/>
          <w:lang w:val="en-US"/>
        </w:rPr>
        <w:t>Data Collection</w:t>
      </w:r>
    </w:p>
    <w:p w14:paraId="0F1333C6" w14:textId="77777777" w:rsidR="00DB7E3D" w:rsidRPr="004362CF" w:rsidRDefault="00DB7E3D" w:rsidP="00DB7E3D">
      <w:pPr>
        <w:spacing w:line="276" w:lineRule="auto"/>
        <w:ind w:firstLine="360"/>
        <w:jc w:val="both"/>
        <w:rPr>
          <w:rFonts w:asciiTheme="minorHAnsi" w:hAnsiTheme="minorHAnsi" w:cstheme="minorHAnsi"/>
          <w:lang w:val="en-US"/>
        </w:rPr>
      </w:pPr>
      <w:r w:rsidRPr="004362CF">
        <w:rPr>
          <w:rFonts w:asciiTheme="minorHAnsi" w:hAnsiTheme="minorHAnsi" w:cstheme="minorHAnsi"/>
          <w:b/>
          <w:bCs/>
          <w:lang w:val="en-US"/>
        </w:rPr>
        <w:t>Water Consumption Monitoring:</w:t>
      </w:r>
    </w:p>
    <w:p w14:paraId="6EB5F670" w14:textId="77777777" w:rsidR="00DB7E3D" w:rsidRPr="004362CF" w:rsidRDefault="00DB7E3D">
      <w:pPr>
        <w:numPr>
          <w:ilvl w:val="0"/>
          <w:numId w:val="26"/>
        </w:numPr>
        <w:spacing w:line="276" w:lineRule="auto"/>
        <w:jc w:val="both"/>
        <w:rPr>
          <w:rFonts w:asciiTheme="minorHAnsi" w:hAnsiTheme="minorHAnsi" w:cstheme="minorHAnsi"/>
          <w:lang w:val="en-US"/>
        </w:rPr>
      </w:pPr>
      <w:r w:rsidRPr="004362CF">
        <w:rPr>
          <w:rFonts w:asciiTheme="minorHAnsi" w:hAnsiTheme="minorHAnsi" w:cstheme="minorHAnsi"/>
          <w:lang w:val="en-US"/>
        </w:rPr>
        <w:t>Measure water consumption at different points using flow meters, manual readings, and system logs.</w:t>
      </w:r>
    </w:p>
    <w:p w14:paraId="55BC19C7" w14:textId="77777777" w:rsidR="00DB7E3D" w:rsidRPr="004362CF" w:rsidRDefault="00DB7E3D">
      <w:pPr>
        <w:numPr>
          <w:ilvl w:val="0"/>
          <w:numId w:val="26"/>
        </w:numPr>
        <w:spacing w:line="276" w:lineRule="auto"/>
        <w:jc w:val="both"/>
        <w:rPr>
          <w:rFonts w:asciiTheme="minorHAnsi" w:hAnsiTheme="minorHAnsi" w:cstheme="minorHAnsi"/>
          <w:lang w:val="en-US"/>
        </w:rPr>
      </w:pPr>
      <w:r w:rsidRPr="004362CF">
        <w:rPr>
          <w:rFonts w:asciiTheme="minorHAnsi" w:hAnsiTheme="minorHAnsi" w:cstheme="minorHAnsi"/>
          <w:lang w:val="en-US"/>
        </w:rPr>
        <w:t>Conduct physical inspections of pipelines, valves, cooling towers, and equipment for leaks, corrosion, and inefficiencies.</w:t>
      </w:r>
    </w:p>
    <w:p w14:paraId="2C35C122" w14:textId="77777777" w:rsidR="00DB7E3D" w:rsidRPr="004362CF" w:rsidRDefault="00DB7E3D">
      <w:pPr>
        <w:numPr>
          <w:ilvl w:val="0"/>
          <w:numId w:val="26"/>
        </w:numPr>
        <w:spacing w:line="276" w:lineRule="auto"/>
        <w:jc w:val="both"/>
        <w:rPr>
          <w:rFonts w:asciiTheme="minorHAnsi" w:hAnsiTheme="minorHAnsi" w:cstheme="minorHAnsi"/>
          <w:lang w:val="en-US"/>
        </w:rPr>
      </w:pPr>
      <w:r w:rsidRPr="004362CF">
        <w:rPr>
          <w:rFonts w:asciiTheme="minorHAnsi" w:hAnsiTheme="minorHAnsi" w:cstheme="minorHAnsi"/>
          <w:lang w:val="en-US"/>
        </w:rPr>
        <w:t>Review the effectiveness of existing water-saving technologies and operational best practices.</w:t>
      </w:r>
    </w:p>
    <w:p w14:paraId="253F0706" w14:textId="77777777" w:rsidR="00DB7E3D" w:rsidRPr="004362CF" w:rsidRDefault="00DB7E3D">
      <w:pPr>
        <w:numPr>
          <w:ilvl w:val="0"/>
          <w:numId w:val="26"/>
        </w:numPr>
        <w:spacing w:line="276" w:lineRule="auto"/>
        <w:jc w:val="both"/>
        <w:rPr>
          <w:rFonts w:asciiTheme="minorHAnsi" w:hAnsiTheme="minorHAnsi" w:cstheme="minorHAnsi"/>
          <w:lang w:val="en-US"/>
        </w:rPr>
      </w:pPr>
      <w:r w:rsidRPr="004362CF">
        <w:rPr>
          <w:rFonts w:asciiTheme="minorHAnsi" w:hAnsiTheme="minorHAnsi" w:cstheme="minorHAnsi"/>
          <w:lang w:val="en-US"/>
        </w:rPr>
        <w:t>Interview employees to gather insights on daily water usage habits and identify potential areas for improvement.</w:t>
      </w:r>
    </w:p>
    <w:p w14:paraId="7DFD4A91" w14:textId="77777777" w:rsidR="00DB7E3D" w:rsidRPr="004362CF" w:rsidRDefault="00DB7E3D" w:rsidP="00DB7E3D">
      <w:pPr>
        <w:spacing w:line="276" w:lineRule="auto"/>
        <w:ind w:left="360"/>
        <w:jc w:val="both"/>
        <w:rPr>
          <w:rFonts w:asciiTheme="minorHAnsi" w:hAnsiTheme="minorHAnsi" w:cstheme="minorHAnsi"/>
          <w:lang w:val="en-US"/>
        </w:rPr>
      </w:pPr>
      <w:r w:rsidRPr="004362CF">
        <w:rPr>
          <w:rFonts w:asciiTheme="minorHAnsi" w:hAnsiTheme="minorHAnsi" w:cstheme="minorHAnsi"/>
          <w:b/>
          <w:bCs/>
          <w:lang w:val="en-US"/>
        </w:rPr>
        <w:t>Wastewater Quality Assessment:</w:t>
      </w:r>
    </w:p>
    <w:p w14:paraId="79229143" w14:textId="77777777" w:rsidR="00DB7E3D" w:rsidRPr="00500EE0" w:rsidRDefault="00DB7E3D">
      <w:pPr>
        <w:numPr>
          <w:ilvl w:val="0"/>
          <w:numId w:val="27"/>
        </w:numPr>
        <w:spacing w:line="276" w:lineRule="auto"/>
        <w:jc w:val="both"/>
        <w:rPr>
          <w:rFonts w:asciiTheme="minorHAnsi" w:hAnsiTheme="minorHAnsi" w:cstheme="minorHAnsi"/>
          <w:lang w:val="en-US"/>
        </w:rPr>
      </w:pPr>
      <w:r w:rsidRPr="00500EE0">
        <w:rPr>
          <w:rFonts w:asciiTheme="minorHAnsi" w:hAnsiTheme="minorHAnsi" w:cstheme="minorHAnsi"/>
          <w:lang w:val="en-US"/>
        </w:rPr>
        <w:t xml:space="preserve">Wastewater samples are collected from multiple critical points, including production unit discharge outlets, the </w:t>
      </w:r>
      <w:r>
        <w:rPr>
          <w:rFonts w:asciiTheme="minorHAnsi" w:hAnsiTheme="minorHAnsi" w:cstheme="minorHAnsi"/>
          <w:lang w:val="en-US"/>
        </w:rPr>
        <w:t>MEE/ETP Plants</w:t>
      </w:r>
      <w:r w:rsidRPr="00500EE0">
        <w:rPr>
          <w:rFonts w:asciiTheme="minorHAnsi" w:hAnsiTheme="minorHAnsi" w:cstheme="minorHAnsi"/>
          <w:lang w:val="en-US"/>
        </w:rPr>
        <w:t xml:space="preserve"> inlet, each treatment stage, and the final treated effluent. This enables a comprehensive evaluation of contaminant levels across the treatment process.</w:t>
      </w:r>
    </w:p>
    <w:p w14:paraId="3E2BA975" w14:textId="77777777" w:rsidR="00DB7E3D" w:rsidRPr="00A00AD9" w:rsidRDefault="00DB7E3D">
      <w:pPr>
        <w:numPr>
          <w:ilvl w:val="0"/>
          <w:numId w:val="27"/>
        </w:numPr>
        <w:spacing w:line="276" w:lineRule="auto"/>
        <w:jc w:val="both"/>
        <w:rPr>
          <w:rFonts w:asciiTheme="minorHAnsi" w:hAnsiTheme="minorHAnsi" w:cstheme="minorHAnsi"/>
          <w:lang w:val="en-US"/>
        </w:rPr>
      </w:pPr>
      <w:r w:rsidRPr="00500EE0">
        <w:rPr>
          <w:rFonts w:asciiTheme="minorHAnsi" w:hAnsiTheme="minorHAnsi" w:cstheme="minorHAnsi"/>
          <w:lang w:val="en-US"/>
        </w:rPr>
        <w:lastRenderedPageBreak/>
        <w:t>Samples are tested for key environmental indicators such as pH, Biochemical Oxygen Demand (BOD), Chemical Oxygen Demand (COD), Total Suspended Solids (TSS),</w:t>
      </w:r>
      <w:r>
        <w:rPr>
          <w:rFonts w:asciiTheme="minorHAnsi" w:hAnsiTheme="minorHAnsi" w:cstheme="minorHAnsi"/>
          <w:lang w:val="en-US"/>
        </w:rPr>
        <w:t xml:space="preserve"> etc</w:t>
      </w:r>
      <w:r w:rsidRPr="00500EE0">
        <w:rPr>
          <w:rFonts w:asciiTheme="minorHAnsi" w:hAnsiTheme="minorHAnsi" w:cstheme="minorHAnsi"/>
          <w:lang w:val="en-US"/>
        </w:rPr>
        <w:t>. These tests are performed using standard analytical methods to ensure accuracy and consistency.</w:t>
      </w:r>
    </w:p>
    <w:p w14:paraId="2C10B98F" w14:textId="77777777" w:rsidR="00DB7E3D" w:rsidRPr="00A00AD9" w:rsidRDefault="00DB7E3D">
      <w:pPr>
        <w:numPr>
          <w:ilvl w:val="0"/>
          <w:numId w:val="27"/>
        </w:numPr>
        <w:spacing w:line="276" w:lineRule="auto"/>
        <w:jc w:val="both"/>
        <w:rPr>
          <w:rFonts w:asciiTheme="minorHAnsi" w:hAnsiTheme="minorHAnsi" w:cstheme="minorHAnsi"/>
          <w:lang w:val="en-US"/>
        </w:rPr>
      </w:pPr>
      <w:r w:rsidRPr="00500EE0">
        <w:rPr>
          <w:rFonts w:asciiTheme="minorHAnsi" w:hAnsiTheme="minorHAnsi" w:cstheme="minorHAnsi"/>
          <w:lang w:val="en-US"/>
        </w:rPr>
        <w:t>The efficiency of each treatment stage</w:t>
      </w:r>
      <w:r>
        <w:rPr>
          <w:rFonts w:asciiTheme="minorHAnsi" w:hAnsiTheme="minorHAnsi" w:cstheme="minorHAnsi"/>
          <w:lang w:val="en-US"/>
        </w:rPr>
        <w:t xml:space="preserve">, </w:t>
      </w:r>
      <w:r w:rsidRPr="00500EE0">
        <w:rPr>
          <w:rFonts w:asciiTheme="minorHAnsi" w:hAnsiTheme="minorHAnsi" w:cstheme="minorHAnsi"/>
          <w:lang w:val="en-US"/>
        </w:rPr>
        <w:t>including screening, sedimentation, biological processing, and chemical treatment</w:t>
      </w:r>
      <w:r>
        <w:rPr>
          <w:rFonts w:asciiTheme="minorHAnsi" w:hAnsiTheme="minorHAnsi" w:cstheme="minorHAnsi"/>
          <w:lang w:val="en-US"/>
        </w:rPr>
        <w:t xml:space="preserve">, </w:t>
      </w:r>
      <w:r w:rsidRPr="00500EE0">
        <w:rPr>
          <w:rFonts w:asciiTheme="minorHAnsi" w:hAnsiTheme="minorHAnsi" w:cstheme="minorHAnsi"/>
          <w:lang w:val="en-US"/>
        </w:rPr>
        <w:t>is regularly verified by comparing inlet and outlet sample results, along with in-process monitoring.</w:t>
      </w:r>
    </w:p>
    <w:p w14:paraId="18AB6470" w14:textId="77777777" w:rsidR="00DB7E3D" w:rsidRPr="00A00AD9" w:rsidRDefault="00DB7E3D">
      <w:pPr>
        <w:numPr>
          <w:ilvl w:val="0"/>
          <w:numId w:val="27"/>
        </w:numPr>
        <w:spacing w:line="276" w:lineRule="auto"/>
        <w:jc w:val="both"/>
        <w:rPr>
          <w:rFonts w:asciiTheme="minorHAnsi" w:hAnsiTheme="minorHAnsi" w:cstheme="minorHAnsi"/>
          <w:lang w:val="en-US"/>
        </w:rPr>
      </w:pPr>
      <w:r w:rsidRPr="00500EE0">
        <w:rPr>
          <w:rFonts w:asciiTheme="minorHAnsi" w:hAnsiTheme="minorHAnsi" w:cstheme="minorHAnsi"/>
          <w:lang w:val="en-US"/>
        </w:rPr>
        <w:t>Water recycling and reuse practices are evaluated by testing the quality of treated effluent used internally (e.g., in gardening, toilet flushing, or cooling systems). Reuse water is routinely monitored to ensure it meets internal specifications and safety parameters.</w:t>
      </w:r>
    </w:p>
    <w:p w14:paraId="0238ED17" w14:textId="77777777" w:rsidR="00DB7E3D" w:rsidRPr="00941576" w:rsidRDefault="00DB7E3D">
      <w:pPr>
        <w:numPr>
          <w:ilvl w:val="0"/>
          <w:numId w:val="27"/>
        </w:numPr>
        <w:spacing w:line="276" w:lineRule="auto"/>
        <w:jc w:val="both"/>
        <w:rPr>
          <w:rFonts w:asciiTheme="minorHAnsi" w:hAnsiTheme="minorHAnsi" w:cstheme="minorHAnsi"/>
          <w:lang w:val="en-US"/>
        </w:rPr>
      </w:pPr>
      <w:r w:rsidRPr="00500EE0">
        <w:rPr>
          <w:rFonts w:asciiTheme="minorHAnsi" w:hAnsiTheme="minorHAnsi" w:cstheme="minorHAnsi"/>
          <w:lang w:val="en-US"/>
        </w:rPr>
        <w:t>Detailed records are maintained for each sampling and testing activity. This includes sample logs, test reports, treatment system observations, and any corrective actions taken in case of non-compliance. These records support internal audits, statutory reporting, and continuous environmental performance improvement.</w:t>
      </w:r>
    </w:p>
    <w:p w14:paraId="5CEC3B02" w14:textId="77777777" w:rsidR="00DB7E3D" w:rsidRPr="004362CF" w:rsidRDefault="00DB7E3D">
      <w:pPr>
        <w:pStyle w:val="ListParagraph"/>
        <w:numPr>
          <w:ilvl w:val="0"/>
          <w:numId w:val="29"/>
        </w:numPr>
        <w:spacing w:line="276" w:lineRule="auto"/>
        <w:jc w:val="both"/>
        <w:rPr>
          <w:rFonts w:asciiTheme="minorHAnsi" w:hAnsiTheme="minorHAnsi" w:cstheme="minorHAnsi"/>
          <w:b/>
          <w:bCs/>
          <w:lang w:val="en-US"/>
        </w:rPr>
      </w:pPr>
      <w:r w:rsidRPr="004362CF">
        <w:rPr>
          <w:rFonts w:asciiTheme="minorHAnsi" w:hAnsiTheme="minorHAnsi" w:cstheme="minorHAnsi"/>
          <w:b/>
          <w:bCs/>
          <w:lang w:val="en-US"/>
        </w:rPr>
        <w:t>Data Analysis and Identification of Inefficiencies</w:t>
      </w:r>
    </w:p>
    <w:p w14:paraId="6DA0A9A5" w14:textId="77777777" w:rsidR="00DB7E3D" w:rsidRPr="004362CF" w:rsidRDefault="00DB7E3D">
      <w:pPr>
        <w:numPr>
          <w:ilvl w:val="0"/>
          <w:numId w:val="28"/>
        </w:numPr>
        <w:spacing w:line="276" w:lineRule="auto"/>
        <w:jc w:val="both"/>
        <w:rPr>
          <w:rFonts w:asciiTheme="minorHAnsi" w:hAnsiTheme="minorHAnsi" w:cstheme="minorHAnsi"/>
          <w:lang w:val="en-US"/>
        </w:rPr>
      </w:pPr>
      <w:r w:rsidRPr="004362CF">
        <w:rPr>
          <w:rFonts w:asciiTheme="minorHAnsi" w:hAnsiTheme="minorHAnsi" w:cstheme="minorHAnsi"/>
          <w:lang w:val="en-US"/>
        </w:rPr>
        <w:t>Compare collected data against industry benchmarks, historical trends, and regulatory limits.</w:t>
      </w:r>
    </w:p>
    <w:p w14:paraId="479921B1" w14:textId="77777777" w:rsidR="00DB7E3D" w:rsidRPr="004362CF" w:rsidRDefault="00DB7E3D">
      <w:pPr>
        <w:numPr>
          <w:ilvl w:val="0"/>
          <w:numId w:val="28"/>
        </w:numPr>
        <w:spacing w:line="276" w:lineRule="auto"/>
        <w:jc w:val="both"/>
        <w:rPr>
          <w:rFonts w:asciiTheme="minorHAnsi" w:hAnsiTheme="minorHAnsi" w:cstheme="minorHAnsi"/>
          <w:lang w:val="en-US"/>
        </w:rPr>
      </w:pPr>
      <w:r w:rsidRPr="004362CF">
        <w:rPr>
          <w:rFonts w:asciiTheme="minorHAnsi" w:hAnsiTheme="minorHAnsi" w:cstheme="minorHAnsi"/>
          <w:lang w:val="en-US"/>
        </w:rPr>
        <w:t>Identify high-consumption areas and inefficiencies, such as excessive rinse cycles, unnecessary water usage, or system malfunctions.</w:t>
      </w:r>
    </w:p>
    <w:p w14:paraId="58AE5BCA" w14:textId="77777777" w:rsidR="00DB7E3D" w:rsidRPr="004362CF" w:rsidRDefault="00DB7E3D">
      <w:pPr>
        <w:numPr>
          <w:ilvl w:val="0"/>
          <w:numId w:val="28"/>
        </w:numPr>
        <w:spacing w:line="276" w:lineRule="auto"/>
        <w:jc w:val="both"/>
        <w:rPr>
          <w:rFonts w:asciiTheme="minorHAnsi" w:hAnsiTheme="minorHAnsi" w:cstheme="minorHAnsi"/>
          <w:lang w:val="en-US"/>
        </w:rPr>
      </w:pPr>
      <w:r w:rsidRPr="004362CF">
        <w:rPr>
          <w:rFonts w:asciiTheme="minorHAnsi" w:hAnsiTheme="minorHAnsi" w:cstheme="minorHAnsi"/>
          <w:lang w:val="en-US"/>
        </w:rPr>
        <w:t>Evaluate the potential for integrating advanced water-saving measures, such as closed-loop systems and water-efficient fixtures.</w:t>
      </w:r>
    </w:p>
    <w:p w14:paraId="34044214" w14:textId="77777777" w:rsidR="00DB7E3D" w:rsidRDefault="00DB7E3D">
      <w:pPr>
        <w:numPr>
          <w:ilvl w:val="0"/>
          <w:numId w:val="28"/>
        </w:numPr>
        <w:spacing w:line="276" w:lineRule="auto"/>
        <w:jc w:val="both"/>
        <w:rPr>
          <w:rFonts w:asciiTheme="minorHAnsi" w:hAnsiTheme="minorHAnsi" w:cstheme="minorHAnsi"/>
          <w:lang w:val="en-US"/>
        </w:rPr>
      </w:pPr>
      <w:r w:rsidRPr="004362CF">
        <w:rPr>
          <w:rFonts w:asciiTheme="minorHAnsi" w:hAnsiTheme="minorHAnsi" w:cstheme="minorHAnsi"/>
          <w:lang w:val="en-US"/>
        </w:rPr>
        <w:t>Identify areas where wastewater treatment can be improved to enhance reuse.</w:t>
      </w:r>
    </w:p>
    <w:p w14:paraId="2267D01C" w14:textId="77777777" w:rsidR="00DB7E3D" w:rsidRDefault="00DB7E3D" w:rsidP="00DB7E3D">
      <w:pPr>
        <w:spacing w:line="276" w:lineRule="auto"/>
        <w:jc w:val="both"/>
        <w:rPr>
          <w:rFonts w:asciiTheme="minorHAnsi" w:hAnsiTheme="minorHAnsi" w:cstheme="minorHAnsi"/>
          <w:lang w:val="en-US"/>
        </w:rPr>
      </w:pPr>
    </w:p>
    <w:p w14:paraId="03A789A8" w14:textId="77777777" w:rsidR="00DB7E3D" w:rsidRPr="004362CF" w:rsidRDefault="00DB7E3D" w:rsidP="00DB7E3D">
      <w:pPr>
        <w:spacing w:line="276" w:lineRule="auto"/>
        <w:rPr>
          <w:rFonts w:asciiTheme="minorHAnsi" w:eastAsia="Calibri" w:hAnsiTheme="minorHAnsi" w:cstheme="minorHAnsi"/>
          <w:b/>
          <w:bCs/>
          <w:sz w:val="26"/>
          <w:szCs w:val="26"/>
        </w:rPr>
      </w:pPr>
      <w:r w:rsidRPr="004362CF">
        <w:rPr>
          <w:rFonts w:asciiTheme="minorHAnsi" w:eastAsia="Calibri" w:hAnsiTheme="minorHAnsi" w:cstheme="minorHAnsi"/>
          <w:b/>
          <w:bCs/>
          <w:sz w:val="26"/>
          <w:szCs w:val="26"/>
        </w:rPr>
        <w:t>Responsibilities</w:t>
      </w:r>
    </w:p>
    <w:p w14:paraId="4D58B072" w14:textId="77777777" w:rsidR="00DB7E3D" w:rsidRPr="004362CF" w:rsidRDefault="00DB7E3D">
      <w:pPr>
        <w:numPr>
          <w:ilvl w:val="0"/>
          <w:numId w:val="24"/>
        </w:numPr>
        <w:spacing w:line="276" w:lineRule="auto"/>
        <w:jc w:val="both"/>
        <w:rPr>
          <w:rFonts w:asciiTheme="minorHAnsi" w:hAnsiTheme="minorHAnsi" w:cstheme="minorHAnsi"/>
          <w:b/>
          <w:bCs/>
          <w:color w:val="000000"/>
          <w:lang w:val="en-US"/>
        </w:rPr>
      </w:pPr>
      <w:r>
        <w:rPr>
          <w:rFonts w:asciiTheme="minorHAnsi" w:hAnsiTheme="minorHAnsi" w:cstheme="minorHAnsi"/>
          <w:b/>
          <w:bCs/>
          <w:color w:val="000000"/>
          <w:lang w:val="en-US"/>
        </w:rPr>
        <w:t xml:space="preserve"> EHS</w:t>
      </w:r>
      <w:r w:rsidRPr="004362CF">
        <w:rPr>
          <w:rFonts w:asciiTheme="minorHAnsi" w:hAnsiTheme="minorHAnsi" w:cstheme="minorHAnsi"/>
          <w:b/>
          <w:bCs/>
          <w:color w:val="000000"/>
          <w:lang w:val="en-US"/>
        </w:rPr>
        <w:t xml:space="preserve"> Manager: </w:t>
      </w:r>
      <w:r w:rsidRPr="004362CF">
        <w:rPr>
          <w:rFonts w:asciiTheme="minorHAnsi" w:hAnsiTheme="minorHAnsi" w:cstheme="minorHAnsi"/>
          <w:color w:val="000000"/>
          <w:lang w:val="en-US"/>
        </w:rPr>
        <w:t>Ensures overall SOP implementation, regulatory compliance, and performance reporting</w:t>
      </w:r>
      <w:r w:rsidRPr="004362CF">
        <w:rPr>
          <w:rFonts w:asciiTheme="minorHAnsi" w:hAnsiTheme="minorHAnsi" w:cstheme="minorHAnsi"/>
          <w:b/>
          <w:bCs/>
          <w:color w:val="000000"/>
          <w:lang w:val="en-US"/>
        </w:rPr>
        <w:t>.</w:t>
      </w:r>
    </w:p>
    <w:p w14:paraId="5E75EB04" w14:textId="77777777" w:rsidR="00DB7E3D" w:rsidRPr="004362CF" w:rsidRDefault="00DB7E3D">
      <w:pPr>
        <w:numPr>
          <w:ilvl w:val="0"/>
          <w:numId w:val="24"/>
        </w:numPr>
        <w:spacing w:line="276" w:lineRule="auto"/>
        <w:jc w:val="both"/>
        <w:rPr>
          <w:rFonts w:asciiTheme="minorHAnsi" w:hAnsiTheme="minorHAnsi" w:cstheme="minorHAnsi"/>
          <w:b/>
          <w:bCs/>
          <w:color w:val="000000"/>
          <w:lang w:val="en-US"/>
        </w:rPr>
      </w:pPr>
      <w:r w:rsidRPr="004362CF">
        <w:rPr>
          <w:rFonts w:asciiTheme="minorHAnsi" w:hAnsiTheme="minorHAnsi" w:cstheme="minorHAnsi"/>
          <w:b/>
          <w:bCs/>
          <w:color w:val="000000"/>
          <w:lang w:val="en-US"/>
        </w:rPr>
        <w:t xml:space="preserve">Maintenance Team: </w:t>
      </w:r>
      <w:r w:rsidRPr="004362CF">
        <w:rPr>
          <w:rFonts w:asciiTheme="minorHAnsi" w:hAnsiTheme="minorHAnsi" w:cstheme="minorHAnsi"/>
          <w:color w:val="000000"/>
          <w:lang w:val="en-US"/>
        </w:rPr>
        <w:t>Maintains equipment and pipeline integrity to minimize water loss and prevent leakages.</w:t>
      </w:r>
    </w:p>
    <w:p w14:paraId="6CC5DDFB" w14:textId="77777777" w:rsidR="00DB7E3D" w:rsidRPr="004362CF" w:rsidRDefault="00DB7E3D">
      <w:pPr>
        <w:numPr>
          <w:ilvl w:val="0"/>
          <w:numId w:val="24"/>
        </w:numPr>
        <w:spacing w:line="276" w:lineRule="auto"/>
        <w:jc w:val="both"/>
        <w:rPr>
          <w:rFonts w:asciiTheme="minorHAnsi" w:hAnsiTheme="minorHAnsi" w:cstheme="minorHAnsi"/>
          <w:b/>
          <w:bCs/>
          <w:color w:val="000000"/>
          <w:lang w:val="en-US"/>
        </w:rPr>
      </w:pPr>
      <w:r w:rsidRPr="004362CF">
        <w:rPr>
          <w:rFonts w:asciiTheme="minorHAnsi" w:hAnsiTheme="minorHAnsi" w:cstheme="minorHAnsi"/>
          <w:b/>
          <w:bCs/>
          <w:color w:val="000000"/>
          <w:lang w:val="en-US"/>
        </w:rPr>
        <w:t xml:space="preserve">Operations Team: </w:t>
      </w:r>
      <w:r w:rsidRPr="004362CF">
        <w:rPr>
          <w:rFonts w:asciiTheme="minorHAnsi" w:hAnsiTheme="minorHAnsi" w:cstheme="minorHAnsi"/>
          <w:color w:val="000000"/>
          <w:lang w:val="en-US"/>
        </w:rPr>
        <w:t>Implements water conservation practices during routine operations and monitors consumption</w:t>
      </w:r>
      <w:r w:rsidRPr="004362CF">
        <w:rPr>
          <w:rFonts w:asciiTheme="minorHAnsi" w:hAnsiTheme="minorHAnsi" w:cstheme="minorHAnsi"/>
          <w:b/>
          <w:bCs/>
          <w:color w:val="000000"/>
          <w:lang w:val="en-US"/>
        </w:rPr>
        <w:t>.</w:t>
      </w:r>
    </w:p>
    <w:p w14:paraId="7DE1C4BD" w14:textId="77777777" w:rsidR="00DB7E3D" w:rsidRPr="002D4F55" w:rsidRDefault="00DB7E3D">
      <w:pPr>
        <w:numPr>
          <w:ilvl w:val="0"/>
          <w:numId w:val="24"/>
        </w:numPr>
        <w:spacing w:line="276" w:lineRule="auto"/>
        <w:jc w:val="both"/>
        <w:rPr>
          <w:rFonts w:asciiTheme="minorHAnsi" w:hAnsiTheme="minorHAnsi" w:cstheme="minorHAnsi"/>
          <w:bCs/>
          <w:color w:val="000000"/>
          <w:lang w:val="en-US"/>
        </w:rPr>
      </w:pPr>
      <w:r w:rsidRPr="004362CF">
        <w:rPr>
          <w:rFonts w:asciiTheme="minorHAnsi" w:hAnsiTheme="minorHAnsi" w:cstheme="minorHAnsi"/>
          <w:b/>
          <w:bCs/>
          <w:color w:val="000000"/>
          <w:lang w:val="en-US"/>
        </w:rPr>
        <w:t xml:space="preserve">Quality Control Team: </w:t>
      </w:r>
      <w:r w:rsidRPr="004362CF">
        <w:rPr>
          <w:rFonts w:asciiTheme="minorHAnsi" w:hAnsiTheme="minorHAnsi" w:cstheme="minorHAnsi"/>
          <w:color w:val="000000"/>
          <w:lang w:val="en-US"/>
        </w:rPr>
        <w:t>Verifies that treated water meets internal reuse criteria and external discharge standards</w:t>
      </w:r>
      <w:r w:rsidRPr="004362CF">
        <w:rPr>
          <w:rFonts w:asciiTheme="minorHAnsi" w:hAnsiTheme="minorHAnsi" w:cstheme="minorHAnsi"/>
          <w:b/>
          <w:bCs/>
          <w:color w:val="000000"/>
          <w:lang w:val="en-US"/>
        </w:rPr>
        <w:t>.</w:t>
      </w:r>
    </w:p>
    <w:p w14:paraId="59458FDA" w14:textId="77777777" w:rsidR="00DB7E3D" w:rsidRPr="004362CF" w:rsidRDefault="00DB7E3D" w:rsidP="00DB7E3D">
      <w:pPr>
        <w:spacing w:line="276" w:lineRule="auto"/>
        <w:jc w:val="both"/>
        <w:rPr>
          <w:rFonts w:asciiTheme="minorHAnsi" w:hAnsiTheme="minorHAnsi" w:cstheme="minorHAnsi"/>
          <w:b/>
          <w:u w:val="single"/>
        </w:rPr>
      </w:pPr>
    </w:p>
    <w:p w14:paraId="5CAC8E83" w14:textId="77777777" w:rsidR="00DB7E3D" w:rsidRPr="004362CF" w:rsidRDefault="00DB7E3D" w:rsidP="00DB7E3D">
      <w:pPr>
        <w:spacing w:line="276" w:lineRule="auto"/>
        <w:jc w:val="both"/>
        <w:rPr>
          <w:rFonts w:asciiTheme="minorHAnsi" w:hAnsiTheme="minorHAnsi" w:cstheme="minorHAnsi"/>
          <w:b/>
        </w:rPr>
      </w:pPr>
      <w:r w:rsidRPr="004362CF">
        <w:rPr>
          <w:rFonts w:asciiTheme="minorHAnsi" w:hAnsiTheme="minorHAnsi" w:cstheme="minorHAnsi"/>
          <w:b/>
        </w:rPr>
        <w:t>Review Mechanism</w:t>
      </w:r>
    </w:p>
    <w:p w14:paraId="62E41C24" w14:textId="77777777" w:rsidR="00DB7E3D" w:rsidRDefault="00DB7E3D" w:rsidP="00DB7E3D">
      <w:pPr>
        <w:spacing w:line="276" w:lineRule="auto"/>
        <w:jc w:val="both"/>
        <w:rPr>
          <w:rFonts w:asciiTheme="minorHAnsi" w:hAnsiTheme="minorHAnsi" w:cstheme="minorHAnsi"/>
          <w:bCs/>
        </w:rPr>
      </w:pPr>
      <w:r w:rsidRPr="004362CF">
        <w:rPr>
          <w:rFonts w:asciiTheme="minorHAnsi" w:hAnsiTheme="minorHAnsi" w:cstheme="minorHAnsi"/>
          <w:bCs/>
        </w:rPr>
        <w:t xml:space="preserve">The </w:t>
      </w:r>
      <w:r>
        <w:rPr>
          <w:rFonts w:asciiTheme="minorHAnsi" w:hAnsiTheme="minorHAnsi" w:cstheme="minorHAnsi"/>
          <w:bCs/>
        </w:rPr>
        <w:t>EHS</w:t>
      </w:r>
      <w:r w:rsidRPr="004362CF">
        <w:rPr>
          <w:rFonts w:asciiTheme="minorHAnsi" w:hAnsiTheme="minorHAnsi" w:cstheme="minorHAnsi"/>
          <w:bCs/>
        </w:rPr>
        <w:t xml:space="preserve"> Manager conducts annual reviews to assess the effectiveness of water optimization practices. Annual audits are performed to ensure compliance with operational goals and regulatory standards. Performance data, including water usage efficiency and recycling rates, </w:t>
      </w:r>
      <w:r w:rsidRPr="004362CF">
        <w:rPr>
          <w:rFonts w:asciiTheme="minorHAnsi" w:hAnsiTheme="minorHAnsi" w:cstheme="minorHAnsi"/>
          <w:bCs/>
        </w:rPr>
        <w:lastRenderedPageBreak/>
        <w:t xml:space="preserve">is </w:t>
      </w:r>
      <w:proofErr w:type="spellStart"/>
      <w:r w:rsidRPr="004362CF">
        <w:rPr>
          <w:rFonts w:asciiTheme="minorHAnsi" w:hAnsiTheme="minorHAnsi" w:cstheme="minorHAnsi"/>
          <w:bCs/>
        </w:rPr>
        <w:t>analyzed</w:t>
      </w:r>
      <w:proofErr w:type="spellEnd"/>
      <w:r w:rsidRPr="004362CF">
        <w:rPr>
          <w:rFonts w:asciiTheme="minorHAnsi" w:hAnsiTheme="minorHAnsi" w:cstheme="minorHAnsi"/>
          <w:bCs/>
        </w:rPr>
        <w:t xml:space="preserve">, and improvements are proposed based on audit findings. Any necessary adjustments to processes, procedures, or technology are implemented to ensure continuous water resource optimization. </w:t>
      </w:r>
    </w:p>
    <w:p w14:paraId="64188823" w14:textId="77777777" w:rsidR="00DB7E3D" w:rsidRDefault="00DB7E3D" w:rsidP="00DB7E3D">
      <w:pPr>
        <w:spacing w:line="276" w:lineRule="auto"/>
        <w:jc w:val="both"/>
        <w:rPr>
          <w:rFonts w:asciiTheme="minorHAnsi" w:hAnsiTheme="minorHAnsi" w:cstheme="minorHAnsi"/>
          <w:bCs/>
        </w:rPr>
      </w:pPr>
    </w:p>
    <w:p w14:paraId="1C2B989C" w14:textId="77777777" w:rsidR="00DB7E3D" w:rsidRDefault="00DB7E3D" w:rsidP="00DB7E3D">
      <w:pPr>
        <w:spacing w:line="276" w:lineRule="auto"/>
        <w:jc w:val="both"/>
        <w:rPr>
          <w:rFonts w:asciiTheme="minorHAnsi" w:hAnsiTheme="minorHAnsi" w:cstheme="minorHAnsi"/>
          <w:bCs/>
        </w:rPr>
      </w:pPr>
    </w:p>
    <w:p w14:paraId="4F8A4FBE" w14:textId="77777777" w:rsidR="00DB7E3D" w:rsidRDefault="00DB7E3D" w:rsidP="00DB7E3D">
      <w:pPr>
        <w:spacing w:line="276" w:lineRule="auto"/>
        <w:jc w:val="both"/>
        <w:rPr>
          <w:rFonts w:asciiTheme="minorHAnsi" w:hAnsiTheme="minorHAnsi" w:cstheme="minorHAnsi"/>
          <w:bCs/>
        </w:rPr>
      </w:pPr>
    </w:p>
    <w:p w14:paraId="08221946" w14:textId="77777777" w:rsidR="00DB7E3D" w:rsidRDefault="00DB7E3D" w:rsidP="00DB7E3D">
      <w:pPr>
        <w:spacing w:line="276" w:lineRule="auto"/>
        <w:jc w:val="both"/>
        <w:rPr>
          <w:rFonts w:asciiTheme="minorHAnsi" w:hAnsiTheme="minorHAnsi" w:cstheme="minorHAnsi"/>
          <w:bCs/>
        </w:rPr>
      </w:pPr>
    </w:p>
    <w:p w14:paraId="1F303F77" w14:textId="77777777" w:rsidR="00DB7E3D" w:rsidRDefault="00DB7E3D" w:rsidP="00DB7E3D">
      <w:pPr>
        <w:spacing w:line="276" w:lineRule="auto"/>
        <w:jc w:val="both"/>
        <w:rPr>
          <w:rFonts w:asciiTheme="minorHAnsi" w:hAnsiTheme="minorHAnsi" w:cstheme="minorHAnsi"/>
          <w:bCs/>
        </w:rPr>
      </w:pPr>
    </w:p>
    <w:p w14:paraId="18FF7214" w14:textId="77777777" w:rsidR="00DB7E3D" w:rsidRDefault="00DB7E3D" w:rsidP="00DB7E3D">
      <w:pPr>
        <w:spacing w:line="276" w:lineRule="auto"/>
        <w:jc w:val="both"/>
        <w:rPr>
          <w:rFonts w:asciiTheme="minorHAnsi" w:hAnsiTheme="minorHAnsi" w:cstheme="minorHAnsi"/>
          <w:bCs/>
        </w:rPr>
      </w:pPr>
    </w:p>
    <w:p w14:paraId="1AC82570" w14:textId="77777777" w:rsidR="00DB7E3D" w:rsidRDefault="00DB7E3D" w:rsidP="00DB7E3D">
      <w:pPr>
        <w:spacing w:line="276" w:lineRule="auto"/>
        <w:jc w:val="both"/>
        <w:rPr>
          <w:rFonts w:asciiTheme="minorHAnsi" w:hAnsiTheme="minorHAnsi" w:cstheme="minorHAnsi"/>
          <w:bCs/>
        </w:rPr>
      </w:pPr>
    </w:p>
    <w:p w14:paraId="0B50E7B2" w14:textId="77777777" w:rsidR="00DB7E3D" w:rsidRDefault="00DB7E3D" w:rsidP="00DB7E3D">
      <w:pPr>
        <w:spacing w:line="276" w:lineRule="auto"/>
        <w:jc w:val="both"/>
        <w:rPr>
          <w:rFonts w:asciiTheme="minorHAnsi" w:hAnsiTheme="minorHAnsi" w:cstheme="minorHAnsi"/>
          <w:bCs/>
        </w:rPr>
      </w:pPr>
    </w:p>
    <w:p w14:paraId="39D55F5F" w14:textId="77777777" w:rsidR="00DB7E3D" w:rsidRDefault="00DB7E3D" w:rsidP="00DB7E3D">
      <w:pPr>
        <w:spacing w:line="276" w:lineRule="auto"/>
        <w:jc w:val="both"/>
        <w:rPr>
          <w:rFonts w:asciiTheme="minorHAnsi" w:hAnsiTheme="minorHAnsi" w:cstheme="minorHAnsi"/>
          <w:bCs/>
        </w:rPr>
      </w:pPr>
    </w:p>
    <w:p w14:paraId="49B892D5" w14:textId="77777777" w:rsidR="00DB7E3D" w:rsidRDefault="00DB7E3D" w:rsidP="00DB7E3D">
      <w:pPr>
        <w:spacing w:before="100" w:beforeAutospacing="1" w:after="100" w:afterAutospacing="1" w:line="276" w:lineRule="auto"/>
        <w:jc w:val="both"/>
        <w:rPr>
          <w:rFonts w:asciiTheme="minorHAnsi" w:hAnsiTheme="minorHAnsi" w:cstheme="minorHAnsi"/>
          <w:lang w:val="en-US" w:eastAsia="en-US"/>
        </w:rPr>
      </w:pPr>
    </w:p>
    <w:p w14:paraId="48E5CE9E" w14:textId="77777777" w:rsidR="00DB7E3D" w:rsidRDefault="00DB7E3D" w:rsidP="00DB7E3D">
      <w:pPr>
        <w:spacing w:before="100" w:beforeAutospacing="1" w:after="100" w:afterAutospacing="1" w:line="276" w:lineRule="auto"/>
        <w:jc w:val="both"/>
        <w:rPr>
          <w:rFonts w:asciiTheme="minorHAnsi" w:hAnsiTheme="minorHAnsi" w:cstheme="minorHAnsi"/>
          <w:lang w:val="en-US" w:eastAsia="en-US"/>
        </w:rPr>
      </w:pPr>
    </w:p>
    <w:p w14:paraId="33346A0D" w14:textId="77777777" w:rsidR="00DB7E3D" w:rsidRDefault="00DB7E3D" w:rsidP="00DB7E3D">
      <w:pPr>
        <w:spacing w:before="100" w:beforeAutospacing="1" w:after="100" w:afterAutospacing="1" w:line="276" w:lineRule="auto"/>
        <w:jc w:val="both"/>
        <w:rPr>
          <w:rFonts w:asciiTheme="minorHAnsi" w:hAnsiTheme="minorHAnsi" w:cstheme="minorHAnsi"/>
          <w:lang w:val="en-US" w:eastAsia="en-US"/>
        </w:rPr>
      </w:pPr>
    </w:p>
    <w:p w14:paraId="7CD548B7" w14:textId="77777777" w:rsidR="00DB7E3D" w:rsidRDefault="00DB7E3D" w:rsidP="00DB7E3D">
      <w:pPr>
        <w:spacing w:before="100" w:beforeAutospacing="1" w:after="100" w:afterAutospacing="1" w:line="276" w:lineRule="auto"/>
        <w:jc w:val="both"/>
        <w:rPr>
          <w:rFonts w:asciiTheme="minorHAnsi" w:hAnsiTheme="minorHAnsi" w:cstheme="minorHAnsi"/>
          <w:lang w:val="en-US" w:eastAsia="en-US"/>
        </w:rPr>
      </w:pPr>
    </w:p>
    <w:p w14:paraId="1D538613" w14:textId="77777777" w:rsidR="00DB7E3D" w:rsidRDefault="00DB7E3D" w:rsidP="00DB7E3D">
      <w:pPr>
        <w:spacing w:before="100" w:beforeAutospacing="1" w:after="100" w:afterAutospacing="1" w:line="276" w:lineRule="auto"/>
        <w:jc w:val="both"/>
        <w:rPr>
          <w:rFonts w:asciiTheme="minorHAnsi" w:hAnsiTheme="minorHAnsi" w:cstheme="minorHAnsi"/>
          <w:lang w:val="en-US" w:eastAsia="en-US"/>
        </w:rPr>
      </w:pPr>
    </w:p>
    <w:p w14:paraId="1A654556" w14:textId="77777777" w:rsidR="00DB7E3D" w:rsidRDefault="00DB7E3D" w:rsidP="00DB7E3D">
      <w:pPr>
        <w:spacing w:before="100" w:beforeAutospacing="1" w:after="100" w:afterAutospacing="1" w:line="276" w:lineRule="auto"/>
        <w:jc w:val="both"/>
        <w:rPr>
          <w:rFonts w:asciiTheme="minorHAnsi" w:hAnsiTheme="minorHAnsi" w:cstheme="minorHAnsi"/>
          <w:lang w:val="en-US" w:eastAsia="en-US"/>
        </w:rPr>
      </w:pPr>
    </w:p>
    <w:p w14:paraId="3A70B564" w14:textId="77777777" w:rsidR="00DB7E3D" w:rsidRDefault="00DB7E3D" w:rsidP="00DB7E3D">
      <w:pPr>
        <w:spacing w:before="100" w:beforeAutospacing="1" w:after="100" w:afterAutospacing="1" w:line="276" w:lineRule="auto"/>
        <w:jc w:val="both"/>
        <w:rPr>
          <w:rFonts w:asciiTheme="minorHAnsi" w:hAnsiTheme="minorHAnsi" w:cstheme="minorHAnsi"/>
          <w:lang w:val="en-US" w:eastAsia="en-US"/>
        </w:rPr>
      </w:pPr>
    </w:p>
    <w:p w14:paraId="4E79D18D" w14:textId="77777777" w:rsidR="00DB7E3D" w:rsidRDefault="00DB7E3D" w:rsidP="00DB7E3D">
      <w:pPr>
        <w:spacing w:before="100" w:beforeAutospacing="1" w:after="100" w:afterAutospacing="1" w:line="276" w:lineRule="auto"/>
        <w:jc w:val="both"/>
        <w:rPr>
          <w:rFonts w:asciiTheme="minorHAnsi" w:hAnsiTheme="minorHAnsi" w:cstheme="minorHAnsi"/>
          <w:lang w:val="en-US" w:eastAsia="en-US"/>
        </w:rPr>
      </w:pPr>
    </w:p>
    <w:p w14:paraId="53234048" w14:textId="77777777" w:rsidR="00DB7E3D" w:rsidRDefault="00DB7E3D" w:rsidP="00DB7E3D">
      <w:pPr>
        <w:spacing w:before="100" w:beforeAutospacing="1" w:after="100" w:afterAutospacing="1" w:line="276" w:lineRule="auto"/>
        <w:jc w:val="both"/>
        <w:rPr>
          <w:rFonts w:asciiTheme="minorHAnsi" w:hAnsiTheme="minorHAnsi" w:cstheme="minorHAnsi"/>
          <w:lang w:val="en-US" w:eastAsia="en-US"/>
        </w:rPr>
      </w:pPr>
    </w:p>
    <w:p w14:paraId="00CF1AF3" w14:textId="77777777" w:rsidR="00DB7E3D" w:rsidRDefault="00DB7E3D" w:rsidP="00DB7E3D">
      <w:pPr>
        <w:spacing w:before="100" w:beforeAutospacing="1" w:after="100" w:afterAutospacing="1" w:line="276" w:lineRule="auto"/>
        <w:jc w:val="both"/>
        <w:rPr>
          <w:rFonts w:asciiTheme="minorHAnsi" w:hAnsiTheme="minorHAnsi" w:cstheme="minorHAnsi"/>
          <w:lang w:val="en-US" w:eastAsia="en-US"/>
        </w:rPr>
      </w:pPr>
    </w:p>
    <w:p w14:paraId="2531D1BF" w14:textId="77777777" w:rsidR="00DB7E3D" w:rsidRDefault="00DB7E3D" w:rsidP="00DB7E3D">
      <w:pPr>
        <w:spacing w:before="100" w:beforeAutospacing="1" w:after="100" w:afterAutospacing="1" w:line="276" w:lineRule="auto"/>
        <w:jc w:val="both"/>
        <w:rPr>
          <w:rFonts w:asciiTheme="minorHAnsi" w:hAnsiTheme="minorHAnsi" w:cstheme="minorHAnsi"/>
          <w:lang w:val="en-US" w:eastAsia="en-US"/>
        </w:rPr>
      </w:pPr>
    </w:p>
    <w:p w14:paraId="221A6F8C" w14:textId="77777777" w:rsidR="00DB7E3D" w:rsidRDefault="00DB7E3D" w:rsidP="00DB7E3D">
      <w:pPr>
        <w:spacing w:before="100" w:beforeAutospacing="1" w:after="100" w:afterAutospacing="1" w:line="276" w:lineRule="auto"/>
        <w:jc w:val="both"/>
        <w:rPr>
          <w:rFonts w:asciiTheme="minorHAnsi" w:hAnsiTheme="minorHAnsi" w:cstheme="minorHAnsi"/>
          <w:lang w:val="en-US" w:eastAsia="en-US"/>
        </w:rPr>
      </w:pPr>
    </w:p>
    <w:p w14:paraId="44D8A320" w14:textId="77777777" w:rsidR="00DB7E3D" w:rsidRPr="004362CF" w:rsidRDefault="00DB7E3D" w:rsidP="00DB7E3D">
      <w:pPr>
        <w:spacing w:before="100" w:beforeAutospacing="1" w:after="100" w:afterAutospacing="1" w:line="276" w:lineRule="auto"/>
        <w:jc w:val="both"/>
        <w:rPr>
          <w:rFonts w:asciiTheme="minorHAnsi" w:hAnsiTheme="minorHAnsi" w:cstheme="minorHAnsi"/>
          <w:lang w:val="en-US" w:eastAsia="en-US"/>
        </w:rPr>
      </w:pPr>
    </w:p>
    <w:p w14:paraId="284B4877" w14:textId="77777777" w:rsidR="00DB7E3D" w:rsidRPr="004362CF" w:rsidRDefault="00DB7E3D" w:rsidP="00DB7E3D">
      <w:pPr>
        <w:pStyle w:val="Heading1"/>
        <w:spacing w:line="276" w:lineRule="auto"/>
        <w:jc w:val="center"/>
        <w:rPr>
          <w:rFonts w:asciiTheme="minorHAnsi" w:eastAsia="Calibri" w:hAnsiTheme="minorHAnsi" w:cstheme="minorHAnsi"/>
          <w:b/>
          <w:i/>
          <w:iCs/>
          <w:color w:val="002060"/>
        </w:rPr>
      </w:pPr>
      <w:bookmarkStart w:id="13" w:name="_Toc206421211"/>
      <w:r w:rsidRPr="004362CF">
        <w:rPr>
          <w:rFonts w:asciiTheme="minorHAnsi" w:eastAsia="Calibri" w:hAnsiTheme="minorHAnsi" w:cstheme="minorHAnsi"/>
          <w:b/>
          <w:i/>
          <w:iCs/>
          <w:color w:val="002060"/>
        </w:rPr>
        <w:lastRenderedPageBreak/>
        <w:t>Social Procedures</w:t>
      </w:r>
      <w:bookmarkEnd w:id="13"/>
    </w:p>
    <w:p w14:paraId="6B27D498" w14:textId="77777777" w:rsidR="00DB7E3D" w:rsidRPr="006B79AB" w:rsidRDefault="00DB7E3D">
      <w:pPr>
        <w:pStyle w:val="Heading1"/>
        <w:numPr>
          <w:ilvl w:val="0"/>
          <w:numId w:val="223"/>
        </w:numPr>
        <w:spacing w:line="276" w:lineRule="auto"/>
        <w:rPr>
          <w:rStyle w:val="Strong"/>
          <w:rFonts w:asciiTheme="minorHAnsi" w:hAnsiTheme="minorHAnsi" w:cstheme="minorHAnsi"/>
          <w:bCs w:val="0"/>
          <w:color w:val="000000" w:themeColor="text1"/>
        </w:rPr>
      </w:pPr>
      <w:bookmarkStart w:id="14" w:name="_Toc204780370"/>
      <w:bookmarkStart w:id="15" w:name="_Toc206402521"/>
      <w:bookmarkStart w:id="16" w:name="_Toc206421212"/>
      <w:r w:rsidRPr="006B79AB">
        <w:rPr>
          <w:rStyle w:val="Strong"/>
          <w:rFonts w:asciiTheme="minorHAnsi" w:hAnsiTheme="minorHAnsi" w:cstheme="minorHAnsi"/>
          <w:bCs w:val="0"/>
          <w:color w:val="000000" w:themeColor="text1"/>
        </w:rPr>
        <w:t>Provision of Emergency Equipment</w:t>
      </w:r>
      <w:bookmarkEnd w:id="14"/>
      <w:bookmarkEnd w:id="15"/>
      <w:bookmarkEnd w:id="16"/>
    </w:p>
    <w:p w14:paraId="7213C37A" w14:textId="77777777" w:rsidR="00DB7E3D" w:rsidRDefault="00DB7E3D" w:rsidP="00DB7E3D"/>
    <w:p w14:paraId="7B3F0DB0" w14:textId="77777777" w:rsidR="00DB7E3D" w:rsidRPr="00D30E25" w:rsidRDefault="00DB7E3D" w:rsidP="00DB7E3D">
      <w:pPr>
        <w:jc w:val="both"/>
        <w:rPr>
          <w:rFonts w:asciiTheme="minorHAnsi" w:hAnsiTheme="minorHAnsi" w:cstheme="minorHAnsi"/>
          <w:b/>
          <w:bCs/>
        </w:rPr>
      </w:pPr>
      <w:r w:rsidRPr="00D30E25">
        <w:rPr>
          <w:rFonts w:asciiTheme="minorHAnsi" w:hAnsiTheme="minorHAnsi" w:cstheme="minorHAnsi"/>
          <w:b/>
          <w:bCs/>
        </w:rPr>
        <w:t>Purpose</w:t>
      </w:r>
    </w:p>
    <w:p w14:paraId="3CFD0835" w14:textId="77777777" w:rsidR="00DB7E3D" w:rsidRPr="00D92D68" w:rsidRDefault="00DB7E3D" w:rsidP="00DB7E3D">
      <w:pPr>
        <w:jc w:val="both"/>
        <w:rPr>
          <w:rFonts w:asciiTheme="minorHAnsi" w:hAnsiTheme="minorHAnsi" w:cstheme="minorHAnsi"/>
        </w:rPr>
      </w:pPr>
      <w:r w:rsidRPr="00D30E25">
        <w:rPr>
          <w:rFonts w:asciiTheme="minorHAnsi" w:hAnsiTheme="minorHAnsi" w:cstheme="minorHAnsi"/>
        </w:rPr>
        <w:t xml:space="preserve">To establish a standardized procedure for the identification, provision, inspection, and maintenance of emergency equipment at </w:t>
      </w:r>
      <w:r>
        <w:rPr>
          <w:rFonts w:asciiTheme="minorHAnsi" w:hAnsiTheme="minorHAnsi" w:cstheme="minorHAnsi"/>
        </w:rPr>
        <w:t>Choksi Heraeus Private Limited</w:t>
      </w:r>
      <w:r w:rsidRPr="00D30E25">
        <w:rPr>
          <w:rFonts w:asciiTheme="minorHAnsi" w:hAnsiTheme="minorHAnsi" w:cstheme="minorHAnsi"/>
        </w:rPr>
        <w:t xml:space="preserve"> to ensure employee safety and preparedness during emergencies.</w:t>
      </w:r>
    </w:p>
    <w:p w14:paraId="5230A90D" w14:textId="77777777" w:rsidR="00DB7E3D" w:rsidRPr="00D92D68" w:rsidRDefault="00DB7E3D" w:rsidP="00DB7E3D">
      <w:pPr>
        <w:jc w:val="both"/>
        <w:rPr>
          <w:rFonts w:asciiTheme="minorHAnsi" w:hAnsiTheme="minorHAnsi" w:cstheme="minorHAnsi"/>
        </w:rPr>
      </w:pPr>
    </w:p>
    <w:p w14:paraId="2FD242B9" w14:textId="77777777" w:rsidR="00DB7E3D" w:rsidRPr="00D30E25" w:rsidRDefault="00DB7E3D" w:rsidP="00DB7E3D">
      <w:pPr>
        <w:jc w:val="both"/>
        <w:rPr>
          <w:rFonts w:asciiTheme="minorHAnsi" w:hAnsiTheme="minorHAnsi" w:cstheme="minorHAnsi"/>
          <w:b/>
          <w:bCs/>
        </w:rPr>
      </w:pPr>
      <w:r w:rsidRPr="00D30E25">
        <w:rPr>
          <w:rFonts w:asciiTheme="minorHAnsi" w:hAnsiTheme="minorHAnsi" w:cstheme="minorHAnsi"/>
          <w:b/>
          <w:bCs/>
        </w:rPr>
        <w:t>Scope</w:t>
      </w:r>
    </w:p>
    <w:p w14:paraId="3056755F" w14:textId="77777777" w:rsidR="00DB7E3D" w:rsidRPr="00D30E25" w:rsidRDefault="00DB7E3D" w:rsidP="00DB7E3D">
      <w:pPr>
        <w:jc w:val="both"/>
        <w:rPr>
          <w:rFonts w:asciiTheme="minorHAnsi" w:hAnsiTheme="minorHAnsi" w:cstheme="minorHAnsi"/>
        </w:rPr>
      </w:pPr>
      <w:r w:rsidRPr="00A47AE3">
        <w:rPr>
          <w:rFonts w:asciiTheme="minorHAnsi" w:hAnsiTheme="minorHAnsi" w:cstheme="minorHAnsi"/>
        </w:rPr>
        <w:t xml:space="preserve">This SOP applies to all employees, non-employee workers, and subcontractors across all operational areas, administrative buildings, and production units of </w:t>
      </w:r>
      <w:r>
        <w:rPr>
          <w:rFonts w:asciiTheme="minorHAnsi" w:hAnsiTheme="minorHAnsi" w:cstheme="minorHAnsi"/>
        </w:rPr>
        <w:t>Choksi Heraeus Private Limited</w:t>
      </w:r>
      <w:r w:rsidRPr="00A47AE3">
        <w:rPr>
          <w:rFonts w:asciiTheme="minorHAnsi" w:hAnsiTheme="minorHAnsi" w:cstheme="minorHAnsi"/>
        </w:rPr>
        <w:t>, covering equipment related to fire safety, first aid, chemical spills, and natural disasters.</w:t>
      </w:r>
    </w:p>
    <w:p w14:paraId="7FE17FE5" w14:textId="77777777" w:rsidR="00DB7E3D" w:rsidRPr="00D30E25" w:rsidRDefault="00DB7E3D" w:rsidP="00DB7E3D">
      <w:pPr>
        <w:jc w:val="both"/>
        <w:rPr>
          <w:rFonts w:asciiTheme="minorHAnsi" w:hAnsiTheme="minorHAnsi" w:cstheme="minorHAnsi"/>
        </w:rPr>
      </w:pPr>
    </w:p>
    <w:p w14:paraId="08F471DA" w14:textId="77777777" w:rsidR="00DB7E3D" w:rsidRPr="00D30E25" w:rsidRDefault="00DB7E3D" w:rsidP="00DB7E3D">
      <w:pPr>
        <w:jc w:val="both"/>
        <w:rPr>
          <w:rFonts w:asciiTheme="minorHAnsi" w:hAnsiTheme="minorHAnsi" w:cstheme="minorHAnsi"/>
          <w:b/>
          <w:bCs/>
        </w:rPr>
      </w:pPr>
      <w:r w:rsidRPr="00D30E25">
        <w:rPr>
          <w:rFonts w:asciiTheme="minorHAnsi" w:hAnsiTheme="minorHAnsi" w:cstheme="minorHAnsi"/>
          <w:b/>
          <w:bCs/>
        </w:rPr>
        <w:t>Responsibilities</w:t>
      </w:r>
    </w:p>
    <w:p w14:paraId="24C05CD6" w14:textId="77777777" w:rsidR="00DB7E3D" w:rsidRPr="00D30E25" w:rsidRDefault="00DB7E3D">
      <w:pPr>
        <w:numPr>
          <w:ilvl w:val="0"/>
          <w:numId w:val="187"/>
        </w:numPr>
        <w:tabs>
          <w:tab w:val="num" w:pos="720"/>
        </w:tabs>
        <w:jc w:val="both"/>
        <w:rPr>
          <w:rFonts w:asciiTheme="minorHAnsi" w:hAnsiTheme="minorHAnsi" w:cstheme="minorHAnsi"/>
        </w:rPr>
      </w:pPr>
      <w:r w:rsidRPr="00D30E25">
        <w:rPr>
          <w:rFonts w:asciiTheme="minorHAnsi" w:hAnsiTheme="minorHAnsi" w:cstheme="minorHAnsi"/>
          <w:b/>
          <w:bCs/>
        </w:rPr>
        <w:t>HSE Department</w:t>
      </w:r>
      <w:r w:rsidRPr="00D30E25">
        <w:rPr>
          <w:rFonts w:asciiTheme="minorHAnsi" w:hAnsiTheme="minorHAnsi" w:cstheme="minorHAnsi"/>
        </w:rPr>
        <w:br/>
        <w:t>Ensures all emergency equipment is identified, installed, and maintained as per risk assessments and legal standards.</w:t>
      </w:r>
    </w:p>
    <w:p w14:paraId="02B650C4" w14:textId="77777777" w:rsidR="00DB7E3D" w:rsidRPr="00D30E25" w:rsidRDefault="00DB7E3D">
      <w:pPr>
        <w:numPr>
          <w:ilvl w:val="0"/>
          <w:numId w:val="187"/>
        </w:numPr>
        <w:tabs>
          <w:tab w:val="num" w:pos="720"/>
        </w:tabs>
        <w:jc w:val="both"/>
        <w:rPr>
          <w:rFonts w:asciiTheme="minorHAnsi" w:hAnsiTheme="minorHAnsi" w:cstheme="minorHAnsi"/>
        </w:rPr>
      </w:pPr>
      <w:r w:rsidRPr="00D30E25">
        <w:rPr>
          <w:rFonts w:asciiTheme="minorHAnsi" w:hAnsiTheme="minorHAnsi" w:cstheme="minorHAnsi"/>
          <w:b/>
          <w:bCs/>
        </w:rPr>
        <w:t>Unit Heads / Area Supervisors</w:t>
      </w:r>
      <w:r w:rsidRPr="00D30E25">
        <w:rPr>
          <w:rFonts w:asciiTheme="minorHAnsi" w:hAnsiTheme="minorHAnsi" w:cstheme="minorHAnsi"/>
        </w:rPr>
        <w:br/>
        <w:t>Monitor the presence and readiness of emergency equipment in their areas and coordinate with HSE for periodic checks.</w:t>
      </w:r>
    </w:p>
    <w:p w14:paraId="27452C92" w14:textId="77777777" w:rsidR="00DB7E3D" w:rsidRPr="00D92D68" w:rsidRDefault="00DB7E3D">
      <w:pPr>
        <w:numPr>
          <w:ilvl w:val="0"/>
          <w:numId w:val="187"/>
        </w:numPr>
        <w:tabs>
          <w:tab w:val="num" w:pos="720"/>
        </w:tabs>
        <w:jc w:val="both"/>
        <w:rPr>
          <w:rFonts w:asciiTheme="minorHAnsi" w:hAnsiTheme="minorHAnsi" w:cstheme="minorHAnsi"/>
        </w:rPr>
      </w:pPr>
      <w:r w:rsidRPr="00D30E25">
        <w:rPr>
          <w:rFonts w:asciiTheme="minorHAnsi" w:hAnsiTheme="minorHAnsi" w:cstheme="minorHAnsi"/>
          <w:b/>
          <w:bCs/>
        </w:rPr>
        <w:t>All Employees</w:t>
      </w:r>
      <w:r w:rsidRPr="00D30E25">
        <w:rPr>
          <w:rFonts w:asciiTheme="minorHAnsi" w:hAnsiTheme="minorHAnsi" w:cstheme="minorHAnsi"/>
        </w:rPr>
        <w:br/>
        <w:t>Are oriented during induction to the emergency equipment in their work areas and are responsible for immediately reporting any deficiencies.</w:t>
      </w:r>
    </w:p>
    <w:p w14:paraId="23CBADD1" w14:textId="77777777" w:rsidR="00DB7E3D" w:rsidRPr="00D92D68" w:rsidRDefault="00DB7E3D" w:rsidP="00DB7E3D">
      <w:pPr>
        <w:jc w:val="both"/>
        <w:rPr>
          <w:rFonts w:asciiTheme="minorHAnsi" w:hAnsiTheme="minorHAnsi" w:cstheme="minorHAnsi"/>
        </w:rPr>
      </w:pPr>
    </w:p>
    <w:p w14:paraId="57D7EE0F" w14:textId="77777777" w:rsidR="00DB7E3D" w:rsidRPr="00D30E25" w:rsidRDefault="00DB7E3D" w:rsidP="00DB7E3D">
      <w:pPr>
        <w:jc w:val="both"/>
        <w:rPr>
          <w:rFonts w:asciiTheme="minorHAnsi" w:hAnsiTheme="minorHAnsi" w:cstheme="minorHAnsi"/>
          <w:b/>
          <w:bCs/>
        </w:rPr>
      </w:pPr>
      <w:r w:rsidRPr="00D30E25">
        <w:rPr>
          <w:rFonts w:asciiTheme="minorHAnsi" w:hAnsiTheme="minorHAnsi" w:cstheme="minorHAnsi"/>
          <w:b/>
          <w:bCs/>
        </w:rPr>
        <w:t>Emergency Equipment in Place</w:t>
      </w:r>
    </w:p>
    <w:p w14:paraId="11D4AC10" w14:textId="77777777" w:rsidR="00DB7E3D" w:rsidRPr="00D30E25" w:rsidRDefault="00DB7E3D" w:rsidP="00DB7E3D">
      <w:pPr>
        <w:jc w:val="both"/>
        <w:rPr>
          <w:rFonts w:asciiTheme="minorHAnsi" w:hAnsiTheme="minorHAnsi" w:cstheme="minorHAnsi"/>
        </w:rPr>
      </w:pPr>
      <w:r w:rsidRPr="00D30E25">
        <w:rPr>
          <w:rFonts w:asciiTheme="minorHAnsi" w:hAnsiTheme="minorHAnsi" w:cstheme="minorHAnsi"/>
        </w:rPr>
        <w:t xml:space="preserve">The following emergency equipment is already installed and routinely maintained at </w:t>
      </w:r>
      <w:r>
        <w:rPr>
          <w:rFonts w:asciiTheme="minorHAnsi" w:hAnsiTheme="minorHAnsi" w:cstheme="minorHAnsi"/>
        </w:rPr>
        <w:t>Choksi Heraeus Private Limited</w:t>
      </w:r>
      <w:r w:rsidRPr="00D30E25">
        <w:rPr>
          <w:rFonts w:asciiTheme="minorHAnsi" w:hAnsiTheme="minorHAnsi" w:cstheme="minorHAnsi"/>
        </w:rPr>
        <w:t>:</w:t>
      </w:r>
    </w:p>
    <w:p w14:paraId="26D9A9E5" w14:textId="77777777" w:rsidR="00DB7E3D" w:rsidRPr="00D30E25" w:rsidRDefault="00DB7E3D">
      <w:pPr>
        <w:numPr>
          <w:ilvl w:val="0"/>
          <w:numId w:val="188"/>
        </w:numPr>
        <w:jc w:val="both"/>
        <w:rPr>
          <w:rFonts w:asciiTheme="minorHAnsi" w:hAnsiTheme="minorHAnsi" w:cstheme="minorHAnsi"/>
        </w:rPr>
      </w:pPr>
      <w:r w:rsidRPr="00D30E25">
        <w:rPr>
          <w:rFonts w:asciiTheme="minorHAnsi" w:hAnsiTheme="minorHAnsi" w:cstheme="minorHAnsi"/>
          <w:b/>
          <w:bCs/>
        </w:rPr>
        <w:t>Fire Safety Equipment:</w:t>
      </w:r>
      <w:r w:rsidRPr="00D30E25">
        <w:rPr>
          <w:rFonts w:asciiTheme="minorHAnsi" w:hAnsiTheme="minorHAnsi" w:cstheme="minorHAnsi"/>
        </w:rPr>
        <w:br/>
        <w:t>ABC and CO₂ fire extinguishers, fire hydrants with hose reels in high-risk zones, fire alarms, smoke detectors, fire blankets, and sand buckets.</w:t>
      </w:r>
    </w:p>
    <w:p w14:paraId="075785FE" w14:textId="77777777" w:rsidR="00DB7E3D" w:rsidRPr="00D30E25" w:rsidRDefault="00DB7E3D">
      <w:pPr>
        <w:numPr>
          <w:ilvl w:val="0"/>
          <w:numId w:val="188"/>
        </w:numPr>
        <w:jc w:val="both"/>
        <w:rPr>
          <w:rFonts w:asciiTheme="minorHAnsi" w:hAnsiTheme="minorHAnsi" w:cstheme="minorHAnsi"/>
        </w:rPr>
      </w:pPr>
      <w:r w:rsidRPr="00D30E25">
        <w:rPr>
          <w:rFonts w:asciiTheme="minorHAnsi" w:hAnsiTheme="minorHAnsi" w:cstheme="minorHAnsi"/>
          <w:b/>
          <w:bCs/>
        </w:rPr>
        <w:t>First Aid and Medical Response:</w:t>
      </w:r>
      <w:r w:rsidRPr="00D30E25">
        <w:rPr>
          <w:rFonts w:asciiTheme="minorHAnsi" w:hAnsiTheme="minorHAnsi" w:cstheme="minorHAnsi"/>
        </w:rPr>
        <w:br/>
        <w:t>Fully stocked first aid kits in all departments (checked monthly), eye wash stations and emergency showers in chemical zones, and trained first aiders on each shift.</w:t>
      </w:r>
    </w:p>
    <w:p w14:paraId="43BC25E8" w14:textId="77777777" w:rsidR="00DB7E3D" w:rsidRPr="00D30E25" w:rsidRDefault="00DB7E3D">
      <w:pPr>
        <w:numPr>
          <w:ilvl w:val="0"/>
          <w:numId w:val="188"/>
        </w:numPr>
        <w:jc w:val="both"/>
        <w:rPr>
          <w:rFonts w:asciiTheme="minorHAnsi" w:hAnsiTheme="minorHAnsi" w:cstheme="minorHAnsi"/>
        </w:rPr>
      </w:pPr>
      <w:r w:rsidRPr="00D30E25">
        <w:rPr>
          <w:rFonts w:asciiTheme="minorHAnsi" w:hAnsiTheme="minorHAnsi" w:cstheme="minorHAnsi"/>
          <w:b/>
          <w:bCs/>
        </w:rPr>
        <w:t>Spill Control and Containment:</w:t>
      </w:r>
      <w:r w:rsidRPr="00D30E25">
        <w:rPr>
          <w:rFonts w:asciiTheme="minorHAnsi" w:hAnsiTheme="minorHAnsi" w:cstheme="minorHAnsi"/>
        </w:rPr>
        <w:br/>
        <w:t>Chemical spill kits near storage/handling areas and secondary containment for hazardous substances.</w:t>
      </w:r>
    </w:p>
    <w:p w14:paraId="24071DCF" w14:textId="77777777" w:rsidR="00DB7E3D" w:rsidRPr="00D30E25" w:rsidRDefault="00DB7E3D">
      <w:pPr>
        <w:numPr>
          <w:ilvl w:val="0"/>
          <w:numId w:val="188"/>
        </w:numPr>
        <w:jc w:val="both"/>
        <w:rPr>
          <w:rFonts w:asciiTheme="minorHAnsi" w:hAnsiTheme="minorHAnsi" w:cstheme="minorHAnsi"/>
        </w:rPr>
      </w:pPr>
      <w:r w:rsidRPr="00D30E25">
        <w:rPr>
          <w:rFonts w:asciiTheme="minorHAnsi" w:hAnsiTheme="minorHAnsi" w:cstheme="minorHAnsi"/>
          <w:b/>
          <w:bCs/>
        </w:rPr>
        <w:t>Evacuation &amp; Rescue Equipment:</w:t>
      </w:r>
      <w:r w:rsidRPr="00D30E25">
        <w:rPr>
          <w:rFonts w:asciiTheme="minorHAnsi" w:hAnsiTheme="minorHAnsi" w:cstheme="minorHAnsi"/>
        </w:rPr>
        <w:br/>
        <w:t>Emergency torches</w:t>
      </w:r>
      <w:proofErr w:type="gramStart"/>
      <w:r w:rsidRPr="00D30E25">
        <w:rPr>
          <w:rFonts w:asciiTheme="minorHAnsi" w:hAnsiTheme="minorHAnsi" w:cstheme="minorHAnsi"/>
        </w:rPr>
        <w:t>, ,</w:t>
      </w:r>
      <w:proofErr w:type="gramEnd"/>
      <w:r w:rsidRPr="00D30E25">
        <w:rPr>
          <w:rFonts w:asciiTheme="minorHAnsi" w:hAnsiTheme="minorHAnsi" w:cstheme="minorHAnsi"/>
        </w:rPr>
        <w:t xml:space="preserve"> clearly marked exits with emergency lighting, and a functional PA system tested during drills.</w:t>
      </w:r>
    </w:p>
    <w:p w14:paraId="400F5096" w14:textId="77777777" w:rsidR="00DB7E3D" w:rsidRDefault="00DB7E3D" w:rsidP="00DB7E3D">
      <w:pPr>
        <w:jc w:val="both"/>
        <w:rPr>
          <w:rFonts w:asciiTheme="minorHAnsi" w:hAnsiTheme="minorHAnsi" w:cstheme="minorHAnsi"/>
        </w:rPr>
      </w:pPr>
    </w:p>
    <w:p w14:paraId="4FB20454" w14:textId="77777777" w:rsidR="00DB7E3D" w:rsidRPr="00D30E25" w:rsidRDefault="00DB7E3D" w:rsidP="00DB7E3D">
      <w:pPr>
        <w:jc w:val="both"/>
        <w:rPr>
          <w:rFonts w:asciiTheme="minorHAnsi" w:hAnsiTheme="minorHAnsi" w:cstheme="minorHAnsi"/>
        </w:rPr>
      </w:pPr>
    </w:p>
    <w:p w14:paraId="7B5CF270" w14:textId="77777777" w:rsidR="00DB7E3D" w:rsidRPr="00D92D68" w:rsidRDefault="00DB7E3D" w:rsidP="00DB7E3D">
      <w:pPr>
        <w:jc w:val="both"/>
        <w:rPr>
          <w:rFonts w:asciiTheme="minorHAnsi" w:hAnsiTheme="minorHAnsi" w:cstheme="minorHAnsi"/>
          <w:b/>
          <w:bCs/>
        </w:rPr>
      </w:pPr>
      <w:r w:rsidRPr="00D92D68">
        <w:rPr>
          <w:rFonts w:asciiTheme="minorHAnsi" w:hAnsiTheme="minorHAnsi" w:cstheme="minorHAnsi"/>
          <w:b/>
          <w:bCs/>
        </w:rPr>
        <w:lastRenderedPageBreak/>
        <w:t>Procedure</w:t>
      </w:r>
    </w:p>
    <w:p w14:paraId="37CDB06B" w14:textId="77777777" w:rsidR="00DB7E3D" w:rsidRPr="00D92D68" w:rsidRDefault="00DB7E3D">
      <w:pPr>
        <w:pStyle w:val="ListParagraph"/>
        <w:numPr>
          <w:ilvl w:val="1"/>
          <w:numId w:val="46"/>
        </w:numPr>
        <w:jc w:val="both"/>
        <w:rPr>
          <w:rFonts w:asciiTheme="minorHAnsi" w:hAnsiTheme="minorHAnsi" w:cstheme="minorHAnsi"/>
          <w:b/>
          <w:bCs/>
        </w:rPr>
      </w:pPr>
      <w:r w:rsidRPr="00D92D68">
        <w:rPr>
          <w:rFonts w:asciiTheme="minorHAnsi" w:hAnsiTheme="minorHAnsi" w:cstheme="minorHAnsi"/>
          <w:b/>
          <w:bCs/>
        </w:rPr>
        <w:t>Equipment Mapping and Placement</w:t>
      </w:r>
    </w:p>
    <w:p w14:paraId="68F5CAEA" w14:textId="77777777" w:rsidR="00DB7E3D" w:rsidRPr="00D92D68" w:rsidRDefault="00DB7E3D">
      <w:pPr>
        <w:numPr>
          <w:ilvl w:val="0"/>
          <w:numId w:val="189"/>
        </w:numPr>
        <w:jc w:val="both"/>
        <w:rPr>
          <w:rFonts w:asciiTheme="minorHAnsi" w:hAnsiTheme="minorHAnsi" w:cstheme="minorHAnsi"/>
        </w:rPr>
      </w:pPr>
      <w:r w:rsidRPr="00D92D68">
        <w:rPr>
          <w:rFonts w:asciiTheme="minorHAnsi" w:hAnsiTheme="minorHAnsi" w:cstheme="minorHAnsi"/>
        </w:rPr>
        <w:t>Emergency equipment is deployed following thorough location-specific risk assessments conducted by the HSE Department in coordination with departmental heads.</w:t>
      </w:r>
    </w:p>
    <w:p w14:paraId="38766F3D" w14:textId="77777777" w:rsidR="00DB7E3D" w:rsidRPr="00D92D68" w:rsidRDefault="00DB7E3D">
      <w:pPr>
        <w:numPr>
          <w:ilvl w:val="0"/>
          <w:numId w:val="189"/>
        </w:numPr>
        <w:jc w:val="both"/>
        <w:rPr>
          <w:rFonts w:asciiTheme="minorHAnsi" w:hAnsiTheme="minorHAnsi" w:cstheme="minorHAnsi"/>
        </w:rPr>
      </w:pPr>
      <w:r w:rsidRPr="00D92D68">
        <w:rPr>
          <w:rFonts w:asciiTheme="minorHAnsi" w:hAnsiTheme="minorHAnsi" w:cstheme="minorHAnsi"/>
        </w:rPr>
        <w:t>Equipment placement considers:</w:t>
      </w:r>
    </w:p>
    <w:p w14:paraId="32965725" w14:textId="77777777" w:rsidR="00DB7E3D" w:rsidRPr="00D92D68" w:rsidRDefault="00DB7E3D">
      <w:pPr>
        <w:numPr>
          <w:ilvl w:val="1"/>
          <w:numId w:val="189"/>
        </w:numPr>
        <w:jc w:val="both"/>
        <w:rPr>
          <w:rFonts w:asciiTheme="minorHAnsi" w:hAnsiTheme="minorHAnsi" w:cstheme="minorHAnsi"/>
        </w:rPr>
      </w:pPr>
      <w:r w:rsidRPr="00D92D68">
        <w:rPr>
          <w:rFonts w:asciiTheme="minorHAnsi" w:hAnsiTheme="minorHAnsi" w:cstheme="minorHAnsi"/>
        </w:rPr>
        <w:t xml:space="preserve">Nature of activity </w:t>
      </w:r>
    </w:p>
    <w:p w14:paraId="4C99F411" w14:textId="77777777" w:rsidR="00DB7E3D" w:rsidRPr="00D92D68" w:rsidRDefault="00DB7E3D">
      <w:pPr>
        <w:numPr>
          <w:ilvl w:val="1"/>
          <w:numId w:val="189"/>
        </w:numPr>
        <w:jc w:val="both"/>
        <w:rPr>
          <w:rFonts w:asciiTheme="minorHAnsi" w:hAnsiTheme="minorHAnsi" w:cstheme="minorHAnsi"/>
        </w:rPr>
      </w:pPr>
      <w:r w:rsidRPr="00D92D68">
        <w:rPr>
          <w:rFonts w:asciiTheme="minorHAnsi" w:hAnsiTheme="minorHAnsi" w:cstheme="minorHAnsi"/>
        </w:rPr>
        <w:t>Density of personnel</w:t>
      </w:r>
    </w:p>
    <w:p w14:paraId="493510E8" w14:textId="77777777" w:rsidR="00DB7E3D" w:rsidRPr="00D92D68" w:rsidRDefault="00DB7E3D">
      <w:pPr>
        <w:numPr>
          <w:ilvl w:val="1"/>
          <w:numId w:val="189"/>
        </w:numPr>
        <w:jc w:val="both"/>
        <w:rPr>
          <w:rFonts w:asciiTheme="minorHAnsi" w:hAnsiTheme="minorHAnsi" w:cstheme="minorHAnsi"/>
        </w:rPr>
      </w:pPr>
      <w:r w:rsidRPr="00D92D68">
        <w:rPr>
          <w:rFonts w:asciiTheme="minorHAnsi" w:hAnsiTheme="minorHAnsi" w:cstheme="minorHAnsi"/>
        </w:rPr>
        <w:t>Proximity to potential hazards (fire, chemicals, machinery)</w:t>
      </w:r>
    </w:p>
    <w:p w14:paraId="13D6813B" w14:textId="77777777" w:rsidR="00DB7E3D" w:rsidRPr="00D92D68" w:rsidRDefault="00DB7E3D">
      <w:pPr>
        <w:numPr>
          <w:ilvl w:val="0"/>
          <w:numId w:val="189"/>
        </w:numPr>
        <w:jc w:val="both"/>
        <w:rPr>
          <w:rFonts w:asciiTheme="minorHAnsi" w:hAnsiTheme="minorHAnsi" w:cstheme="minorHAnsi"/>
        </w:rPr>
      </w:pPr>
      <w:r w:rsidRPr="00D92D68">
        <w:rPr>
          <w:rFonts w:asciiTheme="minorHAnsi" w:hAnsiTheme="minorHAnsi" w:cstheme="minorHAnsi"/>
        </w:rPr>
        <w:t>Fire extinguishers</w:t>
      </w:r>
      <w:proofErr w:type="gramStart"/>
      <w:r w:rsidRPr="00D92D68">
        <w:rPr>
          <w:rFonts w:asciiTheme="minorHAnsi" w:hAnsiTheme="minorHAnsi" w:cstheme="minorHAnsi"/>
        </w:rPr>
        <w:t>, ,</w:t>
      </w:r>
      <w:proofErr w:type="gramEnd"/>
      <w:r w:rsidRPr="00D92D68">
        <w:rPr>
          <w:rFonts w:asciiTheme="minorHAnsi" w:hAnsiTheme="minorHAnsi" w:cstheme="minorHAnsi"/>
        </w:rPr>
        <w:t xml:space="preserve"> first aid boxes, and emergency lighting are mounted at eye level, within easy reach, and clearly </w:t>
      </w:r>
      <w:proofErr w:type="spellStart"/>
      <w:r w:rsidRPr="00D92D68">
        <w:rPr>
          <w:rFonts w:asciiTheme="minorHAnsi" w:hAnsiTheme="minorHAnsi" w:cstheme="minorHAnsi"/>
        </w:rPr>
        <w:t>labeled</w:t>
      </w:r>
      <w:proofErr w:type="spellEnd"/>
      <w:r w:rsidRPr="00D92D68">
        <w:rPr>
          <w:rFonts w:asciiTheme="minorHAnsi" w:hAnsiTheme="minorHAnsi" w:cstheme="minorHAnsi"/>
        </w:rPr>
        <w:t xml:space="preserve"> with glow-in-the-dark signage.</w:t>
      </w:r>
    </w:p>
    <w:p w14:paraId="27286BF5" w14:textId="77777777" w:rsidR="00DB7E3D" w:rsidRPr="00D92D68" w:rsidRDefault="00DB7E3D">
      <w:pPr>
        <w:numPr>
          <w:ilvl w:val="0"/>
          <w:numId w:val="189"/>
        </w:numPr>
        <w:jc w:val="both"/>
        <w:rPr>
          <w:rFonts w:asciiTheme="minorHAnsi" w:hAnsiTheme="minorHAnsi" w:cstheme="minorHAnsi"/>
        </w:rPr>
      </w:pPr>
      <w:r w:rsidRPr="00D92D68">
        <w:rPr>
          <w:rFonts w:asciiTheme="minorHAnsi" w:hAnsiTheme="minorHAnsi" w:cstheme="minorHAnsi"/>
        </w:rPr>
        <w:t xml:space="preserve">Each floor and department </w:t>
      </w:r>
      <w:proofErr w:type="gramStart"/>
      <w:r w:rsidRPr="00D92D68">
        <w:rPr>
          <w:rFonts w:asciiTheme="minorHAnsi" w:hAnsiTheme="minorHAnsi" w:cstheme="minorHAnsi"/>
        </w:rPr>
        <w:t>maintains</w:t>
      </w:r>
      <w:proofErr w:type="gramEnd"/>
      <w:r w:rsidRPr="00D92D68">
        <w:rPr>
          <w:rFonts w:asciiTheme="minorHAnsi" w:hAnsiTheme="minorHAnsi" w:cstheme="minorHAnsi"/>
        </w:rPr>
        <w:t xml:space="preserve"> an Emergency Equipment Layout Map, which is:</w:t>
      </w:r>
    </w:p>
    <w:p w14:paraId="54C26055" w14:textId="77777777" w:rsidR="00DB7E3D" w:rsidRPr="00D92D68" w:rsidRDefault="00DB7E3D">
      <w:pPr>
        <w:numPr>
          <w:ilvl w:val="1"/>
          <w:numId w:val="189"/>
        </w:numPr>
        <w:jc w:val="both"/>
        <w:rPr>
          <w:rFonts w:asciiTheme="minorHAnsi" w:hAnsiTheme="minorHAnsi" w:cstheme="minorHAnsi"/>
        </w:rPr>
      </w:pPr>
      <w:r w:rsidRPr="00D92D68">
        <w:rPr>
          <w:rFonts w:asciiTheme="minorHAnsi" w:hAnsiTheme="minorHAnsi" w:cstheme="minorHAnsi"/>
        </w:rPr>
        <w:t>Displayed at prominent locations such as entrance corridors and evacuation points</w:t>
      </w:r>
    </w:p>
    <w:p w14:paraId="3FF67DE9" w14:textId="77777777" w:rsidR="00DB7E3D" w:rsidRPr="00D92D68" w:rsidRDefault="00DB7E3D">
      <w:pPr>
        <w:numPr>
          <w:ilvl w:val="0"/>
          <w:numId w:val="189"/>
        </w:numPr>
        <w:jc w:val="both"/>
        <w:rPr>
          <w:rFonts w:asciiTheme="minorHAnsi" w:hAnsiTheme="minorHAnsi" w:cstheme="minorHAnsi"/>
        </w:rPr>
      </w:pPr>
      <w:r w:rsidRPr="00D92D68">
        <w:rPr>
          <w:rFonts w:asciiTheme="minorHAnsi" w:hAnsiTheme="minorHAnsi" w:cstheme="minorHAnsi"/>
        </w:rPr>
        <w:t>A centralized Emergency Equipment Register is maintained by the HSE team, capturing location, equipment ID, type, and inspection due dates.</w:t>
      </w:r>
    </w:p>
    <w:p w14:paraId="6E493619" w14:textId="77777777" w:rsidR="00DB7E3D" w:rsidRPr="00D92D68" w:rsidRDefault="00DB7E3D" w:rsidP="00DB7E3D">
      <w:pPr>
        <w:jc w:val="both"/>
        <w:rPr>
          <w:rFonts w:asciiTheme="minorHAnsi" w:hAnsiTheme="minorHAnsi" w:cstheme="minorHAnsi"/>
        </w:rPr>
      </w:pPr>
    </w:p>
    <w:p w14:paraId="09AD50DA" w14:textId="77777777" w:rsidR="00DB7E3D" w:rsidRPr="00D92D68" w:rsidRDefault="00DB7E3D">
      <w:pPr>
        <w:pStyle w:val="ListParagraph"/>
        <w:numPr>
          <w:ilvl w:val="1"/>
          <w:numId w:val="46"/>
        </w:numPr>
        <w:jc w:val="both"/>
        <w:rPr>
          <w:rFonts w:asciiTheme="minorHAnsi" w:hAnsiTheme="minorHAnsi" w:cstheme="minorHAnsi"/>
          <w:b/>
          <w:bCs/>
        </w:rPr>
      </w:pPr>
      <w:r w:rsidRPr="00D92D68">
        <w:rPr>
          <w:rFonts w:asciiTheme="minorHAnsi" w:hAnsiTheme="minorHAnsi" w:cstheme="minorHAnsi"/>
          <w:b/>
          <w:bCs/>
        </w:rPr>
        <w:t>Inspection and Maintenance</w:t>
      </w:r>
    </w:p>
    <w:p w14:paraId="590360BC" w14:textId="77777777" w:rsidR="00DB7E3D" w:rsidRPr="00D92D68" w:rsidRDefault="00DB7E3D">
      <w:pPr>
        <w:numPr>
          <w:ilvl w:val="0"/>
          <w:numId w:val="190"/>
        </w:numPr>
        <w:jc w:val="both"/>
        <w:rPr>
          <w:rFonts w:asciiTheme="minorHAnsi" w:hAnsiTheme="minorHAnsi" w:cstheme="minorHAnsi"/>
        </w:rPr>
      </w:pPr>
      <w:r w:rsidRPr="00D92D68">
        <w:rPr>
          <w:rFonts w:asciiTheme="minorHAnsi" w:hAnsiTheme="minorHAnsi" w:cstheme="minorHAnsi"/>
        </w:rPr>
        <w:t>A monthly inspection schedule is implemented by the HSE Officer, and the inspection checklist includes:</w:t>
      </w:r>
    </w:p>
    <w:p w14:paraId="71A2E635" w14:textId="77777777" w:rsidR="00DB7E3D" w:rsidRPr="00D92D68" w:rsidRDefault="00DB7E3D">
      <w:pPr>
        <w:numPr>
          <w:ilvl w:val="1"/>
          <w:numId w:val="190"/>
        </w:numPr>
        <w:jc w:val="both"/>
        <w:rPr>
          <w:rFonts w:asciiTheme="minorHAnsi" w:hAnsiTheme="minorHAnsi" w:cstheme="minorHAnsi"/>
        </w:rPr>
      </w:pPr>
      <w:r w:rsidRPr="00D92D68">
        <w:rPr>
          <w:rFonts w:asciiTheme="minorHAnsi" w:hAnsiTheme="minorHAnsi" w:cstheme="minorHAnsi"/>
        </w:rPr>
        <w:t>Physical condition (corrosion, leakage, damage)</w:t>
      </w:r>
    </w:p>
    <w:p w14:paraId="11667E43" w14:textId="77777777" w:rsidR="00DB7E3D" w:rsidRPr="00D92D68" w:rsidRDefault="00DB7E3D">
      <w:pPr>
        <w:numPr>
          <w:ilvl w:val="1"/>
          <w:numId w:val="190"/>
        </w:numPr>
        <w:jc w:val="both"/>
        <w:rPr>
          <w:rFonts w:asciiTheme="minorHAnsi" w:hAnsiTheme="minorHAnsi" w:cstheme="minorHAnsi"/>
        </w:rPr>
      </w:pPr>
      <w:r w:rsidRPr="00D92D68">
        <w:rPr>
          <w:rFonts w:asciiTheme="minorHAnsi" w:hAnsiTheme="minorHAnsi" w:cstheme="minorHAnsi"/>
        </w:rPr>
        <w:t>Expiry dates (first aid items, fire extinguishers, spill absorbents)</w:t>
      </w:r>
    </w:p>
    <w:p w14:paraId="24067F52" w14:textId="77777777" w:rsidR="00DB7E3D" w:rsidRPr="00D92D68" w:rsidRDefault="00DB7E3D">
      <w:pPr>
        <w:numPr>
          <w:ilvl w:val="1"/>
          <w:numId w:val="190"/>
        </w:numPr>
        <w:jc w:val="both"/>
        <w:rPr>
          <w:rFonts w:asciiTheme="minorHAnsi" w:hAnsiTheme="minorHAnsi" w:cstheme="minorHAnsi"/>
        </w:rPr>
      </w:pPr>
      <w:r w:rsidRPr="00D92D68">
        <w:rPr>
          <w:rFonts w:asciiTheme="minorHAnsi" w:hAnsiTheme="minorHAnsi" w:cstheme="minorHAnsi"/>
        </w:rPr>
        <w:t>Visibility and accessibility (not blocked or relocated)</w:t>
      </w:r>
    </w:p>
    <w:p w14:paraId="284F425C" w14:textId="77777777" w:rsidR="00DB7E3D" w:rsidRPr="00D92D68" w:rsidRDefault="00DB7E3D">
      <w:pPr>
        <w:numPr>
          <w:ilvl w:val="1"/>
          <w:numId w:val="190"/>
        </w:numPr>
        <w:jc w:val="both"/>
        <w:rPr>
          <w:rFonts w:asciiTheme="minorHAnsi" w:hAnsiTheme="minorHAnsi" w:cstheme="minorHAnsi"/>
        </w:rPr>
      </w:pPr>
      <w:r w:rsidRPr="00D92D68">
        <w:rPr>
          <w:rFonts w:asciiTheme="minorHAnsi" w:hAnsiTheme="minorHAnsi" w:cstheme="minorHAnsi"/>
        </w:rPr>
        <w:t>Tagging of inspection date and initials</w:t>
      </w:r>
    </w:p>
    <w:p w14:paraId="03B18789" w14:textId="77777777" w:rsidR="00DB7E3D" w:rsidRPr="00D92D68" w:rsidRDefault="00DB7E3D">
      <w:pPr>
        <w:numPr>
          <w:ilvl w:val="0"/>
          <w:numId w:val="190"/>
        </w:numPr>
        <w:jc w:val="both"/>
        <w:rPr>
          <w:rFonts w:asciiTheme="minorHAnsi" w:hAnsiTheme="minorHAnsi" w:cstheme="minorHAnsi"/>
        </w:rPr>
      </w:pPr>
      <w:r w:rsidRPr="00D92D68">
        <w:rPr>
          <w:rFonts w:asciiTheme="minorHAnsi" w:hAnsiTheme="minorHAnsi" w:cstheme="minorHAnsi"/>
        </w:rPr>
        <w:t>Fire extinguishers undergo:</w:t>
      </w:r>
    </w:p>
    <w:p w14:paraId="4CA94A84" w14:textId="77777777" w:rsidR="00DB7E3D" w:rsidRPr="00D92D68" w:rsidRDefault="00DB7E3D">
      <w:pPr>
        <w:numPr>
          <w:ilvl w:val="1"/>
          <w:numId w:val="190"/>
        </w:numPr>
        <w:jc w:val="both"/>
        <w:rPr>
          <w:rFonts w:asciiTheme="minorHAnsi" w:hAnsiTheme="minorHAnsi" w:cstheme="minorHAnsi"/>
        </w:rPr>
      </w:pPr>
      <w:r w:rsidRPr="00D92D68">
        <w:rPr>
          <w:rFonts w:asciiTheme="minorHAnsi" w:hAnsiTheme="minorHAnsi" w:cstheme="minorHAnsi"/>
        </w:rPr>
        <w:t>Monthly visual inspections</w:t>
      </w:r>
    </w:p>
    <w:p w14:paraId="159C8931" w14:textId="77777777" w:rsidR="00DB7E3D" w:rsidRPr="00D92D68" w:rsidRDefault="00DB7E3D">
      <w:pPr>
        <w:numPr>
          <w:ilvl w:val="1"/>
          <w:numId w:val="190"/>
        </w:numPr>
        <w:jc w:val="both"/>
        <w:rPr>
          <w:rFonts w:asciiTheme="minorHAnsi" w:hAnsiTheme="minorHAnsi" w:cstheme="minorHAnsi"/>
        </w:rPr>
      </w:pPr>
      <w:r w:rsidRPr="00D92D68">
        <w:rPr>
          <w:rFonts w:asciiTheme="minorHAnsi" w:hAnsiTheme="minorHAnsi" w:cstheme="minorHAnsi"/>
        </w:rPr>
        <w:t>Replacement if pressure gauge is below standard range or any damage is noted</w:t>
      </w:r>
    </w:p>
    <w:p w14:paraId="3147CB1C" w14:textId="77777777" w:rsidR="00DB7E3D" w:rsidRPr="00D92D68" w:rsidRDefault="00DB7E3D">
      <w:pPr>
        <w:numPr>
          <w:ilvl w:val="0"/>
          <w:numId w:val="190"/>
        </w:numPr>
        <w:jc w:val="both"/>
        <w:rPr>
          <w:rFonts w:asciiTheme="minorHAnsi" w:hAnsiTheme="minorHAnsi" w:cstheme="minorHAnsi"/>
        </w:rPr>
      </w:pPr>
      <w:r w:rsidRPr="00D92D68">
        <w:rPr>
          <w:rFonts w:asciiTheme="minorHAnsi" w:hAnsiTheme="minorHAnsi" w:cstheme="minorHAnsi"/>
        </w:rPr>
        <w:t>Eye wash stations and emergency showers are flow-tested weekly to ensure functionality and cleanliness.</w:t>
      </w:r>
    </w:p>
    <w:p w14:paraId="2A47AE64" w14:textId="77777777" w:rsidR="00DB7E3D" w:rsidRPr="00D92D68" w:rsidRDefault="00DB7E3D">
      <w:pPr>
        <w:numPr>
          <w:ilvl w:val="0"/>
          <w:numId w:val="190"/>
        </w:numPr>
        <w:jc w:val="both"/>
        <w:rPr>
          <w:rFonts w:asciiTheme="minorHAnsi" w:hAnsiTheme="minorHAnsi" w:cstheme="minorHAnsi"/>
        </w:rPr>
      </w:pPr>
      <w:r w:rsidRPr="00D92D68">
        <w:rPr>
          <w:rFonts w:asciiTheme="minorHAnsi" w:hAnsiTheme="minorHAnsi" w:cstheme="minorHAnsi"/>
        </w:rPr>
        <w:t>A preventive maintenance log is reviewed quarterly to plan upcoming servicing and replacements proactively.</w:t>
      </w:r>
    </w:p>
    <w:p w14:paraId="1AF9F52B" w14:textId="77777777" w:rsidR="00DB7E3D" w:rsidRPr="00D92D68" w:rsidRDefault="00DB7E3D">
      <w:pPr>
        <w:numPr>
          <w:ilvl w:val="0"/>
          <w:numId w:val="190"/>
        </w:numPr>
        <w:jc w:val="both"/>
        <w:rPr>
          <w:rFonts w:asciiTheme="minorHAnsi" w:hAnsiTheme="minorHAnsi" w:cstheme="minorHAnsi"/>
        </w:rPr>
      </w:pPr>
      <w:r w:rsidRPr="00D92D68">
        <w:rPr>
          <w:rFonts w:asciiTheme="minorHAnsi" w:hAnsiTheme="minorHAnsi" w:cstheme="minorHAnsi"/>
        </w:rPr>
        <w:t xml:space="preserve">Inspection findings are documented in Form </w:t>
      </w:r>
      <w:r>
        <w:rPr>
          <w:rFonts w:asciiTheme="minorHAnsi" w:hAnsiTheme="minorHAnsi" w:cstheme="minorHAnsi"/>
        </w:rPr>
        <w:t>CHPL/EHS/001</w:t>
      </w:r>
      <w:r w:rsidRPr="00D92D68">
        <w:rPr>
          <w:rFonts w:asciiTheme="minorHAnsi" w:hAnsiTheme="minorHAnsi" w:cstheme="minorHAnsi"/>
        </w:rPr>
        <w:t xml:space="preserve"> and deviations are flagged for immediate corrective action.</w:t>
      </w:r>
    </w:p>
    <w:p w14:paraId="023F2700" w14:textId="77777777" w:rsidR="00DB7E3D" w:rsidRPr="00D92D68" w:rsidRDefault="00DB7E3D" w:rsidP="00DB7E3D">
      <w:pPr>
        <w:jc w:val="both"/>
        <w:rPr>
          <w:rFonts w:asciiTheme="minorHAnsi" w:hAnsiTheme="minorHAnsi" w:cstheme="minorHAnsi"/>
        </w:rPr>
      </w:pPr>
    </w:p>
    <w:p w14:paraId="4BC7DD34" w14:textId="77777777" w:rsidR="00DB7E3D" w:rsidRPr="00D92D68" w:rsidRDefault="00DB7E3D">
      <w:pPr>
        <w:pStyle w:val="ListParagraph"/>
        <w:numPr>
          <w:ilvl w:val="1"/>
          <w:numId w:val="46"/>
        </w:numPr>
        <w:jc w:val="both"/>
        <w:rPr>
          <w:rFonts w:asciiTheme="minorHAnsi" w:hAnsiTheme="minorHAnsi" w:cstheme="minorHAnsi"/>
          <w:b/>
          <w:bCs/>
        </w:rPr>
      </w:pPr>
      <w:r w:rsidRPr="00D92D68">
        <w:rPr>
          <w:rFonts w:asciiTheme="minorHAnsi" w:hAnsiTheme="minorHAnsi" w:cstheme="minorHAnsi"/>
          <w:b/>
          <w:bCs/>
        </w:rPr>
        <w:t>Restocking and Replacement</w:t>
      </w:r>
    </w:p>
    <w:p w14:paraId="4D7DE231" w14:textId="77777777" w:rsidR="00DB7E3D" w:rsidRPr="00D92D68" w:rsidRDefault="00DB7E3D">
      <w:pPr>
        <w:numPr>
          <w:ilvl w:val="0"/>
          <w:numId w:val="191"/>
        </w:numPr>
        <w:jc w:val="both"/>
        <w:rPr>
          <w:rFonts w:asciiTheme="minorHAnsi" w:hAnsiTheme="minorHAnsi" w:cstheme="minorHAnsi"/>
        </w:rPr>
      </w:pPr>
      <w:r w:rsidRPr="00D92D68">
        <w:rPr>
          <w:rFonts w:asciiTheme="minorHAnsi" w:hAnsiTheme="minorHAnsi" w:cstheme="minorHAnsi"/>
        </w:rPr>
        <w:t xml:space="preserve">First aid kits are restocked every month by the </w:t>
      </w:r>
      <w:r w:rsidRPr="00A0646B">
        <w:rPr>
          <w:rFonts w:asciiTheme="minorHAnsi" w:hAnsiTheme="minorHAnsi" w:cstheme="minorHAnsi"/>
        </w:rPr>
        <w:t>EHS representative</w:t>
      </w:r>
      <w:r w:rsidRPr="00D92D68">
        <w:rPr>
          <w:rFonts w:asciiTheme="minorHAnsi" w:hAnsiTheme="minorHAnsi" w:cstheme="minorHAnsi"/>
        </w:rPr>
        <w:t xml:space="preserve"> </w:t>
      </w:r>
      <w:r>
        <w:rPr>
          <w:rFonts w:asciiTheme="minorHAnsi" w:hAnsiTheme="minorHAnsi" w:cstheme="minorHAnsi"/>
        </w:rPr>
        <w:t xml:space="preserve">First aider (Naresh) </w:t>
      </w:r>
      <w:r w:rsidRPr="00D92D68">
        <w:rPr>
          <w:rFonts w:asciiTheme="minorHAnsi" w:hAnsiTheme="minorHAnsi" w:cstheme="minorHAnsi"/>
        </w:rPr>
        <w:t>using a standardized checklist that includes sterile gauze, bandages, antiseptic cream, eye drops, burn ointments and gloves.</w:t>
      </w:r>
    </w:p>
    <w:p w14:paraId="715B5B86" w14:textId="77777777" w:rsidR="00DB7E3D" w:rsidRPr="00D92D68" w:rsidRDefault="00DB7E3D">
      <w:pPr>
        <w:numPr>
          <w:ilvl w:val="1"/>
          <w:numId w:val="191"/>
        </w:numPr>
        <w:jc w:val="both"/>
        <w:rPr>
          <w:rFonts w:asciiTheme="minorHAnsi" w:hAnsiTheme="minorHAnsi" w:cstheme="minorHAnsi"/>
        </w:rPr>
      </w:pPr>
      <w:r w:rsidRPr="00D92D68">
        <w:rPr>
          <w:rFonts w:asciiTheme="minorHAnsi" w:hAnsiTheme="minorHAnsi" w:cstheme="minorHAnsi"/>
        </w:rPr>
        <w:t>Used or expired items are replaced immediately.</w:t>
      </w:r>
    </w:p>
    <w:p w14:paraId="58D308D5" w14:textId="77777777" w:rsidR="00DB7E3D" w:rsidRPr="00D92D68" w:rsidRDefault="00DB7E3D">
      <w:pPr>
        <w:numPr>
          <w:ilvl w:val="1"/>
          <w:numId w:val="191"/>
        </w:numPr>
        <w:jc w:val="both"/>
        <w:rPr>
          <w:rFonts w:asciiTheme="minorHAnsi" w:hAnsiTheme="minorHAnsi" w:cstheme="minorHAnsi"/>
        </w:rPr>
      </w:pPr>
      <w:r w:rsidRPr="00D92D68">
        <w:rPr>
          <w:rFonts w:asciiTheme="minorHAnsi" w:hAnsiTheme="minorHAnsi" w:cstheme="minorHAnsi"/>
        </w:rPr>
        <w:t>Each kit includes a restocking card that logs previous usage and refill date.</w:t>
      </w:r>
    </w:p>
    <w:p w14:paraId="3306B59C" w14:textId="77777777" w:rsidR="00DB7E3D" w:rsidRPr="00D92D68" w:rsidRDefault="00DB7E3D">
      <w:pPr>
        <w:numPr>
          <w:ilvl w:val="0"/>
          <w:numId w:val="191"/>
        </w:numPr>
        <w:jc w:val="both"/>
        <w:rPr>
          <w:rFonts w:asciiTheme="minorHAnsi" w:hAnsiTheme="minorHAnsi" w:cstheme="minorHAnsi"/>
        </w:rPr>
      </w:pPr>
      <w:r w:rsidRPr="00D92D68">
        <w:rPr>
          <w:rFonts w:asciiTheme="minorHAnsi" w:hAnsiTheme="minorHAnsi" w:cstheme="minorHAnsi"/>
        </w:rPr>
        <w:t>Spill kits are replenished after any usage or at minimum on a quarterly basis.</w:t>
      </w:r>
    </w:p>
    <w:p w14:paraId="23720088" w14:textId="77777777" w:rsidR="00DB7E3D" w:rsidRPr="00D92D68" w:rsidRDefault="00DB7E3D">
      <w:pPr>
        <w:numPr>
          <w:ilvl w:val="1"/>
          <w:numId w:val="191"/>
        </w:numPr>
        <w:jc w:val="both"/>
        <w:rPr>
          <w:rFonts w:asciiTheme="minorHAnsi" w:hAnsiTheme="minorHAnsi" w:cstheme="minorHAnsi"/>
        </w:rPr>
      </w:pPr>
      <w:r w:rsidRPr="00D92D68">
        <w:rPr>
          <w:rFonts w:asciiTheme="minorHAnsi" w:hAnsiTheme="minorHAnsi" w:cstheme="minorHAnsi"/>
        </w:rPr>
        <w:t>Contents include chemical absorbents, PPE (gloves, goggles), and disposal bags.</w:t>
      </w:r>
    </w:p>
    <w:p w14:paraId="678B3998" w14:textId="77777777" w:rsidR="00DB7E3D" w:rsidRPr="00D92D68" w:rsidRDefault="00DB7E3D">
      <w:pPr>
        <w:numPr>
          <w:ilvl w:val="0"/>
          <w:numId w:val="191"/>
        </w:numPr>
        <w:jc w:val="both"/>
        <w:rPr>
          <w:rFonts w:asciiTheme="minorHAnsi" w:hAnsiTheme="minorHAnsi" w:cstheme="minorHAnsi"/>
        </w:rPr>
      </w:pPr>
      <w:r w:rsidRPr="00D92D68">
        <w:rPr>
          <w:rFonts w:asciiTheme="minorHAnsi" w:hAnsiTheme="minorHAnsi" w:cstheme="minorHAnsi"/>
        </w:rPr>
        <w:t>Emergency torches and batteries are checked and replaced semi-annually or sooner if found non-functional during drills.</w:t>
      </w:r>
    </w:p>
    <w:p w14:paraId="632D7467" w14:textId="77777777" w:rsidR="00DB7E3D" w:rsidRPr="00D92D68" w:rsidRDefault="00DB7E3D">
      <w:pPr>
        <w:numPr>
          <w:ilvl w:val="0"/>
          <w:numId w:val="191"/>
        </w:numPr>
        <w:jc w:val="both"/>
        <w:rPr>
          <w:rFonts w:asciiTheme="minorHAnsi" w:hAnsiTheme="minorHAnsi" w:cstheme="minorHAnsi"/>
        </w:rPr>
      </w:pPr>
      <w:r w:rsidRPr="00D92D68">
        <w:rPr>
          <w:rFonts w:asciiTheme="minorHAnsi" w:hAnsiTheme="minorHAnsi" w:cstheme="minorHAnsi"/>
        </w:rPr>
        <w:lastRenderedPageBreak/>
        <w:t>All damaged or expired equipment is marked with “DO NOT USE” tape and immediately removed from the active area.</w:t>
      </w:r>
    </w:p>
    <w:p w14:paraId="61D77ABE" w14:textId="77777777" w:rsidR="00DB7E3D" w:rsidRPr="00D92D68" w:rsidRDefault="00DB7E3D">
      <w:pPr>
        <w:numPr>
          <w:ilvl w:val="0"/>
          <w:numId w:val="191"/>
        </w:numPr>
        <w:jc w:val="both"/>
        <w:rPr>
          <w:rFonts w:asciiTheme="minorHAnsi" w:hAnsiTheme="minorHAnsi" w:cstheme="minorHAnsi"/>
        </w:rPr>
      </w:pPr>
      <w:r w:rsidRPr="00D92D68">
        <w:rPr>
          <w:rFonts w:asciiTheme="minorHAnsi" w:hAnsiTheme="minorHAnsi" w:cstheme="minorHAnsi"/>
        </w:rPr>
        <w:t>Disposal of such items, especially chemicals and medical supplies, is carried out as per Hazardous Waste Management Rules and documented with vendor disposal slips.</w:t>
      </w:r>
    </w:p>
    <w:p w14:paraId="228CB75F" w14:textId="77777777" w:rsidR="00DB7E3D" w:rsidRPr="00D92D68" w:rsidRDefault="00DB7E3D" w:rsidP="00DB7E3D">
      <w:pPr>
        <w:jc w:val="both"/>
        <w:rPr>
          <w:rFonts w:asciiTheme="minorHAnsi" w:hAnsiTheme="minorHAnsi" w:cstheme="minorHAnsi"/>
        </w:rPr>
      </w:pPr>
    </w:p>
    <w:p w14:paraId="0B638404" w14:textId="77777777" w:rsidR="00DB7E3D" w:rsidRPr="00D92D68" w:rsidRDefault="00DB7E3D">
      <w:pPr>
        <w:pStyle w:val="ListParagraph"/>
        <w:numPr>
          <w:ilvl w:val="1"/>
          <w:numId w:val="46"/>
        </w:numPr>
        <w:jc w:val="both"/>
        <w:rPr>
          <w:rFonts w:asciiTheme="minorHAnsi" w:hAnsiTheme="minorHAnsi" w:cstheme="minorHAnsi"/>
          <w:b/>
          <w:bCs/>
        </w:rPr>
      </w:pPr>
      <w:r w:rsidRPr="00D92D68">
        <w:rPr>
          <w:rFonts w:asciiTheme="minorHAnsi" w:hAnsiTheme="minorHAnsi" w:cstheme="minorHAnsi"/>
          <w:b/>
          <w:bCs/>
        </w:rPr>
        <w:t>Training and Drills</w:t>
      </w:r>
    </w:p>
    <w:p w14:paraId="03CC5264" w14:textId="77777777" w:rsidR="00DB7E3D" w:rsidRPr="00D92D68" w:rsidRDefault="00DB7E3D">
      <w:pPr>
        <w:numPr>
          <w:ilvl w:val="0"/>
          <w:numId w:val="192"/>
        </w:numPr>
        <w:jc w:val="both"/>
        <w:rPr>
          <w:rFonts w:asciiTheme="minorHAnsi" w:hAnsiTheme="minorHAnsi" w:cstheme="minorHAnsi"/>
        </w:rPr>
      </w:pPr>
      <w:r w:rsidRPr="00D92D68">
        <w:rPr>
          <w:rFonts w:asciiTheme="minorHAnsi" w:hAnsiTheme="minorHAnsi" w:cstheme="minorHAnsi"/>
        </w:rPr>
        <w:t>All new employees receive mandatory training during induction on:</w:t>
      </w:r>
    </w:p>
    <w:p w14:paraId="50817E00" w14:textId="77777777" w:rsidR="00DB7E3D" w:rsidRPr="00D92D68" w:rsidRDefault="00DB7E3D">
      <w:pPr>
        <w:numPr>
          <w:ilvl w:val="1"/>
          <w:numId w:val="192"/>
        </w:numPr>
        <w:jc w:val="both"/>
        <w:rPr>
          <w:rFonts w:asciiTheme="minorHAnsi" w:hAnsiTheme="minorHAnsi" w:cstheme="minorHAnsi"/>
        </w:rPr>
      </w:pPr>
      <w:r w:rsidRPr="00D92D68">
        <w:rPr>
          <w:rFonts w:asciiTheme="minorHAnsi" w:hAnsiTheme="minorHAnsi" w:cstheme="minorHAnsi"/>
        </w:rPr>
        <w:t>Location and use of fire extinguishers, eye wash stations, and first aid kits</w:t>
      </w:r>
    </w:p>
    <w:p w14:paraId="12CB9E45" w14:textId="77777777" w:rsidR="00DB7E3D" w:rsidRPr="00D92D68" w:rsidRDefault="00DB7E3D">
      <w:pPr>
        <w:numPr>
          <w:ilvl w:val="1"/>
          <w:numId w:val="192"/>
        </w:numPr>
        <w:jc w:val="both"/>
        <w:rPr>
          <w:rFonts w:asciiTheme="minorHAnsi" w:hAnsiTheme="minorHAnsi" w:cstheme="minorHAnsi"/>
        </w:rPr>
      </w:pPr>
      <w:r w:rsidRPr="00D92D68">
        <w:rPr>
          <w:rFonts w:asciiTheme="minorHAnsi" w:hAnsiTheme="minorHAnsi" w:cstheme="minorHAnsi"/>
        </w:rPr>
        <w:t>Emergency evacuation procedures and emergency contact points</w:t>
      </w:r>
    </w:p>
    <w:p w14:paraId="28836F7F" w14:textId="77777777" w:rsidR="00DB7E3D" w:rsidRPr="00D92D68" w:rsidRDefault="00DB7E3D">
      <w:pPr>
        <w:numPr>
          <w:ilvl w:val="0"/>
          <w:numId w:val="192"/>
        </w:numPr>
        <w:jc w:val="both"/>
        <w:rPr>
          <w:rFonts w:asciiTheme="minorHAnsi" w:hAnsiTheme="minorHAnsi" w:cstheme="minorHAnsi"/>
        </w:rPr>
      </w:pPr>
      <w:r w:rsidRPr="00D92D68">
        <w:rPr>
          <w:rFonts w:asciiTheme="minorHAnsi" w:hAnsiTheme="minorHAnsi" w:cstheme="minorHAnsi"/>
        </w:rPr>
        <w:t xml:space="preserve">Refresher training sessions are held </w:t>
      </w:r>
      <w:proofErr w:type="gramStart"/>
      <w:r w:rsidRPr="00D92D68">
        <w:rPr>
          <w:rFonts w:asciiTheme="minorHAnsi" w:hAnsiTheme="minorHAnsi" w:cstheme="minorHAnsi"/>
        </w:rPr>
        <w:t>and</w:t>
      </w:r>
      <w:r>
        <w:rPr>
          <w:rFonts w:asciiTheme="minorHAnsi" w:hAnsiTheme="minorHAnsi" w:cstheme="minorHAnsi"/>
        </w:rPr>
        <w:t xml:space="preserve">  it</w:t>
      </w:r>
      <w:proofErr w:type="gramEnd"/>
      <w:r w:rsidRPr="00D92D68">
        <w:rPr>
          <w:rFonts w:asciiTheme="minorHAnsi" w:hAnsiTheme="minorHAnsi" w:cstheme="minorHAnsi"/>
        </w:rPr>
        <w:t xml:space="preserve"> include</w:t>
      </w:r>
      <w:r>
        <w:rPr>
          <w:rFonts w:asciiTheme="minorHAnsi" w:hAnsiTheme="minorHAnsi" w:cstheme="minorHAnsi"/>
        </w:rPr>
        <w:t>s</w:t>
      </w:r>
      <w:r w:rsidRPr="00D92D68">
        <w:rPr>
          <w:rFonts w:asciiTheme="minorHAnsi" w:hAnsiTheme="minorHAnsi" w:cstheme="minorHAnsi"/>
        </w:rPr>
        <w:t>:</w:t>
      </w:r>
    </w:p>
    <w:p w14:paraId="555917FA" w14:textId="77777777" w:rsidR="00DB7E3D" w:rsidRPr="00D92D68" w:rsidRDefault="00DB7E3D">
      <w:pPr>
        <w:numPr>
          <w:ilvl w:val="1"/>
          <w:numId w:val="192"/>
        </w:numPr>
        <w:jc w:val="both"/>
        <w:rPr>
          <w:rFonts w:asciiTheme="minorHAnsi" w:hAnsiTheme="minorHAnsi" w:cstheme="minorHAnsi"/>
        </w:rPr>
      </w:pPr>
      <w:r w:rsidRPr="00D92D68">
        <w:rPr>
          <w:rFonts w:asciiTheme="minorHAnsi" w:hAnsiTheme="minorHAnsi" w:cstheme="minorHAnsi"/>
        </w:rPr>
        <w:t>Live demonstrations by certified trainers</w:t>
      </w:r>
    </w:p>
    <w:p w14:paraId="55F9BE8A" w14:textId="77777777" w:rsidR="00DB7E3D" w:rsidRPr="00D92D68" w:rsidRDefault="00DB7E3D">
      <w:pPr>
        <w:numPr>
          <w:ilvl w:val="1"/>
          <w:numId w:val="192"/>
        </w:numPr>
        <w:jc w:val="both"/>
        <w:rPr>
          <w:rFonts w:asciiTheme="minorHAnsi" w:hAnsiTheme="minorHAnsi" w:cstheme="minorHAnsi"/>
        </w:rPr>
      </w:pPr>
      <w:r w:rsidRPr="00D92D68">
        <w:rPr>
          <w:rFonts w:asciiTheme="minorHAnsi" w:hAnsiTheme="minorHAnsi" w:cstheme="minorHAnsi"/>
        </w:rPr>
        <w:t>Department-wise hands-on practice for operating fire extinguishers and spill kits</w:t>
      </w:r>
    </w:p>
    <w:p w14:paraId="690FA379" w14:textId="77777777" w:rsidR="00DB7E3D" w:rsidRPr="00D92D68" w:rsidRDefault="00DB7E3D">
      <w:pPr>
        <w:numPr>
          <w:ilvl w:val="0"/>
          <w:numId w:val="192"/>
        </w:numPr>
        <w:jc w:val="both"/>
        <w:rPr>
          <w:rFonts w:asciiTheme="minorHAnsi" w:hAnsiTheme="minorHAnsi" w:cstheme="minorHAnsi"/>
        </w:rPr>
      </w:pPr>
      <w:r w:rsidRPr="00D92D68">
        <w:rPr>
          <w:rFonts w:asciiTheme="minorHAnsi" w:hAnsiTheme="minorHAnsi" w:cstheme="minorHAnsi"/>
        </w:rPr>
        <w:t>Mock evacuation drills are conducted annually in coordination with local fire and emergency services.</w:t>
      </w:r>
    </w:p>
    <w:p w14:paraId="17FF5604" w14:textId="77777777" w:rsidR="00DB7E3D" w:rsidRPr="00D92D68" w:rsidRDefault="00DB7E3D">
      <w:pPr>
        <w:numPr>
          <w:ilvl w:val="1"/>
          <w:numId w:val="192"/>
        </w:numPr>
        <w:jc w:val="both"/>
        <w:rPr>
          <w:rFonts w:asciiTheme="minorHAnsi" w:hAnsiTheme="minorHAnsi" w:cstheme="minorHAnsi"/>
        </w:rPr>
      </w:pPr>
      <w:r w:rsidRPr="00D92D68">
        <w:rPr>
          <w:rFonts w:asciiTheme="minorHAnsi" w:hAnsiTheme="minorHAnsi" w:cstheme="minorHAnsi"/>
        </w:rPr>
        <w:t xml:space="preserve">Drills are unannounced to simulate real </w:t>
      </w:r>
      <w:r>
        <w:rPr>
          <w:rFonts w:asciiTheme="minorHAnsi" w:hAnsiTheme="minorHAnsi" w:cstheme="minorHAnsi"/>
        </w:rPr>
        <w:t xml:space="preserve">time </w:t>
      </w:r>
      <w:r w:rsidRPr="00D92D68">
        <w:rPr>
          <w:rFonts w:asciiTheme="minorHAnsi" w:hAnsiTheme="minorHAnsi" w:cstheme="minorHAnsi"/>
        </w:rPr>
        <w:t>scenarios</w:t>
      </w:r>
    </w:p>
    <w:p w14:paraId="39939100" w14:textId="77777777" w:rsidR="00DB7E3D" w:rsidRPr="00D92D68" w:rsidRDefault="00DB7E3D">
      <w:pPr>
        <w:numPr>
          <w:ilvl w:val="1"/>
          <w:numId w:val="192"/>
        </w:numPr>
        <w:jc w:val="both"/>
        <w:rPr>
          <w:rFonts w:asciiTheme="minorHAnsi" w:hAnsiTheme="minorHAnsi" w:cstheme="minorHAnsi"/>
        </w:rPr>
      </w:pPr>
      <w:r w:rsidRPr="00D92D68">
        <w:rPr>
          <w:rFonts w:asciiTheme="minorHAnsi" w:hAnsiTheme="minorHAnsi" w:cstheme="minorHAnsi"/>
        </w:rPr>
        <w:t xml:space="preserve">Includes timed evacuation, equipment </w:t>
      </w:r>
      <w:proofErr w:type="gramStart"/>
      <w:r w:rsidRPr="00D92D68">
        <w:rPr>
          <w:rFonts w:asciiTheme="minorHAnsi" w:hAnsiTheme="minorHAnsi" w:cstheme="minorHAnsi"/>
        </w:rPr>
        <w:t>use</w:t>
      </w:r>
      <w:proofErr w:type="gramEnd"/>
      <w:r w:rsidRPr="00D92D68">
        <w:rPr>
          <w:rFonts w:asciiTheme="minorHAnsi" w:hAnsiTheme="minorHAnsi" w:cstheme="minorHAnsi"/>
        </w:rPr>
        <w:t>, and headcounts at designated assembly points</w:t>
      </w:r>
    </w:p>
    <w:p w14:paraId="6D2E73A8" w14:textId="77777777" w:rsidR="00DB7E3D" w:rsidRPr="00D92D68" w:rsidRDefault="00DB7E3D">
      <w:pPr>
        <w:numPr>
          <w:ilvl w:val="0"/>
          <w:numId w:val="192"/>
        </w:numPr>
        <w:jc w:val="both"/>
        <w:rPr>
          <w:rFonts w:asciiTheme="minorHAnsi" w:hAnsiTheme="minorHAnsi" w:cstheme="minorHAnsi"/>
        </w:rPr>
      </w:pPr>
      <w:r w:rsidRPr="00D92D68">
        <w:rPr>
          <w:rFonts w:asciiTheme="minorHAnsi" w:hAnsiTheme="minorHAnsi" w:cstheme="minorHAnsi"/>
        </w:rPr>
        <w:t>Drill outcomes and training participation are recorded and reviewed during the HSE committee meetings for continuous improvement.</w:t>
      </w:r>
    </w:p>
    <w:p w14:paraId="2A17D8E3" w14:textId="77777777" w:rsidR="00DB7E3D" w:rsidRPr="00D92D68" w:rsidRDefault="00DB7E3D" w:rsidP="00DB7E3D">
      <w:pPr>
        <w:jc w:val="both"/>
        <w:rPr>
          <w:rFonts w:asciiTheme="minorHAnsi" w:hAnsiTheme="minorHAnsi" w:cstheme="minorHAnsi"/>
        </w:rPr>
      </w:pPr>
    </w:p>
    <w:p w14:paraId="6FE842D2" w14:textId="77777777" w:rsidR="00DB7E3D" w:rsidRPr="00D92D68" w:rsidRDefault="00DB7E3D" w:rsidP="00DB7E3D">
      <w:pPr>
        <w:rPr>
          <w:rFonts w:asciiTheme="minorHAnsi" w:hAnsiTheme="minorHAnsi" w:cstheme="minorHAnsi"/>
          <w:b/>
          <w:bCs/>
        </w:rPr>
      </w:pPr>
      <w:r w:rsidRPr="00D92D68">
        <w:rPr>
          <w:rFonts w:asciiTheme="minorHAnsi" w:hAnsiTheme="minorHAnsi" w:cstheme="minorHAnsi"/>
          <w:b/>
          <w:bCs/>
        </w:rPr>
        <w:t>Records Maintained</w:t>
      </w:r>
    </w:p>
    <w:p w14:paraId="3C5861A2" w14:textId="77777777" w:rsidR="00DB7E3D" w:rsidRPr="00D92D68" w:rsidRDefault="00DB7E3D">
      <w:pPr>
        <w:numPr>
          <w:ilvl w:val="0"/>
          <w:numId w:val="193"/>
        </w:numPr>
        <w:rPr>
          <w:rFonts w:asciiTheme="minorHAnsi" w:hAnsiTheme="minorHAnsi" w:cstheme="minorHAnsi"/>
        </w:rPr>
      </w:pPr>
      <w:r w:rsidRPr="00D92D68">
        <w:rPr>
          <w:rFonts w:asciiTheme="minorHAnsi" w:hAnsiTheme="minorHAnsi" w:cstheme="minorHAnsi"/>
        </w:rPr>
        <w:t>Emergency Equipment Inspection Logs (Monthly)</w:t>
      </w:r>
    </w:p>
    <w:p w14:paraId="25A65AB2" w14:textId="77777777" w:rsidR="00DB7E3D" w:rsidRPr="00D92D68" w:rsidRDefault="00DB7E3D">
      <w:pPr>
        <w:numPr>
          <w:ilvl w:val="0"/>
          <w:numId w:val="193"/>
        </w:numPr>
        <w:rPr>
          <w:rFonts w:asciiTheme="minorHAnsi" w:hAnsiTheme="minorHAnsi" w:cstheme="minorHAnsi"/>
        </w:rPr>
      </w:pPr>
      <w:r w:rsidRPr="00D92D68">
        <w:rPr>
          <w:rFonts w:asciiTheme="minorHAnsi" w:hAnsiTheme="minorHAnsi" w:cstheme="minorHAnsi"/>
        </w:rPr>
        <w:t>Maintenance and Servicing Reports (Annual)</w:t>
      </w:r>
    </w:p>
    <w:p w14:paraId="79F22624" w14:textId="77777777" w:rsidR="00DB7E3D" w:rsidRPr="00D92D68" w:rsidRDefault="00DB7E3D">
      <w:pPr>
        <w:numPr>
          <w:ilvl w:val="0"/>
          <w:numId w:val="193"/>
        </w:numPr>
        <w:rPr>
          <w:rFonts w:asciiTheme="minorHAnsi" w:hAnsiTheme="minorHAnsi" w:cstheme="minorHAnsi"/>
        </w:rPr>
      </w:pPr>
      <w:r w:rsidRPr="00D92D68">
        <w:rPr>
          <w:rFonts w:asciiTheme="minorHAnsi" w:hAnsiTheme="minorHAnsi" w:cstheme="minorHAnsi"/>
        </w:rPr>
        <w:t>First Aid Kit Restocking Records (Monthly)</w:t>
      </w:r>
    </w:p>
    <w:p w14:paraId="59AE3E38" w14:textId="77777777" w:rsidR="00DB7E3D" w:rsidRPr="00D92D68" w:rsidRDefault="00DB7E3D">
      <w:pPr>
        <w:numPr>
          <w:ilvl w:val="0"/>
          <w:numId w:val="193"/>
        </w:numPr>
        <w:rPr>
          <w:rFonts w:asciiTheme="minorHAnsi" w:hAnsiTheme="minorHAnsi" w:cstheme="minorHAnsi"/>
        </w:rPr>
      </w:pPr>
      <w:r w:rsidRPr="00D92D68">
        <w:rPr>
          <w:rFonts w:asciiTheme="minorHAnsi" w:hAnsiTheme="minorHAnsi" w:cstheme="minorHAnsi"/>
        </w:rPr>
        <w:t>Training and Drill Attendance Sheets (Quarterly)</w:t>
      </w:r>
    </w:p>
    <w:p w14:paraId="0C95D006" w14:textId="77777777" w:rsidR="00DB7E3D" w:rsidRPr="00D92D68" w:rsidRDefault="00DB7E3D" w:rsidP="00DB7E3D">
      <w:pPr>
        <w:rPr>
          <w:rFonts w:asciiTheme="minorHAnsi" w:hAnsiTheme="minorHAnsi" w:cstheme="minorHAnsi"/>
        </w:rPr>
      </w:pPr>
      <w:r w:rsidRPr="00D92D68">
        <w:rPr>
          <w:rFonts w:asciiTheme="minorHAnsi" w:hAnsiTheme="minorHAnsi" w:cstheme="minorHAnsi"/>
        </w:rPr>
        <w:t>All documents are retained in for a minimum of three years.</w:t>
      </w:r>
    </w:p>
    <w:p w14:paraId="6A5A3C4F" w14:textId="77777777" w:rsidR="00DB7E3D" w:rsidRPr="00D92D68" w:rsidRDefault="00DB7E3D" w:rsidP="00DB7E3D">
      <w:pPr>
        <w:rPr>
          <w:rFonts w:asciiTheme="minorHAnsi" w:hAnsiTheme="minorHAnsi" w:cstheme="minorHAnsi"/>
        </w:rPr>
      </w:pPr>
    </w:p>
    <w:p w14:paraId="22C8A381" w14:textId="77777777" w:rsidR="00DB7E3D" w:rsidRPr="00D92D68" w:rsidRDefault="00DB7E3D" w:rsidP="00DB7E3D">
      <w:pPr>
        <w:rPr>
          <w:rFonts w:asciiTheme="minorHAnsi" w:hAnsiTheme="minorHAnsi" w:cstheme="minorHAnsi"/>
          <w:b/>
          <w:bCs/>
        </w:rPr>
      </w:pPr>
      <w:r w:rsidRPr="00D92D68">
        <w:rPr>
          <w:rFonts w:asciiTheme="minorHAnsi" w:hAnsiTheme="minorHAnsi" w:cstheme="minorHAnsi"/>
          <w:b/>
          <w:bCs/>
        </w:rPr>
        <w:t>Review Mechanism</w:t>
      </w:r>
    </w:p>
    <w:p w14:paraId="0635488F" w14:textId="77777777" w:rsidR="00DB7E3D" w:rsidRDefault="00DB7E3D" w:rsidP="00DB7E3D">
      <w:pPr>
        <w:jc w:val="both"/>
        <w:rPr>
          <w:rFonts w:asciiTheme="minorHAnsi" w:hAnsiTheme="minorHAnsi" w:cstheme="minorHAnsi"/>
        </w:rPr>
      </w:pPr>
      <w:r w:rsidRPr="00D92D68">
        <w:rPr>
          <w:rFonts w:asciiTheme="minorHAnsi" w:hAnsiTheme="minorHAnsi" w:cstheme="minorHAnsi"/>
        </w:rPr>
        <w:t xml:space="preserve">The emergency equipment provision procedure at </w:t>
      </w:r>
      <w:r>
        <w:rPr>
          <w:rFonts w:asciiTheme="minorHAnsi" w:hAnsiTheme="minorHAnsi" w:cstheme="minorHAnsi"/>
        </w:rPr>
        <w:t>Choksi Heraeus Private Limited</w:t>
      </w:r>
      <w:r w:rsidRPr="00D30E25">
        <w:rPr>
          <w:rFonts w:asciiTheme="minorHAnsi" w:hAnsiTheme="minorHAnsi" w:cstheme="minorHAnsi"/>
        </w:rPr>
        <w:t xml:space="preserve"> </w:t>
      </w:r>
      <w:r w:rsidRPr="00D92D68">
        <w:rPr>
          <w:rFonts w:asciiTheme="minorHAnsi" w:hAnsiTheme="minorHAnsi" w:cstheme="minorHAnsi"/>
        </w:rPr>
        <w:t>is reviewed by the HSE Manager in coordination with the Internal Safety Committee, with final approval by the Operations Head. Reviews are conducted annually, and after any incidents to ensure equipment effectiveness and compliance. Feedback from drills and employees is incorporated for continuous improvement. All findings are recorded in the Emergency Equipment Review Log and the SOP is updated annually or as needed based on changes or audit results.</w:t>
      </w:r>
    </w:p>
    <w:p w14:paraId="48F11FB1" w14:textId="77777777" w:rsidR="00620EAB" w:rsidRDefault="00620EAB" w:rsidP="00DB7E3D">
      <w:pPr>
        <w:jc w:val="both"/>
        <w:rPr>
          <w:rFonts w:asciiTheme="minorHAnsi" w:hAnsiTheme="minorHAnsi" w:cstheme="minorHAnsi"/>
        </w:rPr>
      </w:pPr>
    </w:p>
    <w:p w14:paraId="3B390939" w14:textId="77777777" w:rsidR="00620EAB" w:rsidRDefault="00620EAB" w:rsidP="00DB7E3D">
      <w:pPr>
        <w:jc w:val="both"/>
        <w:rPr>
          <w:rFonts w:asciiTheme="minorHAnsi" w:hAnsiTheme="minorHAnsi" w:cstheme="minorHAnsi"/>
        </w:rPr>
      </w:pPr>
    </w:p>
    <w:p w14:paraId="727C8266" w14:textId="77777777" w:rsidR="00620EAB" w:rsidRDefault="00620EAB" w:rsidP="00DB7E3D">
      <w:pPr>
        <w:jc w:val="both"/>
        <w:rPr>
          <w:rFonts w:asciiTheme="minorHAnsi" w:hAnsiTheme="minorHAnsi" w:cstheme="minorHAnsi"/>
        </w:rPr>
      </w:pPr>
    </w:p>
    <w:p w14:paraId="71999335" w14:textId="77777777" w:rsidR="00620EAB" w:rsidRDefault="00620EAB" w:rsidP="00DB7E3D">
      <w:pPr>
        <w:jc w:val="both"/>
        <w:rPr>
          <w:rFonts w:asciiTheme="minorHAnsi" w:hAnsiTheme="minorHAnsi" w:cstheme="minorHAnsi"/>
        </w:rPr>
      </w:pPr>
    </w:p>
    <w:p w14:paraId="49542399" w14:textId="77777777" w:rsidR="00620EAB" w:rsidRDefault="00620EAB" w:rsidP="00DB7E3D">
      <w:pPr>
        <w:jc w:val="both"/>
        <w:rPr>
          <w:rFonts w:asciiTheme="minorHAnsi" w:hAnsiTheme="minorHAnsi" w:cstheme="minorHAnsi"/>
        </w:rPr>
      </w:pPr>
    </w:p>
    <w:p w14:paraId="1627D46A" w14:textId="77777777" w:rsidR="00620EAB" w:rsidRDefault="00620EAB" w:rsidP="00DB7E3D">
      <w:pPr>
        <w:jc w:val="both"/>
        <w:rPr>
          <w:rFonts w:asciiTheme="minorHAnsi" w:hAnsiTheme="minorHAnsi" w:cstheme="minorHAnsi"/>
        </w:rPr>
      </w:pPr>
    </w:p>
    <w:p w14:paraId="452D4E5F" w14:textId="77777777" w:rsidR="00DB7E3D" w:rsidRDefault="00DB7E3D" w:rsidP="00DB7E3D">
      <w:pPr>
        <w:jc w:val="both"/>
        <w:rPr>
          <w:rStyle w:val="Strong"/>
          <w:sz w:val="28"/>
          <w:szCs w:val="28"/>
        </w:rPr>
      </w:pPr>
    </w:p>
    <w:p w14:paraId="762463BB" w14:textId="77777777" w:rsidR="00DB7E3D" w:rsidRPr="006B79AB" w:rsidRDefault="00DB7E3D">
      <w:pPr>
        <w:pStyle w:val="Heading1"/>
        <w:numPr>
          <w:ilvl w:val="0"/>
          <w:numId w:val="223"/>
        </w:numPr>
        <w:spacing w:line="276" w:lineRule="auto"/>
        <w:rPr>
          <w:rStyle w:val="Strong"/>
          <w:rFonts w:asciiTheme="minorHAnsi" w:hAnsiTheme="minorHAnsi" w:cstheme="minorHAnsi"/>
          <w:bCs w:val="0"/>
          <w:color w:val="000000" w:themeColor="text1"/>
        </w:rPr>
      </w:pPr>
      <w:bookmarkStart w:id="17" w:name="_Toc206421213"/>
      <w:r w:rsidRPr="006B79AB">
        <w:rPr>
          <w:rStyle w:val="Strong"/>
          <w:rFonts w:asciiTheme="minorHAnsi" w:hAnsiTheme="minorHAnsi" w:cstheme="minorHAnsi"/>
          <w:bCs w:val="0"/>
          <w:color w:val="000000" w:themeColor="text1"/>
        </w:rPr>
        <w:lastRenderedPageBreak/>
        <w:t>Equipment Safety Inspection</w:t>
      </w:r>
      <w:bookmarkEnd w:id="17"/>
    </w:p>
    <w:p w14:paraId="6D12F93D" w14:textId="77777777" w:rsidR="00DB7E3D" w:rsidRDefault="00DB7E3D" w:rsidP="00DB7E3D">
      <w:pPr>
        <w:rPr>
          <w:lang w:val="en-US"/>
        </w:rPr>
      </w:pPr>
    </w:p>
    <w:p w14:paraId="0BF08031" w14:textId="77777777" w:rsidR="00DB7E3D" w:rsidRPr="00CA485B" w:rsidRDefault="00DB7E3D" w:rsidP="00DB7E3D">
      <w:pPr>
        <w:jc w:val="both"/>
        <w:rPr>
          <w:rFonts w:asciiTheme="minorHAnsi" w:hAnsiTheme="minorHAnsi" w:cstheme="minorHAnsi"/>
          <w:b/>
          <w:bCs/>
        </w:rPr>
      </w:pPr>
      <w:r w:rsidRPr="00CA485B">
        <w:rPr>
          <w:rFonts w:asciiTheme="minorHAnsi" w:hAnsiTheme="minorHAnsi" w:cstheme="minorHAnsi"/>
          <w:b/>
          <w:bCs/>
        </w:rPr>
        <w:t>Purpose</w:t>
      </w:r>
    </w:p>
    <w:p w14:paraId="247281FD" w14:textId="77777777" w:rsidR="00DB7E3D" w:rsidRPr="00CA485B" w:rsidRDefault="00DB7E3D" w:rsidP="00DB7E3D">
      <w:pPr>
        <w:jc w:val="both"/>
        <w:rPr>
          <w:rFonts w:asciiTheme="minorHAnsi" w:hAnsiTheme="minorHAnsi" w:cstheme="minorHAnsi"/>
        </w:rPr>
      </w:pPr>
      <w:r w:rsidRPr="00CA485B">
        <w:rPr>
          <w:rFonts w:asciiTheme="minorHAnsi" w:hAnsiTheme="minorHAnsi" w:cstheme="minorHAnsi"/>
        </w:rPr>
        <w:t>To establish a structured and auditable process for regularly inspecting machinery and equipment to ensure:</w:t>
      </w:r>
    </w:p>
    <w:p w14:paraId="57F18480" w14:textId="77777777" w:rsidR="00DB7E3D" w:rsidRPr="00A96DFF" w:rsidRDefault="00DB7E3D">
      <w:pPr>
        <w:numPr>
          <w:ilvl w:val="0"/>
          <w:numId w:val="144"/>
        </w:numPr>
        <w:jc w:val="both"/>
        <w:rPr>
          <w:rFonts w:asciiTheme="minorHAnsi" w:hAnsiTheme="minorHAnsi" w:cstheme="minorHAnsi"/>
        </w:rPr>
      </w:pPr>
      <w:r w:rsidRPr="00A96DFF">
        <w:rPr>
          <w:rFonts w:asciiTheme="minorHAnsi" w:hAnsiTheme="minorHAnsi" w:cstheme="minorHAnsi"/>
        </w:rPr>
        <w:t>Workplace safety for all employees</w:t>
      </w:r>
    </w:p>
    <w:p w14:paraId="6775082D" w14:textId="77777777" w:rsidR="00DB7E3D" w:rsidRPr="00A96DFF" w:rsidRDefault="00DB7E3D">
      <w:pPr>
        <w:numPr>
          <w:ilvl w:val="0"/>
          <w:numId w:val="144"/>
        </w:numPr>
        <w:jc w:val="both"/>
        <w:rPr>
          <w:rFonts w:asciiTheme="minorHAnsi" w:hAnsiTheme="minorHAnsi" w:cstheme="minorHAnsi"/>
        </w:rPr>
      </w:pPr>
      <w:r w:rsidRPr="00A96DFF">
        <w:rPr>
          <w:rFonts w:asciiTheme="minorHAnsi" w:hAnsiTheme="minorHAnsi" w:cstheme="minorHAnsi"/>
        </w:rPr>
        <w:t>Early detection and resolution of mechanical or electrical hazards</w:t>
      </w:r>
    </w:p>
    <w:p w14:paraId="0FC792D9" w14:textId="77777777" w:rsidR="00DB7E3D" w:rsidRPr="00A96DFF" w:rsidRDefault="00DB7E3D">
      <w:pPr>
        <w:numPr>
          <w:ilvl w:val="0"/>
          <w:numId w:val="144"/>
        </w:numPr>
        <w:jc w:val="both"/>
        <w:rPr>
          <w:rFonts w:asciiTheme="minorHAnsi" w:hAnsiTheme="minorHAnsi" w:cstheme="minorHAnsi"/>
        </w:rPr>
      </w:pPr>
      <w:r w:rsidRPr="00A96DFF">
        <w:rPr>
          <w:rFonts w:asciiTheme="minorHAnsi" w:hAnsiTheme="minorHAnsi" w:cstheme="minorHAnsi"/>
        </w:rPr>
        <w:t>Compliance with applicable statutory and client-specific safety standards</w:t>
      </w:r>
    </w:p>
    <w:p w14:paraId="765942E7" w14:textId="77777777" w:rsidR="00DB7E3D" w:rsidRPr="00CA485B" w:rsidRDefault="00DB7E3D">
      <w:pPr>
        <w:numPr>
          <w:ilvl w:val="0"/>
          <w:numId w:val="144"/>
        </w:numPr>
        <w:jc w:val="both"/>
        <w:rPr>
          <w:rFonts w:asciiTheme="minorHAnsi" w:hAnsiTheme="minorHAnsi" w:cstheme="minorHAnsi"/>
        </w:rPr>
      </w:pPr>
      <w:r w:rsidRPr="00A96DFF">
        <w:rPr>
          <w:rFonts w:asciiTheme="minorHAnsi" w:hAnsiTheme="minorHAnsi" w:cstheme="minorHAnsi"/>
        </w:rPr>
        <w:t>Reduced risk of equipment-related incidents, downtime, and operational disruptions</w:t>
      </w:r>
    </w:p>
    <w:p w14:paraId="5968A156" w14:textId="77777777" w:rsidR="00DB7E3D" w:rsidRPr="00CA485B" w:rsidRDefault="00DB7E3D" w:rsidP="00DB7E3D">
      <w:pPr>
        <w:jc w:val="both"/>
        <w:rPr>
          <w:rFonts w:asciiTheme="minorHAnsi" w:hAnsiTheme="minorHAnsi" w:cstheme="minorHAnsi"/>
        </w:rPr>
      </w:pPr>
    </w:p>
    <w:p w14:paraId="1E023F2E" w14:textId="77777777" w:rsidR="00DB7E3D" w:rsidRPr="00CA485B" w:rsidRDefault="00DB7E3D" w:rsidP="00DB7E3D">
      <w:pPr>
        <w:jc w:val="both"/>
        <w:rPr>
          <w:rFonts w:asciiTheme="minorHAnsi" w:hAnsiTheme="minorHAnsi" w:cstheme="minorHAnsi"/>
          <w:b/>
          <w:bCs/>
        </w:rPr>
      </w:pPr>
      <w:r w:rsidRPr="00CA485B">
        <w:rPr>
          <w:rFonts w:asciiTheme="minorHAnsi" w:hAnsiTheme="minorHAnsi" w:cstheme="minorHAnsi"/>
          <w:b/>
          <w:bCs/>
        </w:rPr>
        <w:t>Scope</w:t>
      </w:r>
    </w:p>
    <w:p w14:paraId="573E8081" w14:textId="77777777" w:rsidR="00DB7E3D" w:rsidRPr="00A96DFF" w:rsidRDefault="00DB7E3D" w:rsidP="00DB7E3D">
      <w:pPr>
        <w:rPr>
          <w:rFonts w:asciiTheme="minorHAnsi" w:hAnsiTheme="minorHAnsi" w:cstheme="minorHAnsi"/>
          <w:lang w:val="en-US"/>
        </w:rPr>
      </w:pPr>
      <w:r w:rsidRPr="00A96DFF">
        <w:rPr>
          <w:rFonts w:asciiTheme="minorHAnsi" w:hAnsiTheme="minorHAnsi" w:cstheme="minorHAnsi"/>
          <w:lang w:val="en-US"/>
        </w:rPr>
        <w:t>This SOP applies to all operational machinery and equipment located in:</w:t>
      </w:r>
    </w:p>
    <w:p w14:paraId="13D4C8EE" w14:textId="77777777" w:rsidR="00DB7E3D" w:rsidRPr="00A96DFF" w:rsidRDefault="00DB7E3D">
      <w:pPr>
        <w:numPr>
          <w:ilvl w:val="0"/>
          <w:numId w:val="186"/>
        </w:numPr>
        <w:rPr>
          <w:rFonts w:asciiTheme="minorHAnsi" w:hAnsiTheme="minorHAnsi" w:cstheme="minorHAnsi"/>
          <w:lang w:val="en-US"/>
        </w:rPr>
      </w:pPr>
      <w:r w:rsidRPr="00A96DFF">
        <w:rPr>
          <w:rFonts w:asciiTheme="minorHAnsi" w:hAnsiTheme="minorHAnsi" w:cstheme="minorHAnsi"/>
          <w:lang w:val="en-US"/>
        </w:rPr>
        <w:t>Production areas (metals refining, powder processing, specialized furnaces)</w:t>
      </w:r>
    </w:p>
    <w:p w14:paraId="652D13CC" w14:textId="77777777" w:rsidR="00DB7E3D" w:rsidRPr="00A96DFF" w:rsidRDefault="00DB7E3D">
      <w:pPr>
        <w:numPr>
          <w:ilvl w:val="0"/>
          <w:numId w:val="186"/>
        </w:numPr>
        <w:rPr>
          <w:rFonts w:asciiTheme="minorHAnsi" w:hAnsiTheme="minorHAnsi" w:cstheme="minorHAnsi"/>
          <w:lang w:val="en-US"/>
        </w:rPr>
      </w:pPr>
      <w:r w:rsidRPr="00A96DFF">
        <w:rPr>
          <w:rFonts w:asciiTheme="minorHAnsi" w:hAnsiTheme="minorHAnsi" w:cstheme="minorHAnsi"/>
          <w:lang w:val="en-US"/>
        </w:rPr>
        <w:t>Utility and support systems (e.g., boilers, compressors, HVAC units, dryers, chillers)</w:t>
      </w:r>
    </w:p>
    <w:p w14:paraId="0D5D61F0" w14:textId="77777777" w:rsidR="00DB7E3D" w:rsidRPr="00A96DFF" w:rsidRDefault="00DB7E3D">
      <w:pPr>
        <w:numPr>
          <w:ilvl w:val="0"/>
          <w:numId w:val="186"/>
        </w:numPr>
        <w:rPr>
          <w:rFonts w:asciiTheme="minorHAnsi" w:hAnsiTheme="minorHAnsi" w:cstheme="minorHAnsi"/>
          <w:lang w:val="en-US"/>
        </w:rPr>
      </w:pPr>
      <w:r w:rsidRPr="00A96DFF">
        <w:rPr>
          <w:rFonts w:asciiTheme="minorHAnsi" w:hAnsiTheme="minorHAnsi" w:cstheme="minorHAnsi"/>
          <w:lang w:val="en-US"/>
        </w:rPr>
        <w:t>Storage and material handling zones (cranes, hoists, forklifts)</w:t>
      </w:r>
    </w:p>
    <w:p w14:paraId="5282EC15" w14:textId="77777777" w:rsidR="00DB7E3D" w:rsidRPr="00A96DFF" w:rsidRDefault="00DB7E3D">
      <w:pPr>
        <w:numPr>
          <w:ilvl w:val="0"/>
          <w:numId w:val="186"/>
        </w:numPr>
        <w:rPr>
          <w:rFonts w:asciiTheme="minorHAnsi" w:hAnsiTheme="minorHAnsi" w:cstheme="minorHAnsi"/>
          <w:lang w:val="en-US"/>
        </w:rPr>
      </w:pPr>
      <w:r w:rsidRPr="00A96DFF">
        <w:rPr>
          <w:rFonts w:asciiTheme="minorHAnsi" w:hAnsiTheme="minorHAnsi" w:cstheme="minorHAnsi"/>
          <w:lang w:val="en-US"/>
        </w:rPr>
        <w:t>Electrical and mechanical service areas (panels, transformers, DG sets)</w:t>
      </w:r>
    </w:p>
    <w:p w14:paraId="03A7CECE" w14:textId="77777777" w:rsidR="00DB7E3D" w:rsidRDefault="00DB7E3D" w:rsidP="00DB7E3D">
      <w:pPr>
        <w:rPr>
          <w:rFonts w:asciiTheme="minorHAnsi" w:hAnsiTheme="minorHAnsi" w:cstheme="minorHAnsi"/>
        </w:rPr>
      </w:pPr>
    </w:p>
    <w:p w14:paraId="57B55AE6" w14:textId="77777777" w:rsidR="00DB7E3D" w:rsidRPr="00CA485B" w:rsidRDefault="00DB7E3D" w:rsidP="00DB7E3D">
      <w:pPr>
        <w:rPr>
          <w:rFonts w:asciiTheme="minorHAnsi" w:hAnsiTheme="minorHAnsi" w:cstheme="minorHAnsi"/>
          <w:b/>
          <w:bCs/>
        </w:rPr>
      </w:pPr>
      <w:r w:rsidRPr="00CA485B">
        <w:rPr>
          <w:rFonts w:asciiTheme="minorHAnsi" w:hAnsiTheme="minorHAnsi" w:cstheme="minorHAnsi"/>
          <w:b/>
          <w:bCs/>
        </w:rPr>
        <w:t>Responsibilities</w:t>
      </w:r>
    </w:p>
    <w:p w14:paraId="636D0DE2" w14:textId="77777777" w:rsidR="00DB7E3D" w:rsidRDefault="00DB7E3D" w:rsidP="00DB7E3D">
      <w:pPr>
        <w:rPr>
          <w:rFonts w:asciiTheme="minorHAnsi" w:hAnsiTheme="minorHAnsi" w:cstheme="minorHAnsi"/>
        </w:rPr>
      </w:pPr>
    </w:p>
    <w:p w14:paraId="69BA7941" w14:textId="77777777" w:rsidR="00DB7E3D" w:rsidRPr="00A96DFF" w:rsidRDefault="00DB7E3D" w:rsidP="00DB7E3D">
      <w:pPr>
        <w:jc w:val="both"/>
        <w:rPr>
          <w:rFonts w:asciiTheme="minorHAnsi" w:hAnsiTheme="minorHAnsi" w:cstheme="minorHAnsi"/>
          <w:lang w:val="en-US"/>
        </w:rPr>
      </w:pPr>
      <w:r w:rsidRPr="00A96DFF">
        <w:rPr>
          <w:rFonts w:asciiTheme="minorHAnsi" w:hAnsiTheme="minorHAnsi" w:cstheme="minorHAnsi"/>
          <w:lang w:val="en-US"/>
        </w:rPr>
        <w:t xml:space="preserve">At </w:t>
      </w:r>
      <w:r w:rsidRPr="00A96DFF">
        <w:rPr>
          <w:rFonts w:asciiTheme="minorHAnsi" w:hAnsiTheme="minorHAnsi" w:cstheme="minorHAnsi"/>
          <w:b/>
          <w:bCs/>
          <w:lang w:val="en-US"/>
        </w:rPr>
        <w:t>Choksi Heraeus Private Limited</w:t>
      </w:r>
      <w:r w:rsidRPr="00A96DFF">
        <w:rPr>
          <w:rFonts w:asciiTheme="minorHAnsi" w:hAnsiTheme="minorHAnsi" w:cstheme="minorHAnsi"/>
          <w:lang w:val="en-US"/>
        </w:rPr>
        <w:t>, equipment safety inspections are carried out through coordinated efforts:</w:t>
      </w:r>
    </w:p>
    <w:p w14:paraId="31CAB0DE" w14:textId="77777777" w:rsidR="00DB7E3D" w:rsidRDefault="00DB7E3D">
      <w:pPr>
        <w:numPr>
          <w:ilvl w:val="0"/>
          <w:numId w:val="156"/>
        </w:numPr>
        <w:jc w:val="both"/>
        <w:rPr>
          <w:rFonts w:asciiTheme="minorHAnsi" w:hAnsiTheme="minorHAnsi" w:cstheme="minorHAnsi"/>
          <w:lang w:val="en-US"/>
        </w:rPr>
      </w:pPr>
      <w:r w:rsidRPr="00A96DFF">
        <w:rPr>
          <w:rFonts w:asciiTheme="minorHAnsi" w:hAnsiTheme="minorHAnsi" w:cstheme="minorHAnsi"/>
          <w:b/>
          <w:bCs/>
          <w:lang w:val="en-US"/>
        </w:rPr>
        <w:t>Safety Officer</w:t>
      </w:r>
    </w:p>
    <w:p w14:paraId="47F010F6" w14:textId="77777777" w:rsidR="00DB7E3D" w:rsidRPr="00A96DFF" w:rsidRDefault="00DB7E3D" w:rsidP="00DB7E3D">
      <w:pPr>
        <w:ind w:left="720"/>
        <w:jc w:val="both"/>
        <w:rPr>
          <w:rFonts w:asciiTheme="minorHAnsi" w:hAnsiTheme="minorHAnsi" w:cstheme="minorHAnsi"/>
          <w:lang w:val="en-US"/>
        </w:rPr>
      </w:pPr>
      <w:r>
        <w:rPr>
          <w:rFonts w:asciiTheme="minorHAnsi" w:hAnsiTheme="minorHAnsi" w:cstheme="minorHAnsi"/>
          <w:lang w:val="en-US"/>
        </w:rPr>
        <w:t>E</w:t>
      </w:r>
      <w:r w:rsidRPr="00A96DFF">
        <w:rPr>
          <w:rFonts w:asciiTheme="minorHAnsi" w:hAnsiTheme="minorHAnsi" w:cstheme="minorHAnsi"/>
          <w:lang w:val="en-US"/>
        </w:rPr>
        <w:t>nsures</w:t>
      </w:r>
      <w:r>
        <w:rPr>
          <w:rFonts w:asciiTheme="minorHAnsi" w:hAnsiTheme="minorHAnsi" w:cstheme="minorHAnsi"/>
          <w:lang w:val="en-US"/>
        </w:rPr>
        <w:t xml:space="preserve"> safe and</w:t>
      </w:r>
      <w:r w:rsidRPr="00A96DFF">
        <w:rPr>
          <w:rFonts w:asciiTheme="minorHAnsi" w:hAnsiTheme="minorHAnsi" w:cstheme="minorHAnsi"/>
          <w:lang w:val="en-US"/>
        </w:rPr>
        <w:t xml:space="preserve"> proper use of the </w:t>
      </w:r>
      <w:r w:rsidRPr="00A96DFF">
        <w:rPr>
          <w:rFonts w:asciiTheme="minorHAnsi" w:hAnsiTheme="minorHAnsi" w:cstheme="minorHAnsi"/>
          <w:i/>
          <w:iCs/>
          <w:lang w:val="en-US"/>
        </w:rPr>
        <w:t>Equipment</w:t>
      </w:r>
      <w:r w:rsidRPr="00A96DFF">
        <w:rPr>
          <w:rFonts w:asciiTheme="minorHAnsi" w:hAnsiTheme="minorHAnsi" w:cstheme="minorHAnsi"/>
          <w:lang w:val="en-US"/>
        </w:rPr>
        <w:t>, maintains centralized records, and conducts periodic internal audits.</w:t>
      </w:r>
    </w:p>
    <w:p w14:paraId="5FC77ED0" w14:textId="77777777" w:rsidR="00DB7E3D" w:rsidRPr="00A96DFF" w:rsidRDefault="00DB7E3D">
      <w:pPr>
        <w:numPr>
          <w:ilvl w:val="0"/>
          <w:numId w:val="156"/>
        </w:numPr>
        <w:jc w:val="both"/>
        <w:rPr>
          <w:rFonts w:asciiTheme="minorHAnsi" w:hAnsiTheme="minorHAnsi" w:cstheme="minorHAnsi"/>
          <w:lang w:val="en-US"/>
        </w:rPr>
      </w:pPr>
      <w:r w:rsidRPr="00A96DFF">
        <w:rPr>
          <w:rFonts w:asciiTheme="minorHAnsi" w:hAnsiTheme="minorHAnsi" w:cstheme="minorHAnsi"/>
          <w:b/>
          <w:bCs/>
          <w:lang w:val="en-US"/>
        </w:rPr>
        <w:t>Maintenance Team</w:t>
      </w:r>
      <w:r w:rsidRPr="00A96DFF">
        <w:rPr>
          <w:rFonts w:asciiTheme="minorHAnsi" w:hAnsiTheme="minorHAnsi" w:cstheme="minorHAnsi"/>
          <w:lang w:val="en-US"/>
        </w:rPr>
        <w:br/>
        <w:t>Performs scheduled inspections, completes inspection forms, and executes timely repairs to ensure safe and efficient equipment operation.</w:t>
      </w:r>
    </w:p>
    <w:p w14:paraId="0358DC6A" w14:textId="77777777" w:rsidR="00DB7E3D" w:rsidRPr="00A96DFF" w:rsidRDefault="00DB7E3D">
      <w:pPr>
        <w:numPr>
          <w:ilvl w:val="0"/>
          <w:numId w:val="156"/>
        </w:numPr>
        <w:jc w:val="both"/>
        <w:rPr>
          <w:rFonts w:asciiTheme="minorHAnsi" w:hAnsiTheme="minorHAnsi" w:cstheme="minorHAnsi"/>
          <w:lang w:val="en-US"/>
        </w:rPr>
      </w:pPr>
      <w:r w:rsidRPr="00A96DFF">
        <w:rPr>
          <w:rFonts w:asciiTheme="minorHAnsi" w:hAnsiTheme="minorHAnsi" w:cstheme="minorHAnsi"/>
          <w:b/>
          <w:bCs/>
          <w:lang w:val="en-US"/>
        </w:rPr>
        <w:t>Operators</w:t>
      </w:r>
      <w:r w:rsidRPr="00A96DFF">
        <w:rPr>
          <w:rFonts w:asciiTheme="minorHAnsi" w:hAnsiTheme="minorHAnsi" w:cstheme="minorHAnsi"/>
          <w:lang w:val="en-US"/>
        </w:rPr>
        <w:br/>
        <w:t>Conduct daily visual checks before equipment use</w:t>
      </w:r>
      <w:ins w:id="18" w:author="Babu, B N Ramesh" w:date="2025-08-23T15:25:00Z" w16du:dateUtc="2025-08-23T09:55:00Z">
        <w:r>
          <w:rPr>
            <w:rFonts w:asciiTheme="minorHAnsi" w:hAnsiTheme="minorHAnsi" w:cstheme="minorHAnsi"/>
            <w:lang w:val="en-US"/>
          </w:rPr>
          <w:t xml:space="preserve"> </w:t>
        </w:r>
      </w:ins>
      <w:r>
        <w:rPr>
          <w:rFonts w:asciiTheme="minorHAnsi" w:hAnsiTheme="minorHAnsi" w:cstheme="minorHAnsi"/>
          <w:lang w:val="en-US"/>
        </w:rPr>
        <w:t>as applicable</w:t>
      </w:r>
      <w:r w:rsidRPr="00A96DFF">
        <w:rPr>
          <w:rFonts w:asciiTheme="minorHAnsi" w:hAnsiTheme="minorHAnsi" w:cstheme="minorHAnsi"/>
          <w:lang w:val="en-US"/>
        </w:rPr>
        <w:t>, report deviations immediately, and strictly adhere to safety protocols and training.</w:t>
      </w:r>
    </w:p>
    <w:p w14:paraId="030C82BD" w14:textId="77777777" w:rsidR="00DB7E3D" w:rsidRPr="00A96DFF" w:rsidRDefault="00DB7E3D">
      <w:pPr>
        <w:numPr>
          <w:ilvl w:val="0"/>
          <w:numId w:val="156"/>
        </w:numPr>
        <w:jc w:val="both"/>
        <w:rPr>
          <w:rFonts w:asciiTheme="minorHAnsi" w:hAnsiTheme="minorHAnsi" w:cstheme="minorHAnsi"/>
          <w:lang w:val="en-US"/>
        </w:rPr>
      </w:pPr>
      <w:r w:rsidRPr="00A96DFF">
        <w:rPr>
          <w:rFonts w:asciiTheme="minorHAnsi" w:hAnsiTheme="minorHAnsi" w:cstheme="minorHAnsi"/>
          <w:b/>
          <w:bCs/>
          <w:lang w:val="en-US"/>
        </w:rPr>
        <w:t>Engineering Lead</w:t>
      </w:r>
      <w:r w:rsidRPr="00A96DFF">
        <w:rPr>
          <w:rFonts w:asciiTheme="minorHAnsi" w:hAnsiTheme="minorHAnsi" w:cstheme="minorHAnsi"/>
          <w:lang w:val="en-US"/>
        </w:rPr>
        <w:br/>
        <w:t>Provides technical diagnostics, recommends system upgrades, and coordinates external audits by client-appointed agencies when required.</w:t>
      </w:r>
    </w:p>
    <w:p w14:paraId="120030EE" w14:textId="77777777" w:rsidR="00DB7E3D" w:rsidRPr="00A96DFF" w:rsidRDefault="00DB7E3D" w:rsidP="00DB7E3D">
      <w:pPr>
        <w:ind w:left="720"/>
        <w:jc w:val="both"/>
        <w:rPr>
          <w:rFonts w:asciiTheme="minorHAnsi" w:hAnsiTheme="minorHAnsi" w:cstheme="minorHAnsi"/>
          <w:lang w:val="en-US"/>
        </w:rPr>
      </w:pPr>
    </w:p>
    <w:p w14:paraId="2C61CAA5" w14:textId="77777777" w:rsidR="00DB7E3D" w:rsidRDefault="00DB7E3D" w:rsidP="00DB7E3D">
      <w:pPr>
        <w:rPr>
          <w:rFonts w:asciiTheme="minorHAnsi" w:hAnsiTheme="minorHAnsi" w:cstheme="minorHAnsi"/>
          <w:b/>
          <w:bCs/>
        </w:rPr>
      </w:pPr>
      <w:r w:rsidRPr="00CA485B">
        <w:rPr>
          <w:rFonts w:asciiTheme="minorHAnsi" w:hAnsiTheme="minorHAnsi" w:cstheme="minorHAnsi"/>
          <w:b/>
          <w:bCs/>
        </w:rPr>
        <w:t>Inspection Frequency &amp; Types</w:t>
      </w:r>
    </w:p>
    <w:p w14:paraId="3EA7DE8E" w14:textId="77777777" w:rsidR="00DB7E3D" w:rsidRPr="00CA485B" w:rsidRDefault="00DB7E3D" w:rsidP="00DB7E3D">
      <w:pPr>
        <w:rPr>
          <w:rFonts w:asciiTheme="minorHAnsi" w:hAnsiTheme="minorHAnsi" w:cstheme="minorHAnsi"/>
          <w:b/>
          <w:bCs/>
        </w:rPr>
      </w:pPr>
    </w:p>
    <w:tbl>
      <w:tblPr>
        <w:tblStyle w:val="TableGrid"/>
        <w:tblW w:w="0" w:type="auto"/>
        <w:tblLook w:val="04A0" w:firstRow="1" w:lastRow="0" w:firstColumn="1" w:lastColumn="0" w:noHBand="0" w:noVBand="1"/>
      </w:tblPr>
      <w:tblGrid>
        <w:gridCol w:w="1254"/>
        <w:gridCol w:w="2483"/>
        <w:gridCol w:w="1977"/>
        <w:gridCol w:w="3396"/>
      </w:tblGrid>
      <w:tr w:rsidR="00DB7E3D" w:rsidRPr="00A96DFF" w14:paraId="61745A2A" w14:textId="77777777" w:rsidTr="00496FA7">
        <w:tc>
          <w:tcPr>
            <w:tcW w:w="0" w:type="auto"/>
            <w:hideMark/>
          </w:tcPr>
          <w:p w14:paraId="4911B36B" w14:textId="77777777" w:rsidR="00DB7E3D" w:rsidRPr="00A96DFF" w:rsidRDefault="00DB7E3D" w:rsidP="00496FA7">
            <w:pPr>
              <w:rPr>
                <w:rFonts w:asciiTheme="minorHAnsi" w:hAnsiTheme="minorHAnsi" w:cstheme="minorHAnsi"/>
                <w:b/>
                <w:bCs/>
                <w:lang w:val="en-US"/>
              </w:rPr>
            </w:pPr>
            <w:r w:rsidRPr="00A96DFF">
              <w:rPr>
                <w:rFonts w:asciiTheme="minorHAnsi" w:hAnsiTheme="minorHAnsi" w:cstheme="minorHAnsi"/>
                <w:b/>
                <w:bCs/>
                <w:lang w:val="en-US"/>
              </w:rPr>
              <w:t>Frequency</w:t>
            </w:r>
          </w:p>
        </w:tc>
        <w:tc>
          <w:tcPr>
            <w:tcW w:w="0" w:type="auto"/>
            <w:hideMark/>
          </w:tcPr>
          <w:p w14:paraId="471CF4CD" w14:textId="77777777" w:rsidR="00DB7E3D" w:rsidRPr="00A96DFF" w:rsidRDefault="00DB7E3D" w:rsidP="00496FA7">
            <w:pPr>
              <w:rPr>
                <w:rFonts w:asciiTheme="minorHAnsi" w:hAnsiTheme="minorHAnsi" w:cstheme="minorHAnsi"/>
                <w:b/>
                <w:bCs/>
                <w:lang w:val="en-US"/>
              </w:rPr>
            </w:pPr>
            <w:r w:rsidRPr="00A96DFF">
              <w:rPr>
                <w:rFonts w:asciiTheme="minorHAnsi" w:hAnsiTheme="minorHAnsi" w:cstheme="minorHAnsi"/>
                <w:b/>
                <w:bCs/>
                <w:lang w:val="en-US"/>
              </w:rPr>
              <w:t>Type of Inspection</w:t>
            </w:r>
          </w:p>
        </w:tc>
        <w:tc>
          <w:tcPr>
            <w:tcW w:w="0" w:type="auto"/>
            <w:hideMark/>
          </w:tcPr>
          <w:p w14:paraId="3CE829A6" w14:textId="77777777" w:rsidR="00DB7E3D" w:rsidRPr="00A96DFF" w:rsidRDefault="00DB7E3D" w:rsidP="00496FA7">
            <w:pPr>
              <w:rPr>
                <w:rFonts w:asciiTheme="minorHAnsi" w:hAnsiTheme="minorHAnsi" w:cstheme="minorHAnsi"/>
                <w:b/>
                <w:bCs/>
                <w:lang w:val="en-US"/>
              </w:rPr>
            </w:pPr>
            <w:r w:rsidRPr="00A96DFF">
              <w:rPr>
                <w:rFonts w:asciiTheme="minorHAnsi" w:hAnsiTheme="minorHAnsi" w:cstheme="minorHAnsi"/>
                <w:b/>
                <w:bCs/>
                <w:lang w:val="en-US"/>
              </w:rPr>
              <w:t>Conducted By</w:t>
            </w:r>
          </w:p>
        </w:tc>
        <w:tc>
          <w:tcPr>
            <w:tcW w:w="0" w:type="auto"/>
            <w:hideMark/>
          </w:tcPr>
          <w:p w14:paraId="3192A297" w14:textId="77777777" w:rsidR="00DB7E3D" w:rsidRPr="00A96DFF" w:rsidRDefault="00DB7E3D" w:rsidP="00496FA7">
            <w:pPr>
              <w:rPr>
                <w:rFonts w:asciiTheme="minorHAnsi" w:hAnsiTheme="minorHAnsi" w:cstheme="minorHAnsi"/>
                <w:b/>
                <w:bCs/>
                <w:lang w:val="en-US"/>
              </w:rPr>
            </w:pPr>
            <w:r w:rsidRPr="00A96DFF">
              <w:rPr>
                <w:rFonts w:asciiTheme="minorHAnsi" w:hAnsiTheme="minorHAnsi" w:cstheme="minorHAnsi"/>
                <w:b/>
                <w:bCs/>
                <w:lang w:val="en-US"/>
              </w:rPr>
              <w:t>Tools/Forms Used</w:t>
            </w:r>
          </w:p>
        </w:tc>
      </w:tr>
      <w:tr w:rsidR="00DB7E3D" w:rsidRPr="00A96DFF" w14:paraId="6C6629F6" w14:textId="77777777" w:rsidTr="00496FA7">
        <w:tc>
          <w:tcPr>
            <w:tcW w:w="0" w:type="auto"/>
            <w:hideMark/>
          </w:tcPr>
          <w:p w14:paraId="47B3D8E5" w14:textId="77777777" w:rsidR="00DB7E3D" w:rsidRPr="00A96DFF" w:rsidRDefault="00DB7E3D" w:rsidP="00496FA7">
            <w:pPr>
              <w:rPr>
                <w:rFonts w:asciiTheme="minorHAnsi" w:hAnsiTheme="minorHAnsi" w:cstheme="minorHAnsi"/>
                <w:lang w:val="en-US"/>
              </w:rPr>
            </w:pPr>
            <w:r w:rsidRPr="00A96DFF">
              <w:rPr>
                <w:rFonts w:asciiTheme="minorHAnsi" w:hAnsiTheme="minorHAnsi" w:cstheme="minorHAnsi"/>
                <w:b/>
                <w:bCs/>
                <w:lang w:val="en-US"/>
              </w:rPr>
              <w:t>Daily</w:t>
            </w:r>
          </w:p>
        </w:tc>
        <w:tc>
          <w:tcPr>
            <w:tcW w:w="0" w:type="auto"/>
            <w:hideMark/>
          </w:tcPr>
          <w:p w14:paraId="5994A8A6" w14:textId="77777777" w:rsidR="00DB7E3D" w:rsidRPr="00A96DFF" w:rsidRDefault="00DB7E3D" w:rsidP="00496FA7">
            <w:pPr>
              <w:rPr>
                <w:rFonts w:asciiTheme="minorHAnsi" w:hAnsiTheme="minorHAnsi" w:cstheme="minorHAnsi"/>
                <w:lang w:val="en-US"/>
              </w:rPr>
            </w:pPr>
            <w:r w:rsidRPr="00A96DFF">
              <w:rPr>
                <w:rFonts w:asciiTheme="minorHAnsi" w:hAnsiTheme="minorHAnsi" w:cstheme="minorHAnsi"/>
                <w:lang w:val="en-US"/>
              </w:rPr>
              <w:t>Visual Safety Check</w:t>
            </w:r>
          </w:p>
        </w:tc>
        <w:tc>
          <w:tcPr>
            <w:tcW w:w="0" w:type="auto"/>
            <w:hideMark/>
          </w:tcPr>
          <w:p w14:paraId="3716D1E1" w14:textId="77777777" w:rsidR="00DB7E3D" w:rsidRPr="00A96DFF" w:rsidRDefault="00DB7E3D" w:rsidP="00496FA7">
            <w:pPr>
              <w:rPr>
                <w:rFonts w:asciiTheme="minorHAnsi" w:hAnsiTheme="minorHAnsi" w:cstheme="minorHAnsi"/>
                <w:lang w:val="en-US"/>
              </w:rPr>
            </w:pPr>
            <w:r w:rsidRPr="00A96DFF">
              <w:rPr>
                <w:rFonts w:asciiTheme="minorHAnsi" w:hAnsiTheme="minorHAnsi" w:cstheme="minorHAnsi"/>
                <w:lang w:val="en-US"/>
              </w:rPr>
              <w:t>Operators</w:t>
            </w:r>
          </w:p>
        </w:tc>
        <w:tc>
          <w:tcPr>
            <w:tcW w:w="0" w:type="auto"/>
            <w:hideMark/>
          </w:tcPr>
          <w:p w14:paraId="017E7BF5" w14:textId="77777777" w:rsidR="00DB7E3D" w:rsidRPr="00A96DFF" w:rsidRDefault="00DB7E3D" w:rsidP="00496FA7">
            <w:pPr>
              <w:rPr>
                <w:rFonts w:asciiTheme="minorHAnsi" w:hAnsiTheme="minorHAnsi" w:cstheme="minorHAnsi"/>
                <w:lang w:val="en-US"/>
              </w:rPr>
            </w:pPr>
            <w:proofErr w:type="gramStart"/>
            <w:r w:rsidRPr="00A96DFF">
              <w:rPr>
                <w:rFonts w:asciiTheme="minorHAnsi" w:hAnsiTheme="minorHAnsi" w:cstheme="minorHAnsi"/>
                <w:lang w:val="en-US"/>
              </w:rPr>
              <w:t xml:space="preserve">Daily </w:t>
            </w:r>
            <w:r>
              <w:rPr>
                <w:rFonts w:asciiTheme="minorHAnsi" w:hAnsiTheme="minorHAnsi" w:cstheme="minorHAnsi"/>
                <w:lang w:val="en-US"/>
              </w:rPr>
              <w:t xml:space="preserve"> operator’s</w:t>
            </w:r>
            <w:proofErr w:type="gramEnd"/>
            <w:r>
              <w:rPr>
                <w:rFonts w:asciiTheme="minorHAnsi" w:hAnsiTheme="minorHAnsi" w:cstheme="minorHAnsi"/>
                <w:lang w:val="en-US"/>
              </w:rPr>
              <w:t xml:space="preserve"> inspection check list</w:t>
            </w:r>
          </w:p>
        </w:tc>
      </w:tr>
      <w:tr w:rsidR="00DB7E3D" w:rsidRPr="00A96DFF" w14:paraId="72FBA9FB" w14:textId="77777777" w:rsidTr="00496FA7">
        <w:tc>
          <w:tcPr>
            <w:tcW w:w="0" w:type="auto"/>
            <w:hideMark/>
          </w:tcPr>
          <w:p w14:paraId="2664B8E8" w14:textId="77777777" w:rsidR="00DB7E3D" w:rsidRPr="00A96DFF" w:rsidRDefault="00DB7E3D" w:rsidP="00496FA7">
            <w:pPr>
              <w:rPr>
                <w:rFonts w:asciiTheme="minorHAnsi" w:hAnsiTheme="minorHAnsi" w:cstheme="minorHAnsi"/>
                <w:lang w:val="en-US"/>
              </w:rPr>
            </w:pPr>
            <w:r w:rsidRPr="00A96DFF">
              <w:rPr>
                <w:rFonts w:asciiTheme="minorHAnsi" w:hAnsiTheme="minorHAnsi" w:cstheme="minorHAnsi"/>
                <w:b/>
                <w:bCs/>
                <w:lang w:val="en-US"/>
              </w:rPr>
              <w:t>Weekly</w:t>
            </w:r>
          </w:p>
        </w:tc>
        <w:tc>
          <w:tcPr>
            <w:tcW w:w="0" w:type="auto"/>
            <w:hideMark/>
          </w:tcPr>
          <w:p w14:paraId="011668F0" w14:textId="77777777" w:rsidR="00DB7E3D" w:rsidRPr="00A96DFF" w:rsidRDefault="00DB7E3D" w:rsidP="00496FA7">
            <w:pPr>
              <w:rPr>
                <w:rFonts w:asciiTheme="minorHAnsi" w:hAnsiTheme="minorHAnsi" w:cstheme="minorHAnsi"/>
                <w:lang w:val="en-US"/>
              </w:rPr>
            </w:pPr>
            <w:r w:rsidRPr="00A96DFF">
              <w:rPr>
                <w:rFonts w:asciiTheme="minorHAnsi" w:hAnsiTheme="minorHAnsi" w:cstheme="minorHAnsi"/>
                <w:lang w:val="en-US"/>
              </w:rPr>
              <w:t>Functional Test</w:t>
            </w:r>
          </w:p>
        </w:tc>
        <w:tc>
          <w:tcPr>
            <w:tcW w:w="0" w:type="auto"/>
            <w:hideMark/>
          </w:tcPr>
          <w:p w14:paraId="53C46BB2" w14:textId="77777777" w:rsidR="00DB7E3D" w:rsidRPr="00A96DFF" w:rsidRDefault="00DB7E3D" w:rsidP="00496FA7">
            <w:pPr>
              <w:rPr>
                <w:rFonts w:asciiTheme="minorHAnsi" w:hAnsiTheme="minorHAnsi" w:cstheme="minorHAnsi"/>
                <w:lang w:val="en-US"/>
              </w:rPr>
            </w:pPr>
            <w:r w:rsidRPr="00A96DFF">
              <w:rPr>
                <w:rFonts w:asciiTheme="minorHAnsi" w:hAnsiTheme="minorHAnsi" w:cstheme="minorHAnsi"/>
                <w:lang w:val="en-US"/>
              </w:rPr>
              <w:t>Maintenance</w:t>
            </w:r>
          </w:p>
        </w:tc>
        <w:tc>
          <w:tcPr>
            <w:tcW w:w="0" w:type="auto"/>
            <w:hideMark/>
          </w:tcPr>
          <w:p w14:paraId="31646176" w14:textId="77777777" w:rsidR="00DB7E3D" w:rsidRPr="00A96DFF" w:rsidRDefault="00DB7E3D" w:rsidP="00496FA7">
            <w:pPr>
              <w:rPr>
                <w:rFonts w:asciiTheme="minorHAnsi" w:hAnsiTheme="minorHAnsi" w:cstheme="minorHAnsi"/>
                <w:lang w:val="en-US"/>
              </w:rPr>
            </w:pPr>
            <w:r w:rsidRPr="00A96DFF">
              <w:rPr>
                <w:rFonts w:asciiTheme="minorHAnsi" w:hAnsiTheme="minorHAnsi" w:cstheme="minorHAnsi"/>
                <w:lang w:val="en-US"/>
              </w:rPr>
              <w:t xml:space="preserve">Weekly Checklist </w:t>
            </w:r>
          </w:p>
        </w:tc>
      </w:tr>
      <w:tr w:rsidR="00DB7E3D" w:rsidRPr="00A96DFF" w14:paraId="67DC3643" w14:textId="77777777" w:rsidTr="00496FA7">
        <w:tc>
          <w:tcPr>
            <w:tcW w:w="0" w:type="auto"/>
            <w:hideMark/>
          </w:tcPr>
          <w:p w14:paraId="3BB4F247" w14:textId="77777777" w:rsidR="00DB7E3D" w:rsidRPr="00A96DFF" w:rsidRDefault="00DB7E3D" w:rsidP="00496FA7">
            <w:pPr>
              <w:rPr>
                <w:rFonts w:asciiTheme="minorHAnsi" w:hAnsiTheme="minorHAnsi" w:cstheme="minorHAnsi"/>
                <w:lang w:val="en-US"/>
              </w:rPr>
            </w:pPr>
            <w:r w:rsidRPr="00A96DFF">
              <w:rPr>
                <w:rFonts w:asciiTheme="minorHAnsi" w:hAnsiTheme="minorHAnsi" w:cstheme="minorHAnsi"/>
                <w:b/>
                <w:bCs/>
                <w:lang w:val="en-US"/>
              </w:rPr>
              <w:t>Quarterly</w:t>
            </w:r>
          </w:p>
        </w:tc>
        <w:tc>
          <w:tcPr>
            <w:tcW w:w="0" w:type="auto"/>
            <w:hideMark/>
          </w:tcPr>
          <w:p w14:paraId="27BF5D72" w14:textId="77777777" w:rsidR="00DB7E3D" w:rsidRPr="00A96DFF" w:rsidRDefault="00DB7E3D" w:rsidP="00496FA7">
            <w:pPr>
              <w:rPr>
                <w:rFonts w:asciiTheme="minorHAnsi" w:hAnsiTheme="minorHAnsi" w:cstheme="minorHAnsi"/>
                <w:lang w:val="en-US"/>
              </w:rPr>
            </w:pPr>
            <w:r w:rsidRPr="00A96DFF">
              <w:rPr>
                <w:rFonts w:asciiTheme="minorHAnsi" w:hAnsiTheme="minorHAnsi" w:cstheme="minorHAnsi"/>
                <w:lang w:val="en-US"/>
              </w:rPr>
              <w:t>Detailed Technical Review</w:t>
            </w:r>
          </w:p>
        </w:tc>
        <w:tc>
          <w:tcPr>
            <w:tcW w:w="0" w:type="auto"/>
            <w:hideMark/>
          </w:tcPr>
          <w:p w14:paraId="7370951C" w14:textId="77777777" w:rsidR="00DB7E3D" w:rsidRPr="00A96DFF" w:rsidRDefault="00DB7E3D" w:rsidP="00496FA7">
            <w:pPr>
              <w:rPr>
                <w:rFonts w:asciiTheme="minorHAnsi" w:hAnsiTheme="minorHAnsi" w:cstheme="minorHAnsi"/>
                <w:lang w:val="en-US"/>
              </w:rPr>
            </w:pPr>
            <w:r w:rsidRPr="00A96DFF">
              <w:rPr>
                <w:rFonts w:asciiTheme="minorHAnsi" w:hAnsiTheme="minorHAnsi" w:cstheme="minorHAnsi"/>
                <w:lang w:val="en-US"/>
              </w:rPr>
              <w:t>Maintenance / EHS</w:t>
            </w:r>
          </w:p>
        </w:tc>
        <w:tc>
          <w:tcPr>
            <w:tcW w:w="0" w:type="auto"/>
            <w:hideMark/>
          </w:tcPr>
          <w:p w14:paraId="411543F0" w14:textId="77777777" w:rsidR="00DB7E3D" w:rsidRPr="00A96DFF" w:rsidRDefault="00DB7E3D" w:rsidP="00496FA7">
            <w:pPr>
              <w:rPr>
                <w:rFonts w:asciiTheme="minorHAnsi" w:hAnsiTheme="minorHAnsi" w:cstheme="minorHAnsi"/>
                <w:lang w:val="en-US"/>
              </w:rPr>
            </w:pPr>
            <w:r w:rsidRPr="00A96DFF">
              <w:rPr>
                <w:rFonts w:asciiTheme="minorHAnsi" w:hAnsiTheme="minorHAnsi" w:cstheme="minorHAnsi"/>
                <w:lang w:val="en-US"/>
              </w:rPr>
              <w:t xml:space="preserve">Equipment Safety Inspection Audit </w:t>
            </w:r>
          </w:p>
        </w:tc>
      </w:tr>
      <w:tr w:rsidR="00DB7E3D" w:rsidRPr="00A96DFF" w14:paraId="6939CFB5" w14:textId="77777777" w:rsidTr="00496FA7">
        <w:tc>
          <w:tcPr>
            <w:tcW w:w="0" w:type="auto"/>
            <w:hideMark/>
          </w:tcPr>
          <w:p w14:paraId="061A8DA6" w14:textId="77777777" w:rsidR="00DB7E3D" w:rsidRPr="00A96DFF" w:rsidRDefault="00DB7E3D" w:rsidP="00496FA7">
            <w:pPr>
              <w:rPr>
                <w:rFonts w:asciiTheme="minorHAnsi" w:hAnsiTheme="minorHAnsi" w:cstheme="minorHAnsi"/>
                <w:lang w:val="en-US"/>
              </w:rPr>
            </w:pPr>
            <w:r w:rsidRPr="00A96DFF">
              <w:rPr>
                <w:rFonts w:asciiTheme="minorHAnsi" w:hAnsiTheme="minorHAnsi" w:cstheme="minorHAnsi"/>
                <w:b/>
                <w:bCs/>
                <w:lang w:val="en-US"/>
              </w:rPr>
              <w:t>Annually</w:t>
            </w:r>
          </w:p>
        </w:tc>
        <w:tc>
          <w:tcPr>
            <w:tcW w:w="0" w:type="auto"/>
            <w:hideMark/>
          </w:tcPr>
          <w:p w14:paraId="43B8BC99" w14:textId="77777777" w:rsidR="00DB7E3D" w:rsidRPr="00A96DFF" w:rsidRDefault="00DB7E3D" w:rsidP="00496FA7">
            <w:pPr>
              <w:rPr>
                <w:rFonts w:asciiTheme="minorHAnsi" w:hAnsiTheme="minorHAnsi" w:cstheme="minorHAnsi"/>
                <w:lang w:val="en-US"/>
              </w:rPr>
            </w:pPr>
            <w:r w:rsidRPr="00A96DFF">
              <w:rPr>
                <w:rFonts w:asciiTheme="minorHAnsi" w:hAnsiTheme="minorHAnsi" w:cstheme="minorHAnsi"/>
                <w:lang w:val="en-US"/>
              </w:rPr>
              <w:t>Full Safety Audit</w:t>
            </w:r>
          </w:p>
        </w:tc>
        <w:tc>
          <w:tcPr>
            <w:tcW w:w="0" w:type="auto"/>
            <w:hideMark/>
          </w:tcPr>
          <w:p w14:paraId="21280244" w14:textId="77777777" w:rsidR="00DB7E3D" w:rsidRPr="00A96DFF" w:rsidRDefault="00DB7E3D" w:rsidP="00496FA7">
            <w:pPr>
              <w:rPr>
                <w:rFonts w:asciiTheme="minorHAnsi" w:hAnsiTheme="minorHAnsi" w:cstheme="minorHAnsi"/>
                <w:lang w:val="en-US"/>
              </w:rPr>
            </w:pPr>
            <w:r w:rsidRPr="00A96DFF">
              <w:rPr>
                <w:rFonts w:asciiTheme="minorHAnsi" w:hAnsiTheme="minorHAnsi" w:cstheme="minorHAnsi"/>
                <w:lang w:val="en-US"/>
              </w:rPr>
              <w:t xml:space="preserve">Internal </w:t>
            </w:r>
          </w:p>
        </w:tc>
        <w:tc>
          <w:tcPr>
            <w:tcW w:w="0" w:type="auto"/>
            <w:hideMark/>
          </w:tcPr>
          <w:p w14:paraId="16EBA586" w14:textId="77777777" w:rsidR="00DB7E3D" w:rsidRPr="00A96DFF" w:rsidRDefault="00DB7E3D" w:rsidP="00496FA7">
            <w:pPr>
              <w:rPr>
                <w:rFonts w:asciiTheme="minorHAnsi" w:hAnsiTheme="minorHAnsi" w:cstheme="minorHAnsi"/>
                <w:lang w:val="en-US"/>
              </w:rPr>
            </w:pPr>
            <w:r w:rsidRPr="00A96DFF">
              <w:rPr>
                <w:rFonts w:asciiTheme="minorHAnsi" w:hAnsiTheme="minorHAnsi" w:cstheme="minorHAnsi"/>
                <w:lang w:val="en-US"/>
              </w:rPr>
              <w:t>Safety Review Report</w:t>
            </w:r>
          </w:p>
        </w:tc>
      </w:tr>
    </w:tbl>
    <w:p w14:paraId="69E23E46" w14:textId="77777777" w:rsidR="00DB7E3D" w:rsidRPr="00CA485B" w:rsidRDefault="00DB7E3D" w:rsidP="00DB7E3D">
      <w:pPr>
        <w:rPr>
          <w:rFonts w:asciiTheme="minorHAnsi" w:hAnsiTheme="minorHAnsi" w:cstheme="minorHAnsi"/>
        </w:rPr>
      </w:pPr>
    </w:p>
    <w:p w14:paraId="277BF65F" w14:textId="77777777" w:rsidR="00DB7E3D" w:rsidRPr="00CA485B" w:rsidRDefault="00DB7E3D" w:rsidP="00DB7E3D">
      <w:pPr>
        <w:rPr>
          <w:rFonts w:asciiTheme="minorHAnsi" w:hAnsiTheme="minorHAnsi" w:cstheme="minorHAnsi"/>
          <w:b/>
          <w:bCs/>
        </w:rPr>
      </w:pPr>
      <w:r w:rsidRPr="00CA485B">
        <w:rPr>
          <w:rFonts w:asciiTheme="minorHAnsi" w:hAnsiTheme="minorHAnsi" w:cstheme="minorHAnsi"/>
          <w:b/>
          <w:bCs/>
        </w:rPr>
        <w:lastRenderedPageBreak/>
        <w:t>Procedure Overview</w:t>
      </w:r>
    </w:p>
    <w:p w14:paraId="59A7666A" w14:textId="77777777" w:rsidR="00DB7E3D" w:rsidRPr="00491E53" w:rsidRDefault="00DB7E3D">
      <w:pPr>
        <w:pStyle w:val="ListParagraph"/>
        <w:numPr>
          <w:ilvl w:val="0"/>
          <w:numId w:val="157"/>
        </w:numPr>
        <w:rPr>
          <w:rFonts w:asciiTheme="minorHAnsi" w:hAnsiTheme="minorHAnsi" w:cstheme="minorHAnsi"/>
          <w:b/>
          <w:bCs/>
        </w:rPr>
      </w:pPr>
      <w:r w:rsidRPr="00491E53">
        <w:rPr>
          <w:rFonts w:asciiTheme="minorHAnsi" w:hAnsiTheme="minorHAnsi" w:cstheme="minorHAnsi"/>
          <w:b/>
          <w:bCs/>
        </w:rPr>
        <w:t>Daily Visual Checks</w:t>
      </w:r>
    </w:p>
    <w:p w14:paraId="0610CA6D" w14:textId="77777777" w:rsidR="00DB7E3D" w:rsidRPr="00CA485B" w:rsidRDefault="00DB7E3D">
      <w:pPr>
        <w:numPr>
          <w:ilvl w:val="0"/>
          <w:numId w:val="145"/>
        </w:numPr>
        <w:rPr>
          <w:rFonts w:asciiTheme="minorHAnsi" w:hAnsiTheme="minorHAnsi" w:cstheme="minorHAnsi"/>
        </w:rPr>
      </w:pPr>
      <w:r w:rsidRPr="00CA485B">
        <w:rPr>
          <w:rFonts w:asciiTheme="minorHAnsi" w:hAnsiTheme="minorHAnsi" w:cstheme="minorHAnsi"/>
        </w:rPr>
        <w:t>Conducted by operators before using machines</w:t>
      </w:r>
    </w:p>
    <w:p w14:paraId="4D3269E0" w14:textId="77777777" w:rsidR="00DB7E3D" w:rsidRPr="00CA485B" w:rsidRDefault="00DB7E3D">
      <w:pPr>
        <w:numPr>
          <w:ilvl w:val="0"/>
          <w:numId w:val="145"/>
        </w:numPr>
        <w:rPr>
          <w:rFonts w:asciiTheme="minorHAnsi" w:hAnsiTheme="minorHAnsi" w:cstheme="minorHAnsi"/>
        </w:rPr>
      </w:pPr>
      <w:r w:rsidRPr="00CA485B">
        <w:rPr>
          <w:rFonts w:asciiTheme="minorHAnsi" w:hAnsiTheme="minorHAnsi" w:cstheme="minorHAnsi"/>
        </w:rPr>
        <w:t>Check for loose guards, fluid leaks, damage, and unsafe wiring</w:t>
      </w:r>
    </w:p>
    <w:p w14:paraId="22148BA5" w14:textId="77777777" w:rsidR="00DB7E3D" w:rsidRPr="00CA485B" w:rsidRDefault="00DB7E3D">
      <w:pPr>
        <w:numPr>
          <w:ilvl w:val="0"/>
          <w:numId w:val="145"/>
        </w:numPr>
        <w:rPr>
          <w:rFonts w:asciiTheme="minorHAnsi" w:hAnsiTheme="minorHAnsi" w:cstheme="minorHAnsi"/>
        </w:rPr>
      </w:pPr>
      <w:r w:rsidRPr="00CA485B">
        <w:rPr>
          <w:rFonts w:asciiTheme="minorHAnsi" w:hAnsiTheme="minorHAnsi" w:cstheme="minorHAnsi"/>
        </w:rPr>
        <w:t>Faults are logged in the Daily Log and reported</w:t>
      </w:r>
    </w:p>
    <w:p w14:paraId="093E078B" w14:textId="77777777" w:rsidR="00DB7E3D" w:rsidRPr="00491E53" w:rsidRDefault="00DB7E3D">
      <w:pPr>
        <w:pStyle w:val="ListParagraph"/>
        <w:numPr>
          <w:ilvl w:val="0"/>
          <w:numId w:val="157"/>
        </w:numPr>
        <w:rPr>
          <w:rFonts w:asciiTheme="minorHAnsi" w:hAnsiTheme="minorHAnsi" w:cstheme="minorHAnsi"/>
          <w:b/>
          <w:bCs/>
        </w:rPr>
      </w:pPr>
      <w:r w:rsidRPr="00491E53">
        <w:rPr>
          <w:rFonts w:asciiTheme="minorHAnsi" w:hAnsiTheme="minorHAnsi" w:cstheme="minorHAnsi"/>
          <w:b/>
          <w:bCs/>
        </w:rPr>
        <w:t>Weekly Maintenance Checks</w:t>
      </w:r>
    </w:p>
    <w:p w14:paraId="2BB427BB" w14:textId="77777777" w:rsidR="00DB7E3D" w:rsidRPr="00CA485B" w:rsidRDefault="00DB7E3D">
      <w:pPr>
        <w:numPr>
          <w:ilvl w:val="0"/>
          <w:numId w:val="146"/>
        </w:numPr>
        <w:rPr>
          <w:rFonts w:asciiTheme="minorHAnsi" w:hAnsiTheme="minorHAnsi" w:cstheme="minorHAnsi"/>
        </w:rPr>
      </w:pPr>
      <w:r w:rsidRPr="00CA485B">
        <w:rPr>
          <w:rFonts w:asciiTheme="minorHAnsi" w:hAnsiTheme="minorHAnsi" w:cstheme="minorHAnsi"/>
        </w:rPr>
        <w:t>Performed by maintenance team</w:t>
      </w:r>
    </w:p>
    <w:p w14:paraId="3964E84E" w14:textId="77777777" w:rsidR="00DB7E3D" w:rsidRPr="00CA485B" w:rsidRDefault="00DB7E3D">
      <w:pPr>
        <w:numPr>
          <w:ilvl w:val="0"/>
          <w:numId w:val="146"/>
        </w:numPr>
        <w:rPr>
          <w:rFonts w:asciiTheme="minorHAnsi" w:hAnsiTheme="minorHAnsi" w:cstheme="minorHAnsi"/>
        </w:rPr>
      </w:pPr>
      <w:r w:rsidRPr="00CA485B">
        <w:rPr>
          <w:rFonts w:asciiTheme="minorHAnsi" w:hAnsiTheme="minorHAnsi" w:cstheme="minorHAnsi"/>
        </w:rPr>
        <w:t xml:space="preserve">Checks include </w:t>
      </w:r>
      <w:r w:rsidRPr="00A96DFF">
        <w:rPr>
          <w:rFonts w:asciiTheme="minorHAnsi" w:hAnsiTheme="minorHAnsi" w:cstheme="minorHAnsi"/>
        </w:rPr>
        <w:t>moving parts, gauges, sensors, interlocks, and control systems</w:t>
      </w:r>
    </w:p>
    <w:p w14:paraId="6F30DB17" w14:textId="77777777" w:rsidR="00DB7E3D" w:rsidRPr="00CA485B" w:rsidRDefault="00DB7E3D">
      <w:pPr>
        <w:numPr>
          <w:ilvl w:val="0"/>
          <w:numId w:val="146"/>
        </w:numPr>
        <w:rPr>
          <w:rFonts w:asciiTheme="minorHAnsi" w:hAnsiTheme="minorHAnsi" w:cstheme="minorHAnsi"/>
        </w:rPr>
      </w:pPr>
      <w:r w:rsidRPr="00CA485B">
        <w:rPr>
          <w:rFonts w:asciiTheme="minorHAnsi" w:hAnsiTheme="minorHAnsi" w:cstheme="minorHAnsi"/>
        </w:rPr>
        <w:t>Logged in Weekly Maintenance Form</w:t>
      </w:r>
    </w:p>
    <w:p w14:paraId="4051EAA1" w14:textId="77777777" w:rsidR="00DB7E3D" w:rsidRPr="00491E53" w:rsidRDefault="00DB7E3D">
      <w:pPr>
        <w:pStyle w:val="ListParagraph"/>
        <w:numPr>
          <w:ilvl w:val="0"/>
          <w:numId w:val="157"/>
        </w:numPr>
        <w:rPr>
          <w:rFonts w:asciiTheme="minorHAnsi" w:hAnsiTheme="minorHAnsi" w:cstheme="minorHAnsi"/>
          <w:b/>
          <w:bCs/>
        </w:rPr>
      </w:pPr>
      <w:r w:rsidRPr="00491E53">
        <w:rPr>
          <w:rFonts w:asciiTheme="minorHAnsi" w:hAnsiTheme="minorHAnsi" w:cstheme="minorHAnsi"/>
          <w:b/>
          <w:bCs/>
        </w:rPr>
        <w:t>Quarterly Safety Inspection</w:t>
      </w:r>
    </w:p>
    <w:p w14:paraId="21A30446" w14:textId="77777777" w:rsidR="00DB7E3D" w:rsidRPr="00A96DFF" w:rsidRDefault="00DB7E3D">
      <w:pPr>
        <w:numPr>
          <w:ilvl w:val="0"/>
          <w:numId w:val="147"/>
        </w:numPr>
        <w:rPr>
          <w:rFonts w:asciiTheme="minorHAnsi" w:hAnsiTheme="minorHAnsi" w:cstheme="minorHAnsi"/>
        </w:rPr>
      </w:pPr>
      <w:r w:rsidRPr="00A96DFF">
        <w:rPr>
          <w:rFonts w:asciiTheme="minorHAnsi" w:hAnsiTheme="minorHAnsi" w:cstheme="minorHAnsi"/>
        </w:rPr>
        <w:t>Comprehensive technical assessment covering structural, mechanical, and electrical systems</w:t>
      </w:r>
    </w:p>
    <w:p w14:paraId="05E7A67C" w14:textId="77777777" w:rsidR="00DB7E3D" w:rsidRPr="00A96DFF" w:rsidRDefault="00DB7E3D">
      <w:pPr>
        <w:numPr>
          <w:ilvl w:val="0"/>
          <w:numId w:val="147"/>
        </w:numPr>
        <w:rPr>
          <w:rFonts w:asciiTheme="minorHAnsi" w:hAnsiTheme="minorHAnsi" w:cstheme="minorHAnsi"/>
        </w:rPr>
      </w:pPr>
      <w:r w:rsidRPr="00A96DFF">
        <w:rPr>
          <w:rFonts w:asciiTheme="minorHAnsi" w:hAnsiTheme="minorHAnsi" w:cstheme="minorHAnsi"/>
        </w:rPr>
        <w:t>Verification of safety interlocks, emergency stops, grounding, insulation, and protective devices</w:t>
      </w:r>
    </w:p>
    <w:p w14:paraId="22EA873D" w14:textId="77777777" w:rsidR="00DB7E3D" w:rsidRPr="00CA485B" w:rsidRDefault="00DB7E3D">
      <w:pPr>
        <w:numPr>
          <w:ilvl w:val="0"/>
          <w:numId w:val="147"/>
        </w:numPr>
        <w:rPr>
          <w:rFonts w:asciiTheme="minorHAnsi" w:hAnsiTheme="minorHAnsi" w:cstheme="minorHAnsi"/>
        </w:rPr>
      </w:pPr>
      <w:r w:rsidRPr="00A96DFF">
        <w:rPr>
          <w:rFonts w:asciiTheme="minorHAnsi" w:hAnsiTheme="minorHAnsi" w:cstheme="minorHAnsi"/>
        </w:rPr>
        <w:t xml:space="preserve">Findings and corrective actions documented in Equipment Safety Inspection Audit </w:t>
      </w:r>
    </w:p>
    <w:p w14:paraId="1A52FEBD" w14:textId="77777777" w:rsidR="00DB7E3D" w:rsidRPr="00491E53" w:rsidRDefault="00DB7E3D">
      <w:pPr>
        <w:pStyle w:val="ListParagraph"/>
        <w:numPr>
          <w:ilvl w:val="0"/>
          <w:numId w:val="157"/>
        </w:numPr>
        <w:rPr>
          <w:rFonts w:asciiTheme="minorHAnsi" w:hAnsiTheme="minorHAnsi" w:cstheme="minorHAnsi"/>
          <w:b/>
          <w:bCs/>
        </w:rPr>
      </w:pPr>
      <w:r w:rsidRPr="00491E53">
        <w:rPr>
          <w:rFonts w:asciiTheme="minorHAnsi" w:hAnsiTheme="minorHAnsi" w:cstheme="minorHAnsi"/>
          <w:b/>
          <w:bCs/>
        </w:rPr>
        <w:t>Equipment Audit</w:t>
      </w:r>
    </w:p>
    <w:p w14:paraId="7D034863" w14:textId="77777777" w:rsidR="00DB7E3D" w:rsidRPr="00CA485B" w:rsidRDefault="00DB7E3D">
      <w:pPr>
        <w:numPr>
          <w:ilvl w:val="0"/>
          <w:numId w:val="148"/>
        </w:numPr>
        <w:rPr>
          <w:rFonts w:asciiTheme="minorHAnsi" w:hAnsiTheme="minorHAnsi" w:cstheme="minorHAnsi"/>
        </w:rPr>
      </w:pPr>
      <w:r w:rsidRPr="00CA485B">
        <w:rPr>
          <w:rFonts w:asciiTheme="minorHAnsi" w:hAnsiTheme="minorHAnsi" w:cstheme="minorHAnsi"/>
        </w:rPr>
        <w:t>Comprehensive review by internal team</w:t>
      </w:r>
      <w:r>
        <w:rPr>
          <w:rFonts w:asciiTheme="minorHAnsi" w:hAnsiTheme="minorHAnsi" w:cstheme="minorHAnsi"/>
        </w:rPr>
        <w:t>.</w:t>
      </w:r>
    </w:p>
    <w:p w14:paraId="01FCF2DB" w14:textId="77777777" w:rsidR="00DB7E3D" w:rsidRPr="00CA485B" w:rsidRDefault="00DB7E3D">
      <w:pPr>
        <w:numPr>
          <w:ilvl w:val="0"/>
          <w:numId w:val="148"/>
        </w:numPr>
        <w:rPr>
          <w:rFonts w:asciiTheme="minorHAnsi" w:hAnsiTheme="minorHAnsi" w:cstheme="minorHAnsi"/>
        </w:rPr>
      </w:pPr>
      <w:r w:rsidRPr="00CA485B">
        <w:rPr>
          <w:rFonts w:asciiTheme="minorHAnsi" w:hAnsiTheme="minorHAnsi" w:cstheme="minorHAnsi"/>
        </w:rPr>
        <w:t>Includes risk assessment and regulatory conformity checks</w:t>
      </w:r>
    </w:p>
    <w:p w14:paraId="5FFD7CD2" w14:textId="77777777" w:rsidR="00DB7E3D" w:rsidRPr="00CA485B" w:rsidRDefault="00DB7E3D" w:rsidP="00DB7E3D">
      <w:pPr>
        <w:rPr>
          <w:rFonts w:asciiTheme="minorHAnsi" w:hAnsiTheme="minorHAnsi" w:cstheme="minorHAnsi"/>
        </w:rPr>
      </w:pPr>
    </w:p>
    <w:p w14:paraId="1AAA6626" w14:textId="77777777" w:rsidR="00DB7E3D" w:rsidRPr="00CA485B" w:rsidRDefault="00DB7E3D" w:rsidP="00DB7E3D">
      <w:pPr>
        <w:rPr>
          <w:rFonts w:asciiTheme="minorHAnsi" w:hAnsiTheme="minorHAnsi" w:cstheme="minorHAnsi"/>
          <w:b/>
          <w:bCs/>
        </w:rPr>
      </w:pPr>
      <w:r w:rsidRPr="00CA485B">
        <w:rPr>
          <w:rFonts w:asciiTheme="minorHAnsi" w:hAnsiTheme="minorHAnsi" w:cstheme="minorHAnsi"/>
          <w:b/>
          <w:bCs/>
        </w:rPr>
        <w:t>Corrective Action Protocol</w:t>
      </w:r>
    </w:p>
    <w:p w14:paraId="161D92D4" w14:textId="77777777" w:rsidR="00DB7E3D" w:rsidRPr="00CA485B" w:rsidRDefault="00DB7E3D">
      <w:pPr>
        <w:numPr>
          <w:ilvl w:val="0"/>
          <w:numId w:val="149"/>
        </w:numPr>
        <w:jc w:val="both"/>
        <w:rPr>
          <w:rFonts w:asciiTheme="minorHAnsi" w:hAnsiTheme="minorHAnsi" w:cstheme="minorHAnsi"/>
        </w:rPr>
      </w:pPr>
      <w:r w:rsidRPr="00CA485B">
        <w:rPr>
          <w:rFonts w:asciiTheme="minorHAnsi" w:hAnsiTheme="minorHAnsi" w:cstheme="minorHAnsi"/>
        </w:rPr>
        <w:t>Unsafe equipment is tagged “</w:t>
      </w:r>
      <w:r w:rsidRPr="00CA485B">
        <w:rPr>
          <w:rFonts w:asciiTheme="minorHAnsi" w:hAnsiTheme="minorHAnsi" w:cstheme="minorHAnsi"/>
          <w:b/>
          <w:bCs/>
        </w:rPr>
        <w:t>DO NOT USE</w:t>
      </w:r>
      <w:r w:rsidRPr="00CA485B">
        <w:rPr>
          <w:rFonts w:asciiTheme="minorHAnsi" w:hAnsiTheme="minorHAnsi" w:cstheme="minorHAnsi"/>
        </w:rPr>
        <w:t>” and immediately isolated</w:t>
      </w:r>
    </w:p>
    <w:p w14:paraId="07968C63" w14:textId="77777777" w:rsidR="00DB7E3D" w:rsidRPr="00CA485B" w:rsidRDefault="00DB7E3D">
      <w:pPr>
        <w:numPr>
          <w:ilvl w:val="0"/>
          <w:numId w:val="149"/>
        </w:numPr>
        <w:jc w:val="both"/>
        <w:rPr>
          <w:rFonts w:asciiTheme="minorHAnsi" w:hAnsiTheme="minorHAnsi" w:cstheme="minorHAnsi"/>
        </w:rPr>
      </w:pPr>
      <w:r w:rsidRPr="00CA485B">
        <w:rPr>
          <w:rFonts w:asciiTheme="minorHAnsi" w:hAnsiTheme="minorHAnsi" w:cstheme="minorHAnsi"/>
        </w:rPr>
        <w:t>All identified risks are logged, prioritized, and repaired as per expert guidance</w:t>
      </w:r>
    </w:p>
    <w:p w14:paraId="35945C60" w14:textId="77777777" w:rsidR="00DB7E3D" w:rsidRPr="00CA485B" w:rsidRDefault="00DB7E3D">
      <w:pPr>
        <w:numPr>
          <w:ilvl w:val="0"/>
          <w:numId w:val="149"/>
        </w:numPr>
        <w:jc w:val="both"/>
        <w:rPr>
          <w:rFonts w:asciiTheme="minorHAnsi" w:hAnsiTheme="minorHAnsi" w:cstheme="minorHAnsi"/>
        </w:rPr>
      </w:pPr>
      <w:r w:rsidRPr="00CA485B">
        <w:rPr>
          <w:rFonts w:asciiTheme="minorHAnsi" w:hAnsiTheme="minorHAnsi" w:cstheme="minorHAnsi"/>
        </w:rPr>
        <w:t>Re-inspection is mandatory before recommissioning</w:t>
      </w:r>
      <w:r>
        <w:rPr>
          <w:rFonts w:asciiTheme="minorHAnsi" w:hAnsiTheme="minorHAnsi" w:cstheme="minorHAnsi"/>
        </w:rPr>
        <w:t>.</w:t>
      </w:r>
    </w:p>
    <w:p w14:paraId="17A8A160" w14:textId="77777777" w:rsidR="00DB7E3D" w:rsidRPr="00CA485B" w:rsidRDefault="00DB7E3D" w:rsidP="00DB7E3D">
      <w:pPr>
        <w:rPr>
          <w:rFonts w:asciiTheme="minorHAnsi" w:hAnsiTheme="minorHAnsi" w:cstheme="minorHAnsi"/>
        </w:rPr>
      </w:pPr>
    </w:p>
    <w:p w14:paraId="3B4392D4" w14:textId="77777777" w:rsidR="00DB7E3D" w:rsidRPr="00CA485B" w:rsidRDefault="00DB7E3D" w:rsidP="00DB7E3D">
      <w:pPr>
        <w:rPr>
          <w:rFonts w:asciiTheme="minorHAnsi" w:hAnsiTheme="minorHAnsi" w:cstheme="minorHAnsi"/>
          <w:b/>
          <w:bCs/>
        </w:rPr>
      </w:pPr>
      <w:r w:rsidRPr="00CA485B">
        <w:rPr>
          <w:rFonts w:asciiTheme="minorHAnsi" w:hAnsiTheme="minorHAnsi" w:cstheme="minorHAnsi"/>
          <w:b/>
          <w:bCs/>
        </w:rPr>
        <w:t>Recordkeeping</w:t>
      </w:r>
    </w:p>
    <w:p w14:paraId="2A649646" w14:textId="77777777" w:rsidR="00DB7E3D" w:rsidRPr="00CA485B" w:rsidRDefault="00DB7E3D">
      <w:pPr>
        <w:numPr>
          <w:ilvl w:val="0"/>
          <w:numId w:val="150"/>
        </w:numPr>
        <w:rPr>
          <w:rFonts w:asciiTheme="minorHAnsi" w:hAnsiTheme="minorHAnsi" w:cstheme="minorHAnsi"/>
        </w:rPr>
      </w:pPr>
      <w:r w:rsidRPr="00CA485B">
        <w:rPr>
          <w:rFonts w:asciiTheme="minorHAnsi" w:hAnsiTheme="minorHAnsi" w:cstheme="minorHAnsi"/>
        </w:rPr>
        <w:t>All inspection records are maintained digitally for a minimum of five years</w:t>
      </w:r>
    </w:p>
    <w:p w14:paraId="6FE5CB4D" w14:textId="77777777" w:rsidR="00DB7E3D" w:rsidRPr="00CA485B" w:rsidRDefault="00DB7E3D">
      <w:pPr>
        <w:numPr>
          <w:ilvl w:val="0"/>
          <w:numId w:val="150"/>
        </w:numPr>
        <w:rPr>
          <w:rFonts w:asciiTheme="minorHAnsi" w:hAnsiTheme="minorHAnsi" w:cstheme="minorHAnsi"/>
        </w:rPr>
      </w:pPr>
      <w:r w:rsidRPr="00CA485B">
        <w:rPr>
          <w:rFonts w:asciiTheme="minorHAnsi" w:hAnsiTheme="minorHAnsi" w:cstheme="minorHAnsi"/>
        </w:rPr>
        <w:t>This includes:</w:t>
      </w:r>
    </w:p>
    <w:p w14:paraId="5DB53AF0" w14:textId="77777777" w:rsidR="00DB7E3D" w:rsidRPr="00CA485B" w:rsidRDefault="00DB7E3D">
      <w:pPr>
        <w:numPr>
          <w:ilvl w:val="1"/>
          <w:numId w:val="150"/>
        </w:numPr>
        <w:rPr>
          <w:rFonts w:asciiTheme="minorHAnsi" w:hAnsiTheme="minorHAnsi" w:cstheme="minorHAnsi"/>
        </w:rPr>
      </w:pPr>
      <w:r w:rsidRPr="00CA485B">
        <w:rPr>
          <w:rFonts w:asciiTheme="minorHAnsi" w:hAnsiTheme="minorHAnsi" w:cstheme="minorHAnsi"/>
        </w:rPr>
        <w:t>Inspection type and date</w:t>
      </w:r>
    </w:p>
    <w:p w14:paraId="0CA2EDAB" w14:textId="77777777" w:rsidR="00DB7E3D" w:rsidRPr="00CA485B" w:rsidRDefault="00DB7E3D">
      <w:pPr>
        <w:numPr>
          <w:ilvl w:val="1"/>
          <w:numId w:val="150"/>
        </w:numPr>
        <w:rPr>
          <w:rFonts w:asciiTheme="minorHAnsi" w:hAnsiTheme="minorHAnsi" w:cstheme="minorHAnsi"/>
        </w:rPr>
      </w:pPr>
      <w:r w:rsidRPr="00CA485B">
        <w:rPr>
          <w:rFonts w:asciiTheme="minorHAnsi" w:hAnsiTheme="minorHAnsi" w:cstheme="minorHAnsi"/>
        </w:rPr>
        <w:t>Equipment ID and location</w:t>
      </w:r>
    </w:p>
    <w:p w14:paraId="618482D9" w14:textId="77777777" w:rsidR="00DB7E3D" w:rsidRPr="00CA485B" w:rsidRDefault="00DB7E3D">
      <w:pPr>
        <w:numPr>
          <w:ilvl w:val="1"/>
          <w:numId w:val="150"/>
        </w:numPr>
        <w:rPr>
          <w:rFonts w:asciiTheme="minorHAnsi" w:hAnsiTheme="minorHAnsi" w:cstheme="minorHAnsi"/>
        </w:rPr>
      </w:pPr>
      <w:r w:rsidRPr="00CA485B">
        <w:rPr>
          <w:rFonts w:asciiTheme="minorHAnsi" w:hAnsiTheme="minorHAnsi" w:cstheme="minorHAnsi"/>
        </w:rPr>
        <w:t>Findings and corrective actions</w:t>
      </w:r>
    </w:p>
    <w:p w14:paraId="339CB4D8" w14:textId="77777777" w:rsidR="00DB7E3D" w:rsidRPr="00CA485B" w:rsidRDefault="00DB7E3D">
      <w:pPr>
        <w:numPr>
          <w:ilvl w:val="1"/>
          <w:numId w:val="150"/>
        </w:numPr>
        <w:rPr>
          <w:rFonts w:asciiTheme="minorHAnsi" w:hAnsiTheme="minorHAnsi" w:cstheme="minorHAnsi"/>
        </w:rPr>
      </w:pPr>
      <w:r w:rsidRPr="00CA485B">
        <w:rPr>
          <w:rFonts w:asciiTheme="minorHAnsi" w:hAnsiTheme="minorHAnsi" w:cstheme="minorHAnsi"/>
        </w:rPr>
        <w:t>Inspector’s name and designation</w:t>
      </w:r>
    </w:p>
    <w:p w14:paraId="1DD29F88" w14:textId="77777777" w:rsidR="00DB7E3D" w:rsidRPr="00CA485B" w:rsidRDefault="00DB7E3D">
      <w:pPr>
        <w:numPr>
          <w:ilvl w:val="0"/>
          <w:numId w:val="150"/>
        </w:numPr>
        <w:rPr>
          <w:rFonts w:asciiTheme="minorHAnsi" w:hAnsiTheme="minorHAnsi" w:cstheme="minorHAnsi"/>
        </w:rPr>
      </w:pPr>
      <w:r w:rsidRPr="00CA485B">
        <w:rPr>
          <w:rFonts w:asciiTheme="minorHAnsi" w:hAnsiTheme="minorHAnsi" w:cstheme="minorHAnsi"/>
        </w:rPr>
        <w:t xml:space="preserve">The </w:t>
      </w:r>
      <w:r w:rsidRPr="00CA485B">
        <w:rPr>
          <w:rFonts w:asciiTheme="minorHAnsi" w:hAnsiTheme="minorHAnsi" w:cstheme="minorHAnsi"/>
          <w:b/>
          <w:bCs/>
        </w:rPr>
        <w:t xml:space="preserve">Equipment Safety Inspection Audit </w:t>
      </w:r>
      <w:r w:rsidRPr="00CA485B">
        <w:rPr>
          <w:rFonts w:asciiTheme="minorHAnsi" w:hAnsiTheme="minorHAnsi" w:cstheme="minorHAnsi"/>
        </w:rPr>
        <w:t>is the primary tool for quarterly inspections and is reviewed during internal audits</w:t>
      </w:r>
    </w:p>
    <w:p w14:paraId="343EEED0" w14:textId="77777777" w:rsidR="00DB7E3D" w:rsidRPr="00CA485B" w:rsidRDefault="00DB7E3D" w:rsidP="00DB7E3D">
      <w:pPr>
        <w:rPr>
          <w:rFonts w:asciiTheme="minorHAnsi" w:hAnsiTheme="minorHAnsi" w:cstheme="minorHAnsi"/>
        </w:rPr>
      </w:pPr>
    </w:p>
    <w:p w14:paraId="6D5C6332" w14:textId="77777777" w:rsidR="00DB7E3D" w:rsidRPr="00CA485B" w:rsidRDefault="00DB7E3D" w:rsidP="00DB7E3D">
      <w:pPr>
        <w:rPr>
          <w:rFonts w:asciiTheme="minorHAnsi" w:hAnsiTheme="minorHAnsi" w:cstheme="minorHAnsi"/>
          <w:b/>
          <w:bCs/>
        </w:rPr>
      </w:pPr>
      <w:r w:rsidRPr="00CA485B">
        <w:rPr>
          <w:rFonts w:asciiTheme="minorHAnsi" w:hAnsiTheme="minorHAnsi" w:cstheme="minorHAnsi"/>
          <w:b/>
          <w:bCs/>
        </w:rPr>
        <w:t>Training and Awareness</w:t>
      </w:r>
    </w:p>
    <w:p w14:paraId="0C5679DE" w14:textId="77777777" w:rsidR="00DB7E3D" w:rsidRPr="00CA485B" w:rsidRDefault="00DB7E3D">
      <w:pPr>
        <w:numPr>
          <w:ilvl w:val="0"/>
          <w:numId w:val="151"/>
        </w:numPr>
        <w:rPr>
          <w:rFonts w:asciiTheme="minorHAnsi" w:hAnsiTheme="minorHAnsi" w:cstheme="minorHAnsi"/>
        </w:rPr>
      </w:pPr>
      <w:r w:rsidRPr="00CA485B">
        <w:rPr>
          <w:rFonts w:asciiTheme="minorHAnsi" w:hAnsiTheme="minorHAnsi" w:cstheme="minorHAnsi"/>
        </w:rPr>
        <w:t>All relevant personnel are trained in:</w:t>
      </w:r>
    </w:p>
    <w:p w14:paraId="6C8DE122" w14:textId="77777777" w:rsidR="00DB7E3D" w:rsidRPr="00CA485B" w:rsidRDefault="00DB7E3D">
      <w:pPr>
        <w:numPr>
          <w:ilvl w:val="1"/>
          <w:numId w:val="151"/>
        </w:numPr>
        <w:rPr>
          <w:rFonts w:asciiTheme="minorHAnsi" w:hAnsiTheme="minorHAnsi" w:cstheme="minorHAnsi"/>
        </w:rPr>
      </w:pPr>
      <w:r w:rsidRPr="00CA485B">
        <w:rPr>
          <w:rFonts w:asciiTheme="minorHAnsi" w:hAnsiTheme="minorHAnsi" w:cstheme="minorHAnsi"/>
        </w:rPr>
        <w:t>Pre-use inspection</w:t>
      </w:r>
    </w:p>
    <w:p w14:paraId="1A02CAFE" w14:textId="77777777" w:rsidR="00DB7E3D" w:rsidRPr="00CA485B" w:rsidRDefault="00DB7E3D">
      <w:pPr>
        <w:numPr>
          <w:ilvl w:val="1"/>
          <w:numId w:val="151"/>
        </w:numPr>
        <w:rPr>
          <w:rFonts w:asciiTheme="minorHAnsi" w:hAnsiTheme="minorHAnsi" w:cstheme="minorHAnsi"/>
        </w:rPr>
      </w:pPr>
      <w:r w:rsidRPr="00CA485B">
        <w:rPr>
          <w:rFonts w:asciiTheme="minorHAnsi" w:hAnsiTheme="minorHAnsi" w:cstheme="minorHAnsi"/>
        </w:rPr>
        <w:t>Safe equipment handling</w:t>
      </w:r>
    </w:p>
    <w:p w14:paraId="78322CA4" w14:textId="77777777" w:rsidR="00DB7E3D" w:rsidRPr="00CA485B" w:rsidRDefault="00DB7E3D">
      <w:pPr>
        <w:numPr>
          <w:ilvl w:val="1"/>
          <w:numId w:val="151"/>
        </w:numPr>
        <w:rPr>
          <w:rFonts w:asciiTheme="minorHAnsi" w:hAnsiTheme="minorHAnsi" w:cstheme="minorHAnsi"/>
        </w:rPr>
      </w:pPr>
      <w:r w:rsidRPr="00CA485B">
        <w:rPr>
          <w:rFonts w:asciiTheme="minorHAnsi" w:hAnsiTheme="minorHAnsi" w:cstheme="minorHAnsi"/>
        </w:rPr>
        <w:t>Proper completion of inspection forms</w:t>
      </w:r>
    </w:p>
    <w:p w14:paraId="37E77C86" w14:textId="77777777" w:rsidR="00DB7E3D" w:rsidRPr="00CA485B" w:rsidRDefault="00DB7E3D">
      <w:pPr>
        <w:numPr>
          <w:ilvl w:val="0"/>
          <w:numId w:val="151"/>
        </w:numPr>
        <w:rPr>
          <w:rFonts w:asciiTheme="minorHAnsi" w:hAnsiTheme="minorHAnsi" w:cstheme="minorHAnsi"/>
        </w:rPr>
      </w:pPr>
      <w:r w:rsidRPr="00CA485B">
        <w:rPr>
          <w:rFonts w:asciiTheme="minorHAnsi" w:hAnsiTheme="minorHAnsi" w:cstheme="minorHAnsi"/>
        </w:rPr>
        <w:t>Refresher training is conducted annually or after machinery upgrades</w:t>
      </w:r>
    </w:p>
    <w:p w14:paraId="46A0FEB7" w14:textId="77777777" w:rsidR="00DB7E3D" w:rsidRDefault="00DB7E3D" w:rsidP="00DB7E3D">
      <w:pPr>
        <w:rPr>
          <w:rFonts w:asciiTheme="minorHAnsi" w:hAnsiTheme="minorHAnsi" w:cstheme="minorHAnsi"/>
          <w:b/>
          <w:bCs/>
        </w:rPr>
      </w:pPr>
    </w:p>
    <w:p w14:paraId="29588ABF" w14:textId="77777777" w:rsidR="00DB7E3D" w:rsidRPr="00CA485B" w:rsidRDefault="00DB7E3D" w:rsidP="00DB7E3D">
      <w:pPr>
        <w:rPr>
          <w:rFonts w:asciiTheme="minorHAnsi" w:hAnsiTheme="minorHAnsi" w:cstheme="minorHAnsi"/>
          <w:b/>
          <w:bCs/>
        </w:rPr>
      </w:pPr>
      <w:r w:rsidRPr="00CA485B">
        <w:rPr>
          <w:rFonts w:asciiTheme="minorHAnsi" w:hAnsiTheme="minorHAnsi" w:cstheme="minorHAnsi"/>
          <w:b/>
          <w:bCs/>
        </w:rPr>
        <w:t>Review &amp; Continuous Improvement</w:t>
      </w:r>
    </w:p>
    <w:p w14:paraId="44CF9A2D" w14:textId="77777777" w:rsidR="00DB7E3D" w:rsidRPr="00CA485B" w:rsidRDefault="00DB7E3D" w:rsidP="00DB7E3D">
      <w:pPr>
        <w:rPr>
          <w:rFonts w:asciiTheme="minorHAnsi" w:hAnsiTheme="minorHAnsi" w:cstheme="minorHAnsi"/>
          <w:b/>
          <w:bCs/>
        </w:rPr>
      </w:pPr>
      <w:r w:rsidRPr="00CA485B">
        <w:rPr>
          <w:rFonts w:asciiTheme="minorHAnsi" w:hAnsiTheme="minorHAnsi" w:cstheme="minorHAnsi"/>
          <w:b/>
          <w:bCs/>
        </w:rPr>
        <w:t>Inspection Review Meetings</w:t>
      </w:r>
    </w:p>
    <w:p w14:paraId="6B5A938D" w14:textId="77777777" w:rsidR="00DB7E3D" w:rsidRPr="00CA485B" w:rsidRDefault="00DB7E3D">
      <w:pPr>
        <w:numPr>
          <w:ilvl w:val="0"/>
          <w:numId w:val="152"/>
        </w:numPr>
        <w:rPr>
          <w:rFonts w:asciiTheme="minorHAnsi" w:hAnsiTheme="minorHAnsi" w:cstheme="minorHAnsi"/>
        </w:rPr>
      </w:pPr>
      <w:r w:rsidRPr="00CA485B">
        <w:rPr>
          <w:rFonts w:asciiTheme="minorHAnsi" w:hAnsiTheme="minorHAnsi" w:cstheme="minorHAnsi"/>
        </w:rPr>
        <w:t>Monthly: Maintenance and EHS teams review inspection logs and the audit forms</w:t>
      </w:r>
    </w:p>
    <w:p w14:paraId="0CDB74F2" w14:textId="77777777" w:rsidR="00DB7E3D" w:rsidRPr="00CA485B" w:rsidRDefault="00DB7E3D">
      <w:pPr>
        <w:numPr>
          <w:ilvl w:val="0"/>
          <w:numId w:val="152"/>
        </w:numPr>
        <w:rPr>
          <w:rFonts w:asciiTheme="minorHAnsi" w:hAnsiTheme="minorHAnsi" w:cstheme="minorHAnsi"/>
        </w:rPr>
      </w:pPr>
      <w:r w:rsidRPr="00CA485B">
        <w:rPr>
          <w:rFonts w:asciiTheme="minorHAnsi" w:hAnsiTheme="minorHAnsi" w:cstheme="minorHAnsi"/>
        </w:rPr>
        <w:lastRenderedPageBreak/>
        <w:t xml:space="preserve">Quarterly: Trends are </w:t>
      </w:r>
      <w:proofErr w:type="spellStart"/>
      <w:r w:rsidRPr="00CA485B">
        <w:rPr>
          <w:rFonts w:asciiTheme="minorHAnsi" w:hAnsiTheme="minorHAnsi" w:cstheme="minorHAnsi"/>
        </w:rPr>
        <w:t>analyzed</w:t>
      </w:r>
      <w:proofErr w:type="spellEnd"/>
      <w:r w:rsidRPr="00CA485B">
        <w:rPr>
          <w:rFonts w:asciiTheme="minorHAnsi" w:hAnsiTheme="minorHAnsi" w:cstheme="minorHAnsi"/>
        </w:rPr>
        <w:t xml:space="preserve"> to update inspection strategies or training needs</w:t>
      </w:r>
    </w:p>
    <w:p w14:paraId="5A2230F8" w14:textId="77777777" w:rsidR="00DB7E3D" w:rsidRPr="00CA485B" w:rsidRDefault="00DB7E3D" w:rsidP="00DB7E3D">
      <w:pPr>
        <w:rPr>
          <w:rFonts w:asciiTheme="minorHAnsi" w:hAnsiTheme="minorHAnsi" w:cstheme="minorHAnsi"/>
          <w:b/>
          <w:bCs/>
        </w:rPr>
      </w:pPr>
      <w:r w:rsidRPr="00CA485B">
        <w:rPr>
          <w:rFonts w:asciiTheme="minorHAnsi" w:hAnsiTheme="minorHAnsi" w:cstheme="minorHAnsi"/>
          <w:b/>
          <w:bCs/>
        </w:rPr>
        <w:t>Annual SOP Review</w:t>
      </w:r>
    </w:p>
    <w:p w14:paraId="6CBD77C0" w14:textId="77777777" w:rsidR="00DB7E3D" w:rsidRPr="00CA485B" w:rsidRDefault="00DB7E3D">
      <w:pPr>
        <w:numPr>
          <w:ilvl w:val="0"/>
          <w:numId w:val="153"/>
        </w:numPr>
        <w:rPr>
          <w:rFonts w:asciiTheme="minorHAnsi" w:hAnsiTheme="minorHAnsi" w:cstheme="minorHAnsi"/>
        </w:rPr>
      </w:pPr>
      <w:r w:rsidRPr="00CA485B">
        <w:rPr>
          <w:rFonts w:asciiTheme="minorHAnsi" w:hAnsiTheme="minorHAnsi" w:cstheme="minorHAnsi"/>
        </w:rPr>
        <w:t>EHS Officer leads review with inputs from Maintenance and Engineering</w:t>
      </w:r>
    </w:p>
    <w:p w14:paraId="3BA802E7" w14:textId="77777777" w:rsidR="00DB7E3D" w:rsidRPr="00CA485B" w:rsidRDefault="00DB7E3D">
      <w:pPr>
        <w:numPr>
          <w:ilvl w:val="0"/>
          <w:numId w:val="153"/>
        </w:numPr>
        <w:rPr>
          <w:rFonts w:asciiTheme="minorHAnsi" w:hAnsiTheme="minorHAnsi" w:cstheme="minorHAnsi"/>
        </w:rPr>
      </w:pPr>
      <w:r w:rsidRPr="00CA485B">
        <w:rPr>
          <w:rFonts w:asciiTheme="minorHAnsi" w:hAnsiTheme="minorHAnsi" w:cstheme="minorHAnsi"/>
        </w:rPr>
        <w:t>Revisions made based on:</w:t>
      </w:r>
    </w:p>
    <w:p w14:paraId="37841F07" w14:textId="77777777" w:rsidR="00DB7E3D" w:rsidRPr="00CA485B" w:rsidRDefault="00DB7E3D">
      <w:pPr>
        <w:numPr>
          <w:ilvl w:val="1"/>
          <w:numId w:val="153"/>
        </w:numPr>
        <w:rPr>
          <w:rFonts w:asciiTheme="minorHAnsi" w:hAnsiTheme="minorHAnsi" w:cstheme="minorHAnsi"/>
        </w:rPr>
      </w:pPr>
      <w:r w:rsidRPr="00CA485B">
        <w:rPr>
          <w:rFonts w:asciiTheme="minorHAnsi" w:hAnsiTheme="minorHAnsi" w:cstheme="minorHAnsi"/>
        </w:rPr>
        <w:t>New equipment</w:t>
      </w:r>
    </w:p>
    <w:p w14:paraId="62A7117A" w14:textId="77777777" w:rsidR="00DB7E3D" w:rsidRPr="00CA485B" w:rsidRDefault="00DB7E3D">
      <w:pPr>
        <w:numPr>
          <w:ilvl w:val="1"/>
          <w:numId w:val="153"/>
        </w:numPr>
        <w:rPr>
          <w:rFonts w:asciiTheme="minorHAnsi" w:hAnsiTheme="minorHAnsi" w:cstheme="minorHAnsi"/>
        </w:rPr>
      </w:pPr>
      <w:r w:rsidRPr="00CA485B">
        <w:rPr>
          <w:rFonts w:asciiTheme="minorHAnsi" w:hAnsiTheme="minorHAnsi" w:cstheme="minorHAnsi"/>
        </w:rPr>
        <w:t>Audit findings</w:t>
      </w:r>
    </w:p>
    <w:p w14:paraId="3E566F87" w14:textId="77777777" w:rsidR="00DB7E3D" w:rsidRPr="00CA485B" w:rsidRDefault="00DB7E3D">
      <w:pPr>
        <w:numPr>
          <w:ilvl w:val="1"/>
          <w:numId w:val="153"/>
        </w:numPr>
        <w:rPr>
          <w:rFonts w:asciiTheme="minorHAnsi" w:hAnsiTheme="minorHAnsi" w:cstheme="minorHAnsi"/>
        </w:rPr>
      </w:pPr>
      <w:r w:rsidRPr="00CA485B">
        <w:rPr>
          <w:rFonts w:asciiTheme="minorHAnsi" w:hAnsiTheme="minorHAnsi" w:cstheme="minorHAnsi"/>
        </w:rPr>
        <w:t>Regulatory or buyer requirements</w:t>
      </w:r>
    </w:p>
    <w:p w14:paraId="150171B3" w14:textId="77777777" w:rsidR="00DB7E3D" w:rsidRPr="00CA485B" w:rsidRDefault="00DB7E3D">
      <w:pPr>
        <w:numPr>
          <w:ilvl w:val="0"/>
          <w:numId w:val="153"/>
        </w:numPr>
        <w:rPr>
          <w:rFonts w:asciiTheme="minorHAnsi" w:hAnsiTheme="minorHAnsi" w:cstheme="minorHAnsi"/>
        </w:rPr>
      </w:pPr>
      <w:r w:rsidRPr="00CA485B">
        <w:rPr>
          <w:rFonts w:asciiTheme="minorHAnsi" w:hAnsiTheme="minorHAnsi" w:cstheme="minorHAnsi"/>
        </w:rPr>
        <w:t>Approved changes are communicated and re-trained</w:t>
      </w:r>
    </w:p>
    <w:p w14:paraId="7373A9D4" w14:textId="77777777" w:rsidR="00DB7E3D" w:rsidRPr="00CA485B" w:rsidRDefault="00DB7E3D" w:rsidP="00DB7E3D">
      <w:pPr>
        <w:rPr>
          <w:rFonts w:asciiTheme="minorHAnsi" w:hAnsiTheme="minorHAnsi" w:cstheme="minorHAnsi"/>
          <w:b/>
          <w:bCs/>
        </w:rPr>
      </w:pPr>
      <w:r w:rsidRPr="00CA485B">
        <w:rPr>
          <w:rFonts w:asciiTheme="minorHAnsi" w:hAnsiTheme="minorHAnsi" w:cstheme="minorHAnsi"/>
          <w:b/>
          <w:bCs/>
        </w:rPr>
        <w:t>CAPA Tracking</w:t>
      </w:r>
    </w:p>
    <w:p w14:paraId="374726FF" w14:textId="77777777" w:rsidR="00DB7E3D" w:rsidRPr="00CA485B" w:rsidRDefault="00DB7E3D">
      <w:pPr>
        <w:numPr>
          <w:ilvl w:val="0"/>
          <w:numId w:val="154"/>
        </w:numPr>
        <w:rPr>
          <w:rFonts w:asciiTheme="minorHAnsi" w:hAnsiTheme="minorHAnsi" w:cstheme="minorHAnsi"/>
        </w:rPr>
      </w:pPr>
      <w:r w:rsidRPr="00CA485B">
        <w:rPr>
          <w:rFonts w:asciiTheme="minorHAnsi" w:hAnsiTheme="minorHAnsi" w:cstheme="minorHAnsi"/>
        </w:rPr>
        <w:t>Non-conformities are tracked using a Corrective and Preventive Action Register</w:t>
      </w:r>
    </w:p>
    <w:p w14:paraId="3FAFDD94" w14:textId="77777777" w:rsidR="00DB7E3D" w:rsidRPr="00CA485B" w:rsidRDefault="00DB7E3D">
      <w:pPr>
        <w:numPr>
          <w:ilvl w:val="0"/>
          <w:numId w:val="154"/>
        </w:numPr>
        <w:rPr>
          <w:rFonts w:asciiTheme="minorHAnsi" w:hAnsiTheme="minorHAnsi" w:cstheme="minorHAnsi"/>
        </w:rPr>
      </w:pPr>
      <w:r w:rsidRPr="00CA485B">
        <w:rPr>
          <w:rFonts w:asciiTheme="minorHAnsi" w:hAnsiTheme="minorHAnsi" w:cstheme="minorHAnsi"/>
        </w:rPr>
        <w:t>Resolutions and re-verification are documented for closure</w:t>
      </w:r>
    </w:p>
    <w:p w14:paraId="58D4418B" w14:textId="77777777" w:rsidR="00DB7E3D" w:rsidRPr="00CA485B" w:rsidRDefault="00DB7E3D" w:rsidP="00DB7E3D">
      <w:pPr>
        <w:rPr>
          <w:rFonts w:asciiTheme="minorHAnsi" w:hAnsiTheme="minorHAnsi" w:cstheme="minorHAnsi"/>
        </w:rPr>
      </w:pPr>
    </w:p>
    <w:p w14:paraId="61E355F9" w14:textId="77777777" w:rsidR="00DB7E3D" w:rsidRPr="00CA485B" w:rsidRDefault="00DB7E3D" w:rsidP="00DB7E3D">
      <w:pPr>
        <w:rPr>
          <w:rFonts w:asciiTheme="minorHAnsi" w:hAnsiTheme="minorHAnsi" w:cstheme="minorHAnsi"/>
          <w:b/>
          <w:bCs/>
        </w:rPr>
      </w:pPr>
      <w:r w:rsidRPr="00CA485B">
        <w:rPr>
          <w:rFonts w:asciiTheme="minorHAnsi" w:hAnsiTheme="minorHAnsi" w:cstheme="minorHAnsi"/>
          <w:b/>
          <w:bCs/>
        </w:rPr>
        <w:t>Compliance Assurance</w:t>
      </w:r>
    </w:p>
    <w:p w14:paraId="6966218C" w14:textId="77777777" w:rsidR="00DB7E3D" w:rsidRPr="00CA485B" w:rsidRDefault="00DB7E3D" w:rsidP="00DB7E3D">
      <w:pPr>
        <w:rPr>
          <w:rFonts w:asciiTheme="minorHAnsi" w:hAnsiTheme="minorHAnsi" w:cstheme="minorHAnsi"/>
        </w:rPr>
      </w:pPr>
      <w:r w:rsidRPr="00D22571">
        <w:rPr>
          <w:rFonts w:asciiTheme="minorHAnsi" w:hAnsiTheme="minorHAnsi" w:cstheme="minorHAnsi"/>
        </w:rPr>
        <w:t xml:space="preserve">This SOP and its associated inspection protocols ensure that </w:t>
      </w:r>
      <w:r w:rsidRPr="00D22571">
        <w:rPr>
          <w:rFonts w:asciiTheme="minorHAnsi" w:hAnsiTheme="minorHAnsi" w:cstheme="minorHAnsi"/>
          <w:b/>
          <w:bCs/>
        </w:rPr>
        <w:t xml:space="preserve">Choksi Heraeus Private </w:t>
      </w:r>
      <w:proofErr w:type="gramStart"/>
      <w:r w:rsidRPr="00D22571">
        <w:rPr>
          <w:rFonts w:asciiTheme="minorHAnsi" w:hAnsiTheme="minorHAnsi" w:cstheme="minorHAnsi"/>
          <w:b/>
          <w:bCs/>
        </w:rPr>
        <w:t>Limited</w:t>
      </w:r>
      <w:r>
        <w:rPr>
          <w:rFonts w:asciiTheme="minorHAnsi" w:hAnsiTheme="minorHAnsi" w:cstheme="minorHAnsi"/>
          <w:b/>
          <w:bCs/>
        </w:rPr>
        <w:t xml:space="preserve"> </w:t>
      </w:r>
      <w:r w:rsidRPr="00CA485B">
        <w:rPr>
          <w:rFonts w:asciiTheme="minorHAnsi" w:hAnsiTheme="minorHAnsi" w:cstheme="minorHAnsi"/>
        </w:rPr>
        <w:t>:</w:t>
      </w:r>
      <w:proofErr w:type="gramEnd"/>
    </w:p>
    <w:p w14:paraId="0E21EDE0" w14:textId="77777777" w:rsidR="00DB7E3D" w:rsidRPr="00CA485B" w:rsidRDefault="00DB7E3D">
      <w:pPr>
        <w:numPr>
          <w:ilvl w:val="0"/>
          <w:numId w:val="155"/>
        </w:numPr>
        <w:jc w:val="both"/>
        <w:rPr>
          <w:rFonts w:asciiTheme="minorHAnsi" w:hAnsiTheme="minorHAnsi" w:cstheme="minorHAnsi"/>
        </w:rPr>
      </w:pPr>
      <w:r w:rsidRPr="00CA485B">
        <w:rPr>
          <w:rFonts w:asciiTheme="minorHAnsi" w:hAnsiTheme="minorHAnsi" w:cstheme="minorHAnsi"/>
        </w:rPr>
        <w:t xml:space="preserve">Meets the safety obligations under The Factories Act, 1948, and </w:t>
      </w:r>
      <w:r>
        <w:rPr>
          <w:rFonts w:asciiTheme="minorHAnsi" w:hAnsiTheme="minorHAnsi" w:cstheme="minorHAnsi"/>
        </w:rPr>
        <w:t>client specific standards.</w:t>
      </w:r>
    </w:p>
    <w:p w14:paraId="46AF6113" w14:textId="77777777" w:rsidR="00DB7E3D" w:rsidRPr="00CA485B" w:rsidRDefault="00DB7E3D">
      <w:pPr>
        <w:numPr>
          <w:ilvl w:val="0"/>
          <w:numId w:val="155"/>
        </w:numPr>
        <w:jc w:val="both"/>
        <w:rPr>
          <w:rFonts w:asciiTheme="minorHAnsi" w:hAnsiTheme="minorHAnsi" w:cstheme="minorHAnsi"/>
        </w:rPr>
      </w:pPr>
      <w:r w:rsidRPr="00CA485B">
        <w:rPr>
          <w:rFonts w:asciiTheme="minorHAnsi" w:hAnsiTheme="minorHAnsi" w:cstheme="minorHAnsi"/>
        </w:rPr>
        <w:t>Is aligned with BIS/IS safety standards, buyer audit expectations, and internal safety policies</w:t>
      </w:r>
    </w:p>
    <w:p w14:paraId="512BE04E" w14:textId="77777777" w:rsidR="00DB7E3D" w:rsidRDefault="00DB7E3D">
      <w:pPr>
        <w:numPr>
          <w:ilvl w:val="0"/>
          <w:numId w:val="155"/>
        </w:numPr>
        <w:jc w:val="both"/>
      </w:pPr>
      <w:r w:rsidRPr="00CA485B">
        <w:rPr>
          <w:rFonts w:asciiTheme="minorHAnsi" w:hAnsiTheme="minorHAnsi" w:cstheme="minorHAnsi"/>
        </w:rPr>
        <w:t>Actively prevents equipment-related injuries and operational hazards</w:t>
      </w:r>
      <w:r>
        <w:t>.</w:t>
      </w:r>
    </w:p>
    <w:p w14:paraId="1B48F857" w14:textId="77777777" w:rsidR="00DB7E3D" w:rsidRDefault="00DB7E3D" w:rsidP="00DB7E3D">
      <w:pPr>
        <w:jc w:val="both"/>
      </w:pPr>
    </w:p>
    <w:p w14:paraId="596BD993" w14:textId="77777777" w:rsidR="00DB7E3D" w:rsidRDefault="00DB7E3D" w:rsidP="00DB7E3D">
      <w:pPr>
        <w:jc w:val="both"/>
      </w:pPr>
    </w:p>
    <w:p w14:paraId="1986D08B" w14:textId="77777777" w:rsidR="00DB7E3D" w:rsidRDefault="00DB7E3D" w:rsidP="00DB7E3D">
      <w:pPr>
        <w:jc w:val="both"/>
      </w:pPr>
    </w:p>
    <w:p w14:paraId="63FB2CCD" w14:textId="77777777" w:rsidR="00DB7E3D" w:rsidRDefault="00DB7E3D" w:rsidP="00DB7E3D">
      <w:pPr>
        <w:jc w:val="both"/>
      </w:pPr>
    </w:p>
    <w:p w14:paraId="35F2992D" w14:textId="77777777" w:rsidR="00DB7E3D" w:rsidRDefault="00DB7E3D" w:rsidP="00DB7E3D">
      <w:pPr>
        <w:jc w:val="both"/>
      </w:pPr>
    </w:p>
    <w:p w14:paraId="36EB31FC" w14:textId="77777777" w:rsidR="00DB7E3D" w:rsidRDefault="00DB7E3D" w:rsidP="00DB7E3D">
      <w:pPr>
        <w:jc w:val="both"/>
      </w:pPr>
    </w:p>
    <w:p w14:paraId="77E953D4" w14:textId="77777777" w:rsidR="00DB7E3D" w:rsidRDefault="00DB7E3D" w:rsidP="00DB7E3D">
      <w:pPr>
        <w:jc w:val="both"/>
      </w:pPr>
    </w:p>
    <w:p w14:paraId="4D41F090" w14:textId="77777777" w:rsidR="00DB7E3D" w:rsidRDefault="00DB7E3D" w:rsidP="00DB7E3D">
      <w:pPr>
        <w:jc w:val="both"/>
      </w:pPr>
    </w:p>
    <w:p w14:paraId="75B6AA96" w14:textId="77777777" w:rsidR="00DB7E3D" w:rsidRDefault="00DB7E3D" w:rsidP="00DB7E3D">
      <w:pPr>
        <w:jc w:val="both"/>
      </w:pPr>
    </w:p>
    <w:p w14:paraId="7BBB3A5E" w14:textId="77777777" w:rsidR="00DB7E3D" w:rsidRDefault="00DB7E3D" w:rsidP="00DB7E3D">
      <w:pPr>
        <w:jc w:val="both"/>
      </w:pPr>
    </w:p>
    <w:p w14:paraId="58BB2E58" w14:textId="77777777" w:rsidR="00DB7E3D" w:rsidRDefault="00DB7E3D" w:rsidP="00DB7E3D">
      <w:pPr>
        <w:jc w:val="both"/>
      </w:pPr>
    </w:p>
    <w:p w14:paraId="1FEDCC19" w14:textId="77777777" w:rsidR="00DB7E3D" w:rsidRDefault="00DB7E3D" w:rsidP="00DB7E3D">
      <w:pPr>
        <w:jc w:val="both"/>
      </w:pPr>
    </w:p>
    <w:p w14:paraId="00BBA4AA" w14:textId="77777777" w:rsidR="00DB7E3D" w:rsidRDefault="00DB7E3D" w:rsidP="00DB7E3D">
      <w:pPr>
        <w:jc w:val="both"/>
      </w:pPr>
    </w:p>
    <w:p w14:paraId="39A8CF78" w14:textId="77777777" w:rsidR="00DB7E3D" w:rsidRDefault="00DB7E3D" w:rsidP="00DB7E3D">
      <w:pPr>
        <w:jc w:val="both"/>
      </w:pPr>
    </w:p>
    <w:p w14:paraId="1C2C13E7" w14:textId="77777777" w:rsidR="00DB7E3D" w:rsidRDefault="00DB7E3D" w:rsidP="00DB7E3D">
      <w:pPr>
        <w:jc w:val="both"/>
      </w:pPr>
    </w:p>
    <w:p w14:paraId="620433AC" w14:textId="77777777" w:rsidR="00DB7E3D" w:rsidRDefault="00DB7E3D" w:rsidP="00DB7E3D">
      <w:pPr>
        <w:jc w:val="both"/>
      </w:pPr>
    </w:p>
    <w:p w14:paraId="563F3482" w14:textId="77777777" w:rsidR="00DB7E3D" w:rsidRDefault="00DB7E3D" w:rsidP="00DB7E3D">
      <w:pPr>
        <w:jc w:val="both"/>
      </w:pPr>
    </w:p>
    <w:p w14:paraId="2F16E0B5" w14:textId="77777777" w:rsidR="00620EAB" w:rsidRDefault="00620EAB" w:rsidP="00DB7E3D">
      <w:pPr>
        <w:jc w:val="both"/>
      </w:pPr>
    </w:p>
    <w:p w14:paraId="611DAE9C" w14:textId="77777777" w:rsidR="00620EAB" w:rsidRDefault="00620EAB" w:rsidP="00DB7E3D">
      <w:pPr>
        <w:jc w:val="both"/>
      </w:pPr>
    </w:p>
    <w:p w14:paraId="549D7845" w14:textId="77777777" w:rsidR="00620EAB" w:rsidRDefault="00620EAB" w:rsidP="00DB7E3D">
      <w:pPr>
        <w:jc w:val="both"/>
      </w:pPr>
    </w:p>
    <w:p w14:paraId="51CE5610" w14:textId="77777777" w:rsidR="00DB7E3D" w:rsidRDefault="00DB7E3D" w:rsidP="00DB7E3D">
      <w:pPr>
        <w:jc w:val="both"/>
      </w:pPr>
    </w:p>
    <w:p w14:paraId="73C880CC" w14:textId="77777777" w:rsidR="00DB7E3D" w:rsidRDefault="00DB7E3D" w:rsidP="00DB7E3D">
      <w:pPr>
        <w:jc w:val="both"/>
      </w:pPr>
    </w:p>
    <w:p w14:paraId="6E01FBE8" w14:textId="77777777" w:rsidR="00DB7E3D" w:rsidRDefault="00DB7E3D" w:rsidP="00DB7E3D">
      <w:pPr>
        <w:jc w:val="both"/>
      </w:pPr>
    </w:p>
    <w:p w14:paraId="5D29DF67" w14:textId="77777777" w:rsidR="00DB7E3D" w:rsidRPr="00985FA6" w:rsidRDefault="00DB7E3D" w:rsidP="00DB7E3D">
      <w:pPr>
        <w:jc w:val="both"/>
      </w:pPr>
    </w:p>
    <w:p w14:paraId="2A6C5074" w14:textId="77777777" w:rsidR="00DB7E3D" w:rsidRPr="006B79AB" w:rsidRDefault="00DB7E3D">
      <w:pPr>
        <w:pStyle w:val="Heading1"/>
        <w:numPr>
          <w:ilvl w:val="0"/>
          <w:numId w:val="223"/>
        </w:numPr>
        <w:spacing w:line="276" w:lineRule="auto"/>
        <w:rPr>
          <w:rStyle w:val="Strong"/>
          <w:rFonts w:asciiTheme="minorHAnsi" w:hAnsiTheme="minorHAnsi" w:cstheme="minorHAnsi"/>
          <w:bCs w:val="0"/>
          <w:color w:val="000000" w:themeColor="text1"/>
        </w:rPr>
      </w:pPr>
      <w:bookmarkStart w:id="19" w:name="_Toc206421214"/>
      <w:r w:rsidRPr="006B79AB">
        <w:rPr>
          <w:rStyle w:val="Strong"/>
          <w:rFonts w:asciiTheme="minorHAnsi" w:hAnsiTheme="minorHAnsi" w:cstheme="minorHAnsi"/>
          <w:bCs w:val="0"/>
          <w:color w:val="000000" w:themeColor="text1"/>
        </w:rPr>
        <w:lastRenderedPageBreak/>
        <w:t>Workplace Safety Practices</w:t>
      </w:r>
      <w:bookmarkEnd w:id="19"/>
    </w:p>
    <w:p w14:paraId="18574A69" w14:textId="77777777" w:rsidR="00DB7E3D" w:rsidRDefault="00DB7E3D" w:rsidP="00DB7E3D"/>
    <w:p w14:paraId="67CE5092" w14:textId="77777777" w:rsidR="00DB7E3D" w:rsidRPr="004814EE" w:rsidRDefault="00DB7E3D" w:rsidP="00DB7E3D">
      <w:pPr>
        <w:jc w:val="both"/>
        <w:rPr>
          <w:rFonts w:asciiTheme="minorHAnsi" w:hAnsiTheme="minorHAnsi" w:cstheme="minorHAnsi"/>
          <w:b/>
          <w:bCs/>
        </w:rPr>
      </w:pPr>
      <w:r w:rsidRPr="004814EE">
        <w:rPr>
          <w:rFonts w:asciiTheme="minorHAnsi" w:hAnsiTheme="minorHAnsi" w:cstheme="minorHAnsi"/>
          <w:b/>
          <w:bCs/>
        </w:rPr>
        <w:t>Purpose</w:t>
      </w:r>
    </w:p>
    <w:p w14:paraId="70F5D43E" w14:textId="77777777" w:rsidR="00DB7E3D" w:rsidRDefault="00DB7E3D" w:rsidP="00DB7E3D">
      <w:pPr>
        <w:jc w:val="both"/>
        <w:rPr>
          <w:rFonts w:asciiTheme="minorHAnsi" w:hAnsiTheme="minorHAnsi" w:cstheme="minorHAnsi"/>
        </w:rPr>
      </w:pPr>
      <w:r w:rsidRPr="004814EE">
        <w:rPr>
          <w:rFonts w:asciiTheme="minorHAnsi" w:hAnsiTheme="minorHAnsi" w:cstheme="minorHAnsi"/>
        </w:rPr>
        <w:t>To provide comprehensive, role-relevant safety procedures aligned with Choksi Heraeus’s specialized production environment</w:t>
      </w:r>
      <w:r>
        <w:rPr>
          <w:rFonts w:asciiTheme="minorHAnsi" w:hAnsiTheme="minorHAnsi" w:cstheme="minorHAnsi"/>
        </w:rPr>
        <w:t xml:space="preserve">, </w:t>
      </w:r>
      <w:r w:rsidRPr="004814EE">
        <w:rPr>
          <w:rFonts w:asciiTheme="minorHAnsi" w:hAnsiTheme="minorHAnsi" w:cstheme="minorHAnsi"/>
        </w:rPr>
        <w:t>addressing handling of precious metals, chemical processes, precision equipment, and industry-specific hazards.</w:t>
      </w:r>
    </w:p>
    <w:p w14:paraId="21DC3B3F" w14:textId="77777777" w:rsidR="00DB7E3D" w:rsidRPr="004814EE" w:rsidRDefault="00DB7E3D" w:rsidP="00DB7E3D">
      <w:pPr>
        <w:jc w:val="both"/>
        <w:rPr>
          <w:rFonts w:asciiTheme="minorHAnsi" w:hAnsiTheme="minorHAnsi" w:cstheme="minorHAnsi"/>
        </w:rPr>
      </w:pPr>
    </w:p>
    <w:p w14:paraId="18D9A8F2" w14:textId="77777777" w:rsidR="00DB7E3D" w:rsidRPr="004814EE" w:rsidRDefault="00DB7E3D" w:rsidP="00DB7E3D">
      <w:pPr>
        <w:jc w:val="both"/>
        <w:rPr>
          <w:rFonts w:asciiTheme="minorHAnsi" w:hAnsiTheme="minorHAnsi" w:cstheme="minorHAnsi"/>
          <w:b/>
          <w:bCs/>
        </w:rPr>
      </w:pPr>
      <w:r w:rsidRPr="004814EE">
        <w:rPr>
          <w:rFonts w:asciiTheme="minorHAnsi" w:hAnsiTheme="minorHAnsi" w:cstheme="minorHAnsi"/>
          <w:b/>
          <w:bCs/>
        </w:rPr>
        <w:t>Scope</w:t>
      </w:r>
    </w:p>
    <w:p w14:paraId="71330335" w14:textId="77777777" w:rsidR="00DB7E3D" w:rsidRPr="004814EE" w:rsidRDefault="00DB7E3D" w:rsidP="00DB7E3D">
      <w:pPr>
        <w:jc w:val="both"/>
        <w:rPr>
          <w:rFonts w:asciiTheme="minorHAnsi" w:hAnsiTheme="minorHAnsi" w:cstheme="minorHAnsi"/>
        </w:rPr>
      </w:pPr>
      <w:r w:rsidRPr="004814EE">
        <w:rPr>
          <w:rFonts w:asciiTheme="minorHAnsi" w:hAnsiTheme="minorHAnsi" w:cstheme="minorHAnsi"/>
        </w:rPr>
        <w:t xml:space="preserve">Applicable to all employees, </w:t>
      </w:r>
      <w:r>
        <w:rPr>
          <w:rFonts w:asciiTheme="minorHAnsi" w:hAnsiTheme="minorHAnsi" w:cstheme="minorHAnsi"/>
        </w:rPr>
        <w:t>non-</w:t>
      </w:r>
      <w:r w:rsidRPr="004814EE">
        <w:rPr>
          <w:rFonts w:asciiTheme="minorHAnsi" w:hAnsiTheme="minorHAnsi" w:cstheme="minorHAnsi"/>
        </w:rPr>
        <w:t>employee</w:t>
      </w:r>
      <w:r>
        <w:rPr>
          <w:rFonts w:asciiTheme="minorHAnsi" w:hAnsiTheme="minorHAnsi" w:cstheme="minorHAnsi"/>
        </w:rPr>
        <w:t xml:space="preserve"> workers, other</w:t>
      </w:r>
      <w:r w:rsidRPr="004814EE">
        <w:rPr>
          <w:rFonts w:asciiTheme="minorHAnsi" w:hAnsiTheme="minorHAnsi" w:cstheme="minorHAnsi"/>
        </w:rPr>
        <w:t xml:space="preserve"> contract</w:t>
      </w:r>
      <w:r>
        <w:rPr>
          <w:rFonts w:asciiTheme="minorHAnsi" w:hAnsiTheme="minorHAnsi" w:cstheme="minorHAnsi"/>
        </w:rPr>
        <w:t>ed workers</w:t>
      </w:r>
      <w:r w:rsidRPr="004814EE">
        <w:rPr>
          <w:rFonts w:asciiTheme="minorHAnsi" w:hAnsiTheme="minorHAnsi" w:cstheme="minorHAnsi"/>
        </w:rPr>
        <w:t>, and visitors across the Udaipur facility</w:t>
      </w:r>
      <w:r>
        <w:rPr>
          <w:rFonts w:asciiTheme="minorHAnsi" w:hAnsiTheme="minorHAnsi" w:cstheme="minorHAnsi"/>
        </w:rPr>
        <w:t xml:space="preserve">, </w:t>
      </w:r>
      <w:r w:rsidRPr="004814EE">
        <w:rPr>
          <w:rFonts w:asciiTheme="minorHAnsi" w:hAnsiTheme="minorHAnsi" w:cstheme="minorHAnsi"/>
        </w:rPr>
        <w:t>engineered</w:t>
      </w:r>
      <w:r>
        <w:rPr>
          <w:rFonts w:asciiTheme="minorHAnsi" w:hAnsiTheme="minorHAnsi" w:cstheme="minorHAnsi"/>
        </w:rPr>
        <w:t xml:space="preserve"> alloy</w:t>
      </w:r>
      <w:r w:rsidRPr="004814EE">
        <w:rPr>
          <w:rFonts w:asciiTheme="minorHAnsi" w:hAnsiTheme="minorHAnsi" w:cstheme="minorHAnsi"/>
        </w:rPr>
        <w:t xml:space="preserve"> materials, -</w:t>
      </w:r>
      <w:r>
        <w:rPr>
          <w:rFonts w:asciiTheme="minorHAnsi" w:hAnsiTheme="minorHAnsi" w:cstheme="minorHAnsi"/>
        </w:rPr>
        <w:t xml:space="preserve">Alloy </w:t>
      </w:r>
      <w:r w:rsidRPr="004814EE">
        <w:rPr>
          <w:rFonts w:asciiTheme="minorHAnsi" w:hAnsiTheme="minorHAnsi" w:cstheme="minorHAnsi"/>
        </w:rPr>
        <w:t xml:space="preserve">related processes, thin-film </w:t>
      </w:r>
      <w:r>
        <w:rPr>
          <w:rFonts w:asciiTheme="minorHAnsi" w:hAnsiTheme="minorHAnsi" w:cstheme="minorHAnsi"/>
        </w:rPr>
        <w:t xml:space="preserve">strip </w:t>
      </w:r>
      <w:r w:rsidRPr="004814EE">
        <w:rPr>
          <w:rFonts w:asciiTheme="minorHAnsi" w:hAnsiTheme="minorHAnsi" w:cstheme="minorHAnsi"/>
        </w:rPr>
        <w:t>production, and ancillary administrative zones.</w:t>
      </w:r>
    </w:p>
    <w:p w14:paraId="4D0F0A67" w14:textId="77777777" w:rsidR="00DB7E3D" w:rsidRPr="004814EE" w:rsidRDefault="00DB7E3D" w:rsidP="00DB7E3D">
      <w:pPr>
        <w:jc w:val="both"/>
        <w:rPr>
          <w:rFonts w:asciiTheme="minorHAnsi" w:hAnsiTheme="minorHAnsi" w:cstheme="minorHAnsi"/>
        </w:rPr>
      </w:pPr>
    </w:p>
    <w:p w14:paraId="550EFEE3" w14:textId="77777777" w:rsidR="00DB7E3D" w:rsidRPr="004814EE" w:rsidRDefault="00DB7E3D" w:rsidP="00DB7E3D">
      <w:pPr>
        <w:jc w:val="both"/>
        <w:rPr>
          <w:rFonts w:asciiTheme="minorHAnsi" w:hAnsiTheme="minorHAnsi" w:cstheme="minorHAnsi"/>
          <w:b/>
          <w:bCs/>
        </w:rPr>
      </w:pPr>
      <w:r w:rsidRPr="004814EE">
        <w:rPr>
          <w:rFonts w:asciiTheme="minorHAnsi" w:hAnsiTheme="minorHAnsi" w:cstheme="minorHAnsi"/>
          <w:b/>
          <w:bCs/>
        </w:rPr>
        <w:t>General Safety Rules (Site-wide)</w:t>
      </w:r>
    </w:p>
    <w:p w14:paraId="3B5532C4" w14:textId="77777777" w:rsidR="00DB7E3D" w:rsidRPr="004814EE" w:rsidRDefault="00DB7E3D">
      <w:pPr>
        <w:numPr>
          <w:ilvl w:val="0"/>
          <w:numId w:val="194"/>
        </w:numPr>
        <w:jc w:val="both"/>
        <w:rPr>
          <w:rFonts w:asciiTheme="minorHAnsi" w:hAnsiTheme="minorHAnsi" w:cstheme="minorHAnsi"/>
        </w:rPr>
      </w:pPr>
      <w:r w:rsidRPr="004814EE">
        <w:rPr>
          <w:rFonts w:asciiTheme="minorHAnsi" w:hAnsiTheme="minorHAnsi" w:cstheme="minorHAnsi"/>
        </w:rPr>
        <w:t xml:space="preserve">Always wear </w:t>
      </w:r>
      <w:r>
        <w:rPr>
          <w:rFonts w:asciiTheme="minorHAnsi" w:hAnsiTheme="minorHAnsi" w:cstheme="minorHAnsi"/>
          <w:b/>
          <w:bCs/>
        </w:rPr>
        <w:t xml:space="preserve">area </w:t>
      </w:r>
      <w:proofErr w:type="gramStart"/>
      <w:r>
        <w:rPr>
          <w:rFonts w:asciiTheme="minorHAnsi" w:hAnsiTheme="minorHAnsi" w:cstheme="minorHAnsi"/>
          <w:b/>
          <w:bCs/>
        </w:rPr>
        <w:t xml:space="preserve">specific </w:t>
      </w:r>
      <w:r w:rsidRPr="004814EE">
        <w:rPr>
          <w:rFonts w:asciiTheme="minorHAnsi" w:hAnsiTheme="minorHAnsi" w:cstheme="minorHAnsi"/>
          <w:b/>
          <w:bCs/>
        </w:rPr>
        <w:t xml:space="preserve"> PPE</w:t>
      </w:r>
      <w:proofErr w:type="gramEnd"/>
      <w:r w:rsidRPr="004814EE">
        <w:rPr>
          <w:rFonts w:asciiTheme="minorHAnsi" w:hAnsiTheme="minorHAnsi" w:cstheme="minorHAnsi"/>
        </w:rPr>
        <w:t xml:space="preserve"> (helmets, goggles, gloves, safety shoes, etc.).</w:t>
      </w:r>
    </w:p>
    <w:p w14:paraId="4E895D0C" w14:textId="77777777" w:rsidR="00DB7E3D" w:rsidRPr="004814EE" w:rsidRDefault="00DB7E3D">
      <w:pPr>
        <w:numPr>
          <w:ilvl w:val="0"/>
          <w:numId w:val="194"/>
        </w:numPr>
        <w:jc w:val="both"/>
        <w:rPr>
          <w:rFonts w:asciiTheme="minorHAnsi" w:hAnsiTheme="minorHAnsi" w:cstheme="minorHAnsi"/>
        </w:rPr>
      </w:pPr>
      <w:r w:rsidRPr="004814EE">
        <w:rPr>
          <w:rFonts w:asciiTheme="minorHAnsi" w:hAnsiTheme="minorHAnsi" w:cstheme="minorHAnsi"/>
        </w:rPr>
        <w:t xml:space="preserve">Do </w:t>
      </w:r>
      <w:r w:rsidRPr="004814EE">
        <w:rPr>
          <w:rFonts w:asciiTheme="minorHAnsi" w:hAnsiTheme="minorHAnsi" w:cstheme="minorHAnsi"/>
          <w:b/>
          <w:bCs/>
        </w:rPr>
        <w:t>not tamper with guards</w:t>
      </w:r>
      <w:r w:rsidRPr="004814EE">
        <w:rPr>
          <w:rFonts w:asciiTheme="minorHAnsi" w:hAnsiTheme="minorHAnsi" w:cstheme="minorHAnsi"/>
        </w:rPr>
        <w:t>, interlocks, or safety systems on precision and hazardous equipment.</w:t>
      </w:r>
    </w:p>
    <w:p w14:paraId="06C37905" w14:textId="77777777" w:rsidR="00DB7E3D" w:rsidRPr="004814EE" w:rsidRDefault="00DB7E3D">
      <w:pPr>
        <w:numPr>
          <w:ilvl w:val="0"/>
          <w:numId w:val="194"/>
        </w:numPr>
        <w:jc w:val="both"/>
        <w:rPr>
          <w:rFonts w:asciiTheme="minorHAnsi" w:hAnsiTheme="minorHAnsi" w:cstheme="minorHAnsi"/>
        </w:rPr>
      </w:pPr>
      <w:r w:rsidRPr="004814EE">
        <w:rPr>
          <w:rFonts w:asciiTheme="minorHAnsi" w:hAnsiTheme="minorHAnsi" w:cstheme="minorHAnsi"/>
        </w:rPr>
        <w:t xml:space="preserve">Maintain aseptic and clean workspaces, especially in sensitive areas like thin-film </w:t>
      </w:r>
      <w:r>
        <w:rPr>
          <w:rFonts w:asciiTheme="minorHAnsi" w:hAnsiTheme="minorHAnsi" w:cstheme="minorHAnsi"/>
        </w:rPr>
        <w:t xml:space="preserve">of strips/ </w:t>
      </w:r>
      <w:proofErr w:type="gramStart"/>
      <w:r>
        <w:rPr>
          <w:rFonts w:asciiTheme="minorHAnsi" w:hAnsiTheme="minorHAnsi" w:cstheme="minorHAnsi"/>
        </w:rPr>
        <w:t xml:space="preserve">foils  </w:t>
      </w:r>
      <w:r w:rsidRPr="004814EE">
        <w:rPr>
          <w:rFonts w:asciiTheme="minorHAnsi" w:hAnsiTheme="minorHAnsi" w:cstheme="minorHAnsi"/>
        </w:rPr>
        <w:t>production</w:t>
      </w:r>
      <w:proofErr w:type="gramEnd"/>
      <w:r>
        <w:rPr>
          <w:rFonts w:asciiTheme="minorHAnsi" w:hAnsiTheme="minorHAnsi" w:cstheme="minorHAnsi"/>
        </w:rPr>
        <w:t xml:space="preserve"> at B-building</w:t>
      </w:r>
      <w:r w:rsidRPr="004814EE">
        <w:rPr>
          <w:rFonts w:asciiTheme="minorHAnsi" w:hAnsiTheme="minorHAnsi" w:cstheme="minorHAnsi"/>
        </w:rPr>
        <w:t>.</w:t>
      </w:r>
    </w:p>
    <w:p w14:paraId="14065843" w14:textId="77777777" w:rsidR="00DB7E3D" w:rsidRPr="004814EE" w:rsidRDefault="00DB7E3D">
      <w:pPr>
        <w:numPr>
          <w:ilvl w:val="0"/>
          <w:numId w:val="194"/>
        </w:numPr>
        <w:jc w:val="both"/>
        <w:rPr>
          <w:rFonts w:asciiTheme="minorHAnsi" w:hAnsiTheme="minorHAnsi" w:cstheme="minorHAnsi"/>
        </w:rPr>
      </w:pPr>
      <w:r w:rsidRPr="004814EE">
        <w:rPr>
          <w:rFonts w:asciiTheme="minorHAnsi" w:hAnsiTheme="minorHAnsi" w:cstheme="minorHAnsi"/>
        </w:rPr>
        <w:t>Report all safety hazards and near-misses immediately.</w:t>
      </w:r>
    </w:p>
    <w:p w14:paraId="5274B298" w14:textId="77777777" w:rsidR="00DB7E3D" w:rsidRPr="004814EE" w:rsidRDefault="00DB7E3D">
      <w:pPr>
        <w:numPr>
          <w:ilvl w:val="0"/>
          <w:numId w:val="194"/>
        </w:numPr>
        <w:jc w:val="both"/>
        <w:rPr>
          <w:rFonts w:asciiTheme="minorHAnsi" w:hAnsiTheme="minorHAnsi" w:cstheme="minorHAnsi"/>
        </w:rPr>
      </w:pPr>
      <w:r w:rsidRPr="004814EE">
        <w:rPr>
          <w:rFonts w:asciiTheme="minorHAnsi" w:hAnsiTheme="minorHAnsi" w:cstheme="minorHAnsi"/>
        </w:rPr>
        <w:t xml:space="preserve">Adhere to signage, </w:t>
      </w:r>
      <w:proofErr w:type="spellStart"/>
      <w:r w:rsidRPr="004814EE">
        <w:rPr>
          <w:rFonts w:asciiTheme="minorHAnsi" w:hAnsiTheme="minorHAnsi" w:cstheme="minorHAnsi"/>
        </w:rPr>
        <w:t>color</w:t>
      </w:r>
      <w:proofErr w:type="spellEnd"/>
      <w:r w:rsidRPr="004814EE">
        <w:rPr>
          <w:rFonts w:asciiTheme="minorHAnsi" w:hAnsiTheme="minorHAnsi" w:cstheme="minorHAnsi"/>
        </w:rPr>
        <w:t xml:space="preserve"> codes, and designated zones (e.g., chemical storage, clean areas).</w:t>
      </w:r>
    </w:p>
    <w:p w14:paraId="61F44A28" w14:textId="77777777" w:rsidR="00DB7E3D" w:rsidRPr="004814EE" w:rsidRDefault="00DB7E3D">
      <w:pPr>
        <w:numPr>
          <w:ilvl w:val="0"/>
          <w:numId w:val="194"/>
        </w:numPr>
        <w:jc w:val="both"/>
        <w:rPr>
          <w:rFonts w:asciiTheme="minorHAnsi" w:hAnsiTheme="minorHAnsi" w:cstheme="minorHAnsi"/>
        </w:rPr>
      </w:pPr>
      <w:r w:rsidRPr="004814EE">
        <w:rPr>
          <w:rFonts w:asciiTheme="minorHAnsi" w:hAnsiTheme="minorHAnsi" w:cstheme="minorHAnsi"/>
        </w:rPr>
        <w:t xml:space="preserve">Prohibited </w:t>
      </w:r>
      <w:proofErr w:type="spellStart"/>
      <w:r w:rsidRPr="004814EE">
        <w:rPr>
          <w:rFonts w:asciiTheme="minorHAnsi" w:hAnsiTheme="minorHAnsi" w:cstheme="minorHAnsi"/>
        </w:rPr>
        <w:t>behaviors</w:t>
      </w:r>
      <w:proofErr w:type="spellEnd"/>
      <w:r w:rsidRPr="004814EE">
        <w:rPr>
          <w:rFonts w:asciiTheme="minorHAnsi" w:hAnsiTheme="minorHAnsi" w:cstheme="minorHAnsi"/>
        </w:rPr>
        <w:t>: smoking (especially near metals &amp; chemicals), running, misuse of equipment.</w:t>
      </w:r>
    </w:p>
    <w:p w14:paraId="73CDD1AC" w14:textId="77777777" w:rsidR="00DB7E3D" w:rsidRPr="004814EE" w:rsidRDefault="00DB7E3D" w:rsidP="00DB7E3D">
      <w:pPr>
        <w:jc w:val="both"/>
        <w:rPr>
          <w:rFonts w:asciiTheme="minorHAnsi" w:hAnsiTheme="minorHAnsi" w:cstheme="minorHAnsi"/>
        </w:rPr>
      </w:pPr>
    </w:p>
    <w:p w14:paraId="39F197F7" w14:textId="77777777" w:rsidR="00DB7E3D" w:rsidRPr="004814EE" w:rsidRDefault="00DB7E3D" w:rsidP="00DB7E3D">
      <w:pPr>
        <w:jc w:val="both"/>
        <w:rPr>
          <w:rFonts w:asciiTheme="minorHAnsi" w:hAnsiTheme="minorHAnsi" w:cstheme="minorHAnsi"/>
          <w:b/>
          <w:bCs/>
        </w:rPr>
      </w:pPr>
      <w:r w:rsidRPr="004814EE">
        <w:rPr>
          <w:rFonts w:asciiTheme="minorHAnsi" w:hAnsiTheme="minorHAnsi" w:cstheme="minorHAnsi"/>
          <w:b/>
          <w:bCs/>
        </w:rPr>
        <w:t>4. PPE (Aligned to Operations)</w:t>
      </w:r>
    </w:p>
    <w:p w14:paraId="045FA88A" w14:textId="77777777" w:rsidR="00DB7E3D" w:rsidRPr="004814EE" w:rsidRDefault="00DB7E3D">
      <w:pPr>
        <w:numPr>
          <w:ilvl w:val="0"/>
          <w:numId w:val="195"/>
        </w:numPr>
        <w:jc w:val="both"/>
        <w:rPr>
          <w:rFonts w:asciiTheme="minorHAnsi" w:hAnsiTheme="minorHAnsi" w:cstheme="minorHAnsi"/>
        </w:rPr>
      </w:pPr>
      <w:r w:rsidRPr="004814EE">
        <w:rPr>
          <w:rFonts w:asciiTheme="minorHAnsi" w:hAnsiTheme="minorHAnsi" w:cstheme="minorHAnsi"/>
          <w:b/>
          <w:bCs/>
        </w:rPr>
        <w:t>Head Protection</w:t>
      </w:r>
      <w:r w:rsidRPr="004814EE">
        <w:rPr>
          <w:rFonts w:asciiTheme="minorHAnsi" w:hAnsiTheme="minorHAnsi" w:cstheme="minorHAnsi"/>
        </w:rPr>
        <w:t>: Helmets in machining or loading zones.</w:t>
      </w:r>
    </w:p>
    <w:p w14:paraId="64D16662" w14:textId="77777777" w:rsidR="00DB7E3D" w:rsidRPr="004814EE" w:rsidRDefault="00DB7E3D">
      <w:pPr>
        <w:numPr>
          <w:ilvl w:val="0"/>
          <w:numId w:val="195"/>
        </w:numPr>
        <w:jc w:val="both"/>
        <w:rPr>
          <w:rFonts w:asciiTheme="minorHAnsi" w:hAnsiTheme="minorHAnsi" w:cstheme="minorHAnsi"/>
        </w:rPr>
      </w:pPr>
      <w:r w:rsidRPr="004814EE">
        <w:rPr>
          <w:rFonts w:asciiTheme="minorHAnsi" w:hAnsiTheme="minorHAnsi" w:cstheme="minorHAnsi"/>
          <w:b/>
          <w:bCs/>
        </w:rPr>
        <w:t>Eye/Face Protection</w:t>
      </w:r>
      <w:r w:rsidRPr="004814EE">
        <w:rPr>
          <w:rFonts w:asciiTheme="minorHAnsi" w:hAnsiTheme="minorHAnsi" w:cstheme="minorHAnsi"/>
        </w:rPr>
        <w:t>: Goggles when dealing with chemicals or fine particulate matter (e.g., during sputtering target prep).</w:t>
      </w:r>
    </w:p>
    <w:p w14:paraId="5051BCE7" w14:textId="77777777" w:rsidR="00DB7E3D" w:rsidRPr="004814EE" w:rsidRDefault="00DB7E3D">
      <w:pPr>
        <w:numPr>
          <w:ilvl w:val="0"/>
          <w:numId w:val="195"/>
        </w:numPr>
        <w:jc w:val="both"/>
        <w:rPr>
          <w:rFonts w:asciiTheme="minorHAnsi" w:hAnsiTheme="minorHAnsi" w:cstheme="minorHAnsi"/>
        </w:rPr>
      </w:pPr>
      <w:r w:rsidRPr="004814EE">
        <w:rPr>
          <w:rFonts w:asciiTheme="minorHAnsi" w:hAnsiTheme="minorHAnsi" w:cstheme="minorHAnsi"/>
          <w:b/>
          <w:bCs/>
        </w:rPr>
        <w:t>Respiratory Protection</w:t>
      </w:r>
      <w:r w:rsidRPr="004814EE">
        <w:rPr>
          <w:rFonts w:asciiTheme="minorHAnsi" w:hAnsiTheme="minorHAnsi" w:cstheme="minorHAnsi"/>
        </w:rPr>
        <w:t>: Masks when handling powders, fumes, or solvents.</w:t>
      </w:r>
    </w:p>
    <w:p w14:paraId="6AC8DB0F" w14:textId="77777777" w:rsidR="00DB7E3D" w:rsidRPr="004814EE" w:rsidRDefault="00DB7E3D">
      <w:pPr>
        <w:numPr>
          <w:ilvl w:val="0"/>
          <w:numId w:val="195"/>
        </w:numPr>
        <w:jc w:val="both"/>
        <w:rPr>
          <w:rFonts w:asciiTheme="minorHAnsi" w:hAnsiTheme="minorHAnsi" w:cstheme="minorHAnsi"/>
        </w:rPr>
      </w:pPr>
      <w:r w:rsidRPr="004814EE">
        <w:rPr>
          <w:rFonts w:asciiTheme="minorHAnsi" w:hAnsiTheme="minorHAnsi" w:cstheme="minorHAnsi"/>
          <w:b/>
          <w:bCs/>
        </w:rPr>
        <w:t>Hand Protection</w:t>
      </w:r>
      <w:r w:rsidRPr="004814EE">
        <w:rPr>
          <w:rFonts w:asciiTheme="minorHAnsi" w:hAnsiTheme="minorHAnsi" w:cstheme="minorHAnsi"/>
        </w:rPr>
        <w:t xml:space="preserve">: Heat-, cut-, or chemical-resistant gloves as per the task (e.g., </w:t>
      </w:r>
      <w:r>
        <w:rPr>
          <w:rFonts w:asciiTheme="minorHAnsi" w:hAnsiTheme="minorHAnsi" w:cstheme="minorHAnsi"/>
        </w:rPr>
        <w:t xml:space="preserve">Chemical </w:t>
      </w:r>
      <w:r w:rsidRPr="004814EE">
        <w:rPr>
          <w:rFonts w:asciiTheme="minorHAnsi" w:hAnsiTheme="minorHAnsi" w:cstheme="minorHAnsi"/>
        </w:rPr>
        <w:t>handling</w:t>
      </w:r>
      <w:r>
        <w:rPr>
          <w:rFonts w:asciiTheme="minorHAnsi" w:hAnsiTheme="minorHAnsi" w:cstheme="minorHAnsi"/>
        </w:rPr>
        <w:t>, ceramic colour</w:t>
      </w:r>
      <w:r w:rsidRPr="004814EE">
        <w:rPr>
          <w:rFonts w:asciiTheme="minorHAnsi" w:hAnsiTheme="minorHAnsi" w:cstheme="minorHAnsi"/>
        </w:rPr>
        <w:t>).</w:t>
      </w:r>
    </w:p>
    <w:p w14:paraId="3688B2EE" w14:textId="77777777" w:rsidR="00DB7E3D" w:rsidRPr="004814EE" w:rsidRDefault="00DB7E3D">
      <w:pPr>
        <w:numPr>
          <w:ilvl w:val="0"/>
          <w:numId w:val="195"/>
        </w:numPr>
        <w:jc w:val="both"/>
        <w:rPr>
          <w:rFonts w:asciiTheme="minorHAnsi" w:hAnsiTheme="minorHAnsi" w:cstheme="minorHAnsi"/>
        </w:rPr>
      </w:pPr>
      <w:r w:rsidRPr="004814EE">
        <w:rPr>
          <w:rFonts w:asciiTheme="minorHAnsi" w:hAnsiTheme="minorHAnsi" w:cstheme="minorHAnsi"/>
          <w:b/>
          <w:bCs/>
        </w:rPr>
        <w:t>Foot Protection</w:t>
      </w:r>
      <w:r w:rsidRPr="004814EE">
        <w:rPr>
          <w:rFonts w:asciiTheme="minorHAnsi" w:hAnsiTheme="minorHAnsi" w:cstheme="minorHAnsi"/>
        </w:rPr>
        <w:t xml:space="preserve">: Safety shoes in production, </w:t>
      </w:r>
      <w:r>
        <w:rPr>
          <w:rFonts w:asciiTheme="minorHAnsi" w:hAnsiTheme="minorHAnsi" w:cstheme="minorHAnsi"/>
        </w:rPr>
        <w:t xml:space="preserve">cladding, rolling, stores, </w:t>
      </w:r>
      <w:r w:rsidRPr="004814EE">
        <w:rPr>
          <w:rFonts w:asciiTheme="minorHAnsi" w:hAnsiTheme="minorHAnsi" w:cstheme="minorHAnsi"/>
        </w:rPr>
        <w:t>warehouse, or milling areas.</w:t>
      </w:r>
    </w:p>
    <w:p w14:paraId="35451E44" w14:textId="77777777" w:rsidR="00DB7E3D" w:rsidRPr="004814EE" w:rsidRDefault="00DB7E3D">
      <w:pPr>
        <w:numPr>
          <w:ilvl w:val="0"/>
          <w:numId w:val="195"/>
        </w:numPr>
        <w:jc w:val="both"/>
        <w:rPr>
          <w:rFonts w:asciiTheme="minorHAnsi" w:hAnsiTheme="minorHAnsi" w:cstheme="minorHAnsi"/>
        </w:rPr>
      </w:pPr>
      <w:r w:rsidRPr="004814EE">
        <w:rPr>
          <w:rFonts w:asciiTheme="minorHAnsi" w:hAnsiTheme="minorHAnsi" w:cstheme="minorHAnsi"/>
          <w:b/>
          <w:bCs/>
        </w:rPr>
        <w:t>Body Protection</w:t>
      </w:r>
      <w:r w:rsidRPr="004814EE">
        <w:rPr>
          <w:rFonts w:asciiTheme="minorHAnsi" w:hAnsiTheme="minorHAnsi" w:cstheme="minorHAnsi"/>
        </w:rPr>
        <w:t xml:space="preserve">: Lab coats or aprons when working with plating or precious </w:t>
      </w:r>
      <w:proofErr w:type="spellStart"/>
      <w:r w:rsidRPr="004814EE">
        <w:rPr>
          <w:rFonts w:asciiTheme="minorHAnsi" w:hAnsiTheme="minorHAnsi" w:cstheme="minorHAnsi"/>
        </w:rPr>
        <w:t>color</w:t>
      </w:r>
      <w:proofErr w:type="spellEnd"/>
      <w:r w:rsidRPr="004814EE">
        <w:rPr>
          <w:rFonts w:asciiTheme="minorHAnsi" w:hAnsiTheme="minorHAnsi" w:cstheme="minorHAnsi"/>
        </w:rPr>
        <w:t xml:space="preserve"> processes.</w:t>
      </w:r>
    </w:p>
    <w:p w14:paraId="37A6ED52" w14:textId="77777777" w:rsidR="00DB7E3D" w:rsidRPr="004814EE" w:rsidRDefault="00DB7E3D" w:rsidP="00DB7E3D">
      <w:pPr>
        <w:jc w:val="both"/>
        <w:rPr>
          <w:rFonts w:asciiTheme="minorHAnsi" w:hAnsiTheme="minorHAnsi" w:cstheme="minorHAnsi"/>
        </w:rPr>
      </w:pPr>
    </w:p>
    <w:p w14:paraId="19EB3BBB" w14:textId="77777777" w:rsidR="00DB7E3D" w:rsidRPr="004814EE" w:rsidRDefault="00DB7E3D" w:rsidP="00DB7E3D">
      <w:pPr>
        <w:rPr>
          <w:rFonts w:asciiTheme="minorHAnsi" w:hAnsiTheme="minorHAnsi" w:cstheme="minorHAnsi"/>
          <w:b/>
          <w:bCs/>
        </w:rPr>
      </w:pPr>
      <w:r w:rsidRPr="004814EE">
        <w:rPr>
          <w:rFonts w:asciiTheme="minorHAnsi" w:hAnsiTheme="minorHAnsi" w:cstheme="minorHAnsi"/>
          <w:b/>
          <w:bCs/>
        </w:rPr>
        <w:t>5. Safe Work Practices (Industry-Driven)</w:t>
      </w:r>
    </w:p>
    <w:p w14:paraId="705F3FB6" w14:textId="77777777" w:rsidR="00DB7E3D" w:rsidRPr="004814EE" w:rsidRDefault="00DB7E3D" w:rsidP="00DB7E3D">
      <w:pPr>
        <w:rPr>
          <w:rFonts w:asciiTheme="minorHAnsi" w:hAnsiTheme="minorHAnsi" w:cstheme="minorHAnsi"/>
          <w:b/>
          <w:bCs/>
        </w:rPr>
      </w:pPr>
      <w:r w:rsidRPr="004814EE">
        <w:rPr>
          <w:rFonts w:asciiTheme="minorHAnsi" w:hAnsiTheme="minorHAnsi" w:cstheme="minorHAnsi"/>
          <w:b/>
          <w:bCs/>
        </w:rPr>
        <w:t>5.1 Machinery &amp; Precision Equipment</w:t>
      </w:r>
    </w:p>
    <w:p w14:paraId="111C0D99" w14:textId="77777777" w:rsidR="00DB7E3D" w:rsidRPr="004814EE" w:rsidRDefault="00DB7E3D">
      <w:pPr>
        <w:numPr>
          <w:ilvl w:val="0"/>
          <w:numId w:val="196"/>
        </w:numPr>
        <w:rPr>
          <w:rFonts w:asciiTheme="minorHAnsi" w:hAnsiTheme="minorHAnsi" w:cstheme="minorHAnsi"/>
        </w:rPr>
      </w:pPr>
      <w:r w:rsidRPr="004814EE">
        <w:rPr>
          <w:rFonts w:asciiTheme="minorHAnsi" w:hAnsiTheme="minorHAnsi" w:cstheme="minorHAnsi"/>
        </w:rPr>
        <w:t>Train only authorized personnel to operate mills, sputtering, or bonding systems.</w:t>
      </w:r>
    </w:p>
    <w:p w14:paraId="7C427062" w14:textId="77777777" w:rsidR="00DB7E3D" w:rsidRPr="004814EE" w:rsidRDefault="00DB7E3D">
      <w:pPr>
        <w:numPr>
          <w:ilvl w:val="0"/>
          <w:numId w:val="196"/>
        </w:numPr>
        <w:rPr>
          <w:rFonts w:asciiTheme="minorHAnsi" w:hAnsiTheme="minorHAnsi" w:cstheme="minorHAnsi"/>
        </w:rPr>
      </w:pPr>
      <w:r w:rsidRPr="004814EE">
        <w:rPr>
          <w:rFonts w:asciiTheme="minorHAnsi" w:hAnsiTheme="minorHAnsi" w:cstheme="minorHAnsi"/>
        </w:rPr>
        <w:t>Conduct pre-operation safety checks (guards, cleanliness, lubrication).</w:t>
      </w:r>
    </w:p>
    <w:p w14:paraId="1BDE5C96" w14:textId="77777777" w:rsidR="00DB7E3D" w:rsidRPr="004814EE" w:rsidRDefault="00DB7E3D">
      <w:pPr>
        <w:numPr>
          <w:ilvl w:val="0"/>
          <w:numId w:val="196"/>
        </w:numPr>
        <w:rPr>
          <w:rFonts w:asciiTheme="minorHAnsi" w:hAnsiTheme="minorHAnsi" w:cstheme="minorHAnsi"/>
        </w:rPr>
      </w:pPr>
      <w:r w:rsidRPr="004814EE">
        <w:rPr>
          <w:rFonts w:asciiTheme="minorHAnsi" w:hAnsiTheme="minorHAnsi" w:cstheme="minorHAnsi"/>
        </w:rPr>
        <w:t xml:space="preserve">Use </w:t>
      </w:r>
      <w:r w:rsidRPr="004814EE">
        <w:rPr>
          <w:rFonts w:asciiTheme="minorHAnsi" w:hAnsiTheme="minorHAnsi" w:cstheme="minorHAnsi"/>
          <w:b/>
          <w:bCs/>
        </w:rPr>
        <w:t>Lockout-Tagout (LOTO)</w:t>
      </w:r>
      <w:r w:rsidRPr="004814EE">
        <w:rPr>
          <w:rFonts w:asciiTheme="minorHAnsi" w:hAnsiTheme="minorHAnsi" w:cstheme="minorHAnsi"/>
        </w:rPr>
        <w:t xml:space="preserve"> when servicing or cleaning.</w:t>
      </w:r>
    </w:p>
    <w:p w14:paraId="3C929912" w14:textId="77777777" w:rsidR="00DB7E3D" w:rsidRPr="004814EE" w:rsidRDefault="00DB7E3D">
      <w:pPr>
        <w:numPr>
          <w:ilvl w:val="0"/>
          <w:numId w:val="196"/>
        </w:numPr>
        <w:rPr>
          <w:rFonts w:asciiTheme="minorHAnsi" w:hAnsiTheme="minorHAnsi" w:cstheme="minorHAnsi"/>
        </w:rPr>
      </w:pPr>
      <w:r w:rsidRPr="004814EE">
        <w:rPr>
          <w:rFonts w:asciiTheme="minorHAnsi" w:hAnsiTheme="minorHAnsi" w:cstheme="minorHAnsi"/>
        </w:rPr>
        <w:t>Ensure clothes are secured when near moving parts.</w:t>
      </w:r>
    </w:p>
    <w:p w14:paraId="5F071251" w14:textId="77777777" w:rsidR="00DB7E3D" w:rsidRPr="004814EE" w:rsidRDefault="00DB7E3D" w:rsidP="00DB7E3D">
      <w:pPr>
        <w:rPr>
          <w:rFonts w:asciiTheme="minorHAnsi" w:hAnsiTheme="minorHAnsi" w:cstheme="minorHAnsi"/>
          <w:b/>
          <w:bCs/>
        </w:rPr>
      </w:pPr>
      <w:r w:rsidRPr="004814EE">
        <w:rPr>
          <w:rFonts w:asciiTheme="minorHAnsi" w:hAnsiTheme="minorHAnsi" w:cstheme="minorHAnsi"/>
          <w:b/>
          <w:bCs/>
        </w:rPr>
        <w:t>5.2 Handling Precious Metals &amp; Chemicals</w:t>
      </w:r>
    </w:p>
    <w:p w14:paraId="2D5691E8" w14:textId="77777777" w:rsidR="00DB7E3D" w:rsidRPr="004814EE" w:rsidRDefault="00DB7E3D">
      <w:pPr>
        <w:numPr>
          <w:ilvl w:val="0"/>
          <w:numId w:val="197"/>
        </w:numPr>
        <w:rPr>
          <w:rFonts w:asciiTheme="minorHAnsi" w:hAnsiTheme="minorHAnsi" w:cstheme="minorHAnsi"/>
        </w:rPr>
      </w:pPr>
      <w:r w:rsidRPr="004814EE">
        <w:rPr>
          <w:rFonts w:asciiTheme="minorHAnsi" w:hAnsiTheme="minorHAnsi" w:cstheme="minorHAnsi"/>
        </w:rPr>
        <w:t xml:space="preserve">Always consult the </w:t>
      </w:r>
      <w:r w:rsidRPr="004814EE">
        <w:rPr>
          <w:rFonts w:asciiTheme="minorHAnsi" w:hAnsiTheme="minorHAnsi" w:cstheme="minorHAnsi"/>
          <w:b/>
          <w:bCs/>
        </w:rPr>
        <w:t>Safety Data Sheets (SDS)</w:t>
      </w:r>
      <w:r w:rsidRPr="004814EE">
        <w:rPr>
          <w:rFonts w:asciiTheme="minorHAnsi" w:hAnsiTheme="minorHAnsi" w:cstheme="minorHAnsi"/>
        </w:rPr>
        <w:t xml:space="preserve"> before usage.</w:t>
      </w:r>
    </w:p>
    <w:p w14:paraId="6D283B02" w14:textId="77777777" w:rsidR="00DB7E3D" w:rsidRPr="004814EE" w:rsidRDefault="00DB7E3D">
      <w:pPr>
        <w:numPr>
          <w:ilvl w:val="0"/>
          <w:numId w:val="197"/>
        </w:numPr>
        <w:rPr>
          <w:rFonts w:asciiTheme="minorHAnsi" w:hAnsiTheme="minorHAnsi" w:cstheme="minorHAnsi"/>
        </w:rPr>
      </w:pPr>
      <w:r w:rsidRPr="004814EE">
        <w:rPr>
          <w:rFonts w:asciiTheme="minorHAnsi" w:hAnsiTheme="minorHAnsi" w:cstheme="minorHAnsi"/>
        </w:rPr>
        <w:lastRenderedPageBreak/>
        <w:t>Use fume hoods or local exhaust ventilation during plating, polishing, or solvent use.</w:t>
      </w:r>
    </w:p>
    <w:p w14:paraId="3B6CB1BD" w14:textId="77777777" w:rsidR="00DB7E3D" w:rsidRPr="004814EE" w:rsidRDefault="00DB7E3D">
      <w:pPr>
        <w:numPr>
          <w:ilvl w:val="0"/>
          <w:numId w:val="197"/>
        </w:numPr>
        <w:rPr>
          <w:rFonts w:asciiTheme="minorHAnsi" w:hAnsiTheme="minorHAnsi" w:cstheme="minorHAnsi"/>
        </w:rPr>
      </w:pPr>
      <w:r w:rsidRPr="004814EE">
        <w:rPr>
          <w:rFonts w:asciiTheme="minorHAnsi" w:hAnsiTheme="minorHAnsi" w:cstheme="minorHAnsi"/>
        </w:rPr>
        <w:t xml:space="preserve">Store precious metals in clearly </w:t>
      </w:r>
      <w:proofErr w:type="spellStart"/>
      <w:r w:rsidRPr="004814EE">
        <w:rPr>
          <w:rFonts w:asciiTheme="minorHAnsi" w:hAnsiTheme="minorHAnsi" w:cstheme="minorHAnsi"/>
        </w:rPr>
        <w:t>labeled</w:t>
      </w:r>
      <w:proofErr w:type="spellEnd"/>
      <w:r w:rsidRPr="004814EE">
        <w:rPr>
          <w:rFonts w:asciiTheme="minorHAnsi" w:hAnsiTheme="minorHAnsi" w:cstheme="minorHAnsi"/>
        </w:rPr>
        <w:t>, sealed containers.</w:t>
      </w:r>
    </w:p>
    <w:p w14:paraId="53EB7CCC" w14:textId="77777777" w:rsidR="00DB7E3D" w:rsidRPr="004814EE" w:rsidRDefault="00DB7E3D">
      <w:pPr>
        <w:numPr>
          <w:ilvl w:val="0"/>
          <w:numId w:val="197"/>
        </w:numPr>
        <w:rPr>
          <w:rFonts w:asciiTheme="minorHAnsi" w:hAnsiTheme="minorHAnsi" w:cstheme="minorHAnsi"/>
        </w:rPr>
      </w:pPr>
      <w:r w:rsidRPr="004814EE">
        <w:rPr>
          <w:rFonts w:asciiTheme="minorHAnsi" w:hAnsiTheme="minorHAnsi" w:cstheme="minorHAnsi"/>
        </w:rPr>
        <w:t>Dispose of waste and scraps in designated bins—especially valuable recovery items.</w:t>
      </w:r>
    </w:p>
    <w:p w14:paraId="0C1F6F7C" w14:textId="77777777" w:rsidR="00DB7E3D" w:rsidRPr="004814EE" w:rsidRDefault="00DB7E3D">
      <w:pPr>
        <w:numPr>
          <w:ilvl w:val="0"/>
          <w:numId w:val="197"/>
        </w:numPr>
        <w:rPr>
          <w:rFonts w:asciiTheme="minorHAnsi" w:hAnsiTheme="minorHAnsi" w:cstheme="minorHAnsi"/>
        </w:rPr>
      </w:pPr>
      <w:r w:rsidRPr="004814EE">
        <w:rPr>
          <w:rFonts w:asciiTheme="minorHAnsi" w:hAnsiTheme="minorHAnsi" w:cstheme="minorHAnsi"/>
        </w:rPr>
        <w:t>Handle catalysts and metal powders with extreme caution due to reactivity and value.</w:t>
      </w:r>
    </w:p>
    <w:p w14:paraId="2D04A591" w14:textId="77777777" w:rsidR="00DB7E3D" w:rsidRPr="004814EE" w:rsidRDefault="00DB7E3D" w:rsidP="00DB7E3D">
      <w:pPr>
        <w:rPr>
          <w:rFonts w:asciiTheme="minorHAnsi" w:hAnsiTheme="minorHAnsi" w:cstheme="minorHAnsi"/>
          <w:b/>
          <w:bCs/>
        </w:rPr>
      </w:pPr>
      <w:r w:rsidRPr="004814EE">
        <w:rPr>
          <w:rFonts w:asciiTheme="minorHAnsi" w:hAnsiTheme="minorHAnsi" w:cstheme="minorHAnsi"/>
          <w:b/>
          <w:bCs/>
        </w:rPr>
        <w:t>5.3 Refinery &amp; Recovery Operations</w:t>
      </w:r>
    </w:p>
    <w:p w14:paraId="26506406" w14:textId="77777777" w:rsidR="00DB7E3D" w:rsidRPr="004814EE" w:rsidRDefault="00DB7E3D">
      <w:pPr>
        <w:numPr>
          <w:ilvl w:val="0"/>
          <w:numId w:val="198"/>
        </w:numPr>
        <w:rPr>
          <w:rFonts w:asciiTheme="minorHAnsi" w:hAnsiTheme="minorHAnsi" w:cstheme="minorHAnsi"/>
        </w:rPr>
      </w:pPr>
      <w:r w:rsidRPr="004814EE">
        <w:rPr>
          <w:rFonts w:asciiTheme="minorHAnsi" w:hAnsiTheme="minorHAnsi" w:cstheme="minorHAnsi"/>
        </w:rPr>
        <w:t>Wear full PPE (including respirators) during scrap refining or spent catalyst recovery.</w:t>
      </w:r>
    </w:p>
    <w:p w14:paraId="751A046E" w14:textId="77777777" w:rsidR="00DB7E3D" w:rsidRPr="004814EE" w:rsidRDefault="00DB7E3D">
      <w:pPr>
        <w:numPr>
          <w:ilvl w:val="0"/>
          <w:numId w:val="198"/>
        </w:numPr>
        <w:rPr>
          <w:rFonts w:asciiTheme="minorHAnsi" w:hAnsiTheme="minorHAnsi" w:cstheme="minorHAnsi"/>
        </w:rPr>
      </w:pPr>
      <w:r w:rsidRPr="004814EE">
        <w:rPr>
          <w:rFonts w:asciiTheme="minorHAnsi" w:hAnsiTheme="minorHAnsi" w:cstheme="minorHAnsi"/>
        </w:rPr>
        <w:t>Use spill trays and containment for liquid metals or solvents.</w:t>
      </w:r>
    </w:p>
    <w:p w14:paraId="0228F064" w14:textId="77777777" w:rsidR="00DB7E3D" w:rsidRPr="004814EE" w:rsidRDefault="00DB7E3D">
      <w:pPr>
        <w:numPr>
          <w:ilvl w:val="0"/>
          <w:numId w:val="198"/>
        </w:numPr>
        <w:rPr>
          <w:rFonts w:asciiTheme="minorHAnsi" w:hAnsiTheme="minorHAnsi" w:cstheme="minorHAnsi"/>
        </w:rPr>
      </w:pPr>
      <w:r w:rsidRPr="004814EE">
        <w:rPr>
          <w:rFonts w:asciiTheme="minorHAnsi" w:hAnsiTheme="minorHAnsi" w:cstheme="minorHAnsi"/>
        </w:rPr>
        <w:t>Ensure proper ventilation to avoid accumulation of fumes.</w:t>
      </w:r>
    </w:p>
    <w:p w14:paraId="779AECB0" w14:textId="77777777" w:rsidR="00DB7E3D" w:rsidRPr="004814EE" w:rsidRDefault="00DB7E3D">
      <w:pPr>
        <w:numPr>
          <w:ilvl w:val="0"/>
          <w:numId w:val="198"/>
        </w:numPr>
        <w:rPr>
          <w:rFonts w:asciiTheme="minorHAnsi" w:hAnsiTheme="minorHAnsi" w:cstheme="minorHAnsi"/>
        </w:rPr>
      </w:pPr>
      <w:r w:rsidRPr="004814EE">
        <w:rPr>
          <w:rFonts w:asciiTheme="minorHAnsi" w:hAnsiTheme="minorHAnsi" w:cstheme="minorHAnsi"/>
        </w:rPr>
        <w:t>Promptly report any spill or equipment leak.</w:t>
      </w:r>
    </w:p>
    <w:p w14:paraId="0D771D45" w14:textId="77777777" w:rsidR="00DB7E3D" w:rsidRPr="004814EE" w:rsidRDefault="00DB7E3D" w:rsidP="00DB7E3D">
      <w:pPr>
        <w:rPr>
          <w:rFonts w:asciiTheme="minorHAnsi" w:hAnsiTheme="minorHAnsi" w:cstheme="minorHAnsi"/>
          <w:b/>
          <w:bCs/>
        </w:rPr>
      </w:pPr>
      <w:r w:rsidRPr="004814EE">
        <w:rPr>
          <w:rFonts w:asciiTheme="minorHAnsi" w:hAnsiTheme="minorHAnsi" w:cstheme="minorHAnsi"/>
          <w:b/>
          <w:bCs/>
        </w:rPr>
        <w:t>5.4 Electrical &amp; Thin-Film Areas</w:t>
      </w:r>
    </w:p>
    <w:p w14:paraId="2DAA97E4" w14:textId="77777777" w:rsidR="00DB7E3D" w:rsidRPr="004814EE" w:rsidRDefault="00DB7E3D">
      <w:pPr>
        <w:numPr>
          <w:ilvl w:val="0"/>
          <w:numId w:val="199"/>
        </w:numPr>
        <w:rPr>
          <w:rFonts w:asciiTheme="minorHAnsi" w:hAnsiTheme="minorHAnsi" w:cstheme="minorHAnsi"/>
        </w:rPr>
      </w:pPr>
      <w:r w:rsidRPr="004814EE">
        <w:rPr>
          <w:rFonts w:asciiTheme="minorHAnsi" w:hAnsiTheme="minorHAnsi" w:cstheme="minorHAnsi"/>
        </w:rPr>
        <w:t>Only certified staff may access high-voltage or thin-film deposition units.</w:t>
      </w:r>
    </w:p>
    <w:p w14:paraId="0491C5AC" w14:textId="77777777" w:rsidR="00DB7E3D" w:rsidRPr="004814EE" w:rsidRDefault="00DB7E3D">
      <w:pPr>
        <w:numPr>
          <w:ilvl w:val="0"/>
          <w:numId w:val="199"/>
        </w:numPr>
        <w:rPr>
          <w:rFonts w:asciiTheme="minorHAnsi" w:hAnsiTheme="minorHAnsi" w:cstheme="minorHAnsi"/>
        </w:rPr>
      </w:pPr>
      <w:r w:rsidRPr="004814EE">
        <w:rPr>
          <w:rFonts w:asciiTheme="minorHAnsi" w:hAnsiTheme="minorHAnsi" w:cstheme="minorHAnsi"/>
        </w:rPr>
        <w:t>Prevent overloads—check wiring, equipment grounding, and avoid wet conditions.</w:t>
      </w:r>
    </w:p>
    <w:p w14:paraId="675901AB" w14:textId="77777777" w:rsidR="00DB7E3D" w:rsidRPr="004814EE" w:rsidRDefault="00DB7E3D">
      <w:pPr>
        <w:numPr>
          <w:ilvl w:val="0"/>
          <w:numId w:val="199"/>
        </w:numPr>
        <w:rPr>
          <w:rFonts w:asciiTheme="minorHAnsi" w:hAnsiTheme="minorHAnsi" w:cstheme="minorHAnsi"/>
        </w:rPr>
      </w:pPr>
      <w:r w:rsidRPr="004814EE">
        <w:rPr>
          <w:rFonts w:asciiTheme="minorHAnsi" w:hAnsiTheme="minorHAnsi" w:cstheme="minorHAnsi"/>
        </w:rPr>
        <w:t>Report malfunctions (arcs, noise, overheating) immediately to maintenance.</w:t>
      </w:r>
    </w:p>
    <w:p w14:paraId="5CA1E113" w14:textId="77777777" w:rsidR="00DB7E3D" w:rsidRPr="004814EE" w:rsidRDefault="00DB7E3D" w:rsidP="00DB7E3D">
      <w:pPr>
        <w:rPr>
          <w:rFonts w:asciiTheme="minorHAnsi" w:hAnsiTheme="minorHAnsi" w:cstheme="minorHAnsi"/>
          <w:b/>
          <w:bCs/>
        </w:rPr>
      </w:pPr>
      <w:r w:rsidRPr="004814EE">
        <w:rPr>
          <w:rFonts w:asciiTheme="minorHAnsi" w:hAnsiTheme="minorHAnsi" w:cstheme="minorHAnsi"/>
          <w:b/>
          <w:bCs/>
        </w:rPr>
        <w:t>5.5 Working at Heights (e.g., for overhead conveyor or storage access)</w:t>
      </w:r>
    </w:p>
    <w:p w14:paraId="49447B94" w14:textId="77777777" w:rsidR="00DB7E3D" w:rsidRPr="004814EE" w:rsidRDefault="00DB7E3D">
      <w:pPr>
        <w:numPr>
          <w:ilvl w:val="0"/>
          <w:numId w:val="200"/>
        </w:numPr>
        <w:rPr>
          <w:rFonts w:asciiTheme="minorHAnsi" w:hAnsiTheme="minorHAnsi" w:cstheme="minorHAnsi"/>
        </w:rPr>
      </w:pPr>
      <w:r w:rsidRPr="004814EE">
        <w:rPr>
          <w:rFonts w:asciiTheme="minorHAnsi" w:hAnsiTheme="minorHAnsi" w:cstheme="minorHAnsi"/>
        </w:rPr>
        <w:t>Use certified ladders and wear harnesses if needed.</w:t>
      </w:r>
    </w:p>
    <w:p w14:paraId="6345C943" w14:textId="77777777" w:rsidR="00DB7E3D" w:rsidRPr="004814EE" w:rsidRDefault="00DB7E3D">
      <w:pPr>
        <w:numPr>
          <w:ilvl w:val="0"/>
          <w:numId w:val="200"/>
        </w:numPr>
        <w:rPr>
          <w:rFonts w:asciiTheme="minorHAnsi" w:hAnsiTheme="minorHAnsi" w:cstheme="minorHAnsi"/>
        </w:rPr>
      </w:pPr>
      <w:r w:rsidRPr="004814EE">
        <w:rPr>
          <w:rFonts w:asciiTheme="minorHAnsi" w:hAnsiTheme="minorHAnsi" w:cstheme="minorHAnsi"/>
        </w:rPr>
        <w:t xml:space="preserve">Keep tools secured and barricade below to </w:t>
      </w:r>
      <w:proofErr w:type="gramStart"/>
      <w:r w:rsidRPr="004814EE">
        <w:rPr>
          <w:rFonts w:asciiTheme="minorHAnsi" w:hAnsiTheme="minorHAnsi" w:cstheme="minorHAnsi"/>
        </w:rPr>
        <w:t xml:space="preserve">prevent </w:t>
      </w:r>
      <w:r>
        <w:rPr>
          <w:rFonts w:asciiTheme="minorHAnsi" w:hAnsiTheme="minorHAnsi" w:cstheme="minorHAnsi"/>
        </w:rPr>
        <w:t xml:space="preserve"> falling</w:t>
      </w:r>
      <w:proofErr w:type="gramEnd"/>
      <w:r>
        <w:rPr>
          <w:rFonts w:asciiTheme="minorHAnsi" w:hAnsiTheme="minorHAnsi" w:cstheme="minorHAnsi"/>
        </w:rPr>
        <w:t xml:space="preserve"> </w:t>
      </w:r>
      <w:r w:rsidRPr="004814EE">
        <w:rPr>
          <w:rFonts w:asciiTheme="minorHAnsi" w:hAnsiTheme="minorHAnsi" w:cstheme="minorHAnsi"/>
        </w:rPr>
        <w:t>hazards.</w:t>
      </w:r>
    </w:p>
    <w:p w14:paraId="0746E9C8" w14:textId="77777777" w:rsidR="00DB7E3D" w:rsidRPr="004814EE" w:rsidRDefault="00DB7E3D" w:rsidP="00DB7E3D">
      <w:pPr>
        <w:rPr>
          <w:rFonts w:asciiTheme="minorHAnsi" w:hAnsiTheme="minorHAnsi" w:cstheme="minorHAnsi"/>
          <w:b/>
          <w:bCs/>
        </w:rPr>
      </w:pPr>
      <w:r w:rsidRPr="004814EE">
        <w:rPr>
          <w:rFonts w:asciiTheme="minorHAnsi" w:hAnsiTheme="minorHAnsi" w:cstheme="minorHAnsi"/>
          <w:b/>
          <w:bCs/>
        </w:rPr>
        <w:t>5.6 Material Handling &amp; Inventory</w:t>
      </w:r>
    </w:p>
    <w:p w14:paraId="46835A59" w14:textId="77777777" w:rsidR="00DB7E3D" w:rsidRPr="004814EE" w:rsidRDefault="00DB7E3D">
      <w:pPr>
        <w:numPr>
          <w:ilvl w:val="0"/>
          <w:numId w:val="201"/>
        </w:numPr>
        <w:rPr>
          <w:rFonts w:asciiTheme="minorHAnsi" w:hAnsiTheme="minorHAnsi" w:cstheme="minorHAnsi"/>
        </w:rPr>
      </w:pPr>
      <w:r w:rsidRPr="004814EE">
        <w:rPr>
          <w:rFonts w:asciiTheme="minorHAnsi" w:hAnsiTheme="minorHAnsi" w:cstheme="minorHAnsi"/>
        </w:rPr>
        <w:t xml:space="preserve">Use forklifts or trolleys to move heavy metal ingots, </w:t>
      </w:r>
      <w:r>
        <w:rPr>
          <w:rFonts w:asciiTheme="minorHAnsi" w:hAnsiTheme="minorHAnsi" w:cstheme="minorHAnsi"/>
        </w:rPr>
        <w:t>coils</w:t>
      </w:r>
      <w:proofErr w:type="gramStart"/>
      <w:r>
        <w:rPr>
          <w:rFonts w:asciiTheme="minorHAnsi" w:hAnsiTheme="minorHAnsi" w:cstheme="minorHAnsi"/>
        </w:rPr>
        <w:t xml:space="preserve">, </w:t>
      </w:r>
      <w:r w:rsidRPr="004814EE">
        <w:rPr>
          <w:rFonts w:asciiTheme="minorHAnsi" w:hAnsiTheme="minorHAnsi" w:cstheme="minorHAnsi"/>
        </w:rPr>
        <w:t>,</w:t>
      </w:r>
      <w:proofErr w:type="gramEnd"/>
      <w:r w:rsidRPr="004814EE">
        <w:rPr>
          <w:rFonts w:asciiTheme="minorHAnsi" w:hAnsiTheme="minorHAnsi" w:cstheme="minorHAnsi"/>
        </w:rPr>
        <w:t xml:space="preserve"> </w:t>
      </w:r>
      <w:r>
        <w:rPr>
          <w:rFonts w:asciiTheme="minorHAnsi" w:hAnsiTheme="minorHAnsi" w:cstheme="minorHAnsi"/>
        </w:rPr>
        <w:t xml:space="preserve">or </w:t>
      </w:r>
      <w:proofErr w:type="gramStart"/>
      <w:r>
        <w:rPr>
          <w:rFonts w:asciiTheme="minorHAnsi" w:hAnsiTheme="minorHAnsi" w:cstheme="minorHAnsi"/>
        </w:rPr>
        <w:t xml:space="preserve">strips </w:t>
      </w:r>
      <w:r w:rsidRPr="004814EE">
        <w:rPr>
          <w:rFonts w:asciiTheme="minorHAnsi" w:hAnsiTheme="minorHAnsi" w:cstheme="minorHAnsi"/>
        </w:rPr>
        <w:t>.</w:t>
      </w:r>
      <w:proofErr w:type="gramEnd"/>
    </w:p>
    <w:p w14:paraId="382DE71E" w14:textId="77777777" w:rsidR="00DB7E3D" w:rsidRPr="004814EE" w:rsidRDefault="00DB7E3D">
      <w:pPr>
        <w:numPr>
          <w:ilvl w:val="0"/>
          <w:numId w:val="201"/>
        </w:numPr>
        <w:rPr>
          <w:rFonts w:asciiTheme="minorHAnsi" w:hAnsiTheme="minorHAnsi" w:cstheme="minorHAnsi"/>
        </w:rPr>
      </w:pPr>
      <w:r w:rsidRPr="004814EE">
        <w:rPr>
          <w:rFonts w:asciiTheme="minorHAnsi" w:hAnsiTheme="minorHAnsi" w:cstheme="minorHAnsi"/>
        </w:rPr>
        <w:t>Ensure operators are certified.</w:t>
      </w:r>
    </w:p>
    <w:p w14:paraId="54083B1F" w14:textId="77777777" w:rsidR="00DB7E3D" w:rsidRPr="004814EE" w:rsidRDefault="00DB7E3D">
      <w:pPr>
        <w:numPr>
          <w:ilvl w:val="0"/>
          <w:numId w:val="201"/>
        </w:numPr>
        <w:rPr>
          <w:rFonts w:asciiTheme="minorHAnsi" w:hAnsiTheme="minorHAnsi" w:cstheme="minorHAnsi"/>
        </w:rPr>
      </w:pPr>
      <w:r w:rsidRPr="004814EE">
        <w:rPr>
          <w:rFonts w:asciiTheme="minorHAnsi" w:hAnsiTheme="minorHAnsi" w:cstheme="minorHAnsi"/>
        </w:rPr>
        <w:t>Stack securely and within load limits.</w:t>
      </w:r>
    </w:p>
    <w:p w14:paraId="5AD0EA34" w14:textId="77777777" w:rsidR="00DB7E3D" w:rsidRPr="004814EE" w:rsidRDefault="00DB7E3D">
      <w:pPr>
        <w:numPr>
          <w:ilvl w:val="0"/>
          <w:numId w:val="201"/>
        </w:numPr>
        <w:rPr>
          <w:rFonts w:asciiTheme="minorHAnsi" w:hAnsiTheme="minorHAnsi" w:cstheme="minorHAnsi"/>
        </w:rPr>
      </w:pPr>
      <w:r w:rsidRPr="004814EE">
        <w:rPr>
          <w:rFonts w:asciiTheme="minorHAnsi" w:hAnsiTheme="minorHAnsi" w:cstheme="minorHAnsi"/>
        </w:rPr>
        <w:t>Use mechanical assistance for heavy or awkward-shaped items.</w:t>
      </w:r>
    </w:p>
    <w:p w14:paraId="1BB5B3D8" w14:textId="77777777" w:rsidR="00DB7E3D" w:rsidRPr="004814EE" w:rsidRDefault="00DB7E3D" w:rsidP="00DB7E3D">
      <w:pPr>
        <w:jc w:val="both"/>
        <w:rPr>
          <w:rFonts w:asciiTheme="minorHAnsi" w:hAnsiTheme="minorHAnsi" w:cstheme="minorHAnsi"/>
        </w:rPr>
      </w:pPr>
    </w:p>
    <w:p w14:paraId="24C12EFA" w14:textId="77777777" w:rsidR="00DB7E3D" w:rsidRPr="004814EE" w:rsidRDefault="00DB7E3D" w:rsidP="00DB7E3D">
      <w:pPr>
        <w:jc w:val="both"/>
        <w:rPr>
          <w:rFonts w:asciiTheme="minorHAnsi" w:hAnsiTheme="minorHAnsi" w:cstheme="minorHAnsi"/>
          <w:b/>
          <w:bCs/>
        </w:rPr>
      </w:pPr>
      <w:r w:rsidRPr="004814EE">
        <w:rPr>
          <w:rFonts w:asciiTheme="minorHAnsi" w:hAnsiTheme="minorHAnsi" w:cstheme="minorHAnsi"/>
          <w:b/>
          <w:bCs/>
        </w:rPr>
        <w:t>6. Housekeeping &amp; Hygiene</w:t>
      </w:r>
    </w:p>
    <w:p w14:paraId="2233E791" w14:textId="77777777" w:rsidR="00DB7E3D" w:rsidRPr="004814EE" w:rsidRDefault="00DB7E3D">
      <w:pPr>
        <w:numPr>
          <w:ilvl w:val="0"/>
          <w:numId w:val="202"/>
        </w:numPr>
        <w:jc w:val="both"/>
        <w:rPr>
          <w:rFonts w:asciiTheme="minorHAnsi" w:hAnsiTheme="minorHAnsi" w:cstheme="minorHAnsi"/>
        </w:rPr>
      </w:pPr>
      <w:r w:rsidRPr="004814EE">
        <w:rPr>
          <w:rFonts w:asciiTheme="minorHAnsi" w:hAnsiTheme="minorHAnsi" w:cstheme="minorHAnsi"/>
        </w:rPr>
        <w:t>Clean powdered or metallic dust immediately.</w:t>
      </w:r>
    </w:p>
    <w:p w14:paraId="3C4768BD" w14:textId="77777777" w:rsidR="00DB7E3D" w:rsidRPr="004814EE" w:rsidRDefault="00DB7E3D">
      <w:pPr>
        <w:numPr>
          <w:ilvl w:val="0"/>
          <w:numId w:val="202"/>
        </w:numPr>
        <w:jc w:val="both"/>
        <w:rPr>
          <w:rFonts w:asciiTheme="minorHAnsi" w:hAnsiTheme="minorHAnsi" w:cstheme="minorHAnsi"/>
        </w:rPr>
      </w:pPr>
      <w:r w:rsidRPr="004814EE">
        <w:rPr>
          <w:rFonts w:asciiTheme="minorHAnsi" w:hAnsiTheme="minorHAnsi" w:cstheme="minorHAnsi"/>
        </w:rPr>
        <w:t>Segregate general waste from precious scrap for recycling.</w:t>
      </w:r>
    </w:p>
    <w:p w14:paraId="1A89E3F1" w14:textId="77777777" w:rsidR="00DB7E3D" w:rsidRPr="004814EE" w:rsidRDefault="00DB7E3D">
      <w:pPr>
        <w:numPr>
          <w:ilvl w:val="0"/>
          <w:numId w:val="202"/>
        </w:numPr>
        <w:jc w:val="both"/>
        <w:rPr>
          <w:rFonts w:asciiTheme="minorHAnsi" w:hAnsiTheme="minorHAnsi" w:cstheme="minorHAnsi"/>
        </w:rPr>
      </w:pPr>
      <w:r w:rsidRPr="004814EE">
        <w:rPr>
          <w:rFonts w:asciiTheme="minorHAnsi" w:hAnsiTheme="minorHAnsi" w:cstheme="minorHAnsi"/>
        </w:rPr>
        <w:t xml:space="preserve">Keep walkways, </w:t>
      </w:r>
      <w:proofErr w:type="gramStart"/>
      <w:r w:rsidRPr="004814EE">
        <w:rPr>
          <w:rFonts w:asciiTheme="minorHAnsi" w:hAnsiTheme="minorHAnsi" w:cstheme="minorHAnsi"/>
        </w:rPr>
        <w:t>exits</w:t>
      </w:r>
      <w:proofErr w:type="gramEnd"/>
      <w:r w:rsidRPr="004814EE">
        <w:rPr>
          <w:rFonts w:asciiTheme="minorHAnsi" w:hAnsiTheme="minorHAnsi" w:cstheme="minorHAnsi"/>
        </w:rPr>
        <w:t>, and fire safety equipment accessible.</w:t>
      </w:r>
    </w:p>
    <w:p w14:paraId="36FA60C1" w14:textId="77777777" w:rsidR="00DB7E3D" w:rsidRPr="004814EE" w:rsidRDefault="00DB7E3D">
      <w:pPr>
        <w:numPr>
          <w:ilvl w:val="0"/>
          <w:numId w:val="202"/>
        </w:numPr>
        <w:jc w:val="both"/>
        <w:rPr>
          <w:rFonts w:asciiTheme="minorHAnsi" w:hAnsiTheme="minorHAnsi" w:cstheme="minorHAnsi"/>
        </w:rPr>
      </w:pPr>
      <w:r w:rsidRPr="004814EE">
        <w:rPr>
          <w:rFonts w:asciiTheme="minorHAnsi" w:hAnsiTheme="minorHAnsi" w:cstheme="minorHAnsi"/>
        </w:rPr>
        <w:t>Wash hands after handling metals and before food breaks.</w:t>
      </w:r>
    </w:p>
    <w:p w14:paraId="3E5E9B8A" w14:textId="77777777" w:rsidR="00DB7E3D" w:rsidRPr="004814EE" w:rsidRDefault="00DB7E3D" w:rsidP="00DB7E3D">
      <w:pPr>
        <w:jc w:val="both"/>
        <w:rPr>
          <w:rFonts w:asciiTheme="minorHAnsi" w:hAnsiTheme="minorHAnsi" w:cstheme="minorHAnsi"/>
        </w:rPr>
      </w:pPr>
    </w:p>
    <w:p w14:paraId="4E81C54A" w14:textId="77777777" w:rsidR="00DB7E3D" w:rsidRPr="004814EE" w:rsidRDefault="00DB7E3D" w:rsidP="00DB7E3D">
      <w:pPr>
        <w:jc w:val="both"/>
        <w:rPr>
          <w:rFonts w:asciiTheme="minorHAnsi" w:hAnsiTheme="minorHAnsi" w:cstheme="minorHAnsi"/>
          <w:b/>
          <w:bCs/>
        </w:rPr>
      </w:pPr>
      <w:r w:rsidRPr="004814EE">
        <w:rPr>
          <w:rFonts w:asciiTheme="minorHAnsi" w:hAnsiTheme="minorHAnsi" w:cstheme="minorHAnsi"/>
          <w:b/>
          <w:bCs/>
        </w:rPr>
        <w:t>7. Health &amp; Wellness</w:t>
      </w:r>
    </w:p>
    <w:p w14:paraId="637A7EA6" w14:textId="77777777" w:rsidR="00DB7E3D" w:rsidRPr="004814EE" w:rsidRDefault="00DB7E3D">
      <w:pPr>
        <w:numPr>
          <w:ilvl w:val="0"/>
          <w:numId w:val="203"/>
        </w:numPr>
        <w:jc w:val="both"/>
        <w:rPr>
          <w:rFonts w:asciiTheme="minorHAnsi" w:hAnsiTheme="minorHAnsi" w:cstheme="minorHAnsi"/>
        </w:rPr>
      </w:pPr>
      <w:r w:rsidRPr="004814EE">
        <w:rPr>
          <w:rFonts w:asciiTheme="minorHAnsi" w:hAnsiTheme="minorHAnsi" w:cstheme="minorHAnsi"/>
        </w:rPr>
        <w:t>Inform supervisors if feeling unwell</w:t>
      </w:r>
      <w:r>
        <w:rPr>
          <w:rFonts w:asciiTheme="minorHAnsi" w:hAnsiTheme="minorHAnsi" w:cstheme="minorHAnsi"/>
        </w:rPr>
        <w:t xml:space="preserve">, </w:t>
      </w:r>
      <w:r w:rsidRPr="004814EE">
        <w:rPr>
          <w:rFonts w:asciiTheme="minorHAnsi" w:hAnsiTheme="minorHAnsi" w:cstheme="minorHAnsi"/>
        </w:rPr>
        <w:t>especially during high-precision or hazardous tasks.</w:t>
      </w:r>
    </w:p>
    <w:p w14:paraId="6D598D2E" w14:textId="77777777" w:rsidR="00DB7E3D" w:rsidRPr="004814EE" w:rsidRDefault="00DB7E3D">
      <w:pPr>
        <w:numPr>
          <w:ilvl w:val="0"/>
          <w:numId w:val="203"/>
        </w:numPr>
        <w:jc w:val="both"/>
        <w:rPr>
          <w:rFonts w:asciiTheme="minorHAnsi" w:hAnsiTheme="minorHAnsi" w:cstheme="minorHAnsi"/>
        </w:rPr>
      </w:pPr>
      <w:r w:rsidRPr="004814EE">
        <w:rPr>
          <w:rFonts w:asciiTheme="minorHAnsi" w:hAnsiTheme="minorHAnsi" w:cstheme="minorHAnsi"/>
        </w:rPr>
        <w:t xml:space="preserve">Use ergonomic supports when soldering </w:t>
      </w:r>
      <w:proofErr w:type="gramStart"/>
      <w:r w:rsidRPr="004814EE">
        <w:rPr>
          <w:rFonts w:asciiTheme="minorHAnsi" w:hAnsiTheme="minorHAnsi" w:cstheme="minorHAnsi"/>
        </w:rPr>
        <w:t xml:space="preserve">or </w:t>
      </w:r>
      <w:r>
        <w:rPr>
          <w:rFonts w:asciiTheme="minorHAnsi" w:hAnsiTheme="minorHAnsi" w:cstheme="minorHAnsi"/>
        </w:rPr>
        <w:t xml:space="preserve"> precision</w:t>
      </w:r>
      <w:proofErr w:type="gramEnd"/>
      <w:r>
        <w:rPr>
          <w:rFonts w:asciiTheme="minorHAnsi" w:hAnsiTheme="minorHAnsi" w:cstheme="minorHAnsi"/>
        </w:rPr>
        <w:t xml:space="preserve"> </w:t>
      </w:r>
      <w:r w:rsidRPr="004814EE">
        <w:rPr>
          <w:rFonts w:asciiTheme="minorHAnsi" w:hAnsiTheme="minorHAnsi" w:cstheme="minorHAnsi"/>
        </w:rPr>
        <w:t>assembly tasks.</w:t>
      </w:r>
    </w:p>
    <w:p w14:paraId="1F8A069D" w14:textId="77777777" w:rsidR="00DB7E3D" w:rsidRDefault="00DB7E3D">
      <w:pPr>
        <w:numPr>
          <w:ilvl w:val="0"/>
          <w:numId w:val="203"/>
        </w:numPr>
        <w:jc w:val="both"/>
        <w:rPr>
          <w:rFonts w:asciiTheme="minorHAnsi" w:hAnsiTheme="minorHAnsi" w:cstheme="minorHAnsi"/>
        </w:rPr>
      </w:pPr>
      <w:r w:rsidRPr="004814EE">
        <w:rPr>
          <w:rFonts w:asciiTheme="minorHAnsi" w:hAnsiTheme="minorHAnsi" w:cstheme="minorHAnsi"/>
        </w:rPr>
        <w:t>Hydrate and take breaks</w:t>
      </w:r>
      <w:r>
        <w:rPr>
          <w:rFonts w:asciiTheme="minorHAnsi" w:hAnsiTheme="minorHAnsi" w:cstheme="minorHAnsi"/>
        </w:rPr>
        <w:t xml:space="preserve">, </w:t>
      </w:r>
      <w:r w:rsidRPr="004814EE">
        <w:rPr>
          <w:rFonts w:asciiTheme="minorHAnsi" w:hAnsiTheme="minorHAnsi" w:cstheme="minorHAnsi"/>
        </w:rPr>
        <w:t>metals processing can be physically and mentally</w:t>
      </w:r>
      <w:r>
        <w:rPr>
          <w:rFonts w:asciiTheme="minorHAnsi" w:hAnsiTheme="minorHAnsi" w:cstheme="minorHAnsi"/>
        </w:rPr>
        <w:t xml:space="preserve"> stressed</w:t>
      </w:r>
      <w:r w:rsidRPr="004814EE">
        <w:rPr>
          <w:rFonts w:asciiTheme="minorHAnsi" w:hAnsiTheme="minorHAnsi" w:cstheme="minorHAnsi"/>
        </w:rPr>
        <w:t>.</w:t>
      </w:r>
    </w:p>
    <w:p w14:paraId="0D2C73E7" w14:textId="77777777" w:rsidR="00DB7E3D" w:rsidRDefault="00DB7E3D" w:rsidP="00DB7E3D">
      <w:pPr>
        <w:jc w:val="both"/>
        <w:rPr>
          <w:rFonts w:asciiTheme="minorHAnsi" w:hAnsiTheme="minorHAnsi" w:cstheme="minorHAnsi"/>
        </w:rPr>
      </w:pPr>
    </w:p>
    <w:p w14:paraId="7D67279A" w14:textId="77777777" w:rsidR="00DB7E3D" w:rsidRPr="00162B65" w:rsidRDefault="00DB7E3D">
      <w:pPr>
        <w:pStyle w:val="ListParagraph"/>
        <w:numPr>
          <w:ilvl w:val="0"/>
          <w:numId w:val="224"/>
        </w:numPr>
        <w:jc w:val="both"/>
        <w:rPr>
          <w:rFonts w:asciiTheme="minorHAnsi" w:hAnsiTheme="minorHAnsi" w:cstheme="minorHAnsi"/>
          <w:b/>
          <w:bCs/>
        </w:rPr>
      </w:pPr>
      <w:r w:rsidRPr="00162B65">
        <w:rPr>
          <w:rFonts w:asciiTheme="minorHAnsi" w:hAnsiTheme="minorHAnsi" w:cstheme="minorHAnsi"/>
          <w:b/>
          <w:bCs/>
        </w:rPr>
        <w:t>Ergonomic &amp; RSI (Repetitive Strain Injury) Prevention</w:t>
      </w:r>
    </w:p>
    <w:p w14:paraId="7967321B" w14:textId="77777777" w:rsidR="00DB7E3D" w:rsidRPr="00164AB4" w:rsidRDefault="00DB7E3D">
      <w:pPr>
        <w:numPr>
          <w:ilvl w:val="0"/>
          <w:numId w:val="206"/>
        </w:numPr>
        <w:jc w:val="both"/>
        <w:rPr>
          <w:rFonts w:asciiTheme="minorHAnsi" w:hAnsiTheme="minorHAnsi" w:cstheme="minorHAnsi"/>
        </w:rPr>
      </w:pPr>
      <w:r w:rsidRPr="00164AB4">
        <w:rPr>
          <w:rFonts w:asciiTheme="minorHAnsi" w:hAnsiTheme="minorHAnsi" w:cstheme="minorHAnsi"/>
          <w:b/>
          <w:bCs/>
        </w:rPr>
        <w:t>Workstation Setup &amp; Posture</w:t>
      </w:r>
    </w:p>
    <w:p w14:paraId="06FA3D0F" w14:textId="77777777" w:rsidR="00DB7E3D" w:rsidRPr="00164AB4" w:rsidRDefault="00DB7E3D">
      <w:pPr>
        <w:numPr>
          <w:ilvl w:val="1"/>
          <w:numId w:val="206"/>
        </w:numPr>
        <w:jc w:val="both"/>
        <w:rPr>
          <w:rFonts w:asciiTheme="minorHAnsi" w:hAnsiTheme="minorHAnsi" w:cstheme="minorHAnsi"/>
        </w:rPr>
      </w:pPr>
      <w:r w:rsidRPr="00164AB4">
        <w:rPr>
          <w:rFonts w:asciiTheme="minorHAnsi" w:hAnsiTheme="minorHAnsi" w:cstheme="minorHAnsi"/>
        </w:rPr>
        <w:t>Ensure workstations (microscopes, soldering stations, polishing benches</w:t>
      </w:r>
      <w:r>
        <w:rPr>
          <w:rFonts w:asciiTheme="minorHAnsi" w:hAnsiTheme="minorHAnsi" w:cstheme="minorHAnsi"/>
        </w:rPr>
        <w:t>, press operation, operating computer</w:t>
      </w:r>
      <w:r w:rsidRPr="00164AB4">
        <w:rPr>
          <w:rFonts w:asciiTheme="minorHAnsi" w:hAnsiTheme="minorHAnsi" w:cstheme="minorHAnsi"/>
        </w:rPr>
        <w:t>) are adjusted to the employee’s height and task requirements.</w:t>
      </w:r>
    </w:p>
    <w:p w14:paraId="490516AE" w14:textId="77777777" w:rsidR="00DB7E3D" w:rsidRPr="00164AB4" w:rsidRDefault="00DB7E3D">
      <w:pPr>
        <w:numPr>
          <w:ilvl w:val="1"/>
          <w:numId w:val="206"/>
        </w:numPr>
        <w:jc w:val="both"/>
        <w:rPr>
          <w:rFonts w:asciiTheme="minorHAnsi" w:hAnsiTheme="minorHAnsi" w:cstheme="minorHAnsi"/>
        </w:rPr>
      </w:pPr>
      <w:r w:rsidRPr="00164AB4">
        <w:rPr>
          <w:rFonts w:asciiTheme="minorHAnsi" w:hAnsiTheme="minorHAnsi" w:cstheme="minorHAnsi"/>
        </w:rPr>
        <w:t xml:space="preserve">Maintain a </w:t>
      </w:r>
      <w:r w:rsidRPr="00164AB4">
        <w:rPr>
          <w:rFonts w:asciiTheme="minorHAnsi" w:hAnsiTheme="minorHAnsi" w:cstheme="minorHAnsi"/>
          <w:b/>
          <w:bCs/>
        </w:rPr>
        <w:t>neutral posture</w:t>
      </w:r>
      <w:r w:rsidRPr="00164AB4">
        <w:rPr>
          <w:rFonts w:asciiTheme="minorHAnsi" w:hAnsiTheme="minorHAnsi" w:cstheme="minorHAnsi"/>
        </w:rPr>
        <w:t>: straight spine, relaxed shoulders, elbows close to the body, and wrists in line with the forearms.</w:t>
      </w:r>
    </w:p>
    <w:p w14:paraId="6343EDD2" w14:textId="77777777" w:rsidR="00DB7E3D" w:rsidRPr="00164AB4" w:rsidRDefault="00DB7E3D">
      <w:pPr>
        <w:numPr>
          <w:ilvl w:val="1"/>
          <w:numId w:val="206"/>
        </w:numPr>
        <w:jc w:val="both"/>
        <w:rPr>
          <w:rFonts w:asciiTheme="minorHAnsi" w:hAnsiTheme="minorHAnsi" w:cstheme="minorHAnsi"/>
        </w:rPr>
      </w:pPr>
      <w:r w:rsidRPr="00164AB4">
        <w:rPr>
          <w:rFonts w:asciiTheme="minorHAnsi" w:hAnsiTheme="minorHAnsi" w:cstheme="minorHAnsi"/>
        </w:rPr>
        <w:t>Use chairs with proper lumbar support and footrests if needed.</w:t>
      </w:r>
    </w:p>
    <w:p w14:paraId="40077E9C" w14:textId="77777777" w:rsidR="00DB7E3D" w:rsidRPr="00164AB4" w:rsidRDefault="00DB7E3D">
      <w:pPr>
        <w:numPr>
          <w:ilvl w:val="0"/>
          <w:numId w:val="206"/>
        </w:numPr>
        <w:jc w:val="both"/>
        <w:rPr>
          <w:rFonts w:asciiTheme="minorHAnsi" w:hAnsiTheme="minorHAnsi" w:cstheme="minorHAnsi"/>
        </w:rPr>
      </w:pPr>
      <w:r w:rsidRPr="00164AB4">
        <w:rPr>
          <w:rFonts w:asciiTheme="minorHAnsi" w:hAnsiTheme="minorHAnsi" w:cstheme="minorHAnsi"/>
          <w:b/>
          <w:bCs/>
        </w:rPr>
        <w:t>Task Rotation &amp; Breaks</w:t>
      </w:r>
    </w:p>
    <w:p w14:paraId="7A910108" w14:textId="77777777" w:rsidR="00DB7E3D" w:rsidRPr="00164AB4" w:rsidRDefault="00DB7E3D">
      <w:pPr>
        <w:numPr>
          <w:ilvl w:val="1"/>
          <w:numId w:val="206"/>
        </w:numPr>
        <w:jc w:val="both"/>
        <w:rPr>
          <w:rFonts w:asciiTheme="minorHAnsi" w:hAnsiTheme="minorHAnsi" w:cstheme="minorHAnsi"/>
        </w:rPr>
      </w:pPr>
      <w:r w:rsidRPr="00164AB4">
        <w:rPr>
          <w:rFonts w:asciiTheme="minorHAnsi" w:hAnsiTheme="minorHAnsi" w:cstheme="minorHAnsi"/>
        </w:rPr>
        <w:lastRenderedPageBreak/>
        <w:t>Rotate employees between tasks to reduce continuous strain on the same muscle groups.</w:t>
      </w:r>
    </w:p>
    <w:p w14:paraId="27E1925C" w14:textId="77777777" w:rsidR="00DB7E3D" w:rsidRPr="00164AB4" w:rsidRDefault="00DB7E3D">
      <w:pPr>
        <w:numPr>
          <w:ilvl w:val="1"/>
          <w:numId w:val="206"/>
        </w:numPr>
        <w:jc w:val="both"/>
        <w:rPr>
          <w:rFonts w:asciiTheme="minorHAnsi" w:hAnsiTheme="minorHAnsi" w:cstheme="minorHAnsi"/>
        </w:rPr>
      </w:pPr>
      <w:r w:rsidRPr="00164AB4">
        <w:rPr>
          <w:rFonts w:asciiTheme="minorHAnsi" w:hAnsiTheme="minorHAnsi" w:cstheme="minorHAnsi"/>
        </w:rPr>
        <w:t xml:space="preserve">Take </w:t>
      </w:r>
      <w:r w:rsidRPr="00164AB4">
        <w:rPr>
          <w:rFonts w:asciiTheme="minorHAnsi" w:hAnsiTheme="minorHAnsi" w:cstheme="minorHAnsi"/>
          <w:b/>
          <w:bCs/>
        </w:rPr>
        <w:t>micro-breaks every 30–60 minutes</w:t>
      </w:r>
      <w:r w:rsidRPr="00164AB4">
        <w:rPr>
          <w:rFonts w:asciiTheme="minorHAnsi" w:hAnsiTheme="minorHAnsi" w:cstheme="minorHAnsi"/>
        </w:rPr>
        <w:t xml:space="preserve"> to stretch fingers, wrists, shoulders, and back.</w:t>
      </w:r>
    </w:p>
    <w:p w14:paraId="13B8900B" w14:textId="77777777" w:rsidR="00DB7E3D" w:rsidRPr="00164AB4" w:rsidRDefault="00DB7E3D">
      <w:pPr>
        <w:numPr>
          <w:ilvl w:val="1"/>
          <w:numId w:val="206"/>
        </w:numPr>
        <w:jc w:val="both"/>
        <w:rPr>
          <w:rFonts w:asciiTheme="minorHAnsi" w:hAnsiTheme="minorHAnsi" w:cstheme="minorHAnsi"/>
        </w:rPr>
      </w:pPr>
      <w:r w:rsidRPr="00164AB4">
        <w:rPr>
          <w:rFonts w:asciiTheme="minorHAnsi" w:hAnsiTheme="minorHAnsi" w:cstheme="minorHAnsi"/>
        </w:rPr>
        <w:t>Encourage short standing or walking breaks during long sitting tasks.</w:t>
      </w:r>
    </w:p>
    <w:p w14:paraId="2A7AA773" w14:textId="77777777" w:rsidR="00DB7E3D" w:rsidRPr="00164AB4" w:rsidRDefault="00DB7E3D">
      <w:pPr>
        <w:numPr>
          <w:ilvl w:val="0"/>
          <w:numId w:val="206"/>
        </w:numPr>
        <w:jc w:val="both"/>
        <w:rPr>
          <w:rFonts w:asciiTheme="minorHAnsi" w:hAnsiTheme="minorHAnsi" w:cstheme="minorHAnsi"/>
        </w:rPr>
      </w:pPr>
      <w:r w:rsidRPr="00164AB4">
        <w:rPr>
          <w:rFonts w:asciiTheme="minorHAnsi" w:hAnsiTheme="minorHAnsi" w:cstheme="minorHAnsi"/>
          <w:b/>
          <w:bCs/>
        </w:rPr>
        <w:t>Tool &amp; Equipment Ergonomics</w:t>
      </w:r>
    </w:p>
    <w:p w14:paraId="3E76BC1F" w14:textId="77777777" w:rsidR="00DB7E3D" w:rsidRPr="00164AB4" w:rsidRDefault="00DB7E3D">
      <w:pPr>
        <w:numPr>
          <w:ilvl w:val="1"/>
          <w:numId w:val="206"/>
        </w:numPr>
        <w:jc w:val="both"/>
        <w:rPr>
          <w:rFonts w:asciiTheme="minorHAnsi" w:hAnsiTheme="minorHAnsi" w:cstheme="minorHAnsi"/>
        </w:rPr>
      </w:pPr>
      <w:r w:rsidRPr="00164AB4">
        <w:rPr>
          <w:rFonts w:asciiTheme="minorHAnsi" w:hAnsiTheme="minorHAnsi" w:cstheme="minorHAnsi"/>
        </w:rPr>
        <w:t xml:space="preserve">Use </w:t>
      </w:r>
      <w:r w:rsidRPr="00164AB4">
        <w:rPr>
          <w:rFonts w:asciiTheme="minorHAnsi" w:hAnsiTheme="minorHAnsi" w:cstheme="minorHAnsi"/>
          <w:b/>
          <w:bCs/>
        </w:rPr>
        <w:t>ergonomically designed tools</w:t>
      </w:r>
      <w:r w:rsidRPr="00164AB4">
        <w:rPr>
          <w:rFonts w:asciiTheme="minorHAnsi" w:hAnsiTheme="minorHAnsi" w:cstheme="minorHAnsi"/>
        </w:rPr>
        <w:t xml:space="preserve"> such as cushioned grips, anti-vibration equipment, and lightweight hand tools to reduce force and repetitive stress.</w:t>
      </w:r>
    </w:p>
    <w:p w14:paraId="6C1BC6D4" w14:textId="77777777" w:rsidR="00DB7E3D" w:rsidRPr="00164AB4" w:rsidRDefault="00DB7E3D">
      <w:pPr>
        <w:numPr>
          <w:ilvl w:val="1"/>
          <w:numId w:val="206"/>
        </w:numPr>
        <w:jc w:val="both"/>
        <w:rPr>
          <w:rFonts w:asciiTheme="minorHAnsi" w:hAnsiTheme="minorHAnsi" w:cstheme="minorHAnsi"/>
        </w:rPr>
      </w:pPr>
      <w:r w:rsidRPr="00164AB4">
        <w:rPr>
          <w:rFonts w:asciiTheme="minorHAnsi" w:hAnsiTheme="minorHAnsi" w:cstheme="minorHAnsi"/>
        </w:rPr>
        <w:t>Keep tools and frequently used materials within easy reach to avoid overextension.</w:t>
      </w:r>
    </w:p>
    <w:p w14:paraId="00A79D7E" w14:textId="77777777" w:rsidR="00DB7E3D" w:rsidRPr="00164AB4" w:rsidRDefault="00DB7E3D">
      <w:pPr>
        <w:numPr>
          <w:ilvl w:val="1"/>
          <w:numId w:val="206"/>
        </w:numPr>
        <w:jc w:val="both"/>
        <w:rPr>
          <w:rFonts w:asciiTheme="minorHAnsi" w:hAnsiTheme="minorHAnsi" w:cstheme="minorHAnsi"/>
        </w:rPr>
      </w:pPr>
      <w:r w:rsidRPr="00164AB4">
        <w:rPr>
          <w:rFonts w:asciiTheme="minorHAnsi" w:hAnsiTheme="minorHAnsi" w:cstheme="minorHAnsi"/>
        </w:rPr>
        <w:t>Use magnifying equipment, adjustable lighting, and supportive armrests to reduce eye and neck strain.</w:t>
      </w:r>
    </w:p>
    <w:p w14:paraId="3951A299" w14:textId="77777777" w:rsidR="00DB7E3D" w:rsidRPr="00164AB4" w:rsidRDefault="00DB7E3D">
      <w:pPr>
        <w:numPr>
          <w:ilvl w:val="0"/>
          <w:numId w:val="206"/>
        </w:numPr>
        <w:jc w:val="both"/>
        <w:rPr>
          <w:rFonts w:asciiTheme="minorHAnsi" w:hAnsiTheme="minorHAnsi" w:cstheme="minorHAnsi"/>
        </w:rPr>
      </w:pPr>
      <w:r w:rsidRPr="00164AB4">
        <w:rPr>
          <w:rFonts w:asciiTheme="minorHAnsi" w:hAnsiTheme="minorHAnsi" w:cstheme="minorHAnsi"/>
          <w:b/>
          <w:bCs/>
        </w:rPr>
        <w:t>Work Practices</w:t>
      </w:r>
    </w:p>
    <w:p w14:paraId="0BD7876D" w14:textId="77777777" w:rsidR="00DB7E3D" w:rsidRPr="00164AB4" w:rsidRDefault="00DB7E3D">
      <w:pPr>
        <w:numPr>
          <w:ilvl w:val="1"/>
          <w:numId w:val="206"/>
        </w:numPr>
        <w:jc w:val="both"/>
        <w:rPr>
          <w:rFonts w:asciiTheme="minorHAnsi" w:hAnsiTheme="minorHAnsi" w:cstheme="minorHAnsi"/>
        </w:rPr>
      </w:pPr>
      <w:r w:rsidRPr="00164AB4">
        <w:rPr>
          <w:rFonts w:asciiTheme="minorHAnsi" w:hAnsiTheme="minorHAnsi" w:cstheme="minorHAnsi"/>
        </w:rPr>
        <w:t>Avoid excessive force while polishing, soldering, or handling fine components.</w:t>
      </w:r>
    </w:p>
    <w:p w14:paraId="6673163F" w14:textId="77777777" w:rsidR="00DB7E3D" w:rsidRPr="00164AB4" w:rsidRDefault="00DB7E3D">
      <w:pPr>
        <w:numPr>
          <w:ilvl w:val="1"/>
          <w:numId w:val="206"/>
        </w:numPr>
        <w:jc w:val="both"/>
        <w:rPr>
          <w:rFonts w:asciiTheme="minorHAnsi" w:hAnsiTheme="minorHAnsi" w:cstheme="minorHAnsi"/>
        </w:rPr>
      </w:pPr>
      <w:r w:rsidRPr="00164AB4">
        <w:rPr>
          <w:rFonts w:asciiTheme="minorHAnsi" w:hAnsiTheme="minorHAnsi" w:cstheme="minorHAnsi"/>
        </w:rPr>
        <w:t>Keep wrists straight and avoid prolonged bending or twisting during precision work.</w:t>
      </w:r>
    </w:p>
    <w:p w14:paraId="68294AD2" w14:textId="77777777" w:rsidR="00DB7E3D" w:rsidRDefault="00DB7E3D">
      <w:pPr>
        <w:numPr>
          <w:ilvl w:val="1"/>
          <w:numId w:val="206"/>
        </w:numPr>
        <w:jc w:val="both"/>
        <w:rPr>
          <w:rFonts w:asciiTheme="minorHAnsi" w:hAnsiTheme="minorHAnsi" w:cstheme="minorHAnsi"/>
        </w:rPr>
      </w:pPr>
      <w:r w:rsidRPr="00164AB4">
        <w:rPr>
          <w:rFonts w:asciiTheme="minorHAnsi" w:hAnsiTheme="minorHAnsi" w:cstheme="minorHAnsi"/>
        </w:rPr>
        <w:t>Follow the “</w:t>
      </w:r>
      <w:r w:rsidRPr="00164AB4">
        <w:rPr>
          <w:rFonts w:asciiTheme="minorHAnsi" w:hAnsiTheme="minorHAnsi" w:cstheme="minorHAnsi"/>
          <w:b/>
          <w:bCs/>
        </w:rPr>
        <w:t>20-20-20 rule</w:t>
      </w:r>
      <w:r w:rsidRPr="00164AB4">
        <w:rPr>
          <w:rFonts w:asciiTheme="minorHAnsi" w:hAnsiTheme="minorHAnsi" w:cstheme="minorHAnsi"/>
        </w:rPr>
        <w:t>” for eye health: every 20 minutes, look 20 feet away for 20 seconds.</w:t>
      </w:r>
    </w:p>
    <w:p w14:paraId="132855A0" w14:textId="77777777" w:rsidR="00DB7E3D" w:rsidRPr="00162B65" w:rsidRDefault="00DB7E3D" w:rsidP="00DB7E3D">
      <w:pPr>
        <w:ind w:left="1440"/>
        <w:jc w:val="both"/>
        <w:rPr>
          <w:rFonts w:asciiTheme="minorHAnsi" w:hAnsiTheme="minorHAnsi" w:cstheme="minorHAnsi"/>
        </w:rPr>
      </w:pPr>
    </w:p>
    <w:p w14:paraId="0D698DDB" w14:textId="77777777" w:rsidR="00DB7E3D" w:rsidRPr="004814EE" w:rsidRDefault="00DB7E3D" w:rsidP="00DB7E3D">
      <w:pPr>
        <w:jc w:val="both"/>
        <w:rPr>
          <w:rFonts w:asciiTheme="minorHAnsi" w:hAnsiTheme="minorHAnsi" w:cstheme="minorHAnsi"/>
          <w:b/>
          <w:bCs/>
        </w:rPr>
      </w:pPr>
      <w:r w:rsidRPr="004814EE">
        <w:rPr>
          <w:rFonts w:asciiTheme="minorHAnsi" w:hAnsiTheme="minorHAnsi" w:cstheme="minorHAnsi"/>
          <w:b/>
          <w:bCs/>
        </w:rPr>
        <w:t>Incident Reporting</w:t>
      </w:r>
    </w:p>
    <w:p w14:paraId="2573BCEA" w14:textId="77777777" w:rsidR="00DB7E3D" w:rsidRPr="004814EE" w:rsidRDefault="00DB7E3D">
      <w:pPr>
        <w:numPr>
          <w:ilvl w:val="0"/>
          <w:numId w:val="204"/>
        </w:numPr>
        <w:jc w:val="both"/>
        <w:rPr>
          <w:rFonts w:asciiTheme="minorHAnsi" w:hAnsiTheme="minorHAnsi" w:cstheme="minorHAnsi"/>
        </w:rPr>
      </w:pPr>
      <w:r w:rsidRPr="004814EE">
        <w:rPr>
          <w:rFonts w:asciiTheme="minorHAnsi" w:hAnsiTheme="minorHAnsi" w:cstheme="minorHAnsi"/>
        </w:rPr>
        <w:t>Report incidents</w:t>
      </w:r>
      <w:r>
        <w:rPr>
          <w:rFonts w:asciiTheme="minorHAnsi" w:hAnsiTheme="minorHAnsi" w:cstheme="minorHAnsi"/>
        </w:rPr>
        <w:t xml:space="preserve">: </w:t>
      </w:r>
      <w:r w:rsidRPr="004814EE">
        <w:rPr>
          <w:rFonts w:asciiTheme="minorHAnsi" w:hAnsiTheme="minorHAnsi" w:cstheme="minorHAnsi"/>
        </w:rPr>
        <w:t>even minor spills or near-misses</w:t>
      </w:r>
      <w:r>
        <w:rPr>
          <w:rFonts w:asciiTheme="minorHAnsi" w:hAnsiTheme="minorHAnsi" w:cstheme="minorHAnsi"/>
        </w:rPr>
        <w:t xml:space="preserve">, </w:t>
      </w:r>
      <w:r w:rsidRPr="004814EE">
        <w:rPr>
          <w:rFonts w:asciiTheme="minorHAnsi" w:hAnsiTheme="minorHAnsi" w:cstheme="minorHAnsi"/>
        </w:rPr>
        <w:t>to enable root cause analysis.</w:t>
      </w:r>
    </w:p>
    <w:p w14:paraId="642312E1" w14:textId="77777777" w:rsidR="00DB7E3D" w:rsidRPr="004814EE" w:rsidRDefault="00DB7E3D">
      <w:pPr>
        <w:numPr>
          <w:ilvl w:val="0"/>
          <w:numId w:val="204"/>
        </w:numPr>
        <w:jc w:val="both"/>
        <w:rPr>
          <w:rFonts w:asciiTheme="minorHAnsi" w:hAnsiTheme="minorHAnsi" w:cstheme="minorHAnsi"/>
        </w:rPr>
      </w:pPr>
      <w:r w:rsidRPr="004814EE">
        <w:rPr>
          <w:rFonts w:asciiTheme="minorHAnsi" w:hAnsiTheme="minorHAnsi" w:cstheme="minorHAnsi"/>
        </w:rPr>
        <w:t>Safety Officer will lead investigations and implement corrective measures.</w:t>
      </w:r>
    </w:p>
    <w:p w14:paraId="30983295" w14:textId="77777777" w:rsidR="00DB7E3D" w:rsidRPr="004814EE" w:rsidRDefault="00DB7E3D">
      <w:pPr>
        <w:numPr>
          <w:ilvl w:val="0"/>
          <w:numId w:val="204"/>
        </w:numPr>
        <w:jc w:val="both"/>
        <w:rPr>
          <w:rFonts w:asciiTheme="minorHAnsi" w:hAnsiTheme="minorHAnsi" w:cstheme="minorHAnsi"/>
        </w:rPr>
      </w:pPr>
      <w:r w:rsidRPr="004814EE">
        <w:rPr>
          <w:rFonts w:asciiTheme="minorHAnsi" w:hAnsiTheme="minorHAnsi" w:cstheme="minorHAnsi"/>
        </w:rPr>
        <w:t xml:space="preserve">Incidents recorded and reviewed during monthly </w:t>
      </w:r>
      <w:proofErr w:type="gramStart"/>
      <w:r w:rsidRPr="004814EE">
        <w:rPr>
          <w:rFonts w:asciiTheme="minorHAnsi" w:hAnsiTheme="minorHAnsi" w:cstheme="minorHAnsi"/>
        </w:rPr>
        <w:t xml:space="preserve">safety </w:t>
      </w:r>
      <w:r>
        <w:rPr>
          <w:rFonts w:asciiTheme="minorHAnsi" w:hAnsiTheme="minorHAnsi" w:cstheme="minorHAnsi"/>
        </w:rPr>
        <w:t xml:space="preserve"> committee</w:t>
      </w:r>
      <w:proofErr w:type="gramEnd"/>
      <w:r>
        <w:rPr>
          <w:rFonts w:asciiTheme="minorHAnsi" w:hAnsiTheme="minorHAnsi" w:cstheme="minorHAnsi"/>
        </w:rPr>
        <w:t xml:space="preserve"> meeting</w:t>
      </w:r>
      <w:r w:rsidRPr="004814EE">
        <w:rPr>
          <w:rFonts w:asciiTheme="minorHAnsi" w:hAnsiTheme="minorHAnsi" w:cstheme="minorHAnsi"/>
        </w:rPr>
        <w:t>.</w:t>
      </w:r>
    </w:p>
    <w:p w14:paraId="59D946BC" w14:textId="77777777" w:rsidR="00DB7E3D" w:rsidRPr="004814EE" w:rsidRDefault="00DB7E3D" w:rsidP="00DB7E3D">
      <w:pPr>
        <w:jc w:val="both"/>
        <w:rPr>
          <w:rFonts w:asciiTheme="minorHAnsi" w:hAnsiTheme="minorHAnsi" w:cstheme="minorHAnsi"/>
        </w:rPr>
      </w:pPr>
    </w:p>
    <w:p w14:paraId="7F7B7482" w14:textId="77777777" w:rsidR="00DB7E3D" w:rsidRPr="004814EE" w:rsidRDefault="00DB7E3D" w:rsidP="00DB7E3D">
      <w:pPr>
        <w:jc w:val="both"/>
        <w:rPr>
          <w:rFonts w:asciiTheme="minorHAnsi" w:hAnsiTheme="minorHAnsi" w:cstheme="minorHAnsi"/>
          <w:b/>
          <w:bCs/>
        </w:rPr>
      </w:pPr>
      <w:r w:rsidRPr="004814EE">
        <w:rPr>
          <w:rFonts w:asciiTheme="minorHAnsi" w:hAnsiTheme="minorHAnsi" w:cstheme="minorHAnsi"/>
          <w:b/>
          <w:bCs/>
        </w:rPr>
        <w:t>Compliance &amp; Improvement</w:t>
      </w:r>
    </w:p>
    <w:p w14:paraId="3E3193BE" w14:textId="77777777" w:rsidR="00DB7E3D" w:rsidRPr="004814EE" w:rsidRDefault="00DB7E3D">
      <w:pPr>
        <w:numPr>
          <w:ilvl w:val="0"/>
          <w:numId w:val="205"/>
        </w:numPr>
        <w:jc w:val="both"/>
        <w:rPr>
          <w:rFonts w:asciiTheme="minorHAnsi" w:hAnsiTheme="minorHAnsi" w:cstheme="minorHAnsi"/>
        </w:rPr>
      </w:pPr>
      <w:r w:rsidRPr="004814EE">
        <w:rPr>
          <w:rFonts w:asciiTheme="minorHAnsi" w:hAnsiTheme="minorHAnsi" w:cstheme="minorHAnsi"/>
        </w:rPr>
        <w:t>Non-compliance may lead to disciplinary actions (warnings, suspension, retraining).</w:t>
      </w:r>
    </w:p>
    <w:p w14:paraId="0EFDA4E3" w14:textId="77777777" w:rsidR="00DB7E3D" w:rsidRPr="004814EE" w:rsidRDefault="00DB7E3D">
      <w:pPr>
        <w:numPr>
          <w:ilvl w:val="0"/>
          <w:numId w:val="205"/>
        </w:numPr>
        <w:jc w:val="both"/>
        <w:rPr>
          <w:rFonts w:asciiTheme="minorHAnsi" w:hAnsiTheme="minorHAnsi" w:cstheme="minorHAnsi"/>
        </w:rPr>
      </w:pPr>
      <w:r w:rsidRPr="004814EE">
        <w:rPr>
          <w:rFonts w:asciiTheme="minorHAnsi" w:hAnsiTheme="minorHAnsi" w:cstheme="minorHAnsi"/>
        </w:rPr>
        <w:t>Safety procedures reviewed annually and after serious incidents.</w:t>
      </w:r>
    </w:p>
    <w:p w14:paraId="33AB492B" w14:textId="77777777" w:rsidR="00DB7E3D" w:rsidRPr="004814EE" w:rsidRDefault="00DB7E3D">
      <w:pPr>
        <w:numPr>
          <w:ilvl w:val="0"/>
          <w:numId w:val="205"/>
        </w:numPr>
        <w:jc w:val="both"/>
        <w:rPr>
          <w:rFonts w:asciiTheme="minorHAnsi" w:hAnsiTheme="minorHAnsi" w:cstheme="minorHAnsi"/>
        </w:rPr>
      </w:pPr>
      <w:r w:rsidRPr="004814EE">
        <w:rPr>
          <w:rFonts w:asciiTheme="minorHAnsi" w:hAnsiTheme="minorHAnsi" w:cstheme="minorHAnsi"/>
        </w:rPr>
        <w:t>Employees encouraged to suggest improvements, especially in high-precision or R&amp;D areas.</w:t>
      </w:r>
    </w:p>
    <w:p w14:paraId="4D22D302" w14:textId="77777777" w:rsidR="00DB7E3D" w:rsidRPr="004814EE" w:rsidRDefault="00DB7E3D" w:rsidP="00DB7E3D">
      <w:pPr>
        <w:jc w:val="both"/>
        <w:rPr>
          <w:rFonts w:asciiTheme="minorHAnsi" w:hAnsiTheme="minorHAnsi" w:cstheme="minorHAnsi"/>
        </w:rPr>
      </w:pPr>
    </w:p>
    <w:tbl>
      <w:tblPr>
        <w:tblStyle w:val="TableGrid"/>
        <w:tblW w:w="0" w:type="auto"/>
        <w:tblLook w:val="04A0" w:firstRow="1" w:lastRow="0" w:firstColumn="1" w:lastColumn="0" w:noHBand="0" w:noVBand="1"/>
      </w:tblPr>
      <w:tblGrid>
        <w:gridCol w:w="3121"/>
        <w:gridCol w:w="2644"/>
        <w:gridCol w:w="3345"/>
      </w:tblGrid>
      <w:tr w:rsidR="00DB7E3D" w:rsidRPr="004814EE" w14:paraId="56BC9394" w14:textId="77777777" w:rsidTr="00496FA7">
        <w:tc>
          <w:tcPr>
            <w:tcW w:w="0" w:type="auto"/>
            <w:hideMark/>
          </w:tcPr>
          <w:p w14:paraId="4C05CC24" w14:textId="77777777" w:rsidR="00DB7E3D" w:rsidRPr="004814EE" w:rsidRDefault="00DB7E3D" w:rsidP="00496FA7">
            <w:pPr>
              <w:jc w:val="both"/>
              <w:rPr>
                <w:rFonts w:asciiTheme="minorHAnsi" w:hAnsiTheme="minorHAnsi" w:cstheme="minorHAnsi"/>
                <w:b/>
                <w:bCs/>
              </w:rPr>
            </w:pPr>
            <w:r w:rsidRPr="004814EE">
              <w:rPr>
                <w:rFonts w:asciiTheme="minorHAnsi" w:hAnsiTheme="minorHAnsi" w:cstheme="minorHAnsi"/>
                <w:b/>
                <w:bCs/>
              </w:rPr>
              <w:t>Work Activity</w:t>
            </w:r>
          </w:p>
        </w:tc>
        <w:tc>
          <w:tcPr>
            <w:tcW w:w="0" w:type="auto"/>
            <w:hideMark/>
          </w:tcPr>
          <w:p w14:paraId="157567CF" w14:textId="77777777" w:rsidR="00DB7E3D" w:rsidRPr="004814EE" w:rsidRDefault="00DB7E3D" w:rsidP="00496FA7">
            <w:pPr>
              <w:jc w:val="both"/>
              <w:rPr>
                <w:rFonts w:asciiTheme="minorHAnsi" w:hAnsiTheme="minorHAnsi" w:cstheme="minorHAnsi"/>
                <w:b/>
                <w:bCs/>
              </w:rPr>
            </w:pPr>
            <w:r w:rsidRPr="004814EE">
              <w:rPr>
                <w:rFonts w:asciiTheme="minorHAnsi" w:hAnsiTheme="minorHAnsi" w:cstheme="minorHAnsi"/>
                <w:b/>
                <w:bCs/>
              </w:rPr>
              <w:t>Key Risks</w:t>
            </w:r>
          </w:p>
        </w:tc>
        <w:tc>
          <w:tcPr>
            <w:tcW w:w="0" w:type="auto"/>
            <w:hideMark/>
          </w:tcPr>
          <w:p w14:paraId="541C24CC" w14:textId="77777777" w:rsidR="00DB7E3D" w:rsidRPr="004814EE" w:rsidRDefault="00DB7E3D" w:rsidP="00496FA7">
            <w:pPr>
              <w:jc w:val="both"/>
              <w:rPr>
                <w:rFonts w:asciiTheme="minorHAnsi" w:hAnsiTheme="minorHAnsi" w:cstheme="minorHAnsi"/>
                <w:b/>
                <w:bCs/>
              </w:rPr>
            </w:pPr>
            <w:r w:rsidRPr="004814EE">
              <w:rPr>
                <w:rFonts w:asciiTheme="minorHAnsi" w:hAnsiTheme="minorHAnsi" w:cstheme="minorHAnsi"/>
                <w:b/>
                <w:bCs/>
              </w:rPr>
              <w:t>Safety Focus</w:t>
            </w:r>
          </w:p>
        </w:tc>
      </w:tr>
      <w:tr w:rsidR="00DB7E3D" w:rsidRPr="004814EE" w14:paraId="502FF3C3" w14:textId="77777777" w:rsidTr="00496FA7">
        <w:tc>
          <w:tcPr>
            <w:tcW w:w="0" w:type="auto"/>
            <w:hideMark/>
          </w:tcPr>
          <w:p w14:paraId="1B767D12" w14:textId="77777777" w:rsidR="00DB7E3D" w:rsidRPr="004814EE" w:rsidRDefault="00DB7E3D" w:rsidP="00496FA7">
            <w:pPr>
              <w:jc w:val="both"/>
              <w:rPr>
                <w:rFonts w:asciiTheme="minorHAnsi" w:hAnsiTheme="minorHAnsi" w:cstheme="minorHAnsi"/>
              </w:rPr>
            </w:pPr>
            <w:r w:rsidRPr="004814EE">
              <w:rPr>
                <w:rFonts w:asciiTheme="minorHAnsi" w:hAnsiTheme="minorHAnsi" w:cstheme="minorHAnsi"/>
              </w:rPr>
              <w:t>Refining / Scrap Recovery</w:t>
            </w:r>
          </w:p>
        </w:tc>
        <w:tc>
          <w:tcPr>
            <w:tcW w:w="0" w:type="auto"/>
            <w:hideMark/>
          </w:tcPr>
          <w:p w14:paraId="2BA8C906" w14:textId="77777777" w:rsidR="00DB7E3D" w:rsidRPr="004814EE" w:rsidRDefault="00DB7E3D" w:rsidP="00496FA7">
            <w:pPr>
              <w:jc w:val="both"/>
              <w:rPr>
                <w:rFonts w:asciiTheme="minorHAnsi" w:hAnsiTheme="minorHAnsi" w:cstheme="minorHAnsi"/>
              </w:rPr>
            </w:pPr>
            <w:r w:rsidRPr="004814EE">
              <w:rPr>
                <w:rFonts w:asciiTheme="minorHAnsi" w:hAnsiTheme="minorHAnsi" w:cstheme="minorHAnsi"/>
              </w:rPr>
              <w:t>Chemical, heat, fumes</w:t>
            </w:r>
          </w:p>
        </w:tc>
        <w:tc>
          <w:tcPr>
            <w:tcW w:w="0" w:type="auto"/>
            <w:hideMark/>
          </w:tcPr>
          <w:p w14:paraId="0534A87A" w14:textId="77777777" w:rsidR="00DB7E3D" w:rsidRPr="004814EE" w:rsidRDefault="00DB7E3D" w:rsidP="00496FA7">
            <w:pPr>
              <w:jc w:val="both"/>
              <w:rPr>
                <w:rFonts w:asciiTheme="minorHAnsi" w:hAnsiTheme="minorHAnsi" w:cstheme="minorHAnsi"/>
              </w:rPr>
            </w:pPr>
            <w:r w:rsidRPr="004814EE">
              <w:rPr>
                <w:rFonts w:asciiTheme="minorHAnsi" w:hAnsiTheme="minorHAnsi" w:cstheme="minorHAnsi"/>
              </w:rPr>
              <w:t>PPE, ventilation, spill control</w:t>
            </w:r>
          </w:p>
        </w:tc>
      </w:tr>
      <w:tr w:rsidR="00DB7E3D" w:rsidRPr="004814EE" w14:paraId="5E1A7347" w14:textId="77777777" w:rsidTr="00496FA7">
        <w:tc>
          <w:tcPr>
            <w:tcW w:w="0" w:type="auto"/>
            <w:hideMark/>
          </w:tcPr>
          <w:p w14:paraId="5AA75675" w14:textId="77777777" w:rsidR="00DB7E3D" w:rsidRPr="004814EE" w:rsidRDefault="00DB7E3D" w:rsidP="00496FA7">
            <w:pPr>
              <w:jc w:val="both"/>
              <w:rPr>
                <w:rFonts w:asciiTheme="minorHAnsi" w:hAnsiTheme="minorHAnsi" w:cstheme="minorHAnsi"/>
              </w:rPr>
            </w:pPr>
            <w:r w:rsidRPr="004814EE">
              <w:rPr>
                <w:rFonts w:asciiTheme="minorHAnsi" w:hAnsiTheme="minorHAnsi" w:cstheme="minorHAnsi"/>
              </w:rPr>
              <w:t>Thin-Film / Sputtering Processing</w:t>
            </w:r>
          </w:p>
        </w:tc>
        <w:tc>
          <w:tcPr>
            <w:tcW w:w="0" w:type="auto"/>
            <w:hideMark/>
          </w:tcPr>
          <w:p w14:paraId="60AC9F71" w14:textId="77777777" w:rsidR="00DB7E3D" w:rsidRPr="004814EE" w:rsidRDefault="00DB7E3D" w:rsidP="00496FA7">
            <w:pPr>
              <w:jc w:val="both"/>
              <w:rPr>
                <w:rFonts w:asciiTheme="minorHAnsi" w:hAnsiTheme="minorHAnsi" w:cstheme="minorHAnsi"/>
              </w:rPr>
            </w:pPr>
            <w:r w:rsidRPr="004814EE">
              <w:rPr>
                <w:rFonts w:asciiTheme="minorHAnsi" w:hAnsiTheme="minorHAnsi" w:cstheme="minorHAnsi"/>
              </w:rPr>
              <w:t>Fine powders, electrical</w:t>
            </w:r>
          </w:p>
        </w:tc>
        <w:tc>
          <w:tcPr>
            <w:tcW w:w="0" w:type="auto"/>
            <w:hideMark/>
          </w:tcPr>
          <w:p w14:paraId="596DA331" w14:textId="77777777" w:rsidR="00DB7E3D" w:rsidRPr="004814EE" w:rsidRDefault="00DB7E3D" w:rsidP="00496FA7">
            <w:pPr>
              <w:jc w:val="both"/>
              <w:rPr>
                <w:rFonts w:asciiTheme="minorHAnsi" w:hAnsiTheme="minorHAnsi" w:cstheme="minorHAnsi"/>
              </w:rPr>
            </w:pPr>
            <w:r w:rsidRPr="004814EE">
              <w:rPr>
                <w:rFonts w:asciiTheme="minorHAnsi" w:hAnsiTheme="minorHAnsi" w:cstheme="minorHAnsi"/>
              </w:rPr>
              <w:t>Masking, grounding, equipment checks</w:t>
            </w:r>
          </w:p>
        </w:tc>
      </w:tr>
      <w:tr w:rsidR="00DB7E3D" w:rsidRPr="004814EE" w14:paraId="07B52EFD" w14:textId="77777777" w:rsidTr="00496FA7">
        <w:tc>
          <w:tcPr>
            <w:tcW w:w="0" w:type="auto"/>
            <w:hideMark/>
          </w:tcPr>
          <w:p w14:paraId="37C55AE3" w14:textId="77777777" w:rsidR="00DB7E3D" w:rsidRPr="004814EE" w:rsidRDefault="00DB7E3D" w:rsidP="00496FA7">
            <w:pPr>
              <w:jc w:val="both"/>
              <w:rPr>
                <w:rFonts w:asciiTheme="minorHAnsi" w:hAnsiTheme="minorHAnsi" w:cstheme="minorHAnsi"/>
              </w:rPr>
            </w:pPr>
            <w:r>
              <w:rPr>
                <w:rFonts w:asciiTheme="minorHAnsi" w:hAnsiTheme="minorHAnsi" w:cstheme="minorHAnsi"/>
              </w:rPr>
              <w:t xml:space="preserve">ceramic colour </w:t>
            </w:r>
            <w:r w:rsidRPr="004814EE">
              <w:rPr>
                <w:rFonts w:asciiTheme="minorHAnsi" w:hAnsiTheme="minorHAnsi" w:cstheme="minorHAnsi"/>
              </w:rPr>
              <w:t>/ Alloy Preparation</w:t>
            </w:r>
          </w:p>
        </w:tc>
        <w:tc>
          <w:tcPr>
            <w:tcW w:w="0" w:type="auto"/>
            <w:hideMark/>
          </w:tcPr>
          <w:p w14:paraId="293C861E" w14:textId="77777777" w:rsidR="00DB7E3D" w:rsidRPr="004814EE" w:rsidRDefault="00DB7E3D" w:rsidP="00496FA7">
            <w:pPr>
              <w:jc w:val="both"/>
              <w:rPr>
                <w:rFonts w:asciiTheme="minorHAnsi" w:hAnsiTheme="minorHAnsi" w:cstheme="minorHAnsi"/>
              </w:rPr>
            </w:pPr>
            <w:r w:rsidRPr="004814EE">
              <w:rPr>
                <w:rFonts w:asciiTheme="minorHAnsi" w:hAnsiTheme="minorHAnsi" w:cstheme="minorHAnsi"/>
              </w:rPr>
              <w:t>Heat, chemicals</w:t>
            </w:r>
          </w:p>
        </w:tc>
        <w:tc>
          <w:tcPr>
            <w:tcW w:w="0" w:type="auto"/>
            <w:hideMark/>
          </w:tcPr>
          <w:p w14:paraId="11F1E399" w14:textId="77777777" w:rsidR="00DB7E3D" w:rsidRPr="004814EE" w:rsidRDefault="00DB7E3D" w:rsidP="00496FA7">
            <w:pPr>
              <w:jc w:val="both"/>
              <w:rPr>
                <w:rFonts w:asciiTheme="minorHAnsi" w:hAnsiTheme="minorHAnsi" w:cstheme="minorHAnsi"/>
              </w:rPr>
            </w:pPr>
            <w:r w:rsidRPr="004814EE">
              <w:rPr>
                <w:rFonts w:asciiTheme="minorHAnsi" w:hAnsiTheme="minorHAnsi" w:cstheme="minorHAnsi"/>
              </w:rPr>
              <w:t>Gloves, fume hoods, safe handling</w:t>
            </w:r>
          </w:p>
        </w:tc>
      </w:tr>
      <w:tr w:rsidR="00DB7E3D" w:rsidRPr="004814EE" w14:paraId="257C6ADC" w14:textId="77777777" w:rsidTr="00496FA7">
        <w:tc>
          <w:tcPr>
            <w:tcW w:w="0" w:type="auto"/>
            <w:hideMark/>
          </w:tcPr>
          <w:p w14:paraId="4CD8618C" w14:textId="77777777" w:rsidR="00DB7E3D" w:rsidRPr="004814EE" w:rsidRDefault="00DB7E3D" w:rsidP="00496FA7">
            <w:pPr>
              <w:jc w:val="both"/>
              <w:rPr>
                <w:rFonts w:asciiTheme="minorHAnsi" w:hAnsiTheme="minorHAnsi" w:cstheme="minorHAnsi"/>
              </w:rPr>
            </w:pPr>
            <w:r w:rsidRPr="004814EE">
              <w:rPr>
                <w:rFonts w:asciiTheme="minorHAnsi" w:hAnsiTheme="minorHAnsi" w:cstheme="minorHAnsi"/>
              </w:rPr>
              <w:t>General Machinery / Material Handling</w:t>
            </w:r>
          </w:p>
        </w:tc>
        <w:tc>
          <w:tcPr>
            <w:tcW w:w="0" w:type="auto"/>
            <w:hideMark/>
          </w:tcPr>
          <w:p w14:paraId="24231632" w14:textId="77777777" w:rsidR="00DB7E3D" w:rsidRPr="004814EE" w:rsidRDefault="00DB7E3D" w:rsidP="00496FA7">
            <w:pPr>
              <w:jc w:val="both"/>
              <w:rPr>
                <w:rFonts w:asciiTheme="minorHAnsi" w:hAnsiTheme="minorHAnsi" w:cstheme="minorHAnsi"/>
              </w:rPr>
            </w:pPr>
            <w:r w:rsidRPr="004814EE">
              <w:rPr>
                <w:rFonts w:asciiTheme="minorHAnsi" w:hAnsiTheme="minorHAnsi" w:cstheme="minorHAnsi"/>
              </w:rPr>
              <w:t>Physical injury, load hazards</w:t>
            </w:r>
          </w:p>
        </w:tc>
        <w:tc>
          <w:tcPr>
            <w:tcW w:w="0" w:type="auto"/>
            <w:hideMark/>
          </w:tcPr>
          <w:p w14:paraId="711749F0" w14:textId="77777777" w:rsidR="00DB7E3D" w:rsidRPr="004814EE" w:rsidRDefault="00DB7E3D" w:rsidP="00496FA7">
            <w:pPr>
              <w:jc w:val="both"/>
              <w:rPr>
                <w:rFonts w:asciiTheme="minorHAnsi" w:hAnsiTheme="minorHAnsi" w:cstheme="minorHAnsi"/>
              </w:rPr>
            </w:pPr>
            <w:r w:rsidRPr="004814EE">
              <w:rPr>
                <w:rFonts w:asciiTheme="minorHAnsi" w:hAnsiTheme="minorHAnsi" w:cstheme="minorHAnsi"/>
              </w:rPr>
              <w:t>LOTO, mechanical aids, stacking safety</w:t>
            </w:r>
          </w:p>
        </w:tc>
      </w:tr>
      <w:tr w:rsidR="00DB7E3D" w:rsidRPr="004814EE" w14:paraId="63C98C32" w14:textId="77777777" w:rsidTr="00496FA7">
        <w:tc>
          <w:tcPr>
            <w:tcW w:w="0" w:type="auto"/>
            <w:hideMark/>
          </w:tcPr>
          <w:p w14:paraId="311C3857" w14:textId="77777777" w:rsidR="00DB7E3D" w:rsidRPr="004814EE" w:rsidRDefault="00DB7E3D" w:rsidP="00496FA7">
            <w:pPr>
              <w:jc w:val="both"/>
              <w:rPr>
                <w:rFonts w:asciiTheme="minorHAnsi" w:hAnsiTheme="minorHAnsi" w:cstheme="minorHAnsi"/>
              </w:rPr>
            </w:pPr>
            <w:r w:rsidRPr="004814EE">
              <w:rPr>
                <w:rFonts w:asciiTheme="minorHAnsi" w:hAnsiTheme="minorHAnsi" w:cstheme="minorHAnsi"/>
              </w:rPr>
              <w:t>Storage / Inventory Zones</w:t>
            </w:r>
          </w:p>
        </w:tc>
        <w:tc>
          <w:tcPr>
            <w:tcW w:w="0" w:type="auto"/>
            <w:hideMark/>
          </w:tcPr>
          <w:p w14:paraId="22AA20D9" w14:textId="77777777" w:rsidR="00DB7E3D" w:rsidRPr="004814EE" w:rsidRDefault="00DB7E3D" w:rsidP="00496FA7">
            <w:pPr>
              <w:jc w:val="both"/>
              <w:rPr>
                <w:rFonts w:asciiTheme="minorHAnsi" w:hAnsiTheme="minorHAnsi" w:cstheme="minorHAnsi"/>
              </w:rPr>
            </w:pPr>
            <w:r w:rsidRPr="004814EE">
              <w:rPr>
                <w:rFonts w:asciiTheme="minorHAnsi" w:hAnsiTheme="minorHAnsi" w:cstheme="minorHAnsi"/>
              </w:rPr>
              <w:t>Obstructions, stacking collapse</w:t>
            </w:r>
          </w:p>
        </w:tc>
        <w:tc>
          <w:tcPr>
            <w:tcW w:w="0" w:type="auto"/>
            <w:hideMark/>
          </w:tcPr>
          <w:p w14:paraId="73BAE3FE" w14:textId="77777777" w:rsidR="00DB7E3D" w:rsidRPr="004814EE" w:rsidRDefault="00DB7E3D" w:rsidP="00496FA7">
            <w:pPr>
              <w:jc w:val="both"/>
              <w:rPr>
                <w:rFonts w:asciiTheme="minorHAnsi" w:hAnsiTheme="minorHAnsi" w:cstheme="minorHAnsi"/>
              </w:rPr>
            </w:pPr>
            <w:r w:rsidRPr="004814EE">
              <w:rPr>
                <w:rFonts w:asciiTheme="minorHAnsi" w:hAnsiTheme="minorHAnsi" w:cstheme="minorHAnsi"/>
              </w:rPr>
              <w:t>Aisle clearance, load limits, housekeeping</w:t>
            </w:r>
          </w:p>
        </w:tc>
      </w:tr>
    </w:tbl>
    <w:p w14:paraId="46143CFF" w14:textId="77777777" w:rsidR="00DB7E3D" w:rsidRPr="004814EE" w:rsidRDefault="00DB7E3D" w:rsidP="00DB7E3D">
      <w:pPr>
        <w:jc w:val="both"/>
        <w:rPr>
          <w:rFonts w:asciiTheme="minorHAnsi" w:hAnsiTheme="minorHAnsi" w:cstheme="minorHAnsi"/>
        </w:rPr>
      </w:pPr>
    </w:p>
    <w:p w14:paraId="4DFEE7DB" w14:textId="381BC370" w:rsidR="001E2DA7" w:rsidRDefault="00DB7E3D" w:rsidP="00620EAB">
      <w:pPr>
        <w:jc w:val="both"/>
        <w:rPr>
          <w:rFonts w:asciiTheme="minorHAnsi" w:hAnsiTheme="minorHAnsi" w:cstheme="minorHAnsi"/>
        </w:rPr>
      </w:pPr>
      <w:r w:rsidRPr="00A45430">
        <w:rPr>
          <w:rFonts w:asciiTheme="minorHAnsi" w:hAnsiTheme="minorHAnsi" w:cstheme="minorHAnsi"/>
          <w:b/>
          <w:bCs/>
        </w:rPr>
        <w:t>Review Mechanism:</w:t>
      </w:r>
      <w:r w:rsidRPr="00A45430">
        <w:rPr>
          <w:rFonts w:asciiTheme="minorHAnsi" w:hAnsiTheme="minorHAnsi" w:cstheme="minorHAnsi"/>
        </w:rPr>
        <w:br/>
        <w:t xml:space="preserve">This procedure will be reviewed annually by the Safety Officer in consultation with department heads to ensure continued relevance. Reviews will also be triggered immediately after any </w:t>
      </w:r>
      <w:r w:rsidRPr="00A45430">
        <w:rPr>
          <w:rFonts w:asciiTheme="minorHAnsi" w:hAnsiTheme="minorHAnsi" w:cstheme="minorHAnsi"/>
        </w:rPr>
        <w:lastRenderedPageBreak/>
        <w:t>major incident, audit finding, or regulatory update. Corrective and preventive actions identified will be documented and communicated to all employees.</w:t>
      </w:r>
    </w:p>
    <w:p w14:paraId="61FC6103" w14:textId="77777777" w:rsidR="00620EAB" w:rsidRPr="004362CF" w:rsidRDefault="00620EAB" w:rsidP="00620EAB">
      <w:pPr>
        <w:jc w:val="both"/>
        <w:rPr>
          <w:rFonts w:asciiTheme="minorHAnsi" w:hAnsiTheme="minorHAnsi" w:cstheme="minorHAnsi"/>
        </w:rPr>
      </w:pPr>
    </w:p>
    <w:p w14:paraId="1AB6D871" w14:textId="77777777" w:rsidR="00CA39A6" w:rsidRPr="006B79AB" w:rsidRDefault="00CA39A6">
      <w:pPr>
        <w:pStyle w:val="Heading1"/>
        <w:numPr>
          <w:ilvl w:val="0"/>
          <w:numId w:val="224"/>
        </w:numPr>
        <w:tabs>
          <w:tab w:val="num" w:pos="720"/>
        </w:tabs>
        <w:spacing w:line="276" w:lineRule="auto"/>
        <w:ind w:left="720"/>
        <w:rPr>
          <w:rStyle w:val="Strong"/>
          <w:rFonts w:asciiTheme="minorHAnsi" w:hAnsiTheme="minorHAnsi" w:cstheme="minorHAnsi"/>
          <w:bCs w:val="0"/>
          <w:color w:val="000000" w:themeColor="text1"/>
        </w:rPr>
      </w:pPr>
      <w:bookmarkStart w:id="20" w:name="_Toc207634530"/>
      <w:r w:rsidRPr="006B79AB">
        <w:rPr>
          <w:rStyle w:val="Strong"/>
          <w:rFonts w:asciiTheme="minorHAnsi" w:hAnsiTheme="minorHAnsi" w:cstheme="minorHAnsi"/>
          <w:bCs w:val="0"/>
          <w:color w:val="000000" w:themeColor="text1"/>
        </w:rPr>
        <w:t>Employee Evaluation Practices</w:t>
      </w:r>
      <w:bookmarkEnd w:id="20"/>
    </w:p>
    <w:p w14:paraId="739A23AA" w14:textId="77777777" w:rsidR="00CA39A6" w:rsidRPr="00D24ADF" w:rsidRDefault="00CA39A6" w:rsidP="00CA39A6">
      <w:pPr>
        <w:spacing w:before="100" w:beforeAutospacing="1" w:after="100" w:afterAutospacing="1" w:line="276" w:lineRule="auto"/>
        <w:jc w:val="both"/>
        <w:rPr>
          <w:rFonts w:asciiTheme="minorHAnsi" w:hAnsiTheme="minorHAnsi" w:cstheme="minorHAnsi"/>
          <w:lang w:val="en-US"/>
        </w:rPr>
      </w:pPr>
      <w:r w:rsidRPr="00D24ADF">
        <w:rPr>
          <w:rFonts w:asciiTheme="minorHAnsi" w:hAnsiTheme="minorHAnsi" w:cstheme="minorHAnsi"/>
          <w:b/>
          <w:bCs/>
          <w:lang w:val="en-US"/>
        </w:rPr>
        <w:t>Purpose</w:t>
      </w:r>
      <w:r w:rsidRPr="00D24ADF">
        <w:rPr>
          <w:rFonts w:asciiTheme="minorHAnsi" w:hAnsiTheme="minorHAnsi" w:cstheme="minorHAnsi"/>
          <w:lang w:val="en-US"/>
        </w:rPr>
        <w:br/>
        <w:t xml:space="preserve">Defines the process for evaluating employee performance at </w:t>
      </w:r>
      <w:r>
        <w:rPr>
          <w:rFonts w:asciiTheme="minorHAnsi" w:hAnsiTheme="minorHAnsi" w:cstheme="minorHAnsi"/>
        </w:rPr>
        <w:t>Choksi Heraeus Private Limited</w:t>
      </w:r>
      <w:r w:rsidRPr="00D24ADF">
        <w:rPr>
          <w:rFonts w:asciiTheme="minorHAnsi" w:hAnsiTheme="minorHAnsi" w:cstheme="minorHAnsi"/>
          <w:lang w:val="en-US"/>
        </w:rPr>
        <w:t>, ensuring fair, structured, and transparent assessments aligned with company objectives and individual growth.</w:t>
      </w:r>
    </w:p>
    <w:p w14:paraId="7B572EEF" w14:textId="77777777" w:rsidR="00CA39A6" w:rsidRPr="00D24ADF" w:rsidRDefault="00CA39A6" w:rsidP="00CA39A6">
      <w:pPr>
        <w:spacing w:before="100" w:beforeAutospacing="1" w:after="100" w:afterAutospacing="1" w:line="276" w:lineRule="auto"/>
        <w:jc w:val="both"/>
        <w:rPr>
          <w:rFonts w:asciiTheme="minorHAnsi" w:hAnsiTheme="minorHAnsi" w:cstheme="minorHAnsi"/>
          <w:lang w:val="en-US"/>
        </w:rPr>
      </w:pPr>
      <w:r w:rsidRPr="00D24ADF">
        <w:rPr>
          <w:rFonts w:asciiTheme="minorHAnsi" w:hAnsiTheme="minorHAnsi" w:cstheme="minorHAnsi"/>
          <w:b/>
          <w:bCs/>
          <w:lang w:val="en-US"/>
        </w:rPr>
        <w:t>Scope</w:t>
      </w:r>
      <w:r w:rsidRPr="00D24ADF">
        <w:rPr>
          <w:rFonts w:asciiTheme="minorHAnsi" w:hAnsiTheme="minorHAnsi" w:cstheme="minorHAnsi"/>
          <w:lang w:val="en-US"/>
        </w:rPr>
        <w:br/>
        <w:t xml:space="preserve">Applicable to all full-time and contractual employees across departments at </w:t>
      </w:r>
      <w:r>
        <w:rPr>
          <w:rFonts w:asciiTheme="minorHAnsi" w:hAnsiTheme="minorHAnsi" w:cstheme="minorHAnsi"/>
        </w:rPr>
        <w:t>Choksi Heraeus Private Limited.</w:t>
      </w:r>
    </w:p>
    <w:p w14:paraId="5AB08288" w14:textId="77777777" w:rsidR="00CA39A6" w:rsidRPr="00D24ADF" w:rsidRDefault="00CA39A6" w:rsidP="00CA39A6">
      <w:pPr>
        <w:spacing w:before="100" w:beforeAutospacing="1" w:after="100" w:afterAutospacing="1" w:line="276" w:lineRule="auto"/>
        <w:jc w:val="both"/>
        <w:rPr>
          <w:rFonts w:asciiTheme="minorHAnsi" w:hAnsiTheme="minorHAnsi" w:cstheme="minorHAnsi"/>
          <w:lang w:val="en-US"/>
        </w:rPr>
      </w:pPr>
      <w:r w:rsidRPr="00D24ADF">
        <w:rPr>
          <w:rFonts w:asciiTheme="minorHAnsi" w:hAnsiTheme="minorHAnsi" w:cstheme="minorHAnsi"/>
          <w:b/>
          <w:bCs/>
          <w:lang w:val="en-US"/>
        </w:rPr>
        <w:t>Evaluation Components</w:t>
      </w:r>
    </w:p>
    <w:p w14:paraId="408C710D" w14:textId="77777777" w:rsidR="00CA39A6" w:rsidRPr="00D24ADF" w:rsidRDefault="00CA39A6">
      <w:pPr>
        <w:numPr>
          <w:ilvl w:val="0"/>
          <w:numId w:val="117"/>
        </w:numPr>
        <w:spacing w:before="100" w:beforeAutospacing="1" w:after="100" w:afterAutospacing="1" w:line="276" w:lineRule="auto"/>
        <w:jc w:val="both"/>
        <w:rPr>
          <w:rFonts w:asciiTheme="minorHAnsi" w:hAnsiTheme="minorHAnsi" w:cstheme="minorHAnsi"/>
          <w:lang w:val="en-US"/>
        </w:rPr>
      </w:pPr>
      <w:r w:rsidRPr="00D24ADF">
        <w:rPr>
          <w:rFonts w:asciiTheme="minorHAnsi" w:hAnsiTheme="minorHAnsi" w:cstheme="minorHAnsi"/>
          <w:b/>
          <w:bCs/>
          <w:lang w:val="en-US"/>
        </w:rPr>
        <w:t>Employee Evaluation Form</w:t>
      </w:r>
      <w:r w:rsidRPr="00D24ADF">
        <w:rPr>
          <w:rFonts w:asciiTheme="minorHAnsi" w:hAnsiTheme="minorHAnsi" w:cstheme="minorHAnsi"/>
          <w:lang w:val="en-US"/>
        </w:rPr>
        <w:t xml:space="preserve"> – Assesses role-specific performance and behavioral competencies.</w:t>
      </w:r>
    </w:p>
    <w:p w14:paraId="66D9CACC" w14:textId="77777777" w:rsidR="00CA39A6" w:rsidRPr="00D24ADF" w:rsidRDefault="00CA39A6">
      <w:pPr>
        <w:numPr>
          <w:ilvl w:val="0"/>
          <w:numId w:val="117"/>
        </w:numPr>
        <w:spacing w:before="100" w:beforeAutospacing="1" w:after="100" w:afterAutospacing="1" w:line="276" w:lineRule="auto"/>
        <w:jc w:val="both"/>
        <w:rPr>
          <w:rFonts w:asciiTheme="minorHAnsi" w:hAnsiTheme="minorHAnsi" w:cstheme="minorHAnsi"/>
          <w:lang w:val="en-US"/>
        </w:rPr>
      </w:pPr>
      <w:r w:rsidRPr="00D24ADF">
        <w:rPr>
          <w:rFonts w:asciiTheme="minorHAnsi" w:hAnsiTheme="minorHAnsi" w:cstheme="minorHAnsi"/>
          <w:b/>
          <w:bCs/>
          <w:lang w:val="en-US"/>
        </w:rPr>
        <w:t>Individual Career Development Plan (ICDP)</w:t>
      </w:r>
      <w:r w:rsidRPr="00D24ADF">
        <w:rPr>
          <w:rFonts w:asciiTheme="minorHAnsi" w:hAnsiTheme="minorHAnsi" w:cstheme="minorHAnsi"/>
          <w:lang w:val="en-US"/>
        </w:rPr>
        <w:t xml:space="preserve"> – Outlines goals, training needs, and growth paths.</w:t>
      </w:r>
    </w:p>
    <w:p w14:paraId="4C45F476" w14:textId="77777777" w:rsidR="00CA39A6" w:rsidRDefault="00CA39A6">
      <w:pPr>
        <w:numPr>
          <w:ilvl w:val="0"/>
          <w:numId w:val="117"/>
        </w:numPr>
        <w:spacing w:before="100" w:beforeAutospacing="1" w:after="100" w:afterAutospacing="1" w:line="276" w:lineRule="auto"/>
        <w:jc w:val="both"/>
        <w:rPr>
          <w:rFonts w:asciiTheme="minorHAnsi" w:hAnsiTheme="minorHAnsi" w:cstheme="minorHAnsi"/>
          <w:lang w:val="en-US"/>
        </w:rPr>
      </w:pPr>
      <w:r w:rsidRPr="00D24ADF">
        <w:rPr>
          <w:rFonts w:asciiTheme="minorHAnsi" w:hAnsiTheme="minorHAnsi" w:cstheme="minorHAnsi"/>
          <w:b/>
          <w:bCs/>
          <w:lang w:val="en-US"/>
        </w:rPr>
        <w:t>Stakeholder Interaction Section</w:t>
      </w:r>
      <w:r w:rsidRPr="00D24ADF">
        <w:rPr>
          <w:rFonts w:asciiTheme="minorHAnsi" w:hAnsiTheme="minorHAnsi" w:cstheme="minorHAnsi"/>
          <w:lang w:val="en-US"/>
        </w:rPr>
        <w:t xml:space="preserve"> – For roles with external communications (e.g., clients, suppliers).</w:t>
      </w:r>
    </w:p>
    <w:p w14:paraId="32C0327A" w14:textId="77777777" w:rsidR="00CA39A6" w:rsidRPr="00D24ADF" w:rsidRDefault="00CA39A6">
      <w:pPr>
        <w:numPr>
          <w:ilvl w:val="0"/>
          <w:numId w:val="117"/>
        </w:numPr>
        <w:spacing w:before="100" w:beforeAutospacing="1" w:after="100" w:afterAutospacing="1" w:line="276" w:lineRule="auto"/>
        <w:jc w:val="both"/>
        <w:rPr>
          <w:rFonts w:asciiTheme="minorHAnsi" w:hAnsiTheme="minorHAnsi" w:cstheme="minorHAnsi"/>
          <w:lang w:val="en-US"/>
        </w:rPr>
      </w:pPr>
      <w:r w:rsidRPr="00C544E2">
        <w:rPr>
          <w:rFonts w:asciiTheme="minorHAnsi" w:hAnsiTheme="minorHAnsi" w:cstheme="minorHAnsi"/>
          <w:b/>
          <w:bCs/>
        </w:rPr>
        <w:t>Buyer Performance Evaluation (for Merchandisers and Sales Teams)</w:t>
      </w:r>
      <w:r w:rsidRPr="00C544E2">
        <w:rPr>
          <w:rFonts w:asciiTheme="minorHAnsi" w:hAnsiTheme="minorHAnsi" w:cstheme="minorHAnsi"/>
        </w:rPr>
        <w:t xml:space="preserve"> – Specific evaluation based on effectiveness in handling buyer communications, responsiveness, order management, compliance adherence, relationship building, and satisfaction metrics.</w:t>
      </w:r>
    </w:p>
    <w:p w14:paraId="125D4379" w14:textId="77777777" w:rsidR="00CA39A6" w:rsidRPr="00D24ADF" w:rsidRDefault="00CA39A6" w:rsidP="00CA39A6">
      <w:pPr>
        <w:spacing w:before="100" w:beforeAutospacing="1" w:after="100" w:afterAutospacing="1" w:line="276" w:lineRule="auto"/>
        <w:jc w:val="both"/>
        <w:rPr>
          <w:rFonts w:asciiTheme="minorHAnsi" w:hAnsiTheme="minorHAnsi" w:cstheme="minorHAnsi"/>
          <w:lang w:val="en-US"/>
        </w:rPr>
      </w:pPr>
      <w:r w:rsidRPr="00D24ADF">
        <w:rPr>
          <w:rFonts w:asciiTheme="minorHAnsi" w:hAnsiTheme="minorHAnsi" w:cstheme="minorHAnsi"/>
          <w:b/>
          <w:bCs/>
          <w:lang w:val="en-US"/>
        </w:rPr>
        <w:t>Evaluation Criteria</w:t>
      </w:r>
      <w:r w:rsidRPr="00D24ADF">
        <w:rPr>
          <w:rFonts w:asciiTheme="minorHAnsi" w:hAnsiTheme="minorHAnsi" w:cstheme="minorHAnsi"/>
          <w:lang w:val="en-US"/>
        </w:rPr>
        <w:br/>
        <w:t>Rated on a 1–5 scale</w:t>
      </w:r>
      <w:r>
        <w:rPr>
          <w:rFonts w:asciiTheme="minorHAnsi" w:hAnsiTheme="minorHAnsi" w:cstheme="minorHAnsi"/>
          <w:lang w:val="en-US"/>
        </w:rPr>
        <w:t>.</w:t>
      </w:r>
      <w:r w:rsidRPr="00D24ADF">
        <w:rPr>
          <w:rFonts w:asciiTheme="minorHAnsi" w:hAnsiTheme="minorHAnsi" w:cstheme="minorHAnsi"/>
          <w:lang w:val="en-US"/>
        </w:rPr>
        <w:t xml:space="preserve"> </w:t>
      </w:r>
    </w:p>
    <w:p w14:paraId="1EF22192" w14:textId="77777777" w:rsidR="00CA39A6" w:rsidRPr="00D24ADF" w:rsidRDefault="00CA39A6" w:rsidP="00CA39A6">
      <w:pPr>
        <w:spacing w:before="100" w:beforeAutospacing="1" w:after="100" w:afterAutospacing="1" w:line="276" w:lineRule="auto"/>
        <w:jc w:val="both"/>
        <w:rPr>
          <w:rFonts w:asciiTheme="minorHAnsi" w:hAnsiTheme="minorHAnsi" w:cstheme="minorHAnsi"/>
          <w:lang w:val="en-US"/>
        </w:rPr>
      </w:pPr>
      <w:r w:rsidRPr="00D24ADF">
        <w:rPr>
          <w:rFonts w:asciiTheme="minorHAnsi" w:hAnsiTheme="minorHAnsi" w:cstheme="minorHAnsi"/>
          <w:b/>
          <w:bCs/>
          <w:lang w:val="en-US"/>
        </w:rPr>
        <w:t>Review Timelines</w:t>
      </w:r>
    </w:p>
    <w:tbl>
      <w:tblPr>
        <w:tblStyle w:val="TableGrid"/>
        <w:tblW w:w="0" w:type="auto"/>
        <w:tblLook w:val="04A0" w:firstRow="1" w:lastRow="0" w:firstColumn="1" w:lastColumn="0" w:noHBand="0" w:noVBand="1"/>
      </w:tblPr>
      <w:tblGrid>
        <w:gridCol w:w="3275"/>
        <w:gridCol w:w="4586"/>
      </w:tblGrid>
      <w:tr w:rsidR="00CA39A6" w:rsidRPr="00D24ADF" w14:paraId="18E2645F" w14:textId="77777777" w:rsidTr="002765F8">
        <w:tc>
          <w:tcPr>
            <w:tcW w:w="0" w:type="auto"/>
            <w:hideMark/>
          </w:tcPr>
          <w:p w14:paraId="49FEA2BF" w14:textId="77777777" w:rsidR="00CA39A6" w:rsidRPr="00D24ADF" w:rsidRDefault="00CA39A6" w:rsidP="002765F8">
            <w:pPr>
              <w:spacing w:before="100" w:beforeAutospacing="1" w:after="100" w:afterAutospacing="1" w:line="276" w:lineRule="auto"/>
              <w:jc w:val="both"/>
              <w:rPr>
                <w:rFonts w:asciiTheme="minorHAnsi" w:hAnsiTheme="minorHAnsi" w:cstheme="minorHAnsi"/>
                <w:b/>
                <w:bCs/>
                <w:lang w:val="en-US"/>
              </w:rPr>
            </w:pPr>
            <w:r w:rsidRPr="00D24ADF">
              <w:rPr>
                <w:rFonts w:asciiTheme="minorHAnsi" w:hAnsiTheme="minorHAnsi" w:cstheme="minorHAnsi"/>
                <w:b/>
                <w:bCs/>
                <w:lang w:val="en-US"/>
              </w:rPr>
              <w:t>Review Type</w:t>
            </w:r>
          </w:p>
        </w:tc>
        <w:tc>
          <w:tcPr>
            <w:tcW w:w="0" w:type="auto"/>
            <w:hideMark/>
          </w:tcPr>
          <w:p w14:paraId="48B668E1" w14:textId="77777777" w:rsidR="00CA39A6" w:rsidRPr="00D24ADF" w:rsidRDefault="00CA39A6" w:rsidP="002765F8">
            <w:pPr>
              <w:spacing w:before="100" w:beforeAutospacing="1" w:after="100" w:afterAutospacing="1" w:line="276" w:lineRule="auto"/>
              <w:jc w:val="both"/>
              <w:rPr>
                <w:rFonts w:asciiTheme="minorHAnsi" w:hAnsiTheme="minorHAnsi" w:cstheme="minorHAnsi"/>
                <w:b/>
                <w:bCs/>
                <w:lang w:val="en-US"/>
              </w:rPr>
            </w:pPr>
            <w:r w:rsidRPr="00D24ADF">
              <w:rPr>
                <w:rFonts w:asciiTheme="minorHAnsi" w:hAnsiTheme="minorHAnsi" w:cstheme="minorHAnsi"/>
                <w:b/>
                <w:bCs/>
                <w:lang w:val="en-US"/>
              </w:rPr>
              <w:t>Timing</w:t>
            </w:r>
          </w:p>
        </w:tc>
      </w:tr>
      <w:tr w:rsidR="00CA39A6" w:rsidRPr="00D24ADF" w14:paraId="487DB8B0" w14:textId="77777777" w:rsidTr="002765F8">
        <w:tc>
          <w:tcPr>
            <w:tcW w:w="0" w:type="auto"/>
            <w:hideMark/>
          </w:tcPr>
          <w:p w14:paraId="403141D1" w14:textId="77777777" w:rsidR="00CA39A6" w:rsidRPr="00D24ADF" w:rsidRDefault="00CA39A6" w:rsidP="002765F8">
            <w:pPr>
              <w:spacing w:before="100" w:beforeAutospacing="1" w:after="100" w:afterAutospacing="1" w:line="276" w:lineRule="auto"/>
              <w:jc w:val="both"/>
              <w:rPr>
                <w:rFonts w:asciiTheme="minorHAnsi" w:hAnsiTheme="minorHAnsi" w:cstheme="minorHAnsi"/>
                <w:lang w:val="en-US"/>
              </w:rPr>
            </w:pPr>
            <w:r w:rsidRPr="00D24ADF">
              <w:rPr>
                <w:rFonts w:asciiTheme="minorHAnsi" w:hAnsiTheme="minorHAnsi" w:cstheme="minorHAnsi"/>
                <w:lang w:val="en-US"/>
              </w:rPr>
              <w:t>Annual Performance Review</w:t>
            </w:r>
          </w:p>
        </w:tc>
        <w:tc>
          <w:tcPr>
            <w:tcW w:w="0" w:type="auto"/>
            <w:hideMark/>
          </w:tcPr>
          <w:p w14:paraId="3CB6B655" w14:textId="77777777" w:rsidR="00CA39A6" w:rsidRPr="00D24ADF" w:rsidRDefault="00CA39A6" w:rsidP="002765F8">
            <w:pPr>
              <w:spacing w:before="100" w:beforeAutospacing="1" w:after="100" w:afterAutospacing="1" w:line="276" w:lineRule="auto"/>
              <w:jc w:val="both"/>
              <w:rPr>
                <w:rFonts w:asciiTheme="minorHAnsi" w:hAnsiTheme="minorHAnsi" w:cstheme="minorHAnsi"/>
                <w:lang w:val="en-US"/>
              </w:rPr>
            </w:pPr>
            <w:r>
              <w:rPr>
                <w:rFonts w:asciiTheme="minorHAnsi" w:hAnsiTheme="minorHAnsi" w:cstheme="minorHAnsi"/>
                <w:lang w:val="en-US"/>
              </w:rPr>
              <w:t xml:space="preserve">April month </w:t>
            </w:r>
            <w:r w:rsidRPr="00D24ADF">
              <w:rPr>
                <w:rFonts w:asciiTheme="minorHAnsi" w:hAnsiTheme="minorHAnsi" w:cstheme="minorHAnsi"/>
                <w:lang w:val="en-US"/>
              </w:rPr>
              <w:t>each year</w:t>
            </w:r>
          </w:p>
        </w:tc>
      </w:tr>
      <w:tr w:rsidR="00CA39A6" w:rsidRPr="00D24ADF" w14:paraId="38461DF1" w14:textId="77777777" w:rsidTr="002765F8">
        <w:tc>
          <w:tcPr>
            <w:tcW w:w="0" w:type="auto"/>
            <w:hideMark/>
          </w:tcPr>
          <w:p w14:paraId="1A2321AA" w14:textId="77777777" w:rsidR="00CA39A6" w:rsidRPr="00D24ADF" w:rsidRDefault="00CA39A6" w:rsidP="002765F8">
            <w:pPr>
              <w:spacing w:before="100" w:beforeAutospacing="1" w:after="100" w:afterAutospacing="1" w:line="276" w:lineRule="auto"/>
              <w:jc w:val="both"/>
              <w:rPr>
                <w:rFonts w:asciiTheme="minorHAnsi" w:hAnsiTheme="minorHAnsi" w:cstheme="minorHAnsi"/>
                <w:lang w:val="en-US"/>
              </w:rPr>
            </w:pPr>
            <w:r w:rsidRPr="00D24ADF">
              <w:rPr>
                <w:rFonts w:asciiTheme="minorHAnsi" w:hAnsiTheme="minorHAnsi" w:cstheme="minorHAnsi"/>
                <w:lang w:val="en-US"/>
              </w:rPr>
              <w:t>Stakeholder Interaction Review</w:t>
            </w:r>
          </w:p>
        </w:tc>
        <w:tc>
          <w:tcPr>
            <w:tcW w:w="0" w:type="auto"/>
            <w:hideMark/>
          </w:tcPr>
          <w:p w14:paraId="50CF358C" w14:textId="77777777" w:rsidR="00CA39A6" w:rsidRPr="00D24ADF" w:rsidRDefault="00CA39A6" w:rsidP="002765F8">
            <w:pPr>
              <w:spacing w:before="100" w:beforeAutospacing="1" w:after="100" w:afterAutospacing="1" w:line="276" w:lineRule="auto"/>
              <w:jc w:val="both"/>
              <w:rPr>
                <w:rFonts w:asciiTheme="minorHAnsi" w:hAnsiTheme="minorHAnsi" w:cstheme="minorHAnsi"/>
                <w:lang w:val="en-US"/>
              </w:rPr>
            </w:pPr>
            <w:r w:rsidRPr="00D24ADF">
              <w:rPr>
                <w:rFonts w:asciiTheme="minorHAnsi" w:hAnsiTheme="minorHAnsi" w:cstheme="minorHAnsi"/>
                <w:lang w:val="en-US"/>
              </w:rPr>
              <w:t>With annual review or post key events</w:t>
            </w:r>
          </w:p>
        </w:tc>
      </w:tr>
      <w:tr w:rsidR="00CA39A6" w:rsidRPr="00D24ADF" w14:paraId="61D2F679" w14:textId="77777777" w:rsidTr="002765F8">
        <w:tc>
          <w:tcPr>
            <w:tcW w:w="0" w:type="auto"/>
            <w:hideMark/>
          </w:tcPr>
          <w:p w14:paraId="74F77778" w14:textId="77777777" w:rsidR="00CA39A6" w:rsidRPr="00D24ADF" w:rsidRDefault="00CA39A6" w:rsidP="002765F8">
            <w:pPr>
              <w:spacing w:before="100" w:beforeAutospacing="1" w:after="100" w:afterAutospacing="1" w:line="276" w:lineRule="auto"/>
              <w:jc w:val="both"/>
              <w:rPr>
                <w:rFonts w:asciiTheme="minorHAnsi" w:hAnsiTheme="minorHAnsi" w:cstheme="minorHAnsi"/>
                <w:lang w:val="en-US"/>
              </w:rPr>
            </w:pPr>
            <w:r w:rsidRPr="00D24ADF">
              <w:rPr>
                <w:rFonts w:asciiTheme="minorHAnsi" w:hAnsiTheme="minorHAnsi" w:cstheme="minorHAnsi"/>
                <w:lang w:val="en-US"/>
              </w:rPr>
              <w:t>ICDP Review</w:t>
            </w:r>
          </w:p>
        </w:tc>
        <w:tc>
          <w:tcPr>
            <w:tcW w:w="0" w:type="auto"/>
            <w:hideMark/>
          </w:tcPr>
          <w:p w14:paraId="54AF3D64" w14:textId="77777777" w:rsidR="00CA39A6" w:rsidRPr="00D24ADF" w:rsidRDefault="00CA39A6" w:rsidP="002765F8">
            <w:pPr>
              <w:spacing w:before="100" w:beforeAutospacing="1" w:after="100" w:afterAutospacing="1" w:line="276" w:lineRule="auto"/>
              <w:jc w:val="both"/>
              <w:rPr>
                <w:rFonts w:asciiTheme="minorHAnsi" w:hAnsiTheme="minorHAnsi" w:cstheme="minorHAnsi"/>
                <w:lang w:val="en-US"/>
              </w:rPr>
            </w:pPr>
            <w:r w:rsidRPr="00D24ADF">
              <w:rPr>
                <w:rFonts w:asciiTheme="minorHAnsi" w:hAnsiTheme="minorHAnsi" w:cstheme="minorHAnsi"/>
                <w:lang w:val="en-US"/>
              </w:rPr>
              <w:t>Every year or role change</w:t>
            </w:r>
          </w:p>
        </w:tc>
      </w:tr>
      <w:tr w:rsidR="00CA39A6" w:rsidRPr="00D24ADF" w14:paraId="6C8277FE" w14:textId="77777777" w:rsidTr="002765F8">
        <w:tc>
          <w:tcPr>
            <w:tcW w:w="0" w:type="auto"/>
            <w:hideMark/>
          </w:tcPr>
          <w:p w14:paraId="7546754B" w14:textId="77777777" w:rsidR="00CA39A6" w:rsidRPr="00D24ADF" w:rsidRDefault="00CA39A6" w:rsidP="002765F8">
            <w:pPr>
              <w:spacing w:before="100" w:beforeAutospacing="1" w:after="100" w:afterAutospacing="1" w:line="276" w:lineRule="auto"/>
              <w:jc w:val="both"/>
              <w:rPr>
                <w:rFonts w:asciiTheme="minorHAnsi" w:hAnsiTheme="minorHAnsi" w:cstheme="minorHAnsi"/>
                <w:lang w:val="en-US"/>
              </w:rPr>
            </w:pPr>
            <w:r w:rsidRPr="00D24ADF">
              <w:rPr>
                <w:rFonts w:asciiTheme="minorHAnsi" w:hAnsiTheme="minorHAnsi" w:cstheme="minorHAnsi"/>
                <w:lang w:val="en-US"/>
              </w:rPr>
              <w:t>Mid-Year Review (optional)</w:t>
            </w:r>
          </w:p>
        </w:tc>
        <w:tc>
          <w:tcPr>
            <w:tcW w:w="0" w:type="auto"/>
            <w:hideMark/>
          </w:tcPr>
          <w:p w14:paraId="2B0EA952" w14:textId="77777777" w:rsidR="00CA39A6" w:rsidRPr="00D24ADF" w:rsidRDefault="00CA39A6" w:rsidP="002765F8">
            <w:pPr>
              <w:spacing w:before="100" w:beforeAutospacing="1" w:after="100" w:afterAutospacing="1" w:line="276" w:lineRule="auto"/>
              <w:jc w:val="both"/>
              <w:rPr>
                <w:rFonts w:asciiTheme="minorHAnsi" w:hAnsiTheme="minorHAnsi" w:cstheme="minorHAnsi"/>
                <w:lang w:val="en-US"/>
              </w:rPr>
            </w:pPr>
            <w:r w:rsidRPr="00D24ADF">
              <w:rPr>
                <w:rFonts w:asciiTheme="minorHAnsi" w:hAnsiTheme="minorHAnsi" w:cstheme="minorHAnsi"/>
                <w:lang w:val="en-US"/>
              </w:rPr>
              <w:t>July or as required</w:t>
            </w:r>
          </w:p>
        </w:tc>
      </w:tr>
      <w:tr w:rsidR="00CA39A6" w:rsidRPr="00D24ADF" w14:paraId="3BFD21BB" w14:textId="77777777" w:rsidTr="002765F8">
        <w:tc>
          <w:tcPr>
            <w:tcW w:w="0" w:type="auto"/>
          </w:tcPr>
          <w:p w14:paraId="644236DE" w14:textId="77777777" w:rsidR="00CA39A6" w:rsidRPr="00C544E2" w:rsidRDefault="00CA39A6" w:rsidP="002765F8">
            <w:pPr>
              <w:spacing w:before="100" w:beforeAutospacing="1" w:after="100" w:afterAutospacing="1" w:line="276" w:lineRule="auto"/>
              <w:jc w:val="both"/>
              <w:rPr>
                <w:rFonts w:asciiTheme="minorHAnsi" w:hAnsiTheme="minorHAnsi" w:cstheme="minorHAnsi"/>
                <w:lang w:val="en-US"/>
              </w:rPr>
            </w:pPr>
            <w:r w:rsidRPr="00C544E2">
              <w:rPr>
                <w:rFonts w:asciiTheme="minorHAnsi" w:hAnsiTheme="minorHAnsi" w:cstheme="minorHAnsi"/>
              </w:rPr>
              <w:t>Buyer Performance Evaluation</w:t>
            </w:r>
          </w:p>
        </w:tc>
        <w:tc>
          <w:tcPr>
            <w:tcW w:w="0" w:type="auto"/>
          </w:tcPr>
          <w:p w14:paraId="5B3FDC8E" w14:textId="77777777" w:rsidR="00CA39A6" w:rsidRPr="00C544E2" w:rsidRDefault="00CA39A6" w:rsidP="002765F8">
            <w:pPr>
              <w:spacing w:before="100" w:beforeAutospacing="1" w:after="100" w:afterAutospacing="1" w:line="276" w:lineRule="auto"/>
              <w:jc w:val="both"/>
              <w:rPr>
                <w:rFonts w:asciiTheme="minorHAnsi" w:hAnsiTheme="minorHAnsi" w:cstheme="minorHAnsi"/>
                <w:lang w:val="en-US"/>
              </w:rPr>
            </w:pPr>
            <w:r w:rsidRPr="00C544E2">
              <w:rPr>
                <w:rFonts w:asciiTheme="minorHAnsi" w:hAnsiTheme="minorHAnsi" w:cstheme="minorHAnsi"/>
              </w:rPr>
              <w:t>Annually, or post major buying season/event</w:t>
            </w:r>
          </w:p>
        </w:tc>
      </w:tr>
    </w:tbl>
    <w:p w14:paraId="7903DD38" w14:textId="77777777" w:rsidR="00CA39A6" w:rsidRPr="00D24ADF" w:rsidRDefault="00CA39A6" w:rsidP="00CA39A6">
      <w:pPr>
        <w:spacing w:before="100" w:beforeAutospacing="1" w:after="100" w:afterAutospacing="1" w:line="276" w:lineRule="auto"/>
        <w:jc w:val="both"/>
        <w:rPr>
          <w:rFonts w:asciiTheme="minorHAnsi" w:hAnsiTheme="minorHAnsi" w:cstheme="minorHAnsi"/>
          <w:lang w:val="en-US"/>
        </w:rPr>
      </w:pPr>
      <w:r w:rsidRPr="00D24ADF">
        <w:rPr>
          <w:rFonts w:asciiTheme="minorHAnsi" w:hAnsiTheme="minorHAnsi" w:cstheme="minorHAnsi"/>
          <w:b/>
          <w:bCs/>
          <w:lang w:val="en-US"/>
        </w:rPr>
        <w:lastRenderedPageBreak/>
        <w:t>Documentation &amp; Recordkeeping</w:t>
      </w:r>
      <w:r w:rsidRPr="00D24ADF">
        <w:rPr>
          <w:rFonts w:asciiTheme="minorHAnsi" w:hAnsiTheme="minorHAnsi" w:cstheme="minorHAnsi"/>
          <w:lang w:val="en-US"/>
        </w:rPr>
        <w:br/>
        <w:t>HR maintains secure records, including:</w:t>
      </w:r>
    </w:p>
    <w:p w14:paraId="244AA8D4" w14:textId="77777777" w:rsidR="00CA39A6" w:rsidRPr="00D24ADF" w:rsidRDefault="00CA39A6">
      <w:pPr>
        <w:numPr>
          <w:ilvl w:val="0"/>
          <w:numId w:val="118"/>
        </w:numPr>
        <w:spacing w:before="100" w:beforeAutospacing="1" w:after="100" w:afterAutospacing="1" w:line="276" w:lineRule="auto"/>
        <w:jc w:val="both"/>
        <w:rPr>
          <w:rFonts w:asciiTheme="minorHAnsi" w:hAnsiTheme="minorHAnsi" w:cstheme="minorHAnsi"/>
          <w:lang w:val="en-US"/>
        </w:rPr>
      </w:pPr>
      <w:r w:rsidRPr="00D24ADF">
        <w:rPr>
          <w:rFonts w:asciiTheme="minorHAnsi" w:hAnsiTheme="minorHAnsi" w:cstheme="minorHAnsi"/>
          <w:lang w:val="en-US"/>
        </w:rPr>
        <w:t>Evaluation Forms</w:t>
      </w:r>
    </w:p>
    <w:p w14:paraId="5F3B8DAD" w14:textId="77777777" w:rsidR="00CA39A6" w:rsidRPr="00D24ADF" w:rsidRDefault="00CA39A6">
      <w:pPr>
        <w:numPr>
          <w:ilvl w:val="0"/>
          <w:numId w:val="118"/>
        </w:numPr>
        <w:spacing w:before="100" w:beforeAutospacing="1" w:after="100" w:afterAutospacing="1" w:line="276" w:lineRule="auto"/>
        <w:jc w:val="both"/>
        <w:rPr>
          <w:rFonts w:asciiTheme="minorHAnsi" w:hAnsiTheme="minorHAnsi" w:cstheme="minorHAnsi"/>
          <w:lang w:val="en-US"/>
        </w:rPr>
      </w:pPr>
      <w:r w:rsidRPr="00D24ADF">
        <w:rPr>
          <w:rFonts w:asciiTheme="minorHAnsi" w:hAnsiTheme="minorHAnsi" w:cstheme="minorHAnsi"/>
          <w:lang w:val="en-US"/>
        </w:rPr>
        <w:t>ICDP Documents</w:t>
      </w:r>
    </w:p>
    <w:p w14:paraId="0AB71CB0" w14:textId="77777777" w:rsidR="00CA39A6" w:rsidRDefault="00CA39A6">
      <w:pPr>
        <w:numPr>
          <w:ilvl w:val="0"/>
          <w:numId w:val="118"/>
        </w:numPr>
        <w:spacing w:before="100" w:beforeAutospacing="1" w:after="100" w:afterAutospacing="1" w:line="276" w:lineRule="auto"/>
        <w:jc w:val="both"/>
        <w:rPr>
          <w:rFonts w:asciiTheme="minorHAnsi" w:hAnsiTheme="minorHAnsi" w:cstheme="minorHAnsi"/>
          <w:lang w:val="en-US"/>
        </w:rPr>
      </w:pPr>
      <w:r w:rsidRPr="00D24ADF">
        <w:rPr>
          <w:rFonts w:asciiTheme="minorHAnsi" w:hAnsiTheme="minorHAnsi" w:cstheme="minorHAnsi"/>
          <w:lang w:val="en-US"/>
        </w:rPr>
        <w:t>Reviewer &amp; Employee Comments</w:t>
      </w:r>
    </w:p>
    <w:p w14:paraId="2DD44290" w14:textId="77777777" w:rsidR="00CA39A6" w:rsidRPr="00586B75" w:rsidRDefault="00CA39A6">
      <w:pPr>
        <w:numPr>
          <w:ilvl w:val="0"/>
          <w:numId w:val="118"/>
        </w:numPr>
        <w:spacing w:before="100" w:beforeAutospacing="1" w:after="100" w:afterAutospacing="1" w:line="276" w:lineRule="auto"/>
        <w:jc w:val="both"/>
        <w:rPr>
          <w:rFonts w:asciiTheme="minorHAnsi" w:hAnsiTheme="minorHAnsi" w:cstheme="minorHAnsi"/>
          <w:lang w:val="en-US"/>
        </w:rPr>
      </w:pPr>
      <w:r w:rsidRPr="00C544E2">
        <w:rPr>
          <w:rFonts w:asciiTheme="minorHAnsi" w:hAnsiTheme="minorHAnsi" w:cstheme="minorHAnsi"/>
        </w:rPr>
        <w:t>Buyer</w:t>
      </w:r>
      <w:r>
        <w:rPr>
          <w:rFonts w:asciiTheme="minorHAnsi" w:hAnsiTheme="minorHAnsi" w:cstheme="minorHAnsi"/>
        </w:rPr>
        <w:t xml:space="preserve"> Performance </w:t>
      </w:r>
      <w:r w:rsidRPr="00C544E2">
        <w:rPr>
          <w:rFonts w:asciiTheme="minorHAnsi" w:hAnsiTheme="minorHAnsi" w:cstheme="minorHAnsi"/>
        </w:rPr>
        <w:t xml:space="preserve">Feedback </w:t>
      </w:r>
      <w:r>
        <w:rPr>
          <w:rFonts w:asciiTheme="minorHAnsi" w:hAnsiTheme="minorHAnsi" w:cstheme="minorHAnsi"/>
        </w:rPr>
        <w:t xml:space="preserve">Form </w:t>
      </w:r>
      <w:r w:rsidRPr="00C544E2">
        <w:rPr>
          <w:rFonts w:asciiTheme="minorHAnsi" w:hAnsiTheme="minorHAnsi" w:cstheme="minorHAnsi"/>
        </w:rPr>
        <w:t>(if applicable)</w:t>
      </w:r>
    </w:p>
    <w:p w14:paraId="430A51C0" w14:textId="77777777" w:rsidR="00CA39A6" w:rsidRPr="00D24ADF" w:rsidRDefault="00CA39A6" w:rsidP="00CA39A6">
      <w:pPr>
        <w:spacing w:before="100" w:beforeAutospacing="1" w:after="100" w:afterAutospacing="1" w:line="276" w:lineRule="auto"/>
        <w:jc w:val="both"/>
        <w:rPr>
          <w:rFonts w:asciiTheme="minorHAnsi" w:hAnsiTheme="minorHAnsi" w:cstheme="minorHAnsi"/>
          <w:lang w:val="en-US"/>
        </w:rPr>
      </w:pPr>
      <w:r w:rsidRPr="00D24ADF">
        <w:rPr>
          <w:rFonts w:asciiTheme="minorHAnsi" w:hAnsiTheme="minorHAnsi" w:cstheme="minorHAnsi"/>
          <w:b/>
          <w:bCs/>
          <w:lang w:val="en-US"/>
        </w:rPr>
        <w:t>Outcomes &amp; Follow-Up</w:t>
      </w:r>
    </w:p>
    <w:tbl>
      <w:tblPr>
        <w:tblStyle w:val="TableGrid"/>
        <w:tblW w:w="0" w:type="auto"/>
        <w:tblLook w:val="04A0" w:firstRow="1" w:lastRow="0" w:firstColumn="1" w:lastColumn="0" w:noHBand="0" w:noVBand="1"/>
      </w:tblPr>
      <w:tblGrid>
        <w:gridCol w:w="1526"/>
        <w:gridCol w:w="4240"/>
      </w:tblGrid>
      <w:tr w:rsidR="00CA39A6" w:rsidRPr="00D24ADF" w14:paraId="18C30FE3" w14:textId="77777777" w:rsidTr="002765F8">
        <w:tc>
          <w:tcPr>
            <w:tcW w:w="0" w:type="auto"/>
            <w:hideMark/>
          </w:tcPr>
          <w:p w14:paraId="7DEEF881" w14:textId="77777777" w:rsidR="00CA39A6" w:rsidRPr="00D24ADF" w:rsidRDefault="00CA39A6" w:rsidP="002765F8">
            <w:pPr>
              <w:spacing w:before="100" w:beforeAutospacing="1" w:after="100" w:afterAutospacing="1" w:line="276" w:lineRule="auto"/>
              <w:jc w:val="both"/>
              <w:rPr>
                <w:rFonts w:asciiTheme="minorHAnsi" w:hAnsiTheme="minorHAnsi" w:cstheme="minorHAnsi"/>
                <w:b/>
                <w:bCs/>
                <w:lang w:val="en-US"/>
              </w:rPr>
            </w:pPr>
            <w:r w:rsidRPr="00D24ADF">
              <w:rPr>
                <w:rFonts w:asciiTheme="minorHAnsi" w:hAnsiTheme="minorHAnsi" w:cstheme="minorHAnsi"/>
                <w:b/>
                <w:bCs/>
                <w:lang w:val="en-US"/>
              </w:rPr>
              <w:t>Rating Range</w:t>
            </w:r>
          </w:p>
        </w:tc>
        <w:tc>
          <w:tcPr>
            <w:tcW w:w="0" w:type="auto"/>
            <w:hideMark/>
          </w:tcPr>
          <w:p w14:paraId="53C07130" w14:textId="77777777" w:rsidR="00CA39A6" w:rsidRPr="00D24ADF" w:rsidRDefault="00CA39A6" w:rsidP="002765F8">
            <w:pPr>
              <w:spacing w:before="100" w:beforeAutospacing="1" w:after="100" w:afterAutospacing="1" w:line="276" w:lineRule="auto"/>
              <w:jc w:val="both"/>
              <w:rPr>
                <w:rFonts w:asciiTheme="minorHAnsi" w:hAnsiTheme="minorHAnsi" w:cstheme="minorHAnsi"/>
                <w:b/>
                <w:bCs/>
                <w:lang w:val="en-US"/>
              </w:rPr>
            </w:pPr>
            <w:r w:rsidRPr="00D24ADF">
              <w:rPr>
                <w:rFonts w:asciiTheme="minorHAnsi" w:hAnsiTheme="minorHAnsi" w:cstheme="minorHAnsi"/>
                <w:b/>
                <w:bCs/>
                <w:lang w:val="en-US"/>
              </w:rPr>
              <w:t>Action Plan</w:t>
            </w:r>
          </w:p>
        </w:tc>
      </w:tr>
      <w:tr w:rsidR="00CA39A6" w:rsidRPr="00D24ADF" w14:paraId="22161647" w14:textId="77777777" w:rsidTr="002765F8">
        <w:tc>
          <w:tcPr>
            <w:tcW w:w="0" w:type="auto"/>
            <w:hideMark/>
          </w:tcPr>
          <w:p w14:paraId="0E453BF4" w14:textId="77777777" w:rsidR="00CA39A6" w:rsidRPr="00D24ADF" w:rsidRDefault="00CA39A6" w:rsidP="002765F8">
            <w:pPr>
              <w:spacing w:before="100" w:beforeAutospacing="1" w:after="100" w:afterAutospacing="1" w:line="276" w:lineRule="auto"/>
              <w:jc w:val="both"/>
              <w:rPr>
                <w:rFonts w:asciiTheme="minorHAnsi" w:hAnsiTheme="minorHAnsi" w:cstheme="minorHAnsi"/>
                <w:lang w:val="en-US"/>
              </w:rPr>
            </w:pPr>
            <w:r w:rsidRPr="00D24ADF">
              <w:rPr>
                <w:rFonts w:asciiTheme="minorHAnsi" w:hAnsiTheme="minorHAnsi" w:cstheme="minorHAnsi"/>
                <w:lang w:val="en-US"/>
              </w:rPr>
              <w:t>1–2</w:t>
            </w:r>
          </w:p>
        </w:tc>
        <w:tc>
          <w:tcPr>
            <w:tcW w:w="0" w:type="auto"/>
            <w:hideMark/>
          </w:tcPr>
          <w:p w14:paraId="1119B3DE" w14:textId="77777777" w:rsidR="00CA39A6" w:rsidRPr="00D24ADF" w:rsidRDefault="00CA39A6" w:rsidP="002765F8">
            <w:pPr>
              <w:spacing w:before="100" w:beforeAutospacing="1" w:after="100" w:afterAutospacing="1" w:line="276" w:lineRule="auto"/>
              <w:jc w:val="both"/>
              <w:rPr>
                <w:rFonts w:asciiTheme="minorHAnsi" w:hAnsiTheme="minorHAnsi" w:cstheme="minorHAnsi"/>
                <w:lang w:val="en-US"/>
              </w:rPr>
            </w:pPr>
            <w:r w:rsidRPr="00D24ADF">
              <w:rPr>
                <w:rFonts w:asciiTheme="minorHAnsi" w:hAnsiTheme="minorHAnsi" w:cstheme="minorHAnsi"/>
                <w:lang w:val="en-US"/>
              </w:rPr>
              <w:t>Performance Improvement Plan (PIP)</w:t>
            </w:r>
          </w:p>
        </w:tc>
      </w:tr>
      <w:tr w:rsidR="00CA39A6" w:rsidRPr="00D24ADF" w14:paraId="726905E1" w14:textId="77777777" w:rsidTr="002765F8">
        <w:tc>
          <w:tcPr>
            <w:tcW w:w="0" w:type="auto"/>
            <w:hideMark/>
          </w:tcPr>
          <w:p w14:paraId="44617856" w14:textId="77777777" w:rsidR="00CA39A6" w:rsidRPr="00D24ADF" w:rsidRDefault="00CA39A6" w:rsidP="002765F8">
            <w:pPr>
              <w:spacing w:before="100" w:beforeAutospacing="1" w:after="100" w:afterAutospacing="1" w:line="276" w:lineRule="auto"/>
              <w:jc w:val="both"/>
              <w:rPr>
                <w:rFonts w:asciiTheme="minorHAnsi" w:hAnsiTheme="minorHAnsi" w:cstheme="minorHAnsi"/>
                <w:lang w:val="en-US"/>
              </w:rPr>
            </w:pPr>
            <w:r w:rsidRPr="00D24ADF">
              <w:rPr>
                <w:rFonts w:asciiTheme="minorHAnsi" w:hAnsiTheme="minorHAnsi" w:cstheme="minorHAnsi"/>
                <w:lang w:val="en-US"/>
              </w:rPr>
              <w:t>3</w:t>
            </w:r>
          </w:p>
        </w:tc>
        <w:tc>
          <w:tcPr>
            <w:tcW w:w="0" w:type="auto"/>
            <w:hideMark/>
          </w:tcPr>
          <w:p w14:paraId="6A524D36" w14:textId="77777777" w:rsidR="00CA39A6" w:rsidRPr="00D24ADF" w:rsidRDefault="00CA39A6" w:rsidP="002765F8">
            <w:pPr>
              <w:spacing w:before="100" w:beforeAutospacing="1" w:after="100" w:afterAutospacing="1" w:line="276" w:lineRule="auto"/>
              <w:jc w:val="both"/>
              <w:rPr>
                <w:rFonts w:asciiTheme="minorHAnsi" w:hAnsiTheme="minorHAnsi" w:cstheme="minorHAnsi"/>
                <w:lang w:val="en-US"/>
              </w:rPr>
            </w:pPr>
            <w:r w:rsidRPr="00D24ADF">
              <w:rPr>
                <w:rFonts w:asciiTheme="minorHAnsi" w:hAnsiTheme="minorHAnsi" w:cstheme="minorHAnsi"/>
                <w:lang w:val="en-US"/>
              </w:rPr>
              <w:t>Maintain with skill-building opportunities</w:t>
            </w:r>
          </w:p>
        </w:tc>
      </w:tr>
      <w:tr w:rsidR="00CA39A6" w:rsidRPr="00D24ADF" w14:paraId="7AEEE218" w14:textId="77777777" w:rsidTr="002765F8">
        <w:tc>
          <w:tcPr>
            <w:tcW w:w="0" w:type="auto"/>
            <w:hideMark/>
          </w:tcPr>
          <w:p w14:paraId="42136CD8" w14:textId="77777777" w:rsidR="00CA39A6" w:rsidRPr="00D24ADF" w:rsidRDefault="00CA39A6" w:rsidP="002765F8">
            <w:pPr>
              <w:spacing w:before="100" w:beforeAutospacing="1" w:after="100" w:afterAutospacing="1" w:line="276" w:lineRule="auto"/>
              <w:jc w:val="both"/>
              <w:rPr>
                <w:rFonts w:asciiTheme="minorHAnsi" w:hAnsiTheme="minorHAnsi" w:cstheme="minorHAnsi"/>
                <w:lang w:val="en-US"/>
              </w:rPr>
            </w:pPr>
            <w:r w:rsidRPr="00D24ADF">
              <w:rPr>
                <w:rFonts w:asciiTheme="minorHAnsi" w:hAnsiTheme="minorHAnsi" w:cstheme="minorHAnsi"/>
                <w:lang w:val="en-US"/>
              </w:rPr>
              <w:t>4–5</w:t>
            </w:r>
          </w:p>
        </w:tc>
        <w:tc>
          <w:tcPr>
            <w:tcW w:w="0" w:type="auto"/>
            <w:hideMark/>
          </w:tcPr>
          <w:p w14:paraId="7E4367B7" w14:textId="77777777" w:rsidR="00CA39A6" w:rsidRPr="00D24ADF" w:rsidRDefault="00CA39A6" w:rsidP="002765F8">
            <w:pPr>
              <w:spacing w:before="100" w:beforeAutospacing="1" w:after="100" w:afterAutospacing="1" w:line="276" w:lineRule="auto"/>
              <w:jc w:val="both"/>
              <w:rPr>
                <w:rFonts w:asciiTheme="minorHAnsi" w:hAnsiTheme="minorHAnsi" w:cstheme="minorHAnsi"/>
                <w:lang w:val="en-US"/>
              </w:rPr>
            </w:pPr>
            <w:r w:rsidRPr="00D24ADF">
              <w:rPr>
                <w:rFonts w:asciiTheme="minorHAnsi" w:hAnsiTheme="minorHAnsi" w:cstheme="minorHAnsi"/>
                <w:lang w:val="en-US"/>
              </w:rPr>
              <w:t>Promotion consideration and incentives</w:t>
            </w:r>
          </w:p>
        </w:tc>
      </w:tr>
    </w:tbl>
    <w:p w14:paraId="3964B46C" w14:textId="77777777" w:rsidR="00CA39A6" w:rsidRDefault="00CA39A6" w:rsidP="00CA39A6">
      <w:pPr>
        <w:spacing w:before="100" w:beforeAutospacing="1" w:after="100" w:afterAutospacing="1" w:line="276" w:lineRule="auto"/>
        <w:jc w:val="both"/>
        <w:rPr>
          <w:rFonts w:asciiTheme="minorHAnsi" w:hAnsiTheme="minorHAnsi" w:cstheme="minorHAnsi"/>
          <w:lang w:val="en-US"/>
        </w:rPr>
      </w:pPr>
      <w:r w:rsidRPr="00D24ADF">
        <w:rPr>
          <w:rFonts w:asciiTheme="minorHAnsi" w:hAnsiTheme="minorHAnsi" w:cstheme="minorHAnsi"/>
          <w:b/>
          <w:bCs/>
          <w:lang w:val="en-US"/>
        </w:rPr>
        <w:t>Review and Continuous Improvement</w:t>
      </w:r>
      <w:r w:rsidRPr="00D24ADF">
        <w:rPr>
          <w:rFonts w:asciiTheme="minorHAnsi" w:hAnsiTheme="minorHAnsi" w:cstheme="minorHAnsi"/>
          <w:lang w:val="en-US"/>
        </w:rPr>
        <w:br/>
      </w:r>
      <w:r w:rsidRPr="00C544E2">
        <w:rPr>
          <w:rFonts w:asciiTheme="minorHAnsi" w:hAnsiTheme="minorHAnsi" w:cstheme="minorHAnsi"/>
        </w:rPr>
        <w:t>The HR department will review this SOP annually, incorporating feedback from department heads, employee representatives, and key performance outcomes. Adjustments may be made to reflect evolving business needs, role definitions, and buyer expectations</w:t>
      </w:r>
      <w:r w:rsidRPr="00D24ADF">
        <w:rPr>
          <w:rFonts w:asciiTheme="minorHAnsi" w:hAnsiTheme="minorHAnsi" w:cstheme="minorHAnsi"/>
          <w:lang w:val="en-US"/>
        </w:rPr>
        <w:t>.</w:t>
      </w:r>
    </w:p>
    <w:p w14:paraId="3A744568" w14:textId="77777777" w:rsidR="008C37DD" w:rsidRPr="004362CF" w:rsidRDefault="008C37DD" w:rsidP="00CA39A6"/>
    <w:p w14:paraId="7F770461" w14:textId="77777777" w:rsidR="00CA39A6" w:rsidRDefault="00CA39A6" w:rsidP="00D24ADF">
      <w:pPr>
        <w:spacing w:before="100" w:beforeAutospacing="1" w:after="100" w:afterAutospacing="1" w:line="276" w:lineRule="auto"/>
        <w:jc w:val="both"/>
        <w:rPr>
          <w:rFonts w:asciiTheme="minorHAnsi" w:hAnsiTheme="minorHAnsi" w:cstheme="minorHAnsi"/>
          <w:lang w:val="en-US"/>
        </w:rPr>
      </w:pPr>
    </w:p>
    <w:p w14:paraId="78B26B9B" w14:textId="77777777" w:rsidR="00CA39A6" w:rsidRDefault="00CA39A6" w:rsidP="00D24ADF">
      <w:pPr>
        <w:spacing w:before="100" w:beforeAutospacing="1" w:after="100" w:afterAutospacing="1" w:line="276" w:lineRule="auto"/>
        <w:jc w:val="both"/>
        <w:rPr>
          <w:rFonts w:asciiTheme="minorHAnsi" w:hAnsiTheme="minorHAnsi" w:cstheme="minorHAnsi"/>
          <w:lang w:val="en-US"/>
        </w:rPr>
      </w:pPr>
    </w:p>
    <w:p w14:paraId="281A7DDC" w14:textId="77777777" w:rsidR="00CA39A6" w:rsidRDefault="00CA39A6" w:rsidP="00D24ADF">
      <w:pPr>
        <w:spacing w:before="100" w:beforeAutospacing="1" w:after="100" w:afterAutospacing="1" w:line="276" w:lineRule="auto"/>
        <w:jc w:val="both"/>
        <w:rPr>
          <w:rFonts w:asciiTheme="minorHAnsi" w:hAnsiTheme="minorHAnsi" w:cstheme="minorHAnsi"/>
          <w:lang w:val="en-US"/>
        </w:rPr>
      </w:pPr>
    </w:p>
    <w:p w14:paraId="1582A12C" w14:textId="77777777" w:rsidR="00CA39A6" w:rsidRDefault="00CA39A6" w:rsidP="00D24ADF">
      <w:pPr>
        <w:spacing w:before="100" w:beforeAutospacing="1" w:after="100" w:afterAutospacing="1" w:line="276" w:lineRule="auto"/>
        <w:jc w:val="both"/>
        <w:rPr>
          <w:rFonts w:asciiTheme="minorHAnsi" w:hAnsiTheme="minorHAnsi" w:cstheme="minorHAnsi"/>
          <w:lang w:val="en-US"/>
        </w:rPr>
      </w:pPr>
    </w:p>
    <w:p w14:paraId="40DB721C" w14:textId="77777777" w:rsidR="00CA39A6" w:rsidRDefault="00CA39A6" w:rsidP="00D24ADF">
      <w:pPr>
        <w:spacing w:before="100" w:beforeAutospacing="1" w:after="100" w:afterAutospacing="1" w:line="276" w:lineRule="auto"/>
        <w:jc w:val="both"/>
        <w:rPr>
          <w:rFonts w:asciiTheme="minorHAnsi" w:hAnsiTheme="minorHAnsi" w:cstheme="minorHAnsi"/>
          <w:lang w:val="en-US"/>
        </w:rPr>
      </w:pPr>
    </w:p>
    <w:p w14:paraId="035D06C9" w14:textId="77777777" w:rsidR="00060E9B" w:rsidRDefault="00060E9B" w:rsidP="00D24ADF">
      <w:pPr>
        <w:spacing w:before="100" w:beforeAutospacing="1" w:after="100" w:afterAutospacing="1" w:line="276" w:lineRule="auto"/>
        <w:jc w:val="both"/>
        <w:rPr>
          <w:rFonts w:asciiTheme="minorHAnsi" w:hAnsiTheme="minorHAnsi" w:cstheme="minorHAnsi"/>
          <w:lang w:val="en-US"/>
        </w:rPr>
      </w:pPr>
    </w:p>
    <w:p w14:paraId="2ECD78E8" w14:textId="77777777" w:rsidR="00060E9B" w:rsidRDefault="00060E9B" w:rsidP="00D24ADF">
      <w:pPr>
        <w:spacing w:before="100" w:beforeAutospacing="1" w:after="100" w:afterAutospacing="1" w:line="276" w:lineRule="auto"/>
        <w:jc w:val="both"/>
        <w:rPr>
          <w:rFonts w:asciiTheme="minorHAnsi" w:hAnsiTheme="minorHAnsi" w:cstheme="minorHAnsi"/>
          <w:lang w:val="en-US"/>
        </w:rPr>
      </w:pPr>
    </w:p>
    <w:p w14:paraId="03C04BD4" w14:textId="77777777" w:rsidR="00060E9B" w:rsidRDefault="00060E9B" w:rsidP="00D24ADF">
      <w:pPr>
        <w:spacing w:before="100" w:beforeAutospacing="1" w:after="100" w:afterAutospacing="1" w:line="276" w:lineRule="auto"/>
        <w:jc w:val="both"/>
        <w:rPr>
          <w:rFonts w:asciiTheme="minorHAnsi" w:hAnsiTheme="minorHAnsi" w:cstheme="minorHAnsi"/>
          <w:lang w:val="en-US"/>
        </w:rPr>
      </w:pPr>
    </w:p>
    <w:p w14:paraId="752126E6" w14:textId="77777777" w:rsidR="00CA39A6" w:rsidRDefault="00CA39A6" w:rsidP="00D24ADF">
      <w:pPr>
        <w:spacing w:before="100" w:beforeAutospacing="1" w:after="100" w:afterAutospacing="1" w:line="276" w:lineRule="auto"/>
        <w:jc w:val="both"/>
        <w:rPr>
          <w:rFonts w:asciiTheme="minorHAnsi" w:hAnsiTheme="minorHAnsi" w:cstheme="minorHAnsi"/>
          <w:lang w:val="en-US"/>
        </w:rPr>
      </w:pPr>
    </w:p>
    <w:p w14:paraId="39BCD036" w14:textId="77777777" w:rsidR="00CA39A6" w:rsidRPr="006B79AB" w:rsidRDefault="00CA39A6">
      <w:pPr>
        <w:pStyle w:val="Heading1"/>
        <w:numPr>
          <w:ilvl w:val="0"/>
          <w:numId w:val="224"/>
        </w:numPr>
        <w:spacing w:line="276" w:lineRule="auto"/>
        <w:rPr>
          <w:rStyle w:val="Strong"/>
          <w:rFonts w:asciiTheme="minorHAnsi" w:hAnsiTheme="minorHAnsi" w:cstheme="minorHAnsi"/>
          <w:bCs w:val="0"/>
          <w:color w:val="000000" w:themeColor="text1"/>
        </w:rPr>
      </w:pPr>
      <w:bookmarkStart w:id="21" w:name="_Toc207634531"/>
      <w:r w:rsidRPr="006B79AB">
        <w:rPr>
          <w:rStyle w:val="Strong"/>
          <w:rFonts w:asciiTheme="minorHAnsi" w:hAnsiTheme="minorHAnsi" w:cstheme="minorHAnsi"/>
          <w:bCs w:val="0"/>
          <w:color w:val="000000" w:themeColor="text1"/>
        </w:rPr>
        <w:lastRenderedPageBreak/>
        <w:t>Supplier Selection, Engagement and Management</w:t>
      </w:r>
      <w:bookmarkEnd w:id="21"/>
    </w:p>
    <w:p w14:paraId="1B8C76AB" w14:textId="77777777" w:rsidR="00CA39A6" w:rsidRDefault="00CA39A6" w:rsidP="00CA39A6">
      <w:pPr>
        <w:rPr>
          <w:rFonts w:asciiTheme="minorHAnsi" w:hAnsiTheme="minorHAnsi" w:cstheme="minorHAnsi"/>
          <w:b/>
          <w:bCs/>
        </w:rPr>
      </w:pPr>
    </w:p>
    <w:p w14:paraId="76B149CC" w14:textId="77777777" w:rsidR="00CA39A6" w:rsidRPr="001A2F9F" w:rsidRDefault="00CA39A6" w:rsidP="00CA39A6">
      <w:pPr>
        <w:rPr>
          <w:rFonts w:asciiTheme="minorHAnsi" w:hAnsiTheme="minorHAnsi" w:cstheme="minorHAnsi"/>
          <w:b/>
          <w:bCs/>
        </w:rPr>
      </w:pPr>
      <w:r w:rsidRPr="001A2F9F">
        <w:rPr>
          <w:rFonts w:asciiTheme="minorHAnsi" w:hAnsiTheme="minorHAnsi" w:cstheme="minorHAnsi"/>
          <w:b/>
          <w:bCs/>
        </w:rPr>
        <w:t>Purpose</w:t>
      </w:r>
    </w:p>
    <w:p w14:paraId="0A69027C" w14:textId="77777777" w:rsidR="00CA39A6" w:rsidRPr="001A2F9F" w:rsidRDefault="00CA39A6" w:rsidP="00CA39A6">
      <w:pPr>
        <w:jc w:val="both"/>
        <w:rPr>
          <w:rFonts w:asciiTheme="minorHAnsi" w:hAnsiTheme="minorHAnsi" w:cstheme="minorHAnsi"/>
        </w:rPr>
      </w:pPr>
      <w:r w:rsidRPr="001A2F9F">
        <w:rPr>
          <w:rFonts w:asciiTheme="minorHAnsi" w:hAnsiTheme="minorHAnsi" w:cstheme="minorHAnsi"/>
        </w:rPr>
        <w:t xml:space="preserve">This procedure defines the systematic approach taken by </w:t>
      </w:r>
      <w:r w:rsidRPr="008E4FCF">
        <w:rPr>
          <w:rFonts w:asciiTheme="minorHAnsi" w:hAnsiTheme="minorHAnsi" w:cstheme="minorHAnsi"/>
          <w:b/>
          <w:bCs/>
        </w:rPr>
        <w:t>Choksi Heraeus Private Limited</w:t>
      </w:r>
      <w:r w:rsidRPr="004362CF">
        <w:rPr>
          <w:rFonts w:asciiTheme="minorHAnsi" w:hAnsiTheme="minorHAnsi" w:cstheme="minorHAnsi"/>
        </w:rPr>
        <w:t xml:space="preserve"> </w:t>
      </w:r>
      <w:r w:rsidRPr="001A2F9F">
        <w:rPr>
          <w:rFonts w:asciiTheme="minorHAnsi" w:hAnsiTheme="minorHAnsi" w:cstheme="minorHAnsi"/>
        </w:rPr>
        <w:t>to integrate environmental, social, and ethical sustainability into the selection, onboarding, and ongoing management of suppliers. The objective is to ensure responsible sourcing, mitigate ESG risks, and promote continuous sustainability improvement across the supply chain.</w:t>
      </w:r>
    </w:p>
    <w:p w14:paraId="79910DC2" w14:textId="77777777" w:rsidR="00CA39A6" w:rsidRPr="001A2F9F" w:rsidRDefault="00CA39A6" w:rsidP="00CA39A6">
      <w:pPr>
        <w:jc w:val="both"/>
        <w:rPr>
          <w:rFonts w:asciiTheme="minorHAnsi" w:hAnsiTheme="minorHAnsi" w:cstheme="minorHAnsi"/>
        </w:rPr>
      </w:pPr>
    </w:p>
    <w:p w14:paraId="4CC9CCF4" w14:textId="77777777" w:rsidR="00CA39A6" w:rsidRPr="001A2F9F" w:rsidRDefault="00CA39A6" w:rsidP="00CA39A6">
      <w:pPr>
        <w:jc w:val="both"/>
        <w:rPr>
          <w:rFonts w:asciiTheme="minorHAnsi" w:hAnsiTheme="minorHAnsi" w:cstheme="minorHAnsi"/>
          <w:b/>
          <w:bCs/>
        </w:rPr>
      </w:pPr>
      <w:r w:rsidRPr="001A2F9F">
        <w:rPr>
          <w:rFonts w:asciiTheme="minorHAnsi" w:hAnsiTheme="minorHAnsi" w:cstheme="minorHAnsi"/>
          <w:b/>
          <w:bCs/>
        </w:rPr>
        <w:t>Scope</w:t>
      </w:r>
    </w:p>
    <w:p w14:paraId="74C881AE" w14:textId="77777777" w:rsidR="00CA39A6" w:rsidRPr="001A2F9F" w:rsidRDefault="00CA39A6" w:rsidP="00CA39A6">
      <w:pPr>
        <w:jc w:val="both"/>
        <w:rPr>
          <w:rFonts w:asciiTheme="minorHAnsi" w:hAnsiTheme="minorHAnsi" w:cstheme="minorHAnsi"/>
        </w:rPr>
      </w:pPr>
      <w:r w:rsidRPr="001A2F9F">
        <w:rPr>
          <w:rFonts w:asciiTheme="minorHAnsi" w:hAnsiTheme="minorHAnsi" w:cstheme="minorHAnsi"/>
        </w:rPr>
        <w:t xml:space="preserve">Applies to all suppliers, subcontractors, and service providers involved in materials procurement, manufacturing, packaging, logistics, and support services for </w:t>
      </w:r>
      <w:r>
        <w:rPr>
          <w:rFonts w:asciiTheme="minorHAnsi" w:hAnsiTheme="minorHAnsi" w:cstheme="minorHAnsi"/>
        </w:rPr>
        <w:t>Choksi Heraeus Private Limited.</w:t>
      </w:r>
    </w:p>
    <w:p w14:paraId="4B23F6A2" w14:textId="77777777" w:rsidR="00CA39A6" w:rsidRPr="001A2F9F" w:rsidRDefault="00CA39A6" w:rsidP="00CA39A6">
      <w:pPr>
        <w:jc w:val="both"/>
        <w:rPr>
          <w:rFonts w:asciiTheme="minorHAnsi" w:hAnsiTheme="minorHAnsi" w:cstheme="minorHAnsi"/>
        </w:rPr>
      </w:pPr>
    </w:p>
    <w:p w14:paraId="3DB97999" w14:textId="77777777" w:rsidR="00CA39A6" w:rsidRPr="001A2F9F" w:rsidRDefault="00CA39A6" w:rsidP="00CA39A6">
      <w:pPr>
        <w:jc w:val="both"/>
        <w:rPr>
          <w:rFonts w:asciiTheme="minorHAnsi" w:hAnsiTheme="minorHAnsi" w:cstheme="minorHAnsi"/>
          <w:b/>
          <w:bCs/>
        </w:rPr>
      </w:pPr>
      <w:r w:rsidRPr="001A2F9F">
        <w:rPr>
          <w:rFonts w:asciiTheme="minorHAnsi" w:hAnsiTheme="minorHAnsi" w:cstheme="minorHAnsi"/>
          <w:b/>
          <w:bCs/>
        </w:rPr>
        <w:t>Responsibilities</w:t>
      </w:r>
    </w:p>
    <w:p w14:paraId="0F7AA6C5" w14:textId="77777777" w:rsidR="00CA39A6" w:rsidRPr="001A2F9F" w:rsidRDefault="00CA39A6">
      <w:pPr>
        <w:numPr>
          <w:ilvl w:val="0"/>
          <w:numId w:val="158"/>
        </w:numPr>
        <w:jc w:val="both"/>
        <w:rPr>
          <w:rFonts w:asciiTheme="minorHAnsi" w:hAnsiTheme="minorHAnsi" w:cstheme="minorHAnsi"/>
        </w:rPr>
      </w:pPr>
      <w:r w:rsidRPr="001A2F9F">
        <w:rPr>
          <w:rFonts w:asciiTheme="minorHAnsi" w:hAnsiTheme="minorHAnsi" w:cstheme="minorHAnsi"/>
          <w:b/>
          <w:bCs/>
        </w:rPr>
        <w:t>Procurement Team</w:t>
      </w:r>
      <w:r w:rsidRPr="001A2F9F">
        <w:rPr>
          <w:rFonts w:asciiTheme="minorHAnsi" w:hAnsiTheme="minorHAnsi" w:cstheme="minorHAnsi"/>
        </w:rPr>
        <w:t>: Screens and selects suppliers, embeds sustainability clauses into contracts, and ensures documentation and review.</w:t>
      </w:r>
    </w:p>
    <w:p w14:paraId="6F5C9247" w14:textId="77777777" w:rsidR="00CA39A6" w:rsidRPr="001A2F9F" w:rsidRDefault="00CA39A6">
      <w:pPr>
        <w:numPr>
          <w:ilvl w:val="0"/>
          <w:numId w:val="158"/>
        </w:numPr>
        <w:jc w:val="both"/>
        <w:rPr>
          <w:rFonts w:asciiTheme="minorHAnsi" w:hAnsiTheme="minorHAnsi" w:cstheme="minorHAnsi"/>
        </w:rPr>
      </w:pPr>
      <w:r w:rsidRPr="001A2F9F">
        <w:rPr>
          <w:rFonts w:asciiTheme="minorHAnsi" w:hAnsiTheme="minorHAnsi" w:cstheme="minorHAnsi"/>
          <w:b/>
          <w:bCs/>
        </w:rPr>
        <w:t>EHS Team</w:t>
      </w:r>
      <w:r w:rsidRPr="001A2F9F">
        <w:rPr>
          <w:rFonts w:asciiTheme="minorHAnsi" w:hAnsiTheme="minorHAnsi" w:cstheme="minorHAnsi"/>
        </w:rPr>
        <w:t>: Evaluates environmental and social performance; leads capacity-building and engagement programs.</w:t>
      </w:r>
    </w:p>
    <w:p w14:paraId="4D64AF45" w14:textId="77777777" w:rsidR="00CA39A6" w:rsidRPr="001A2F9F" w:rsidRDefault="00CA39A6">
      <w:pPr>
        <w:numPr>
          <w:ilvl w:val="0"/>
          <w:numId w:val="158"/>
        </w:numPr>
        <w:jc w:val="both"/>
        <w:rPr>
          <w:rFonts w:asciiTheme="minorHAnsi" w:hAnsiTheme="minorHAnsi" w:cstheme="minorHAnsi"/>
        </w:rPr>
      </w:pPr>
      <w:r w:rsidRPr="001A2F9F">
        <w:rPr>
          <w:rFonts w:asciiTheme="minorHAnsi" w:hAnsiTheme="minorHAnsi" w:cstheme="minorHAnsi"/>
          <w:b/>
          <w:bCs/>
        </w:rPr>
        <w:t>Compliance Team</w:t>
      </w:r>
      <w:r w:rsidRPr="001A2F9F">
        <w:rPr>
          <w:rFonts w:asciiTheme="minorHAnsi" w:hAnsiTheme="minorHAnsi" w:cstheme="minorHAnsi"/>
        </w:rPr>
        <w:t>: Monitors contractual adherence, oversees audits, and manages corrective action plans.</w:t>
      </w:r>
    </w:p>
    <w:p w14:paraId="2AA4BF1D" w14:textId="77777777" w:rsidR="00CA39A6" w:rsidRPr="001A2F9F" w:rsidRDefault="00CA39A6">
      <w:pPr>
        <w:numPr>
          <w:ilvl w:val="0"/>
          <w:numId w:val="158"/>
        </w:numPr>
        <w:jc w:val="both"/>
        <w:rPr>
          <w:rFonts w:asciiTheme="minorHAnsi" w:hAnsiTheme="minorHAnsi" w:cstheme="minorHAnsi"/>
        </w:rPr>
      </w:pPr>
      <w:r w:rsidRPr="001A2F9F">
        <w:rPr>
          <w:rFonts w:asciiTheme="minorHAnsi" w:hAnsiTheme="minorHAnsi" w:cstheme="minorHAnsi"/>
          <w:b/>
          <w:bCs/>
        </w:rPr>
        <w:t>Suppliers</w:t>
      </w:r>
      <w:r w:rsidRPr="001A2F9F">
        <w:rPr>
          <w:rFonts w:asciiTheme="minorHAnsi" w:hAnsiTheme="minorHAnsi" w:cstheme="minorHAnsi"/>
        </w:rPr>
        <w:t>: Must comply with all contractual sustainability requirements and actively participate in improvement initiatives.</w:t>
      </w:r>
    </w:p>
    <w:p w14:paraId="0D44753C" w14:textId="77777777" w:rsidR="00CA39A6" w:rsidRPr="001A2F9F" w:rsidRDefault="00CA39A6" w:rsidP="00CA39A6">
      <w:pPr>
        <w:jc w:val="both"/>
        <w:rPr>
          <w:rFonts w:asciiTheme="minorHAnsi" w:hAnsiTheme="minorHAnsi" w:cstheme="minorHAnsi"/>
        </w:rPr>
      </w:pPr>
    </w:p>
    <w:p w14:paraId="16522D08" w14:textId="77777777" w:rsidR="00CA39A6" w:rsidRPr="001A2F9F" w:rsidRDefault="00CA39A6" w:rsidP="00CA39A6">
      <w:pPr>
        <w:jc w:val="both"/>
        <w:rPr>
          <w:rFonts w:asciiTheme="minorHAnsi" w:hAnsiTheme="minorHAnsi" w:cstheme="minorHAnsi"/>
          <w:b/>
          <w:bCs/>
        </w:rPr>
      </w:pPr>
      <w:r w:rsidRPr="001A2F9F">
        <w:rPr>
          <w:rFonts w:asciiTheme="minorHAnsi" w:hAnsiTheme="minorHAnsi" w:cstheme="minorHAnsi"/>
          <w:b/>
          <w:bCs/>
        </w:rPr>
        <w:t>Procedure</w:t>
      </w:r>
    </w:p>
    <w:p w14:paraId="69964227" w14:textId="77777777" w:rsidR="00CA39A6" w:rsidRPr="00454434" w:rsidRDefault="00CA39A6">
      <w:pPr>
        <w:pStyle w:val="ListParagraph"/>
        <w:numPr>
          <w:ilvl w:val="0"/>
          <w:numId w:val="168"/>
        </w:numPr>
        <w:jc w:val="both"/>
        <w:rPr>
          <w:rFonts w:asciiTheme="minorHAnsi" w:hAnsiTheme="minorHAnsi" w:cstheme="minorHAnsi"/>
          <w:b/>
          <w:bCs/>
        </w:rPr>
      </w:pPr>
      <w:r w:rsidRPr="00454434">
        <w:rPr>
          <w:rFonts w:asciiTheme="minorHAnsi" w:hAnsiTheme="minorHAnsi" w:cstheme="minorHAnsi"/>
          <w:b/>
          <w:bCs/>
        </w:rPr>
        <w:t>Initial Screening of Potential Suppliers</w:t>
      </w:r>
    </w:p>
    <w:p w14:paraId="4474BF7D" w14:textId="77777777" w:rsidR="00CA39A6" w:rsidRPr="001A2F9F" w:rsidRDefault="00CA39A6" w:rsidP="00CA39A6">
      <w:pPr>
        <w:jc w:val="both"/>
        <w:rPr>
          <w:rFonts w:asciiTheme="minorHAnsi" w:hAnsiTheme="minorHAnsi" w:cstheme="minorHAnsi"/>
        </w:rPr>
      </w:pPr>
      <w:r w:rsidRPr="001A2F9F">
        <w:rPr>
          <w:rFonts w:asciiTheme="minorHAnsi" w:hAnsiTheme="minorHAnsi" w:cstheme="minorHAnsi"/>
        </w:rPr>
        <w:t xml:space="preserve">All prospective suppliers must complete a </w:t>
      </w:r>
      <w:r w:rsidRPr="001A2F9F">
        <w:rPr>
          <w:rFonts w:asciiTheme="minorHAnsi" w:hAnsiTheme="minorHAnsi" w:cstheme="minorHAnsi"/>
          <w:b/>
          <w:bCs/>
        </w:rPr>
        <w:t>Sustainability Pre-Assessment Questionnaire</w:t>
      </w:r>
      <w:r w:rsidRPr="001A2F9F">
        <w:rPr>
          <w:rFonts w:asciiTheme="minorHAnsi" w:hAnsiTheme="minorHAnsi" w:cstheme="minorHAnsi"/>
        </w:rPr>
        <w:t xml:space="preserve"> as part of the onboarding process. This screening assesses the supplier’s current practices in the following areas:</w:t>
      </w:r>
    </w:p>
    <w:p w14:paraId="4DE2F8C6" w14:textId="77777777" w:rsidR="00CA39A6" w:rsidRPr="00454434" w:rsidRDefault="00CA39A6">
      <w:pPr>
        <w:numPr>
          <w:ilvl w:val="0"/>
          <w:numId w:val="159"/>
        </w:numPr>
        <w:jc w:val="both"/>
        <w:rPr>
          <w:rFonts w:asciiTheme="minorHAnsi" w:hAnsiTheme="minorHAnsi" w:cstheme="minorHAnsi"/>
        </w:rPr>
      </w:pPr>
      <w:r w:rsidRPr="00454434">
        <w:rPr>
          <w:rFonts w:asciiTheme="minorHAnsi" w:hAnsiTheme="minorHAnsi" w:cstheme="minorHAnsi"/>
        </w:rPr>
        <w:t>Energy efficiency and GHG management</w:t>
      </w:r>
    </w:p>
    <w:p w14:paraId="176EA005" w14:textId="77777777" w:rsidR="00CA39A6" w:rsidRPr="00454434" w:rsidRDefault="00CA39A6">
      <w:pPr>
        <w:numPr>
          <w:ilvl w:val="0"/>
          <w:numId w:val="159"/>
        </w:numPr>
        <w:jc w:val="both"/>
        <w:rPr>
          <w:rFonts w:asciiTheme="minorHAnsi" w:hAnsiTheme="minorHAnsi" w:cstheme="minorHAnsi"/>
        </w:rPr>
      </w:pPr>
      <w:r w:rsidRPr="00454434">
        <w:rPr>
          <w:rFonts w:asciiTheme="minorHAnsi" w:hAnsiTheme="minorHAnsi" w:cstheme="minorHAnsi"/>
        </w:rPr>
        <w:t>Water and waste handling practices</w:t>
      </w:r>
    </w:p>
    <w:p w14:paraId="09FD9C5D" w14:textId="77777777" w:rsidR="00CA39A6" w:rsidRPr="00454434" w:rsidRDefault="00CA39A6">
      <w:pPr>
        <w:numPr>
          <w:ilvl w:val="0"/>
          <w:numId w:val="159"/>
        </w:numPr>
        <w:jc w:val="both"/>
        <w:rPr>
          <w:rFonts w:asciiTheme="minorHAnsi" w:hAnsiTheme="minorHAnsi" w:cstheme="minorHAnsi"/>
        </w:rPr>
      </w:pPr>
      <w:r w:rsidRPr="00454434">
        <w:rPr>
          <w:rFonts w:asciiTheme="minorHAnsi" w:hAnsiTheme="minorHAnsi" w:cstheme="minorHAnsi"/>
        </w:rPr>
        <w:t>Labor rights, occupational safety, and non-discrimination</w:t>
      </w:r>
    </w:p>
    <w:p w14:paraId="61644645" w14:textId="77777777" w:rsidR="00CA39A6" w:rsidRPr="00454434" w:rsidRDefault="00CA39A6">
      <w:pPr>
        <w:numPr>
          <w:ilvl w:val="0"/>
          <w:numId w:val="159"/>
        </w:numPr>
        <w:jc w:val="both"/>
        <w:rPr>
          <w:rFonts w:asciiTheme="minorHAnsi" w:hAnsiTheme="minorHAnsi" w:cstheme="minorHAnsi"/>
        </w:rPr>
      </w:pPr>
      <w:r w:rsidRPr="00454434">
        <w:rPr>
          <w:rFonts w:asciiTheme="minorHAnsi" w:hAnsiTheme="minorHAnsi" w:cstheme="minorHAnsi"/>
        </w:rPr>
        <w:t>Anti-corruption and responsible sourcing</w:t>
      </w:r>
    </w:p>
    <w:p w14:paraId="5EE89E87" w14:textId="77777777" w:rsidR="00CA39A6" w:rsidRPr="001A2F9F" w:rsidRDefault="00CA39A6">
      <w:pPr>
        <w:numPr>
          <w:ilvl w:val="0"/>
          <w:numId w:val="159"/>
        </w:numPr>
        <w:jc w:val="both"/>
        <w:rPr>
          <w:rFonts w:asciiTheme="minorHAnsi" w:hAnsiTheme="minorHAnsi" w:cstheme="minorHAnsi"/>
        </w:rPr>
      </w:pPr>
      <w:r w:rsidRPr="00454434">
        <w:rPr>
          <w:rFonts w:asciiTheme="minorHAnsi" w:hAnsiTheme="minorHAnsi" w:cstheme="minorHAnsi"/>
        </w:rPr>
        <w:t>Commitment to inclusive hiring and supplier diversity</w:t>
      </w:r>
    </w:p>
    <w:p w14:paraId="1D169C9A" w14:textId="77777777" w:rsidR="00CA39A6" w:rsidRPr="001A2F9F" w:rsidRDefault="00CA39A6" w:rsidP="00CA39A6">
      <w:pPr>
        <w:jc w:val="both"/>
        <w:rPr>
          <w:rFonts w:asciiTheme="minorHAnsi" w:hAnsiTheme="minorHAnsi" w:cstheme="minorHAnsi"/>
        </w:rPr>
      </w:pPr>
      <w:r w:rsidRPr="001A2F9F">
        <w:rPr>
          <w:rFonts w:asciiTheme="minorHAnsi" w:hAnsiTheme="minorHAnsi" w:cstheme="minorHAnsi"/>
        </w:rPr>
        <w:t xml:space="preserve">Only those meeting </w:t>
      </w:r>
      <w:r>
        <w:rPr>
          <w:rFonts w:asciiTheme="minorHAnsi" w:hAnsiTheme="minorHAnsi" w:cstheme="minorHAnsi"/>
          <w:b/>
          <w:bCs/>
        </w:rPr>
        <w:t>Choksi’s</w:t>
      </w:r>
      <w:r w:rsidRPr="001A2F9F">
        <w:rPr>
          <w:rFonts w:asciiTheme="minorHAnsi" w:hAnsiTheme="minorHAnsi" w:cstheme="minorHAnsi"/>
          <w:b/>
          <w:bCs/>
        </w:rPr>
        <w:t xml:space="preserve"> minimum ESG thresholds</w:t>
      </w:r>
      <w:r w:rsidRPr="001A2F9F">
        <w:rPr>
          <w:rFonts w:asciiTheme="minorHAnsi" w:hAnsiTheme="minorHAnsi" w:cstheme="minorHAnsi"/>
        </w:rPr>
        <w:t xml:space="preserve"> advance to the evaluation stage.</w:t>
      </w:r>
    </w:p>
    <w:p w14:paraId="07828795" w14:textId="77777777" w:rsidR="00CA39A6" w:rsidRDefault="00CA39A6" w:rsidP="00CA39A6">
      <w:pPr>
        <w:jc w:val="both"/>
        <w:rPr>
          <w:rFonts w:asciiTheme="minorHAnsi" w:hAnsiTheme="minorHAnsi" w:cstheme="minorHAnsi"/>
        </w:rPr>
      </w:pPr>
    </w:p>
    <w:p w14:paraId="3598051E" w14:textId="77777777" w:rsidR="00CA39A6" w:rsidRPr="00454434" w:rsidRDefault="00CA39A6">
      <w:pPr>
        <w:pStyle w:val="ListParagraph"/>
        <w:numPr>
          <w:ilvl w:val="0"/>
          <w:numId w:val="168"/>
        </w:numPr>
        <w:jc w:val="both"/>
        <w:rPr>
          <w:rFonts w:asciiTheme="minorHAnsi" w:hAnsiTheme="minorHAnsi" w:cstheme="minorHAnsi"/>
          <w:b/>
          <w:bCs/>
        </w:rPr>
      </w:pPr>
      <w:r w:rsidRPr="00454434">
        <w:rPr>
          <w:rFonts w:asciiTheme="minorHAnsi" w:hAnsiTheme="minorHAnsi" w:cstheme="minorHAnsi"/>
          <w:b/>
          <w:bCs/>
        </w:rPr>
        <w:t>Supplier Diversity Program</w:t>
      </w:r>
    </w:p>
    <w:p w14:paraId="24092D43" w14:textId="77777777" w:rsidR="00CA39A6" w:rsidRPr="00454434" w:rsidRDefault="00CA39A6" w:rsidP="00CA39A6">
      <w:pPr>
        <w:jc w:val="both"/>
        <w:rPr>
          <w:rFonts w:asciiTheme="minorHAnsi" w:hAnsiTheme="minorHAnsi" w:cstheme="minorHAnsi"/>
        </w:rPr>
      </w:pPr>
      <w:r>
        <w:rPr>
          <w:rFonts w:asciiTheme="minorHAnsi" w:hAnsiTheme="minorHAnsi" w:cstheme="minorHAnsi"/>
        </w:rPr>
        <w:t>Choksi Heraeus Private Limited</w:t>
      </w:r>
      <w:r w:rsidRPr="004362CF">
        <w:rPr>
          <w:rFonts w:asciiTheme="minorHAnsi" w:hAnsiTheme="minorHAnsi" w:cstheme="minorHAnsi"/>
        </w:rPr>
        <w:t xml:space="preserve"> </w:t>
      </w:r>
      <w:r w:rsidRPr="00454434">
        <w:rPr>
          <w:rFonts w:asciiTheme="minorHAnsi" w:hAnsiTheme="minorHAnsi" w:cstheme="minorHAnsi"/>
        </w:rPr>
        <w:t>is committed to fostering an inclusive and equitable supply chain by prioritizing partnerships with diverse suppliers, including:</w:t>
      </w:r>
    </w:p>
    <w:p w14:paraId="0F1A2342" w14:textId="77777777" w:rsidR="00CA39A6" w:rsidRPr="00454434" w:rsidRDefault="00CA39A6">
      <w:pPr>
        <w:numPr>
          <w:ilvl w:val="0"/>
          <w:numId w:val="169"/>
        </w:numPr>
        <w:jc w:val="both"/>
        <w:rPr>
          <w:rFonts w:asciiTheme="minorHAnsi" w:hAnsiTheme="minorHAnsi" w:cstheme="minorHAnsi"/>
        </w:rPr>
      </w:pPr>
      <w:r w:rsidRPr="00454434">
        <w:rPr>
          <w:rFonts w:asciiTheme="minorHAnsi" w:hAnsiTheme="minorHAnsi" w:cstheme="minorHAnsi"/>
        </w:rPr>
        <w:t>Women-owned businesses</w:t>
      </w:r>
    </w:p>
    <w:p w14:paraId="78C74C20" w14:textId="77777777" w:rsidR="00CA39A6" w:rsidRPr="00454434" w:rsidRDefault="00CA39A6">
      <w:pPr>
        <w:numPr>
          <w:ilvl w:val="0"/>
          <w:numId w:val="169"/>
        </w:numPr>
        <w:jc w:val="both"/>
        <w:rPr>
          <w:rFonts w:asciiTheme="minorHAnsi" w:hAnsiTheme="minorHAnsi" w:cstheme="minorHAnsi"/>
        </w:rPr>
      </w:pPr>
      <w:r w:rsidRPr="00454434">
        <w:rPr>
          <w:rFonts w:asciiTheme="minorHAnsi" w:hAnsiTheme="minorHAnsi" w:cstheme="minorHAnsi"/>
        </w:rPr>
        <w:t>Social enterprises</w:t>
      </w:r>
    </w:p>
    <w:p w14:paraId="10C06DD3" w14:textId="77777777" w:rsidR="00CA39A6" w:rsidRPr="00454434" w:rsidRDefault="00CA39A6">
      <w:pPr>
        <w:numPr>
          <w:ilvl w:val="0"/>
          <w:numId w:val="169"/>
        </w:numPr>
        <w:jc w:val="both"/>
        <w:rPr>
          <w:rFonts w:asciiTheme="minorHAnsi" w:hAnsiTheme="minorHAnsi" w:cstheme="minorHAnsi"/>
        </w:rPr>
      </w:pPr>
      <w:r w:rsidRPr="00454434">
        <w:rPr>
          <w:rFonts w:asciiTheme="minorHAnsi" w:hAnsiTheme="minorHAnsi" w:cstheme="minorHAnsi"/>
        </w:rPr>
        <w:t>Minority-owned or rural enterprises</w:t>
      </w:r>
    </w:p>
    <w:p w14:paraId="4141F76B" w14:textId="77777777" w:rsidR="00CA39A6" w:rsidRPr="00454434" w:rsidRDefault="00CA39A6">
      <w:pPr>
        <w:numPr>
          <w:ilvl w:val="0"/>
          <w:numId w:val="169"/>
        </w:numPr>
        <w:jc w:val="both"/>
        <w:rPr>
          <w:rFonts w:asciiTheme="minorHAnsi" w:hAnsiTheme="minorHAnsi" w:cstheme="minorHAnsi"/>
        </w:rPr>
      </w:pPr>
      <w:r w:rsidRPr="00454434">
        <w:rPr>
          <w:rFonts w:asciiTheme="minorHAnsi" w:hAnsiTheme="minorHAnsi" w:cstheme="minorHAnsi"/>
        </w:rPr>
        <w:t>Small-scale, community-based suppliers</w:t>
      </w:r>
    </w:p>
    <w:p w14:paraId="1ABD8D74" w14:textId="77777777" w:rsidR="00CA39A6" w:rsidRPr="00454434" w:rsidRDefault="00CA39A6" w:rsidP="00CA39A6">
      <w:pPr>
        <w:jc w:val="both"/>
        <w:rPr>
          <w:rFonts w:asciiTheme="minorHAnsi" w:hAnsiTheme="minorHAnsi" w:cstheme="minorHAnsi"/>
        </w:rPr>
      </w:pPr>
      <w:r w:rsidRPr="00454434">
        <w:rPr>
          <w:rFonts w:asciiTheme="minorHAnsi" w:hAnsiTheme="minorHAnsi" w:cstheme="minorHAnsi"/>
        </w:rPr>
        <w:lastRenderedPageBreak/>
        <w:t xml:space="preserve">To ensure measurable progress, annual procurement targets are established to enhance diversity across all supplier tiers. </w:t>
      </w:r>
      <w:r>
        <w:rPr>
          <w:rFonts w:asciiTheme="minorHAnsi" w:hAnsiTheme="minorHAnsi" w:cstheme="minorHAnsi"/>
        </w:rPr>
        <w:t>Choksi Heraeus Private Limited</w:t>
      </w:r>
      <w:r w:rsidRPr="004362CF">
        <w:rPr>
          <w:rFonts w:asciiTheme="minorHAnsi" w:hAnsiTheme="minorHAnsi" w:cstheme="minorHAnsi"/>
        </w:rPr>
        <w:t xml:space="preserve"> </w:t>
      </w:r>
      <w:r w:rsidRPr="00454434">
        <w:rPr>
          <w:rFonts w:asciiTheme="minorHAnsi" w:hAnsiTheme="minorHAnsi" w:cstheme="minorHAnsi"/>
        </w:rPr>
        <w:t>provides diverse suppliers with:</w:t>
      </w:r>
    </w:p>
    <w:p w14:paraId="74E85CDA" w14:textId="77777777" w:rsidR="00CA39A6" w:rsidRPr="00454434" w:rsidRDefault="00CA39A6">
      <w:pPr>
        <w:numPr>
          <w:ilvl w:val="0"/>
          <w:numId w:val="170"/>
        </w:numPr>
        <w:jc w:val="both"/>
        <w:rPr>
          <w:rFonts w:asciiTheme="minorHAnsi" w:hAnsiTheme="minorHAnsi" w:cstheme="minorHAnsi"/>
        </w:rPr>
      </w:pPr>
      <w:r w:rsidRPr="00454434">
        <w:rPr>
          <w:rFonts w:asciiTheme="minorHAnsi" w:hAnsiTheme="minorHAnsi" w:cstheme="minorHAnsi"/>
          <w:b/>
          <w:bCs/>
        </w:rPr>
        <w:t>Mentorship and training programs</w:t>
      </w:r>
      <w:r w:rsidRPr="00454434">
        <w:rPr>
          <w:rFonts w:asciiTheme="minorHAnsi" w:hAnsiTheme="minorHAnsi" w:cstheme="minorHAnsi"/>
        </w:rPr>
        <w:t xml:space="preserve"> to build commercial and compliance capabilities</w:t>
      </w:r>
    </w:p>
    <w:p w14:paraId="113EFC80" w14:textId="77777777" w:rsidR="00CA39A6" w:rsidRPr="00454434" w:rsidRDefault="00CA39A6">
      <w:pPr>
        <w:numPr>
          <w:ilvl w:val="0"/>
          <w:numId w:val="170"/>
        </w:numPr>
        <w:jc w:val="both"/>
        <w:rPr>
          <w:rFonts w:asciiTheme="minorHAnsi" w:hAnsiTheme="minorHAnsi" w:cstheme="minorHAnsi"/>
        </w:rPr>
      </w:pPr>
      <w:r w:rsidRPr="00454434">
        <w:rPr>
          <w:rFonts w:asciiTheme="minorHAnsi" w:hAnsiTheme="minorHAnsi" w:cstheme="minorHAnsi"/>
          <w:b/>
          <w:bCs/>
        </w:rPr>
        <w:t>Capacity-building support</w:t>
      </w:r>
      <w:r w:rsidRPr="00454434">
        <w:rPr>
          <w:rFonts w:asciiTheme="minorHAnsi" w:hAnsiTheme="minorHAnsi" w:cstheme="minorHAnsi"/>
        </w:rPr>
        <w:t xml:space="preserve"> to meet sustainability and quality requirements</w:t>
      </w:r>
    </w:p>
    <w:p w14:paraId="38698428" w14:textId="77777777" w:rsidR="00CA39A6" w:rsidRPr="00454434" w:rsidRDefault="00CA39A6">
      <w:pPr>
        <w:numPr>
          <w:ilvl w:val="0"/>
          <w:numId w:val="170"/>
        </w:numPr>
        <w:jc w:val="both"/>
        <w:rPr>
          <w:rFonts w:asciiTheme="minorHAnsi" w:hAnsiTheme="minorHAnsi" w:cstheme="minorHAnsi"/>
        </w:rPr>
      </w:pPr>
      <w:r w:rsidRPr="00454434">
        <w:rPr>
          <w:rFonts w:asciiTheme="minorHAnsi" w:hAnsiTheme="minorHAnsi" w:cstheme="minorHAnsi"/>
          <w:b/>
          <w:bCs/>
        </w:rPr>
        <w:t>Enhanced visibility and preference</w:t>
      </w:r>
      <w:r w:rsidRPr="00454434">
        <w:rPr>
          <w:rFonts w:asciiTheme="minorHAnsi" w:hAnsiTheme="minorHAnsi" w:cstheme="minorHAnsi"/>
        </w:rPr>
        <w:t xml:space="preserve"> during sourcing and contract award decisions</w:t>
      </w:r>
    </w:p>
    <w:p w14:paraId="42FFBB36" w14:textId="77777777" w:rsidR="00CA39A6" w:rsidRPr="00454434" w:rsidRDefault="00CA39A6" w:rsidP="00CA39A6">
      <w:pPr>
        <w:jc w:val="both"/>
        <w:rPr>
          <w:rFonts w:asciiTheme="minorHAnsi" w:hAnsiTheme="minorHAnsi" w:cstheme="minorHAnsi"/>
        </w:rPr>
      </w:pPr>
      <w:r w:rsidRPr="00454434">
        <w:rPr>
          <w:rFonts w:asciiTheme="minorHAnsi" w:hAnsiTheme="minorHAnsi" w:cstheme="minorHAnsi"/>
        </w:rPr>
        <w:t xml:space="preserve">Additionally, a formal </w:t>
      </w:r>
      <w:r w:rsidRPr="00454434">
        <w:rPr>
          <w:rFonts w:asciiTheme="minorHAnsi" w:hAnsiTheme="minorHAnsi" w:cstheme="minorHAnsi"/>
          <w:b/>
          <w:bCs/>
        </w:rPr>
        <w:t>Supplier Diversity Program Report</w:t>
      </w:r>
      <w:r w:rsidRPr="00454434">
        <w:rPr>
          <w:rFonts w:asciiTheme="minorHAnsi" w:hAnsiTheme="minorHAnsi" w:cstheme="minorHAnsi"/>
        </w:rPr>
        <w:t xml:space="preserve"> is prepared annually. This report outlines:</w:t>
      </w:r>
    </w:p>
    <w:p w14:paraId="67BDE7CC" w14:textId="77777777" w:rsidR="00CA39A6" w:rsidRPr="00454434" w:rsidRDefault="00CA39A6">
      <w:pPr>
        <w:numPr>
          <w:ilvl w:val="0"/>
          <w:numId w:val="171"/>
        </w:numPr>
        <w:jc w:val="both"/>
        <w:rPr>
          <w:rFonts w:asciiTheme="minorHAnsi" w:hAnsiTheme="minorHAnsi" w:cstheme="minorHAnsi"/>
        </w:rPr>
      </w:pPr>
      <w:r w:rsidRPr="00454434">
        <w:rPr>
          <w:rFonts w:asciiTheme="minorHAnsi" w:hAnsiTheme="minorHAnsi" w:cstheme="minorHAnsi"/>
        </w:rPr>
        <w:t>The percentage of procurement spend directed to diverse suppliers</w:t>
      </w:r>
    </w:p>
    <w:p w14:paraId="7B726D80" w14:textId="77777777" w:rsidR="00CA39A6" w:rsidRPr="00454434" w:rsidRDefault="00CA39A6">
      <w:pPr>
        <w:numPr>
          <w:ilvl w:val="0"/>
          <w:numId w:val="171"/>
        </w:numPr>
        <w:jc w:val="both"/>
        <w:rPr>
          <w:rFonts w:asciiTheme="minorHAnsi" w:hAnsiTheme="minorHAnsi" w:cstheme="minorHAnsi"/>
        </w:rPr>
      </w:pPr>
      <w:r w:rsidRPr="00454434">
        <w:rPr>
          <w:rFonts w:asciiTheme="minorHAnsi" w:hAnsiTheme="minorHAnsi" w:cstheme="minorHAnsi"/>
        </w:rPr>
        <w:t>Progress against set diversity goals</w:t>
      </w:r>
    </w:p>
    <w:p w14:paraId="6FDFB305" w14:textId="77777777" w:rsidR="00CA39A6" w:rsidRPr="00454434" w:rsidRDefault="00CA39A6">
      <w:pPr>
        <w:numPr>
          <w:ilvl w:val="0"/>
          <w:numId w:val="171"/>
        </w:numPr>
        <w:jc w:val="both"/>
        <w:rPr>
          <w:rFonts w:asciiTheme="minorHAnsi" w:hAnsiTheme="minorHAnsi" w:cstheme="minorHAnsi"/>
        </w:rPr>
      </w:pPr>
      <w:r w:rsidRPr="00454434">
        <w:rPr>
          <w:rFonts w:asciiTheme="minorHAnsi" w:hAnsiTheme="minorHAnsi" w:cstheme="minorHAnsi"/>
        </w:rPr>
        <w:t>Outreach and inclusion initiatives undertaken</w:t>
      </w:r>
    </w:p>
    <w:p w14:paraId="73E3B9D4" w14:textId="77777777" w:rsidR="00CA39A6" w:rsidRPr="00454434" w:rsidRDefault="00CA39A6">
      <w:pPr>
        <w:numPr>
          <w:ilvl w:val="0"/>
          <w:numId w:val="171"/>
        </w:numPr>
        <w:jc w:val="both"/>
        <w:rPr>
          <w:rFonts w:asciiTheme="minorHAnsi" w:hAnsiTheme="minorHAnsi" w:cstheme="minorHAnsi"/>
        </w:rPr>
      </w:pPr>
      <w:r w:rsidRPr="00454434">
        <w:rPr>
          <w:rFonts w:asciiTheme="minorHAnsi" w:hAnsiTheme="minorHAnsi" w:cstheme="minorHAnsi"/>
        </w:rPr>
        <w:t>Future actions to expand the impact of the program</w:t>
      </w:r>
    </w:p>
    <w:p w14:paraId="025CF354" w14:textId="77777777" w:rsidR="00CA39A6" w:rsidRDefault="00CA39A6" w:rsidP="00CA39A6">
      <w:pPr>
        <w:jc w:val="both"/>
        <w:rPr>
          <w:rFonts w:asciiTheme="minorHAnsi" w:hAnsiTheme="minorHAnsi" w:cstheme="minorHAnsi"/>
        </w:rPr>
      </w:pPr>
      <w:r w:rsidRPr="00454434">
        <w:rPr>
          <w:rFonts w:asciiTheme="minorHAnsi" w:hAnsiTheme="minorHAnsi" w:cstheme="minorHAnsi"/>
        </w:rPr>
        <w:t>The report is reviewed by senior management and shared with relevant stakeholders to demonstrate accountability and continuous improvement in promoting supplier diversity.</w:t>
      </w:r>
    </w:p>
    <w:p w14:paraId="42EF93FD" w14:textId="77777777" w:rsidR="00CA39A6" w:rsidRDefault="00CA39A6" w:rsidP="00CA39A6">
      <w:pPr>
        <w:jc w:val="both"/>
        <w:rPr>
          <w:rFonts w:asciiTheme="minorHAnsi" w:hAnsiTheme="minorHAnsi" w:cstheme="minorHAnsi"/>
        </w:rPr>
      </w:pPr>
    </w:p>
    <w:p w14:paraId="7C0D2CC5" w14:textId="77777777" w:rsidR="00CA39A6" w:rsidRPr="00454434" w:rsidRDefault="00CA39A6">
      <w:pPr>
        <w:pStyle w:val="ListParagraph"/>
        <w:numPr>
          <w:ilvl w:val="0"/>
          <w:numId w:val="168"/>
        </w:numPr>
        <w:jc w:val="both"/>
        <w:rPr>
          <w:rFonts w:asciiTheme="minorHAnsi" w:hAnsiTheme="minorHAnsi" w:cstheme="minorHAnsi"/>
          <w:b/>
          <w:bCs/>
        </w:rPr>
      </w:pPr>
      <w:r w:rsidRPr="00454434">
        <w:rPr>
          <w:rFonts w:asciiTheme="minorHAnsi" w:hAnsiTheme="minorHAnsi" w:cstheme="minorHAnsi"/>
          <w:b/>
          <w:bCs/>
        </w:rPr>
        <w:t>Evaluation and Final Selection</w:t>
      </w:r>
    </w:p>
    <w:p w14:paraId="207B8CEF" w14:textId="77777777" w:rsidR="00CA39A6" w:rsidRPr="001A2F9F" w:rsidRDefault="00CA39A6" w:rsidP="00CA39A6">
      <w:pPr>
        <w:jc w:val="both"/>
        <w:rPr>
          <w:rFonts w:asciiTheme="minorHAnsi" w:hAnsiTheme="minorHAnsi" w:cstheme="minorHAnsi"/>
        </w:rPr>
      </w:pPr>
      <w:r w:rsidRPr="001A2F9F">
        <w:rPr>
          <w:rFonts w:asciiTheme="minorHAnsi" w:hAnsiTheme="minorHAnsi" w:cstheme="minorHAnsi"/>
        </w:rPr>
        <w:t>Shortlisted suppliers are further assessed based on:</w:t>
      </w:r>
    </w:p>
    <w:p w14:paraId="3EDA80F8" w14:textId="77777777" w:rsidR="00CA39A6" w:rsidRPr="001A2F9F" w:rsidRDefault="00CA39A6">
      <w:pPr>
        <w:numPr>
          <w:ilvl w:val="0"/>
          <w:numId w:val="160"/>
        </w:numPr>
        <w:jc w:val="both"/>
        <w:rPr>
          <w:rFonts w:asciiTheme="minorHAnsi" w:hAnsiTheme="minorHAnsi" w:cstheme="minorHAnsi"/>
        </w:rPr>
      </w:pPr>
      <w:r w:rsidRPr="001A2F9F">
        <w:rPr>
          <w:rFonts w:asciiTheme="minorHAnsi" w:hAnsiTheme="minorHAnsi" w:cstheme="minorHAnsi"/>
        </w:rPr>
        <w:t>Historical performance and existing certifications (e.g. ISO 14001, SA8000)</w:t>
      </w:r>
    </w:p>
    <w:p w14:paraId="5F928342" w14:textId="77777777" w:rsidR="00CA39A6" w:rsidRPr="001A2F9F" w:rsidRDefault="00CA39A6">
      <w:pPr>
        <w:numPr>
          <w:ilvl w:val="0"/>
          <w:numId w:val="160"/>
        </w:numPr>
        <w:jc w:val="both"/>
        <w:rPr>
          <w:rFonts w:asciiTheme="minorHAnsi" w:hAnsiTheme="minorHAnsi" w:cstheme="minorHAnsi"/>
        </w:rPr>
      </w:pPr>
      <w:r w:rsidRPr="001A2F9F">
        <w:rPr>
          <w:rFonts w:asciiTheme="minorHAnsi" w:hAnsiTheme="minorHAnsi" w:cstheme="minorHAnsi"/>
        </w:rPr>
        <w:t>Documented sustainability progress and transparency in reporting</w:t>
      </w:r>
    </w:p>
    <w:p w14:paraId="12C25AAA" w14:textId="77777777" w:rsidR="00CA39A6" w:rsidRPr="001A2F9F" w:rsidRDefault="00CA39A6">
      <w:pPr>
        <w:numPr>
          <w:ilvl w:val="0"/>
          <w:numId w:val="160"/>
        </w:numPr>
        <w:jc w:val="both"/>
        <w:rPr>
          <w:rFonts w:asciiTheme="minorHAnsi" w:hAnsiTheme="minorHAnsi" w:cstheme="minorHAnsi"/>
        </w:rPr>
      </w:pPr>
      <w:r w:rsidRPr="001A2F9F">
        <w:rPr>
          <w:rFonts w:asciiTheme="minorHAnsi" w:hAnsiTheme="minorHAnsi" w:cstheme="minorHAnsi"/>
        </w:rPr>
        <w:t>Willingness to engage in ongoing improvement and alignment with industry best practices</w:t>
      </w:r>
    </w:p>
    <w:p w14:paraId="451CDD83" w14:textId="77777777" w:rsidR="00CA39A6" w:rsidRPr="001A2F9F" w:rsidRDefault="00CA39A6" w:rsidP="00CA39A6">
      <w:pPr>
        <w:jc w:val="both"/>
        <w:rPr>
          <w:rFonts w:asciiTheme="minorHAnsi" w:hAnsiTheme="minorHAnsi" w:cstheme="minorHAnsi"/>
        </w:rPr>
      </w:pPr>
      <w:r w:rsidRPr="001A2F9F">
        <w:rPr>
          <w:rFonts w:asciiTheme="minorHAnsi" w:hAnsiTheme="minorHAnsi" w:cstheme="minorHAnsi"/>
        </w:rPr>
        <w:t>Preference is given to suppliers who demonstrate proactive sustainability leadership.</w:t>
      </w:r>
    </w:p>
    <w:p w14:paraId="7F6AB571" w14:textId="77777777" w:rsidR="00CA39A6" w:rsidRPr="001A2F9F" w:rsidRDefault="00CA39A6" w:rsidP="00CA39A6">
      <w:pPr>
        <w:jc w:val="both"/>
        <w:rPr>
          <w:rFonts w:asciiTheme="minorHAnsi" w:hAnsiTheme="minorHAnsi" w:cstheme="minorHAnsi"/>
        </w:rPr>
      </w:pPr>
    </w:p>
    <w:p w14:paraId="3BBF9B80" w14:textId="77777777" w:rsidR="00CA39A6" w:rsidRPr="00D11418" w:rsidRDefault="00CA39A6">
      <w:pPr>
        <w:pStyle w:val="ListParagraph"/>
        <w:numPr>
          <w:ilvl w:val="0"/>
          <w:numId w:val="168"/>
        </w:numPr>
        <w:jc w:val="both"/>
        <w:rPr>
          <w:rFonts w:asciiTheme="minorHAnsi" w:hAnsiTheme="minorHAnsi" w:cstheme="minorHAnsi"/>
          <w:b/>
          <w:bCs/>
        </w:rPr>
      </w:pPr>
      <w:r w:rsidRPr="00D11418">
        <w:rPr>
          <w:rFonts w:asciiTheme="minorHAnsi" w:hAnsiTheme="minorHAnsi" w:cstheme="minorHAnsi"/>
          <w:b/>
          <w:bCs/>
        </w:rPr>
        <w:t>Contractual Integration of Sustainability Requirements</w:t>
      </w:r>
    </w:p>
    <w:p w14:paraId="40BD4342" w14:textId="77777777" w:rsidR="00CA39A6" w:rsidRPr="001A2F9F" w:rsidRDefault="00CA39A6" w:rsidP="00CA39A6">
      <w:pPr>
        <w:jc w:val="both"/>
        <w:rPr>
          <w:rFonts w:asciiTheme="minorHAnsi" w:hAnsiTheme="minorHAnsi" w:cstheme="minorHAnsi"/>
        </w:rPr>
      </w:pPr>
      <w:r w:rsidRPr="001A2F9F">
        <w:rPr>
          <w:rFonts w:asciiTheme="minorHAnsi" w:hAnsiTheme="minorHAnsi" w:cstheme="minorHAnsi"/>
        </w:rPr>
        <w:t xml:space="preserve">Approved suppliers sign a </w:t>
      </w:r>
      <w:r w:rsidRPr="001A2F9F">
        <w:rPr>
          <w:rFonts w:asciiTheme="minorHAnsi" w:hAnsiTheme="minorHAnsi" w:cstheme="minorHAnsi"/>
          <w:b/>
          <w:bCs/>
        </w:rPr>
        <w:t>Supplier Code of Conduct</w:t>
      </w:r>
      <w:r w:rsidRPr="001A2F9F">
        <w:rPr>
          <w:rFonts w:asciiTheme="minorHAnsi" w:hAnsiTheme="minorHAnsi" w:cstheme="minorHAnsi"/>
        </w:rPr>
        <w:t xml:space="preserve"> and a formal contract containing enforceable sustainability clauses, including:</w:t>
      </w:r>
    </w:p>
    <w:p w14:paraId="37CA18F0" w14:textId="77777777" w:rsidR="00CA39A6" w:rsidRPr="001A2F9F" w:rsidRDefault="00CA39A6">
      <w:pPr>
        <w:numPr>
          <w:ilvl w:val="0"/>
          <w:numId w:val="161"/>
        </w:numPr>
        <w:jc w:val="both"/>
        <w:rPr>
          <w:rFonts w:asciiTheme="minorHAnsi" w:hAnsiTheme="minorHAnsi" w:cstheme="minorHAnsi"/>
        </w:rPr>
      </w:pPr>
      <w:r w:rsidRPr="001A2F9F">
        <w:rPr>
          <w:rFonts w:asciiTheme="minorHAnsi" w:hAnsiTheme="minorHAnsi" w:cstheme="minorHAnsi"/>
          <w:b/>
          <w:bCs/>
        </w:rPr>
        <w:t>Environmental Compliance</w:t>
      </w:r>
      <w:r w:rsidRPr="001A2F9F">
        <w:rPr>
          <w:rFonts w:asciiTheme="minorHAnsi" w:hAnsiTheme="minorHAnsi" w:cstheme="minorHAnsi"/>
        </w:rPr>
        <w:t>: Adherence to laws on emissions, effluents, water usage, chemical handling, and waste disposal.</w:t>
      </w:r>
    </w:p>
    <w:p w14:paraId="5F2B807C" w14:textId="77777777" w:rsidR="00CA39A6" w:rsidRPr="001A2F9F" w:rsidRDefault="00CA39A6">
      <w:pPr>
        <w:numPr>
          <w:ilvl w:val="0"/>
          <w:numId w:val="161"/>
        </w:numPr>
        <w:jc w:val="both"/>
        <w:rPr>
          <w:rFonts w:asciiTheme="minorHAnsi" w:hAnsiTheme="minorHAnsi" w:cstheme="minorHAnsi"/>
        </w:rPr>
      </w:pPr>
      <w:r w:rsidRPr="001A2F9F">
        <w:rPr>
          <w:rFonts w:asciiTheme="minorHAnsi" w:hAnsiTheme="minorHAnsi" w:cstheme="minorHAnsi"/>
          <w:b/>
          <w:bCs/>
        </w:rPr>
        <w:t>Labor Rights</w:t>
      </w:r>
      <w:r w:rsidRPr="001A2F9F">
        <w:rPr>
          <w:rFonts w:asciiTheme="minorHAnsi" w:hAnsiTheme="minorHAnsi" w:cstheme="minorHAnsi"/>
        </w:rPr>
        <w:t xml:space="preserve">: Upholding safe, fair, and inclusive working conditions; strict prohibition of child or forced </w:t>
      </w:r>
      <w:proofErr w:type="spellStart"/>
      <w:r w:rsidRPr="001A2F9F">
        <w:rPr>
          <w:rFonts w:asciiTheme="minorHAnsi" w:hAnsiTheme="minorHAnsi" w:cstheme="minorHAnsi"/>
        </w:rPr>
        <w:t>labor</w:t>
      </w:r>
      <w:proofErr w:type="spellEnd"/>
      <w:r>
        <w:rPr>
          <w:rFonts w:asciiTheme="minorHAnsi" w:hAnsiTheme="minorHAnsi" w:cstheme="minorHAnsi"/>
        </w:rPr>
        <w:t>, maintain anti-harassment and anti-discrimination guidelines.</w:t>
      </w:r>
    </w:p>
    <w:p w14:paraId="22ECF1F6" w14:textId="77777777" w:rsidR="00CA39A6" w:rsidRPr="001A2F9F" w:rsidRDefault="00CA39A6">
      <w:pPr>
        <w:numPr>
          <w:ilvl w:val="0"/>
          <w:numId w:val="161"/>
        </w:numPr>
        <w:jc w:val="both"/>
        <w:rPr>
          <w:rFonts w:asciiTheme="minorHAnsi" w:hAnsiTheme="minorHAnsi" w:cstheme="minorHAnsi"/>
        </w:rPr>
      </w:pPr>
      <w:r w:rsidRPr="001A2F9F">
        <w:rPr>
          <w:rFonts w:asciiTheme="minorHAnsi" w:hAnsiTheme="minorHAnsi" w:cstheme="minorHAnsi"/>
          <w:b/>
          <w:bCs/>
        </w:rPr>
        <w:t>Ethical Conduct</w:t>
      </w:r>
      <w:r w:rsidRPr="001A2F9F">
        <w:rPr>
          <w:rFonts w:asciiTheme="minorHAnsi" w:hAnsiTheme="minorHAnsi" w:cstheme="minorHAnsi"/>
        </w:rPr>
        <w:t>: Zero tolerance for corruption, bribery, or non-transparent business practices.</w:t>
      </w:r>
    </w:p>
    <w:p w14:paraId="770B26D5" w14:textId="77777777" w:rsidR="00CA39A6" w:rsidRDefault="00CA39A6">
      <w:pPr>
        <w:numPr>
          <w:ilvl w:val="0"/>
          <w:numId w:val="161"/>
        </w:numPr>
        <w:jc w:val="both"/>
        <w:rPr>
          <w:rFonts w:asciiTheme="minorHAnsi" w:hAnsiTheme="minorHAnsi" w:cstheme="minorHAnsi"/>
        </w:rPr>
      </w:pPr>
      <w:r w:rsidRPr="001A2F9F">
        <w:rPr>
          <w:rFonts w:asciiTheme="minorHAnsi" w:hAnsiTheme="minorHAnsi" w:cstheme="minorHAnsi"/>
          <w:b/>
          <w:bCs/>
        </w:rPr>
        <w:t>Diversity &amp; Inclusion</w:t>
      </w:r>
      <w:r w:rsidRPr="001A2F9F">
        <w:rPr>
          <w:rFonts w:asciiTheme="minorHAnsi" w:hAnsiTheme="minorHAnsi" w:cstheme="minorHAnsi"/>
        </w:rPr>
        <w:t>: Encouragement of gender equality, inclusive hiring, and supplier diversity.</w:t>
      </w:r>
    </w:p>
    <w:p w14:paraId="01DDA9A0" w14:textId="77777777" w:rsidR="00CA39A6" w:rsidRPr="001A2F9F" w:rsidRDefault="00CA39A6" w:rsidP="00CA39A6">
      <w:pPr>
        <w:jc w:val="both"/>
        <w:rPr>
          <w:rFonts w:asciiTheme="minorHAnsi" w:hAnsiTheme="minorHAnsi" w:cstheme="minorHAnsi"/>
        </w:rPr>
      </w:pPr>
    </w:p>
    <w:p w14:paraId="2FC11680" w14:textId="77777777" w:rsidR="00CA39A6" w:rsidRPr="00D11418" w:rsidRDefault="00CA39A6">
      <w:pPr>
        <w:pStyle w:val="ListParagraph"/>
        <w:numPr>
          <w:ilvl w:val="0"/>
          <w:numId w:val="168"/>
        </w:numPr>
        <w:jc w:val="both"/>
        <w:rPr>
          <w:rFonts w:asciiTheme="minorHAnsi" w:hAnsiTheme="minorHAnsi" w:cstheme="minorHAnsi"/>
          <w:b/>
          <w:bCs/>
        </w:rPr>
      </w:pPr>
      <w:r w:rsidRPr="00D11418">
        <w:rPr>
          <w:rFonts w:asciiTheme="minorHAnsi" w:hAnsiTheme="minorHAnsi" w:cstheme="minorHAnsi"/>
          <w:b/>
          <w:bCs/>
        </w:rPr>
        <w:t>Capacity Building and Knowledge Sharing</w:t>
      </w:r>
    </w:p>
    <w:p w14:paraId="1D88E8E6" w14:textId="77777777" w:rsidR="00CA39A6" w:rsidRPr="001A2F9F" w:rsidRDefault="00CA39A6" w:rsidP="00CA39A6">
      <w:pPr>
        <w:jc w:val="both"/>
        <w:rPr>
          <w:rFonts w:asciiTheme="minorHAnsi" w:hAnsiTheme="minorHAnsi" w:cstheme="minorHAnsi"/>
        </w:rPr>
      </w:pPr>
      <w:r w:rsidRPr="001A2F9F">
        <w:rPr>
          <w:rFonts w:asciiTheme="minorHAnsi" w:hAnsiTheme="minorHAnsi" w:cstheme="minorHAnsi"/>
        </w:rPr>
        <w:t xml:space="preserve">To enable suppliers to meet sustainability expectations, </w:t>
      </w:r>
      <w:r>
        <w:rPr>
          <w:rFonts w:asciiTheme="minorHAnsi" w:hAnsiTheme="minorHAnsi" w:cstheme="minorHAnsi"/>
        </w:rPr>
        <w:t>Choksi Heraeus Private Limited</w:t>
      </w:r>
      <w:r w:rsidRPr="004362CF">
        <w:rPr>
          <w:rFonts w:asciiTheme="minorHAnsi" w:hAnsiTheme="minorHAnsi" w:cstheme="minorHAnsi"/>
        </w:rPr>
        <w:t xml:space="preserve"> </w:t>
      </w:r>
      <w:r w:rsidRPr="001A2F9F">
        <w:rPr>
          <w:rFonts w:asciiTheme="minorHAnsi" w:hAnsiTheme="minorHAnsi" w:cstheme="minorHAnsi"/>
        </w:rPr>
        <w:t>facilitates:</w:t>
      </w:r>
    </w:p>
    <w:p w14:paraId="285B731B" w14:textId="77777777" w:rsidR="00CA39A6" w:rsidRPr="001A2F9F" w:rsidRDefault="00CA39A6">
      <w:pPr>
        <w:numPr>
          <w:ilvl w:val="0"/>
          <w:numId w:val="162"/>
        </w:numPr>
        <w:jc w:val="both"/>
        <w:rPr>
          <w:rFonts w:asciiTheme="minorHAnsi" w:hAnsiTheme="minorHAnsi" w:cstheme="minorHAnsi"/>
        </w:rPr>
      </w:pPr>
      <w:r w:rsidRPr="001A2F9F">
        <w:rPr>
          <w:rFonts w:asciiTheme="minorHAnsi" w:hAnsiTheme="minorHAnsi" w:cstheme="minorHAnsi"/>
          <w:b/>
          <w:bCs/>
        </w:rPr>
        <w:t>Training sessions</w:t>
      </w:r>
      <w:r w:rsidRPr="001A2F9F">
        <w:rPr>
          <w:rFonts w:asciiTheme="minorHAnsi" w:hAnsiTheme="minorHAnsi" w:cstheme="minorHAnsi"/>
        </w:rPr>
        <w:t xml:space="preserve"> on energy efficiency, water conservation, chemical safety, </w:t>
      </w:r>
      <w:r>
        <w:rPr>
          <w:rFonts w:asciiTheme="minorHAnsi" w:hAnsiTheme="minorHAnsi" w:cstheme="minorHAnsi"/>
        </w:rPr>
        <w:t xml:space="preserve">anti-harassment, anti-discrimination within the workforce </w:t>
      </w:r>
      <w:r w:rsidRPr="001A2F9F">
        <w:rPr>
          <w:rFonts w:asciiTheme="minorHAnsi" w:hAnsiTheme="minorHAnsi" w:cstheme="minorHAnsi"/>
        </w:rPr>
        <w:t>and social compliance.</w:t>
      </w:r>
    </w:p>
    <w:p w14:paraId="575BAB73" w14:textId="77777777" w:rsidR="00CA39A6" w:rsidRPr="001A2F9F" w:rsidRDefault="00CA39A6">
      <w:pPr>
        <w:numPr>
          <w:ilvl w:val="0"/>
          <w:numId w:val="162"/>
        </w:numPr>
        <w:jc w:val="both"/>
        <w:rPr>
          <w:rFonts w:asciiTheme="minorHAnsi" w:hAnsiTheme="minorHAnsi" w:cstheme="minorHAnsi"/>
        </w:rPr>
      </w:pPr>
      <w:r w:rsidRPr="001A2F9F">
        <w:rPr>
          <w:rFonts w:asciiTheme="minorHAnsi" w:hAnsiTheme="minorHAnsi" w:cstheme="minorHAnsi"/>
          <w:b/>
          <w:bCs/>
        </w:rPr>
        <w:t>Distribution of toolkits and guidelines</w:t>
      </w:r>
      <w:r w:rsidRPr="001A2F9F">
        <w:rPr>
          <w:rFonts w:asciiTheme="minorHAnsi" w:hAnsiTheme="minorHAnsi" w:cstheme="minorHAnsi"/>
        </w:rPr>
        <w:t>, including sample policies, audit checklists, and reporting templates.</w:t>
      </w:r>
    </w:p>
    <w:p w14:paraId="72CD300B" w14:textId="77777777" w:rsidR="00CA39A6" w:rsidRPr="001A2F9F" w:rsidRDefault="00CA39A6">
      <w:pPr>
        <w:numPr>
          <w:ilvl w:val="0"/>
          <w:numId w:val="162"/>
        </w:numPr>
        <w:jc w:val="both"/>
        <w:rPr>
          <w:rFonts w:asciiTheme="minorHAnsi" w:hAnsiTheme="minorHAnsi" w:cstheme="minorHAnsi"/>
        </w:rPr>
      </w:pPr>
      <w:r w:rsidRPr="001A2F9F">
        <w:rPr>
          <w:rFonts w:asciiTheme="minorHAnsi" w:hAnsiTheme="minorHAnsi" w:cstheme="minorHAnsi"/>
          <w:b/>
          <w:bCs/>
        </w:rPr>
        <w:t>Industry forums, webinars, and peer-learning workshops</w:t>
      </w:r>
      <w:r w:rsidRPr="001A2F9F">
        <w:rPr>
          <w:rFonts w:asciiTheme="minorHAnsi" w:hAnsiTheme="minorHAnsi" w:cstheme="minorHAnsi"/>
        </w:rPr>
        <w:t xml:space="preserve"> in collaboration with buyers and sustainability experts.</w:t>
      </w:r>
    </w:p>
    <w:p w14:paraId="44B90AF6" w14:textId="77777777" w:rsidR="00CA39A6" w:rsidRPr="00CF67FE" w:rsidRDefault="00CA39A6">
      <w:pPr>
        <w:pStyle w:val="ListParagraph"/>
        <w:numPr>
          <w:ilvl w:val="0"/>
          <w:numId w:val="168"/>
        </w:numPr>
        <w:jc w:val="both"/>
        <w:rPr>
          <w:rFonts w:asciiTheme="minorHAnsi" w:hAnsiTheme="minorHAnsi" w:cstheme="minorHAnsi"/>
          <w:b/>
          <w:bCs/>
        </w:rPr>
      </w:pPr>
      <w:r w:rsidRPr="00CF67FE">
        <w:rPr>
          <w:rFonts w:asciiTheme="minorHAnsi" w:hAnsiTheme="minorHAnsi" w:cstheme="minorHAnsi"/>
          <w:b/>
          <w:bCs/>
        </w:rPr>
        <w:lastRenderedPageBreak/>
        <w:t>Monitoring, Reporting, and Verification</w:t>
      </w:r>
    </w:p>
    <w:p w14:paraId="09E647AD" w14:textId="77777777" w:rsidR="00CA39A6" w:rsidRPr="001A2F9F" w:rsidRDefault="00CA39A6" w:rsidP="00CA39A6">
      <w:pPr>
        <w:jc w:val="both"/>
        <w:rPr>
          <w:rFonts w:asciiTheme="minorHAnsi" w:hAnsiTheme="minorHAnsi" w:cstheme="minorHAnsi"/>
        </w:rPr>
      </w:pPr>
      <w:r w:rsidRPr="001A2F9F">
        <w:rPr>
          <w:rFonts w:asciiTheme="minorHAnsi" w:hAnsiTheme="minorHAnsi" w:cstheme="minorHAnsi"/>
        </w:rPr>
        <w:t xml:space="preserve">Suppliers are required to submit regular sustainability reports </w:t>
      </w:r>
      <w:r>
        <w:rPr>
          <w:rFonts w:asciiTheme="minorHAnsi" w:hAnsiTheme="minorHAnsi" w:cstheme="minorHAnsi"/>
        </w:rPr>
        <w:t xml:space="preserve">upon request </w:t>
      </w:r>
      <w:r w:rsidRPr="001A2F9F">
        <w:rPr>
          <w:rFonts w:asciiTheme="minorHAnsi" w:hAnsiTheme="minorHAnsi" w:cstheme="minorHAnsi"/>
        </w:rPr>
        <w:t>detailing:</w:t>
      </w:r>
    </w:p>
    <w:p w14:paraId="62587630" w14:textId="77777777" w:rsidR="00CA39A6" w:rsidRPr="001A2F9F" w:rsidRDefault="00CA39A6">
      <w:pPr>
        <w:numPr>
          <w:ilvl w:val="0"/>
          <w:numId w:val="163"/>
        </w:numPr>
        <w:jc w:val="both"/>
        <w:rPr>
          <w:rFonts w:asciiTheme="minorHAnsi" w:hAnsiTheme="minorHAnsi" w:cstheme="minorHAnsi"/>
        </w:rPr>
      </w:pPr>
      <w:r w:rsidRPr="001A2F9F">
        <w:rPr>
          <w:rFonts w:asciiTheme="minorHAnsi" w:hAnsiTheme="minorHAnsi" w:cstheme="minorHAnsi"/>
        </w:rPr>
        <w:t>Energy and water usage</w:t>
      </w:r>
    </w:p>
    <w:p w14:paraId="76BAEE12" w14:textId="77777777" w:rsidR="00CA39A6" w:rsidRPr="001A2F9F" w:rsidRDefault="00CA39A6">
      <w:pPr>
        <w:numPr>
          <w:ilvl w:val="0"/>
          <w:numId w:val="163"/>
        </w:numPr>
        <w:jc w:val="both"/>
        <w:rPr>
          <w:rFonts w:asciiTheme="minorHAnsi" w:hAnsiTheme="minorHAnsi" w:cstheme="minorHAnsi"/>
        </w:rPr>
      </w:pPr>
      <w:r w:rsidRPr="001A2F9F">
        <w:rPr>
          <w:rFonts w:asciiTheme="minorHAnsi" w:hAnsiTheme="minorHAnsi" w:cstheme="minorHAnsi"/>
        </w:rPr>
        <w:t>Emissions and waste management</w:t>
      </w:r>
    </w:p>
    <w:p w14:paraId="7C4C122F" w14:textId="77777777" w:rsidR="00CA39A6" w:rsidRPr="001A2F9F" w:rsidRDefault="00CA39A6">
      <w:pPr>
        <w:numPr>
          <w:ilvl w:val="0"/>
          <w:numId w:val="163"/>
        </w:numPr>
        <w:jc w:val="both"/>
        <w:rPr>
          <w:rFonts w:asciiTheme="minorHAnsi" w:hAnsiTheme="minorHAnsi" w:cstheme="minorHAnsi"/>
        </w:rPr>
      </w:pPr>
      <w:r w:rsidRPr="001A2F9F">
        <w:rPr>
          <w:rFonts w:asciiTheme="minorHAnsi" w:hAnsiTheme="minorHAnsi" w:cstheme="minorHAnsi"/>
        </w:rPr>
        <w:t>Labor practices and compliance certifications</w:t>
      </w:r>
    </w:p>
    <w:p w14:paraId="0D6299C7" w14:textId="77777777" w:rsidR="00CA39A6" w:rsidRPr="001A2F9F" w:rsidRDefault="00CA39A6">
      <w:pPr>
        <w:numPr>
          <w:ilvl w:val="0"/>
          <w:numId w:val="163"/>
        </w:numPr>
        <w:jc w:val="both"/>
        <w:rPr>
          <w:rFonts w:asciiTheme="minorHAnsi" w:hAnsiTheme="minorHAnsi" w:cstheme="minorHAnsi"/>
        </w:rPr>
      </w:pPr>
      <w:r w:rsidRPr="001A2F9F">
        <w:rPr>
          <w:rFonts w:asciiTheme="minorHAnsi" w:hAnsiTheme="minorHAnsi" w:cstheme="minorHAnsi"/>
        </w:rPr>
        <w:t>Incident reports and corrective actions</w:t>
      </w:r>
    </w:p>
    <w:p w14:paraId="1AB20EC8" w14:textId="77777777" w:rsidR="00CA39A6" w:rsidRPr="001A2F9F" w:rsidRDefault="00CA39A6" w:rsidP="00CA39A6">
      <w:pPr>
        <w:jc w:val="both"/>
        <w:rPr>
          <w:rFonts w:asciiTheme="minorHAnsi" w:hAnsiTheme="minorHAnsi" w:cstheme="minorHAnsi"/>
        </w:rPr>
      </w:pPr>
      <w:r>
        <w:rPr>
          <w:rFonts w:asciiTheme="minorHAnsi" w:hAnsiTheme="minorHAnsi" w:cstheme="minorHAnsi"/>
        </w:rPr>
        <w:t>Choksi Heraeus Private Limited</w:t>
      </w:r>
      <w:r w:rsidRPr="004362CF">
        <w:rPr>
          <w:rFonts w:asciiTheme="minorHAnsi" w:hAnsiTheme="minorHAnsi" w:cstheme="minorHAnsi"/>
        </w:rPr>
        <w:t xml:space="preserve"> </w:t>
      </w:r>
      <w:r w:rsidRPr="001A2F9F">
        <w:rPr>
          <w:rFonts w:asciiTheme="minorHAnsi" w:hAnsiTheme="minorHAnsi" w:cstheme="minorHAnsi"/>
        </w:rPr>
        <w:t xml:space="preserve">EHS and Compliance teams conduct </w:t>
      </w:r>
      <w:r w:rsidRPr="001A2F9F">
        <w:rPr>
          <w:rFonts w:asciiTheme="minorHAnsi" w:hAnsiTheme="minorHAnsi" w:cstheme="minorHAnsi"/>
          <w:b/>
          <w:bCs/>
        </w:rPr>
        <w:t>annual on-site audits</w:t>
      </w:r>
      <w:r w:rsidRPr="001A2F9F">
        <w:rPr>
          <w:rFonts w:asciiTheme="minorHAnsi" w:hAnsiTheme="minorHAnsi" w:cstheme="minorHAnsi"/>
        </w:rPr>
        <w:t xml:space="preserve"> to verify reported data and assess adherence to ESG expectations. Where non-compliance is observed:</w:t>
      </w:r>
    </w:p>
    <w:p w14:paraId="3BEDDDEE" w14:textId="77777777" w:rsidR="00CA39A6" w:rsidRPr="001A2F9F" w:rsidRDefault="00CA39A6">
      <w:pPr>
        <w:numPr>
          <w:ilvl w:val="0"/>
          <w:numId w:val="164"/>
        </w:numPr>
        <w:jc w:val="both"/>
        <w:rPr>
          <w:rFonts w:asciiTheme="minorHAnsi" w:hAnsiTheme="minorHAnsi" w:cstheme="minorHAnsi"/>
        </w:rPr>
      </w:pPr>
      <w:r w:rsidRPr="001A2F9F">
        <w:rPr>
          <w:rFonts w:asciiTheme="minorHAnsi" w:hAnsiTheme="minorHAnsi" w:cstheme="minorHAnsi"/>
        </w:rPr>
        <w:t xml:space="preserve">A </w:t>
      </w:r>
      <w:r w:rsidRPr="001A2F9F">
        <w:rPr>
          <w:rFonts w:asciiTheme="minorHAnsi" w:hAnsiTheme="minorHAnsi" w:cstheme="minorHAnsi"/>
          <w:b/>
          <w:bCs/>
        </w:rPr>
        <w:t>Corrective Action Plan (CAPA)</w:t>
      </w:r>
      <w:r w:rsidRPr="001A2F9F">
        <w:rPr>
          <w:rFonts w:asciiTheme="minorHAnsi" w:hAnsiTheme="minorHAnsi" w:cstheme="minorHAnsi"/>
        </w:rPr>
        <w:t xml:space="preserve"> is developed with the supplier</w:t>
      </w:r>
    </w:p>
    <w:p w14:paraId="2F67D40B" w14:textId="77777777" w:rsidR="00CA39A6" w:rsidRPr="001A2F9F" w:rsidRDefault="00CA39A6">
      <w:pPr>
        <w:numPr>
          <w:ilvl w:val="0"/>
          <w:numId w:val="164"/>
        </w:numPr>
        <w:jc w:val="both"/>
        <w:rPr>
          <w:rFonts w:asciiTheme="minorHAnsi" w:hAnsiTheme="minorHAnsi" w:cstheme="minorHAnsi"/>
        </w:rPr>
      </w:pPr>
      <w:r w:rsidRPr="001A2F9F">
        <w:rPr>
          <w:rFonts w:asciiTheme="minorHAnsi" w:hAnsiTheme="minorHAnsi" w:cstheme="minorHAnsi"/>
        </w:rPr>
        <w:t>Closure timelines are defined and tracked</w:t>
      </w:r>
    </w:p>
    <w:p w14:paraId="3D3E8901" w14:textId="77777777" w:rsidR="00CA39A6" w:rsidRDefault="00CA39A6">
      <w:pPr>
        <w:numPr>
          <w:ilvl w:val="0"/>
          <w:numId w:val="164"/>
        </w:numPr>
        <w:jc w:val="both"/>
        <w:rPr>
          <w:rFonts w:asciiTheme="minorHAnsi" w:hAnsiTheme="minorHAnsi" w:cstheme="minorHAnsi"/>
        </w:rPr>
      </w:pPr>
      <w:r w:rsidRPr="001A2F9F">
        <w:rPr>
          <w:rFonts w:asciiTheme="minorHAnsi" w:hAnsiTheme="minorHAnsi" w:cstheme="minorHAnsi"/>
        </w:rPr>
        <w:t>Repeat non-compliance may result in contract suspension or review</w:t>
      </w:r>
      <w:r>
        <w:rPr>
          <w:rFonts w:asciiTheme="minorHAnsi" w:hAnsiTheme="minorHAnsi" w:cstheme="minorHAnsi"/>
        </w:rPr>
        <w:t>.</w:t>
      </w:r>
    </w:p>
    <w:p w14:paraId="231AD17E" w14:textId="77777777" w:rsidR="00CA39A6" w:rsidRPr="001A2F9F" w:rsidRDefault="00CA39A6" w:rsidP="00CA39A6">
      <w:pPr>
        <w:jc w:val="both"/>
        <w:rPr>
          <w:rFonts w:asciiTheme="minorHAnsi" w:hAnsiTheme="minorHAnsi" w:cstheme="minorHAnsi"/>
        </w:rPr>
      </w:pPr>
    </w:p>
    <w:p w14:paraId="56E3985A" w14:textId="77777777" w:rsidR="00CA39A6" w:rsidRPr="00CF67FE" w:rsidRDefault="00CA39A6">
      <w:pPr>
        <w:pStyle w:val="ListParagraph"/>
        <w:numPr>
          <w:ilvl w:val="0"/>
          <w:numId w:val="168"/>
        </w:numPr>
        <w:jc w:val="both"/>
        <w:rPr>
          <w:rFonts w:asciiTheme="minorHAnsi" w:hAnsiTheme="minorHAnsi" w:cstheme="minorHAnsi"/>
          <w:b/>
          <w:bCs/>
        </w:rPr>
      </w:pPr>
      <w:r w:rsidRPr="00CF67FE">
        <w:rPr>
          <w:rFonts w:asciiTheme="minorHAnsi" w:hAnsiTheme="minorHAnsi" w:cstheme="minorHAnsi"/>
          <w:b/>
          <w:bCs/>
        </w:rPr>
        <w:t>Supplier Sustainability Assessment and Incentive Program</w:t>
      </w:r>
    </w:p>
    <w:p w14:paraId="74589CC5" w14:textId="77777777" w:rsidR="00CA39A6" w:rsidRPr="001A2F9F" w:rsidRDefault="00CA39A6" w:rsidP="00CA39A6">
      <w:pPr>
        <w:jc w:val="both"/>
        <w:rPr>
          <w:rFonts w:asciiTheme="minorHAnsi" w:hAnsiTheme="minorHAnsi" w:cstheme="minorHAnsi"/>
        </w:rPr>
      </w:pPr>
      <w:r w:rsidRPr="001A2F9F">
        <w:rPr>
          <w:rFonts w:asciiTheme="minorHAnsi" w:hAnsiTheme="minorHAnsi" w:cstheme="minorHAnsi"/>
        </w:rPr>
        <w:t xml:space="preserve">Each supplier undergoes an </w:t>
      </w:r>
      <w:r w:rsidRPr="001A2F9F">
        <w:rPr>
          <w:rFonts w:asciiTheme="minorHAnsi" w:hAnsiTheme="minorHAnsi" w:cstheme="minorHAnsi"/>
          <w:b/>
          <w:bCs/>
        </w:rPr>
        <w:t>Annual Sustainability Assessment</w:t>
      </w:r>
      <w:r w:rsidRPr="001A2F9F">
        <w:rPr>
          <w:rFonts w:asciiTheme="minorHAnsi" w:hAnsiTheme="minorHAnsi" w:cstheme="minorHAnsi"/>
        </w:rPr>
        <w:t xml:space="preserve"> that evaluates performance across key ESG categories:</w:t>
      </w:r>
    </w:p>
    <w:p w14:paraId="068316E0" w14:textId="77777777" w:rsidR="00CA39A6" w:rsidRPr="001A2F9F" w:rsidRDefault="00CA39A6">
      <w:pPr>
        <w:numPr>
          <w:ilvl w:val="0"/>
          <w:numId w:val="165"/>
        </w:numPr>
        <w:jc w:val="both"/>
        <w:rPr>
          <w:rFonts w:asciiTheme="minorHAnsi" w:hAnsiTheme="minorHAnsi" w:cstheme="minorHAnsi"/>
        </w:rPr>
      </w:pPr>
      <w:r w:rsidRPr="001A2F9F">
        <w:rPr>
          <w:rFonts w:asciiTheme="minorHAnsi" w:hAnsiTheme="minorHAnsi" w:cstheme="minorHAnsi"/>
        </w:rPr>
        <w:t>Carbon footprint and GHG reduction</w:t>
      </w:r>
    </w:p>
    <w:p w14:paraId="6E1132AA" w14:textId="77777777" w:rsidR="00CA39A6" w:rsidRPr="001A2F9F" w:rsidRDefault="00CA39A6">
      <w:pPr>
        <w:numPr>
          <w:ilvl w:val="0"/>
          <w:numId w:val="165"/>
        </w:numPr>
        <w:jc w:val="both"/>
        <w:rPr>
          <w:rFonts w:asciiTheme="minorHAnsi" w:hAnsiTheme="minorHAnsi" w:cstheme="minorHAnsi"/>
        </w:rPr>
      </w:pPr>
      <w:r w:rsidRPr="001A2F9F">
        <w:rPr>
          <w:rFonts w:asciiTheme="minorHAnsi" w:hAnsiTheme="minorHAnsi" w:cstheme="minorHAnsi"/>
        </w:rPr>
        <w:t>Energy and water efficiency</w:t>
      </w:r>
    </w:p>
    <w:p w14:paraId="24D192CE" w14:textId="77777777" w:rsidR="00CA39A6" w:rsidRPr="001A2F9F" w:rsidRDefault="00CA39A6">
      <w:pPr>
        <w:numPr>
          <w:ilvl w:val="0"/>
          <w:numId w:val="165"/>
        </w:numPr>
        <w:jc w:val="both"/>
        <w:rPr>
          <w:rFonts w:asciiTheme="minorHAnsi" w:hAnsiTheme="minorHAnsi" w:cstheme="minorHAnsi"/>
        </w:rPr>
      </w:pPr>
      <w:r w:rsidRPr="001A2F9F">
        <w:rPr>
          <w:rFonts w:asciiTheme="minorHAnsi" w:hAnsiTheme="minorHAnsi" w:cstheme="minorHAnsi"/>
        </w:rPr>
        <w:t>Ethical sourcing and traceability</w:t>
      </w:r>
    </w:p>
    <w:p w14:paraId="16F9A3CF" w14:textId="77777777" w:rsidR="00CA39A6" w:rsidRPr="001A2F9F" w:rsidRDefault="00CA39A6">
      <w:pPr>
        <w:numPr>
          <w:ilvl w:val="0"/>
          <w:numId w:val="165"/>
        </w:numPr>
        <w:jc w:val="both"/>
        <w:rPr>
          <w:rFonts w:asciiTheme="minorHAnsi" w:hAnsiTheme="minorHAnsi" w:cstheme="minorHAnsi"/>
        </w:rPr>
      </w:pPr>
      <w:r w:rsidRPr="001A2F9F">
        <w:rPr>
          <w:rFonts w:asciiTheme="minorHAnsi" w:hAnsiTheme="minorHAnsi" w:cstheme="minorHAnsi"/>
        </w:rPr>
        <w:t>Worker health, safety, and fair treatment</w:t>
      </w:r>
    </w:p>
    <w:p w14:paraId="020DEDCE" w14:textId="77777777" w:rsidR="00CA39A6" w:rsidRPr="001A2F9F" w:rsidRDefault="00CA39A6" w:rsidP="00CA39A6">
      <w:pPr>
        <w:jc w:val="both"/>
        <w:rPr>
          <w:rFonts w:asciiTheme="minorHAnsi" w:hAnsiTheme="minorHAnsi" w:cstheme="minorHAnsi"/>
        </w:rPr>
      </w:pPr>
      <w:r w:rsidRPr="001A2F9F">
        <w:rPr>
          <w:rFonts w:asciiTheme="minorHAnsi" w:hAnsiTheme="minorHAnsi" w:cstheme="minorHAnsi"/>
        </w:rPr>
        <w:t>Top-performing suppliers receive:</w:t>
      </w:r>
    </w:p>
    <w:p w14:paraId="6B68B4C0" w14:textId="77777777" w:rsidR="00CA39A6" w:rsidRPr="001A2F9F" w:rsidRDefault="00CA39A6">
      <w:pPr>
        <w:numPr>
          <w:ilvl w:val="0"/>
          <w:numId w:val="166"/>
        </w:numPr>
        <w:jc w:val="both"/>
        <w:rPr>
          <w:rFonts w:asciiTheme="minorHAnsi" w:hAnsiTheme="minorHAnsi" w:cstheme="minorHAnsi"/>
        </w:rPr>
      </w:pPr>
      <w:r w:rsidRPr="001A2F9F">
        <w:rPr>
          <w:rFonts w:asciiTheme="minorHAnsi" w:hAnsiTheme="minorHAnsi" w:cstheme="minorHAnsi"/>
          <w:b/>
          <w:bCs/>
        </w:rPr>
        <w:t>Sustainability Awards</w:t>
      </w:r>
      <w:r w:rsidRPr="001A2F9F">
        <w:rPr>
          <w:rFonts w:asciiTheme="minorHAnsi" w:hAnsiTheme="minorHAnsi" w:cstheme="minorHAnsi"/>
        </w:rPr>
        <w:t xml:space="preserve"> (e.g., “Best Sustainable Supplier of the Year”)</w:t>
      </w:r>
    </w:p>
    <w:p w14:paraId="2AEB1D71" w14:textId="77777777" w:rsidR="00CA39A6" w:rsidRPr="001A2F9F" w:rsidRDefault="00CA39A6">
      <w:pPr>
        <w:numPr>
          <w:ilvl w:val="0"/>
          <w:numId w:val="166"/>
        </w:numPr>
        <w:jc w:val="both"/>
        <w:rPr>
          <w:rFonts w:asciiTheme="minorHAnsi" w:hAnsiTheme="minorHAnsi" w:cstheme="minorHAnsi"/>
        </w:rPr>
      </w:pPr>
      <w:r w:rsidRPr="001A2F9F">
        <w:rPr>
          <w:rFonts w:asciiTheme="minorHAnsi" w:hAnsiTheme="minorHAnsi" w:cstheme="minorHAnsi"/>
          <w:b/>
          <w:bCs/>
        </w:rPr>
        <w:t>Certificates of ESG Excellence</w:t>
      </w:r>
    </w:p>
    <w:p w14:paraId="18D553FE" w14:textId="77777777" w:rsidR="00CA39A6" w:rsidRPr="001A2F9F" w:rsidRDefault="00CA39A6">
      <w:pPr>
        <w:numPr>
          <w:ilvl w:val="0"/>
          <w:numId w:val="166"/>
        </w:numPr>
        <w:jc w:val="both"/>
        <w:rPr>
          <w:rFonts w:asciiTheme="minorHAnsi" w:hAnsiTheme="minorHAnsi" w:cstheme="minorHAnsi"/>
        </w:rPr>
      </w:pPr>
      <w:r w:rsidRPr="001A2F9F">
        <w:rPr>
          <w:rFonts w:asciiTheme="minorHAnsi" w:hAnsiTheme="minorHAnsi" w:cstheme="minorHAnsi"/>
          <w:b/>
          <w:bCs/>
        </w:rPr>
        <w:t>Financial incentives</w:t>
      </w:r>
      <w:r w:rsidRPr="001A2F9F">
        <w:rPr>
          <w:rFonts w:asciiTheme="minorHAnsi" w:hAnsiTheme="minorHAnsi" w:cstheme="minorHAnsi"/>
        </w:rPr>
        <w:t>, preferential contract renewals, or volume increases</w:t>
      </w:r>
    </w:p>
    <w:p w14:paraId="4B03E5E1" w14:textId="77777777" w:rsidR="00CA39A6" w:rsidRPr="001A2F9F" w:rsidRDefault="00CA39A6">
      <w:pPr>
        <w:numPr>
          <w:ilvl w:val="0"/>
          <w:numId w:val="166"/>
        </w:numPr>
        <w:jc w:val="both"/>
        <w:rPr>
          <w:rFonts w:asciiTheme="minorHAnsi" w:hAnsiTheme="minorHAnsi" w:cstheme="minorHAnsi"/>
        </w:rPr>
      </w:pPr>
      <w:r w:rsidRPr="001A2F9F">
        <w:rPr>
          <w:rFonts w:asciiTheme="minorHAnsi" w:hAnsiTheme="minorHAnsi" w:cstheme="minorHAnsi"/>
        </w:rPr>
        <w:t>Public recognition in sustainability reports or buyer platforms</w:t>
      </w:r>
    </w:p>
    <w:p w14:paraId="6F96C1D3" w14:textId="77777777" w:rsidR="00CA39A6" w:rsidRDefault="00CA39A6" w:rsidP="00CA39A6">
      <w:pPr>
        <w:jc w:val="both"/>
        <w:rPr>
          <w:rFonts w:asciiTheme="minorHAnsi" w:hAnsiTheme="minorHAnsi" w:cstheme="minorHAnsi"/>
        </w:rPr>
      </w:pPr>
      <w:r w:rsidRPr="001A2F9F">
        <w:rPr>
          <w:rFonts w:asciiTheme="minorHAnsi" w:hAnsiTheme="minorHAnsi" w:cstheme="minorHAnsi"/>
        </w:rPr>
        <w:t>Underperforming suppliers are required to undergo additional training and monitored closely until compliance is restored.</w:t>
      </w:r>
    </w:p>
    <w:p w14:paraId="0596BABC" w14:textId="77777777" w:rsidR="00CA39A6" w:rsidRDefault="00CA39A6" w:rsidP="00CA39A6">
      <w:pPr>
        <w:jc w:val="both"/>
        <w:rPr>
          <w:rFonts w:asciiTheme="minorHAnsi" w:hAnsiTheme="minorHAnsi" w:cstheme="minorHAnsi"/>
        </w:rPr>
      </w:pPr>
    </w:p>
    <w:p w14:paraId="0286742D" w14:textId="77777777" w:rsidR="00CA39A6" w:rsidRPr="00D830F3" w:rsidRDefault="00CA39A6">
      <w:pPr>
        <w:pStyle w:val="ListParagraph"/>
        <w:numPr>
          <w:ilvl w:val="0"/>
          <w:numId w:val="168"/>
        </w:numPr>
        <w:jc w:val="both"/>
        <w:rPr>
          <w:rFonts w:asciiTheme="minorHAnsi" w:hAnsiTheme="minorHAnsi" w:cstheme="minorHAnsi"/>
          <w:b/>
          <w:bCs/>
        </w:rPr>
      </w:pPr>
      <w:r w:rsidRPr="00D830F3">
        <w:rPr>
          <w:rFonts w:asciiTheme="minorHAnsi" w:hAnsiTheme="minorHAnsi" w:cstheme="minorHAnsi"/>
          <w:b/>
          <w:bCs/>
        </w:rPr>
        <w:t>Supplier Grievance Mechanism</w:t>
      </w:r>
    </w:p>
    <w:p w14:paraId="7B238676" w14:textId="77777777" w:rsidR="00CA39A6" w:rsidRPr="00D830F3" w:rsidRDefault="00CA39A6" w:rsidP="00CA39A6">
      <w:pPr>
        <w:jc w:val="both"/>
        <w:rPr>
          <w:rFonts w:asciiTheme="minorHAnsi" w:hAnsiTheme="minorHAnsi" w:cstheme="minorHAnsi"/>
        </w:rPr>
      </w:pPr>
      <w:r>
        <w:rPr>
          <w:rFonts w:asciiTheme="minorHAnsi" w:hAnsiTheme="minorHAnsi" w:cstheme="minorHAnsi"/>
        </w:rPr>
        <w:t>Choksi Heraeus Private Limited</w:t>
      </w:r>
      <w:r w:rsidRPr="004362CF">
        <w:rPr>
          <w:rFonts w:asciiTheme="minorHAnsi" w:hAnsiTheme="minorHAnsi" w:cstheme="minorHAnsi"/>
        </w:rPr>
        <w:t xml:space="preserve"> </w:t>
      </w:r>
      <w:r w:rsidRPr="00D830F3">
        <w:rPr>
          <w:rFonts w:asciiTheme="minorHAnsi" w:hAnsiTheme="minorHAnsi" w:cstheme="minorHAnsi"/>
        </w:rPr>
        <w:t>maintains a formal grievance mechanism that allows suppliers and subcontractors to raise concerns or complaints related to:</w:t>
      </w:r>
    </w:p>
    <w:p w14:paraId="1CEA4BD7" w14:textId="77777777" w:rsidR="00CA39A6" w:rsidRPr="00D830F3" w:rsidRDefault="00CA39A6">
      <w:pPr>
        <w:numPr>
          <w:ilvl w:val="0"/>
          <w:numId w:val="173"/>
        </w:numPr>
        <w:jc w:val="both"/>
        <w:rPr>
          <w:rFonts w:asciiTheme="minorHAnsi" w:hAnsiTheme="minorHAnsi" w:cstheme="minorHAnsi"/>
        </w:rPr>
      </w:pPr>
      <w:r w:rsidRPr="00D830F3">
        <w:rPr>
          <w:rFonts w:asciiTheme="minorHAnsi" w:hAnsiTheme="minorHAnsi" w:cstheme="minorHAnsi"/>
        </w:rPr>
        <w:t>Unfair treatment or contract disputes</w:t>
      </w:r>
    </w:p>
    <w:p w14:paraId="636C41F5" w14:textId="77777777" w:rsidR="00CA39A6" w:rsidRPr="00D830F3" w:rsidRDefault="00CA39A6">
      <w:pPr>
        <w:numPr>
          <w:ilvl w:val="0"/>
          <w:numId w:val="173"/>
        </w:numPr>
        <w:jc w:val="both"/>
        <w:rPr>
          <w:rFonts w:asciiTheme="minorHAnsi" w:hAnsiTheme="minorHAnsi" w:cstheme="minorHAnsi"/>
        </w:rPr>
      </w:pPr>
      <w:r w:rsidRPr="00D830F3">
        <w:rPr>
          <w:rFonts w:asciiTheme="minorHAnsi" w:hAnsiTheme="minorHAnsi" w:cstheme="minorHAnsi"/>
        </w:rPr>
        <w:t>Labor rights violations</w:t>
      </w:r>
    </w:p>
    <w:p w14:paraId="4B2B3F73" w14:textId="77777777" w:rsidR="00CA39A6" w:rsidRPr="00D830F3" w:rsidRDefault="00CA39A6">
      <w:pPr>
        <w:numPr>
          <w:ilvl w:val="0"/>
          <w:numId w:val="173"/>
        </w:numPr>
        <w:jc w:val="both"/>
        <w:rPr>
          <w:rFonts w:asciiTheme="minorHAnsi" w:hAnsiTheme="minorHAnsi" w:cstheme="minorHAnsi"/>
        </w:rPr>
      </w:pPr>
      <w:r w:rsidRPr="00D830F3">
        <w:rPr>
          <w:rFonts w:asciiTheme="minorHAnsi" w:hAnsiTheme="minorHAnsi" w:cstheme="minorHAnsi"/>
        </w:rPr>
        <w:t>Environmental or safety concerns</w:t>
      </w:r>
    </w:p>
    <w:p w14:paraId="552E0ABF" w14:textId="77777777" w:rsidR="00CA39A6" w:rsidRPr="00D830F3" w:rsidRDefault="00CA39A6">
      <w:pPr>
        <w:numPr>
          <w:ilvl w:val="0"/>
          <w:numId w:val="173"/>
        </w:numPr>
        <w:jc w:val="both"/>
        <w:rPr>
          <w:rFonts w:asciiTheme="minorHAnsi" w:hAnsiTheme="minorHAnsi" w:cstheme="minorHAnsi"/>
        </w:rPr>
      </w:pPr>
      <w:r w:rsidRPr="00D830F3">
        <w:rPr>
          <w:rFonts w:asciiTheme="minorHAnsi" w:hAnsiTheme="minorHAnsi" w:cstheme="minorHAnsi"/>
        </w:rPr>
        <w:t>Business ethics, bribery, or corruption</w:t>
      </w:r>
    </w:p>
    <w:p w14:paraId="625F37C6" w14:textId="77777777" w:rsidR="00CA39A6" w:rsidRPr="00D830F3" w:rsidRDefault="00CA39A6">
      <w:pPr>
        <w:numPr>
          <w:ilvl w:val="0"/>
          <w:numId w:val="173"/>
        </w:numPr>
        <w:jc w:val="both"/>
        <w:rPr>
          <w:rFonts w:asciiTheme="minorHAnsi" w:hAnsiTheme="minorHAnsi" w:cstheme="minorHAnsi"/>
        </w:rPr>
      </w:pPr>
      <w:r w:rsidRPr="00D830F3">
        <w:rPr>
          <w:rFonts w:asciiTheme="minorHAnsi" w:hAnsiTheme="minorHAnsi" w:cstheme="minorHAnsi"/>
        </w:rPr>
        <w:t>Discrimination or retaliation in procurement practices</w:t>
      </w:r>
    </w:p>
    <w:p w14:paraId="79EB8077" w14:textId="77777777" w:rsidR="00CA39A6" w:rsidRPr="00D830F3" w:rsidRDefault="00CA39A6" w:rsidP="00CA39A6">
      <w:pPr>
        <w:jc w:val="both"/>
        <w:rPr>
          <w:rFonts w:asciiTheme="minorHAnsi" w:hAnsiTheme="minorHAnsi" w:cstheme="minorHAnsi"/>
        </w:rPr>
      </w:pPr>
      <w:r w:rsidRPr="00D830F3">
        <w:rPr>
          <w:rFonts w:asciiTheme="minorHAnsi" w:hAnsiTheme="minorHAnsi" w:cstheme="minorHAnsi"/>
          <w:b/>
          <w:bCs/>
        </w:rPr>
        <w:t>Submission Channels</w:t>
      </w:r>
      <w:r w:rsidRPr="00D830F3">
        <w:rPr>
          <w:rFonts w:asciiTheme="minorHAnsi" w:hAnsiTheme="minorHAnsi" w:cstheme="minorHAnsi"/>
        </w:rPr>
        <w:t>:</w:t>
      </w:r>
      <w:r w:rsidRPr="00D830F3">
        <w:rPr>
          <w:rFonts w:asciiTheme="minorHAnsi" w:hAnsiTheme="minorHAnsi" w:cstheme="minorHAnsi"/>
        </w:rPr>
        <w:br/>
        <w:t>Suppliers may submit grievances through the following secure and confidential channels:</w:t>
      </w:r>
    </w:p>
    <w:p w14:paraId="5AAC57C1" w14:textId="77777777" w:rsidR="00CA39A6" w:rsidRPr="00201FA2" w:rsidRDefault="00CA39A6">
      <w:pPr>
        <w:numPr>
          <w:ilvl w:val="0"/>
          <w:numId w:val="174"/>
        </w:numPr>
        <w:jc w:val="both"/>
        <w:rPr>
          <w:rFonts w:asciiTheme="minorHAnsi" w:hAnsiTheme="minorHAnsi" w:cstheme="minorHAnsi"/>
          <w:color w:val="000000" w:themeColor="text1"/>
        </w:rPr>
      </w:pPr>
      <w:r w:rsidRPr="00D830F3">
        <w:rPr>
          <w:rFonts w:asciiTheme="minorHAnsi" w:hAnsiTheme="minorHAnsi" w:cstheme="minorHAnsi"/>
        </w:rPr>
        <w:t>Designated</w:t>
      </w:r>
      <w:r>
        <w:rPr>
          <w:rFonts w:asciiTheme="minorHAnsi" w:hAnsiTheme="minorHAnsi" w:cstheme="minorHAnsi"/>
        </w:rPr>
        <w:t xml:space="preserve"> </w:t>
      </w:r>
      <w:r w:rsidRPr="00D830F3">
        <w:rPr>
          <w:rFonts w:asciiTheme="minorHAnsi" w:hAnsiTheme="minorHAnsi" w:cstheme="minorHAnsi"/>
        </w:rPr>
        <w:t>email:</w:t>
      </w:r>
      <w:r>
        <w:rPr>
          <w:rFonts w:asciiTheme="minorHAnsi" w:hAnsiTheme="minorHAnsi" w:cstheme="minorHAnsi"/>
        </w:rPr>
        <w:t xml:space="preserve"> </w:t>
      </w:r>
      <w:hyperlink r:id="rId10" w:history="1"/>
      <w:r w:rsidRPr="00201FA2">
        <w:rPr>
          <w:rFonts w:asciiTheme="minorHAnsi" w:hAnsiTheme="minorHAnsi" w:cstheme="minorHAnsi"/>
          <w:color w:val="000000" w:themeColor="text1"/>
        </w:rPr>
        <w:t>grievance@choksiheraeus.com</w:t>
      </w:r>
    </w:p>
    <w:p w14:paraId="20AF7124" w14:textId="77777777" w:rsidR="00CA39A6" w:rsidRPr="00D830F3" w:rsidRDefault="00CA39A6">
      <w:pPr>
        <w:numPr>
          <w:ilvl w:val="0"/>
          <w:numId w:val="174"/>
        </w:numPr>
        <w:jc w:val="both"/>
        <w:rPr>
          <w:rFonts w:asciiTheme="minorHAnsi" w:hAnsiTheme="minorHAnsi" w:cstheme="minorHAnsi"/>
        </w:rPr>
      </w:pPr>
      <w:r w:rsidRPr="00D830F3">
        <w:rPr>
          <w:rFonts w:asciiTheme="minorHAnsi" w:hAnsiTheme="minorHAnsi" w:cstheme="minorHAnsi"/>
        </w:rPr>
        <w:t>Supplier portal grievance submission form</w:t>
      </w:r>
    </w:p>
    <w:p w14:paraId="05942662" w14:textId="77777777" w:rsidR="00CA39A6" w:rsidRPr="00D830F3" w:rsidRDefault="00CA39A6">
      <w:pPr>
        <w:numPr>
          <w:ilvl w:val="0"/>
          <w:numId w:val="174"/>
        </w:numPr>
        <w:jc w:val="both"/>
        <w:rPr>
          <w:rFonts w:asciiTheme="minorHAnsi" w:hAnsiTheme="minorHAnsi" w:cstheme="minorHAnsi"/>
        </w:rPr>
      </w:pPr>
      <w:r w:rsidRPr="00D830F3">
        <w:rPr>
          <w:rFonts w:asciiTheme="minorHAnsi" w:hAnsiTheme="minorHAnsi" w:cstheme="minorHAnsi"/>
        </w:rPr>
        <w:t>Confidential feedback boxes available during audit visits</w:t>
      </w:r>
    </w:p>
    <w:p w14:paraId="1F9128D6" w14:textId="77777777" w:rsidR="00CA39A6" w:rsidRPr="00D830F3" w:rsidRDefault="00CA39A6" w:rsidP="00CA39A6">
      <w:pPr>
        <w:jc w:val="both"/>
        <w:rPr>
          <w:rFonts w:asciiTheme="minorHAnsi" w:hAnsiTheme="minorHAnsi" w:cstheme="minorHAnsi"/>
        </w:rPr>
      </w:pPr>
      <w:r w:rsidRPr="00D830F3">
        <w:rPr>
          <w:rFonts w:asciiTheme="minorHAnsi" w:hAnsiTheme="minorHAnsi" w:cstheme="minorHAnsi"/>
          <w:b/>
          <w:bCs/>
        </w:rPr>
        <w:t>Handling Procedure</w:t>
      </w:r>
      <w:r w:rsidRPr="00D830F3">
        <w:rPr>
          <w:rFonts w:asciiTheme="minorHAnsi" w:hAnsiTheme="minorHAnsi" w:cstheme="minorHAnsi"/>
        </w:rPr>
        <w:t>:</w:t>
      </w:r>
    </w:p>
    <w:p w14:paraId="1ED86C2A" w14:textId="77777777" w:rsidR="00CA39A6" w:rsidRPr="00D830F3" w:rsidRDefault="00CA39A6">
      <w:pPr>
        <w:numPr>
          <w:ilvl w:val="0"/>
          <w:numId w:val="175"/>
        </w:numPr>
        <w:jc w:val="both"/>
        <w:rPr>
          <w:rFonts w:asciiTheme="minorHAnsi" w:hAnsiTheme="minorHAnsi" w:cstheme="minorHAnsi"/>
        </w:rPr>
      </w:pPr>
      <w:r w:rsidRPr="00D830F3">
        <w:rPr>
          <w:rFonts w:asciiTheme="minorHAnsi" w:hAnsiTheme="minorHAnsi" w:cstheme="minorHAnsi"/>
        </w:rPr>
        <w:t xml:space="preserve">Grievances are logged by the Compliance Team and acknowledged within </w:t>
      </w:r>
      <w:r w:rsidRPr="00D830F3">
        <w:rPr>
          <w:rFonts w:asciiTheme="minorHAnsi" w:hAnsiTheme="minorHAnsi" w:cstheme="minorHAnsi"/>
          <w:b/>
          <w:bCs/>
        </w:rPr>
        <w:t>3 business days</w:t>
      </w:r>
      <w:r w:rsidRPr="00D830F3">
        <w:rPr>
          <w:rFonts w:asciiTheme="minorHAnsi" w:hAnsiTheme="minorHAnsi" w:cstheme="minorHAnsi"/>
        </w:rPr>
        <w:t>.</w:t>
      </w:r>
    </w:p>
    <w:p w14:paraId="6FBA599A" w14:textId="77777777" w:rsidR="00CA39A6" w:rsidRPr="00D830F3" w:rsidRDefault="00CA39A6">
      <w:pPr>
        <w:numPr>
          <w:ilvl w:val="0"/>
          <w:numId w:val="175"/>
        </w:numPr>
        <w:jc w:val="both"/>
        <w:rPr>
          <w:rFonts w:asciiTheme="minorHAnsi" w:hAnsiTheme="minorHAnsi" w:cstheme="minorHAnsi"/>
        </w:rPr>
      </w:pPr>
      <w:r w:rsidRPr="00D830F3">
        <w:rPr>
          <w:rFonts w:asciiTheme="minorHAnsi" w:hAnsiTheme="minorHAnsi" w:cstheme="minorHAnsi"/>
        </w:rPr>
        <w:lastRenderedPageBreak/>
        <w:t xml:space="preserve">An initial assessment is conducted within </w:t>
      </w:r>
      <w:r w:rsidRPr="00D830F3">
        <w:rPr>
          <w:rFonts w:asciiTheme="minorHAnsi" w:hAnsiTheme="minorHAnsi" w:cstheme="minorHAnsi"/>
          <w:b/>
          <w:bCs/>
        </w:rPr>
        <w:t>7 days</w:t>
      </w:r>
      <w:r w:rsidRPr="00D830F3">
        <w:rPr>
          <w:rFonts w:asciiTheme="minorHAnsi" w:hAnsiTheme="minorHAnsi" w:cstheme="minorHAnsi"/>
        </w:rPr>
        <w:t xml:space="preserve">, and full resolution (including investigation or mediation) is targeted within </w:t>
      </w:r>
      <w:r w:rsidRPr="00D830F3">
        <w:rPr>
          <w:rFonts w:asciiTheme="minorHAnsi" w:hAnsiTheme="minorHAnsi" w:cstheme="minorHAnsi"/>
          <w:b/>
          <w:bCs/>
        </w:rPr>
        <w:t>30 days</w:t>
      </w:r>
      <w:r w:rsidRPr="00D830F3">
        <w:rPr>
          <w:rFonts w:asciiTheme="minorHAnsi" w:hAnsiTheme="minorHAnsi" w:cstheme="minorHAnsi"/>
        </w:rPr>
        <w:t>.</w:t>
      </w:r>
    </w:p>
    <w:p w14:paraId="5B0C5AAF" w14:textId="77777777" w:rsidR="00CA39A6" w:rsidRPr="00D830F3" w:rsidRDefault="00CA39A6">
      <w:pPr>
        <w:numPr>
          <w:ilvl w:val="0"/>
          <w:numId w:val="175"/>
        </w:numPr>
        <w:jc w:val="both"/>
        <w:rPr>
          <w:rFonts w:asciiTheme="minorHAnsi" w:hAnsiTheme="minorHAnsi" w:cstheme="minorHAnsi"/>
        </w:rPr>
      </w:pPr>
      <w:r w:rsidRPr="00D830F3">
        <w:rPr>
          <w:rFonts w:asciiTheme="minorHAnsi" w:hAnsiTheme="minorHAnsi" w:cstheme="minorHAnsi"/>
        </w:rPr>
        <w:t>Serious issues are escalated to the senior management and may involve third-party review.</w:t>
      </w:r>
    </w:p>
    <w:p w14:paraId="03FFE197" w14:textId="77777777" w:rsidR="00CA39A6" w:rsidRPr="00D830F3" w:rsidRDefault="00CA39A6">
      <w:pPr>
        <w:numPr>
          <w:ilvl w:val="0"/>
          <w:numId w:val="175"/>
        </w:numPr>
        <w:jc w:val="both"/>
        <w:rPr>
          <w:rFonts w:asciiTheme="minorHAnsi" w:hAnsiTheme="minorHAnsi" w:cstheme="minorHAnsi"/>
        </w:rPr>
      </w:pPr>
      <w:r w:rsidRPr="00D830F3">
        <w:rPr>
          <w:rFonts w:asciiTheme="minorHAnsi" w:hAnsiTheme="minorHAnsi" w:cstheme="minorHAnsi"/>
        </w:rPr>
        <w:t xml:space="preserve">All grievances are documented and tracked in a </w:t>
      </w:r>
      <w:r w:rsidRPr="00D830F3">
        <w:rPr>
          <w:rFonts w:asciiTheme="minorHAnsi" w:hAnsiTheme="minorHAnsi" w:cstheme="minorHAnsi"/>
          <w:b/>
          <w:bCs/>
        </w:rPr>
        <w:t>Grievance Log</w:t>
      </w:r>
      <w:r w:rsidRPr="00D830F3">
        <w:rPr>
          <w:rFonts w:asciiTheme="minorHAnsi" w:hAnsiTheme="minorHAnsi" w:cstheme="minorHAnsi"/>
        </w:rPr>
        <w:t>, including actions taken and closure status.</w:t>
      </w:r>
    </w:p>
    <w:p w14:paraId="0A7E148F" w14:textId="77777777" w:rsidR="00CA39A6" w:rsidRPr="001A2F9F" w:rsidRDefault="00CA39A6" w:rsidP="00CA39A6">
      <w:pPr>
        <w:jc w:val="both"/>
        <w:rPr>
          <w:rFonts w:asciiTheme="minorHAnsi" w:hAnsiTheme="minorHAnsi" w:cstheme="minorHAnsi"/>
        </w:rPr>
      </w:pPr>
      <w:r w:rsidRPr="00D830F3">
        <w:rPr>
          <w:rFonts w:asciiTheme="minorHAnsi" w:hAnsiTheme="minorHAnsi" w:cstheme="minorHAnsi"/>
          <w:b/>
          <w:bCs/>
        </w:rPr>
        <w:t>Non-Retaliation Commitment</w:t>
      </w:r>
      <w:r w:rsidRPr="00D830F3">
        <w:rPr>
          <w:rFonts w:asciiTheme="minorHAnsi" w:hAnsiTheme="minorHAnsi" w:cstheme="minorHAnsi"/>
        </w:rPr>
        <w:t>:</w:t>
      </w:r>
      <w:r w:rsidRPr="00D830F3">
        <w:rPr>
          <w:rFonts w:asciiTheme="minorHAnsi" w:hAnsiTheme="minorHAnsi" w:cstheme="minorHAnsi"/>
        </w:rPr>
        <w:br/>
      </w:r>
      <w:r>
        <w:rPr>
          <w:rFonts w:asciiTheme="minorHAnsi" w:hAnsiTheme="minorHAnsi" w:cstheme="minorHAnsi"/>
        </w:rPr>
        <w:t>Choksi Heraeus Private Limited</w:t>
      </w:r>
      <w:r w:rsidRPr="004362CF">
        <w:rPr>
          <w:rFonts w:asciiTheme="minorHAnsi" w:hAnsiTheme="minorHAnsi" w:cstheme="minorHAnsi"/>
        </w:rPr>
        <w:t xml:space="preserve"> </w:t>
      </w:r>
      <w:r w:rsidRPr="00D830F3">
        <w:rPr>
          <w:rFonts w:asciiTheme="minorHAnsi" w:hAnsiTheme="minorHAnsi" w:cstheme="minorHAnsi"/>
        </w:rPr>
        <w:t>guarantees that no supplier will face retaliation or reduced business opportunities for raising a grievance in good faith.</w:t>
      </w:r>
    </w:p>
    <w:p w14:paraId="21E755FE" w14:textId="77777777" w:rsidR="00CA39A6" w:rsidRPr="001A2F9F" w:rsidRDefault="00CA39A6" w:rsidP="00CA39A6">
      <w:pPr>
        <w:jc w:val="both"/>
        <w:rPr>
          <w:rFonts w:asciiTheme="minorHAnsi" w:hAnsiTheme="minorHAnsi" w:cstheme="minorHAnsi"/>
        </w:rPr>
      </w:pPr>
    </w:p>
    <w:p w14:paraId="42DAB2E9" w14:textId="77777777" w:rsidR="00CA39A6" w:rsidRPr="001A2F9F" w:rsidRDefault="00CA39A6" w:rsidP="00CA39A6">
      <w:pPr>
        <w:jc w:val="both"/>
        <w:rPr>
          <w:rFonts w:asciiTheme="minorHAnsi" w:hAnsiTheme="minorHAnsi" w:cstheme="minorHAnsi"/>
          <w:b/>
          <w:bCs/>
        </w:rPr>
      </w:pPr>
      <w:r w:rsidRPr="001A2F9F">
        <w:rPr>
          <w:rFonts w:asciiTheme="minorHAnsi" w:hAnsiTheme="minorHAnsi" w:cstheme="minorHAnsi"/>
          <w:b/>
          <w:bCs/>
        </w:rPr>
        <w:t>Review and Continuous Improvement</w:t>
      </w:r>
    </w:p>
    <w:p w14:paraId="5B0E72FA" w14:textId="77777777" w:rsidR="00CA39A6" w:rsidRPr="001A2F9F" w:rsidRDefault="00CA39A6" w:rsidP="00CA39A6">
      <w:pPr>
        <w:jc w:val="both"/>
        <w:rPr>
          <w:rFonts w:asciiTheme="minorHAnsi" w:hAnsiTheme="minorHAnsi" w:cstheme="minorHAnsi"/>
        </w:rPr>
      </w:pPr>
      <w:r w:rsidRPr="001A2F9F">
        <w:rPr>
          <w:rFonts w:asciiTheme="minorHAnsi" w:hAnsiTheme="minorHAnsi" w:cstheme="minorHAnsi"/>
        </w:rPr>
        <w:t xml:space="preserve">This procedure is reviewed </w:t>
      </w:r>
      <w:r>
        <w:rPr>
          <w:rFonts w:asciiTheme="minorHAnsi" w:hAnsiTheme="minorHAnsi" w:cstheme="minorHAnsi"/>
          <w:b/>
          <w:bCs/>
        </w:rPr>
        <w:t>annually</w:t>
      </w:r>
      <w:r w:rsidRPr="001A2F9F">
        <w:rPr>
          <w:rFonts w:asciiTheme="minorHAnsi" w:hAnsiTheme="minorHAnsi" w:cstheme="minorHAnsi"/>
        </w:rPr>
        <w:t xml:space="preserve"> or when required by</w:t>
      </w:r>
      <w:r>
        <w:rPr>
          <w:rFonts w:asciiTheme="minorHAnsi" w:hAnsiTheme="minorHAnsi" w:cstheme="minorHAnsi"/>
        </w:rPr>
        <w:t xml:space="preserve"> Procurement Manager</w:t>
      </w:r>
      <w:r w:rsidRPr="001A2F9F">
        <w:rPr>
          <w:rFonts w:asciiTheme="minorHAnsi" w:hAnsiTheme="minorHAnsi" w:cstheme="minorHAnsi"/>
        </w:rPr>
        <w:t>:</w:t>
      </w:r>
    </w:p>
    <w:p w14:paraId="545DD4F5" w14:textId="77777777" w:rsidR="00CA39A6" w:rsidRPr="001A2F9F" w:rsidRDefault="00CA39A6">
      <w:pPr>
        <w:numPr>
          <w:ilvl w:val="0"/>
          <w:numId w:val="167"/>
        </w:numPr>
        <w:jc w:val="both"/>
        <w:rPr>
          <w:rFonts w:asciiTheme="minorHAnsi" w:hAnsiTheme="minorHAnsi" w:cstheme="minorHAnsi"/>
        </w:rPr>
      </w:pPr>
      <w:r w:rsidRPr="001A2F9F">
        <w:rPr>
          <w:rFonts w:asciiTheme="minorHAnsi" w:hAnsiTheme="minorHAnsi" w:cstheme="minorHAnsi"/>
        </w:rPr>
        <w:t>Regulatory updates or buyer requirements</w:t>
      </w:r>
    </w:p>
    <w:p w14:paraId="2EBFA9AD" w14:textId="77777777" w:rsidR="00CA39A6" w:rsidRPr="001A2F9F" w:rsidRDefault="00CA39A6">
      <w:pPr>
        <w:numPr>
          <w:ilvl w:val="0"/>
          <w:numId w:val="167"/>
        </w:numPr>
        <w:jc w:val="both"/>
        <w:rPr>
          <w:rFonts w:asciiTheme="minorHAnsi" w:hAnsiTheme="minorHAnsi" w:cstheme="minorHAnsi"/>
        </w:rPr>
      </w:pPr>
      <w:r w:rsidRPr="001A2F9F">
        <w:rPr>
          <w:rFonts w:asciiTheme="minorHAnsi" w:hAnsiTheme="minorHAnsi" w:cstheme="minorHAnsi"/>
        </w:rPr>
        <w:t>Audit findings and performance trends</w:t>
      </w:r>
    </w:p>
    <w:p w14:paraId="09DD1031" w14:textId="77777777" w:rsidR="00CA39A6" w:rsidRPr="001A2F9F" w:rsidRDefault="00CA39A6">
      <w:pPr>
        <w:numPr>
          <w:ilvl w:val="0"/>
          <w:numId w:val="167"/>
        </w:numPr>
        <w:jc w:val="both"/>
        <w:rPr>
          <w:rFonts w:asciiTheme="minorHAnsi" w:hAnsiTheme="minorHAnsi" w:cstheme="minorHAnsi"/>
        </w:rPr>
      </w:pPr>
      <w:r w:rsidRPr="001A2F9F">
        <w:rPr>
          <w:rFonts w:asciiTheme="minorHAnsi" w:hAnsiTheme="minorHAnsi" w:cstheme="minorHAnsi"/>
        </w:rPr>
        <w:t>Supplier feedback</w:t>
      </w:r>
    </w:p>
    <w:p w14:paraId="00C2E013" w14:textId="77777777" w:rsidR="00CA39A6" w:rsidRPr="004362CF" w:rsidRDefault="00CA39A6" w:rsidP="00CA39A6">
      <w:pPr>
        <w:jc w:val="both"/>
        <w:rPr>
          <w:rFonts w:asciiTheme="minorHAnsi" w:hAnsiTheme="minorHAnsi" w:cstheme="minorHAnsi"/>
        </w:rPr>
      </w:pPr>
      <w:r w:rsidRPr="001A2F9F">
        <w:rPr>
          <w:rFonts w:asciiTheme="minorHAnsi" w:hAnsiTheme="minorHAnsi" w:cstheme="minorHAnsi"/>
        </w:rPr>
        <w:t>Regular supplier consultations, surveys, and engagement meetings are conducted to identify improvement opportunities, promote transparency, and foster long-term collaboration.</w:t>
      </w:r>
    </w:p>
    <w:p w14:paraId="4F1AFC30" w14:textId="77777777" w:rsidR="00CA39A6" w:rsidRDefault="00CA39A6" w:rsidP="00CA39A6">
      <w:pPr>
        <w:pStyle w:val="Heading1"/>
        <w:spacing w:line="276" w:lineRule="auto"/>
        <w:jc w:val="center"/>
        <w:rPr>
          <w:rFonts w:asciiTheme="minorHAnsi" w:eastAsia="Calibri" w:hAnsiTheme="minorHAnsi" w:cstheme="minorHAnsi"/>
          <w:b/>
          <w:i/>
          <w:iCs/>
          <w:color w:val="002060"/>
        </w:rPr>
      </w:pPr>
      <w:bookmarkStart w:id="22" w:name="_Toc189228712"/>
    </w:p>
    <w:p w14:paraId="59499B9F" w14:textId="77777777" w:rsidR="00CA39A6" w:rsidRDefault="00CA39A6" w:rsidP="00CA39A6">
      <w:pPr>
        <w:pStyle w:val="Heading1"/>
        <w:spacing w:line="276" w:lineRule="auto"/>
        <w:jc w:val="center"/>
        <w:rPr>
          <w:rFonts w:asciiTheme="minorHAnsi" w:eastAsia="Calibri" w:hAnsiTheme="minorHAnsi" w:cstheme="minorHAnsi"/>
          <w:b/>
          <w:i/>
          <w:iCs/>
          <w:color w:val="002060"/>
        </w:rPr>
      </w:pPr>
    </w:p>
    <w:p w14:paraId="77E4146D" w14:textId="77777777" w:rsidR="00CA39A6" w:rsidRDefault="00CA39A6" w:rsidP="00CA39A6">
      <w:pPr>
        <w:pStyle w:val="Heading1"/>
        <w:spacing w:line="276" w:lineRule="auto"/>
        <w:jc w:val="center"/>
        <w:rPr>
          <w:rFonts w:asciiTheme="minorHAnsi" w:eastAsia="Calibri" w:hAnsiTheme="minorHAnsi" w:cstheme="minorHAnsi"/>
          <w:b/>
          <w:i/>
          <w:iCs/>
          <w:color w:val="002060"/>
        </w:rPr>
      </w:pPr>
    </w:p>
    <w:p w14:paraId="03F0887F" w14:textId="77777777" w:rsidR="00CA39A6" w:rsidRDefault="00CA39A6" w:rsidP="00CA39A6">
      <w:pPr>
        <w:pStyle w:val="Heading1"/>
        <w:spacing w:line="276" w:lineRule="auto"/>
        <w:jc w:val="center"/>
        <w:rPr>
          <w:rFonts w:asciiTheme="minorHAnsi" w:eastAsia="Calibri" w:hAnsiTheme="minorHAnsi" w:cstheme="minorHAnsi"/>
          <w:b/>
          <w:i/>
          <w:iCs/>
          <w:color w:val="002060"/>
        </w:rPr>
      </w:pPr>
    </w:p>
    <w:p w14:paraId="3DB11D05" w14:textId="77777777" w:rsidR="00CA39A6" w:rsidRDefault="00CA39A6" w:rsidP="00CA39A6">
      <w:pPr>
        <w:pStyle w:val="Heading1"/>
        <w:spacing w:line="276" w:lineRule="auto"/>
        <w:jc w:val="center"/>
        <w:rPr>
          <w:rFonts w:asciiTheme="minorHAnsi" w:eastAsia="Calibri" w:hAnsiTheme="minorHAnsi" w:cstheme="minorHAnsi"/>
          <w:b/>
          <w:i/>
          <w:iCs/>
          <w:color w:val="002060"/>
        </w:rPr>
      </w:pPr>
    </w:p>
    <w:p w14:paraId="4EB31B16" w14:textId="77777777" w:rsidR="00CA39A6" w:rsidRDefault="00CA39A6" w:rsidP="00CA39A6">
      <w:pPr>
        <w:pStyle w:val="Heading1"/>
        <w:spacing w:line="276" w:lineRule="auto"/>
        <w:jc w:val="center"/>
        <w:rPr>
          <w:rFonts w:asciiTheme="minorHAnsi" w:eastAsia="Calibri" w:hAnsiTheme="minorHAnsi" w:cstheme="minorHAnsi"/>
          <w:b/>
          <w:i/>
          <w:iCs/>
          <w:color w:val="002060"/>
        </w:rPr>
      </w:pPr>
    </w:p>
    <w:p w14:paraId="482305C4" w14:textId="77777777" w:rsidR="00CA39A6" w:rsidRDefault="00CA39A6" w:rsidP="00CA39A6">
      <w:pPr>
        <w:rPr>
          <w:rFonts w:eastAsia="Calibri"/>
        </w:rPr>
      </w:pPr>
    </w:p>
    <w:p w14:paraId="02A103D4" w14:textId="77777777" w:rsidR="00CA39A6" w:rsidRDefault="00CA39A6" w:rsidP="00CA39A6">
      <w:pPr>
        <w:rPr>
          <w:rFonts w:eastAsia="Calibri"/>
        </w:rPr>
      </w:pPr>
    </w:p>
    <w:p w14:paraId="761C8466" w14:textId="77777777" w:rsidR="00CA39A6" w:rsidRDefault="00CA39A6" w:rsidP="00CA39A6">
      <w:pPr>
        <w:rPr>
          <w:rFonts w:eastAsia="Calibri"/>
        </w:rPr>
      </w:pPr>
    </w:p>
    <w:p w14:paraId="3F103997" w14:textId="77777777" w:rsidR="00CA39A6" w:rsidRDefault="00CA39A6" w:rsidP="00CA39A6">
      <w:pPr>
        <w:rPr>
          <w:rFonts w:eastAsia="Calibri"/>
        </w:rPr>
      </w:pPr>
    </w:p>
    <w:p w14:paraId="6C7E1C10" w14:textId="77777777" w:rsidR="00CA39A6" w:rsidRDefault="00CA39A6" w:rsidP="00CA39A6">
      <w:pPr>
        <w:rPr>
          <w:rFonts w:eastAsia="Calibri"/>
        </w:rPr>
      </w:pPr>
    </w:p>
    <w:p w14:paraId="3D077338" w14:textId="77777777" w:rsidR="00CA39A6" w:rsidRDefault="00CA39A6" w:rsidP="00CA39A6">
      <w:pPr>
        <w:rPr>
          <w:rFonts w:eastAsia="Calibri"/>
        </w:rPr>
      </w:pPr>
    </w:p>
    <w:p w14:paraId="61DC0A47" w14:textId="77777777" w:rsidR="00CA39A6" w:rsidRDefault="00CA39A6" w:rsidP="00CA39A6">
      <w:pPr>
        <w:rPr>
          <w:rFonts w:eastAsia="Calibri"/>
        </w:rPr>
      </w:pPr>
    </w:p>
    <w:p w14:paraId="518324F3" w14:textId="77777777" w:rsidR="00CA39A6" w:rsidRDefault="00CA39A6" w:rsidP="00CA39A6">
      <w:pPr>
        <w:rPr>
          <w:rFonts w:eastAsia="Calibri"/>
        </w:rPr>
      </w:pPr>
    </w:p>
    <w:p w14:paraId="2F2D7258" w14:textId="77777777" w:rsidR="00CA39A6" w:rsidRDefault="00CA39A6" w:rsidP="00CA39A6">
      <w:pPr>
        <w:rPr>
          <w:rFonts w:eastAsia="Calibri"/>
        </w:rPr>
      </w:pPr>
    </w:p>
    <w:p w14:paraId="7D885B4E" w14:textId="77777777" w:rsidR="00CA39A6" w:rsidRDefault="00CA39A6" w:rsidP="00CA39A6">
      <w:pPr>
        <w:rPr>
          <w:rFonts w:eastAsia="Calibri"/>
        </w:rPr>
      </w:pPr>
    </w:p>
    <w:p w14:paraId="7323A828" w14:textId="77777777" w:rsidR="00CA39A6" w:rsidRPr="00EF274A" w:rsidRDefault="00CA39A6" w:rsidP="00CA39A6">
      <w:pPr>
        <w:rPr>
          <w:rFonts w:eastAsia="Calibri"/>
        </w:rPr>
      </w:pPr>
    </w:p>
    <w:p w14:paraId="39F70B3B" w14:textId="77777777" w:rsidR="00CA39A6" w:rsidRPr="004362CF" w:rsidRDefault="00CA39A6" w:rsidP="00CA39A6">
      <w:pPr>
        <w:pStyle w:val="Heading1"/>
        <w:spacing w:line="276" w:lineRule="auto"/>
        <w:jc w:val="center"/>
        <w:rPr>
          <w:rFonts w:asciiTheme="minorHAnsi" w:eastAsia="Calibri" w:hAnsiTheme="minorHAnsi" w:cstheme="minorHAnsi"/>
          <w:b/>
          <w:i/>
          <w:iCs/>
          <w:color w:val="002060"/>
        </w:rPr>
      </w:pPr>
      <w:bookmarkStart w:id="23" w:name="_Toc207634532"/>
      <w:r w:rsidRPr="004362CF">
        <w:rPr>
          <w:rFonts w:asciiTheme="minorHAnsi" w:eastAsia="Calibri" w:hAnsiTheme="minorHAnsi" w:cstheme="minorHAnsi"/>
          <w:b/>
          <w:i/>
          <w:iCs/>
          <w:color w:val="002060"/>
        </w:rPr>
        <w:lastRenderedPageBreak/>
        <w:t>Governance Procedures</w:t>
      </w:r>
      <w:bookmarkEnd w:id="22"/>
      <w:bookmarkEnd w:id="23"/>
    </w:p>
    <w:p w14:paraId="5576A448" w14:textId="77777777" w:rsidR="00CA39A6" w:rsidRPr="004362CF" w:rsidRDefault="00CA39A6" w:rsidP="00CA39A6">
      <w:pPr>
        <w:pStyle w:val="ListParagraph"/>
        <w:spacing w:line="276" w:lineRule="auto"/>
        <w:ind w:left="436"/>
        <w:rPr>
          <w:rFonts w:asciiTheme="minorHAnsi" w:eastAsia="Calibri" w:hAnsiTheme="minorHAnsi" w:cstheme="minorHAnsi"/>
          <w:b/>
          <w:spacing w:val="-2"/>
          <w:u w:val="single"/>
        </w:rPr>
      </w:pPr>
      <w:r w:rsidRPr="004362CF">
        <w:rPr>
          <w:rFonts w:asciiTheme="minorHAnsi" w:eastAsia="Calibri" w:hAnsiTheme="minorHAnsi" w:cstheme="minorHAnsi"/>
          <w:b/>
          <w:spacing w:val="-2"/>
          <w:u w:val="single"/>
        </w:rPr>
        <w:t xml:space="preserve">Definitions </w:t>
      </w:r>
    </w:p>
    <w:p w14:paraId="438953CB" w14:textId="77777777" w:rsidR="00CA39A6" w:rsidRPr="004362CF" w:rsidRDefault="00CA39A6">
      <w:pPr>
        <w:pStyle w:val="NormalWeb"/>
        <w:numPr>
          <w:ilvl w:val="0"/>
          <w:numId w:val="22"/>
        </w:numPr>
        <w:spacing w:line="276" w:lineRule="auto"/>
        <w:jc w:val="both"/>
        <w:rPr>
          <w:rFonts w:asciiTheme="minorHAnsi" w:hAnsiTheme="minorHAnsi" w:cstheme="minorHAnsi"/>
        </w:rPr>
      </w:pPr>
      <w:r w:rsidRPr="004362CF">
        <w:rPr>
          <w:rStyle w:val="Strong"/>
          <w:rFonts w:asciiTheme="minorHAnsi" w:hAnsiTheme="minorHAnsi" w:cstheme="minorHAnsi"/>
        </w:rPr>
        <w:t>Sensitive Transactions</w:t>
      </w:r>
      <w:r w:rsidRPr="004362CF">
        <w:rPr>
          <w:rFonts w:asciiTheme="minorHAnsi" w:hAnsiTheme="minorHAnsi" w:cstheme="minorHAnsi"/>
        </w:rPr>
        <w:t>: Transactions that carry potential ethical, legal, or reputational risks, including but not limited to gifts, travel, entertainment, charitable donations, political contributions, and significant procurement activities.</w:t>
      </w:r>
    </w:p>
    <w:p w14:paraId="06607355" w14:textId="77777777" w:rsidR="00CA39A6" w:rsidRPr="004362CF" w:rsidRDefault="00CA39A6">
      <w:pPr>
        <w:pStyle w:val="NormalWeb"/>
        <w:numPr>
          <w:ilvl w:val="0"/>
          <w:numId w:val="22"/>
        </w:numPr>
        <w:spacing w:line="276" w:lineRule="auto"/>
        <w:jc w:val="both"/>
        <w:rPr>
          <w:rFonts w:asciiTheme="minorHAnsi" w:hAnsiTheme="minorHAnsi" w:cstheme="minorHAnsi"/>
        </w:rPr>
      </w:pPr>
      <w:r w:rsidRPr="004362CF">
        <w:rPr>
          <w:rStyle w:val="Strong"/>
          <w:rFonts w:asciiTheme="minorHAnsi" w:hAnsiTheme="minorHAnsi" w:cstheme="minorHAnsi"/>
        </w:rPr>
        <w:t>Confidential Information</w:t>
      </w:r>
      <w:r w:rsidRPr="004362CF">
        <w:rPr>
          <w:rFonts w:asciiTheme="minorHAnsi" w:hAnsiTheme="minorHAnsi" w:cstheme="minorHAnsi"/>
        </w:rPr>
        <w:t>: Any proprietary or sensitive data related to the company, employees, customers, or third-party vendors that is protected from unauthorized access, use, or disclosure. This includes business strategies, financial data, trade secrets, and personal information.</w:t>
      </w:r>
    </w:p>
    <w:p w14:paraId="3D353C86" w14:textId="77777777" w:rsidR="00CA39A6" w:rsidRPr="004362CF" w:rsidRDefault="00CA39A6">
      <w:pPr>
        <w:pStyle w:val="NormalWeb"/>
        <w:numPr>
          <w:ilvl w:val="0"/>
          <w:numId w:val="22"/>
        </w:numPr>
        <w:spacing w:line="276" w:lineRule="auto"/>
        <w:jc w:val="both"/>
        <w:rPr>
          <w:rFonts w:asciiTheme="minorHAnsi" w:hAnsiTheme="minorHAnsi" w:cstheme="minorHAnsi"/>
        </w:rPr>
      </w:pPr>
      <w:r w:rsidRPr="004362CF">
        <w:rPr>
          <w:rStyle w:val="Strong"/>
          <w:rFonts w:asciiTheme="minorHAnsi" w:hAnsiTheme="minorHAnsi" w:cstheme="minorHAnsi"/>
        </w:rPr>
        <w:t>Third-Party Due Diligence</w:t>
      </w:r>
      <w:r w:rsidRPr="004362CF">
        <w:rPr>
          <w:rFonts w:asciiTheme="minorHAnsi" w:hAnsiTheme="minorHAnsi" w:cstheme="minorHAnsi"/>
        </w:rPr>
        <w:t>: The process of evaluating the compliance, ethical standing, and risk profile of external vendors, suppliers, and partners before and during business engagements.</w:t>
      </w:r>
    </w:p>
    <w:p w14:paraId="3E5FC6CF" w14:textId="77777777" w:rsidR="00CA39A6" w:rsidRPr="004362CF" w:rsidRDefault="00CA39A6">
      <w:pPr>
        <w:pStyle w:val="NormalWeb"/>
        <w:numPr>
          <w:ilvl w:val="0"/>
          <w:numId w:val="22"/>
        </w:numPr>
        <w:spacing w:line="276" w:lineRule="auto"/>
        <w:jc w:val="both"/>
        <w:rPr>
          <w:rFonts w:asciiTheme="minorHAnsi" w:hAnsiTheme="minorHAnsi" w:cstheme="minorHAnsi"/>
        </w:rPr>
      </w:pPr>
      <w:r w:rsidRPr="004362CF">
        <w:rPr>
          <w:rStyle w:val="Strong"/>
          <w:rFonts w:asciiTheme="minorHAnsi" w:hAnsiTheme="minorHAnsi" w:cstheme="minorHAnsi"/>
        </w:rPr>
        <w:t>Data Breach</w:t>
      </w:r>
      <w:r w:rsidRPr="004362CF">
        <w:rPr>
          <w:rFonts w:asciiTheme="minorHAnsi" w:hAnsiTheme="minorHAnsi" w:cstheme="minorHAnsi"/>
        </w:rPr>
        <w:t>: An incident where confidential or sensitive information is accessed, disclosed, or used by unauthorized individuals or systems, potentially leading to harm or financial loss.</w:t>
      </w:r>
    </w:p>
    <w:p w14:paraId="7B5ABCC7" w14:textId="77777777" w:rsidR="00CA39A6" w:rsidRPr="004362CF" w:rsidRDefault="00CA39A6">
      <w:pPr>
        <w:pStyle w:val="NormalWeb"/>
        <w:numPr>
          <w:ilvl w:val="0"/>
          <w:numId w:val="22"/>
        </w:numPr>
        <w:spacing w:line="276" w:lineRule="auto"/>
        <w:jc w:val="both"/>
        <w:rPr>
          <w:rFonts w:asciiTheme="minorHAnsi" w:hAnsiTheme="minorHAnsi" w:cstheme="minorHAnsi"/>
        </w:rPr>
      </w:pPr>
      <w:r w:rsidRPr="004362CF">
        <w:rPr>
          <w:rStyle w:val="Strong"/>
          <w:rFonts w:asciiTheme="minorHAnsi" w:hAnsiTheme="minorHAnsi" w:cstheme="minorHAnsi"/>
        </w:rPr>
        <w:t>Anti-Bribery Protocols</w:t>
      </w:r>
      <w:r w:rsidRPr="004362CF">
        <w:rPr>
          <w:rFonts w:asciiTheme="minorHAnsi" w:hAnsiTheme="minorHAnsi" w:cstheme="minorHAnsi"/>
        </w:rPr>
        <w:t>: Company policies and legal requirements designed to prevent the offering, giving, receiving, or soliciting of bribes to influence decisions or secure business advantages.</w:t>
      </w:r>
    </w:p>
    <w:p w14:paraId="6309065E" w14:textId="77777777" w:rsidR="00CA39A6" w:rsidRPr="004362CF" w:rsidRDefault="00CA39A6">
      <w:pPr>
        <w:pStyle w:val="NormalWeb"/>
        <w:numPr>
          <w:ilvl w:val="0"/>
          <w:numId w:val="22"/>
        </w:numPr>
        <w:spacing w:line="276" w:lineRule="auto"/>
        <w:jc w:val="both"/>
        <w:rPr>
          <w:rFonts w:asciiTheme="minorHAnsi" w:hAnsiTheme="minorHAnsi" w:cstheme="minorHAnsi"/>
        </w:rPr>
      </w:pPr>
      <w:r w:rsidRPr="004362CF">
        <w:rPr>
          <w:rStyle w:val="Strong"/>
          <w:rFonts w:asciiTheme="minorHAnsi" w:hAnsiTheme="minorHAnsi" w:cstheme="minorHAnsi"/>
        </w:rPr>
        <w:t>Employee Compliance</w:t>
      </w:r>
      <w:r w:rsidRPr="004362CF">
        <w:rPr>
          <w:rFonts w:asciiTheme="minorHAnsi" w:hAnsiTheme="minorHAnsi" w:cstheme="minorHAnsi"/>
        </w:rPr>
        <w:t>: The adherence of employees to company policies, ethical standards, and legal requirements, particularly concerning sensitive transactions, anti-bribery measures, and data security protocols.</w:t>
      </w:r>
    </w:p>
    <w:p w14:paraId="6C462986" w14:textId="77777777" w:rsidR="00CA39A6" w:rsidRDefault="00CA39A6">
      <w:pPr>
        <w:pStyle w:val="NormalWeb"/>
        <w:numPr>
          <w:ilvl w:val="0"/>
          <w:numId w:val="22"/>
        </w:numPr>
        <w:spacing w:line="276" w:lineRule="auto"/>
        <w:jc w:val="both"/>
        <w:rPr>
          <w:rFonts w:asciiTheme="minorHAnsi" w:hAnsiTheme="minorHAnsi" w:cstheme="minorHAnsi"/>
        </w:rPr>
      </w:pPr>
      <w:r w:rsidRPr="004362CF">
        <w:rPr>
          <w:rStyle w:val="Strong"/>
          <w:rFonts w:asciiTheme="minorHAnsi" w:hAnsiTheme="minorHAnsi" w:cstheme="minorHAnsi"/>
        </w:rPr>
        <w:t>Incident Reporting</w:t>
      </w:r>
      <w:r w:rsidRPr="004362CF">
        <w:rPr>
          <w:rFonts w:asciiTheme="minorHAnsi" w:hAnsiTheme="minorHAnsi" w:cstheme="minorHAnsi"/>
        </w:rPr>
        <w:t>: The formal process for notifying the company of any breaches, risks, or irregularities regarding sensitive transactions or data security, which triggers an internal investigation.</w:t>
      </w:r>
    </w:p>
    <w:p w14:paraId="5AB3F0AA" w14:textId="77777777" w:rsidR="00CA39A6" w:rsidRDefault="00CA39A6" w:rsidP="00CA39A6">
      <w:pPr>
        <w:pStyle w:val="NormalWeb"/>
        <w:spacing w:line="276" w:lineRule="auto"/>
        <w:jc w:val="both"/>
        <w:rPr>
          <w:rFonts w:asciiTheme="minorHAnsi" w:hAnsiTheme="minorHAnsi" w:cstheme="minorHAnsi"/>
        </w:rPr>
      </w:pPr>
    </w:p>
    <w:p w14:paraId="442494AE" w14:textId="77777777" w:rsidR="00CA39A6" w:rsidRDefault="00CA39A6" w:rsidP="00CA39A6">
      <w:pPr>
        <w:pStyle w:val="NormalWeb"/>
        <w:spacing w:line="276" w:lineRule="auto"/>
        <w:jc w:val="both"/>
        <w:rPr>
          <w:rFonts w:asciiTheme="minorHAnsi" w:hAnsiTheme="minorHAnsi" w:cstheme="minorHAnsi"/>
        </w:rPr>
      </w:pPr>
    </w:p>
    <w:p w14:paraId="4A68B8C4" w14:textId="77777777" w:rsidR="00CA39A6" w:rsidRDefault="00CA39A6" w:rsidP="00CA39A6">
      <w:pPr>
        <w:pStyle w:val="NormalWeb"/>
        <w:spacing w:line="276" w:lineRule="auto"/>
        <w:jc w:val="both"/>
        <w:rPr>
          <w:rFonts w:asciiTheme="minorHAnsi" w:hAnsiTheme="minorHAnsi" w:cstheme="minorHAnsi"/>
        </w:rPr>
      </w:pPr>
    </w:p>
    <w:p w14:paraId="2E852413" w14:textId="77777777" w:rsidR="00CA39A6" w:rsidRDefault="00CA39A6" w:rsidP="00CA39A6">
      <w:pPr>
        <w:pStyle w:val="NormalWeb"/>
        <w:spacing w:line="276" w:lineRule="auto"/>
        <w:jc w:val="both"/>
        <w:rPr>
          <w:rFonts w:asciiTheme="minorHAnsi" w:hAnsiTheme="minorHAnsi" w:cstheme="minorHAnsi"/>
        </w:rPr>
      </w:pPr>
    </w:p>
    <w:p w14:paraId="44C5C3D2" w14:textId="77777777" w:rsidR="00CA39A6" w:rsidRDefault="00CA39A6" w:rsidP="00CA39A6">
      <w:pPr>
        <w:pStyle w:val="NormalWeb"/>
        <w:spacing w:line="276" w:lineRule="auto"/>
        <w:jc w:val="both"/>
        <w:rPr>
          <w:rFonts w:asciiTheme="minorHAnsi" w:hAnsiTheme="minorHAnsi" w:cstheme="minorHAnsi"/>
        </w:rPr>
      </w:pPr>
    </w:p>
    <w:p w14:paraId="71F61DBC" w14:textId="77777777" w:rsidR="00CA39A6" w:rsidRPr="004362CF" w:rsidRDefault="00CA39A6" w:rsidP="00CA39A6">
      <w:pPr>
        <w:pStyle w:val="NormalWeb"/>
        <w:spacing w:line="276" w:lineRule="auto"/>
        <w:jc w:val="both"/>
        <w:rPr>
          <w:rFonts w:asciiTheme="minorHAnsi" w:hAnsiTheme="minorHAnsi" w:cstheme="minorHAnsi"/>
        </w:rPr>
      </w:pPr>
    </w:p>
    <w:p w14:paraId="09DFBC52" w14:textId="77777777" w:rsidR="00CA39A6" w:rsidRPr="006B79AB" w:rsidRDefault="00CA39A6">
      <w:pPr>
        <w:pStyle w:val="Heading1"/>
        <w:numPr>
          <w:ilvl w:val="0"/>
          <w:numId w:val="224"/>
        </w:numPr>
        <w:spacing w:line="276" w:lineRule="auto"/>
        <w:rPr>
          <w:rStyle w:val="Strong"/>
          <w:rFonts w:asciiTheme="minorHAnsi" w:hAnsiTheme="minorHAnsi" w:cstheme="minorHAnsi"/>
          <w:bCs w:val="0"/>
          <w:color w:val="000000" w:themeColor="text1"/>
        </w:rPr>
      </w:pPr>
      <w:bookmarkStart w:id="24" w:name="_Toc189228713"/>
      <w:bookmarkStart w:id="25" w:name="_Toc207634533"/>
      <w:r w:rsidRPr="006B79AB">
        <w:rPr>
          <w:rStyle w:val="Strong"/>
          <w:rFonts w:asciiTheme="minorHAnsi" w:hAnsiTheme="minorHAnsi" w:cstheme="minorHAnsi"/>
          <w:bCs w:val="0"/>
          <w:color w:val="000000" w:themeColor="text1"/>
        </w:rPr>
        <w:lastRenderedPageBreak/>
        <w:t>Procedure for Approving of Sensitive Transactions Compliance</w:t>
      </w:r>
      <w:bookmarkEnd w:id="24"/>
      <w:bookmarkEnd w:id="25"/>
    </w:p>
    <w:p w14:paraId="6748558D" w14:textId="77777777" w:rsidR="00CA39A6" w:rsidRPr="004362CF" w:rsidRDefault="00CA39A6" w:rsidP="00CA39A6">
      <w:pPr>
        <w:spacing w:line="276" w:lineRule="auto"/>
        <w:rPr>
          <w:rFonts w:asciiTheme="minorHAnsi" w:hAnsiTheme="minorHAnsi" w:cstheme="minorHAnsi"/>
        </w:rPr>
      </w:pPr>
    </w:p>
    <w:p w14:paraId="5D06F22A" w14:textId="77777777" w:rsidR="00CA39A6" w:rsidRPr="004362CF" w:rsidRDefault="00CA39A6" w:rsidP="00CA39A6">
      <w:pPr>
        <w:spacing w:line="276" w:lineRule="auto"/>
        <w:ind w:left="360"/>
        <w:rPr>
          <w:rFonts w:asciiTheme="minorHAnsi" w:hAnsiTheme="minorHAnsi" w:cstheme="minorHAnsi"/>
          <w:b/>
        </w:rPr>
      </w:pPr>
      <w:r w:rsidRPr="004362CF">
        <w:rPr>
          <w:rFonts w:asciiTheme="minorHAnsi" w:hAnsiTheme="minorHAnsi" w:cstheme="minorHAnsi"/>
          <w:b/>
        </w:rPr>
        <w:t>Purpose</w:t>
      </w:r>
    </w:p>
    <w:p w14:paraId="6E851D55" w14:textId="77777777" w:rsidR="00CA39A6" w:rsidRPr="004362CF" w:rsidRDefault="00CA39A6" w:rsidP="00CA39A6">
      <w:pPr>
        <w:spacing w:line="276" w:lineRule="auto"/>
        <w:ind w:left="360"/>
        <w:jc w:val="both"/>
        <w:rPr>
          <w:rFonts w:asciiTheme="minorHAnsi" w:hAnsiTheme="minorHAnsi" w:cstheme="minorHAnsi"/>
        </w:rPr>
      </w:pPr>
      <w:r w:rsidRPr="004362CF">
        <w:rPr>
          <w:rFonts w:asciiTheme="minorHAnsi" w:hAnsiTheme="minorHAnsi" w:cstheme="minorHAnsi"/>
        </w:rPr>
        <w:t xml:space="preserve">To establish clear guidelines for the approval and oversight of high-risk or sensitive transactions, including donations, sponsorships, procurement, travel, gifts, and entertainment, ensuring alignment with </w:t>
      </w:r>
      <w:r>
        <w:rPr>
          <w:rFonts w:asciiTheme="minorHAnsi" w:hAnsiTheme="minorHAnsi" w:cstheme="minorHAnsi"/>
        </w:rPr>
        <w:t>Choksi Heraeus Private Limited</w:t>
      </w:r>
      <w:r w:rsidRPr="004362CF">
        <w:rPr>
          <w:rFonts w:asciiTheme="minorHAnsi" w:hAnsiTheme="minorHAnsi" w:cstheme="minorHAnsi"/>
        </w:rPr>
        <w:t xml:space="preserve"> ethical standards, anti-bribery commitments, and compliance requirements.</w:t>
      </w:r>
    </w:p>
    <w:p w14:paraId="03C32B30" w14:textId="77777777" w:rsidR="00CA39A6" w:rsidRPr="004362CF" w:rsidRDefault="00CA39A6" w:rsidP="00CA39A6">
      <w:pPr>
        <w:spacing w:line="276" w:lineRule="auto"/>
        <w:ind w:left="360"/>
        <w:jc w:val="both"/>
        <w:rPr>
          <w:rFonts w:asciiTheme="minorHAnsi" w:hAnsiTheme="minorHAnsi" w:cstheme="minorHAnsi"/>
        </w:rPr>
      </w:pPr>
    </w:p>
    <w:p w14:paraId="715C73BA" w14:textId="77777777" w:rsidR="00CA39A6" w:rsidRPr="004362CF" w:rsidRDefault="00CA39A6" w:rsidP="00CA39A6">
      <w:pPr>
        <w:spacing w:line="276" w:lineRule="auto"/>
        <w:ind w:left="360"/>
        <w:jc w:val="both"/>
        <w:rPr>
          <w:rFonts w:asciiTheme="minorHAnsi" w:hAnsiTheme="minorHAnsi" w:cstheme="minorHAnsi"/>
          <w:b/>
          <w:bCs/>
          <w:lang w:val="en-US"/>
        </w:rPr>
      </w:pPr>
      <w:r w:rsidRPr="004362CF">
        <w:rPr>
          <w:rFonts w:asciiTheme="minorHAnsi" w:hAnsiTheme="minorHAnsi" w:cstheme="minorHAnsi"/>
          <w:b/>
          <w:bCs/>
          <w:lang w:val="en-US"/>
        </w:rPr>
        <w:t>Procedure</w:t>
      </w:r>
    </w:p>
    <w:tbl>
      <w:tblPr>
        <w:tblStyle w:val="TableGrid"/>
        <w:tblW w:w="0" w:type="auto"/>
        <w:tblInd w:w="-318" w:type="dxa"/>
        <w:tblLayout w:type="fixed"/>
        <w:tblLook w:val="04A0" w:firstRow="1" w:lastRow="0" w:firstColumn="1" w:lastColumn="0" w:noHBand="0" w:noVBand="1"/>
      </w:tblPr>
      <w:tblGrid>
        <w:gridCol w:w="568"/>
        <w:gridCol w:w="1461"/>
        <w:gridCol w:w="1472"/>
        <w:gridCol w:w="2454"/>
        <w:gridCol w:w="1842"/>
        <w:gridCol w:w="1857"/>
      </w:tblGrid>
      <w:tr w:rsidR="00CA39A6" w:rsidRPr="004362CF" w14:paraId="52530246" w14:textId="77777777" w:rsidTr="002765F8">
        <w:trPr>
          <w:trHeight w:val="1060"/>
        </w:trPr>
        <w:tc>
          <w:tcPr>
            <w:tcW w:w="568" w:type="dxa"/>
            <w:vAlign w:val="center"/>
            <w:hideMark/>
          </w:tcPr>
          <w:p w14:paraId="02D0959E" w14:textId="77777777" w:rsidR="00CA39A6" w:rsidRPr="004362CF" w:rsidRDefault="00CA39A6" w:rsidP="002765F8">
            <w:pPr>
              <w:spacing w:line="276" w:lineRule="auto"/>
              <w:jc w:val="center"/>
              <w:rPr>
                <w:rFonts w:asciiTheme="minorHAnsi" w:hAnsiTheme="minorHAnsi" w:cstheme="minorHAnsi"/>
                <w:b/>
                <w:bCs/>
                <w:lang w:val="en-US"/>
              </w:rPr>
            </w:pPr>
            <w:r w:rsidRPr="004362CF">
              <w:rPr>
                <w:rFonts w:asciiTheme="minorHAnsi" w:hAnsiTheme="minorHAnsi" w:cstheme="minorHAnsi"/>
                <w:b/>
                <w:bCs/>
                <w:lang w:val="en-US"/>
              </w:rPr>
              <w:t>Sr. No.</w:t>
            </w:r>
          </w:p>
        </w:tc>
        <w:tc>
          <w:tcPr>
            <w:tcW w:w="1461" w:type="dxa"/>
            <w:vAlign w:val="center"/>
            <w:hideMark/>
          </w:tcPr>
          <w:p w14:paraId="1708895F" w14:textId="77777777" w:rsidR="00CA39A6" w:rsidRPr="004362CF" w:rsidRDefault="00CA39A6" w:rsidP="002765F8">
            <w:pPr>
              <w:spacing w:line="276" w:lineRule="auto"/>
              <w:jc w:val="center"/>
              <w:rPr>
                <w:rFonts w:asciiTheme="minorHAnsi" w:hAnsiTheme="minorHAnsi" w:cstheme="minorHAnsi"/>
                <w:b/>
                <w:bCs/>
                <w:lang w:val="en-US"/>
              </w:rPr>
            </w:pPr>
            <w:r w:rsidRPr="004362CF">
              <w:rPr>
                <w:rFonts w:asciiTheme="minorHAnsi" w:hAnsiTheme="minorHAnsi" w:cstheme="minorHAnsi"/>
                <w:b/>
                <w:bCs/>
                <w:lang w:val="en-US"/>
              </w:rPr>
              <w:t>Step</w:t>
            </w:r>
          </w:p>
        </w:tc>
        <w:tc>
          <w:tcPr>
            <w:tcW w:w="1472" w:type="dxa"/>
            <w:vAlign w:val="center"/>
            <w:hideMark/>
          </w:tcPr>
          <w:p w14:paraId="3D8AB31E" w14:textId="77777777" w:rsidR="00CA39A6" w:rsidRPr="004362CF" w:rsidRDefault="00CA39A6" w:rsidP="002765F8">
            <w:pPr>
              <w:spacing w:line="276" w:lineRule="auto"/>
              <w:jc w:val="center"/>
              <w:rPr>
                <w:rFonts w:asciiTheme="minorHAnsi" w:hAnsiTheme="minorHAnsi" w:cstheme="minorHAnsi"/>
                <w:b/>
                <w:bCs/>
                <w:lang w:val="en-US"/>
              </w:rPr>
            </w:pPr>
            <w:r w:rsidRPr="004362CF">
              <w:rPr>
                <w:rFonts w:asciiTheme="minorHAnsi" w:hAnsiTheme="minorHAnsi" w:cstheme="minorHAnsi"/>
                <w:b/>
                <w:bCs/>
                <w:lang w:val="en-US"/>
              </w:rPr>
              <w:t>Action</w:t>
            </w:r>
          </w:p>
        </w:tc>
        <w:tc>
          <w:tcPr>
            <w:tcW w:w="2454" w:type="dxa"/>
            <w:vAlign w:val="center"/>
            <w:hideMark/>
          </w:tcPr>
          <w:p w14:paraId="0D0659D2" w14:textId="77777777" w:rsidR="00CA39A6" w:rsidRPr="004362CF" w:rsidRDefault="00CA39A6" w:rsidP="002765F8">
            <w:pPr>
              <w:spacing w:line="276" w:lineRule="auto"/>
              <w:jc w:val="center"/>
              <w:rPr>
                <w:rFonts w:asciiTheme="minorHAnsi" w:hAnsiTheme="minorHAnsi" w:cstheme="minorHAnsi"/>
                <w:b/>
                <w:bCs/>
                <w:lang w:val="en-US"/>
              </w:rPr>
            </w:pPr>
            <w:r w:rsidRPr="004362CF">
              <w:rPr>
                <w:rFonts w:asciiTheme="minorHAnsi" w:hAnsiTheme="minorHAnsi" w:cstheme="minorHAnsi"/>
                <w:b/>
                <w:bCs/>
                <w:lang w:val="en-US"/>
              </w:rPr>
              <w:t>Details</w:t>
            </w:r>
          </w:p>
        </w:tc>
        <w:tc>
          <w:tcPr>
            <w:tcW w:w="1842" w:type="dxa"/>
            <w:vAlign w:val="center"/>
            <w:hideMark/>
          </w:tcPr>
          <w:p w14:paraId="47B0918C" w14:textId="77777777" w:rsidR="00CA39A6" w:rsidRPr="004362CF" w:rsidRDefault="00CA39A6" w:rsidP="002765F8">
            <w:pPr>
              <w:spacing w:line="276" w:lineRule="auto"/>
              <w:jc w:val="center"/>
              <w:rPr>
                <w:rFonts w:asciiTheme="minorHAnsi" w:hAnsiTheme="minorHAnsi" w:cstheme="minorHAnsi"/>
                <w:b/>
                <w:bCs/>
                <w:lang w:val="en-US"/>
              </w:rPr>
            </w:pPr>
            <w:r w:rsidRPr="004362CF">
              <w:rPr>
                <w:rFonts w:asciiTheme="minorHAnsi" w:hAnsiTheme="minorHAnsi" w:cstheme="minorHAnsi"/>
                <w:b/>
                <w:bCs/>
                <w:lang w:val="en-US"/>
              </w:rPr>
              <w:t>Responsible Department</w:t>
            </w:r>
          </w:p>
        </w:tc>
        <w:tc>
          <w:tcPr>
            <w:tcW w:w="1857" w:type="dxa"/>
            <w:vAlign w:val="center"/>
            <w:hideMark/>
          </w:tcPr>
          <w:p w14:paraId="5BCC93E8" w14:textId="77777777" w:rsidR="00CA39A6" w:rsidRPr="004362CF" w:rsidRDefault="00CA39A6" w:rsidP="002765F8">
            <w:pPr>
              <w:spacing w:line="276" w:lineRule="auto"/>
              <w:jc w:val="center"/>
              <w:rPr>
                <w:rFonts w:asciiTheme="minorHAnsi" w:hAnsiTheme="minorHAnsi" w:cstheme="minorHAnsi"/>
                <w:b/>
                <w:bCs/>
                <w:lang w:val="en-US"/>
              </w:rPr>
            </w:pPr>
            <w:r w:rsidRPr="004362CF">
              <w:rPr>
                <w:rFonts w:asciiTheme="minorHAnsi" w:hAnsiTheme="minorHAnsi" w:cstheme="minorHAnsi"/>
                <w:b/>
                <w:bCs/>
                <w:lang w:val="en-US"/>
              </w:rPr>
              <w:t>Status/Notes</w:t>
            </w:r>
          </w:p>
        </w:tc>
      </w:tr>
      <w:tr w:rsidR="00CA39A6" w:rsidRPr="004362CF" w14:paraId="09C6E8C4" w14:textId="77777777" w:rsidTr="002765F8">
        <w:tc>
          <w:tcPr>
            <w:tcW w:w="568" w:type="dxa"/>
            <w:hideMark/>
          </w:tcPr>
          <w:p w14:paraId="558B0CD9" w14:textId="77777777" w:rsidR="00CA39A6" w:rsidRPr="004362CF" w:rsidRDefault="00CA39A6" w:rsidP="002765F8">
            <w:pPr>
              <w:spacing w:line="276" w:lineRule="auto"/>
              <w:rPr>
                <w:rFonts w:asciiTheme="minorHAnsi" w:hAnsiTheme="minorHAnsi" w:cstheme="minorHAnsi"/>
                <w:b/>
                <w:bCs/>
                <w:lang w:val="en-US"/>
              </w:rPr>
            </w:pPr>
            <w:r w:rsidRPr="004362CF">
              <w:rPr>
                <w:rFonts w:asciiTheme="minorHAnsi" w:hAnsiTheme="minorHAnsi" w:cstheme="minorHAnsi"/>
                <w:b/>
                <w:bCs/>
                <w:lang w:val="en-US"/>
              </w:rPr>
              <w:t>1</w:t>
            </w:r>
          </w:p>
        </w:tc>
        <w:tc>
          <w:tcPr>
            <w:tcW w:w="1461" w:type="dxa"/>
            <w:hideMark/>
          </w:tcPr>
          <w:p w14:paraId="5278BD5E" w14:textId="77777777" w:rsidR="00CA39A6" w:rsidRPr="004362CF" w:rsidRDefault="00CA39A6" w:rsidP="002765F8">
            <w:pPr>
              <w:spacing w:line="276" w:lineRule="auto"/>
              <w:rPr>
                <w:rFonts w:asciiTheme="minorHAnsi" w:hAnsiTheme="minorHAnsi" w:cstheme="minorHAnsi"/>
                <w:b/>
                <w:bCs/>
                <w:lang w:val="en-US"/>
              </w:rPr>
            </w:pPr>
            <w:r w:rsidRPr="004362CF">
              <w:rPr>
                <w:rFonts w:asciiTheme="minorHAnsi" w:hAnsiTheme="minorHAnsi" w:cstheme="minorHAnsi"/>
                <w:b/>
                <w:bCs/>
                <w:lang w:val="en-US"/>
              </w:rPr>
              <w:t>Identify Transaction</w:t>
            </w:r>
          </w:p>
        </w:tc>
        <w:tc>
          <w:tcPr>
            <w:tcW w:w="1472" w:type="dxa"/>
            <w:hideMark/>
          </w:tcPr>
          <w:p w14:paraId="7D05A57F" w14:textId="77777777" w:rsidR="00CA39A6" w:rsidRPr="004362CF" w:rsidRDefault="00CA39A6" w:rsidP="002765F8">
            <w:pPr>
              <w:spacing w:line="276" w:lineRule="auto"/>
              <w:rPr>
                <w:rFonts w:asciiTheme="minorHAnsi" w:hAnsiTheme="minorHAnsi" w:cstheme="minorHAnsi"/>
                <w:lang w:val="en-US"/>
              </w:rPr>
            </w:pPr>
            <w:r w:rsidRPr="004362CF">
              <w:rPr>
                <w:rFonts w:asciiTheme="minorHAnsi" w:hAnsiTheme="minorHAnsi" w:cstheme="minorHAnsi"/>
                <w:lang w:val="en-US"/>
              </w:rPr>
              <w:t>Determine whether the transaction qualifies as sensitive.</w:t>
            </w:r>
          </w:p>
        </w:tc>
        <w:tc>
          <w:tcPr>
            <w:tcW w:w="2454" w:type="dxa"/>
            <w:hideMark/>
          </w:tcPr>
          <w:p w14:paraId="5CAAFDFC" w14:textId="77777777" w:rsidR="00CA39A6" w:rsidRPr="004362CF" w:rsidRDefault="00CA39A6" w:rsidP="002765F8">
            <w:pPr>
              <w:spacing w:line="276" w:lineRule="auto"/>
              <w:rPr>
                <w:rFonts w:asciiTheme="minorHAnsi" w:hAnsiTheme="minorHAnsi" w:cstheme="minorHAnsi"/>
                <w:lang w:val="en-US"/>
              </w:rPr>
            </w:pPr>
            <w:r w:rsidRPr="004362CF">
              <w:rPr>
                <w:rFonts w:asciiTheme="minorHAnsi" w:hAnsiTheme="minorHAnsi" w:cstheme="minorHAnsi"/>
                <w:lang w:val="en-US"/>
              </w:rPr>
              <w:t>Sensitive transactions include gifts, travel, entertainment, charitable donations, sponsorships, political contributions, and high-value procurement activities.</w:t>
            </w:r>
          </w:p>
        </w:tc>
        <w:tc>
          <w:tcPr>
            <w:tcW w:w="1842" w:type="dxa"/>
            <w:hideMark/>
          </w:tcPr>
          <w:p w14:paraId="26DE8856" w14:textId="77777777" w:rsidR="00CA39A6" w:rsidRPr="004362CF" w:rsidRDefault="00CA39A6" w:rsidP="002765F8">
            <w:pPr>
              <w:spacing w:line="276" w:lineRule="auto"/>
              <w:rPr>
                <w:rFonts w:asciiTheme="minorHAnsi" w:hAnsiTheme="minorHAnsi" w:cstheme="minorHAnsi"/>
                <w:lang w:val="en-US"/>
              </w:rPr>
            </w:pPr>
            <w:r w:rsidRPr="004362CF">
              <w:rPr>
                <w:rFonts w:asciiTheme="minorHAnsi" w:hAnsiTheme="minorHAnsi" w:cstheme="minorHAnsi"/>
                <w:lang w:val="en-US"/>
              </w:rPr>
              <w:t>Initiating Department / Employee</w:t>
            </w:r>
          </w:p>
        </w:tc>
        <w:tc>
          <w:tcPr>
            <w:tcW w:w="1857" w:type="dxa"/>
            <w:hideMark/>
          </w:tcPr>
          <w:p w14:paraId="42211246" w14:textId="77777777" w:rsidR="00CA39A6" w:rsidRPr="004362CF" w:rsidRDefault="00CA39A6" w:rsidP="002765F8">
            <w:pPr>
              <w:spacing w:line="276" w:lineRule="auto"/>
              <w:rPr>
                <w:rFonts w:asciiTheme="minorHAnsi" w:hAnsiTheme="minorHAnsi" w:cstheme="minorHAnsi"/>
                <w:lang w:val="en-US"/>
              </w:rPr>
            </w:pPr>
            <w:r w:rsidRPr="004362CF">
              <w:rPr>
                <w:rFonts w:asciiTheme="minorHAnsi" w:hAnsiTheme="minorHAnsi" w:cstheme="minorHAnsi"/>
                <w:lang w:val="en-US"/>
              </w:rPr>
              <w:t>Review transaction details, consult immediate supervisor, and seek initial guidance from the Compliance Officer. Document findings.</w:t>
            </w:r>
          </w:p>
        </w:tc>
      </w:tr>
      <w:tr w:rsidR="00CA39A6" w:rsidRPr="004362CF" w14:paraId="086A3F1F" w14:textId="77777777" w:rsidTr="002765F8">
        <w:tc>
          <w:tcPr>
            <w:tcW w:w="568" w:type="dxa"/>
            <w:hideMark/>
          </w:tcPr>
          <w:p w14:paraId="2EDC58CF" w14:textId="77777777" w:rsidR="00CA39A6" w:rsidRPr="004362CF" w:rsidRDefault="00CA39A6" w:rsidP="002765F8">
            <w:pPr>
              <w:spacing w:line="276" w:lineRule="auto"/>
              <w:rPr>
                <w:rFonts w:asciiTheme="minorHAnsi" w:hAnsiTheme="minorHAnsi" w:cstheme="minorHAnsi"/>
                <w:b/>
                <w:bCs/>
                <w:lang w:val="en-US"/>
              </w:rPr>
            </w:pPr>
            <w:r w:rsidRPr="004362CF">
              <w:rPr>
                <w:rFonts w:asciiTheme="minorHAnsi" w:hAnsiTheme="minorHAnsi" w:cstheme="minorHAnsi"/>
                <w:b/>
                <w:bCs/>
                <w:lang w:val="en-US"/>
              </w:rPr>
              <w:t>2</w:t>
            </w:r>
          </w:p>
        </w:tc>
        <w:tc>
          <w:tcPr>
            <w:tcW w:w="1461" w:type="dxa"/>
            <w:hideMark/>
          </w:tcPr>
          <w:p w14:paraId="5647BA1D" w14:textId="77777777" w:rsidR="00CA39A6" w:rsidRPr="004362CF" w:rsidRDefault="00CA39A6" w:rsidP="002765F8">
            <w:pPr>
              <w:spacing w:line="276" w:lineRule="auto"/>
              <w:rPr>
                <w:rFonts w:asciiTheme="minorHAnsi" w:hAnsiTheme="minorHAnsi" w:cstheme="minorHAnsi"/>
                <w:b/>
                <w:bCs/>
                <w:lang w:val="en-US"/>
              </w:rPr>
            </w:pPr>
            <w:r w:rsidRPr="004362CF">
              <w:rPr>
                <w:rFonts w:asciiTheme="minorHAnsi" w:hAnsiTheme="minorHAnsi" w:cstheme="minorHAnsi"/>
                <w:b/>
                <w:bCs/>
                <w:lang w:val="en-US"/>
              </w:rPr>
              <w:t>Approval Process</w:t>
            </w:r>
          </w:p>
        </w:tc>
        <w:tc>
          <w:tcPr>
            <w:tcW w:w="1472" w:type="dxa"/>
            <w:hideMark/>
          </w:tcPr>
          <w:p w14:paraId="18BBDE3A" w14:textId="77777777" w:rsidR="00CA39A6" w:rsidRPr="004362CF" w:rsidRDefault="00CA39A6" w:rsidP="002765F8">
            <w:pPr>
              <w:spacing w:line="276" w:lineRule="auto"/>
              <w:rPr>
                <w:rFonts w:asciiTheme="minorHAnsi" w:hAnsiTheme="minorHAnsi" w:cstheme="minorHAnsi"/>
                <w:lang w:val="en-US"/>
              </w:rPr>
            </w:pPr>
            <w:r w:rsidRPr="004362CF">
              <w:rPr>
                <w:rFonts w:asciiTheme="minorHAnsi" w:hAnsiTheme="minorHAnsi" w:cstheme="minorHAnsi"/>
                <w:lang w:val="en-US"/>
              </w:rPr>
              <w:t>Submit transaction details for review and approval.</w:t>
            </w:r>
          </w:p>
        </w:tc>
        <w:tc>
          <w:tcPr>
            <w:tcW w:w="2454" w:type="dxa"/>
            <w:hideMark/>
          </w:tcPr>
          <w:p w14:paraId="7A491BED" w14:textId="77777777" w:rsidR="00CA39A6" w:rsidRPr="004362CF" w:rsidRDefault="00CA39A6" w:rsidP="002765F8">
            <w:pPr>
              <w:spacing w:line="276" w:lineRule="auto"/>
              <w:rPr>
                <w:rFonts w:asciiTheme="minorHAnsi" w:hAnsiTheme="minorHAnsi" w:cstheme="minorHAnsi"/>
                <w:lang w:val="en-US"/>
              </w:rPr>
            </w:pPr>
            <w:r w:rsidRPr="004362CF">
              <w:rPr>
                <w:rFonts w:asciiTheme="minorHAnsi" w:hAnsiTheme="minorHAnsi" w:cstheme="minorHAnsi"/>
                <w:lang w:val="en-US"/>
              </w:rPr>
              <w:t>Contact the Compliance Officer either in person or via the official email:</w:t>
            </w:r>
            <w:r>
              <w:t xml:space="preserve"> </w:t>
            </w:r>
            <w:proofErr w:type="gramStart"/>
            <w:r w:rsidRPr="00BC7F43">
              <w:t>bhanupriya.mehta@ravindraheraeus.com</w:t>
            </w:r>
            <w:r>
              <w:rPr>
                <w:rFonts w:asciiTheme="minorHAnsi" w:hAnsiTheme="minorHAnsi" w:cstheme="minorHAnsi"/>
                <w:lang w:val="en-US"/>
              </w:rPr>
              <w:t xml:space="preserve"> </w:t>
            </w:r>
            <w:r w:rsidRPr="004362CF">
              <w:rPr>
                <w:rFonts w:asciiTheme="minorHAnsi" w:hAnsiTheme="minorHAnsi" w:cstheme="minorHAnsi"/>
                <w:lang w:val="en-US"/>
              </w:rPr>
              <w:t xml:space="preserve"> For</w:t>
            </w:r>
            <w:proofErr w:type="gramEnd"/>
            <w:r w:rsidRPr="004362CF">
              <w:rPr>
                <w:rFonts w:asciiTheme="minorHAnsi" w:hAnsiTheme="minorHAnsi" w:cstheme="minorHAnsi"/>
                <w:lang w:val="en-US"/>
              </w:rPr>
              <w:t xml:space="preserve"> high-value transactions, a formal approval request must be submitted.</w:t>
            </w:r>
          </w:p>
        </w:tc>
        <w:tc>
          <w:tcPr>
            <w:tcW w:w="1842" w:type="dxa"/>
            <w:hideMark/>
          </w:tcPr>
          <w:p w14:paraId="61C15087" w14:textId="77777777" w:rsidR="00CA39A6" w:rsidRPr="004362CF" w:rsidRDefault="00CA39A6" w:rsidP="002765F8">
            <w:pPr>
              <w:spacing w:line="276" w:lineRule="auto"/>
              <w:rPr>
                <w:rFonts w:asciiTheme="minorHAnsi" w:hAnsiTheme="minorHAnsi" w:cstheme="minorHAnsi"/>
                <w:lang w:val="en-US"/>
              </w:rPr>
            </w:pPr>
            <w:r w:rsidRPr="004362CF">
              <w:rPr>
                <w:rFonts w:asciiTheme="minorHAnsi" w:hAnsiTheme="minorHAnsi" w:cstheme="minorHAnsi"/>
                <w:lang w:val="en-US"/>
              </w:rPr>
              <w:t>Compliance Officer</w:t>
            </w:r>
          </w:p>
        </w:tc>
        <w:tc>
          <w:tcPr>
            <w:tcW w:w="1857" w:type="dxa"/>
            <w:hideMark/>
          </w:tcPr>
          <w:p w14:paraId="503B2794" w14:textId="77777777" w:rsidR="00CA39A6" w:rsidRPr="004362CF" w:rsidRDefault="00CA39A6" w:rsidP="002765F8">
            <w:pPr>
              <w:spacing w:line="276" w:lineRule="auto"/>
              <w:rPr>
                <w:rFonts w:asciiTheme="minorHAnsi" w:hAnsiTheme="minorHAnsi" w:cstheme="minorHAnsi"/>
                <w:lang w:val="en-US"/>
              </w:rPr>
            </w:pPr>
            <w:r w:rsidRPr="004362CF">
              <w:rPr>
                <w:rFonts w:asciiTheme="minorHAnsi" w:hAnsiTheme="minorHAnsi" w:cstheme="minorHAnsi"/>
                <w:lang w:val="en-US"/>
              </w:rPr>
              <w:t>Review context, purpose, and risk level. Record approval and retain in the sensitive transaction file.</w:t>
            </w:r>
          </w:p>
        </w:tc>
      </w:tr>
      <w:tr w:rsidR="00CA39A6" w:rsidRPr="004362CF" w14:paraId="67FDF747" w14:textId="77777777" w:rsidTr="002765F8">
        <w:tc>
          <w:tcPr>
            <w:tcW w:w="568" w:type="dxa"/>
            <w:hideMark/>
          </w:tcPr>
          <w:p w14:paraId="6F044061" w14:textId="77777777" w:rsidR="00CA39A6" w:rsidRPr="004362CF" w:rsidRDefault="00CA39A6" w:rsidP="002765F8">
            <w:pPr>
              <w:spacing w:line="276" w:lineRule="auto"/>
              <w:rPr>
                <w:rFonts w:asciiTheme="minorHAnsi" w:hAnsiTheme="minorHAnsi" w:cstheme="minorHAnsi"/>
                <w:b/>
                <w:bCs/>
                <w:lang w:val="en-US"/>
              </w:rPr>
            </w:pPr>
            <w:r w:rsidRPr="004362CF">
              <w:rPr>
                <w:rFonts w:asciiTheme="minorHAnsi" w:hAnsiTheme="minorHAnsi" w:cstheme="minorHAnsi"/>
                <w:b/>
                <w:bCs/>
                <w:lang w:val="en-US"/>
              </w:rPr>
              <w:t>3</w:t>
            </w:r>
          </w:p>
        </w:tc>
        <w:tc>
          <w:tcPr>
            <w:tcW w:w="1461" w:type="dxa"/>
            <w:hideMark/>
          </w:tcPr>
          <w:p w14:paraId="1126CB51" w14:textId="77777777" w:rsidR="00CA39A6" w:rsidRPr="004362CF" w:rsidRDefault="00CA39A6" w:rsidP="002765F8">
            <w:pPr>
              <w:spacing w:line="276" w:lineRule="auto"/>
              <w:rPr>
                <w:rFonts w:asciiTheme="minorHAnsi" w:hAnsiTheme="minorHAnsi" w:cstheme="minorHAnsi"/>
                <w:b/>
                <w:bCs/>
                <w:lang w:val="en-US"/>
              </w:rPr>
            </w:pPr>
            <w:r w:rsidRPr="004362CF">
              <w:rPr>
                <w:rFonts w:asciiTheme="minorHAnsi" w:hAnsiTheme="minorHAnsi" w:cstheme="minorHAnsi"/>
                <w:b/>
                <w:bCs/>
                <w:lang w:val="en-US"/>
              </w:rPr>
              <w:t>Documentation</w:t>
            </w:r>
          </w:p>
        </w:tc>
        <w:tc>
          <w:tcPr>
            <w:tcW w:w="1472" w:type="dxa"/>
            <w:hideMark/>
          </w:tcPr>
          <w:p w14:paraId="1852A27E" w14:textId="77777777" w:rsidR="00CA39A6" w:rsidRPr="004362CF" w:rsidRDefault="00CA39A6" w:rsidP="002765F8">
            <w:pPr>
              <w:spacing w:line="276" w:lineRule="auto"/>
              <w:rPr>
                <w:rFonts w:asciiTheme="minorHAnsi" w:hAnsiTheme="minorHAnsi" w:cstheme="minorHAnsi"/>
                <w:lang w:val="en-US"/>
              </w:rPr>
            </w:pPr>
            <w:r w:rsidRPr="004362CF">
              <w:rPr>
                <w:rFonts w:asciiTheme="minorHAnsi" w:hAnsiTheme="minorHAnsi" w:cstheme="minorHAnsi"/>
                <w:lang w:val="en-US"/>
              </w:rPr>
              <w:t>Maintain complete documentation of the transaction.</w:t>
            </w:r>
          </w:p>
        </w:tc>
        <w:tc>
          <w:tcPr>
            <w:tcW w:w="2454" w:type="dxa"/>
            <w:hideMark/>
          </w:tcPr>
          <w:p w14:paraId="35307ADD" w14:textId="77777777" w:rsidR="00CA39A6" w:rsidRPr="004362CF" w:rsidRDefault="00CA39A6" w:rsidP="002765F8">
            <w:pPr>
              <w:spacing w:line="276" w:lineRule="auto"/>
              <w:rPr>
                <w:rFonts w:asciiTheme="minorHAnsi" w:hAnsiTheme="minorHAnsi" w:cstheme="minorHAnsi"/>
                <w:lang w:val="en-US"/>
              </w:rPr>
            </w:pPr>
            <w:r w:rsidRPr="004362CF">
              <w:rPr>
                <w:rFonts w:asciiTheme="minorHAnsi" w:hAnsiTheme="minorHAnsi" w:cstheme="minorHAnsi"/>
                <w:lang w:val="en-US"/>
              </w:rPr>
              <w:t xml:space="preserve">Documentation should include transaction purpose, involved parties, estimated costs, and written </w:t>
            </w:r>
            <w:r w:rsidRPr="004362CF">
              <w:rPr>
                <w:rFonts w:asciiTheme="minorHAnsi" w:hAnsiTheme="minorHAnsi" w:cstheme="minorHAnsi"/>
                <w:lang w:val="en-US"/>
              </w:rPr>
              <w:lastRenderedPageBreak/>
              <w:t>approvals. These must accompany any expense reimbursement requests.</w:t>
            </w:r>
          </w:p>
        </w:tc>
        <w:tc>
          <w:tcPr>
            <w:tcW w:w="1842" w:type="dxa"/>
            <w:hideMark/>
          </w:tcPr>
          <w:p w14:paraId="1FE647E1" w14:textId="77777777" w:rsidR="00CA39A6" w:rsidRPr="004362CF" w:rsidRDefault="00CA39A6" w:rsidP="002765F8">
            <w:pPr>
              <w:spacing w:line="276" w:lineRule="auto"/>
              <w:rPr>
                <w:rFonts w:asciiTheme="minorHAnsi" w:hAnsiTheme="minorHAnsi" w:cstheme="minorHAnsi"/>
                <w:lang w:val="en-US"/>
              </w:rPr>
            </w:pPr>
            <w:r w:rsidRPr="004362CF">
              <w:rPr>
                <w:rFonts w:asciiTheme="minorHAnsi" w:hAnsiTheme="minorHAnsi" w:cstheme="minorHAnsi"/>
                <w:lang w:val="en-US"/>
              </w:rPr>
              <w:lastRenderedPageBreak/>
              <w:t>Finance Department</w:t>
            </w:r>
          </w:p>
        </w:tc>
        <w:tc>
          <w:tcPr>
            <w:tcW w:w="1857" w:type="dxa"/>
            <w:hideMark/>
          </w:tcPr>
          <w:p w14:paraId="6060432D" w14:textId="77777777" w:rsidR="00CA39A6" w:rsidRPr="004362CF" w:rsidRDefault="00CA39A6" w:rsidP="002765F8">
            <w:pPr>
              <w:spacing w:line="276" w:lineRule="auto"/>
              <w:rPr>
                <w:rFonts w:asciiTheme="minorHAnsi" w:hAnsiTheme="minorHAnsi" w:cstheme="minorHAnsi"/>
                <w:lang w:val="en-US"/>
              </w:rPr>
            </w:pPr>
            <w:r w:rsidRPr="004362CF">
              <w:rPr>
                <w:rFonts w:asciiTheme="minorHAnsi" w:hAnsiTheme="minorHAnsi" w:cstheme="minorHAnsi"/>
                <w:lang w:val="en-US"/>
              </w:rPr>
              <w:t xml:space="preserve">Ensure documents are securely filed and available for </w:t>
            </w:r>
            <w:r w:rsidRPr="004362CF">
              <w:rPr>
                <w:rFonts w:asciiTheme="minorHAnsi" w:hAnsiTheme="minorHAnsi" w:cstheme="minorHAnsi"/>
                <w:lang w:val="en-US"/>
              </w:rPr>
              <w:lastRenderedPageBreak/>
              <w:t>internal/external audits.</w:t>
            </w:r>
          </w:p>
        </w:tc>
      </w:tr>
      <w:tr w:rsidR="00CA39A6" w:rsidRPr="004362CF" w14:paraId="31374FDB" w14:textId="77777777" w:rsidTr="002765F8">
        <w:tc>
          <w:tcPr>
            <w:tcW w:w="568" w:type="dxa"/>
            <w:hideMark/>
          </w:tcPr>
          <w:p w14:paraId="15044825" w14:textId="77777777" w:rsidR="00CA39A6" w:rsidRPr="004362CF" w:rsidRDefault="00CA39A6" w:rsidP="002765F8">
            <w:pPr>
              <w:spacing w:line="276" w:lineRule="auto"/>
              <w:rPr>
                <w:rFonts w:asciiTheme="minorHAnsi" w:hAnsiTheme="minorHAnsi" w:cstheme="minorHAnsi"/>
                <w:b/>
                <w:bCs/>
                <w:lang w:val="en-US"/>
              </w:rPr>
            </w:pPr>
            <w:r w:rsidRPr="004362CF">
              <w:rPr>
                <w:rFonts w:asciiTheme="minorHAnsi" w:hAnsiTheme="minorHAnsi" w:cstheme="minorHAnsi"/>
                <w:b/>
                <w:bCs/>
                <w:lang w:val="en-US"/>
              </w:rPr>
              <w:lastRenderedPageBreak/>
              <w:t>4</w:t>
            </w:r>
          </w:p>
        </w:tc>
        <w:tc>
          <w:tcPr>
            <w:tcW w:w="1461" w:type="dxa"/>
            <w:hideMark/>
          </w:tcPr>
          <w:p w14:paraId="605075C0" w14:textId="77777777" w:rsidR="00CA39A6" w:rsidRPr="004362CF" w:rsidRDefault="00CA39A6" w:rsidP="002765F8">
            <w:pPr>
              <w:spacing w:line="276" w:lineRule="auto"/>
              <w:rPr>
                <w:rFonts w:asciiTheme="minorHAnsi" w:hAnsiTheme="minorHAnsi" w:cstheme="minorHAnsi"/>
                <w:b/>
                <w:bCs/>
                <w:lang w:val="en-US"/>
              </w:rPr>
            </w:pPr>
            <w:r w:rsidRPr="004362CF">
              <w:rPr>
                <w:rFonts w:asciiTheme="minorHAnsi" w:hAnsiTheme="minorHAnsi" w:cstheme="minorHAnsi"/>
                <w:b/>
                <w:bCs/>
                <w:lang w:val="en-US"/>
              </w:rPr>
              <w:t>Ethical Considerations</w:t>
            </w:r>
          </w:p>
        </w:tc>
        <w:tc>
          <w:tcPr>
            <w:tcW w:w="1472" w:type="dxa"/>
            <w:hideMark/>
          </w:tcPr>
          <w:p w14:paraId="09C23D71" w14:textId="77777777" w:rsidR="00CA39A6" w:rsidRPr="004362CF" w:rsidRDefault="00CA39A6" w:rsidP="002765F8">
            <w:pPr>
              <w:spacing w:line="276" w:lineRule="auto"/>
              <w:rPr>
                <w:rFonts w:asciiTheme="minorHAnsi" w:hAnsiTheme="minorHAnsi" w:cstheme="minorHAnsi"/>
                <w:lang w:val="en-US"/>
              </w:rPr>
            </w:pPr>
            <w:r w:rsidRPr="004362CF">
              <w:rPr>
                <w:rFonts w:asciiTheme="minorHAnsi" w:hAnsiTheme="minorHAnsi" w:cstheme="minorHAnsi"/>
                <w:lang w:val="en-US"/>
              </w:rPr>
              <w:t>Conduct a post-approval ethical review.</w:t>
            </w:r>
          </w:p>
        </w:tc>
        <w:tc>
          <w:tcPr>
            <w:tcW w:w="2454" w:type="dxa"/>
            <w:hideMark/>
          </w:tcPr>
          <w:p w14:paraId="7BBBC0BC" w14:textId="77777777" w:rsidR="00CA39A6" w:rsidRPr="004362CF" w:rsidRDefault="00CA39A6" w:rsidP="002765F8">
            <w:pPr>
              <w:spacing w:line="276" w:lineRule="auto"/>
              <w:rPr>
                <w:rFonts w:asciiTheme="minorHAnsi" w:hAnsiTheme="minorHAnsi" w:cstheme="minorHAnsi"/>
                <w:lang w:val="en-US"/>
              </w:rPr>
            </w:pPr>
            <w:r w:rsidRPr="004362CF">
              <w:rPr>
                <w:rFonts w:asciiTheme="minorHAnsi" w:hAnsiTheme="minorHAnsi" w:cstheme="minorHAnsi"/>
                <w:lang w:val="en-US"/>
              </w:rPr>
              <w:t>Verify that the transaction cannot be perceived as influencing business decisions or violating anti-bribery and anti-corruption laws.</w:t>
            </w:r>
          </w:p>
        </w:tc>
        <w:tc>
          <w:tcPr>
            <w:tcW w:w="1842" w:type="dxa"/>
            <w:hideMark/>
          </w:tcPr>
          <w:p w14:paraId="6CDDDE56" w14:textId="77777777" w:rsidR="00CA39A6" w:rsidRPr="004362CF" w:rsidRDefault="00CA39A6" w:rsidP="002765F8">
            <w:pPr>
              <w:spacing w:line="276" w:lineRule="auto"/>
              <w:rPr>
                <w:rFonts w:asciiTheme="minorHAnsi" w:hAnsiTheme="minorHAnsi" w:cstheme="minorHAnsi"/>
                <w:lang w:val="en-US"/>
              </w:rPr>
            </w:pPr>
            <w:r w:rsidRPr="004362CF">
              <w:rPr>
                <w:rFonts w:asciiTheme="minorHAnsi" w:hAnsiTheme="minorHAnsi" w:cstheme="minorHAnsi"/>
                <w:lang w:val="en-US"/>
              </w:rPr>
              <w:t>Compliance Department</w:t>
            </w:r>
          </w:p>
        </w:tc>
        <w:tc>
          <w:tcPr>
            <w:tcW w:w="1857" w:type="dxa"/>
            <w:hideMark/>
          </w:tcPr>
          <w:p w14:paraId="16A774C4" w14:textId="77777777" w:rsidR="00CA39A6" w:rsidRPr="004362CF" w:rsidRDefault="00CA39A6" w:rsidP="002765F8">
            <w:pPr>
              <w:spacing w:line="276" w:lineRule="auto"/>
              <w:rPr>
                <w:rFonts w:asciiTheme="minorHAnsi" w:hAnsiTheme="minorHAnsi" w:cstheme="minorHAnsi"/>
                <w:lang w:val="en-US"/>
              </w:rPr>
            </w:pPr>
            <w:r w:rsidRPr="004362CF">
              <w:rPr>
                <w:rFonts w:asciiTheme="minorHAnsi" w:hAnsiTheme="minorHAnsi" w:cstheme="minorHAnsi"/>
                <w:lang w:val="en-US"/>
              </w:rPr>
              <w:t>Document ethical evaluation and retain record.</w:t>
            </w:r>
          </w:p>
        </w:tc>
      </w:tr>
      <w:tr w:rsidR="00CA39A6" w:rsidRPr="004362CF" w14:paraId="1530BBBC" w14:textId="77777777" w:rsidTr="002765F8">
        <w:tc>
          <w:tcPr>
            <w:tcW w:w="568" w:type="dxa"/>
            <w:hideMark/>
          </w:tcPr>
          <w:p w14:paraId="31FF576E" w14:textId="77777777" w:rsidR="00CA39A6" w:rsidRPr="004362CF" w:rsidRDefault="00CA39A6" w:rsidP="002765F8">
            <w:pPr>
              <w:spacing w:line="276" w:lineRule="auto"/>
              <w:rPr>
                <w:rFonts w:asciiTheme="minorHAnsi" w:hAnsiTheme="minorHAnsi" w:cstheme="minorHAnsi"/>
                <w:b/>
                <w:bCs/>
                <w:lang w:val="en-US"/>
              </w:rPr>
            </w:pPr>
            <w:r w:rsidRPr="004362CF">
              <w:rPr>
                <w:rFonts w:asciiTheme="minorHAnsi" w:hAnsiTheme="minorHAnsi" w:cstheme="minorHAnsi"/>
                <w:b/>
                <w:bCs/>
                <w:lang w:val="en-US"/>
              </w:rPr>
              <w:t>5</w:t>
            </w:r>
          </w:p>
        </w:tc>
        <w:tc>
          <w:tcPr>
            <w:tcW w:w="1461" w:type="dxa"/>
            <w:hideMark/>
          </w:tcPr>
          <w:p w14:paraId="2BC9ECC1" w14:textId="77777777" w:rsidR="00CA39A6" w:rsidRPr="004362CF" w:rsidRDefault="00CA39A6" w:rsidP="002765F8">
            <w:pPr>
              <w:spacing w:line="276" w:lineRule="auto"/>
              <w:rPr>
                <w:rFonts w:asciiTheme="minorHAnsi" w:hAnsiTheme="minorHAnsi" w:cstheme="minorHAnsi"/>
                <w:b/>
                <w:bCs/>
                <w:lang w:val="en-US"/>
              </w:rPr>
            </w:pPr>
            <w:r w:rsidRPr="004362CF">
              <w:rPr>
                <w:rFonts w:asciiTheme="minorHAnsi" w:hAnsiTheme="minorHAnsi" w:cstheme="minorHAnsi"/>
                <w:b/>
                <w:bCs/>
                <w:lang w:val="en-US"/>
              </w:rPr>
              <w:t>Prohibited Transactions</w:t>
            </w:r>
          </w:p>
        </w:tc>
        <w:tc>
          <w:tcPr>
            <w:tcW w:w="1472" w:type="dxa"/>
            <w:hideMark/>
          </w:tcPr>
          <w:p w14:paraId="7C8C8120" w14:textId="77777777" w:rsidR="00CA39A6" w:rsidRPr="004362CF" w:rsidRDefault="00CA39A6" w:rsidP="002765F8">
            <w:pPr>
              <w:spacing w:line="276" w:lineRule="auto"/>
              <w:rPr>
                <w:rFonts w:asciiTheme="minorHAnsi" w:hAnsiTheme="minorHAnsi" w:cstheme="minorHAnsi"/>
                <w:lang w:val="en-US"/>
              </w:rPr>
            </w:pPr>
            <w:r w:rsidRPr="004362CF">
              <w:rPr>
                <w:rFonts w:asciiTheme="minorHAnsi" w:hAnsiTheme="minorHAnsi" w:cstheme="minorHAnsi"/>
                <w:lang w:val="en-US"/>
              </w:rPr>
              <w:t>Validate transaction legality and compliance with internal policies.</w:t>
            </w:r>
          </w:p>
        </w:tc>
        <w:tc>
          <w:tcPr>
            <w:tcW w:w="2454" w:type="dxa"/>
            <w:hideMark/>
          </w:tcPr>
          <w:p w14:paraId="3542A0BC" w14:textId="77777777" w:rsidR="00CA39A6" w:rsidRPr="004362CF" w:rsidRDefault="00CA39A6" w:rsidP="002765F8">
            <w:pPr>
              <w:spacing w:line="276" w:lineRule="auto"/>
              <w:rPr>
                <w:rFonts w:asciiTheme="minorHAnsi" w:hAnsiTheme="minorHAnsi" w:cstheme="minorHAnsi"/>
                <w:lang w:val="en-US"/>
              </w:rPr>
            </w:pPr>
            <w:r w:rsidRPr="004362CF">
              <w:rPr>
                <w:rFonts w:asciiTheme="minorHAnsi" w:hAnsiTheme="minorHAnsi" w:cstheme="minorHAnsi"/>
                <w:lang w:val="en-US"/>
              </w:rPr>
              <w:t>Ensure transaction does not involve prohibited items like cash equivalents, personal payments, or violations of local/international laws.</w:t>
            </w:r>
          </w:p>
        </w:tc>
        <w:tc>
          <w:tcPr>
            <w:tcW w:w="1842" w:type="dxa"/>
            <w:hideMark/>
          </w:tcPr>
          <w:p w14:paraId="581D2CBA" w14:textId="77777777" w:rsidR="00CA39A6" w:rsidRPr="004362CF" w:rsidRDefault="00CA39A6" w:rsidP="002765F8">
            <w:pPr>
              <w:spacing w:line="276" w:lineRule="auto"/>
              <w:rPr>
                <w:rFonts w:asciiTheme="minorHAnsi" w:hAnsiTheme="minorHAnsi" w:cstheme="minorHAnsi"/>
                <w:lang w:val="en-US"/>
              </w:rPr>
            </w:pPr>
            <w:r w:rsidRPr="004362CF">
              <w:rPr>
                <w:rFonts w:asciiTheme="minorHAnsi" w:hAnsiTheme="minorHAnsi" w:cstheme="minorHAnsi"/>
                <w:lang w:val="en-US"/>
              </w:rPr>
              <w:t>Compliance Department</w:t>
            </w:r>
          </w:p>
        </w:tc>
        <w:tc>
          <w:tcPr>
            <w:tcW w:w="1857" w:type="dxa"/>
            <w:hideMark/>
          </w:tcPr>
          <w:p w14:paraId="7249D301" w14:textId="77777777" w:rsidR="00CA39A6" w:rsidRPr="004362CF" w:rsidRDefault="00CA39A6" w:rsidP="002765F8">
            <w:pPr>
              <w:spacing w:line="276" w:lineRule="auto"/>
              <w:rPr>
                <w:rFonts w:asciiTheme="minorHAnsi" w:hAnsiTheme="minorHAnsi" w:cstheme="minorHAnsi"/>
                <w:lang w:val="en-US"/>
              </w:rPr>
            </w:pPr>
            <w:r w:rsidRPr="004362CF">
              <w:rPr>
                <w:rFonts w:asciiTheme="minorHAnsi" w:hAnsiTheme="minorHAnsi" w:cstheme="minorHAnsi"/>
                <w:lang w:val="en-US"/>
              </w:rPr>
              <w:t>Confirm and record compliance. Escalate any red flags immediately.</w:t>
            </w:r>
          </w:p>
        </w:tc>
      </w:tr>
    </w:tbl>
    <w:p w14:paraId="099EE435" w14:textId="77777777" w:rsidR="00CA39A6" w:rsidRPr="004362CF" w:rsidRDefault="00CA39A6" w:rsidP="00CA39A6">
      <w:pPr>
        <w:spacing w:line="276" w:lineRule="auto"/>
        <w:jc w:val="both"/>
        <w:rPr>
          <w:rFonts w:asciiTheme="minorHAnsi" w:hAnsiTheme="minorHAnsi" w:cstheme="minorHAnsi"/>
          <w:lang w:val="en-US"/>
        </w:rPr>
      </w:pPr>
    </w:p>
    <w:p w14:paraId="2FA56E9E" w14:textId="77777777" w:rsidR="00CA39A6" w:rsidRPr="004362CF" w:rsidRDefault="00CA39A6" w:rsidP="00CA39A6">
      <w:pPr>
        <w:spacing w:line="276" w:lineRule="auto"/>
        <w:jc w:val="both"/>
        <w:rPr>
          <w:rFonts w:asciiTheme="minorHAnsi" w:hAnsiTheme="minorHAnsi" w:cstheme="minorHAnsi"/>
          <w:b/>
          <w:bCs/>
          <w:lang w:val="en-US"/>
        </w:rPr>
      </w:pPr>
      <w:r w:rsidRPr="004362CF">
        <w:rPr>
          <w:rFonts w:asciiTheme="minorHAnsi" w:hAnsiTheme="minorHAnsi" w:cstheme="minorHAnsi"/>
          <w:b/>
          <w:bCs/>
          <w:lang w:val="en-US"/>
        </w:rPr>
        <w:t>Annex: Prohibited Transactions</w:t>
      </w:r>
    </w:p>
    <w:p w14:paraId="78916110" w14:textId="77777777" w:rsidR="00CA39A6" w:rsidRPr="004362CF" w:rsidRDefault="00CA39A6" w:rsidP="00CA39A6">
      <w:pPr>
        <w:spacing w:line="276" w:lineRule="auto"/>
        <w:jc w:val="both"/>
        <w:rPr>
          <w:rFonts w:asciiTheme="minorHAnsi" w:hAnsiTheme="minorHAnsi" w:cstheme="minorHAnsi"/>
          <w:lang w:val="en-US"/>
        </w:rPr>
      </w:pPr>
      <w:r w:rsidRPr="004362CF">
        <w:rPr>
          <w:rFonts w:asciiTheme="minorHAnsi" w:hAnsiTheme="minorHAnsi" w:cstheme="minorHAnsi"/>
          <w:lang w:val="en-US"/>
        </w:rPr>
        <w:t xml:space="preserve">The following types of transactions are strictly </w:t>
      </w:r>
      <w:r w:rsidRPr="004362CF">
        <w:rPr>
          <w:rFonts w:asciiTheme="minorHAnsi" w:hAnsiTheme="minorHAnsi" w:cstheme="minorHAnsi"/>
          <w:b/>
          <w:bCs/>
          <w:lang w:val="en-US"/>
        </w:rPr>
        <w:t>prohibited</w:t>
      </w:r>
      <w:r w:rsidRPr="004362CF">
        <w:rPr>
          <w:rFonts w:asciiTheme="minorHAnsi" w:hAnsiTheme="minorHAnsi" w:cstheme="minorHAnsi"/>
          <w:lang w:val="en-US"/>
        </w:rPr>
        <w:t xml:space="preserve"> at </w:t>
      </w:r>
      <w:r>
        <w:rPr>
          <w:rFonts w:asciiTheme="minorHAnsi" w:hAnsiTheme="minorHAnsi" w:cstheme="minorHAnsi"/>
        </w:rPr>
        <w:t>Choksi Heraeus Private Limited</w:t>
      </w:r>
      <w:r w:rsidRPr="004362CF">
        <w:rPr>
          <w:rFonts w:asciiTheme="minorHAnsi" w:hAnsiTheme="minorHAnsi" w:cstheme="minorHAnsi"/>
          <w:lang w:val="en-US"/>
        </w:rPr>
        <w:t>, regardless of value or intent:</w:t>
      </w:r>
    </w:p>
    <w:p w14:paraId="7C458F75" w14:textId="77777777" w:rsidR="00CA39A6" w:rsidRPr="004362CF" w:rsidRDefault="00CA39A6" w:rsidP="00CA39A6">
      <w:pPr>
        <w:spacing w:line="276" w:lineRule="auto"/>
        <w:jc w:val="both"/>
        <w:rPr>
          <w:rFonts w:asciiTheme="minorHAnsi" w:hAnsiTheme="minorHAnsi" w:cstheme="minorHAnsi"/>
          <w:lang w:val="en-US"/>
        </w:rPr>
      </w:pPr>
    </w:p>
    <w:tbl>
      <w:tblPr>
        <w:tblStyle w:val="TableGrid"/>
        <w:tblW w:w="0" w:type="auto"/>
        <w:tblLook w:val="04A0" w:firstRow="1" w:lastRow="0" w:firstColumn="1" w:lastColumn="0" w:noHBand="0" w:noVBand="1"/>
      </w:tblPr>
      <w:tblGrid>
        <w:gridCol w:w="2376"/>
        <w:gridCol w:w="6734"/>
      </w:tblGrid>
      <w:tr w:rsidR="00CA39A6" w:rsidRPr="004362CF" w14:paraId="36F27969" w14:textId="77777777" w:rsidTr="002765F8">
        <w:tc>
          <w:tcPr>
            <w:tcW w:w="0" w:type="auto"/>
            <w:hideMark/>
          </w:tcPr>
          <w:p w14:paraId="139D6408" w14:textId="77777777" w:rsidR="00CA39A6" w:rsidRPr="004362CF" w:rsidRDefault="00CA39A6" w:rsidP="002765F8">
            <w:pPr>
              <w:spacing w:line="276" w:lineRule="auto"/>
              <w:ind w:left="360"/>
              <w:jc w:val="both"/>
              <w:rPr>
                <w:rFonts w:asciiTheme="minorHAnsi" w:hAnsiTheme="minorHAnsi" w:cstheme="minorHAnsi"/>
                <w:b/>
                <w:bCs/>
                <w:lang w:val="en-US"/>
              </w:rPr>
            </w:pPr>
            <w:r w:rsidRPr="004362CF">
              <w:rPr>
                <w:rFonts w:asciiTheme="minorHAnsi" w:hAnsiTheme="minorHAnsi" w:cstheme="minorHAnsi"/>
                <w:b/>
                <w:bCs/>
                <w:lang w:val="en-US"/>
              </w:rPr>
              <w:t>Category</w:t>
            </w:r>
          </w:p>
        </w:tc>
        <w:tc>
          <w:tcPr>
            <w:tcW w:w="0" w:type="auto"/>
            <w:hideMark/>
          </w:tcPr>
          <w:p w14:paraId="1813495F" w14:textId="77777777" w:rsidR="00CA39A6" w:rsidRPr="004362CF" w:rsidRDefault="00CA39A6" w:rsidP="002765F8">
            <w:pPr>
              <w:spacing w:line="276" w:lineRule="auto"/>
              <w:ind w:left="360"/>
              <w:jc w:val="both"/>
              <w:rPr>
                <w:rFonts w:asciiTheme="minorHAnsi" w:hAnsiTheme="minorHAnsi" w:cstheme="minorHAnsi"/>
                <w:b/>
                <w:bCs/>
                <w:lang w:val="en-US"/>
              </w:rPr>
            </w:pPr>
            <w:r w:rsidRPr="004362CF">
              <w:rPr>
                <w:rFonts w:asciiTheme="minorHAnsi" w:hAnsiTheme="minorHAnsi" w:cstheme="minorHAnsi"/>
                <w:b/>
                <w:bCs/>
                <w:lang w:val="en-US"/>
              </w:rPr>
              <w:t>Prohibited Examples</w:t>
            </w:r>
          </w:p>
        </w:tc>
      </w:tr>
      <w:tr w:rsidR="00CA39A6" w:rsidRPr="004362CF" w14:paraId="5F6CA881" w14:textId="77777777" w:rsidTr="002765F8">
        <w:tc>
          <w:tcPr>
            <w:tcW w:w="0" w:type="auto"/>
            <w:hideMark/>
          </w:tcPr>
          <w:p w14:paraId="0F2877F4" w14:textId="77777777" w:rsidR="00CA39A6" w:rsidRPr="004362CF" w:rsidRDefault="00CA39A6" w:rsidP="002765F8">
            <w:pPr>
              <w:spacing w:line="276" w:lineRule="auto"/>
              <w:rPr>
                <w:rFonts w:asciiTheme="minorHAnsi" w:hAnsiTheme="minorHAnsi" w:cstheme="minorHAnsi"/>
                <w:lang w:val="en-US"/>
              </w:rPr>
            </w:pPr>
            <w:r w:rsidRPr="004362CF">
              <w:rPr>
                <w:rFonts w:asciiTheme="minorHAnsi" w:hAnsiTheme="minorHAnsi" w:cstheme="minorHAnsi"/>
                <w:b/>
                <w:bCs/>
                <w:lang w:val="en-US"/>
              </w:rPr>
              <w:t>Cash or Cash Equivalents</w:t>
            </w:r>
          </w:p>
        </w:tc>
        <w:tc>
          <w:tcPr>
            <w:tcW w:w="0" w:type="auto"/>
            <w:hideMark/>
          </w:tcPr>
          <w:p w14:paraId="1E8E9812" w14:textId="77777777" w:rsidR="00CA39A6" w:rsidRPr="004362CF" w:rsidRDefault="00CA39A6" w:rsidP="002765F8">
            <w:pPr>
              <w:spacing w:line="276" w:lineRule="auto"/>
              <w:jc w:val="both"/>
              <w:rPr>
                <w:rFonts w:asciiTheme="minorHAnsi" w:hAnsiTheme="minorHAnsi" w:cstheme="minorHAnsi"/>
                <w:lang w:val="en-US"/>
              </w:rPr>
            </w:pPr>
            <w:r w:rsidRPr="004362CF">
              <w:rPr>
                <w:rFonts w:asciiTheme="minorHAnsi" w:hAnsiTheme="minorHAnsi" w:cstheme="minorHAnsi"/>
                <w:lang w:val="en-US"/>
              </w:rPr>
              <w:t>Direct cash payments, personal cheques, money orders, or prepaid gift cards to employees, partners, or vendors.</w:t>
            </w:r>
          </w:p>
        </w:tc>
      </w:tr>
      <w:tr w:rsidR="00CA39A6" w:rsidRPr="004362CF" w14:paraId="49C74E11" w14:textId="77777777" w:rsidTr="002765F8">
        <w:tc>
          <w:tcPr>
            <w:tcW w:w="0" w:type="auto"/>
            <w:hideMark/>
          </w:tcPr>
          <w:p w14:paraId="66893F04" w14:textId="77777777" w:rsidR="00CA39A6" w:rsidRPr="004362CF" w:rsidRDefault="00CA39A6" w:rsidP="002765F8">
            <w:pPr>
              <w:spacing w:line="276" w:lineRule="auto"/>
              <w:rPr>
                <w:rFonts w:asciiTheme="minorHAnsi" w:hAnsiTheme="minorHAnsi" w:cstheme="minorHAnsi"/>
                <w:lang w:val="en-US"/>
              </w:rPr>
            </w:pPr>
            <w:r w:rsidRPr="004362CF">
              <w:rPr>
                <w:rFonts w:asciiTheme="minorHAnsi" w:hAnsiTheme="minorHAnsi" w:cstheme="minorHAnsi"/>
                <w:b/>
                <w:bCs/>
                <w:lang w:val="en-US"/>
              </w:rPr>
              <w:t>Gifts and Entertainment</w:t>
            </w:r>
          </w:p>
        </w:tc>
        <w:tc>
          <w:tcPr>
            <w:tcW w:w="0" w:type="auto"/>
            <w:hideMark/>
          </w:tcPr>
          <w:p w14:paraId="3A437AB5" w14:textId="77777777" w:rsidR="00CA39A6" w:rsidRPr="004362CF" w:rsidRDefault="00CA39A6" w:rsidP="002765F8">
            <w:pPr>
              <w:spacing w:line="276" w:lineRule="auto"/>
              <w:jc w:val="both"/>
              <w:rPr>
                <w:rFonts w:asciiTheme="minorHAnsi" w:hAnsiTheme="minorHAnsi" w:cstheme="minorHAnsi"/>
                <w:lang w:val="en-US"/>
              </w:rPr>
            </w:pPr>
            <w:r w:rsidRPr="004362CF">
              <w:rPr>
                <w:rFonts w:asciiTheme="minorHAnsi" w:hAnsiTheme="minorHAnsi" w:cstheme="minorHAnsi"/>
                <w:lang w:val="en-US"/>
              </w:rPr>
              <w:t>Lavish or frequent gifts, gifts given during bidding or contract periods, or gifts that may influence decisions.</w:t>
            </w:r>
          </w:p>
        </w:tc>
      </w:tr>
      <w:tr w:rsidR="00CA39A6" w:rsidRPr="004362CF" w14:paraId="553ECC69" w14:textId="77777777" w:rsidTr="002765F8">
        <w:tc>
          <w:tcPr>
            <w:tcW w:w="0" w:type="auto"/>
            <w:hideMark/>
          </w:tcPr>
          <w:p w14:paraId="7E0AB39F" w14:textId="77777777" w:rsidR="00CA39A6" w:rsidRPr="004362CF" w:rsidRDefault="00CA39A6" w:rsidP="002765F8">
            <w:pPr>
              <w:spacing w:line="276" w:lineRule="auto"/>
              <w:rPr>
                <w:rFonts w:asciiTheme="minorHAnsi" w:hAnsiTheme="minorHAnsi" w:cstheme="minorHAnsi"/>
                <w:lang w:val="en-US"/>
              </w:rPr>
            </w:pPr>
            <w:r w:rsidRPr="004362CF">
              <w:rPr>
                <w:rFonts w:asciiTheme="minorHAnsi" w:hAnsiTheme="minorHAnsi" w:cstheme="minorHAnsi"/>
                <w:b/>
                <w:bCs/>
                <w:lang w:val="en-US"/>
              </w:rPr>
              <w:t>Donations and Sponsorships</w:t>
            </w:r>
          </w:p>
        </w:tc>
        <w:tc>
          <w:tcPr>
            <w:tcW w:w="0" w:type="auto"/>
            <w:hideMark/>
          </w:tcPr>
          <w:p w14:paraId="7B99C59B" w14:textId="77777777" w:rsidR="00CA39A6" w:rsidRPr="004362CF" w:rsidRDefault="00CA39A6" w:rsidP="002765F8">
            <w:pPr>
              <w:spacing w:line="276" w:lineRule="auto"/>
              <w:jc w:val="both"/>
              <w:rPr>
                <w:rFonts w:asciiTheme="minorHAnsi" w:hAnsiTheme="minorHAnsi" w:cstheme="minorHAnsi"/>
                <w:lang w:val="en-US"/>
              </w:rPr>
            </w:pPr>
            <w:r w:rsidRPr="004362CF">
              <w:rPr>
                <w:rFonts w:asciiTheme="minorHAnsi" w:hAnsiTheme="minorHAnsi" w:cstheme="minorHAnsi"/>
                <w:lang w:val="en-US"/>
              </w:rPr>
              <w:t>Political contributions, donations without documentation, or charitable support to unverified organizations.</w:t>
            </w:r>
          </w:p>
        </w:tc>
      </w:tr>
      <w:tr w:rsidR="00CA39A6" w:rsidRPr="004362CF" w14:paraId="0638B97D" w14:textId="77777777" w:rsidTr="002765F8">
        <w:tc>
          <w:tcPr>
            <w:tcW w:w="0" w:type="auto"/>
            <w:hideMark/>
          </w:tcPr>
          <w:p w14:paraId="6534B0C8" w14:textId="77777777" w:rsidR="00CA39A6" w:rsidRPr="004362CF" w:rsidRDefault="00CA39A6" w:rsidP="002765F8">
            <w:pPr>
              <w:spacing w:line="276" w:lineRule="auto"/>
              <w:rPr>
                <w:rFonts w:asciiTheme="minorHAnsi" w:hAnsiTheme="minorHAnsi" w:cstheme="minorHAnsi"/>
                <w:lang w:val="en-US"/>
              </w:rPr>
            </w:pPr>
            <w:r w:rsidRPr="004362CF">
              <w:rPr>
                <w:rFonts w:asciiTheme="minorHAnsi" w:hAnsiTheme="minorHAnsi" w:cstheme="minorHAnsi"/>
                <w:b/>
                <w:bCs/>
                <w:lang w:val="en-US"/>
              </w:rPr>
              <w:t>Travel &amp; Hospitality</w:t>
            </w:r>
          </w:p>
        </w:tc>
        <w:tc>
          <w:tcPr>
            <w:tcW w:w="0" w:type="auto"/>
            <w:hideMark/>
          </w:tcPr>
          <w:p w14:paraId="316EE44A" w14:textId="77777777" w:rsidR="00CA39A6" w:rsidRPr="004362CF" w:rsidRDefault="00CA39A6" w:rsidP="002765F8">
            <w:pPr>
              <w:spacing w:line="276" w:lineRule="auto"/>
              <w:jc w:val="both"/>
              <w:rPr>
                <w:rFonts w:asciiTheme="minorHAnsi" w:hAnsiTheme="minorHAnsi" w:cstheme="minorHAnsi"/>
                <w:lang w:val="en-US"/>
              </w:rPr>
            </w:pPr>
            <w:r w:rsidRPr="004362CF">
              <w:rPr>
                <w:rFonts w:asciiTheme="minorHAnsi" w:hAnsiTheme="minorHAnsi" w:cstheme="minorHAnsi"/>
                <w:lang w:val="en-US"/>
              </w:rPr>
              <w:t>Payment for family members’ travel, first-class travel not aligned with policy, luxury accommodations.</w:t>
            </w:r>
          </w:p>
        </w:tc>
      </w:tr>
      <w:tr w:rsidR="00CA39A6" w:rsidRPr="004362CF" w14:paraId="30BD9CCD" w14:textId="77777777" w:rsidTr="002765F8">
        <w:tc>
          <w:tcPr>
            <w:tcW w:w="0" w:type="auto"/>
            <w:hideMark/>
          </w:tcPr>
          <w:p w14:paraId="49309247" w14:textId="77777777" w:rsidR="00CA39A6" w:rsidRPr="004362CF" w:rsidRDefault="00CA39A6" w:rsidP="002765F8">
            <w:pPr>
              <w:spacing w:line="276" w:lineRule="auto"/>
              <w:rPr>
                <w:rFonts w:asciiTheme="minorHAnsi" w:hAnsiTheme="minorHAnsi" w:cstheme="minorHAnsi"/>
                <w:lang w:val="en-US"/>
              </w:rPr>
            </w:pPr>
            <w:r w:rsidRPr="004362CF">
              <w:rPr>
                <w:rFonts w:asciiTheme="minorHAnsi" w:hAnsiTheme="minorHAnsi" w:cstheme="minorHAnsi"/>
                <w:b/>
                <w:bCs/>
                <w:lang w:val="en-US"/>
              </w:rPr>
              <w:t>Procurement</w:t>
            </w:r>
          </w:p>
        </w:tc>
        <w:tc>
          <w:tcPr>
            <w:tcW w:w="0" w:type="auto"/>
            <w:hideMark/>
          </w:tcPr>
          <w:p w14:paraId="67688B87" w14:textId="77777777" w:rsidR="00CA39A6" w:rsidRPr="004362CF" w:rsidRDefault="00CA39A6" w:rsidP="002765F8">
            <w:pPr>
              <w:spacing w:line="276" w:lineRule="auto"/>
              <w:jc w:val="both"/>
              <w:rPr>
                <w:rFonts w:asciiTheme="minorHAnsi" w:hAnsiTheme="minorHAnsi" w:cstheme="minorHAnsi"/>
                <w:lang w:val="en-US"/>
              </w:rPr>
            </w:pPr>
            <w:r w:rsidRPr="004362CF">
              <w:rPr>
                <w:rFonts w:asciiTheme="minorHAnsi" w:hAnsiTheme="minorHAnsi" w:cstheme="minorHAnsi"/>
                <w:lang w:val="en-US"/>
              </w:rPr>
              <w:t>Awards to vendors without due diligence, split purchases to bypass thresholds, or conflicts of interest.</w:t>
            </w:r>
          </w:p>
        </w:tc>
      </w:tr>
      <w:tr w:rsidR="00CA39A6" w:rsidRPr="004362CF" w14:paraId="6928F724" w14:textId="77777777" w:rsidTr="002765F8">
        <w:tc>
          <w:tcPr>
            <w:tcW w:w="0" w:type="auto"/>
            <w:hideMark/>
          </w:tcPr>
          <w:p w14:paraId="75352761" w14:textId="77777777" w:rsidR="00CA39A6" w:rsidRPr="004362CF" w:rsidRDefault="00CA39A6" w:rsidP="002765F8">
            <w:pPr>
              <w:spacing w:line="276" w:lineRule="auto"/>
              <w:rPr>
                <w:rFonts w:asciiTheme="minorHAnsi" w:hAnsiTheme="minorHAnsi" w:cstheme="minorHAnsi"/>
                <w:lang w:val="en-US"/>
              </w:rPr>
            </w:pPr>
            <w:r w:rsidRPr="004362CF">
              <w:rPr>
                <w:rFonts w:asciiTheme="minorHAnsi" w:hAnsiTheme="minorHAnsi" w:cstheme="minorHAnsi"/>
                <w:b/>
                <w:bCs/>
                <w:lang w:val="en-US"/>
              </w:rPr>
              <w:t>Personal Benefits</w:t>
            </w:r>
          </w:p>
        </w:tc>
        <w:tc>
          <w:tcPr>
            <w:tcW w:w="0" w:type="auto"/>
            <w:hideMark/>
          </w:tcPr>
          <w:p w14:paraId="1334BC50" w14:textId="77777777" w:rsidR="00CA39A6" w:rsidRPr="004362CF" w:rsidRDefault="00CA39A6" w:rsidP="002765F8">
            <w:pPr>
              <w:spacing w:line="276" w:lineRule="auto"/>
              <w:jc w:val="both"/>
              <w:rPr>
                <w:rFonts w:asciiTheme="minorHAnsi" w:hAnsiTheme="minorHAnsi" w:cstheme="minorHAnsi"/>
                <w:lang w:val="en-US"/>
              </w:rPr>
            </w:pPr>
            <w:r w:rsidRPr="004362CF">
              <w:rPr>
                <w:rFonts w:asciiTheme="minorHAnsi" w:hAnsiTheme="minorHAnsi" w:cstheme="minorHAnsi"/>
                <w:lang w:val="en-US"/>
              </w:rPr>
              <w:t>Any transaction providing personal gain, services, or financial benefit to an employee or associate.</w:t>
            </w:r>
          </w:p>
        </w:tc>
      </w:tr>
    </w:tbl>
    <w:p w14:paraId="639E151D" w14:textId="77777777" w:rsidR="00CA39A6" w:rsidRDefault="00CA39A6" w:rsidP="00CA39A6">
      <w:pPr>
        <w:spacing w:line="276" w:lineRule="auto"/>
        <w:jc w:val="both"/>
        <w:rPr>
          <w:rFonts w:asciiTheme="minorHAnsi" w:hAnsiTheme="minorHAnsi" w:cstheme="minorHAnsi"/>
          <w:lang w:val="en-US"/>
        </w:rPr>
      </w:pPr>
      <w:r w:rsidRPr="004362CF">
        <w:rPr>
          <w:rFonts w:asciiTheme="minorHAnsi" w:hAnsiTheme="minorHAnsi" w:cstheme="minorHAnsi"/>
          <w:b/>
          <w:bCs/>
          <w:lang w:val="en-US"/>
        </w:rPr>
        <w:lastRenderedPageBreak/>
        <w:t>Note:</w:t>
      </w:r>
      <w:r w:rsidRPr="004362CF">
        <w:rPr>
          <w:rFonts w:asciiTheme="minorHAnsi" w:hAnsiTheme="minorHAnsi" w:cstheme="minorHAnsi"/>
          <w:lang w:val="en-US"/>
        </w:rPr>
        <w:t xml:space="preserve"> Violations may result in disciplinary action, including termination or legal action under </w:t>
      </w:r>
      <w:r>
        <w:rPr>
          <w:rFonts w:asciiTheme="minorHAnsi" w:hAnsiTheme="minorHAnsi" w:cstheme="minorHAnsi"/>
          <w:lang w:val="en-US"/>
        </w:rPr>
        <w:t xml:space="preserve">government </w:t>
      </w:r>
      <w:r w:rsidRPr="004362CF">
        <w:rPr>
          <w:rFonts w:asciiTheme="minorHAnsi" w:hAnsiTheme="minorHAnsi" w:cstheme="minorHAnsi"/>
          <w:lang w:val="en-US"/>
        </w:rPr>
        <w:t>law</w:t>
      </w:r>
      <w:r>
        <w:rPr>
          <w:rFonts w:asciiTheme="minorHAnsi" w:hAnsiTheme="minorHAnsi" w:cstheme="minorHAnsi"/>
          <w:lang w:val="en-US"/>
        </w:rPr>
        <w:t>s</w:t>
      </w:r>
      <w:r w:rsidRPr="004362CF">
        <w:rPr>
          <w:rFonts w:asciiTheme="minorHAnsi" w:hAnsiTheme="minorHAnsi" w:cstheme="minorHAnsi"/>
          <w:lang w:val="en-US"/>
        </w:rPr>
        <w:t>.</w:t>
      </w:r>
    </w:p>
    <w:p w14:paraId="429CEF19" w14:textId="77777777" w:rsidR="00CA39A6" w:rsidRDefault="00CA39A6" w:rsidP="00CA39A6">
      <w:pPr>
        <w:jc w:val="both"/>
        <w:rPr>
          <w:rFonts w:asciiTheme="minorHAnsi" w:hAnsiTheme="minorHAnsi" w:cstheme="minorHAnsi"/>
        </w:rPr>
      </w:pPr>
    </w:p>
    <w:p w14:paraId="198D6BB3" w14:textId="77777777" w:rsidR="00CA39A6" w:rsidRDefault="00CA39A6" w:rsidP="00CA39A6">
      <w:pPr>
        <w:jc w:val="both"/>
        <w:rPr>
          <w:rFonts w:asciiTheme="minorHAnsi" w:hAnsiTheme="minorHAnsi" w:cstheme="minorHAnsi"/>
          <w:b/>
          <w:bCs/>
          <w:lang w:val="en-US"/>
        </w:rPr>
      </w:pPr>
    </w:p>
    <w:p w14:paraId="61696ECB" w14:textId="77777777" w:rsidR="00CA39A6" w:rsidRPr="00B9415D" w:rsidRDefault="00CA39A6" w:rsidP="00CA39A6">
      <w:pPr>
        <w:jc w:val="both"/>
        <w:rPr>
          <w:rFonts w:asciiTheme="minorHAnsi" w:hAnsiTheme="minorHAnsi" w:cstheme="minorHAnsi"/>
          <w:b/>
          <w:bCs/>
          <w:lang w:val="en-US"/>
        </w:rPr>
      </w:pPr>
      <w:r w:rsidRPr="00B9415D">
        <w:rPr>
          <w:rFonts w:asciiTheme="minorHAnsi" w:hAnsiTheme="minorHAnsi" w:cstheme="minorHAnsi"/>
          <w:b/>
          <w:bCs/>
          <w:lang w:val="en-US"/>
        </w:rPr>
        <w:t>Review &amp; Oversight</w:t>
      </w:r>
    </w:p>
    <w:p w14:paraId="24CC4780" w14:textId="77777777" w:rsidR="00CA39A6" w:rsidRPr="00B9415D" w:rsidRDefault="00CA39A6" w:rsidP="00CA39A6">
      <w:pPr>
        <w:jc w:val="both"/>
        <w:rPr>
          <w:rFonts w:asciiTheme="minorHAnsi" w:hAnsiTheme="minorHAnsi" w:cstheme="minorHAnsi"/>
          <w:lang w:val="en-US"/>
        </w:rPr>
      </w:pPr>
      <w:r w:rsidRPr="00B9415D">
        <w:rPr>
          <w:rFonts w:asciiTheme="minorHAnsi" w:hAnsiTheme="minorHAnsi" w:cstheme="minorHAnsi"/>
          <w:lang w:val="en-US"/>
        </w:rPr>
        <w:t xml:space="preserve">The </w:t>
      </w:r>
      <w:r w:rsidRPr="00B9415D">
        <w:rPr>
          <w:rFonts w:asciiTheme="minorHAnsi" w:hAnsiTheme="minorHAnsi" w:cstheme="minorHAnsi"/>
          <w:b/>
          <w:bCs/>
          <w:lang w:val="en-US"/>
        </w:rPr>
        <w:t xml:space="preserve">Compliance </w:t>
      </w:r>
      <w:r>
        <w:rPr>
          <w:rFonts w:asciiTheme="minorHAnsi" w:hAnsiTheme="minorHAnsi" w:cstheme="minorHAnsi"/>
          <w:b/>
          <w:bCs/>
          <w:lang w:val="en-US"/>
        </w:rPr>
        <w:t xml:space="preserve">Manager </w:t>
      </w:r>
      <w:r w:rsidRPr="00B9415D">
        <w:rPr>
          <w:rFonts w:asciiTheme="minorHAnsi" w:hAnsiTheme="minorHAnsi" w:cstheme="minorHAnsi"/>
          <w:lang w:val="en-US"/>
        </w:rPr>
        <w:t xml:space="preserve">at </w:t>
      </w:r>
      <w:r>
        <w:rPr>
          <w:rFonts w:asciiTheme="minorHAnsi" w:hAnsiTheme="minorHAnsi" w:cstheme="minorHAnsi"/>
        </w:rPr>
        <w:t>Choksi Heraeus Private Limited</w:t>
      </w:r>
      <w:r w:rsidRPr="004362CF">
        <w:rPr>
          <w:rFonts w:asciiTheme="minorHAnsi" w:hAnsiTheme="minorHAnsi" w:cstheme="minorHAnsi"/>
        </w:rPr>
        <w:t xml:space="preserve"> </w:t>
      </w:r>
      <w:r w:rsidRPr="00B9415D">
        <w:rPr>
          <w:rFonts w:asciiTheme="minorHAnsi" w:hAnsiTheme="minorHAnsi" w:cstheme="minorHAnsi"/>
          <w:lang w:val="en-US"/>
        </w:rPr>
        <w:t xml:space="preserve">will </w:t>
      </w:r>
      <w:proofErr w:type="gramStart"/>
      <w:r>
        <w:rPr>
          <w:rFonts w:asciiTheme="minorHAnsi" w:hAnsiTheme="minorHAnsi" w:cstheme="minorHAnsi"/>
          <w:lang w:val="en-US"/>
        </w:rPr>
        <w:t xml:space="preserve">annually </w:t>
      </w:r>
      <w:r w:rsidRPr="00B9415D">
        <w:rPr>
          <w:rFonts w:asciiTheme="minorHAnsi" w:hAnsiTheme="minorHAnsi" w:cstheme="minorHAnsi"/>
          <w:lang w:val="en-US"/>
        </w:rPr>
        <w:t xml:space="preserve"> review</w:t>
      </w:r>
      <w:proofErr w:type="gramEnd"/>
      <w:r w:rsidRPr="00B9415D">
        <w:rPr>
          <w:rFonts w:asciiTheme="minorHAnsi" w:hAnsiTheme="minorHAnsi" w:cstheme="minorHAnsi"/>
          <w:lang w:val="en-US"/>
        </w:rPr>
        <w:t xml:space="preserve"> approvals for sensitive transactions to ensure adherence to policies, assess risks, and recommend updates as needed.</w:t>
      </w:r>
    </w:p>
    <w:p w14:paraId="4BDFC69A" w14:textId="77777777" w:rsidR="00CA39A6" w:rsidRDefault="00CA39A6" w:rsidP="00CA39A6">
      <w:pPr>
        <w:spacing w:line="276" w:lineRule="auto"/>
        <w:jc w:val="both"/>
        <w:rPr>
          <w:rFonts w:asciiTheme="minorHAnsi" w:hAnsiTheme="minorHAnsi" w:cstheme="minorHAnsi"/>
          <w:lang w:val="en-US"/>
        </w:rPr>
      </w:pPr>
    </w:p>
    <w:p w14:paraId="62D2D843" w14:textId="77777777" w:rsidR="00CA39A6" w:rsidRDefault="00CA39A6" w:rsidP="00CA39A6">
      <w:pPr>
        <w:spacing w:line="276" w:lineRule="auto"/>
        <w:jc w:val="both"/>
        <w:rPr>
          <w:rFonts w:asciiTheme="minorHAnsi" w:hAnsiTheme="minorHAnsi" w:cstheme="minorHAnsi"/>
          <w:lang w:val="en-US"/>
        </w:rPr>
      </w:pPr>
    </w:p>
    <w:p w14:paraId="4DBF65C5" w14:textId="77777777" w:rsidR="00CA39A6" w:rsidRDefault="00CA39A6" w:rsidP="00CA39A6">
      <w:pPr>
        <w:spacing w:line="276" w:lineRule="auto"/>
        <w:jc w:val="both"/>
        <w:rPr>
          <w:rFonts w:asciiTheme="minorHAnsi" w:hAnsiTheme="minorHAnsi" w:cstheme="minorHAnsi"/>
          <w:lang w:val="en-US"/>
        </w:rPr>
      </w:pPr>
    </w:p>
    <w:p w14:paraId="42B011D4" w14:textId="77777777" w:rsidR="00CA39A6" w:rsidRDefault="00CA39A6" w:rsidP="00CA39A6">
      <w:pPr>
        <w:spacing w:line="276" w:lineRule="auto"/>
        <w:jc w:val="both"/>
        <w:rPr>
          <w:rFonts w:asciiTheme="minorHAnsi" w:hAnsiTheme="minorHAnsi" w:cstheme="minorHAnsi"/>
          <w:lang w:val="en-US"/>
        </w:rPr>
      </w:pPr>
    </w:p>
    <w:p w14:paraId="77A8D4FE" w14:textId="77777777" w:rsidR="00CA39A6" w:rsidRDefault="00CA39A6" w:rsidP="00CA39A6">
      <w:pPr>
        <w:spacing w:line="276" w:lineRule="auto"/>
        <w:jc w:val="both"/>
        <w:rPr>
          <w:rFonts w:asciiTheme="minorHAnsi" w:hAnsiTheme="minorHAnsi" w:cstheme="minorHAnsi"/>
          <w:lang w:val="en-US"/>
        </w:rPr>
      </w:pPr>
    </w:p>
    <w:p w14:paraId="23001274" w14:textId="77777777" w:rsidR="00CA39A6" w:rsidRDefault="00CA39A6" w:rsidP="00CA39A6">
      <w:pPr>
        <w:spacing w:line="276" w:lineRule="auto"/>
        <w:jc w:val="both"/>
        <w:rPr>
          <w:rFonts w:asciiTheme="minorHAnsi" w:hAnsiTheme="minorHAnsi" w:cstheme="minorHAnsi"/>
          <w:lang w:val="en-US"/>
        </w:rPr>
      </w:pPr>
    </w:p>
    <w:p w14:paraId="54D0C17C" w14:textId="77777777" w:rsidR="00CA39A6" w:rsidRDefault="00CA39A6" w:rsidP="00CA39A6">
      <w:pPr>
        <w:spacing w:line="276" w:lineRule="auto"/>
        <w:jc w:val="both"/>
        <w:rPr>
          <w:rFonts w:asciiTheme="minorHAnsi" w:hAnsiTheme="minorHAnsi" w:cstheme="minorHAnsi"/>
          <w:lang w:val="en-US"/>
        </w:rPr>
      </w:pPr>
    </w:p>
    <w:p w14:paraId="679B879D" w14:textId="77777777" w:rsidR="00CA39A6" w:rsidRDefault="00CA39A6" w:rsidP="00CA39A6">
      <w:pPr>
        <w:spacing w:line="276" w:lineRule="auto"/>
        <w:jc w:val="both"/>
        <w:rPr>
          <w:rFonts w:asciiTheme="minorHAnsi" w:hAnsiTheme="minorHAnsi" w:cstheme="minorHAnsi"/>
          <w:lang w:val="en-US"/>
        </w:rPr>
      </w:pPr>
    </w:p>
    <w:p w14:paraId="54AE7C82" w14:textId="77777777" w:rsidR="00CA39A6" w:rsidRDefault="00CA39A6" w:rsidP="00CA39A6">
      <w:pPr>
        <w:spacing w:line="276" w:lineRule="auto"/>
        <w:jc w:val="both"/>
        <w:rPr>
          <w:rFonts w:asciiTheme="minorHAnsi" w:hAnsiTheme="minorHAnsi" w:cstheme="minorHAnsi"/>
          <w:lang w:val="en-US"/>
        </w:rPr>
      </w:pPr>
    </w:p>
    <w:p w14:paraId="44EB6556" w14:textId="77777777" w:rsidR="00CA39A6" w:rsidRDefault="00CA39A6" w:rsidP="00CA39A6">
      <w:pPr>
        <w:spacing w:line="276" w:lineRule="auto"/>
        <w:jc w:val="both"/>
        <w:rPr>
          <w:rFonts w:asciiTheme="minorHAnsi" w:hAnsiTheme="minorHAnsi" w:cstheme="minorHAnsi"/>
          <w:lang w:val="en-US"/>
        </w:rPr>
      </w:pPr>
    </w:p>
    <w:p w14:paraId="159B737B" w14:textId="77777777" w:rsidR="00CA39A6" w:rsidRDefault="00CA39A6" w:rsidP="00CA39A6">
      <w:pPr>
        <w:spacing w:line="276" w:lineRule="auto"/>
        <w:jc w:val="both"/>
        <w:rPr>
          <w:rFonts w:asciiTheme="minorHAnsi" w:hAnsiTheme="minorHAnsi" w:cstheme="minorHAnsi"/>
          <w:lang w:val="en-US"/>
        </w:rPr>
      </w:pPr>
    </w:p>
    <w:p w14:paraId="07A9E3FE" w14:textId="77777777" w:rsidR="00CA39A6" w:rsidRDefault="00CA39A6" w:rsidP="00CA39A6">
      <w:pPr>
        <w:spacing w:line="276" w:lineRule="auto"/>
        <w:jc w:val="both"/>
        <w:rPr>
          <w:rFonts w:asciiTheme="minorHAnsi" w:hAnsiTheme="minorHAnsi" w:cstheme="minorHAnsi"/>
          <w:lang w:val="en-US"/>
        </w:rPr>
      </w:pPr>
    </w:p>
    <w:p w14:paraId="1B9C447E" w14:textId="77777777" w:rsidR="00CA39A6" w:rsidRDefault="00CA39A6" w:rsidP="00CA39A6">
      <w:pPr>
        <w:spacing w:line="276" w:lineRule="auto"/>
        <w:jc w:val="both"/>
        <w:rPr>
          <w:rFonts w:asciiTheme="minorHAnsi" w:hAnsiTheme="minorHAnsi" w:cstheme="minorHAnsi"/>
          <w:lang w:val="en-US"/>
        </w:rPr>
      </w:pPr>
    </w:p>
    <w:p w14:paraId="54FC589C" w14:textId="77777777" w:rsidR="00CA39A6" w:rsidRDefault="00CA39A6" w:rsidP="00CA39A6">
      <w:pPr>
        <w:spacing w:line="276" w:lineRule="auto"/>
        <w:jc w:val="both"/>
        <w:rPr>
          <w:rFonts w:asciiTheme="minorHAnsi" w:hAnsiTheme="minorHAnsi" w:cstheme="minorHAnsi"/>
          <w:lang w:val="en-US"/>
        </w:rPr>
      </w:pPr>
    </w:p>
    <w:p w14:paraId="6FE03368" w14:textId="77777777" w:rsidR="00CA39A6" w:rsidRDefault="00CA39A6" w:rsidP="00CA39A6">
      <w:pPr>
        <w:spacing w:line="276" w:lineRule="auto"/>
        <w:jc w:val="both"/>
        <w:rPr>
          <w:rFonts w:asciiTheme="minorHAnsi" w:hAnsiTheme="minorHAnsi" w:cstheme="minorHAnsi"/>
          <w:lang w:val="en-US"/>
        </w:rPr>
      </w:pPr>
    </w:p>
    <w:p w14:paraId="07211BB7" w14:textId="77777777" w:rsidR="00CA39A6" w:rsidRDefault="00CA39A6" w:rsidP="00CA39A6">
      <w:pPr>
        <w:spacing w:line="276" w:lineRule="auto"/>
        <w:jc w:val="both"/>
        <w:rPr>
          <w:rFonts w:asciiTheme="minorHAnsi" w:hAnsiTheme="minorHAnsi" w:cstheme="minorHAnsi"/>
          <w:lang w:val="en-US"/>
        </w:rPr>
      </w:pPr>
    </w:p>
    <w:p w14:paraId="1C30E392" w14:textId="77777777" w:rsidR="00CA39A6" w:rsidRDefault="00CA39A6" w:rsidP="00CA39A6">
      <w:pPr>
        <w:spacing w:line="276" w:lineRule="auto"/>
        <w:jc w:val="both"/>
        <w:rPr>
          <w:rFonts w:asciiTheme="minorHAnsi" w:hAnsiTheme="minorHAnsi" w:cstheme="minorHAnsi"/>
          <w:lang w:val="en-US"/>
        </w:rPr>
      </w:pPr>
    </w:p>
    <w:p w14:paraId="1A971256" w14:textId="77777777" w:rsidR="00CA39A6" w:rsidRDefault="00CA39A6" w:rsidP="00CA39A6">
      <w:pPr>
        <w:spacing w:line="276" w:lineRule="auto"/>
        <w:jc w:val="both"/>
        <w:rPr>
          <w:rFonts w:asciiTheme="minorHAnsi" w:hAnsiTheme="minorHAnsi" w:cstheme="minorHAnsi"/>
          <w:lang w:val="en-US"/>
        </w:rPr>
      </w:pPr>
    </w:p>
    <w:p w14:paraId="30A72CDC" w14:textId="77777777" w:rsidR="00CA39A6" w:rsidRDefault="00CA39A6" w:rsidP="00CA39A6">
      <w:pPr>
        <w:spacing w:line="276" w:lineRule="auto"/>
        <w:jc w:val="both"/>
        <w:rPr>
          <w:rFonts w:asciiTheme="minorHAnsi" w:hAnsiTheme="minorHAnsi" w:cstheme="minorHAnsi"/>
          <w:lang w:val="en-US"/>
        </w:rPr>
      </w:pPr>
    </w:p>
    <w:p w14:paraId="1870AF91" w14:textId="77777777" w:rsidR="00CA39A6" w:rsidRDefault="00CA39A6" w:rsidP="00CA39A6">
      <w:pPr>
        <w:spacing w:line="276" w:lineRule="auto"/>
        <w:jc w:val="both"/>
        <w:rPr>
          <w:rFonts w:asciiTheme="minorHAnsi" w:hAnsiTheme="minorHAnsi" w:cstheme="minorHAnsi"/>
          <w:lang w:val="en-US"/>
        </w:rPr>
      </w:pPr>
    </w:p>
    <w:p w14:paraId="360C17A2" w14:textId="77777777" w:rsidR="00CA39A6" w:rsidRDefault="00CA39A6" w:rsidP="00CA39A6">
      <w:pPr>
        <w:spacing w:line="276" w:lineRule="auto"/>
        <w:jc w:val="both"/>
        <w:rPr>
          <w:rFonts w:asciiTheme="minorHAnsi" w:hAnsiTheme="minorHAnsi" w:cstheme="minorHAnsi"/>
          <w:lang w:val="en-US"/>
        </w:rPr>
      </w:pPr>
    </w:p>
    <w:p w14:paraId="08F3600C" w14:textId="77777777" w:rsidR="00CA39A6" w:rsidRDefault="00CA39A6" w:rsidP="00CA39A6">
      <w:pPr>
        <w:spacing w:line="276" w:lineRule="auto"/>
        <w:jc w:val="both"/>
        <w:rPr>
          <w:rFonts w:asciiTheme="minorHAnsi" w:hAnsiTheme="minorHAnsi" w:cstheme="minorHAnsi"/>
          <w:lang w:val="en-US"/>
        </w:rPr>
      </w:pPr>
    </w:p>
    <w:p w14:paraId="7BB856B1" w14:textId="77777777" w:rsidR="00CA39A6" w:rsidRDefault="00CA39A6" w:rsidP="00CA39A6">
      <w:pPr>
        <w:spacing w:line="276" w:lineRule="auto"/>
        <w:jc w:val="both"/>
        <w:rPr>
          <w:rFonts w:asciiTheme="minorHAnsi" w:hAnsiTheme="minorHAnsi" w:cstheme="minorHAnsi"/>
          <w:lang w:val="en-US"/>
        </w:rPr>
      </w:pPr>
    </w:p>
    <w:p w14:paraId="69E2B631" w14:textId="77777777" w:rsidR="00CA39A6" w:rsidRDefault="00CA39A6" w:rsidP="00CA39A6">
      <w:pPr>
        <w:spacing w:line="276" w:lineRule="auto"/>
        <w:jc w:val="both"/>
        <w:rPr>
          <w:rFonts w:asciiTheme="minorHAnsi" w:hAnsiTheme="minorHAnsi" w:cstheme="minorHAnsi"/>
          <w:lang w:val="en-US"/>
        </w:rPr>
      </w:pPr>
    </w:p>
    <w:p w14:paraId="3974533D" w14:textId="77777777" w:rsidR="00CA39A6" w:rsidRDefault="00CA39A6" w:rsidP="00CA39A6">
      <w:pPr>
        <w:spacing w:line="276" w:lineRule="auto"/>
        <w:jc w:val="both"/>
        <w:rPr>
          <w:rFonts w:asciiTheme="minorHAnsi" w:hAnsiTheme="minorHAnsi" w:cstheme="minorHAnsi"/>
          <w:lang w:val="en-US"/>
        </w:rPr>
      </w:pPr>
    </w:p>
    <w:p w14:paraId="3EAA120B" w14:textId="77777777" w:rsidR="00CA39A6" w:rsidRDefault="00CA39A6" w:rsidP="00CA39A6">
      <w:pPr>
        <w:spacing w:line="276" w:lineRule="auto"/>
        <w:jc w:val="both"/>
        <w:rPr>
          <w:rFonts w:asciiTheme="minorHAnsi" w:hAnsiTheme="minorHAnsi" w:cstheme="minorHAnsi"/>
          <w:lang w:val="en-US"/>
        </w:rPr>
      </w:pPr>
    </w:p>
    <w:p w14:paraId="1D830365" w14:textId="77777777" w:rsidR="00CA39A6" w:rsidRDefault="00CA39A6" w:rsidP="00CA39A6">
      <w:pPr>
        <w:spacing w:line="276" w:lineRule="auto"/>
        <w:jc w:val="both"/>
        <w:rPr>
          <w:rFonts w:asciiTheme="minorHAnsi" w:hAnsiTheme="minorHAnsi" w:cstheme="minorHAnsi"/>
          <w:lang w:val="en-US"/>
        </w:rPr>
      </w:pPr>
    </w:p>
    <w:p w14:paraId="4625F389" w14:textId="77777777" w:rsidR="00CA39A6" w:rsidRDefault="00CA39A6" w:rsidP="00CA39A6">
      <w:pPr>
        <w:spacing w:line="276" w:lineRule="auto"/>
        <w:jc w:val="both"/>
        <w:rPr>
          <w:rFonts w:asciiTheme="minorHAnsi" w:hAnsiTheme="minorHAnsi" w:cstheme="minorHAnsi"/>
          <w:lang w:val="en-US"/>
        </w:rPr>
      </w:pPr>
    </w:p>
    <w:p w14:paraId="38FCB14D" w14:textId="77777777" w:rsidR="00CA39A6" w:rsidRDefault="00CA39A6" w:rsidP="00CA39A6">
      <w:pPr>
        <w:spacing w:line="276" w:lineRule="auto"/>
        <w:jc w:val="both"/>
        <w:rPr>
          <w:rFonts w:asciiTheme="minorHAnsi" w:hAnsiTheme="minorHAnsi" w:cstheme="minorHAnsi"/>
          <w:lang w:val="en-US"/>
        </w:rPr>
      </w:pPr>
    </w:p>
    <w:p w14:paraId="512AAB57" w14:textId="77777777" w:rsidR="00CA39A6" w:rsidRDefault="00CA39A6" w:rsidP="00CA39A6">
      <w:pPr>
        <w:spacing w:line="276" w:lineRule="auto"/>
        <w:jc w:val="both"/>
        <w:rPr>
          <w:rFonts w:asciiTheme="minorHAnsi" w:hAnsiTheme="minorHAnsi" w:cstheme="minorHAnsi"/>
          <w:lang w:val="en-US"/>
        </w:rPr>
      </w:pPr>
    </w:p>
    <w:p w14:paraId="6CFC16AC" w14:textId="77777777" w:rsidR="00CA39A6" w:rsidRPr="004362CF" w:rsidRDefault="00CA39A6" w:rsidP="00CA39A6">
      <w:pPr>
        <w:spacing w:line="276" w:lineRule="auto"/>
        <w:jc w:val="both"/>
        <w:rPr>
          <w:rFonts w:asciiTheme="minorHAnsi" w:hAnsiTheme="minorHAnsi" w:cstheme="minorHAnsi"/>
          <w:lang w:val="en-US"/>
        </w:rPr>
      </w:pPr>
    </w:p>
    <w:p w14:paraId="1DFEBE2C" w14:textId="77777777" w:rsidR="00CA39A6" w:rsidRPr="006B79AB" w:rsidRDefault="00CA39A6">
      <w:pPr>
        <w:pStyle w:val="Heading1"/>
        <w:numPr>
          <w:ilvl w:val="0"/>
          <w:numId w:val="224"/>
        </w:numPr>
        <w:spacing w:line="276" w:lineRule="auto"/>
        <w:rPr>
          <w:rStyle w:val="Strong"/>
          <w:rFonts w:asciiTheme="minorHAnsi" w:hAnsiTheme="minorHAnsi" w:cstheme="minorHAnsi"/>
          <w:bCs w:val="0"/>
          <w:color w:val="000000" w:themeColor="text1"/>
        </w:rPr>
      </w:pPr>
      <w:bookmarkStart w:id="26" w:name="_Toc189228714"/>
      <w:bookmarkStart w:id="27" w:name="_Toc207634534"/>
      <w:r w:rsidRPr="006B79AB">
        <w:rPr>
          <w:rStyle w:val="Strong"/>
          <w:rFonts w:asciiTheme="minorHAnsi" w:hAnsiTheme="minorHAnsi" w:cstheme="minorHAnsi"/>
          <w:bCs w:val="0"/>
          <w:color w:val="000000" w:themeColor="text1"/>
        </w:rPr>
        <w:lastRenderedPageBreak/>
        <w:t>Procedure for Confidential Data Handling and Breach Responses</w:t>
      </w:r>
      <w:bookmarkEnd w:id="26"/>
      <w:bookmarkEnd w:id="27"/>
    </w:p>
    <w:p w14:paraId="50D250DC" w14:textId="77777777" w:rsidR="00CA39A6" w:rsidRPr="004362CF" w:rsidRDefault="00CA39A6" w:rsidP="00CA39A6">
      <w:pPr>
        <w:spacing w:line="276" w:lineRule="auto"/>
        <w:rPr>
          <w:rFonts w:asciiTheme="minorHAnsi" w:hAnsiTheme="minorHAnsi" w:cstheme="minorHAnsi"/>
        </w:rPr>
      </w:pPr>
    </w:p>
    <w:p w14:paraId="2F74EE93" w14:textId="77777777" w:rsidR="00CA39A6" w:rsidRPr="004362CF" w:rsidRDefault="00CA39A6" w:rsidP="00CA39A6">
      <w:pPr>
        <w:spacing w:after="240" w:line="276" w:lineRule="auto"/>
        <w:jc w:val="both"/>
        <w:rPr>
          <w:rFonts w:asciiTheme="minorHAnsi" w:hAnsiTheme="minorHAnsi" w:cstheme="minorHAnsi"/>
          <w:b/>
          <w:bCs/>
          <w:lang w:val="en-US"/>
        </w:rPr>
      </w:pPr>
      <w:r w:rsidRPr="004362CF">
        <w:rPr>
          <w:rFonts w:asciiTheme="minorHAnsi" w:hAnsiTheme="minorHAnsi" w:cstheme="minorHAnsi"/>
          <w:b/>
          <w:bCs/>
          <w:lang w:val="en-US"/>
        </w:rPr>
        <w:t>Purpose</w:t>
      </w:r>
    </w:p>
    <w:p w14:paraId="33F15166" w14:textId="77777777" w:rsidR="00CA39A6" w:rsidRPr="004362CF" w:rsidRDefault="00CA39A6" w:rsidP="00CA39A6">
      <w:pPr>
        <w:spacing w:line="276" w:lineRule="auto"/>
        <w:jc w:val="both"/>
        <w:rPr>
          <w:rFonts w:asciiTheme="minorHAnsi" w:hAnsiTheme="minorHAnsi" w:cstheme="minorHAnsi"/>
          <w:lang w:val="en-US"/>
        </w:rPr>
      </w:pPr>
      <w:r w:rsidRPr="004362CF">
        <w:rPr>
          <w:rFonts w:asciiTheme="minorHAnsi" w:hAnsiTheme="minorHAnsi" w:cstheme="minorHAnsi"/>
          <w:lang w:val="en-US"/>
        </w:rPr>
        <w:t xml:space="preserve">This procedure outlines the steps for managing confidential information, including responding to data breaches and ensuring third-party data is protected from unauthorized access or disclosure, in alignment with </w:t>
      </w:r>
      <w:r>
        <w:rPr>
          <w:rFonts w:asciiTheme="minorHAnsi" w:hAnsiTheme="minorHAnsi" w:cstheme="minorHAnsi"/>
        </w:rPr>
        <w:t>Choksi Heraeus Private Limited</w:t>
      </w:r>
      <w:r w:rsidRPr="004362CF">
        <w:rPr>
          <w:rFonts w:asciiTheme="minorHAnsi" w:hAnsiTheme="minorHAnsi" w:cstheme="minorHAnsi"/>
        </w:rPr>
        <w:t xml:space="preserve"> </w:t>
      </w:r>
      <w:r w:rsidRPr="004362CF">
        <w:rPr>
          <w:rFonts w:asciiTheme="minorHAnsi" w:hAnsiTheme="minorHAnsi" w:cstheme="minorHAnsi"/>
          <w:lang w:val="en-US"/>
        </w:rPr>
        <w:t>commitment to security and privacy</w:t>
      </w:r>
      <w:r>
        <w:rPr>
          <w:rFonts w:asciiTheme="minorHAnsi" w:hAnsiTheme="minorHAnsi" w:cstheme="minorHAnsi"/>
          <w:lang w:val="en-US"/>
        </w:rPr>
        <w:t>.</w:t>
      </w:r>
    </w:p>
    <w:p w14:paraId="4BCC8148" w14:textId="77777777" w:rsidR="00CA39A6" w:rsidRPr="004362CF" w:rsidRDefault="00CA39A6" w:rsidP="00CA39A6">
      <w:pPr>
        <w:spacing w:line="276" w:lineRule="auto"/>
        <w:jc w:val="both"/>
        <w:rPr>
          <w:rFonts w:asciiTheme="minorHAnsi" w:hAnsiTheme="minorHAnsi" w:cstheme="minorHAnsi"/>
          <w:lang w:val="en-US"/>
        </w:rPr>
      </w:pPr>
    </w:p>
    <w:p w14:paraId="7F888F14" w14:textId="77777777" w:rsidR="00CA39A6" w:rsidRPr="004362CF" w:rsidRDefault="00CA39A6" w:rsidP="00CA39A6">
      <w:pPr>
        <w:spacing w:line="276" w:lineRule="auto"/>
        <w:jc w:val="both"/>
        <w:rPr>
          <w:rFonts w:asciiTheme="minorHAnsi" w:hAnsiTheme="minorHAnsi" w:cstheme="minorHAnsi"/>
          <w:b/>
          <w:bCs/>
          <w:lang w:val="en-US"/>
        </w:rPr>
      </w:pPr>
      <w:r w:rsidRPr="004362CF">
        <w:rPr>
          <w:rFonts w:asciiTheme="minorHAnsi" w:hAnsiTheme="minorHAnsi" w:cstheme="minorHAnsi"/>
          <w:b/>
          <w:bCs/>
          <w:lang w:val="en-US"/>
        </w:rPr>
        <w:t>Procedure</w:t>
      </w:r>
    </w:p>
    <w:p w14:paraId="34E5EFFF" w14:textId="77777777" w:rsidR="00CA39A6" w:rsidRPr="004362CF" w:rsidRDefault="00CA39A6" w:rsidP="00CA39A6">
      <w:pPr>
        <w:spacing w:line="276" w:lineRule="auto"/>
        <w:jc w:val="both"/>
        <w:rPr>
          <w:rFonts w:asciiTheme="minorHAnsi" w:hAnsiTheme="minorHAnsi" w:cstheme="minorHAnsi"/>
          <w:b/>
          <w:bCs/>
          <w:lang w:val="en-US"/>
        </w:rPr>
      </w:pPr>
    </w:p>
    <w:p w14:paraId="7434DBAE" w14:textId="77777777" w:rsidR="00CA39A6" w:rsidRDefault="00CA39A6">
      <w:pPr>
        <w:pStyle w:val="ListParagraph"/>
        <w:numPr>
          <w:ilvl w:val="0"/>
          <w:numId w:val="59"/>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Data Classification:</w:t>
      </w:r>
      <w:r w:rsidRPr="004362CF">
        <w:rPr>
          <w:rFonts w:asciiTheme="minorHAnsi" w:hAnsiTheme="minorHAnsi" w:cstheme="minorHAnsi"/>
          <w:lang w:val="en-US"/>
        </w:rPr>
        <w:br/>
        <w:t>Data must be classified into three categories:</w:t>
      </w:r>
    </w:p>
    <w:p w14:paraId="2ADC9E72" w14:textId="77777777" w:rsidR="00CA39A6" w:rsidRPr="004362CF" w:rsidRDefault="00CA39A6" w:rsidP="00CA39A6">
      <w:pPr>
        <w:pStyle w:val="ListParagraph"/>
        <w:spacing w:line="276" w:lineRule="auto"/>
        <w:ind w:left="360"/>
        <w:jc w:val="both"/>
        <w:rPr>
          <w:rFonts w:asciiTheme="minorHAnsi" w:hAnsiTheme="minorHAnsi" w:cstheme="minorHAnsi"/>
          <w:lang w:val="en-US"/>
        </w:rPr>
      </w:pPr>
    </w:p>
    <w:tbl>
      <w:tblPr>
        <w:tblStyle w:val="TableGrid"/>
        <w:tblW w:w="0" w:type="auto"/>
        <w:tblLook w:val="04A0" w:firstRow="1" w:lastRow="0" w:firstColumn="1" w:lastColumn="0" w:noHBand="0" w:noVBand="1"/>
      </w:tblPr>
      <w:tblGrid>
        <w:gridCol w:w="1513"/>
        <w:gridCol w:w="7597"/>
      </w:tblGrid>
      <w:tr w:rsidR="00CA39A6" w:rsidRPr="004362CF" w14:paraId="0E7D70DC" w14:textId="77777777" w:rsidTr="002765F8">
        <w:tc>
          <w:tcPr>
            <w:tcW w:w="0" w:type="auto"/>
            <w:vAlign w:val="center"/>
            <w:hideMark/>
          </w:tcPr>
          <w:p w14:paraId="6CB7352E" w14:textId="77777777" w:rsidR="00CA39A6" w:rsidRPr="004362CF" w:rsidRDefault="00CA39A6" w:rsidP="002765F8">
            <w:pPr>
              <w:spacing w:line="276" w:lineRule="auto"/>
              <w:jc w:val="center"/>
              <w:rPr>
                <w:rFonts w:asciiTheme="minorHAnsi" w:hAnsiTheme="minorHAnsi" w:cstheme="minorHAnsi"/>
                <w:b/>
                <w:bCs/>
                <w:lang w:val="en-US"/>
              </w:rPr>
            </w:pPr>
            <w:r w:rsidRPr="004362CF">
              <w:rPr>
                <w:rFonts w:asciiTheme="minorHAnsi" w:hAnsiTheme="minorHAnsi" w:cstheme="minorHAnsi"/>
                <w:b/>
                <w:bCs/>
                <w:lang w:val="en-US"/>
              </w:rPr>
              <w:t>Types of Data</w:t>
            </w:r>
          </w:p>
        </w:tc>
        <w:tc>
          <w:tcPr>
            <w:tcW w:w="0" w:type="auto"/>
            <w:vAlign w:val="center"/>
            <w:hideMark/>
          </w:tcPr>
          <w:p w14:paraId="4B8027A3" w14:textId="77777777" w:rsidR="00CA39A6" w:rsidRPr="004362CF" w:rsidRDefault="00CA39A6" w:rsidP="002765F8">
            <w:pPr>
              <w:spacing w:line="276" w:lineRule="auto"/>
              <w:jc w:val="center"/>
              <w:rPr>
                <w:rFonts w:asciiTheme="minorHAnsi" w:hAnsiTheme="minorHAnsi" w:cstheme="minorHAnsi"/>
                <w:b/>
                <w:bCs/>
                <w:lang w:val="en-US"/>
              </w:rPr>
            </w:pPr>
            <w:r w:rsidRPr="004362CF">
              <w:rPr>
                <w:rFonts w:asciiTheme="minorHAnsi" w:hAnsiTheme="minorHAnsi" w:cstheme="minorHAnsi"/>
                <w:b/>
                <w:bCs/>
                <w:lang w:val="en-US"/>
              </w:rPr>
              <w:t>Details</w:t>
            </w:r>
          </w:p>
        </w:tc>
      </w:tr>
      <w:tr w:rsidR="00CA39A6" w:rsidRPr="004362CF" w14:paraId="148062B5" w14:textId="77777777" w:rsidTr="002765F8">
        <w:tc>
          <w:tcPr>
            <w:tcW w:w="0" w:type="auto"/>
            <w:hideMark/>
          </w:tcPr>
          <w:p w14:paraId="7D5F56D3" w14:textId="77777777" w:rsidR="00CA39A6" w:rsidRPr="004362CF" w:rsidRDefault="00CA39A6" w:rsidP="002765F8">
            <w:pPr>
              <w:spacing w:line="276" w:lineRule="auto"/>
              <w:jc w:val="both"/>
              <w:rPr>
                <w:rFonts w:asciiTheme="minorHAnsi" w:hAnsiTheme="minorHAnsi" w:cstheme="minorHAnsi"/>
                <w:lang w:val="en-US"/>
              </w:rPr>
            </w:pPr>
            <w:r w:rsidRPr="004362CF">
              <w:rPr>
                <w:rFonts w:asciiTheme="minorHAnsi" w:hAnsiTheme="minorHAnsi" w:cstheme="minorHAnsi"/>
                <w:b/>
                <w:bCs/>
                <w:lang w:val="en-US"/>
              </w:rPr>
              <w:t>Confidential</w:t>
            </w:r>
          </w:p>
        </w:tc>
        <w:tc>
          <w:tcPr>
            <w:tcW w:w="0" w:type="auto"/>
            <w:hideMark/>
          </w:tcPr>
          <w:p w14:paraId="4D92D19D" w14:textId="77777777" w:rsidR="00CA39A6" w:rsidRPr="004362CF" w:rsidRDefault="00CA39A6" w:rsidP="002765F8">
            <w:pPr>
              <w:spacing w:line="276" w:lineRule="auto"/>
              <w:jc w:val="both"/>
              <w:rPr>
                <w:rFonts w:asciiTheme="minorHAnsi" w:hAnsiTheme="minorHAnsi" w:cstheme="minorHAnsi"/>
                <w:lang w:val="en-US"/>
              </w:rPr>
            </w:pPr>
            <w:r w:rsidRPr="004362CF">
              <w:rPr>
                <w:rFonts w:asciiTheme="minorHAnsi" w:hAnsiTheme="minorHAnsi" w:cstheme="minorHAnsi"/>
                <w:lang w:val="en-US"/>
              </w:rPr>
              <w:t>Highly sensitive data requiring strict access controls, e.g., personal information, financial records.</w:t>
            </w:r>
          </w:p>
        </w:tc>
      </w:tr>
      <w:tr w:rsidR="00CA39A6" w:rsidRPr="004362CF" w14:paraId="3E04D958" w14:textId="77777777" w:rsidTr="002765F8">
        <w:tc>
          <w:tcPr>
            <w:tcW w:w="0" w:type="auto"/>
            <w:hideMark/>
          </w:tcPr>
          <w:p w14:paraId="1C577819" w14:textId="77777777" w:rsidR="00CA39A6" w:rsidRPr="004362CF" w:rsidRDefault="00CA39A6" w:rsidP="002765F8">
            <w:pPr>
              <w:spacing w:line="276" w:lineRule="auto"/>
              <w:jc w:val="both"/>
              <w:rPr>
                <w:rFonts w:asciiTheme="minorHAnsi" w:hAnsiTheme="minorHAnsi" w:cstheme="minorHAnsi"/>
                <w:lang w:val="en-US"/>
              </w:rPr>
            </w:pPr>
            <w:r w:rsidRPr="004362CF">
              <w:rPr>
                <w:rFonts w:asciiTheme="minorHAnsi" w:hAnsiTheme="minorHAnsi" w:cstheme="minorHAnsi"/>
                <w:b/>
                <w:bCs/>
                <w:lang w:val="en-US"/>
              </w:rPr>
              <w:t>Sensitive</w:t>
            </w:r>
          </w:p>
        </w:tc>
        <w:tc>
          <w:tcPr>
            <w:tcW w:w="0" w:type="auto"/>
            <w:hideMark/>
          </w:tcPr>
          <w:p w14:paraId="62A70F5A" w14:textId="77777777" w:rsidR="00CA39A6" w:rsidRPr="004362CF" w:rsidRDefault="00CA39A6" w:rsidP="002765F8">
            <w:pPr>
              <w:spacing w:line="276" w:lineRule="auto"/>
              <w:jc w:val="both"/>
              <w:rPr>
                <w:rFonts w:asciiTheme="minorHAnsi" w:hAnsiTheme="minorHAnsi" w:cstheme="minorHAnsi"/>
                <w:lang w:val="en-US"/>
              </w:rPr>
            </w:pPr>
            <w:r w:rsidRPr="004362CF">
              <w:rPr>
                <w:rFonts w:asciiTheme="minorHAnsi" w:hAnsiTheme="minorHAnsi" w:cstheme="minorHAnsi"/>
                <w:lang w:val="en-US"/>
              </w:rPr>
              <w:t>Data that is important to the organization but not classified as confidential, e.g., employee information, operational procedures.</w:t>
            </w:r>
          </w:p>
        </w:tc>
      </w:tr>
      <w:tr w:rsidR="00CA39A6" w:rsidRPr="004362CF" w14:paraId="09894E10" w14:textId="77777777" w:rsidTr="002765F8">
        <w:tc>
          <w:tcPr>
            <w:tcW w:w="0" w:type="auto"/>
            <w:hideMark/>
          </w:tcPr>
          <w:p w14:paraId="5B12E327" w14:textId="77777777" w:rsidR="00CA39A6" w:rsidRPr="004362CF" w:rsidRDefault="00CA39A6" w:rsidP="002765F8">
            <w:pPr>
              <w:spacing w:line="276" w:lineRule="auto"/>
              <w:jc w:val="both"/>
              <w:rPr>
                <w:rFonts w:asciiTheme="minorHAnsi" w:hAnsiTheme="minorHAnsi" w:cstheme="minorHAnsi"/>
                <w:lang w:val="en-US"/>
              </w:rPr>
            </w:pPr>
            <w:r w:rsidRPr="004362CF">
              <w:rPr>
                <w:rFonts w:asciiTheme="minorHAnsi" w:hAnsiTheme="minorHAnsi" w:cstheme="minorHAnsi"/>
                <w:b/>
                <w:bCs/>
                <w:lang w:val="en-US"/>
              </w:rPr>
              <w:t>Public</w:t>
            </w:r>
          </w:p>
        </w:tc>
        <w:tc>
          <w:tcPr>
            <w:tcW w:w="0" w:type="auto"/>
            <w:hideMark/>
          </w:tcPr>
          <w:p w14:paraId="7EA1355E" w14:textId="77777777" w:rsidR="00CA39A6" w:rsidRPr="004362CF" w:rsidRDefault="00CA39A6" w:rsidP="002765F8">
            <w:pPr>
              <w:spacing w:line="276" w:lineRule="auto"/>
              <w:jc w:val="both"/>
              <w:rPr>
                <w:rFonts w:asciiTheme="minorHAnsi" w:hAnsiTheme="minorHAnsi" w:cstheme="minorHAnsi"/>
                <w:lang w:val="en-US"/>
              </w:rPr>
            </w:pPr>
            <w:r w:rsidRPr="004362CF">
              <w:rPr>
                <w:rFonts w:asciiTheme="minorHAnsi" w:hAnsiTheme="minorHAnsi" w:cstheme="minorHAnsi"/>
                <w:lang w:val="en-US"/>
              </w:rPr>
              <w:t>Information intended for public consumption, e.g., marketing materials, press releases.</w:t>
            </w:r>
          </w:p>
        </w:tc>
      </w:tr>
    </w:tbl>
    <w:p w14:paraId="7384797A" w14:textId="77777777" w:rsidR="00CA39A6" w:rsidRPr="004362CF" w:rsidRDefault="00CA39A6" w:rsidP="00CA39A6">
      <w:pPr>
        <w:spacing w:line="276" w:lineRule="auto"/>
        <w:jc w:val="both"/>
        <w:rPr>
          <w:rFonts w:asciiTheme="minorHAnsi" w:hAnsiTheme="minorHAnsi" w:cstheme="minorHAnsi"/>
          <w:b/>
          <w:bCs/>
          <w:lang w:val="en-US"/>
        </w:rPr>
      </w:pPr>
    </w:p>
    <w:p w14:paraId="3C3529F8" w14:textId="77777777" w:rsidR="00CA39A6" w:rsidRPr="004362CF" w:rsidRDefault="00CA39A6">
      <w:pPr>
        <w:pStyle w:val="ListParagraph"/>
        <w:numPr>
          <w:ilvl w:val="0"/>
          <w:numId w:val="59"/>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Access Control:</w:t>
      </w:r>
    </w:p>
    <w:p w14:paraId="5E97D141" w14:textId="77777777" w:rsidR="00CA39A6" w:rsidRPr="004362CF" w:rsidRDefault="00CA39A6" w:rsidP="00CA39A6">
      <w:pPr>
        <w:pStyle w:val="ListParagraph"/>
        <w:spacing w:line="276" w:lineRule="auto"/>
        <w:ind w:left="360"/>
        <w:jc w:val="both"/>
        <w:rPr>
          <w:rFonts w:asciiTheme="minorHAnsi" w:hAnsiTheme="minorHAnsi" w:cstheme="minorHAnsi"/>
          <w:lang w:val="en-US"/>
        </w:rPr>
      </w:pPr>
    </w:p>
    <w:p w14:paraId="0143935E" w14:textId="77777777" w:rsidR="00CA39A6" w:rsidRPr="004362CF" w:rsidRDefault="00CA39A6">
      <w:pPr>
        <w:numPr>
          <w:ilvl w:val="0"/>
          <w:numId w:val="47"/>
        </w:numPr>
        <w:spacing w:line="276" w:lineRule="auto"/>
        <w:jc w:val="both"/>
        <w:rPr>
          <w:rFonts w:asciiTheme="minorHAnsi" w:hAnsiTheme="minorHAnsi" w:cstheme="minorHAnsi"/>
          <w:lang w:val="en-US"/>
        </w:rPr>
      </w:pPr>
      <w:r w:rsidRPr="004362CF">
        <w:rPr>
          <w:rFonts w:asciiTheme="minorHAnsi" w:hAnsiTheme="minorHAnsi" w:cstheme="minorHAnsi"/>
          <w:lang w:val="en-US"/>
        </w:rPr>
        <w:t>Access rights are granted based on the principle of least privilege (</w:t>
      </w:r>
      <w:proofErr w:type="spellStart"/>
      <w:r w:rsidRPr="004362CF">
        <w:rPr>
          <w:rFonts w:asciiTheme="minorHAnsi" w:hAnsiTheme="minorHAnsi" w:cstheme="minorHAnsi"/>
          <w:lang w:val="en-US"/>
        </w:rPr>
        <w:t>PoLP</w:t>
      </w:r>
      <w:proofErr w:type="spellEnd"/>
      <w:r w:rsidRPr="004362CF">
        <w:rPr>
          <w:rFonts w:asciiTheme="minorHAnsi" w:hAnsiTheme="minorHAnsi" w:cstheme="minorHAnsi"/>
          <w:lang w:val="en-US"/>
        </w:rPr>
        <w:t>), ensuring users receive only the access rights necessary for their role.</w:t>
      </w:r>
    </w:p>
    <w:p w14:paraId="18792E14" w14:textId="77777777" w:rsidR="00CA39A6" w:rsidRPr="004362CF" w:rsidRDefault="00CA39A6">
      <w:pPr>
        <w:numPr>
          <w:ilvl w:val="0"/>
          <w:numId w:val="47"/>
        </w:numPr>
        <w:spacing w:line="276" w:lineRule="auto"/>
        <w:jc w:val="both"/>
        <w:rPr>
          <w:rFonts w:asciiTheme="minorHAnsi" w:hAnsiTheme="minorHAnsi" w:cstheme="minorHAnsi"/>
          <w:lang w:val="en-US"/>
        </w:rPr>
      </w:pPr>
      <w:r w:rsidRPr="004362CF">
        <w:rPr>
          <w:rFonts w:asciiTheme="minorHAnsi" w:hAnsiTheme="minorHAnsi" w:cstheme="minorHAnsi"/>
          <w:lang w:val="en-US"/>
        </w:rPr>
        <w:t>Roles and responsibilities are clearly defined, and access is allocated accordingly.</w:t>
      </w:r>
    </w:p>
    <w:p w14:paraId="7BE98031" w14:textId="77777777" w:rsidR="00CA39A6" w:rsidRPr="004362CF" w:rsidRDefault="00CA39A6">
      <w:pPr>
        <w:numPr>
          <w:ilvl w:val="0"/>
          <w:numId w:val="47"/>
        </w:numPr>
        <w:spacing w:line="276" w:lineRule="auto"/>
        <w:jc w:val="both"/>
        <w:rPr>
          <w:rFonts w:asciiTheme="minorHAnsi" w:hAnsiTheme="minorHAnsi" w:cstheme="minorHAnsi"/>
          <w:lang w:val="en-US"/>
        </w:rPr>
      </w:pPr>
      <w:r w:rsidRPr="004362CF">
        <w:rPr>
          <w:rFonts w:asciiTheme="minorHAnsi" w:hAnsiTheme="minorHAnsi" w:cstheme="minorHAnsi"/>
          <w:lang w:val="en-US"/>
        </w:rPr>
        <w:t>A quarterly review of access rights will be conducted by the Data Protection Officer, using automated access logs and manual checks to ensure compliance. Any discrepancies will be investigated, corrective actions will be implemented, and follow-up reviews will ensure compliance.</w:t>
      </w:r>
    </w:p>
    <w:p w14:paraId="47E7D5B8" w14:textId="77777777" w:rsidR="00CA39A6" w:rsidRPr="004362CF" w:rsidRDefault="00CA39A6" w:rsidP="00CA39A6">
      <w:pPr>
        <w:spacing w:line="276" w:lineRule="auto"/>
        <w:ind w:left="720"/>
        <w:jc w:val="both"/>
        <w:rPr>
          <w:rFonts w:asciiTheme="minorHAnsi" w:hAnsiTheme="minorHAnsi" w:cstheme="minorHAnsi"/>
          <w:lang w:val="en-US"/>
        </w:rPr>
      </w:pPr>
    </w:p>
    <w:p w14:paraId="23FEC418" w14:textId="77777777" w:rsidR="00CA39A6" w:rsidRPr="004362CF" w:rsidRDefault="00CA39A6">
      <w:pPr>
        <w:pStyle w:val="ListParagraph"/>
        <w:numPr>
          <w:ilvl w:val="0"/>
          <w:numId w:val="59"/>
        </w:numPr>
        <w:spacing w:line="276" w:lineRule="auto"/>
        <w:jc w:val="both"/>
        <w:rPr>
          <w:rFonts w:asciiTheme="minorHAnsi" w:hAnsiTheme="minorHAnsi" w:cstheme="minorHAnsi"/>
          <w:b/>
          <w:bCs/>
          <w:lang w:val="en-US"/>
        </w:rPr>
      </w:pPr>
      <w:r w:rsidRPr="004362CF">
        <w:rPr>
          <w:rFonts w:asciiTheme="minorHAnsi" w:hAnsiTheme="minorHAnsi" w:cstheme="minorHAnsi"/>
          <w:b/>
          <w:bCs/>
          <w:lang w:val="en-US"/>
        </w:rPr>
        <w:t>Data Handling and Storage</w:t>
      </w:r>
    </w:p>
    <w:p w14:paraId="7FB594CC" w14:textId="77777777" w:rsidR="00CA39A6" w:rsidRPr="004362CF" w:rsidRDefault="00CA39A6" w:rsidP="00CA39A6">
      <w:pPr>
        <w:pStyle w:val="ListParagraph"/>
        <w:spacing w:line="276" w:lineRule="auto"/>
        <w:ind w:left="360"/>
        <w:jc w:val="both"/>
        <w:rPr>
          <w:rFonts w:asciiTheme="minorHAnsi" w:hAnsiTheme="minorHAnsi" w:cstheme="minorHAnsi"/>
          <w:b/>
          <w:bCs/>
          <w:lang w:val="en-US"/>
        </w:rPr>
      </w:pPr>
    </w:p>
    <w:p w14:paraId="741A4C45" w14:textId="77777777" w:rsidR="00CA39A6" w:rsidRPr="004362CF" w:rsidRDefault="00CA39A6">
      <w:pPr>
        <w:numPr>
          <w:ilvl w:val="0"/>
          <w:numId w:val="48"/>
        </w:numPr>
        <w:spacing w:line="276" w:lineRule="auto"/>
        <w:jc w:val="both"/>
        <w:rPr>
          <w:rFonts w:asciiTheme="minorHAnsi" w:hAnsiTheme="minorHAnsi" w:cstheme="minorHAnsi"/>
          <w:lang w:val="en-US"/>
        </w:rPr>
      </w:pPr>
      <w:r w:rsidRPr="004362CF">
        <w:rPr>
          <w:rFonts w:asciiTheme="minorHAnsi" w:hAnsiTheme="minorHAnsi" w:cstheme="minorHAnsi"/>
          <w:lang w:val="en-US"/>
        </w:rPr>
        <w:t>Confidential information is stored securely, such as in locked cabinets or encrypted servers, ensuring regulatory compliance and protection.</w:t>
      </w:r>
    </w:p>
    <w:p w14:paraId="2FECDE24" w14:textId="77777777" w:rsidR="00CA39A6" w:rsidRPr="004362CF" w:rsidRDefault="00CA39A6">
      <w:pPr>
        <w:numPr>
          <w:ilvl w:val="0"/>
          <w:numId w:val="48"/>
        </w:numPr>
        <w:spacing w:line="276" w:lineRule="auto"/>
        <w:jc w:val="both"/>
        <w:rPr>
          <w:rFonts w:asciiTheme="minorHAnsi" w:hAnsiTheme="minorHAnsi" w:cstheme="minorHAnsi"/>
          <w:lang w:val="en-US"/>
        </w:rPr>
      </w:pPr>
      <w:r w:rsidRPr="004362CF">
        <w:rPr>
          <w:rFonts w:asciiTheme="minorHAnsi" w:hAnsiTheme="minorHAnsi" w:cstheme="minorHAnsi"/>
          <w:lang w:val="en-US"/>
        </w:rPr>
        <w:lastRenderedPageBreak/>
        <w:t>Transmission of confidential data is conducted through secure channels, such as VPNs and encrypted emails.</w:t>
      </w:r>
    </w:p>
    <w:p w14:paraId="2D12D449" w14:textId="77777777" w:rsidR="00CA39A6" w:rsidRPr="004362CF" w:rsidRDefault="00CA39A6">
      <w:pPr>
        <w:numPr>
          <w:ilvl w:val="0"/>
          <w:numId w:val="48"/>
        </w:numPr>
        <w:spacing w:line="276" w:lineRule="auto"/>
        <w:jc w:val="both"/>
        <w:rPr>
          <w:rFonts w:asciiTheme="minorHAnsi" w:hAnsiTheme="minorHAnsi" w:cstheme="minorHAnsi"/>
          <w:lang w:val="en-US"/>
        </w:rPr>
      </w:pPr>
      <w:r w:rsidRPr="004362CF">
        <w:rPr>
          <w:rFonts w:asciiTheme="minorHAnsi" w:hAnsiTheme="minorHAnsi" w:cstheme="minorHAnsi"/>
          <w:lang w:val="en-US"/>
        </w:rPr>
        <w:t>All confidential data is encrypted both in transit and at rest, adhering to industry-standard encryption protocols like AES-256.</w:t>
      </w:r>
    </w:p>
    <w:p w14:paraId="4666B9C1" w14:textId="77777777" w:rsidR="00CA39A6" w:rsidRPr="004362CF" w:rsidRDefault="00CA39A6">
      <w:pPr>
        <w:numPr>
          <w:ilvl w:val="0"/>
          <w:numId w:val="48"/>
        </w:numPr>
        <w:spacing w:line="276" w:lineRule="auto"/>
        <w:jc w:val="both"/>
        <w:rPr>
          <w:rFonts w:asciiTheme="minorHAnsi" w:hAnsiTheme="minorHAnsi" w:cstheme="minorHAnsi"/>
          <w:lang w:val="en-US"/>
        </w:rPr>
      </w:pPr>
      <w:r w:rsidRPr="004362CF">
        <w:rPr>
          <w:rFonts w:asciiTheme="minorHAnsi" w:hAnsiTheme="minorHAnsi" w:cstheme="minorHAnsi"/>
          <w:lang w:val="en-US"/>
        </w:rPr>
        <w:t>Access to storage areas with confidential data is restricted to authorized personnel only, using physical access controls such as keycards.</w:t>
      </w:r>
    </w:p>
    <w:p w14:paraId="6DF0F4A8" w14:textId="77777777" w:rsidR="00CA39A6" w:rsidRPr="004362CF" w:rsidRDefault="00CA39A6" w:rsidP="00CA39A6">
      <w:pPr>
        <w:spacing w:line="276" w:lineRule="auto"/>
        <w:ind w:left="720"/>
        <w:jc w:val="both"/>
        <w:rPr>
          <w:rFonts w:asciiTheme="minorHAnsi" w:hAnsiTheme="minorHAnsi" w:cstheme="minorHAnsi"/>
          <w:lang w:val="en-US"/>
        </w:rPr>
      </w:pPr>
    </w:p>
    <w:p w14:paraId="4FE6BF2D" w14:textId="77777777" w:rsidR="00CA39A6" w:rsidRPr="004362CF" w:rsidRDefault="00CA39A6" w:rsidP="00CA39A6">
      <w:pPr>
        <w:spacing w:line="276" w:lineRule="auto"/>
        <w:jc w:val="both"/>
        <w:rPr>
          <w:rFonts w:asciiTheme="minorHAnsi" w:hAnsiTheme="minorHAnsi" w:cstheme="minorHAnsi"/>
          <w:b/>
          <w:bCs/>
          <w:lang w:val="en-US"/>
        </w:rPr>
      </w:pPr>
      <w:r w:rsidRPr="004362CF">
        <w:rPr>
          <w:rFonts w:asciiTheme="minorHAnsi" w:hAnsiTheme="minorHAnsi" w:cstheme="minorHAnsi"/>
          <w:b/>
          <w:bCs/>
          <w:lang w:val="en-US"/>
        </w:rPr>
        <w:t>4. Incident Detection and Reporting</w:t>
      </w:r>
    </w:p>
    <w:p w14:paraId="6240FBC9" w14:textId="77777777" w:rsidR="00CA39A6" w:rsidRPr="004362CF" w:rsidRDefault="00CA39A6" w:rsidP="00CA39A6">
      <w:pPr>
        <w:spacing w:line="276" w:lineRule="auto"/>
        <w:jc w:val="both"/>
        <w:rPr>
          <w:rFonts w:asciiTheme="minorHAnsi" w:hAnsiTheme="minorHAnsi" w:cstheme="minorHAnsi"/>
          <w:lang w:val="en-US"/>
        </w:rPr>
      </w:pPr>
      <w:r w:rsidRPr="004362CF">
        <w:rPr>
          <w:rFonts w:asciiTheme="minorHAnsi" w:hAnsiTheme="minorHAnsi" w:cstheme="minorHAnsi"/>
          <w:b/>
          <w:bCs/>
          <w:lang w:val="en-US"/>
        </w:rPr>
        <w:t>4.1 Identification:</w:t>
      </w:r>
    </w:p>
    <w:p w14:paraId="72083112" w14:textId="77777777" w:rsidR="00CA39A6" w:rsidRPr="004362CF" w:rsidRDefault="00CA39A6">
      <w:pPr>
        <w:numPr>
          <w:ilvl w:val="0"/>
          <w:numId w:val="49"/>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IT Department:</w:t>
      </w:r>
      <w:r w:rsidRPr="004362CF">
        <w:rPr>
          <w:rFonts w:asciiTheme="minorHAnsi" w:hAnsiTheme="minorHAnsi" w:cstheme="minorHAnsi"/>
          <w:lang w:val="en-US"/>
        </w:rPr>
        <w:t xml:space="preserve"> Regular analysis of system logs to identify unusual access patterns, failed login attempts, or other signs of potential data breaches.</w:t>
      </w:r>
    </w:p>
    <w:p w14:paraId="3F4F84B0" w14:textId="77777777" w:rsidR="00CA39A6" w:rsidRPr="004362CF" w:rsidRDefault="00CA39A6">
      <w:pPr>
        <w:numPr>
          <w:ilvl w:val="0"/>
          <w:numId w:val="49"/>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Employees:</w:t>
      </w:r>
      <w:r w:rsidRPr="004362CF">
        <w:rPr>
          <w:rFonts w:asciiTheme="minorHAnsi" w:hAnsiTheme="minorHAnsi" w:cstheme="minorHAnsi"/>
          <w:lang w:val="en-US"/>
        </w:rPr>
        <w:t xml:space="preserve"> Employees are responsible for monitoring system logs for abnormalities and should alert the IT department if suspicious activities, such as failed logins or unauthorized access, are detected.</w:t>
      </w:r>
    </w:p>
    <w:p w14:paraId="68A2253C" w14:textId="77777777" w:rsidR="00CA39A6" w:rsidRPr="004362CF" w:rsidRDefault="00CA39A6" w:rsidP="00CA39A6">
      <w:pPr>
        <w:spacing w:line="276" w:lineRule="auto"/>
        <w:jc w:val="both"/>
        <w:rPr>
          <w:rFonts w:asciiTheme="minorHAnsi" w:hAnsiTheme="minorHAnsi" w:cstheme="minorHAnsi"/>
          <w:lang w:val="en-US"/>
        </w:rPr>
      </w:pPr>
      <w:r w:rsidRPr="004362CF">
        <w:rPr>
          <w:rFonts w:asciiTheme="minorHAnsi" w:hAnsiTheme="minorHAnsi" w:cstheme="minorHAnsi"/>
          <w:b/>
          <w:bCs/>
          <w:lang w:val="en-US"/>
        </w:rPr>
        <w:t>4.2 Reporting:</w:t>
      </w:r>
    </w:p>
    <w:p w14:paraId="2F7B4BB6" w14:textId="77777777" w:rsidR="00CA39A6" w:rsidRPr="004362CF" w:rsidRDefault="00CA39A6">
      <w:pPr>
        <w:numPr>
          <w:ilvl w:val="0"/>
          <w:numId w:val="50"/>
        </w:numPr>
        <w:spacing w:line="276" w:lineRule="auto"/>
        <w:jc w:val="both"/>
        <w:rPr>
          <w:rFonts w:asciiTheme="minorHAnsi" w:hAnsiTheme="minorHAnsi" w:cstheme="minorHAnsi"/>
          <w:lang w:val="en-US"/>
        </w:rPr>
      </w:pPr>
      <w:r w:rsidRPr="004362CF">
        <w:rPr>
          <w:rFonts w:asciiTheme="minorHAnsi" w:hAnsiTheme="minorHAnsi" w:cstheme="minorHAnsi"/>
          <w:lang w:val="en-US"/>
        </w:rPr>
        <w:t>Employees must report any suspected data breaches immediately to their supervisor and the IT department.</w:t>
      </w:r>
    </w:p>
    <w:p w14:paraId="28144196" w14:textId="77777777" w:rsidR="00CA39A6" w:rsidRPr="004362CF" w:rsidRDefault="00CA39A6">
      <w:pPr>
        <w:numPr>
          <w:ilvl w:val="0"/>
          <w:numId w:val="50"/>
        </w:numPr>
        <w:spacing w:line="276" w:lineRule="auto"/>
        <w:jc w:val="both"/>
        <w:rPr>
          <w:rFonts w:asciiTheme="minorHAnsi" w:hAnsiTheme="minorHAnsi" w:cstheme="minorHAnsi"/>
          <w:lang w:val="en-US"/>
        </w:rPr>
      </w:pPr>
      <w:r w:rsidRPr="004362CF">
        <w:rPr>
          <w:rFonts w:asciiTheme="minorHAnsi" w:hAnsiTheme="minorHAnsi" w:cstheme="minorHAnsi"/>
          <w:lang w:val="en-US"/>
        </w:rPr>
        <w:t>An Incident Reporting Form must be completed and submitted to the IT department for documentation.</w:t>
      </w:r>
    </w:p>
    <w:p w14:paraId="2C24E15F" w14:textId="77777777" w:rsidR="00CA39A6" w:rsidRPr="004362CF" w:rsidRDefault="00CA39A6" w:rsidP="00CA39A6">
      <w:pPr>
        <w:spacing w:line="276" w:lineRule="auto"/>
        <w:jc w:val="both"/>
        <w:rPr>
          <w:rFonts w:asciiTheme="minorHAnsi" w:hAnsiTheme="minorHAnsi" w:cstheme="minorHAnsi"/>
          <w:lang w:val="en-US"/>
        </w:rPr>
      </w:pPr>
      <w:r w:rsidRPr="004362CF">
        <w:rPr>
          <w:rFonts w:asciiTheme="minorHAnsi" w:hAnsiTheme="minorHAnsi" w:cstheme="minorHAnsi"/>
          <w:b/>
          <w:bCs/>
          <w:lang w:val="en-US"/>
        </w:rPr>
        <w:t>4.3 Escalation Protocol:</w:t>
      </w:r>
    </w:p>
    <w:p w14:paraId="1DE6D719" w14:textId="77777777" w:rsidR="00CA39A6" w:rsidRPr="004362CF" w:rsidRDefault="00CA39A6">
      <w:pPr>
        <w:numPr>
          <w:ilvl w:val="0"/>
          <w:numId w:val="51"/>
        </w:numPr>
        <w:spacing w:line="276" w:lineRule="auto"/>
        <w:jc w:val="both"/>
        <w:rPr>
          <w:rFonts w:asciiTheme="minorHAnsi" w:hAnsiTheme="minorHAnsi" w:cstheme="minorHAnsi"/>
          <w:lang w:val="en-US"/>
        </w:rPr>
      </w:pPr>
      <w:r w:rsidRPr="004362CF">
        <w:rPr>
          <w:rFonts w:asciiTheme="minorHAnsi" w:hAnsiTheme="minorHAnsi" w:cstheme="minorHAnsi"/>
          <w:lang w:val="en-US"/>
        </w:rPr>
        <w:t>Depending on the severity of the breach, it should be escalated to management and legal counsel for further action.</w:t>
      </w:r>
    </w:p>
    <w:p w14:paraId="3BD6AEE7" w14:textId="77777777" w:rsidR="00CA39A6" w:rsidRPr="004362CF" w:rsidRDefault="00CA39A6" w:rsidP="00CA39A6">
      <w:pPr>
        <w:spacing w:line="276" w:lineRule="auto"/>
        <w:ind w:left="720"/>
        <w:jc w:val="both"/>
        <w:rPr>
          <w:rFonts w:asciiTheme="minorHAnsi" w:hAnsiTheme="minorHAnsi" w:cstheme="minorHAnsi"/>
          <w:lang w:val="en-US"/>
        </w:rPr>
      </w:pPr>
    </w:p>
    <w:p w14:paraId="36009F12" w14:textId="77777777" w:rsidR="00CA39A6" w:rsidRPr="004362CF" w:rsidRDefault="00CA39A6" w:rsidP="00CA39A6">
      <w:pPr>
        <w:spacing w:line="276" w:lineRule="auto"/>
        <w:jc w:val="both"/>
        <w:rPr>
          <w:rFonts w:asciiTheme="minorHAnsi" w:hAnsiTheme="minorHAnsi" w:cstheme="minorHAnsi"/>
          <w:b/>
          <w:bCs/>
          <w:lang w:val="en-US"/>
        </w:rPr>
      </w:pPr>
      <w:r w:rsidRPr="004362CF">
        <w:rPr>
          <w:rFonts w:asciiTheme="minorHAnsi" w:hAnsiTheme="minorHAnsi" w:cstheme="minorHAnsi"/>
          <w:b/>
          <w:bCs/>
          <w:lang w:val="en-US"/>
        </w:rPr>
        <w:t>5. Incident Response Plan (IRP)</w:t>
      </w:r>
    </w:p>
    <w:p w14:paraId="50E3567F" w14:textId="77777777" w:rsidR="00CA39A6" w:rsidRPr="004362CF" w:rsidRDefault="00CA39A6" w:rsidP="00CA39A6">
      <w:pPr>
        <w:spacing w:line="276" w:lineRule="auto"/>
        <w:jc w:val="both"/>
        <w:rPr>
          <w:rFonts w:asciiTheme="minorHAnsi" w:hAnsiTheme="minorHAnsi" w:cstheme="minorHAnsi"/>
          <w:lang w:val="en-US"/>
        </w:rPr>
      </w:pPr>
      <w:r w:rsidRPr="004362CF">
        <w:rPr>
          <w:rFonts w:asciiTheme="minorHAnsi" w:hAnsiTheme="minorHAnsi" w:cstheme="minorHAnsi"/>
          <w:b/>
          <w:bCs/>
          <w:lang w:val="en-US"/>
        </w:rPr>
        <w:t>5.1 Containment:</w:t>
      </w:r>
    </w:p>
    <w:p w14:paraId="3C7A21A0" w14:textId="77777777" w:rsidR="00CA39A6" w:rsidRPr="004362CF" w:rsidRDefault="00CA39A6">
      <w:pPr>
        <w:numPr>
          <w:ilvl w:val="0"/>
          <w:numId w:val="52"/>
        </w:numPr>
        <w:spacing w:line="276" w:lineRule="auto"/>
        <w:jc w:val="both"/>
        <w:rPr>
          <w:rFonts w:asciiTheme="minorHAnsi" w:hAnsiTheme="minorHAnsi" w:cstheme="minorHAnsi"/>
          <w:lang w:val="en-US"/>
        </w:rPr>
      </w:pPr>
      <w:r w:rsidRPr="004362CF">
        <w:rPr>
          <w:rFonts w:asciiTheme="minorHAnsi" w:hAnsiTheme="minorHAnsi" w:cstheme="minorHAnsi"/>
          <w:lang w:val="en-US"/>
        </w:rPr>
        <w:t xml:space="preserve">The </w:t>
      </w:r>
      <w:r w:rsidRPr="004362CF">
        <w:rPr>
          <w:rFonts w:asciiTheme="minorHAnsi" w:hAnsiTheme="minorHAnsi" w:cstheme="minorHAnsi"/>
          <w:b/>
          <w:bCs/>
          <w:lang w:val="en-US"/>
        </w:rPr>
        <w:t>IT Security Manager</w:t>
      </w:r>
      <w:r w:rsidRPr="004362CF">
        <w:rPr>
          <w:rFonts w:asciiTheme="minorHAnsi" w:hAnsiTheme="minorHAnsi" w:cstheme="minorHAnsi"/>
          <w:lang w:val="en-US"/>
        </w:rPr>
        <w:t xml:space="preserve"> will immediately isolate affected systems to prevent further unauthorized access. This could include disconnecting affected systems from the network, disabling user accounts, or restricting access until the issue is resolved.</w:t>
      </w:r>
    </w:p>
    <w:p w14:paraId="3468C8A6" w14:textId="77777777" w:rsidR="00CA39A6" w:rsidRPr="004362CF" w:rsidRDefault="00CA39A6" w:rsidP="00CA39A6">
      <w:pPr>
        <w:spacing w:line="276" w:lineRule="auto"/>
        <w:jc w:val="both"/>
        <w:rPr>
          <w:rFonts w:asciiTheme="minorHAnsi" w:hAnsiTheme="minorHAnsi" w:cstheme="minorHAnsi"/>
          <w:lang w:val="en-US"/>
        </w:rPr>
      </w:pPr>
      <w:r w:rsidRPr="004362CF">
        <w:rPr>
          <w:rFonts w:asciiTheme="minorHAnsi" w:hAnsiTheme="minorHAnsi" w:cstheme="minorHAnsi"/>
          <w:b/>
          <w:bCs/>
          <w:lang w:val="en-US"/>
        </w:rPr>
        <w:t>5.2 Investigation:</w:t>
      </w:r>
    </w:p>
    <w:p w14:paraId="32E653C2" w14:textId="77777777" w:rsidR="00CA39A6" w:rsidRPr="004362CF" w:rsidRDefault="00CA39A6">
      <w:pPr>
        <w:numPr>
          <w:ilvl w:val="0"/>
          <w:numId w:val="53"/>
        </w:numPr>
        <w:spacing w:line="276" w:lineRule="auto"/>
        <w:jc w:val="both"/>
        <w:rPr>
          <w:rFonts w:asciiTheme="minorHAnsi" w:hAnsiTheme="minorHAnsi" w:cstheme="minorHAnsi"/>
          <w:lang w:val="en-US"/>
        </w:rPr>
      </w:pPr>
      <w:r w:rsidRPr="004362CF">
        <w:rPr>
          <w:rFonts w:asciiTheme="minorHAnsi" w:hAnsiTheme="minorHAnsi" w:cstheme="minorHAnsi"/>
          <w:lang w:val="en-US"/>
        </w:rPr>
        <w:t xml:space="preserve">The </w:t>
      </w:r>
      <w:r w:rsidRPr="004362CF">
        <w:rPr>
          <w:rFonts w:asciiTheme="minorHAnsi" w:hAnsiTheme="minorHAnsi" w:cstheme="minorHAnsi"/>
          <w:b/>
          <w:bCs/>
          <w:lang w:val="en-US"/>
        </w:rPr>
        <w:t>Incident Response Team (IRT)</w:t>
      </w:r>
      <w:r w:rsidRPr="004362CF">
        <w:rPr>
          <w:rFonts w:asciiTheme="minorHAnsi" w:hAnsiTheme="minorHAnsi" w:cstheme="minorHAnsi"/>
          <w:lang w:val="en-US"/>
        </w:rPr>
        <w:t xml:space="preserve"> will conduct a thorough investigation to understand the cause and scope of the breach. They will collect and analyze relevant logs and evidence, assess vulnerabilities, and document findings. An incident report will be prepared with recommendations for remediation.</w:t>
      </w:r>
    </w:p>
    <w:p w14:paraId="49280FF2" w14:textId="77777777" w:rsidR="00CA39A6" w:rsidRPr="004362CF" w:rsidRDefault="00CA39A6" w:rsidP="00CA39A6">
      <w:pPr>
        <w:spacing w:line="276" w:lineRule="auto"/>
        <w:jc w:val="both"/>
        <w:rPr>
          <w:rFonts w:asciiTheme="minorHAnsi" w:hAnsiTheme="minorHAnsi" w:cstheme="minorHAnsi"/>
          <w:lang w:val="en-US"/>
        </w:rPr>
      </w:pPr>
      <w:r w:rsidRPr="004362CF">
        <w:rPr>
          <w:rFonts w:asciiTheme="minorHAnsi" w:hAnsiTheme="minorHAnsi" w:cstheme="minorHAnsi"/>
          <w:b/>
          <w:bCs/>
          <w:lang w:val="en-US"/>
        </w:rPr>
        <w:t>5.3 Communication:</w:t>
      </w:r>
    </w:p>
    <w:p w14:paraId="20F881EB" w14:textId="77777777" w:rsidR="00CA39A6" w:rsidRPr="00DC5D95" w:rsidRDefault="00CA39A6">
      <w:pPr>
        <w:numPr>
          <w:ilvl w:val="0"/>
          <w:numId w:val="54"/>
        </w:numPr>
        <w:spacing w:line="276" w:lineRule="auto"/>
        <w:jc w:val="both"/>
        <w:rPr>
          <w:rFonts w:asciiTheme="minorHAnsi" w:hAnsiTheme="minorHAnsi" w:cstheme="minorHAnsi"/>
          <w:lang w:val="en-US"/>
        </w:rPr>
      </w:pPr>
      <w:r w:rsidRPr="004362CF">
        <w:rPr>
          <w:rFonts w:asciiTheme="minorHAnsi" w:hAnsiTheme="minorHAnsi" w:cstheme="minorHAnsi"/>
          <w:lang w:val="en-US"/>
        </w:rPr>
        <w:t>Affected stakeholders will be notified via official email or in person. The communication will explain the nature of the breach, the data affected, and the associated risks. Guidance will include actions to protect their information, such as changing passwords and monitoring for suspicious activities. Updates will be provided regularly.</w:t>
      </w:r>
    </w:p>
    <w:p w14:paraId="789CE763" w14:textId="77777777" w:rsidR="00CA39A6" w:rsidRPr="004362CF" w:rsidRDefault="00CA39A6" w:rsidP="00CA39A6">
      <w:pPr>
        <w:spacing w:line="276" w:lineRule="auto"/>
        <w:jc w:val="both"/>
        <w:rPr>
          <w:rFonts w:asciiTheme="minorHAnsi" w:hAnsiTheme="minorHAnsi" w:cstheme="minorHAnsi"/>
          <w:lang w:val="en-US"/>
        </w:rPr>
      </w:pPr>
      <w:r w:rsidRPr="004362CF">
        <w:rPr>
          <w:rFonts w:asciiTheme="minorHAnsi" w:hAnsiTheme="minorHAnsi" w:cstheme="minorHAnsi"/>
          <w:b/>
          <w:bCs/>
          <w:lang w:val="en-US"/>
        </w:rPr>
        <w:t>5.4 Internal Communication:</w:t>
      </w:r>
    </w:p>
    <w:p w14:paraId="3665CB0F" w14:textId="77777777" w:rsidR="00CA39A6" w:rsidRPr="004362CF" w:rsidRDefault="00CA39A6">
      <w:pPr>
        <w:numPr>
          <w:ilvl w:val="0"/>
          <w:numId w:val="55"/>
        </w:numPr>
        <w:spacing w:line="276" w:lineRule="auto"/>
        <w:jc w:val="both"/>
        <w:rPr>
          <w:rFonts w:asciiTheme="minorHAnsi" w:hAnsiTheme="minorHAnsi" w:cstheme="minorHAnsi"/>
          <w:lang w:val="en-US"/>
        </w:rPr>
      </w:pPr>
      <w:r w:rsidRPr="004362CF">
        <w:rPr>
          <w:rFonts w:asciiTheme="minorHAnsi" w:hAnsiTheme="minorHAnsi" w:cstheme="minorHAnsi"/>
          <w:lang w:val="en-US"/>
        </w:rPr>
        <w:lastRenderedPageBreak/>
        <w:t xml:space="preserve">Management and the legal team will be kept informed through progress updates, emails, meetings, and incident reports. All developments, decisions, and actions are documented and communicated promptly to ensure alignment with </w:t>
      </w:r>
      <w:r>
        <w:rPr>
          <w:rFonts w:asciiTheme="minorHAnsi" w:hAnsiTheme="minorHAnsi" w:cstheme="minorHAnsi"/>
        </w:rPr>
        <w:t>Choksi Heraeus Private Limited</w:t>
      </w:r>
      <w:r w:rsidRPr="004362CF">
        <w:rPr>
          <w:rFonts w:asciiTheme="minorHAnsi" w:hAnsiTheme="minorHAnsi" w:cstheme="minorHAnsi"/>
          <w:lang w:val="en-US"/>
        </w:rPr>
        <w:t xml:space="preserve"> policies.</w:t>
      </w:r>
    </w:p>
    <w:p w14:paraId="7A2BCF4B" w14:textId="77777777" w:rsidR="00CA39A6" w:rsidRPr="004362CF" w:rsidRDefault="00CA39A6" w:rsidP="00CA39A6">
      <w:pPr>
        <w:spacing w:line="276" w:lineRule="auto"/>
        <w:ind w:left="720"/>
        <w:jc w:val="both"/>
        <w:rPr>
          <w:rFonts w:asciiTheme="minorHAnsi" w:hAnsiTheme="minorHAnsi" w:cstheme="minorHAnsi"/>
          <w:lang w:val="en-US"/>
        </w:rPr>
      </w:pPr>
    </w:p>
    <w:p w14:paraId="7DBC7012" w14:textId="77777777" w:rsidR="00CA39A6" w:rsidRPr="004362CF" w:rsidRDefault="00CA39A6" w:rsidP="00CA39A6">
      <w:pPr>
        <w:spacing w:line="276" w:lineRule="auto"/>
        <w:jc w:val="both"/>
        <w:rPr>
          <w:rFonts w:asciiTheme="minorHAnsi" w:hAnsiTheme="minorHAnsi" w:cstheme="minorHAnsi"/>
          <w:b/>
          <w:bCs/>
          <w:lang w:val="en-US"/>
        </w:rPr>
      </w:pPr>
      <w:r w:rsidRPr="004362CF">
        <w:rPr>
          <w:rFonts w:asciiTheme="minorHAnsi" w:hAnsiTheme="minorHAnsi" w:cstheme="minorHAnsi"/>
          <w:b/>
          <w:bCs/>
          <w:lang w:val="en-US"/>
        </w:rPr>
        <w:t>6. Resolution and Follow-Up</w:t>
      </w:r>
    </w:p>
    <w:p w14:paraId="41245E3F" w14:textId="77777777" w:rsidR="00CA39A6" w:rsidRPr="004362CF" w:rsidRDefault="00CA39A6" w:rsidP="00CA39A6">
      <w:pPr>
        <w:spacing w:line="276" w:lineRule="auto"/>
        <w:jc w:val="both"/>
        <w:rPr>
          <w:rFonts w:asciiTheme="minorHAnsi" w:hAnsiTheme="minorHAnsi" w:cstheme="minorHAnsi"/>
          <w:lang w:val="en-US"/>
        </w:rPr>
      </w:pPr>
      <w:r w:rsidRPr="004362CF">
        <w:rPr>
          <w:rFonts w:asciiTheme="minorHAnsi" w:hAnsiTheme="minorHAnsi" w:cstheme="minorHAnsi"/>
          <w:b/>
          <w:bCs/>
          <w:lang w:val="en-US"/>
        </w:rPr>
        <w:t>6.1 Remediation:</w:t>
      </w:r>
    </w:p>
    <w:p w14:paraId="2B406C88" w14:textId="77777777" w:rsidR="00CA39A6" w:rsidRPr="004362CF" w:rsidRDefault="00CA39A6">
      <w:pPr>
        <w:numPr>
          <w:ilvl w:val="0"/>
          <w:numId w:val="56"/>
        </w:numPr>
        <w:spacing w:line="276" w:lineRule="auto"/>
        <w:jc w:val="both"/>
        <w:rPr>
          <w:rFonts w:asciiTheme="minorHAnsi" w:hAnsiTheme="minorHAnsi" w:cstheme="minorHAnsi"/>
          <w:lang w:val="en-US"/>
        </w:rPr>
      </w:pPr>
      <w:r w:rsidRPr="004362CF">
        <w:rPr>
          <w:rFonts w:asciiTheme="minorHAnsi" w:hAnsiTheme="minorHAnsi" w:cstheme="minorHAnsi"/>
          <w:lang w:val="en-US"/>
        </w:rPr>
        <w:t>Corrective actions will be implemented based on the investigation findings. These include revising data access controls, strengthening encryption protocols, updating security policies, retraining employees, and improving incident detection systems to prevent future breaches.</w:t>
      </w:r>
    </w:p>
    <w:p w14:paraId="6190687C" w14:textId="77777777" w:rsidR="00CA39A6" w:rsidRPr="004362CF" w:rsidRDefault="00CA39A6" w:rsidP="00CA39A6">
      <w:pPr>
        <w:spacing w:line="276" w:lineRule="auto"/>
        <w:jc w:val="both"/>
        <w:rPr>
          <w:rFonts w:asciiTheme="minorHAnsi" w:hAnsiTheme="minorHAnsi" w:cstheme="minorHAnsi"/>
          <w:lang w:val="en-US"/>
        </w:rPr>
      </w:pPr>
      <w:r w:rsidRPr="004362CF">
        <w:rPr>
          <w:rFonts w:asciiTheme="minorHAnsi" w:hAnsiTheme="minorHAnsi" w:cstheme="minorHAnsi"/>
          <w:b/>
          <w:bCs/>
          <w:lang w:val="en-US"/>
        </w:rPr>
        <w:t>6.2 Post-Incident Review:</w:t>
      </w:r>
    </w:p>
    <w:p w14:paraId="7C053708" w14:textId="77777777" w:rsidR="00CA39A6" w:rsidRPr="004362CF" w:rsidRDefault="00CA39A6">
      <w:pPr>
        <w:numPr>
          <w:ilvl w:val="0"/>
          <w:numId w:val="57"/>
        </w:numPr>
        <w:spacing w:line="276" w:lineRule="auto"/>
        <w:jc w:val="both"/>
        <w:rPr>
          <w:rFonts w:asciiTheme="minorHAnsi" w:hAnsiTheme="minorHAnsi" w:cstheme="minorHAnsi"/>
          <w:lang w:val="en-US"/>
        </w:rPr>
      </w:pPr>
      <w:r w:rsidRPr="004362CF">
        <w:rPr>
          <w:rFonts w:asciiTheme="minorHAnsi" w:hAnsiTheme="minorHAnsi" w:cstheme="minorHAnsi"/>
          <w:lang w:val="en-US"/>
        </w:rPr>
        <w:t>A review meeting will be conducted by the Incident Response Team, led by the IT Security Manager, to assess the effectiveness of the response. The team will suggest improvements to communication protocols, incident response processes, and security monitoring tools.</w:t>
      </w:r>
    </w:p>
    <w:p w14:paraId="6F1D33E0" w14:textId="77777777" w:rsidR="00CA39A6" w:rsidRPr="004362CF" w:rsidRDefault="00CA39A6" w:rsidP="00CA39A6">
      <w:pPr>
        <w:spacing w:line="276" w:lineRule="auto"/>
        <w:ind w:left="720"/>
        <w:jc w:val="both"/>
        <w:rPr>
          <w:rFonts w:asciiTheme="minorHAnsi" w:hAnsiTheme="minorHAnsi" w:cstheme="minorHAnsi"/>
          <w:lang w:val="en-US"/>
        </w:rPr>
      </w:pPr>
    </w:p>
    <w:p w14:paraId="4E5C0FE3" w14:textId="77777777" w:rsidR="00CA39A6" w:rsidRPr="004362CF" w:rsidRDefault="00CA39A6" w:rsidP="00CA39A6">
      <w:pPr>
        <w:spacing w:line="276" w:lineRule="auto"/>
        <w:jc w:val="both"/>
        <w:rPr>
          <w:rFonts w:asciiTheme="minorHAnsi" w:hAnsiTheme="minorHAnsi" w:cstheme="minorHAnsi"/>
          <w:b/>
          <w:bCs/>
          <w:lang w:val="en-US"/>
        </w:rPr>
      </w:pPr>
      <w:r w:rsidRPr="004362CF">
        <w:rPr>
          <w:rFonts w:asciiTheme="minorHAnsi" w:hAnsiTheme="minorHAnsi" w:cstheme="minorHAnsi"/>
          <w:b/>
          <w:bCs/>
          <w:lang w:val="en-US"/>
        </w:rPr>
        <w:t>7. Compliance and Record Keeping</w:t>
      </w:r>
    </w:p>
    <w:p w14:paraId="3CDA4684" w14:textId="77777777" w:rsidR="00CA39A6" w:rsidRPr="004362CF" w:rsidRDefault="00CA39A6">
      <w:pPr>
        <w:numPr>
          <w:ilvl w:val="0"/>
          <w:numId w:val="58"/>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Documentation Retention:</w:t>
      </w:r>
      <w:r w:rsidRPr="004362CF">
        <w:rPr>
          <w:rFonts w:asciiTheme="minorHAnsi" w:hAnsiTheme="minorHAnsi" w:cstheme="minorHAnsi"/>
          <w:lang w:val="en-US"/>
        </w:rPr>
        <w:t xml:space="preserve"> Detailed records of the incident, including timelines, actions taken, and communications, will be retained for at least three years.</w:t>
      </w:r>
    </w:p>
    <w:p w14:paraId="1CD001A2" w14:textId="77777777" w:rsidR="00CA39A6" w:rsidRDefault="00CA39A6">
      <w:pPr>
        <w:numPr>
          <w:ilvl w:val="0"/>
          <w:numId w:val="58"/>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Regular Review:</w:t>
      </w:r>
      <w:r w:rsidRPr="004362CF">
        <w:rPr>
          <w:rFonts w:asciiTheme="minorHAnsi" w:hAnsiTheme="minorHAnsi" w:cstheme="minorHAnsi"/>
          <w:lang w:val="en-US"/>
        </w:rPr>
        <w:t xml:space="preserve"> The IT Security Officer will review and update these procedures annually or following a significant incident to ensure they remain effective and compliant with evolving security threats and legal requirements.</w:t>
      </w:r>
    </w:p>
    <w:p w14:paraId="72DB68DC" w14:textId="77777777" w:rsidR="00CA39A6" w:rsidRDefault="00CA39A6" w:rsidP="00CA39A6">
      <w:pPr>
        <w:spacing w:line="276" w:lineRule="auto"/>
        <w:jc w:val="both"/>
        <w:rPr>
          <w:rFonts w:asciiTheme="minorHAnsi" w:hAnsiTheme="minorHAnsi" w:cstheme="minorHAnsi"/>
          <w:lang w:val="en-US"/>
        </w:rPr>
      </w:pPr>
    </w:p>
    <w:p w14:paraId="6652A4EC" w14:textId="77777777" w:rsidR="00CA39A6" w:rsidRDefault="00CA39A6" w:rsidP="00CA39A6">
      <w:pPr>
        <w:spacing w:line="276" w:lineRule="auto"/>
        <w:jc w:val="both"/>
        <w:rPr>
          <w:rFonts w:asciiTheme="minorHAnsi" w:hAnsiTheme="minorHAnsi" w:cstheme="minorHAnsi"/>
          <w:lang w:val="en-US"/>
        </w:rPr>
      </w:pPr>
    </w:p>
    <w:p w14:paraId="0B8DEC3F" w14:textId="77777777" w:rsidR="00CA39A6" w:rsidRDefault="00CA39A6" w:rsidP="00CA39A6">
      <w:pPr>
        <w:spacing w:line="276" w:lineRule="auto"/>
        <w:jc w:val="both"/>
        <w:rPr>
          <w:rFonts w:asciiTheme="minorHAnsi" w:hAnsiTheme="minorHAnsi" w:cstheme="minorHAnsi"/>
          <w:lang w:val="en-US"/>
        </w:rPr>
      </w:pPr>
    </w:p>
    <w:p w14:paraId="5EACDFB0" w14:textId="77777777" w:rsidR="00CA39A6" w:rsidRDefault="00CA39A6" w:rsidP="00CA39A6">
      <w:pPr>
        <w:spacing w:line="276" w:lineRule="auto"/>
        <w:jc w:val="both"/>
        <w:rPr>
          <w:rFonts w:asciiTheme="minorHAnsi" w:hAnsiTheme="minorHAnsi" w:cstheme="minorHAnsi"/>
          <w:lang w:val="en-US"/>
        </w:rPr>
      </w:pPr>
    </w:p>
    <w:p w14:paraId="290E429F" w14:textId="77777777" w:rsidR="00CA39A6" w:rsidRDefault="00CA39A6" w:rsidP="00CA39A6">
      <w:pPr>
        <w:spacing w:line="276" w:lineRule="auto"/>
        <w:jc w:val="both"/>
        <w:rPr>
          <w:rFonts w:asciiTheme="minorHAnsi" w:hAnsiTheme="minorHAnsi" w:cstheme="minorHAnsi"/>
          <w:lang w:val="en-US"/>
        </w:rPr>
      </w:pPr>
    </w:p>
    <w:p w14:paraId="231EA5E1" w14:textId="77777777" w:rsidR="00CA39A6" w:rsidRDefault="00CA39A6" w:rsidP="00CA39A6">
      <w:pPr>
        <w:spacing w:line="276" w:lineRule="auto"/>
        <w:jc w:val="both"/>
        <w:rPr>
          <w:rFonts w:asciiTheme="minorHAnsi" w:hAnsiTheme="minorHAnsi" w:cstheme="minorHAnsi"/>
          <w:lang w:val="en-US"/>
        </w:rPr>
      </w:pPr>
    </w:p>
    <w:p w14:paraId="69CE7397" w14:textId="77777777" w:rsidR="00CA39A6" w:rsidRDefault="00CA39A6" w:rsidP="00CA39A6">
      <w:pPr>
        <w:spacing w:line="276" w:lineRule="auto"/>
        <w:jc w:val="both"/>
        <w:rPr>
          <w:rFonts w:asciiTheme="minorHAnsi" w:hAnsiTheme="minorHAnsi" w:cstheme="minorHAnsi"/>
          <w:lang w:val="en-US"/>
        </w:rPr>
      </w:pPr>
    </w:p>
    <w:p w14:paraId="3035534E" w14:textId="77777777" w:rsidR="00CA39A6" w:rsidRDefault="00CA39A6" w:rsidP="00CA39A6">
      <w:pPr>
        <w:spacing w:line="276" w:lineRule="auto"/>
        <w:jc w:val="both"/>
        <w:rPr>
          <w:rFonts w:asciiTheme="minorHAnsi" w:hAnsiTheme="minorHAnsi" w:cstheme="minorHAnsi"/>
          <w:lang w:val="en-US"/>
        </w:rPr>
      </w:pPr>
    </w:p>
    <w:p w14:paraId="08C99CF3" w14:textId="77777777" w:rsidR="00CA39A6" w:rsidRDefault="00CA39A6" w:rsidP="00CA39A6">
      <w:pPr>
        <w:spacing w:line="276" w:lineRule="auto"/>
        <w:jc w:val="both"/>
        <w:rPr>
          <w:rFonts w:asciiTheme="minorHAnsi" w:hAnsiTheme="minorHAnsi" w:cstheme="minorHAnsi"/>
          <w:lang w:val="en-US"/>
        </w:rPr>
      </w:pPr>
    </w:p>
    <w:p w14:paraId="3996BFF0" w14:textId="77777777" w:rsidR="00CA39A6" w:rsidRDefault="00CA39A6" w:rsidP="00CA39A6">
      <w:pPr>
        <w:spacing w:line="276" w:lineRule="auto"/>
        <w:jc w:val="both"/>
        <w:rPr>
          <w:rFonts w:asciiTheme="minorHAnsi" w:hAnsiTheme="minorHAnsi" w:cstheme="minorHAnsi"/>
          <w:lang w:val="en-US"/>
        </w:rPr>
      </w:pPr>
    </w:p>
    <w:p w14:paraId="674E33BA" w14:textId="77777777" w:rsidR="00CA39A6" w:rsidRDefault="00CA39A6" w:rsidP="00CA39A6">
      <w:pPr>
        <w:spacing w:line="276" w:lineRule="auto"/>
        <w:jc w:val="both"/>
        <w:rPr>
          <w:rFonts w:asciiTheme="minorHAnsi" w:hAnsiTheme="minorHAnsi" w:cstheme="minorHAnsi"/>
          <w:lang w:val="en-US"/>
        </w:rPr>
      </w:pPr>
    </w:p>
    <w:p w14:paraId="3E2342BC" w14:textId="77777777" w:rsidR="00CA39A6" w:rsidRDefault="00CA39A6" w:rsidP="00CA39A6">
      <w:pPr>
        <w:spacing w:line="276" w:lineRule="auto"/>
        <w:jc w:val="both"/>
        <w:rPr>
          <w:rFonts w:asciiTheme="minorHAnsi" w:hAnsiTheme="minorHAnsi" w:cstheme="minorHAnsi"/>
          <w:lang w:val="en-US"/>
        </w:rPr>
      </w:pPr>
    </w:p>
    <w:p w14:paraId="69C3E9CE" w14:textId="77777777" w:rsidR="00CA39A6" w:rsidRDefault="00CA39A6" w:rsidP="00CA39A6">
      <w:pPr>
        <w:spacing w:line="276" w:lineRule="auto"/>
        <w:jc w:val="both"/>
        <w:rPr>
          <w:rFonts w:asciiTheme="minorHAnsi" w:hAnsiTheme="minorHAnsi" w:cstheme="minorHAnsi"/>
          <w:lang w:val="en-US"/>
        </w:rPr>
      </w:pPr>
    </w:p>
    <w:p w14:paraId="1BED76EE" w14:textId="77777777" w:rsidR="00CA39A6" w:rsidRPr="004362CF" w:rsidRDefault="00CA39A6" w:rsidP="00CA39A6">
      <w:pPr>
        <w:spacing w:line="276" w:lineRule="auto"/>
        <w:jc w:val="both"/>
        <w:rPr>
          <w:rFonts w:asciiTheme="minorHAnsi" w:hAnsiTheme="minorHAnsi" w:cstheme="minorHAnsi"/>
          <w:lang w:val="en-US"/>
        </w:rPr>
      </w:pPr>
    </w:p>
    <w:p w14:paraId="7FF83BEF" w14:textId="77777777" w:rsidR="00CA39A6" w:rsidRPr="006B79AB" w:rsidRDefault="00CA39A6">
      <w:pPr>
        <w:pStyle w:val="Heading1"/>
        <w:numPr>
          <w:ilvl w:val="0"/>
          <w:numId w:val="224"/>
        </w:numPr>
        <w:spacing w:line="276" w:lineRule="auto"/>
        <w:rPr>
          <w:rStyle w:val="Strong"/>
          <w:rFonts w:asciiTheme="minorHAnsi" w:hAnsiTheme="minorHAnsi" w:cstheme="minorHAnsi"/>
          <w:bCs w:val="0"/>
          <w:color w:val="000000" w:themeColor="text1"/>
        </w:rPr>
      </w:pPr>
      <w:bookmarkStart w:id="28" w:name="_Toc189228715"/>
      <w:bookmarkStart w:id="29" w:name="_Toc207634535"/>
      <w:r w:rsidRPr="006B79AB">
        <w:rPr>
          <w:rStyle w:val="Strong"/>
          <w:rFonts w:asciiTheme="minorHAnsi" w:hAnsiTheme="minorHAnsi" w:cstheme="minorHAnsi"/>
          <w:bCs w:val="0"/>
          <w:color w:val="000000" w:themeColor="text1"/>
        </w:rPr>
        <w:lastRenderedPageBreak/>
        <w:t>Securing Third-Party Data from Unauthorized Access</w:t>
      </w:r>
      <w:bookmarkEnd w:id="28"/>
      <w:bookmarkEnd w:id="29"/>
    </w:p>
    <w:p w14:paraId="712037DB" w14:textId="77777777" w:rsidR="00CA39A6" w:rsidRPr="004362CF" w:rsidRDefault="00CA39A6" w:rsidP="00CA39A6">
      <w:pPr>
        <w:spacing w:line="276" w:lineRule="auto"/>
        <w:rPr>
          <w:rFonts w:asciiTheme="minorHAnsi" w:hAnsiTheme="minorHAnsi" w:cstheme="minorHAnsi"/>
        </w:rPr>
      </w:pPr>
    </w:p>
    <w:p w14:paraId="7C0BCC75" w14:textId="77777777" w:rsidR="00CA39A6" w:rsidRPr="004362CF" w:rsidRDefault="00CA39A6" w:rsidP="00CA39A6">
      <w:pPr>
        <w:spacing w:line="276" w:lineRule="auto"/>
        <w:jc w:val="both"/>
        <w:rPr>
          <w:rFonts w:asciiTheme="minorHAnsi" w:hAnsiTheme="minorHAnsi" w:cstheme="minorHAnsi"/>
          <w:b/>
          <w:bCs/>
          <w:lang w:val="en-US"/>
        </w:rPr>
      </w:pPr>
      <w:r w:rsidRPr="004362CF">
        <w:rPr>
          <w:rFonts w:asciiTheme="minorHAnsi" w:hAnsiTheme="minorHAnsi" w:cstheme="minorHAnsi"/>
          <w:b/>
          <w:bCs/>
          <w:lang w:val="en-US"/>
        </w:rPr>
        <w:t>Purpose</w:t>
      </w:r>
    </w:p>
    <w:p w14:paraId="6BAFA71A" w14:textId="77777777" w:rsidR="00CA39A6" w:rsidRPr="004362CF" w:rsidRDefault="00CA39A6" w:rsidP="00CA39A6">
      <w:pPr>
        <w:spacing w:line="276" w:lineRule="auto"/>
        <w:jc w:val="both"/>
        <w:rPr>
          <w:rFonts w:asciiTheme="minorHAnsi" w:hAnsiTheme="minorHAnsi" w:cstheme="minorHAnsi"/>
          <w:lang w:val="en-US"/>
        </w:rPr>
      </w:pPr>
      <w:r w:rsidRPr="004362CF">
        <w:rPr>
          <w:rFonts w:asciiTheme="minorHAnsi" w:hAnsiTheme="minorHAnsi" w:cstheme="minorHAnsi"/>
          <w:lang w:val="en-US"/>
        </w:rPr>
        <w:t>To protect sensitive information shared with or received from third parties by implementing strict access controls, ensuring privacy, and minimizing the risk of unauthorized disclosure or data breaches.</w:t>
      </w:r>
    </w:p>
    <w:p w14:paraId="4CAA815D" w14:textId="77777777" w:rsidR="00CA39A6" w:rsidRPr="004362CF" w:rsidRDefault="00CA39A6" w:rsidP="00CA39A6">
      <w:pPr>
        <w:spacing w:line="276" w:lineRule="auto"/>
        <w:jc w:val="both"/>
        <w:rPr>
          <w:rFonts w:asciiTheme="minorHAnsi" w:hAnsiTheme="minorHAnsi" w:cstheme="minorHAnsi"/>
          <w:lang w:val="en-US"/>
        </w:rPr>
      </w:pPr>
    </w:p>
    <w:p w14:paraId="44319C6F" w14:textId="77777777" w:rsidR="00CA39A6" w:rsidRPr="004362CF" w:rsidRDefault="00CA39A6" w:rsidP="00CA39A6">
      <w:pPr>
        <w:spacing w:line="276" w:lineRule="auto"/>
        <w:jc w:val="both"/>
        <w:rPr>
          <w:rFonts w:asciiTheme="minorHAnsi" w:hAnsiTheme="minorHAnsi" w:cstheme="minorHAnsi"/>
          <w:b/>
          <w:bCs/>
          <w:lang w:val="en-US"/>
        </w:rPr>
      </w:pPr>
      <w:r w:rsidRPr="004362CF">
        <w:rPr>
          <w:rFonts w:asciiTheme="minorHAnsi" w:hAnsiTheme="minorHAnsi" w:cstheme="minorHAnsi"/>
          <w:b/>
          <w:bCs/>
          <w:lang w:val="en-US"/>
        </w:rPr>
        <w:t>Procedure</w:t>
      </w:r>
    </w:p>
    <w:p w14:paraId="3E4B2B63" w14:textId="77777777" w:rsidR="00CA39A6" w:rsidRPr="004362CF" w:rsidRDefault="00CA39A6">
      <w:pPr>
        <w:pStyle w:val="ListParagraph"/>
        <w:numPr>
          <w:ilvl w:val="0"/>
          <w:numId w:val="68"/>
        </w:numPr>
        <w:spacing w:line="276" w:lineRule="auto"/>
        <w:jc w:val="both"/>
        <w:rPr>
          <w:rFonts w:asciiTheme="minorHAnsi" w:hAnsiTheme="minorHAnsi" w:cstheme="minorHAnsi"/>
          <w:b/>
          <w:bCs/>
          <w:lang w:val="en-US"/>
        </w:rPr>
      </w:pPr>
      <w:r w:rsidRPr="004362CF">
        <w:rPr>
          <w:rFonts w:asciiTheme="minorHAnsi" w:hAnsiTheme="minorHAnsi" w:cstheme="minorHAnsi"/>
          <w:b/>
          <w:bCs/>
          <w:lang w:val="en-US"/>
        </w:rPr>
        <w:t>Data Access Control</w:t>
      </w:r>
    </w:p>
    <w:p w14:paraId="64CC3F5E" w14:textId="77777777" w:rsidR="00CA39A6" w:rsidRPr="004362CF" w:rsidRDefault="00CA39A6">
      <w:pPr>
        <w:numPr>
          <w:ilvl w:val="0"/>
          <w:numId w:val="60"/>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Access Restrictions:</w:t>
      </w:r>
      <w:r w:rsidRPr="004362CF">
        <w:rPr>
          <w:rFonts w:asciiTheme="minorHAnsi" w:hAnsiTheme="minorHAnsi" w:cstheme="minorHAnsi"/>
          <w:lang w:val="en-US"/>
        </w:rPr>
        <w:t xml:space="preserve"> Access to third-party sensitive data is restricted to authorized personnel only, based on their job responsibilities. Role-Based Access Control (RBAC) is utilized to assign permissions according to specific roles, ensuring that individuals only access the data necessary for their job functions.</w:t>
      </w:r>
    </w:p>
    <w:p w14:paraId="0AA7E127" w14:textId="77777777" w:rsidR="00CA39A6" w:rsidRPr="004362CF" w:rsidRDefault="00CA39A6">
      <w:pPr>
        <w:numPr>
          <w:ilvl w:val="0"/>
          <w:numId w:val="60"/>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Access Reviews:</w:t>
      </w:r>
      <w:r w:rsidRPr="004362CF">
        <w:rPr>
          <w:rFonts w:asciiTheme="minorHAnsi" w:hAnsiTheme="minorHAnsi" w:cstheme="minorHAnsi"/>
          <w:lang w:val="en-US"/>
        </w:rPr>
        <w:t xml:space="preserve"> Access permissions are reviewed quarterly by the Data Protection Officer to ensure compliance with data protection policies. Any non-compliance or changes in role will trigger a reassessment of access rights.</w:t>
      </w:r>
    </w:p>
    <w:p w14:paraId="65754D23" w14:textId="77777777" w:rsidR="00CA39A6" w:rsidRPr="004362CF" w:rsidRDefault="00CA39A6" w:rsidP="00CA39A6">
      <w:pPr>
        <w:spacing w:line="276" w:lineRule="auto"/>
        <w:jc w:val="both"/>
        <w:rPr>
          <w:rFonts w:asciiTheme="minorHAnsi" w:hAnsiTheme="minorHAnsi" w:cstheme="minorHAnsi"/>
          <w:lang w:val="en-US"/>
        </w:rPr>
      </w:pPr>
    </w:p>
    <w:p w14:paraId="601D2BDA" w14:textId="77777777" w:rsidR="00CA39A6" w:rsidRPr="004362CF" w:rsidRDefault="00CA39A6">
      <w:pPr>
        <w:pStyle w:val="ListParagraph"/>
        <w:numPr>
          <w:ilvl w:val="0"/>
          <w:numId w:val="68"/>
        </w:numPr>
        <w:spacing w:line="276" w:lineRule="auto"/>
        <w:jc w:val="both"/>
        <w:rPr>
          <w:rFonts w:asciiTheme="minorHAnsi" w:hAnsiTheme="minorHAnsi" w:cstheme="minorHAnsi"/>
          <w:b/>
          <w:bCs/>
          <w:lang w:val="en-US"/>
        </w:rPr>
      </w:pPr>
      <w:r w:rsidRPr="004362CF">
        <w:rPr>
          <w:rFonts w:asciiTheme="minorHAnsi" w:hAnsiTheme="minorHAnsi" w:cstheme="minorHAnsi"/>
          <w:b/>
          <w:bCs/>
          <w:lang w:val="en-US"/>
        </w:rPr>
        <w:t>Data Encryption</w:t>
      </w:r>
    </w:p>
    <w:p w14:paraId="5A2838DD" w14:textId="77777777" w:rsidR="00CA39A6" w:rsidRPr="004362CF" w:rsidRDefault="00CA39A6">
      <w:pPr>
        <w:numPr>
          <w:ilvl w:val="0"/>
          <w:numId w:val="61"/>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Encryption during Transmission:</w:t>
      </w:r>
      <w:r w:rsidRPr="004362CF">
        <w:rPr>
          <w:rFonts w:asciiTheme="minorHAnsi" w:hAnsiTheme="minorHAnsi" w:cstheme="minorHAnsi"/>
          <w:lang w:val="en-US"/>
        </w:rPr>
        <w:t xml:space="preserve"> All third-party sensitive data transmitted externally is encrypted using secure protocols such as SSL/TLS to protect the data from unauthorized interception.</w:t>
      </w:r>
    </w:p>
    <w:p w14:paraId="541A5AFD" w14:textId="77777777" w:rsidR="00CA39A6" w:rsidRPr="004362CF" w:rsidRDefault="00CA39A6">
      <w:pPr>
        <w:numPr>
          <w:ilvl w:val="0"/>
          <w:numId w:val="61"/>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Encryption at Rest:</w:t>
      </w:r>
      <w:r w:rsidRPr="004362CF">
        <w:rPr>
          <w:rFonts w:asciiTheme="minorHAnsi" w:hAnsiTheme="minorHAnsi" w:cstheme="minorHAnsi"/>
          <w:lang w:val="en-US"/>
        </w:rPr>
        <w:t xml:space="preserve"> Third-party data is encrypted when stored, using industry-standard encryption algorithms like AES-256 to ensure data security even when stored on servers or cloud storage.</w:t>
      </w:r>
    </w:p>
    <w:p w14:paraId="12217A8C" w14:textId="77777777" w:rsidR="00CA39A6" w:rsidRPr="004362CF" w:rsidRDefault="00CA39A6">
      <w:pPr>
        <w:numPr>
          <w:ilvl w:val="0"/>
          <w:numId w:val="61"/>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Key Management:</w:t>
      </w:r>
      <w:r w:rsidRPr="004362CF">
        <w:rPr>
          <w:rFonts w:asciiTheme="minorHAnsi" w:hAnsiTheme="minorHAnsi" w:cstheme="minorHAnsi"/>
          <w:lang w:val="en-US"/>
        </w:rPr>
        <w:t xml:space="preserve"> Encryption keys are stored securely in an access-controlled environment, with access granted on a need-to-know basis only.</w:t>
      </w:r>
    </w:p>
    <w:p w14:paraId="29671026" w14:textId="77777777" w:rsidR="00CA39A6" w:rsidRPr="004362CF" w:rsidRDefault="00CA39A6" w:rsidP="00CA39A6">
      <w:pPr>
        <w:spacing w:line="276" w:lineRule="auto"/>
        <w:ind w:left="720"/>
        <w:jc w:val="both"/>
        <w:rPr>
          <w:rFonts w:asciiTheme="minorHAnsi" w:hAnsiTheme="minorHAnsi" w:cstheme="minorHAnsi"/>
          <w:lang w:val="en-US"/>
        </w:rPr>
      </w:pPr>
    </w:p>
    <w:p w14:paraId="71E339A0" w14:textId="77777777" w:rsidR="00CA39A6" w:rsidRPr="004362CF" w:rsidRDefault="00CA39A6">
      <w:pPr>
        <w:pStyle w:val="ListParagraph"/>
        <w:numPr>
          <w:ilvl w:val="0"/>
          <w:numId w:val="68"/>
        </w:numPr>
        <w:spacing w:line="276" w:lineRule="auto"/>
        <w:jc w:val="both"/>
        <w:rPr>
          <w:rFonts w:asciiTheme="minorHAnsi" w:hAnsiTheme="minorHAnsi" w:cstheme="minorHAnsi"/>
          <w:b/>
          <w:bCs/>
          <w:lang w:val="en-US"/>
        </w:rPr>
      </w:pPr>
      <w:r w:rsidRPr="004362CF">
        <w:rPr>
          <w:rFonts w:asciiTheme="minorHAnsi" w:hAnsiTheme="minorHAnsi" w:cstheme="minorHAnsi"/>
          <w:b/>
          <w:bCs/>
          <w:lang w:val="en-US"/>
        </w:rPr>
        <w:t>Secure Data Storage</w:t>
      </w:r>
    </w:p>
    <w:p w14:paraId="35269554" w14:textId="77777777" w:rsidR="00CA39A6" w:rsidRPr="004362CF" w:rsidRDefault="00CA39A6">
      <w:pPr>
        <w:numPr>
          <w:ilvl w:val="0"/>
          <w:numId w:val="62"/>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Storage Practices:</w:t>
      </w:r>
      <w:r w:rsidRPr="004362CF">
        <w:rPr>
          <w:rFonts w:asciiTheme="minorHAnsi" w:hAnsiTheme="minorHAnsi" w:cstheme="minorHAnsi"/>
          <w:lang w:val="en-US"/>
        </w:rPr>
        <w:t xml:space="preserve"> All third-party sensitive data is stored on secure, access-controlled servers, with encryption applied both during storage and transmission. Physical and logical security measures are in place to protect against unauthorized access.</w:t>
      </w:r>
    </w:p>
    <w:p w14:paraId="243B8811" w14:textId="77777777" w:rsidR="00CA39A6" w:rsidRDefault="00CA39A6">
      <w:pPr>
        <w:numPr>
          <w:ilvl w:val="0"/>
          <w:numId w:val="62"/>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Access Control Reviews:</w:t>
      </w:r>
      <w:r w:rsidRPr="004362CF">
        <w:rPr>
          <w:rFonts w:asciiTheme="minorHAnsi" w:hAnsiTheme="minorHAnsi" w:cstheme="minorHAnsi"/>
          <w:lang w:val="en-US"/>
        </w:rPr>
        <w:t xml:space="preserve"> Regular audits and access control reviews are conducted by the IT Security Team to ensure compliance with internal data protection policies, including reviewing logs for unauthorized access attempts and ensuring encryption standards are met.</w:t>
      </w:r>
    </w:p>
    <w:p w14:paraId="1ADFB1C5" w14:textId="77777777" w:rsidR="00CA39A6" w:rsidRDefault="00CA39A6" w:rsidP="00CA39A6">
      <w:pPr>
        <w:spacing w:line="276" w:lineRule="auto"/>
        <w:jc w:val="both"/>
        <w:rPr>
          <w:rFonts w:asciiTheme="minorHAnsi" w:hAnsiTheme="minorHAnsi" w:cstheme="minorHAnsi"/>
          <w:lang w:val="en-US"/>
        </w:rPr>
      </w:pPr>
    </w:p>
    <w:p w14:paraId="12B391E2" w14:textId="77777777" w:rsidR="00CA39A6" w:rsidRPr="004362CF" w:rsidRDefault="00CA39A6" w:rsidP="00CA39A6">
      <w:pPr>
        <w:spacing w:line="276" w:lineRule="auto"/>
        <w:jc w:val="both"/>
        <w:rPr>
          <w:rFonts w:asciiTheme="minorHAnsi" w:hAnsiTheme="minorHAnsi" w:cstheme="minorHAnsi"/>
          <w:lang w:val="en-US"/>
        </w:rPr>
      </w:pPr>
    </w:p>
    <w:p w14:paraId="0DF0513D" w14:textId="77777777" w:rsidR="00CA39A6" w:rsidRPr="004362CF" w:rsidRDefault="00CA39A6" w:rsidP="00CA39A6">
      <w:pPr>
        <w:spacing w:line="276" w:lineRule="auto"/>
        <w:ind w:left="720"/>
        <w:jc w:val="both"/>
        <w:rPr>
          <w:rFonts w:asciiTheme="minorHAnsi" w:hAnsiTheme="minorHAnsi" w:cstheme="minorHAnsi"/>
          <w:lang w:val="en-US"/>
        </w:rPr>
      </w:pPr>
    </w:p>
    <w:p w14:paraId="5769453C" w14:textId="77777777" w:rsidR="00CA39A6" w:rsidRPr="004362CF" w:rsidRDefault="00CA39A6">
      <w:pPr>
        <w:pStyle w:val="ListParagraph"/>
        <w:numPr>
          <w:ilvl w:val="0"/>
          <w:numId w:val="68"/>
        </w:numPr>
        <w:spacing w:line="276" w:lineRule="auto"/>
        <w:jc w:val="both"/>
        <w:rPr>
          <w:rFonts w:asciiTheme="minorHAnsi" w:hAnsiTheme="minorHAnsi" w:cstheme="minorHAnsi"/>
          <w:b/>
          <w:bCs/>
          <w:lang w:val="en-US"/>
        </w:rPr>
      </w:pPr>
      <w:r w:rsidRPr="004362CF">
        <w:rPr>
          <w:rFonts w:asciiTheme="minorHAnsi" w:hAnsiTheme="minorHAnsi" w:cstheme="minorHAnsi"/>
          <w:b/>
          <w:bCs/>
          <w:lang w:val="en-US"/>
        </w:rPr>
        <w:lastRenderedPageBreak/>
        <w:t>Data Sharing &amp; Transmission</w:t>
      </w:r>
    </w:p>
    <w:p w14:paraId="7C91F1D9" w14:textId="77777777" w:rsidR="00CA39A6" w:rsidRPr="004362CF" w:rsidRDefault="00CA39A6">
      <w:pPr>
        <w:numPr>
          <w:ilvl w:val="0"/>
          <w:numId w:val="63"/>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Secure Sharing:</w:t>
      </w:r>
      <w:r w:rsidRPr="004362CF">
        <w:rPr>
          <w:rFonts w:asciiTheme="minorHAnsi" w:hAnsiTheme="minorHAnsi" w:cstheme="minorHAnsi"/>
          <w:lang w:val="en-US"/>
        </w:rPr>
        <w:t xml:space="preserve"> Third-party sensitive data is only shared using secure methods, such as encrypted emails. The identity and authorization of recipients are verified before sharing sensitive data.</w:t>
      </w:r>
    </w:p>
    <w:p w14:paraId="05F816FC" w14:textId="77777777" w:rsidR="00CA39A6" w:rsidRPr="004362CF" w:rsidRDefault="00CA39A6">
      <w:pPr>
        <w:numPr>
          <w:ilvl w:val="0"/>
          <w:numId w:val="63"/>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Activity Logging:</w:t>
      </w:r>
      <w:r w:rsidRPr="004362CF">
        <w:rPr>
          <w:rFonts w:asciiTheme="minorHAnsi" w:hAnsiTheme="minorHAnsi" w:cstheme="minorHAnsi"/>
          <w:lang w:val="en-US"/>
        </w:rPr>
        <w:t xml:space="preserve"> All instances of data sharing are logged, including the recipient’s details, the type of data shared, and the time and date of the transaction. These logs are reviewed periodically by the Compliance Team for potential security gaps.</w:t>
      </w:r>
    </w:p>
    <w:p w14:paraId="19966C7C" w14:textId="77777777" w:rsidR="00CA39A6" w:rsidRPr="004362CF" w:rsidRDefault="00CA39A6" w:rsidP="00CA39A6">
      <w:pPr>
        <w:spacing w:line="276" w:lineRule="auto"/>
        <w:ind w:left="720"/>
        <w:jc w:val="both"/>
        <w:rPr>
          <w:rFonts w:asciiTheme="minorHAnsi" w:hAnsiTheme="minorHAnsi" w:cstheme="minorHAnsi"/>
          <w:lang w:val="en-US"/>
        </w:rPr>
      </w:pPr>
    </w:p>
    <w:p w14:paraId="3ACC8798" w14:textId="77777777" w:rsidR="00CA39A6" w:rsidRPr="004362CF" w:rsidRDefault="00CA39A6">
      <w:pPr>
        <w:pStyle w:val="ListParagraph"/>
        <w:numPr>
          <w:ilvl w:val="0"/>
          <w:numId w:val="68"/>
        </w:numPr>
        <w:spacing w:line="276" w:lineRule="auto"/>
        <w:jc w:val="both"/>
        <w:rPr>
          <w:rFonts w:asciiTheme="minorHAnsi" w:hAnsiTheme="minorHAnsi" w:cstheme="minorHAnsi"/>
          <w:b/>
          <w:bCs/>
          <w:lang w:val="en-US"/>
        </w:rPr>
      </w:pPr>
      <w:r w:rsidRPr="004362CF">
        <w:rPr>
          <w:rFonts w:asciiTheme="minorHAnsi" w:hAnsiTheme="minorHAnsi" w:cstheme="minorHAnsi"/>
          <w:b/>
          <w:bCs/>
          <w:lang w:val="en-US"/>
        </w:rPr>
        <w:t>Third-Party Agreements</w:t>
      </w:r>
    </w:p>
    <w:p w14:paraId="537AB50C" w14:textId="77777777" w:rsidR="00CA39A6" w:rsidRPr="004362CF" w:rsidRDefault="00CA39A6">
      <w:pPr>
        <w:numPr>
          <w:ilvl w:val="0"/>
          <w:numId w:val="64"/>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Data Protection Agreements (DPA):</w:t>
      </w:r>
      <w:r w:rsidRPr="004362CF">
        <w:rPr>
          <w:rFonts w:asciiTheme="minorHAnsi" w:hAnsiTheme="minorHAnsi" w:cstheme="minorHAnsi"/>
          <w:lang w:val="en-US"/>
        </w:rPr>
        <w:t xml:space="preserve"> All third parties handling or accessing sensitive information are required to sign a Data Protection Agreement (DPA). The DPA outlines the third party's obligations, including security measures and timely reporting of any data breaches.</w:t>
      </w:r>
    </w:p>
    <w:p w14:paraId="25807D9B" w14:textId="77777777" w:rsidR="00CA39A6" w:rsidRPr="004362CF" w:rsidRDefault="00CA39A6">
      <w:pPr>
        <w:numPr>
          <w:ilvl w:val="0"/>
          <w:numId w:val="64"/>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Contractual Obligations:</w:t>
      </w:r>
      <w:r w:rsidRPr="004362CF">
        <w:rPr>
          <w:rFonts w:asciiTheme="minorHAnsi" w:hAnsiTheme="minorHAnsi" w:cstheme="minorHAnsi"/>
          <w:lang w:val="en-US"/>
        </w:rPr>
        <w:t xml:space="preserve"> Contracts with third parties include clauses that mandate the implementation of equivalent security measures and compliance with relevant data protection laws, ensuring that third parties protect the data as diligently as </w:t>
      </w:r>
      <w:r>
        <w:rPr>
          <w:rFonts w:asciiTheme="minorHAnsi" w:hAnsiTheme="minorHAnsi" w:cstheme="minorHAnsi"/>
        </w:rPr>
        <w:t>Choksi Heraeus Private Limited</w:t>
      </w:r>
      <w:r w:rsidRPr="004362CF">
        <w:rPr>
          <w:rFonts w:asciiTheme="minorHAnsi" w:hAnsiTheme="minorHAnsi" w:cstheme="minorHAnsi"/>
          <w:lang w:val="en-US"/>
        </w:rPr>
        <w:t>.</w:t>
      </w:r>
    </w:p>
    <w:p w14:paraId="4D5F5A88" w14:textId="77777777" w:rsidR="00CA39A6" w:rsidRPr="004362CF" w:rsidRDefault="00CA39A6" w:rsidP="00CA39A6">
      <w:pPr>
        <w:spacing w:line="276" w:lineRule="auto"/>
        <w:ind w:left="720"/>
        <w:jc w:val="both"/>
        <w:rPr>
          <w:rFonts w:asciiTheme="minorHAnsi" w:hAnsiTheme="minorHAnsi" w:cstheme="minorHAnsi"/>
          <w:lang w:val="en-US"/>
        </w:rPr>
      </w:pPr>
    </w:p>
    <w:p w14:paraId="5E20E839" w14:textId="77777777" w:rsidR="00CA39A6" w:rsidRPr="004362CF" w:rsidRDefault="00CA39A6">
      <w:pPr>
        <w:pStyle w:val="ListParagraph"/>
        <w:numPr>
          <w:ilvl w:val="0"/>
          <w:numId w:val="68"/>
        </w:numPr>
        <w:spacing w:line="276" w:lineRule="auto"/>
        <w:jc w:val="both"/>
        <w:rPr>
          <w:rFonts w:asciiTheme="minorHAnsi" w:hAnsiTheme="minorHAnsi" w:cstheme="minorHAnsi"/>
          <w:b/>
          <w:bCs/>
          <w:lang w:val="en-US"/>
        </w:rPr>
      </w:pPr>
      <w:r w:rsidRPr="004362CF">
        <w:rPr>
          <w:rFonts w:asciiTheme="minorHAnsi" w:hAnsiTheme="minorHAnsi" w:cstheme="minorHAnsi"/>
          <w:b/>
          <w:bCs/>
          <w:lang w:val="en-US"/>
        </w:rPr>
        <w:t>Employee Training &amp; Awareness</w:t>
      </w:r>
    </w:p>
    <w:p w14:paraId="2F79C43A" w14:textId="77777777" w:rsidR="00CA39A6" w:rsidRPr="004362CF" w:rsidRDefault="00CA39A6">
      <w:pPr>
        <w:numPr>
          <w:ilvl w:val="0"/>
          <w:numId w:val="65"/>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Regular Training:</w:t>
      </w:r>
      <w:r w:rsidRPr="004362CF">
        <w:rPr>
          <w:rFonts w:asciiTheme="minorHAnsi" w:hAnsiTheme="minorHAnsi" w:cstheme="minorHAnsi"/>
          <w:lang w:val="en-US"/>
        </w:rPr>
        <w:t xml:space="preserve"> Employees receive regular training on data protection policies and practices, emphasizing the importance of safeguarding third-party data. The training includes handling procedures, secure sharing methods, and the potential consequences of a data breach.</w:t>
      </w:r>
    </w:p>
    <w:p w14:paraId="6D699FA9" w14:textId="77777777" w:rsidR="00CA39A6" w:rsidRPr="004362CF" w:rsidRDefault="00CA39A6">
      <w:pPr>
        <w:numPr>
          <w:ilvl w:val="0"/>
          <w:numId w:val="65"/>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Role-Specific Training:</w:t>
      </w:r>
      <w:r w:rsidRPr="004362CF">
        <w:rPr>
          <w:rFonts w:asciiTheme="minorHAnsi" w:hAnsiTheme="minorHAnsi" w:cstheme="minorHAnsi"/>
          <w:lang w:val="en-US"/>
        </w:rPr>
        <w:t xml:space="preserve"> Employees in roles with direct access to sensitive third-party data receive enhanced training, ensuring they understand their specific responsibilities and how to implement security measures effectively.</w:t>
      </w:r>
    </w:p>
    <w:p w14:paraId="081F1840" w14:textId="77777777" w:rsidR="00CA39A6" w:rsidRPr="004362CF" w:rsidRDefault="00CA39A6" w:rsidP="00CA39A6">
      <w:pPr>
        <w:spacing w:line="276" w:lineRule="auto"/>
        <w:ind w:left="720"/>
        <w:jc w:val="both"/>
        <w:rPr>
          <w:rFonts w:asciiTheme="minorHAnsi" w:hAnsiTheme="minorHAnsi" w:cstheme="minorHAnsi"/>
          <w:lang w:val="en-US"/>
        </w:rPr>
      </w:pPr>
    </w:p>
    <w:p w14:paraId="2BF1FA7C" w14:textId="77777777" w:rsidR="00CA39A6" w:rsidRPr="004362CF" w:rsidRDefault="00CA39A6">
      <w:pPr>
        <w:pStyle w:val="ListParagraph"/>
        <w:numPr>
          <w:ilvl w:val="0"/>
          <w:numId w:val="68"/>
        </w:numPr>
        <w:spacing w:line="276" w:lineRule="auto"/>
        <w:jc w:val="both"/>
        <w:rPr>
          <w:rFonts w:asciiTheme="minorHAnsi" w:hAnsiTheme="minorHAnsi" w:cstheme="minorHAnsi"/>
          <w:b/>
          <w:bCs/>
          <w:lang w:val="en-US"/>
        </w:rPr>
      </w:pPr>
      <w:r w:rsidRPr="004362CF">
        <w:rPr>
          <w:rFonts w:asciiTheme="minorHAnsi" w:hAnsiTheme="minorHAnsi" w:cstheme="minorHAnsi"/>
          <w:b/>
          <w:bCs/>
          <w:lang w:val="en-US"/>
        </w:rPr>
        <w:t>Monitoring &amp; Auditing</w:t>
      </w:r>
    </w:p>
    <w:p w14:paraId="7D233977" w14:textId="77777777" w:rsidR="00CA39A6" w:rsidRPr="004362CF" w:rsidRDefault="00CA39A6">
      <w:pPr>
        <w:numPr>
          <w:ilvl w:val="0"/>
          <w:numId w:val="66"/>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Continuous Monitoring:</w:t>
      </w:r>
      <w:r w:rsidRPr="004362CF">
        <w:rPr>
          <w:rFonts w:asciiTheme="minorHAnsi" w:hAnsiTheme="minorHAnsi" w:cstheme="minorHAnsi"/>
          <w:lang w:val="en-US"/>
        </w:rPr>
        <w:t xml:space="preserve"> A monitoring system is in place to detect any unauthorized access attempts or unusual access patterns related to third-party data. The </w:t>
      </w:r>
      <w:r w:rsidRPr="004362CF">
        <w:rPr>
          <w:rFonts w:asciiTheme="minorHAnsi" w:hAnsiTheme="minorHAnsi" w:cstheme="minorHAnsi"/>
          <w:b/>
          <w:bCs/>
          <w:lang w:val="en-US"/>
        </w:rPr>
        <w:t>IT Security Team</w:t>
      </w:r>
      <w:r w:rsidRPr="004362CF">
        <w:rPr>
          <w:rFonts w:asciiTheme="minorHAnsi" w:hAnsiTheme="minorHAnsi" w:cstheme="minorHAnsi"/>
          <w:lang w:val="en-US"/>
        </w:rPr>
        <w:t xml:space="preserve"> conducts real-time monitoring and analysis of network traffic and system logs for potential security incidents.</w:t>
      </w:r>
    </w:p>
    <w:p w14:paraId="4B6082F1" w14:textId="77777777" w:rsidR="00CA39A6" w:rsidRDefault="00CA39A6">
      <w:pPr>
        <w:numPr>
          <w:ilvl w:val="0"/>
          <w:numId w:val="66"/>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Regular Audits:</w:t>
      </w:r>
      <w:r w:rsidRPr="004362CF">
        <w:rPr>
          <w:rFonts w:asciiTheme="minorHAnsi" w:hAnsiTheme="minorHAnsi" w:cstheme="minorHAnsi"/>
          <w:lang w:val="en-US"/>
        </w:rPr>
        <w:t xml:space="preserve"> Data access logs, storage practices, and third-party compliance with security measures are audited quarterly. These audits are performed by the Compliance and Audit Team, who investigate any discrepancies and report on findings to senior management.</w:t>
      </w:r>
    </w:p>
    <w:p w14:paraId="508C2301" w14:textId="77777777" w:rsidR="00CA39A6" w:rsidRDefault="00CA39A6" w:rsidP="00CA39A6">
      <w:pPr>
        <w:spacing w:line="276" w:lineRule="auto"/>
        <w:jc w:val="both"/>
        <w:rPr>
          <w:rFonts w:asciiTheme="minorHAnsi" w:hAnsiTheme="minorHAnsi" w:cstheme="minorHAnsi"/>
          <w:lang w:val="en-US"/>
        </w:rPr>
      </w:pPr>
    </w:p>
    <w:p w14:paraId="2B27B3D5" w14:textId="77777777" w:rsidR="00CA39A6" w:rsidRPr="004362CF" w:rsidRDefault="00CA39A6" w:rsidP="00CA39A6">
      <w:pPr>
        <w:spacing w:line="276" w:lineRule="auto"/>
        <w:jc w:val="both"/>
        <w:rPr>
          <w:rFonts w:asciiTheme="minorHAnsi" w:hAnsiTheme="minorHAnsi" w:cstheme="minorHAnsi"/>
          <w:lang w:val="en-US"/>
        </w:rPr>
      </w:pPr>
    </w:p>
    <w:p w14:paraId="2D2ABD62" w14:textId="77777777" w:rsidR="00CA39A6" w:rsidRPr="004362CF" w:rsidRDefault="00CA39A6" w:rsidP="00CA39A6">
      <w:pPr>
        <w:spacing w:line="276" w:lineRule="auto"/>
        <w:ind w:left="720"/>
        <w:jc w:val="both"/>
        <w:rPr>
          <w:rFonts w:asciiTheme="minorHAnsi" w:hAnsiTheme="minorHAnsi" w:cstheme="minorHAnsi"/>
          <w:lang w:val="en-US"/>
        </w:rPr>
      </w:pPr>
    </w:p>
    <w:p w14:paraId="5BB02B9F" w14:textId="77777777" w:rsidR="00CA39A6" w:rsidRPr="004362CF" w:rsidRDefault="00CA39A6">
      <w:pPr>
        <w:pStyle w:val="ListParagraph"/>
        <w:numPr>
          <w:ilvl w:val="0"/>
          <w:numId w:val="68"/>
        </w:numPr>
        <w:spacing w:line="276" w:lineRule="auto"/>
        <w:jc w:val="both"/>
        <w:rPr>
          <w:rFonts w:asciiTheme="minorHAnsi" w:hAnsiTheme="minorHAnsi" w:cstheme="minorHAnsi"/>
          <w:b/>
          <w:bCs/>
          <w:lang w:val="en-US"/>
        </w:rPr>
      </w:pPr>
      <w:r w:rsidRPr="004362CF">
        <w:rPr>
          <w:rFonts w:asciiTheme="minorHAnsi" w:hAnsiTheme="minorHAnsi" w:cstheme="minorHAnsi"/>
          <w:b/>
          <w:bCs/>
          <w:lang w:val="en-US"/>
        </w:rPr>
        <w:lastRenderedPageBreak/>
        <w:t>Incident Response</w:t>
      </w:r>
    </w:p>
    <w:p w14:paraId="1086567F" w14:textId="77777777" w:rsidR="00CA39A6" w:rsidRPr="004362CF" w:rsidRDefault="00CA39A6">
      <w:pPr>
        <w:numPr>
          <w:ilvl w:val="0"/>
          <w:numId w:val="67"/>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Breach Detection:</w:t>
      </w:r>
      <w:r w:rsidRPr="004362CF">
        <w:rPr>
          <w:rFonts w:asciiTheme="minorHAnsi" w:hAnsiTheme="minorHAnsi" w:cstheme="minorHAnsi"/>
          <w:lang w:val="en-US"/>
        </w:rPr>
        <w:t xml:space="preserve"> If a data breach involving third-party information is detected, the Incident Response Team (IRT) follows the established Incident Response Procedure (IRP) to contain and mitigate the breach.</w:t>
      </w:r>
    </w:p>
    <w:p w14:paraId="0CB0F08D" w14:textId="77777777" w:rsidR="00CA39A6" w:rsidRPr="004362CF" w:rsidRDefault="00CA39A6">
      <w:pPr>
        <w:numPr>
          <w:ilvl w:val="0"/>
          <w:numId w:val="67"/>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Notification of Affected Parties:</w:t>
      </w:r>
      <w:r w:rsidRPr="004362CF">
        <w:rPr>
          <w:rFonts w:asciiTheme="minorHAnsi" w:hAnsiTheme="minorHAnsi" w:cstheme="minorHAnsi"/>
          <w:lang w:val="en-US"/>
        </w:rPr>
        <w:t xml:space="preserve"> Affected third parties are promptly notified, detailing the breach's nature, the data impacted, potential risks, and the steps taken to resolve the incident. </w:t>
      </w:r>
      <w:r>
        <w:rPr>
          <w:rFonts w:asciiTheme="minorHAnsi" w:hAnsiTheme="minorHAnsi" w:cstheme="minorHAnsi"/>
        </w:rPr>
        <w:t>Choksi Heraeus Private Limited</w:t>
      </w:r>
      <w:r w:rsidRPr="004362CF">
        <w:rPr>
          <w:rFonts w:asciiTheme="minorHAnsi" w:hAnsiTheme="minorHAnsi" w:cstheme="minorHAnsi"/>
          <w:lang w:val="en-US"/>
        </w:rPr>
        <w:t xml:space="preserve"> ensures full transparency in communications and provides guidance on mitigating further risks.</w:t>
      </w:r>
    </w:p>
    <w:p w14:paraId="7B08FD5A" w14:textId="77777777" w:rsidR="00CA39A6" w:rsidRDefault="00CA39A6">
      <w:pPr>
        <w:numPr>
          <w:ilvl w:val="0"/>
          <w:numId w:val="67"/>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Remediation and Follow-Up:</w:t>
      </w:r>
      <w:r w:rsidRPr="004362CF">
        <w:rPr>
          <w:rFonts w:asciiTheme="minorHAnsi" w:hAnsiTheme="minorHAnsi" w:cstheme="minorHAnsi"/>
          <w:lang w:val="en-US"/>
        </w:rPr>
        <w:t xml:space="preserve"> Following the breach, the Data Protection Officer leads efforts to implement corrective actions and improve existing security measures. This includes revising access control measures, enhancing encryption practices, and reviewing third-party agreements to ensure similar incidents do not occur in the future.</w:t>
      </w:r>
    </w:p>
    <w:p w14:paraId="22EC6560" w14:textId="77777777" w:rsidR="00CA39A6" w:rsidRDefault="00CA39A6" w:rsidP="00CA39A6">
      <w:pPr>
        <w:spacing w:line="276" w:lineRule="auto"/>
        <w:jc w:val="both"/>
        <w:rPr>
          <w:rFonts w:asciiTheme="minorHAnsi" w:hAnsiTheme="minorHAnsi" w:cstheme="minorHAnsi"/>
          <w:lang w:val="en-US"/>
        </w:rPr>
      </w:pPr>
    </w:p>
    <w:p w14:paraId="61F9DB21" w14:textId="77777777" w:rsidR="00CA39A6" w:rsidRDefault="00CA39A6" w:rsidP="00CA39A6">
      <w:pPr>
        <w:spacing w:line="276" w:lineRule="auto"/>
        <w:jc w:val="both"/>
        <w:rPr>
          <w:rFonts w:asciiTheme="minorHAnsi" w:hAnsiTheme="minorHAnsi" w:cstheme="minorHAnsi"/>
          <w:lang w:val="en-US"/>
        </w:rPr>
      </w:pPr>
    </w:p>
    <w:p w14:paraId="4958773A" w14:textId="77777777" w:rsidR="00CA39A6" w:rsidRDefault="00CA39A6" w:rsidP="00CA39A6">
      <w:pPr>
        <w:spacing w:line="276" w:lineRule="auto"/>
        <w:jc w:val="both"/>
        <w:rPr>
          <w:rFonts w:asciiTheme="minorHAnsi" w:hAnsiTheme="minorHAnsi" w:cstheme="minorHAnsi"/>
          <w:lang w:val="en-US"/>
        </w:rPr>
      </w:pPr>
    </w:p>
    <w:p w14:paraId="61E2B7AC" w14:textId="77777777" w:rsidR="00CA39A6" w:rsidRDefault="00CA39A6" w:rsidP="00CA39A6">
      <w:pPr>
        <w:spacing w:line="276" w:lineRule="auto"/>
        <w:jc w:val="both"/>
        <w:rPr>
          <w:rFonts w:asciiTheme="minorHAnsi" w:hAnsiTheme="minorHAnsi" w:cstheme="minorHAnsi"/>
          <w:lang w:val="en-US"/>
        </w:rPr>
      </w:pPr>
    </w:p>
    <w:p w14:paraId="51AD25E3" w14:textId="77777777" w:rsidR="00CA39A6" w:rsidRDefault="00CA39A6" w:rsidP="00CA39A6">
      <w:pPr>
        <w:spacing w:line="276" w:lineRule="auto"/>
        <w:jc w:val="both"/>
        <w:rPr>
          <w:rFonts w:asciiTheme="minorHAnsi" w:hAnsiTheme="minorHAnsi" w:cstheme="minorHAnsi"/>
          <w:lang w:val="en-US"/>
        </w:rPr>
      </w:pPr>
    </w:p>
    <w:p w14:paraId="7A935E96" w14:textId="77777777" w:rsidR="00CA39A6" w:rsidRDefault="00CA39A6" w:rsidP="00CA39A6">
      <w:pPr>
        <w:spacing w:line="276" w:lineRule="auto"/>
        <w:jc w:val="both"/>
        <w:rPr>
          <w:rFonts w:asciiTheme="minorHAnsi" w:hAnsiTheme="minorHAnsi" w:cstheme="minorHAnsi"/>
          <w:lang w:val="en-US"/>
        </w:rPr>
      </w:pPr>
    </w:p>
    <w:p w14:paraId="02A09AA1" w14:textId="77777777" w:rsidR="00CA39A6" w:rsidRDefault="00CA39A6" w:rsidP="00CA39A6">
      <w:pPr>
        <w:spacing w:line="276" w:lineRule="auto"/>
        <w:jc w:val="both"/>
        <w:rPr>
          <w:rFonts w:asciiTheme="minorHAnsi" w:hAnsiTheme="minorHAnsi" w:cstheme="minorHAnsi"/>
          <w:lang w:val="en-US"/>
        </w:rPr>
      </w:pPr>
    </w:p>
    <w:p w14:paraId="6658C8F6" w14:textId="77777777" w:rsidR="00CA39A6" w:rsidRDefault="00CA39A6" w:rsidP="00CA39A6">
      <w:pPr>
        <w:spacing w:line="276" w:lineRule="auto"/>
        <w:jc w:val="both"/>
        <w:rPr>
          <w:rFonts w:asciiTheme="minorHAnsi" w:hAnsiTheme="minorHAnsi" w:cstheme="minorHAnsi"/>
          <w:lang w:val="en-US"/>
        </w:rPr>
      </w:pPr>
    </w:p>
    <w:p w14:paraId="7722613B" w14:textId="77777777" w:rsidR="00CA39A6" w:rsidRDefault="00CA39A6" w:rsidP="00CA39A6">
      <w:pPr>
        <w:spacing w:line="276" w:lineRule="auto"/>
        <w:jc w:val="both"/>
        <w:rPr>
          <w:rFonts w:asciiTheme="minorHAnsi" w:hAnsiTheme="minorHAnsi" w:cstheme="minorHAnsi"/>
          <w:lang w:val="en-US"/>
        </w:rPr>
      </w:pPr>
    </w:p>
    <w:p w14:paraId="7CF8F96F" w14:textId="77777777" w:rsidR="00CA39A6" w:rsidRDefault="00CA39A6" w:rsidP="00CA39A6">
      <w:pPr>
        <w:spacing w:line="276" w:lineRule="auto"/>
        <w:jc w:val="both"/>
        <w:rPr>
          <w:rFonts w:asciiTheme="minorHAnsi" w:hAnsiTheme="minorHAnsi" w:cstheme="minorHAnsi"/>
          <w:lang w:val="en-US"/>
        </w:rPr>
      </w:pPr>
    </w:p>
    <w:p w14:paraId="768611D4" w14:textId="77777777" w:rsidR="00CA39A6" w:rsidRDefault="00CA39A6" w:rsidP="00CA39A6">
      <w:pPr>
        <w:spacing w:line="276" w:lineRule="auto"/>
        <w:jc w:val="both"/>
        <w:rPr>
          <w:rFonts w:asciiTheme="minorHAnsi" w:hAnsiTheme="minorHAnsi" w:cstheme="minorHAnsi"/>
          <w:lang w:val="en-US"/>
        </w:rPr>
      </w:pPr>
    </w:p>
    <w:p w14:paraId="1066F19F" w14:textId="77777777" w:rsidR="00CA39A6" w:rsidRDefault="00CA39A6" w:rsidP="00CA39A6">
      <w:pPr>
        <w:spacing w:line="276" w:lineRule="auto"/>
        <w:jc w:val="both"/>
        <w:rPr>
          <w:rFonts w:asciiTheme="minorHAnsi" w:hAnsiTheme="minorHAnsi" w:cstheme="minorHAnsi"/>
          <w:lang w:val="en-US"/>
        </w:rPr>
      </w:pPr>
    </w:p>
    <w:p w14:paraId="58502120" w14:textId="77777777" w:rsidR="00CA39A6" w:rsidRDefault="00CA39A6" w:rsidP="00CA39A6">
      <w:pPr>
        <w:spacing w:line="276" w:lineRule="auto"/>
        <w:jc w:val="both"/>
        <w:rPr>
          <w:rFonts w:asciiTheme="minorHAnsi" w:hAnsiTheme="minorHAnsi" w:cstheme="minorHAnsi"/>
          <w:lang w:val="en-US"/>
        </w:rPr>
      </w:pPr>
    </w:p>
    <w:p w14:paraId="1513A397" w14:textId="77777777" w:rsidR="00CA39A6" w:rsidRDefault="00CA39A6" w:rsidP="00CA39A6">
      <w:pPr>
        <w:spacing w:line="276" w:lineRule="auto"/>
        <w:jc w:val="both"/>
        <w:rPr>
          <w:rFonts w:asciiTheme="minorHAnsi" w:hAnsiTheme="minorHAnsi" w:cstheme="minorHAnsi"/>
          <w:lang w:val="en-US"/>
        </w:rPr>
      </w:pPr>
    </w:p>
    <w:p w14:paraId="2D779EF7" w14:textId="77777777" w:rsidR="00CA39A6" w:rsidRDefault="00CA39A6" w:rsidP="00CA39A6">
      <w:pPr>
        <w:spacing w:line="276" w:lineRule="auto"/>
        <w:jc w:val="both"/>
        <w:rPr>
          <w:rFonts w:asciiTheme="minorHAnsi" w:hAnsiTheme="minorHAnsi" w:cstheme="minorHAnsi"/>
          <w:lang w:val="en-US"/>
        </w:rPr>
      </w:pPr>
    </w:p>
    <w:p w14:paraId="611A2BAA" w14:textId="77777777" w:rsidR="00CA39A6" w:rsidRDefault="00CA39A6" w:rsidP="00CA39A6">
      <w:pPr>
        <w:spacing w:line="276" w:lineRule="auto"/>
        <w:jc w:val="both"/>
        <w:rPr>
          <w:rFonts w:asciiTheme="minorHAnsi" w:hAnsiTheme="minorHAnsi" w:cstheme="minorHAnsi"/>
          <w:lang w:val="en-US"/>
        </w:rPr>
      </w:pPr>
    </w:p>
    <w:p w14:paraId="440A12F7" w14:textId="77777777" w:rsidR="00CA39A6" w:rsidRDefault="00CA39A6" w:rsidP="00CA39A6">
      <w:pPr>
        <w:spacing w:line="276" w:lineRule="auto"/>
        <w:jc w:val="both"/>
        <w:rPr>
          <w:rFonts w:asciiTheme="minorHAnsi" w:hAnsiTheme="minorHAnsi" w:cstheme="minorHAnsi"/>
          <w:lang w:val="en-US"/>
        </w:rPr>
      </w:pPr>
    </w:p>
    <w:p w14:paraId="51867162" w14:textId="77777777" w:rsidR="00CA39A6" w:rsidRDefault="00CA39A6" w:rsidP="00CA39A6">
      <w:pPr>
        <w:spacing w:line="276" w:lineRule="auto"/>
        <w:jc w:val="both"/>
        <w:rPr>
          <w:rFonts w:asciiTheme="minorHAnsi" w:hAnsiTheme="minorHAnsi" w:cstheme="minorHAnsi"/>
          <w:lang w:val="en-US"/>
        </w:rPr>
      </w:pPr>
    </w:p>
    <w:p w14:paraId="2DB8ACC5" w14:textId="77777777" w:rsidR="00CA39A6" w:rsidRDefault="00CA39A6" w:rsidP="00CA39A6">
      <w:pPr>
        <w:spacing w:line="276" w:lineRule="auto"/>
        <w:jc w:val="both"/>
        <w:rPr>
          <w:rFonts w:asciiTheme="minorHAnsi" w:hAnsiTheme="minorHAnsi" w:cstheme="minorHAnsi"/>
          <w:lang w:val="en-US"/>
        </w:rPr>
      </w:pPr>
    </w:p>
    <w:p w14:paraId="20C8D830" w14:textId="77777777" w:rsidR="00CA39A6" w:rsidRDefault="00CA39A6" w:rsidP="00CA39A6">
      <w:pPr>
        <w:spacing w:line="276" w:lineRule="auto"/>
        <w:jc w:val="both"/>
        <w:rPr>
          <w:rFonts w:asciiTheme="minorHAnsi" w:hAnsiTheme="minorHAnsi" w:cstheme="minorHAnsi"/>
          <w:lang w:val="en-US"/>
        </w:rPr>
      </w:pPr>
    </w:p>
    <w:p w14:paraId="541A5C03" w14:textId="77777777" w:rsidR="00CA39A6" w:rsidRDefault="00CA39A6" w:rsidP="00CA39A6">
      <w:pPr>
        <w:spacing w:line="276" w:lineRule="auto"/>
        <w:jc w:val="both"/>
        <w:rPr>
          <w:rFonts w:asciiTheme="minorHAnsi" w:hAnsiTheme="minorHAnsi" w:cstheme="minorHAnsi"/>
          <w:lang w:val="en-US"/>
        </w:rPr>
      </w:pPr>
    </w:p>
    <w:p w14:paraId="1248D03C" w14:textId="77777777" w:rsidR="00CA39A6" w:rsidRDefault="00CA39A6" w:rsidP="00CA39A6">
      <w:pPr>
        <w:spacing w:line="276" w:lineRule="auto"/>
        <w:jc w:val="both"/>
        <w:rPr>
          <w:rFonts w:asciiTheme="minorHAnsi" w:hAnsiTheme="minorHAnsi" w:cstheme="minorHAnsi"/>
          <w:lang w:val="en-US"/>
        </w:rPr>
      </w:pPr>
    </w:p>
    <w:p w14:paraId="0E694BEA" w14:textId="77777777" w:rsidR="00CA39A6" w:rsidRDefault="00CA39A6" w:rsidP="00CA39A6">
      <w:pPr>
        <w:spacing w:line="276" w:lineRule="auto"/>
        <w:jc w:val="both"/>
        <w:rPr>
          <w:rFonts w:asciiTheme="minorHAnsi" w:hAnsiTheme="minorHAnsi" w:cstheme="minorHAnsi"/>
          <w:lang w:val="en-US"/>
        </w:rPr>
      </w:pPr>
    </w:p>
    <w:p w14:paraId="789219BC" w14:textId="77777777" w:rsidR="00CA39A6" w:rsidRPr="004362CF" w:rsidRDefault="00CA39A6" w:rsidP="00CA39A6">
      <w:pPr>
        <w:spacing w:line="276" w:lineRule="auto"/>
        <w:jc w:val="both"/>
        <w:rPr>
          <w:rFonts w:asciiTheme="minorHAnsi" w:hAnsiTheme="minorHAnsi" w:cstheme="minorHAnsi"/>
          <w:lang w:val="en-US"/>
        </w:rPr>
      </w:pPr>
    </w:p>
    <w:p w14:paraId="17F23750" w14:textId="77777777" w:rsidR="00CA39A6" w:rsidRPr="006B79AB" w:rsidRDefault="00CA39A6">
      <w:pPr>
        <w:pStyle w:val="Heading1"/>
        <w:numPr>
          <w:ilvl w:val="0"/>
          <w:numId w:val="224"/>
        </w:numPr>
        <w:spacing w:line="276" w:lineRule="auto"/>
        <w:rPr>
          <w:rStyle w:val="Strong"/>
          <w:rFonts w:asciiTheme="minorHAnsi" w:hAnsiTheme="minorHAnsi" w:cstheme="minorHAnsi"/>
          <w:bCs w:val="0"/>
          <w:color w:val="000000" w:themeColor="text1"/>
        </w:rPr>
      </w:pPr>
      <w:bookmarkStart w:id="30" w:name="_Toc189228716"/>
      <w:bookmarkStart w:id="31" w:name="_Toc207634536"/>
      <w:r w:rsidRPr="006B79AB">
        <w:rPr>
          <w:rStyle w:val="Strong"/>
          <w:rFonts w:asciiTheme="minorHAnsi" w:hAnsiTheme="minorHAnsi" w:cstheme="minorHAnsi"/>
          <w:bCs w:val="0"/>
          <w:color w:val="000000" w:themeColor="text1"/>
        </w:rPr>
        <w:lastRenderedPageBreak/>
        <w:t>Stakeholder Consent and Data Processing Retention and Disposal</w:t>
      </w:r>
      <w:bookmarkEnd w:id="30"/>
      <w:bookmarkEnd w:id="31"/>
    </w:p>
    <w:p w14:paraId="4240AED6" w14:textId="77777777" w:rsidR="00CA39A6" w:rsidRPr="004362CF" w:rsidRDefault="00CA39A6" w:rsidP="00CA39A6">
      <w:pPr>
        <w:spacing w:line="276" w:lineRule="auto"/>
        <w:rPr>
          <w:rFonts w:asciiTheme="minorHAnsi" w:hAnsiTheme="minorHAnsi" w:cstheme="minorHAnsi"/>
        </w:rPr>
      </w:pPr>
    </w:p>
    <w:p w14:paraId="4680191D" w14:textId="77777777" w:rsidR="00CA39A6" w:rsidRPr="004362CF" w:rsidRDefault="00CA39A6" w:rsidP="00CA39A6">
      <w:pPr>
        <w:spacing w:line="276" w:lineRule="auto"/>
        <w:jc w:val="both"/>
        <w:rPr>
          <w:rFonts w:asciiTheme="minorHAnsi" w:hAnsiTheme="minorHAnsi" w:cstheme="minorHAnsi"/>
          <w:b/>
          <w:bCs/>
          <w:lang w:val="en-US"/>
        </w:rPr>
      </w:pPr>
      <w:r w:rsidRPr="004362CF">
        <w:rPr>
          <w:rFonts w:asciiTheme="minorHAnsi" w:hAnsiTheme="minorHAnsi" w:cstheme="minorHAnsi"/>
          <w:b/>
          <w:bCs/>
          <w:lang w:val="en-US"/>
        </w:rPr>
        <w:t>Purpose</w:t>
      </w:r>
    </w:p>
    <w:p w14:paraId="3B50516A" w14:textId="77777777" w:rsidR="00CA39A6" w:rsidRPr="004362CF" w:rsidRDefault="00CA39A6" w:rsidP="00CA39A6">
      <w:pPr>
        <w:spacing w:line="276" w:lineRule="auto"/>
        <w:jc w:val="both"/>
        <w:rPr>
          <w:rFonts w:asciiTheme="minorHAnsi" w:hAnsiTheme="minorHAnsi" w:cstheme="minorHAnsi"/>
          <w:lang w:val="en-US"/>
        </w:rPr>
      </w:pPr>
      <w:r w:rsidRPr="004362CF">
        <w:rPr>
          <w:rFonts w:asciiTheme="minorHAnsi" w:hAnsiTheme="minorHAnsi" w:cstheme="minorHAnsi"/>
          <w:lang w:val="en-US"/>
        </w:rPr>
        <w:t>To ensure that data is managed in compliance with stakeholder permissions, with clear retention periods and secure disposal practices that adhere to privacy standards and regulatory requirements.</w:t>
      </w:r>
    </w:p>
    <w:p w14:paraId="13502E38" w14:textId="77777777" w:rsidR="00CA39A6" w:rsidRPr="004362CF" w:rsidRDefault="00CA39A6" w:rsidP="00CA39A6">
      <w:pPr>
        <w:spacing w:line="276" w:lineRule="auto"/>
        <w:jc w:val="both"/>
        <w:rPr>
          <w:rFonts w:asciiTheme="minorHAnsi" w:hAnsiTheme="minorHAnsi" w:cstheme="minorHAnsi"/>
          <w:lang w:val="en-US"/>
        </w:rPr>
      </w:pPr>
    </w:p>
    <w:p w14:paraId="0609E49A" w14:textId="77777777" w:rsidR="00CA39A6" w:rsidRPr="004362CF" w:rsidRDefault="00CA39A6" w:rsidP="00CA39A6">
      <w:pPr>
        <w:spacing w:line="276" w:lineRule="auto"/>
        <w:jc w:val="both"/>
        <w:rPr>
          <w:rFonts w:asciiTheme="minorHAnsi" w:hAnsiTheme="minorHAnsi" w:cstheme="minorHAnsi"/>
          <w:b/>
          <w:bCs/>
          <w:lang w:val="en-US"/>
        </w:rPr>
      </w:pPr>
      <w:r w:rsidRPr="004362CF">
        <w:rPr>
          <w:rFonts w:asciiTheme="minorHAnsi" w:hAnsiTheme="minorHAnsi" w:cstheme="minorHAnsi"/>
          <w:b/>
          <w:bCs/>
          <w:lang w:val="en-US"/>
        </w:rPr>
        <w:t>Procedure</w:t>
      </w:r>
    </w:p>
    <w:p w14:paraId="44939BA5" w14:textId="77777777" w:rsidR="00CA39A6" w:rsidRPr="004362CF" w:rsidRDefault="00CA39A6" w:rsidP="00CA39A6">
      <w:pPr>
        <w:spacing w:line="276" w:lineRule="auto"/>
        <w:jc w:val="both"/>
        <w:rPr>
          <w:rFonts w:asciiTheme="minorHAnsi" w:hAnsiTheme="minorHAnsi" w:cstheme="minorHAnsi"/>
          <w:b/>
          <w:bCs/>
          <w:lang w:val="en-US"/>
        </w:rPr>
      </w:pPr>
      <w:r w:rsidRPr="004362CF">
        <w:rPr>
          <w:rFonts w:asciiTheme="minorHAnsi" w:hAnsiTheme="minorHAnsi" w:cstheme="minorHAnsi"/>
          <w:b/>
          <w:bCs/>
          <w:lang w:val="en-US"/>
        </w:rPr>
        <w:t>1. Obtaining Consent</w:t>
      </w:r>
    </w:p>
    <w:p w14:paraId="6DC6EF84" w14:textId="77777777" w:rsidR="00CA39A6" w:rsidRPr="004362CF" w:rsidRDefault="00CA39A6">
      <w:pPr>
        <w:numPr>
          <w:ilvl w:val="0"/>
          <w:numId w:val="69"/>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Formal Consent Mechanism:</w:t>
      </w:r>
      <w:r w:rsidRPr="004362CF">
        <w:rPr>
          <w:rFonts w:asciiTheme="minorHAnsi" w:hAnsiTheme="minorHAnsi" w:cstheme="minorHAnsi"/>
          <w:lang w:val="en-US"/>
        </w:rPr>
        <w:t xml:space="preserve"> Consent is obtained through formal, documented processes, such as signed consent forms and digital agreements. These forms explicitly outline the purpose of data collection, the intended use of the data, and the rights of stakeholders regarding their data.</w:t>
      </w:r>
    </w:p>
    <w:p w14:paraId="03DF8E59" w14:textId="77777777" w:rsidR="00CA39A6" w:rsidRPr="004362CF" w:rsidRDefault="00CA39A6">
      <w:pPr>
        <w:numPr>
          <w:ilvl w:val="0"/>
          <w:numId w:val="69"/>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Confirmation Process:</w:t>
      </w:r>
      <w:r w:rsidRPr="004362CF">
        <w:rPr>
          <w:rFonts w:asciiTheme="minorHAnsi" w:hAnsiTheme="minorHAnsi" w:cstheme="minorHAnsi"/>
          <w:lang w:val="en-US"/>
        </w:rPr>
        <w:t xml:space="preserve"> After consent is granted, a confirmation</w:t>
      </w:r>
      <w:r w:rsidRPr="004362CF">
        <w:rPr>
          <w:rFonts w:asciiTheme="minorHAnsi" w:hAnsiTheme="minorHAnsi" w:cstheme="minorHAnsi"/>
          <w:b/>
          <w:bCs/>
          <w:lang w:val="en-US"/>
        </w:rPr>
        <w:t xml:space="preserve"> </w:t>
      </w:r>
      <w:r w:rsidRPr="004362CF">
        <w:rPr>
          <w:rFonts w:asciiTheme="minorHAnsi" w:hAnsiTheme="minorHAnsi" w:cstheme="minorHAnsi"/>
          <w:lang w:val="en-US"/>
        </w:rPr>
        <w:t>email and electronic signature are used to ensure stakeholders have fully understood the terms before providing their consent. This process confirms that the stakeholders are aware of their rights and the data handling practices.</w:t>
      </w:r>
    </w:p>
    <w:p w14:paraId="32649552" w14:textId="77777777" w:rsidR="00CA39A6" w:rsidRPr="004362CF" w:rsidRDefault="00CA39A6" w:rsidP="00CA39A6">
      <w:pPr>
        <w:spacing w:line="276" w:lineRule="auto"/>
        <w:ind w:left="720"/>
        <w:jc w:val="both"/>
        <w:rPr>
          <w:rFonts w:asciiTheme="minorHAnsi" w:hAnsiTheme="minorHAnsi" w:cstheme="minorHAnsi"/>
          <w:lang w:val="en-US"/>
        </w:rPr>
      </w:pPr>
    </w:p>
    <w:p w14:paraId="57C12BFA" w14:textId="77777777" w:rsidR="00CA39A6" w:rsidRPr="004362CF" w:rsidRDefault="00CA39A6" w:rsidP="00CA39A6">
      <w:pPr>
        <w:spacing w:line="276" w:lineRule="auto"/>
        <w:jc w:val="both"/>
        <w:rPr>
          <w:rFonts w:asciiTheme="minorHAnsi" w:hAnsiTheme="minorHAnsi" w:cstheme="minorHAnsi"/>
          <w:b/>
          <w:bCs/>
          <w:lang w:val="en-US"/>
        </w:rPr>
      </w:pPr>
      <w:r w:rsidRPr="004362CF">
        <w:rPr>
          <w:rFonts w:asciiTheme="minorHAnsi" w:hAnsiTheme="minorHAnsi" w:cstheme="minorHAnsi"/>
          <w:b/>
          <w:bCs/>
          <w:lang w:val="en-US"/>
        </w:rPr>
        <w:t>2. Transparency</w:t>
      </w:r>
    </w:p>
    <w:p w14:paraId="28C0F0B6" w14:textId="77777777" w:rsidR="00CA39A6" w:rsidRPr="004362CF" w:rsidRDefault="00CA39A6">
      <w:pPr>
        <w:numPr>
          <w:ilvl w:val="0"/>
          <w:numId w:val="70"/>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Privacy Notice:</w:t>
      </w:r>
      <w:r w:rsidRPr="004362CF">
        <w:rPr>
          <w:rFonts w:asciiTheme="minorHAnsi" w:hAnsiTheme="minorHAnsi" w:cstheme="minorHAnsi"/>
          <w:lang w:val="en-US"/>
        </w:rPr>
        <w:t xml:space="preserve"> Stakeholders are provided with clear and concise information about the data collection process, how their data will be used, retention periods, and their rights to access, correct, or delete their data. This is communicated through a Privacy Notice available in both print and digital formats at the time of data collection.</w:t>
      </w:r>
    </w:p>
    <w:p w14:paraId="0CDF3642" w14:textId="77777777" w:rsidR="00CA39A6" w:rsidRPr="004362CF" w:rsidRDefault="00CA39A6">
      <w:pPr>
        <w:numPr>
          <w:ilvl w:val="0"/>
          <w:numId w:val="70"/>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Rights Information:</w:t>
      </w:r>
      <w:r w:rsidRPr="004362CF">
        <w:rPr>
          <w:rFonts w:asciiTheme="minorHAnsi" w:hAnsiTheme="minorHAnsi" w:cstheme="minorHAnsi"/>
          <w:lang w:val="en-US"/>
        </w:rPr>
        <w:t xml:space="preserve"> The Privacy Notice also outlines the stakeholders' rights to access their personal data, request corrections, and request deletion in accordance with applicable data protection laws.</w:t>
      </w:r>
    </w:p>
    <w:p w14:paraId="6A314808" w14:textId="77777777" w:rsidR="00CA39A6" w:rsidRPr="004362CF" w:rsidRDefault="00CA39A6" w:rsidP="00CA39A6">
      <w:pPr>
        <w:spacing w:line="276" w:lineRule="auto"/>
        <w:ind w:left="720"/>
        <w:jc w:val="both"/>
        <w:rPr>
          <w:rFonts w:asciiTheme="minorHAnsi" w:hAnsiTheme="minorHAnsi" w:cstheme="minorHAnsi"/>
          <w:lang w:val="en-US"/>
        </w:rPr>
      </w:pPr>
    </w:p>
    <w:p w14:paraId="7FA554BC" w14:textId="77777777" w:rsidR="00CA39A6" w:rsidRPr="004362CF" w:rsidRDefault="00CA39A6" w:rsidP="00CA39A6">
      <w:pPr>
        <w:spacing w:line="276" w:lineRule="auto"/>
        <w:jc w:val="both"/>
        <w:rPr>
          <w:rFonts w:asciiTheme="minorHAnsi" w:hAnsiTheme="minorHAnsi" w:cstheme="minorHAnsi"/>
          <w:b/>
          <w:bCs/>
          <w:lang w:val="en-US"/>
        </w:rPr>
      </w:pPr>
      <w:r w:rsidRPr="004362CF">
        <w:rPr>
          <w:rFonts w:asciiTheme="minorHAnsi" w:hAnsiTheme="minorHAnsi" w:cstheme="minorHAnsi"/>
          <w:b/>
          <w:bCs/>
          <w:lang w:val="en-US"/>
        </w:rPr>
        <w:t>3. Data Retention and Secure Disposal</w:t>
      </w:r>
    </w:p>
    <w:p w14:paraId="04B0BDD7" w14:textId="77777777" w:rsidR="00CA39A6" w:rsidRDefault="00CA39A6">
      <w:pPr>
        <w:numPr>
          <w:ilvl w:val="0"/>
          <w:numId w:val="71"/>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Retention Timelines:</w:t>
      </w:r>
      <w:r w:rsidRPr="004362CF">
        <w:rPr>
          <w:rFonts w:asciiTheme="minorHAnsi" w:hAnsiTheme="minorHAnsi" w:cstheme="minorHAnsi"/>
          <w:lang w:val="en-US"/>
        </w:rPr>
        <w:t xml:space="preserve"> Each type of data is categorized based on its sensitivity and relevance. Retention timelines are determined based on legal requirements, business needs, or contractual obligations, ensuring compliance with regulatory requirements and industry standards.</w:t>
      </w:r>
    </w:p>
    <w:p w14:paraId="0B6F993B" w14:textId="77777777" w:rsidR="00CA39A6" w:rsidRDefault="00CA39A6" w:rsidP="00CA39A6">
      <w:pPr>
        <w:spacing w:line="276" w:lineRule="auto"/>
        <w:jc w:val="both"/>
        <w:rPr>
          <w:rFonts w:asciiTheme="minorHAnsi" w:hAnsiTheme="minorHAnsi" w:cstheme="minorHAnsi"/>
          <w:lang w:val="en-US"/>
        </w:rPr>
      </w:pPr>
    </w:p>
    <w:p w14:paraId="535621C8" w14:textId="77777777" w:rsidR="00CA39A6" w:rsidRDefault="00CA39A6" w:rsidP="00CA39A6">
      <w:pPr>
        <w:spacing w:line="276" w:lineRule="auto"/>
        <w:jc w:val="both"/>
        <w:rPr>
          <w:rFonts w:asciiTheme="minorHAnsi" w:hAnsiTheme="minorHAnsi" w:cstheme="minorHAnsi"/>
          <w:lang w:val="en-US"/>
        </w:rPr>
      </w:pPr>
    </w:p>
    <w:p w14:paraId="2A5ADC16" w14:textId="77777777" w:rsidR="00CA39A6" w:rsidRDefault="00CA39A6" w:rsidP="00CA39A6">
      <w:pPr>
        <w:spacing w:line="276" w:lineRule="auto"/>
        <w:jc w:val="both"/>
        <w:rPr>
          <w:rFonts w:asciiTheme="minorHAnsi" w:hAnsiTheme="minorHAnsi" w:cstheme="minorHAnsi"/>
          <w:lang w:val="en-US"/>
        </w:rPr>
      </w:pPr>
    </w:p>
    <w:p w14:paraId="7AB9F714" w14:textId="77777777" w:rsidR="00CA39A6" w:rsidRPr="004362CF" w:rsidRDefault="00CA39A6" w:rsidP="00CA39A6">
      <w:pPr>
        <w:spacing w:line="276" w:lineRule="auto"/>
        <w:jc w:val="both"/>
        <w:rPr>
          <w:rFonts w:asciiTheme="minorHAnsi" w:hAnsiTheme="minorHAnsi" w:cstheme="minorHAnsi"/>
          <w:lang w:val="en-US"/>
        </w:rPr>
      </w:pPr>
    </w:p>
    <w:p w14:paraId="4B48B838" w14:textId="77777777" w:rsidR="00CA39A6" w:rsidRDefault="00CA39A6" w:rsidP="00CA39A6">
      <w:pPr>
        <w:spacing w:line="276" w:lineRule="auto"/>
        <w:jc w:val="both"/>
        <w:rPr>
          <w:rFonts w:asciiTheme="minorHAnsi" w:hAnsiTheme="minorHAnsi" w:cstheme="minorHAnsi"/>
          <w:lang w:val="en-US"/>
        </w:rPr>
      </w:pPr>
    </w:p>
    <w:tbl>
      <w:tblPr>
        <w:tblStyle w:val="TableGrid"/>
        <w:tblW w:w="0" w:type="auto"/>
        <w:tblLayout w:type="fixed"/>
        <w:tblLook w:val="04A0" w:firstRow="1" w:lastRow="0" w:firstColumn="1" w:lastColumn="0" w:noHBand="0" w:noVBand="1"/>
      </w:tblPr>
      <w:tblGrid>
        <w:gridCol w:w="1412"/>
        <w:gridCol w:w="1106"/>
        <w:gridCol w:w="1276"/>
        <w:gridCol w:w="1276"/>
        <w:gridCol w:w="992"/>
        <w:gridCol w:w="1559"/>
        <w:gridCol w:w="1715"/>
      </w:tblGrid>
      <w:tr w:rsidR="00CA39A6" w:rsidRPr="00E430C1" w14:paraId="769AA95C" w14:textId="77777777" w:rsidTr="002765F8">
        <w:tc>
          <w:tcPr>
            <w:tcW w:w="1412" w:type="dxa"/>
            <w:hideMark/>
          </w:tcPr>
          <w:p w14:paraId="3FD02338" w14:textId="77777777" w:rsidR="00CA39A6" w:rsidRPr="00E430C1" w:rsidRDefault="00CA39A6" w:rsidP="002765F8">
            <w:pPr>
              <w:spacing w:line="276" w:lineRule="auto"/>
              <w:jc w:val="both"/>
              <w:rPr>
                <w:rFonts w:asciiTheme="minorHAnsi" w:hAnsiTheme="minorHAnsi" w:cstheme="minorHAnsi"/>
                <w:b/>
                <w:bCs/>
              </w:rPr>
            </w:pPr>
            <w:r w:rsidRPr="00E430C1">
              <w:rPr>
                <w:rFonts w:asciiTheme="minorHAnsi" w:hAnsiTheme="minorHAnsi" w:cstheme="minorHAnsi"/>
                <w:b/>
                <w:bCs/>
              </w:rPr>
              <w:lastRenderedPageBreak/>
              <w:t>Category</w:t>
            </w:r>
          </w:p>
        </w:tc>
        <w:tc>
          <w:tcPr>
            <w:tcW w:w="1106" w:type="dxa"/>
            <w:hideMark/>
          </w:tcPr>
          <w:p w14:paraId="2EE4043F" w14:textId="77777777" w:rsidR="00CA39A6" w:rsidRPr="00E430C1" w:rsidRDefault="00CA39A6" w:rsidP="002765F8">
            <w:pPr>
              <w:spacing w:line="276" w:lineRule="auto"/>
              <w:jc w:val="both"/>
              <w:rPr>
                <w:rFonts w:asciiTheme="minorHAnsi" w:hAnsiTheme="minorHAnsi" w:cstheme="minorHAnsi"/>
                <w:b/>
                <w:bCs/>
              </w:rPr>
            </w:pPr>
            <w:r w:rsidRPr="00E430C1">
              <w:rPr>
                <w:rFonts w:asciiTheme="minorHAnsi" w:hAnsiTheme="minorHAnsi" w:cstheme="minorHAnsi"/>
                <w:b/>
                <w:bCs/>
              </w:rPr>
              <w:t>Record Type</w:t>
            </w:r>
          </w:p>
        </w:tc>
        <w:tc>
          <w:tcPr>
            <w:tcW w:w="1276" w:type="dxa"/>
            <w:hideMark/>
          </w:tcPr>
          <w:p w14:paraId="7C83A3C0" w14:textId="77777777" w:rsidR="00CA39A6" w:rsidRPr="00E430C1" w:rsidRDefault="00CA39A6" w:rsidP="002765F8">
            <w:pPr>
              <w:spacing w:line="276" w:lineRule="auto"/>
              <w:jc w:val="both"/>
              <w:rPr>
                <w:rFonts w:asciiTheme="minorHAnsi" w:hAnsiTheme="minorHAnsi" w:cstheme="minorHAnsi"/>
                <w:b/>
                <w:bCs/>
              </w:rPr>
            </w:pPr>
            <w:r w:rsidRPr="00E430C1">
              <w:rPr>
                <w:rFonts w:asciiTheme="minorHAnsi" w:hAnsiTheme="minorHAnsi" w:cstheme="minorHAnsi"/>
                <w:b/>
                <w:bCs/>
              </w:rPr>
              <w:t>Retention Period</w:t>
            </w:r>
          </w:p>
        </w:tc>
        <w:tc>
          <w:tcPr>
            <w:tcW w:w="1276" w:type="dxa"/>
            <w:hideMark/>
          </w:tcPr>
          <w:p w14:paraId="612DE5CC" w14:textId="77777777" w:rsidR="00CA39A6" w:rsidRPr="00E430C1" w:rsidRDefault="00CA39A6" w:rsidP="002765F8">
            <w:pPr>
              <w:spacing w:line="276" w:lineRule="auto"/>
              <w:jc w:val="both"/>
              <w:rPr>
                <w:rFonts w:asciiTheme="minorHAnsi" w:hAnsiTheme="minorHAnsi" w:cstheme="minorHAnsi"/>
                <w:b/>
                <w:bCs/>
              </w:rPr>
            </w:pPr>
            <w:r w:rsidRPr="00E430C1">
              <w:rPr>
                <w:rFonts w:asciiTheme="minorHAnsi" w:hAnsiTheme="minorHAnsi" w:cstheme="minorHAnsi"/>
                <w:b/>
                <w:bCs/>
              </w:rPr>
              <w:t>Disposal Method</w:t>
            </w:r>
          </w:p>
        </w:tc>
        <w:tc>
          <w:tcPr>
            <w:tcW w:w="992" w:type="dxa"/>
            <w:hideMark/>
          </w:tcPr>
          <w:p w14:paraId="38D5B66D" w14:textId="77777777" w:rsidR="00CA39A6" w:rsidRPr="00E430C1" w:rsidRDefault="00CA39A6" w:rsidP="002765F8">
            <w:pPr>
              <w:spacing w:line="276" w:lineRule="auto"/>
              <w:jc w:val="both"/>
              <w:rPr>
                <w:rFonts w:asciiTheme="minorHAnsi" w:hAnsiTheme="minorHAnsi" w:cstheme="minorHAnsi"/>
                <w:b/>
                <w:bCs/>
              </w:rPr>
            </w:pPr>
            <w:r w:rsidRPr="00E430C1">
              <w:rPr>
                <w:rFonts w:asciiTheme="minorHAnsi" w:hAnsiTheme="minorHAnsi" w:cstheme="minorHAnsi"/>
                <w:b/>
                <w:bCs/>
              </w:rPr>
              <w:t>Review Cycle</w:t>
            </w:r>
          </w:p>
        </w:tc>
        <w:tc>
          <w:tcPr>
            <w:tcW w:w="1559" w:type="dxa"/>
            <w:hideMark/>
          </w:tcPr>
          <w:p w14:paraId="79C43BFA" w14:textId="77777777" w:rsidR="00CA39A6" w:rsidRPr="00E430C1" w:rsidRDefault="00CA39A6" w:rsidP="002765F8">
            <w:pPr>
              <w:spacing w:line="276" w:lineRule="auto"/>
              <w:jc w:val="both"/>
              <w:rPr>
                <w:rFonts w:asciiTheme="minorHAnsi" w:hAnsiTheme="minorHAnsi" w:cstheme="minorHAnsi"/>
                <w:b/>
                <w:bCs/>
              </w:rPr>
            </w:pPr>
            <w:r w:rsidRPr="00E430C1">
              <w:rPr>
                <w:rFonts w:asciiTheme="minorHAnsi" w:hAnsiTheme="minorHAnsi" w:cstheme="minorHAnsi"/>
                <w:b/>
                <w:bCs/>
              </w:rPr>
              <w:t>Responsible Person</w:t>
            </w:r>
          </w:p>
        </w:tc>
        <w:tc>
          <w:tcPr>
            <w:tcW w:w="1715" w:type="dxa"/>
            <w:hideMark/>
          </w:tcPr>
          <w:p w14:paraId="783DD17D" w14:textId="77777777" w:rsidR="00CA39A6" w:rsidRPr="00E430C1" w:rsidRDefault="00CA39A6" w:rsidP="002765F8">
            <w:pPr>
              <w:spacing w:line="276" w:lineRule="auto"/>
              <w:jc w:val="both"/>
              <w:rPr>
                <w:rFonts w:asciiTheme="minorHAnsi" w:hAnsiTheme="minorHAnsi" w:cstheme="minorHAnsi"/>
                <w:b/>
                <w:bCs/>
              </w:rPr>
            </w:pPr>
            <w:r w:rsidRPr="00E430C1">
              <w:rPr>
                <w:rFonts w:asciiTheme="minorHAnsi" w:hAnsiTheme="minorHAnsi" w:cstheme="minorHAnsi"/>
                <w:b/>
                <w:bCs/>
              </w:rPr>
              <w:t>Remarks</w:t>
            </w:r>
          </w:p>
        </w:tc>
      </w:tr>
      <w:tr w:rsidR="00CA39A6" w:rsidRPr="00E430C1" w14:paraId="3B7A8200" w14:textId="77777777" w:rsidTr="002765F8">
        <w:tc>
          <w:tcPr>
            <w:tcW w:w="1412" w:type="dxa"/>
            <w:vMerge w:val="restart"/>
            <w:hideMark/>
          </w:tcPr>
          <w:p w14:paraId="26601F7E"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b/>
                <w:bCs/>
              </w:rPr>
              <w:t>Employee Records</w:t>
            </w:r>
          </w:p>
        </w:tc>
        <w:tc>
          <w:tcPr>
            <w:tcW w:w="1106" w:type="dxa"/>
            <w:hideMark/>
          </w:tcPr>
          <w:p w14:paraId="50A4DBFF"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Personnel files</w:t>
            </w:r>
          </w:p>
        </w:tc>
        <w:tc>
          <w:tcPr>
            <w:tcW w:w="1276" w:type="dxa"/>
            <w:hideMark/>
          </w:tcPr>
          <w:p w14:paraId="5F989A74"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Employment duration + 6 years</w:t>
            </w:r>
          </w:p>
        </w:tc>
        <w:tc>
          <w:tcPr>
            <w:tcW w:w="1276" w:type="dxa"/>
            <w:hideMark/>
          </w:tcPr>
          <w:p w14:paraId="7C6A45A7"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Shredding / Digital Wipe</w:t>
            </w:r>
          </w:p>
        </w:tc>
        <w:tc>
          <w:tcPr>
            <w:tcW w:w="992" w:type="dxa"/>
            <w:hideMark/>
          </w:tcPr>
          <w:p w14:paraId="13FF1EFE"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Annual</w:t>
            </w:r>
          </w:p>
        </w:tc>
        <w:tc>
          <w:tcPr>
            <w:tcW w:w="1559" w:type="dxa"/>
            <w:hideMark/>
          </w:tcPr>
          <w:p w14:paraId="3D54AB8C"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HR Department</w:t>
            </w:r>
          </w:p>
        </w:tc>
        <w:tc>
          <w:tcPr>
            <w:tcW w:w="1715" w:type="dxa"/>
            <w:hideMark/>
          </w:tcPr>
          <w:p w14:paraId="7445F951"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Includes appointment letters, appraisals, resignation/exit records</w:t>
            </w:r>
          </w:p>
        </w:tc>
      </w:tr>
      <w:tr w:rsidR="00CA39A6" w:rsidRPr="00E430C1" w14:paraId="69FF0706" w14:textId="77777777" w:rsidTr="002765F8">
        <w:tc>
          <w:tcPr>
            <w:tcW w:w="1412" w:type="dxa"/>
            <w:vMerge/>
            <w:hideMark/>
          </w:tcPr>
          <w:p w14:paraId="65DA114A" w14:textId="77777777" w:rsidR="00CA39A6" w:rsidRPr="00E430C1" w:rsidRDefault="00CA39A6" w:rsidP="002765F8">
            <w:pPr>
              <w:spacing w:line="276" w:lineRule="auto"/>
              <w:jc w:val="both"/>
              <w:rPr>
                <w:rFonts w:asciiTheme="minorHAnsi" w:hAnsiTheme="minorHAnsi" w:cstheme="minorHAnsi"/>
              </w:rPr>
            </w:pPr>
          </w:p>
        </w:tc>
        <w:tc>
          <w:tcPr>
            <w:tcW w:w="1106" w:type="dxa"/>
            <w:hideMark/>
          </w:tcPr>
          <w:p w14:paraId="79D6352C"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Payroll and salary records</w:t>
            </w:r>
          </w:p>
        </w:tc>
        <w:tc>
          <w:tcPr>
            <w:tcW w:w="1276" w:type="dxa"/>
            <w:hideMark/>
          </w:tcPr>
          <w:p w14:paraId="29C2CB67"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6 years</w:t>
            </w:r>
          </w:p>
        </w:tc>
        <w:tc>
          <w:tcPr>
            <w:tcW w:w="1276" w:type="dxa"/>
            <w:hideMark/>
          </w:tcPr>
          <w:p w14:paraId="3101EFFB"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Shredding / Digital Wipe</w:t>
            </w:r>
          </w:p>
        </w:tc>
        <w:tc>
          <w:tcPr>
            <w:tcW w:w="992" w:type="dxa"/>
            <w:hideMark/>
          </w:tcPr>
          <w:p w14:paraId="3260478D"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Annual</w:t>
            </w:r>
          </w:p>
        </w:tc>
        <w:tc>
          <w:tcPr>
            <w:tcW w:w="1559" w:type="dxa"/>
            <w:hideMark/>
          </w:tcPr>
          <w:p w14:paraId="32A5BE1F"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Accounts / HR</w:t>
            </w:r>
          </w:p>
        </w:tc>
        <w:tc>
          <w:tcPr>
            <w:tcW w:w="1715" w:type="dxa"/>
            <w:hideMark/>
          </w:tcPr>
          <w:p w14:paraId="1B7B7332"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Required under Income Tax Act and for internal/external audits</w:t>
            </w:r>
          </w:p>
        </w:tc>
      </w:tr>
      <w:tr w:rsidR="00CA39A6" w:rsidRPr="00E430C1" w14:paraId="028C898D" w14:textId="77777777" w:rsidTr="002765F8">
        <w:tc>
          <w:tcPr>
            <w:tcW w:w="1412" w:type="dxa"/>
            <w:vMerge/>
            <w:hideMark/>
          </w:tcPr>
          <w:p w14:paraId="77BD646B" w14:textId="77777777" w:rsidR="00CA39A6" w:rsidRPr="00E430C1" w:rsidRDefault="00CA39A6" w:rsidP="002765F8">
            <w:pPr>
              <w:spacing w:line="276" w:lineRule="auto"/>
              <w:jc w:val="both"/>
              <w:rPr>
                <w:rFonts w:asciiTheme="minorHAnsi" w:hAnsiTheme="minorHAnsi" w:cstheme="minorHAnsi"/>
              </w:rPr>
            </w:pPr>
          </w:p>
        </w:tc>
        <w:tc>
          <w:tcPr>
            <w:tcW w:w="1106" w:type="dxa"/>
            <w:hideMark/>
          </w:tcPr>
          <w:p w14:paraId="37C244A6"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Training and certification</w:t>
            </w:r>
          </w:p>
        </w:tc>
        <w:tc>
          <w:tcPr>
            <w:tcW w:w="1276" w:type="dxa"/>
            <w:hideMark/>
          </w:tcPr>
          <w:p w14:paraId="32D05DCF"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Employment duration + 2 years</w:t>
            </w:r>
          </w:p>
        </w:tc>
        <w:tc>
          <w:tcPr>
            <w:tcW w:w="1276" w:type="dxa"/>
            <w:hideMark/>
          </w:tcPr>
          <w:p w14:paraId="7EABAF4E"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Shredding / Digital Wipe</w:t>
            </w:r>
          </w:p>
        </w:tc>
        <w:tc>
          <w:tcPr>
            <w:tcW w:w="992" w:type="dxa"/>
            <w:hideMark/>
          </w:tcPr>
          <w:p w14:paraId="1B712CC3"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Annual</w:t>
            </w:r>
          </w:p>
        </w:tc>
        <w:tc>
          <w:tcPr>
            <w:tcW w:w="1559" w:type="dxa"/>
            <w:hideMark/>
          </w:tcPr>
          <w:p w14:paraId="5FCEFE31"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Training Officer</w:t>
            </w:r>
          </w:p>
        </w:tc>
        <w:tc>
          <w:tcPr>
            <w:tcW w:w="1715" w:type="dxa"/>
            <w:hideMark/>
          </w:tcPr>
          <w:p w14:paraId="22FA9756"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Covers skill-building, statutory, and external certifications</w:t>
            </w:r>
          </w:p>
        </w:tc>
      </w:tr>
      <w:tr w:rsidR="00CA39A6" w:rsidRPr="00E430C1" w14:paraId="75F21080" w14:textId="77777777" w:rsidTr="002765F8">
        <w:tc>
          <w:tcPr>
            <w:tcW w:w="1412" w:type="dxa"/>
            <w:vMerge w:val="restart"/>
            <w:hideMark/>
          </w:tcPr>
          <w:p w14:paraId="64858863"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b/>
                <w:bCs/>
              </w:rPr>
              <w:t>Financial Records</w:t>
            </w:r>
          </w:p>
        </w:tc>
        <w:tc>
          <w:tcPr>
            <w:tcW w:w="1106" w:type="dxa"/>
            <w:hideMark/>
          </w:tcPr>
          <w:p w14:paraId="71CE3793"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Tax returns, audit reports</w:t>
            </w:r>
          </w:p>
        </w:tc>
        <w:tc>
          <w:tcPr>
            <w:tcW w:w="1276" w:type="dxa"/>
            <w:hideMark/>
          </w:tcPr>
          <w:p w14:paraId="0F36EBAE"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8 years</w:t>
            </w:r>
          </w:p>
        </w:tc>
        <w:tc>
          <w:tcPr>
            <w:tcW w:w="1276" w:type="dxa"/>
            <w:hideMark/>
          </w:tcPr>
          <w:p w14:paraId="48FC2DA1"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Shredding</w:t>
            </w:r>
          </w:p>
        </w:tc>
        <w:tc>
          <w:tcPr>
            <w:tcW w:w="992" w:type="dxa"/>
            <w:hideMark/>
          </w:tcPr>
          <w:p w14:paraId="0D6F54E7"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Biannual</w:t>
            </w:r>
          </w:p>
        </w:tc>
        <w:tc>
          <w:tcPr>
            <w:tcW w:w="1559" w:type="dxa"/>
            <w:hideMark/>
          </w:tcPr>
          <w:p w14:paraId="0318EC7A"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Finance Manager</w:t>
            </w:r>
          </w:p>
        </w:tc>
        <w:tc>
          <w:tcPr>
            <w:tcW w:w="1715" w:type="dxa"/>
            <w:hideMark/>
          </w:tcPr>
          <w:p w14:paraId="6E34AD87"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Per Income Tax Act and Companies Act audit retention guidelines</w:t>
            </w:r>
          </w:p>
        </w:tc>
      </w:tr>
      <w:tr w:rsidR="00CA39A6" w:rsidRPr="00E430C1" w14:paraId="279F479A" w14:textId="77777777" w:rsidTr="002765F8">
        <w:tc>
          <w:tcPr>
            <w:tcW w:w="1412" w:type="dxa"/>
            <w:vMerge/>
            <w:hideMark/>
          </w:tcPr>
          <w:p w14:paraId="626FE407" w14:textId="77777777" w:rsidR="00CA39A6" w:rsidRPr="00E430C1" w:rsidRDefault="00CA39A6" w:rsidP="002765F8">
            <w:pPr>
              <w:spacing w:line="276" w:lineRule="auto"/>
              <w:jc w:val="both"/>
              <w:rPr>
                <w:rFonts w:asciiTheme="minorHAnsi" w:hAnsiTheme="minorHAnsi" w:cstheme="minorHAnsi"/>
              </w:rPr>
            </w:pPr>
          </w:p>
        </w:tc>
        <w:tc>
          <w:tcPr>
            <w:tcW w:w="1106" w:type="dxa"/>
            <w:hideMark/>
          </w:tcPr>
          <w:p w14:paraId="798BBF2D"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Invoices and payment records</w:t>
            </w:r>
          </w:p>
        </w:tc>
        <w:tc>
          <w:tcPr>
            <w:tcW w:w="1276" w:type="dxa"/>
            <w:hideMark/>
          </w:tcPr>
          <w:p w14:paraId="01320B00"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6 years</w:t>
            </w:r>
          </w:p>
        </w:tc>
        <w:tc>
          <w:tcPr>
            <w:tcW w:w="1276" w:type="dxa"/>
            <w:hideMark/>
          </w:tcPr>
          <w:p w14:paraId="77DCB6F8"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Shredding</w:t>
            </w:r>
          </w:p>
        </w:tc>
        <w:tc>
          <w:tcPr>
            <w:tcW w:w="992" w:type="dxa"/>
            <w:hideMark/>
          </w:tcPr>
          <w:p w14:paraId="69643C3B"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Annual</w:t>
            </w:r>
          </w:p>
        </w:tc>
        <w:tc>
          <w:tcPr>
            <w:tcW w:w="1559" w:type="dxa"/>
            <w:hideMark/>
          </w:tcPr>
          <w:p w14:paraId="45679DA4"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Accounts Officer</w:t>
            </w:r>
          </w:p>
        </w:tc>
        <w:tc>
          <w:tcPr>
            <w:tcW w:w="1715" w:type="dxa"/>
            <w:hideMark/>
          </w:tcPr>
          <w:p w14:paraId="3317803C"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Required for reconciliation, GST compliance, and audits</w:t>
            </w:r>
          </w:p>
        </w:tc>
      </w:tr>
      <w:tr w:rsidR="00CA39A6" w:rsidRPr="00E430C1" w14:paraId="2F79DFD0" w14:textId="77777777" w:rsidTr="002765F8">
        <w:tc>
          <w:tcPr>
            <w:tcW w:w="1412" w:type="dxa"/>
            <w:vMerge w:val="restart"/>
            <w:hideMark/>
          </w:tcPr>
          <w:p w14:paraId="248AB590"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b/>
                <w:bCs/>
              </w:rPr>
              <w:t>Operational Records</w:t>
            </w:r>
          </w:p>
        </w:tc>
        <w:tc>
          <w:tcPr>
            <w:tcW w:w="1106" w:type="dxa"/>
            <w:hideMark/>
          </w:tcPr>
          <w:p w14:paraId="78642E40"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Production logs</w:t>
            </w:r>
          </w:p>
        </w:tc>
        <w:tc>
          <w:tcPr>
            <w:tcW w:w="1276" w:type="dxa"/>
            <w:hideMark/>
          </w:tcPr>
          <w:p w14:paraId="364F3E65"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5 years</w:t>
            </w:r>
          </w:p>
        </w:tc>
        <w:tc>
          <w:tcPr>
            <w:tcW w:w="1276" w:type="dxa"/>
            <w:hideMark/>
          </w:tcPr>
          <w:p w14:paraId="191966F6"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Shredding</w:t>
            </w:r>
          </w:p>
        </w:tc>
        <w:tc>
          <w:tcPr>
            <w:tcW w:w="992" w:type="dxa"/>
            <w:hideMark/>
          </w:tcPr>
          <w:p w14:paraId="7E8F9CAB"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Annual</w:t>
            </w:r>
          </w:p>
        </w:tc>
        <w:tc>
          <w:tcPr>
            <w:tcW w:w="1559" w:type="dxa"/>
            <w:hideMark/>
          </w:tcPr>
          <w:p w14:paraId="667A39E4"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Production Manager</w:t>
            </w:r>
          </w:p>
        </w:tc>
        <w:tc>
          <w:tcPr>
            <w:tcW w:w="1715" w:type="dxa"/>
            <w:hideMark/>
          </w:tcPr>
          <w:p w14:paraId="7A0BBDB6"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Daily output reports, rework/defect logs, shift-wise summaries</w:t>
            </w:r>
          </w:p>
        </w:tc>
      </w:tr>
      <w:tr w:rsidR="00CA39A6" w:rsidRPr="00E430C1" w14:paraId="3170CD10" w14:textId="77777777" w:rsidTr="002765F8">
        <w:tc>
          <w:tcPr>
            <w:tcW w:w="1412" w:type="dxa"/>
            <w:vMerge/>
            <w:hideMark/>
          </w:tcPr>
          <w:p w14:paraId="718BE93B" w14:textId="77777777" w:rsidR="00CA39A6" w:rsidRPr="00E430C1" w:rsidRDefault="00CA39A6" w:rsidP="002765F8">
            <w:pPr>
              <w:spacing w:line="276" w:lineRule="auto"/>
              <w:jc w:val="both"/>
              <w:rPr>
                <w:rFonts w:asciiTheme="minorHAnsi" w:hAnsiTheme="minorHAnsi" w:cstheme="minorHAnsi"/>
              </w:rPr>
            </w:pPr>
          </w:p>
        </w:tc>
        <w:tc>
          <w:tcPr>
            <w:tcW w:w="1106" w:type="dxa"/>
            <w:hideMark/>
          </w:tcPr>
          <w:p w14:paraId="1F7F5EE4"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Machine maintenance logs</w:t>
            </w:r>
          </w:p>
        </w:tc>
        <w:tc>
          <w:tcPr>
            <w:tcW w:w="1276" w:type="dxa"/>
            <w:hideMark/>
          </w:tcPr>
          <w:p w14:paraId="74681E60"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3 years</w:t>
            </w:r>
          </w:p>
        </w:tc>
        <w:tc>
          <w:tcPr>
            <w:tcW w:w="1276" w:type="dxa"/>
            <w:hideMark/>
          </w:tcPr>
          <w:p w14:paraId="59624900"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Shredding</w:t>
            </w:r>
          </w:p>
        </w:tc>
        <w:tc>
          <w:tcPr>
            <w:tcW w:w="992" w:type="dxa"/>
            <w:hideMark/>
          </w:tcPr>
          <w:p w14:paraId="2A977638"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Annual</w:t>
            </w:r>
          </w:p>
        </w:tc>
        <w:tc>
          <w:tcPr>
            <w:tcW w:w="1559" w:type="dxa"/>
            <w:hideMark/>
          </w:tcPr>
          <w:p w14:paraId="0F9F076E"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Maintenance Head</w:t>
            </w:r>
          </w:p>
        </w:tc>
        <w:tc>
          <w:tcPr>
            <w:tcW w:w="1715" w:type="dxa"/>
            <w:hideMark/>
          </w:tcPr>
          <w:p w14:paraId="62ECCC91"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As per ISO 9001 and safety compliance norms</w:t>
            </w:r>
          </w:p>
        </w:tc>
      </w:tr>
      <w:tr w:rsidR="00CA39A6" w:rsidRPr="00E430C1" w14:paraId="36FF286A" w14:textId="77777777" w:rsidTr="002765F8">
        <w:tc>
          <w:tcPr>
            <w:tcW w:w="1412" w:type="dxa"/>
            <w:vMerge w:val="restart"/>
            <w:hideMark/>
          </w:tcPr>
          <w:p w14:paraId="4F77B85A"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b/>
                <w:bCs/>
              </w:rPr>
              <w:lastRenderedPageBreak/>
              <w:t>Contracts &amp; Legal</w:t>
            </w:r>
          </w:p>
        </w:tc>
        <w:tc>
          <w:tcPr>
            <w:tcW w:w="1106" w:type="dxa"/>
            <w:hideMark/>
          </w:tcPr>
          <w:p w14:paraId="3EE830DC"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Vendor and client agreements</w:t>
            </w:r>
          </w:p>
        </w:tc>
        <w:tc>
          <w:tcPr>
            <w:tcW w:w="1276" w:type="dxa"/>
            <w:hideMark/>
          </w:tcPr>
          <w:p w14:paraId="6CA72B6E"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Contract term + 6 years</w:t>
            </w:r>
          </w:p>
        </w:tc>
        <w:tc>
          <w:tcPr>
            <w:tcW w:w="1276" w:type="dxa"/>
            <w:hideMark/>
          </w:tcPr>
          <w:p w14:paraId="643A0E0D"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Shredding / Digital Wipe</w:t>
            </w:r>
          </w:p>
        </w:tc>
        <w:tc>
          <w:tcPr>
            <w:tcW w:w="992" w:type="dxa"/>
            <w:hideMark/>
          </w:tcPr>
          <w:p w14:paraId="2239E290"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Annual</w:t>
            </w:r>
          </w:p>
        </w:tc>
        <w:tc>
          <w:tcPr>
            <w:tcW w:w="1559" w:type="dxa"/>
            <w:hideMark/>
          </w:tcPr>
          <w:p w14:paraId="21B57FFD"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Commercial / Legal Officer</w:t>
            </w:r>
          </w:p>
        </w:tc>
        <w:tc>
          <w:tcPr>
            <w:tcW w:w="1715" w:type="dxa"/>
            <w:hideMark/>
          </w:tcPr>
          <w:p w14:paraId="4AFBBFF0"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Includes renewal history, amendments, and termination letters</w:t>
            </w:r>
          </w:p>
        </w:tc>
      </w:tr>
      <w:tr w:rsidR="00CA39A6" w:rsidRPr="00E430C1" w14:paraId="4D3C32FC" w14:textId="77777777" w:rsidTr="002765F8">
        <w:tc>
          <w:tcPr>
            <w:tcW w:w="1412" w:type="dxa"/>
            <w:vMerge/>
            <w:hideMark/>
          </w:tcPr>
          <w:p w14:paraId="75BE3642" w14:textId="77777777" w:rsidR="00CA39A6" w:rsidRPr="00E430C1" w:rsidRDefault="00CA39A6" w:rsidP="002765F8">
            <w:pPr>
              <w:spacing w:line="276" w:lineRule="auto"/>
              <w:jc w:val="both"/>
              <w:rPr>
                <w:rFonts w:asciiTheme="minorHAnsi" w:hAnsiTheme="minorHAnsi" w:cstheme="minorHAnsi"/>
              </w:rPr>
            </w:pPr>
          </w:p>
        </w:tc>
        <w:tc>
          <w:tcPr>
            <w:tcW w:w="1106" w:type="dxa"/>
            <w:hideMark/>
          </w:tcPr>
          <w:p w14:paraId="1D347452"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NDAs, MOUs</w:t>
            </w:r>
          </w:p>
        </w:tc>
        <w:tc>
          <w:tcPr>
            <w:tcW w:w="1276" w:type="dxa"/>
            <w:hideMark/>
          </w:tcPr>
          <w:p w14:paraId="005F2876"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10 years from date of expiry</w:t>
            </w:r>
          </w:p>
        </w:tc>
        <w:tc>
          <w:tcPr>
            <w:tcW w:w="1276" w:type="dxa"/>
            <w:hideMark/>
          </w:tcPr>
          <w:p w14:paraId="5D9FF2F5"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Shredding / Digital Wipe</w:t>
            </w:r>
          </w:p>
        </w:tc>
        <w:tc>
          <w:tcPr>
            <w:tcW w:w="992" w:type="dxa"/>
            <w:hideMark/>
          </w:tcPr>
          <w:p w14:paraId="5C3894C5"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Biannual</w:t>
            </w:r>
          </w:p>
        </w:tc>
        <w:tc>
          <w:tcPr>
            <w:tcW w:w="1559" w:type="dxa"/>
            <w:hideMark/>
          </w:tcPr>
          <w:p w14:paraId="01B023C9"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Legal Officer</w:t>
            </w:r>
          </w:p>
        </w:tc>
        <w:tc>
          <w:tcPr>
            <w:tcW w:w="1715" w:type="dxa"/>
            <w:hideMark/>
          </w:tcPr>
          <w:p w14:paraId="5D597DCE"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In case of future disputes, audits, or investigations</w:t>
            </w:r>
          </w:p>
        </w:tc>
      </w:tr>
      <w:tr w:rsidR="00CA39A6" w:rsidRPr="00E430C1" w14:paraId="650AA4EA" w14:textId="77777777" w:rsidTr="002765F8">
        <w:tc>
          <w:tcPr>
            <w:tcW w:w="1412" w:type="dxa"/>
            <w:vMerge w:val="restart"/>
            <w:hideMark/>
          </w:tcPr>
          <w:p w14:paraId="197CD4A7"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b/>
                <w:bCs/>
              </w:rPr>
              <w:t>Legal Records</w:t>
            </w:r>
          </w:p>
        </w:tc>
        <w:tc>
          <w:tcPr>
            <w:tcW w:w="1106" w:type="dxa"/>
            <w:hideMark/>
          </w:tcPr>
          <w:p w14:paraId="64F6BBBE"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Litigation and legal case files</w:t>
            </w:r>
          </w:p>
        </w:tc>
        <w:tc>
          <w:tcPr>
            <w:tcW w:w="1276" w:type="dxa"/>
            <w:hideMark/>
          </w:tcPr>
          <w:p w14:paraId="688D6740"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Case duration + 10 years</w:t>
            </w:r>
          </w:p>
        </w:tc>
        <w:tc>
          <w:tcPr>
            <w:tcW w:w="1276" w:type="dxa"/>
            <w:hideMark/>
          </w:tcPr>
          <w:p w14:paraId="13BEEC6D"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Shredding</w:t>
            </w:r>
          </w:p>
        </w:tc>
        <w:tc>
          <w:tcPr>
            <w:tcW w:w="992" w:type="dxa"/>
            <w:hideMark/>
          </w:tcPr>
          <w:p w14:paraId="1E80D3D6"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Biannual</w:t>
            </w:r>
          </w:p>
        </w:tc>
        <w:tc>
          <w:tcPr>
            <w:tcW w:w="1559" w:type="dxa"/>
            <w:hideMark/>
          </w:tcPr>
          <w:p w14:paraId="4F4B8219"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Legal Advisor</w:t>
            </w:r>
          </w:p>
        </w:tc>
        <w:tc>
          <w:tcPr>
            <w:tcW w:w="1715" w:type="dxa"/>
            <w:hideMark/>
          </w:tcPr>
          <w:p w14:paraId="1ECACC41"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For documentation of legal proceedings and outcomes</w:t>
            </w:r>
          </w:p>
        </w:tc>
      </w:tr>
      <w:tr w:rsidR="00CA39A6" w:rsidRPr="00E430C1" w14:paraId="7A1D5B98" w14:textId="77777777" w:rsidTr="002765F8">
        <w:tc>
          <w:tcPr>
            <w:tcW w:w="1412" w:type="dxa"/>
            <w:vMerge/>
            <w:hideMark/>
          </w:tcPr>
          <w:p w14:paraId="646593E6" w14:textId="77777777" w:rsidR="00CA39A6" w:rsidRPr="00E430C1" w:rsidRDefault="00CA39A6" w:rsidP="002765F8">
            <w:pPr>
              <w:spacing w:line="276" w:lineRule="auto"/>
              <w:jc w:val="both"/>
              <w:rPr>
                <w:rFonts w:asciiTheme="minorHAnsi" w:hAnsiTheme="minorHAnsi" w:cstheme="minorHAnsi"/>
              </w:rPr>
            </w:pPr>
          </w:p>
        </w:tc>
        <w:tc>
          <w:tcPr>
            <w:tcW w:w="1106" w:type="dxa"/>
            <w:hideMark/>
          </w:tcPr>
          <w:p w14:paraId="27E7D82A"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Intellectual property records</w:t>
            </w:r>
          </w:p>
        </w:tc>
        <w:tc>
          <w:tcPr>
            <w:tcW w:w="1276" w:type="dxa"/>
            <w:hideMark/>
          </w:tcPr>
          <w:p w14:paraId="045C9588"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Life of IP + 6 years</w:t>
            </w:r>
          </w:p>
        </w:tc>
        <w:tc>
          <w:tcPr>
            <w:tcW w:w="1276" w:type="dxa"/>
            <w:hideMark/>
          </w:tcPr>
          <w:p w14:paraId="6EE146D0"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Secure Archival / Shredding</w:t>
            </w:r>
          </w:p>
        </w:tc>
        <w:tc>
          <w:tcPr>
            <w:tcW w:w="992" w:type="dxa"/>
            <w:hideMark/>
          </w:tcPr>
          <w:p w14:paraId="5366938B"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Biannual</w:t>
            </w:r>
          </w:p>
        </w:tc>
        <w:tc>
          <w:tcPr>
            <w:tcW w:w="1559" w:type="dxa"/>
            <w:hideMark/>
          </w:tcPr>
          <w:p w14:paraId="2137309C"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Compliance Officer</w:t>
            </w:r>
          </w:p>
        </w:tc>
        <w:tc>
          <w:tcPr>
            <w:tcW w:w="1715" w:type="dxa"/>
            <w:hideMark/>
          </w:tcPr>
          <w:p w14:paraId="5D50A6D7"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Patents, trademarks, copyrights, design registrations</w:t>
            </w:r>
          </w:p>
        </w:tc>
      </w:tr>
      <w:tr w:rsidR="00CA39A6" w:rsidRPr="00E430C1" w14:paraId="278E3B59" w14:textId="77777777" w:rsidTr="002765F8">
        <w:tc>
          <w:tcPr>
            <w:tcW w:w="1412" w:type="dxa"/>
            <w:vMerge w:val="restart"/>
            <w:hideMark/>
          </w:tcPr>
          <w:p w14:paraId="534FE016"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b/>
                <w:bCs/>
              </w:rPr>
              <w:t>Health &amp; Safety</w:t>
            </w:r>
          </w:p>
        </w:tc>
        <w:tc>
          <w:tcPr>
            <w:tcW w:w="1106" w:type="dxa"/>
            <w:hideMark/>
          </w:tcPr>
          <w:p w14:paraId="3A548E39"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Incident/accident investigation reports</w:t>
            </w:r>
          </w:p>
        </w:tc>
        <w:tc>
          <w:tcPr>
            <w:tcW w:w="1276" w:type="dxa"/>
            <w:hideMark/>
          </w:tcPr>
          <w:p w14:paraId="58E0FF91"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5 years</w:t>
            </w:r>
          </w:p>
        </w:tc>
        <w:tc>
          <w:tcPr>
            <w:tcW w:w="1276" w:type="dxa"/>
            <w:hideMark/>
          </w:tcPr>
          <w:p w14:paraId="4AB935DE"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Shredding</w:t>
            </w:r>
          </w:p>
        </w:tc>
        <w:tc>
          <w:tcPr>
            <w:tcW w:w="992" w:type="dxa"/>
            <w:hideMark/>
          </w:tcPr>
          <w:p w14:paraId="3E545778"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Annual</w:t>
            </w:r>
          </w:p>
        </w:tc>
        <w:tc>
          <w:tcPr>
            <w:tcW w:w="1559" w:type="dxa"/>
            <w:hideMark/>
          </w:tcPr>
          <w:p w14:paraId="44AC7DEB"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Safety Officer</w:t>
            </w:r>
          </w:p>
        </w:tc>
        <w:tc>
          <w:tcPr>
            <w:tcW w:w="1715" w:type="dxa"/>
            <w:hideMark/>
          </w:tcPr>
          <w:p w14:paraId="28678CB8"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For compliance with Factories Act and insurance claims</w:t>
            </w:r>
          </w:p>
        </w:tc>
      </w:tr>
      <w:tr w:rsidR="00CA39A6" w:rsidRPr="00E430C1" w14:paraId="611C3A57" w14:textId="77777777" w:rsidTr="002765F8">
        <w:tc>
          <w:tcPr>
            <w:tcW w:w="1412" w:type="dxa"/>
            <w:vMerge/>
            <w:hideMark/>
          </w:tcPr>
          <w:p w14:paraId="16878A45" w14:textId="77777777" w:rsidR="00CA39A6" w:rsidRPr="00E430C1" w:rsidRDefault="00CA39A6" w:rsidP="002765F8">
            <w:pPr>
              <w:spacing w:line="276" w:lineRule="auto"/>
              <w:jc w:val="both"/>
              <w:rPr>
                <w:rFonts w:asciiTheme="minorHAnsi" w:hAnsiTheme="minorHAnsi" w:cstheme="minorHAnsi"/>
              </w:rPr>
            </w:pPr>
          </w:p>
        </w:tc>
        <w:tc>
          <w:tcPr>
            <w:tcW w:w="1106" w:type="dxa"/>
            <w:hideMark/>
          </w:tcPr>
          <w:p w14:paraId="68D030BC"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Safety training records</w:t>
            </w:r>
          </w:p>
        </w:tc>
        <w:tc>
          <w:tcPr>
            <w:tcW w:w="1276" w:type="dxa"/>
            <w:hideMark/>
          </w:tcPr>
          <w:p w14:paraId="15EA9AEE"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3 years</w:t>
            </w:r>
          </w:p>
        </w:tc>
        <w:tc>
          <w:tcPr>
            <w:tcW w:w="1276" w:type="dxa"/>
            <w:hideMark/>
          </w:tcPr>
          <w:p w14:paraId="64464EE3"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Shredding</w:t>
            </w:r>
          </w:p>
        </w:tc>
        <w:tc>
          <w:tcPr>
            <w:tcW w:w="992" w:type="dxa"/>
            <w:hideMark/>
          </w:tcPr>
          <w:p w14:paraId="784D3DAB"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Annual</w:t>
            </w:r>
          </w:p>
        </w:tc>
        <w:tc>
          <w:tcPr>
            <w:tcW w:w="1559" w:type="dxa"/>
            <w:hideMark/>
          </w:tcPr>
          <w:p w14:paraId="4643B5D8"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EHS / Training Officer</w:t>
            </w:r>
          </w:p>
        </w:tc>
        <w:tc>
          <w:tcPr>
            <w:tcW w:w="1715" w:type="dxa"/>
            <w:hideMark/>
          </w:tcPr>
          <w:p w14:paraId="2EA3E886"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Evidence of compliance with safety training standards</w:t>
            </w:r>
          </w:p>
        </w:tc>
      </w:tr>
      <w:tr w:rsidR="00CA39A6" w:rsidRPr="00E430C1" w14:paraId="38880DC2" w14:textId="77777777" w:rsidTr="002765F8">
        <w:tc>
          <w:tcPr>
            <w:tcW w:w="1412" w:type="dxa"/>
            <w:vMerge w:val="restart"/>
            <w:hideMark/>
          </w:tcPr>
          <w:p w14:paraId="12F6F765"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b/>
                <w:bCs/>
              </w:rPr>
              <w:t>Environmental</w:t>
            </w:r>
          </w:p>
        </w:tc>
        <w:tc>
          <w:tcPr>
            <w:tcW w:w="1106" w:type="dxa"/>
            <w:hideMark/>
          </w:tcPr>
          <w:p w14:paraId="277DA4BA" w14:textId="77777777" w:rsidR="00CA39A6" w:rsidRPr="00E430C1" w:rsidRDefault="00CA39A6" w:rsidP="002765F8">
            <w:pPr>
              <w:spacing w:line="276" w:lineRule="auto"/>
              <w:jc w:val="both"/>
              <w:rPr>
                <w:rFonts w:asciiTheme="minorHAnsi" w:hAnsiTheme="minorHAnsi" w:cstheme="minorHAnsi"/>
              </w:rPr>
            </w:pPr>
            <w:r>
              <w:rPr>
                <w:rFonts w:asciiTheme="minorHAnsi" w:hAnsiTheme="minorHAnsi" w:cstheme="minorHAnsi"/>
                <w:lang w:val="en-US"/>
              </w:rPr>
              <w:t>MEE Plant</w:t>
            </w:r>
            <w:r w:rsidRPr="00E430C1">
              <w:rPr>
                <w:rFonts w:asciiTheme="minorHAnsi" w:hAnsiTheme="minorHAnsi" w:cstheme="minorHAnsi"/>
              </w:rPr>
              <w:t xml:space="preserve"> operation &amp; environ</w:t>
            </w:r>
            <w:r w:rsidRPr="00E430C1">
              <w:rPr>
                <w:rFonts w:asciiTheme="minorHAnsi" w:hAnsiTheme="minorHAnsi" w:cstheme="minorHAnsi"/>
              </w:rPr>
              <w:lastRenderedPageBreak/>
              <w:t>mental reports</w:t>
            </w:r>
          </w:p>
        </w:tc>
        <w:tc>
          <w:tcPr>
            <w:tcW w:w="1276" w:type="dxa"/>
            <w:hideMark/>
          </w:tcPr>
          <w:p w14:paraId="1A252E8B"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lastRenderedPageBreak/>
              <w:t>10 years</w:t>
            </w:r>
          </w:p>
        </w:tc>
        <w:tc>
          <w:tcPr>
            <w:tcW w:w="1276" w:type="dxa"/>
            <w:hideMark/>
          </w:tcPr>
          <w:p w14:paraId="1F773C1A"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Shredding</w:t>
            </w:r>
          </w:p>
        </w:tc>
        <w:tc>
          <w:tcPr>
            <w:tcW w:w="992" w:type="dxa"/>
            <w:hideMark/>
          </w:tcPr>
          <w:p w14:paraId="3C496E5D"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Biannual</w:t>
            </w:r>
          </w:p>
        </w:tc>
        <w:tc>
          <w:tcPr>
            <w:tcW w:w="1559" w:type="dxa"/>
            <w:hideMark/>
          </w:tcPr>
          <w:p w14:paraId="681BB31C"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Environmental Officer</w:t>
            </w:r>
          </w:p>
        </w:tc>
        <w:tc>
          <w:tcPr>
            <w:tcW w:w="1715" w:type="dxa"/>
            <w:hideMark/>
          </w:tcPr>
          <w:p w14:paraId="09B32466"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For TNPCB inspections and sustainability certifications</w:t>
            </w:r>
          </w:p>
        </w:tc>
      </w:tr>
      <w:tr w:rsidR="00CA39A6" w:rsidRPr="00E430C1" w14:paraId="7B6AB382" w14:textId="77777777" w:rsidTr="002765F8">
        <w:tc>
          <w:tcPr>
            <w:tcW w:w="1412" w:type="dxa"/>
            <w:vMerge/>
            <w:hideMark/>
          </w:tcPr>
          <w:p w14:paraId="5684A7DD" w14:textId="77777777" w:rsidR="00CA39A6" w:rsidRPr="00E430C1" w:rsidRDefault="00CA39A6" w:rsidP="002765F8">
            <w:pPr>
              <w:spacing w:line="276" w:lineRule="auto"/>
              <w:jc w:val="both"/>
              <w:rPr>
                <w:rFonts w:asciiTheme="minorHAnsi" w:hAnsiTheme="minorHAnsi" w:cstheme="minorHAnsi"/>
              </w:rPr>
            </w:pPr>
          </w:p>
        </w:tc>
        <w:tc>
          <w:tcPr>
            <w:tcW w:w="1106" w:type="dxa"/>
            <w:hideMark/>
          </w:tcPr>
          <w:p w14:paraId="3A28A1B4"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Waste disposal/monitoring data</w:t>
            </w:r>
          </w:p>
        </w:tc>
        <w:tc>
          <w:tcPr>
            <w:tcW w:w="1276" w:type="dxa"/>
            <w:hideMark/>
          </w:tcPr>
          <w:p w14:paraId="43D036C1"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5 years</w:t>
            </w:r>
          </w:p>
        </w:tc>
        <w:tc>
          <w:tcPr>
            <w:tcW w:w="1276" w:type="dxa"/>
            <w:hideMark/>
          </w:tcPr>
          <w:p w14:paraId="25D16514"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Shredding</w:t>
            </w:r>
          </w:p>
        </w:tc>
        <w:tc>
          <w:tcPr>
            <w:tcW w:w="992" w:type="dxa"/>
            <w:hideMark/>
          </w:tcPr>
          <w:p w14:paraId="6D1F775F"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Annual</w:t>
            </w:r>
          </w:p>
        </w:tc>
        <w:tc>
          <w:tcPr>
            <w:tcW w:w="1559" w:type="dxa"/>
            <w:hideMark/>
          </w:tcPr>
          <w:p w14:paraId="6B335FCF"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Environmental Officer</w:t>
            </w:r>
          </w:p>
        </w:tc>
        <w:tc>
          <w:tcPr>
            <w:tcW w:w="1715" w:type="dxa"/>
            <w:hideMark/>
          </w:tcPr>
          <w:p w14:paraId="2CEF8269" w14:textId="77777777" w:rsidR="00CA39A6" w:rsidRPr="00E430C1" w:rsidRDefault="00CA39A6" w:rsidP="002765F8">
            <w:pPr>
              <w:spacing w:line="276" w:lineRule="auto"/>
              <w:jc w:val="both"/>
              <w:rPr>
                <w:rFonts w:asciiTheme="minorHAnsi" w:hAnsiTheme="minorHAnsi" w:cstheme="minorHAnsi"/>
              </w:rPr>
            </w:pPr>
            <w:r w:rsidRPr="00E430C1">
              <w:rPr>
                <w:rFonts w:asciiTheme="minorHAnsi" w:hAnsiTheme="minorHAnsi" w:cstheme="minorHAnsi"/>
              </w:rPr>
              <w:t>Daily logs, manifests, and monthly summaries as per TNPCB requirements</w:t>
            </w:r>
          </w:p>
        </w:tc>
      </w:tr>
    </w:tbl>
    <w:p w14:paraId="4775795D" w14:textId="77777777" w:rsidR="00CA39A6" w:rsidRPr="004362CF" w:rsidRDefault="00CA39A6" w:rsidP="00CA39A6">
      <w:pPr>
        <w:spacing w:line="276" w:lineRule="auto"/>
        <w:ind w:left="720"/>
        <w:jc w:val="both"/>
        <w:rPr>
          <w:rFonts w:asciiTheme="minorHAnsi" w:hAnsiTheme="minorHAnsi" w:cstheme="minorHAnsi"/>
          <w:lang w:val="en-US"/>
        </w:rPr>
      </w:pPr>
    </w:p>
    <w:p w14:paraId="00BDB76F" w14:textId="77777777" w:rsidR="00CA39A6" w:rsidRPr="004362CF" w:rsidRDefault="00CA39A6">
      <w:pPr>
        <w:numPr>
          <w:ilvl w:val="0"/>
          <w:numId w:val="72"/>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Tracking Retention Periods:</w:t>
      </w:r>
      <w:r w:rsidRPr="004362CF">
        <w:rPr>
          <w:rFonts w:asciiTheme="minorHAnsi" w:hAnsiTheme="minorHAnsi" w:cstheme="minorHAnsi"/>
          <w:lang w:val="en-US"/>
        </w:rPr>
        <w:t xml:space="preserve"> Automated systems, i.e.: </w:t>
      </w:r>
      <w:r w:rsidRPr="004362CF">
        <w:rPr>
          <w:rFonts w:asciiTheme="minorHAnsi" w:hAnsiTheme="minorHAnsi" w:cstheme="minorHAnsi"/>
          <w:bCs/>
          <w:lang w:val="en-US"/>
        </w:rPr>
        <w:t>Microsoft SQL Server</w:t>
      </w:r>
      <w:r w:rsidRPr="004362CF">
        <w:rPr>
          <w:rFonts w:asciiTheme="minorHAnsi" w:hAnsiTheme="minorHAnsi" w:cstheme="minorHAnsi"/>
          <w:lang w:val="en-US"/>
        </w:rPr>
        <w:t>, are used to track the retention period of stored data. The system ensures that data is flagged for review or deletion once the retention period expires.</w:t>
      </w:r>
    </w:p>
    <w:p w14:paraId="0932DE37" w14:textId="77777777" w:rsidR="00CA39A6" w:rsidRPr="004362CF" w:rsidRDefault="00CA39A6">
      <w:pPr>
        <w:numPr>
          <w:ilvl w:val="0"/>
          <w:numId w:val="72"/>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Secure Disposal:</w:t>
      </w:r>
      <w:r w:rsidRPr="004362CF">
        <w:rPr>
          <w:rFonts w:asciiTheme="minorHAnsi" w:hAnsiTheme="minorHAnsi" w:cstheme="minorHAnsi"/>
          <w:lang w:val="en-US"/>
        </w:rPr>
        <w:t xml:space="preserve"> Once data is no longer required, it is securely deleted following appropriate methods for its sensitivity. For digital data, secure deletion methods, such as data wiping or cryptographic erasure, are employed. For physical records, documents are securely shredded or incinerated in a controlled environment to prevent unauthorized access to discarded data.</w:t>
      </w:r>
    </w:p>
    <w:p w14:paraId="7F83A2FE" w14:textId="77777777" w:rsidR="00CA39A6" w:rsidRPr="004362CF" w:rsidRDefault="00CA39A6">
      <w:pPr>
        <w:numPr>
          <w:ilvl w:val="0"/>
          <w:numId w:val="72"/>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Compliance Checks:</w:t>
      </w:r>
      <w:r w:rsidRPr="004362CF">
        <w:rPr>
          <w:rFonts w:asciiTheme="minorHAnsi" w:hAnsiTheme="minorHAnsi" w:cstheme="minorHAnsi"/>
          <w:lang w:val="en-US"/>
        </w:rPr>
        <w:t xml:space="preserve"> The Data Protection Officer (DPO) conducts regular audits to verify that data is being retained or disposed of in accordance with established policies and legal requirements.</w:t>
      </w:r>
    </w:p>
    <w:p w14:paraId="7810ECC2" w14:textId="77777777" w:rsidR="00CA39A6" w:rsidRPr="004362CF" w:rsidRDefault="00CA39A6" w:rsidP="00CA39A6">
      <w:pPr>
        <w:spacing w:line="276" w:lineRule="auto"/>
        <w:ind w:left="720"/>
        <w:jc w:val="both"/>
        <w:rPr>
          <w:rFonts w:asciiTheme="minorHAnsi" w:hAnsiTheme="minorHAnsi" w:cstheme="minorHAnsi"/>
          <w:lang w:val="en-US"/>
        </w:rPr>
      </w:pPr>
    </w:p>
    <w:p w14:paraId="3C57C816" w14:textId="77777777" w:rsidR="00CA39A6" w:rsidRPr="004362CF" w:rsidRDefault="00CA39A6" w:rsidP="00CA39A6">
      <w:pPr>
        <w:spacing w:line="276" w:lineRule="auto"/>
        <w:jc w:val="both"/>
        <w:rPr>
          <w:rFonts w:asciiTheme="minorHAnsi" w:hAnsiTheme="minorHAnsi" w:cstheme="minorHAnsi"/>
          <w:b/>
          <w:bCs/>
          <w:lang w:val="en-US"/>
        </w:rPr>
      </w:pPr>
      <w:r w:rsidRPr="004362CF">
        <w:rPr>
          <w:rFonts w:asciiTheme="minorHAnsi" w:hAnsiTheme="minorHAnsi" w:cstheme="minorHAnsi"/>
          <w:b/>
          <w:bCs/>
          <w:lang w:val="en-US"/>
        </w:rPr>
        <w:t>4. Monitoring and Audit Controls</w:t>
      </w:r>
    </w:p>
    <w:p w14:paraId="0EA3C657" w14:textId="77777777" w:rsidR="00CA39A6" w:rsidRPr="004362CF" w:rsidRDefault="00CA39A6">
      <w:pPr>
        <w:numPr>
          <w:ilvl w:val="0"/>
          <w:numId w:val="73"/>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Regular Audits:</w:t>
      </w:r>
      <w:r w:rsidRPr="004362CF">
        <w:rPr>
          <w:rFonts w:asciiTheme="minorHAnsi" w:hAnsiTheme="minorHAnsi" w:cstheme="minorHAnsi"/>
          <w:lang w:val="en-US"/>
        </w:rPr>
        <w:t xml:space="preserve"> The Data Protection Officer (DPO) conducts annual audits of data access and handling practices. The audit process includes reviewing access logs, evaluating data handling procedures, interviewing relevant personnel, and assessing compliance with internal policies. Random sampling of data access and handling activities may also be performed to ensure that the company is adhering to standards.</w:t>
      </w:r>
    </w:p>
    <w:p w14:paraId="3BFCC2FC" w14:textId="77777777" w:rsidR="00CA39A6" w:rsidRDefault="00CA39A6">
      <w:pPr>
        <w:numPr>
          <w:ilvl w:val="0"/>
          <w:numId w:val="73"/>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Continuous Monitoring:</w:t>
      </w:r>
      <w:r w:rsidRPr="004362CF">
        <w:rPr>
          <w:rFonts w:asciiTheme="minorHAnsi" w:hAnsiTheme="minorHAnsi" w:cstheme="minorHAnsi"/>
          <w:lang w:val="en-US"/>
        </w:rPr>
        <w:t xml:space="preserve"> Automated monitoring tools, such as an Intrusion Detection System (IDS), are implemented to detect any unauthorized access attempts or anomalies in data access patterns. Continuous monitoring ensures that any potential data security incidents are identified promptly, allowing for swift action to mitigate risks.</w:t>
      </w:r>
    </w:p>
    <w:p w14:paraId="6AD10D0B" w14:textId="77777777" w:rsidR="00CA39A6" w:rsidRDefault="00CA39A6" w:rsidP="00CA39A6">
      <w:pPr>
        <w:spacing w:line="276" w:lineRule="auto"/>
        <w:jc w:val="both"/>
        <w:rPr>
          <w:rFonts w:asciiTheme="minorHAnsi" w:hAnsiTheme="minorHAnsi" w:cstheme="minorHAnsi"/>
          <w:lang w:val="en-US"/>
        </w:rPr>
      </w:pPr>
    </w:p>
    <w:p w14:paraId="70EE547B" w14:textId="77777777" w:rsidR="00CA39A6" w:rsidRPr="004362CF" w:rsidRDefault="00CA39A6" w:rsidP="00CA39A6">
      <w:pPr>
        <w:spacing w:line="276" w:lineRule="auto"/>
        <w:jc w:val="both"/>
        <w:rPr>
          <w:rFonts w:asciiTheme="minorHAnsi" w:hAnsiTheme="minorHAnsi" w:cstheme="minorHAnsi"/>
          <w:b/>
          <w:bCs/>
          <w:lang w:val="en-US"/>
        </w:rPr>
      </w:pPr>
      <w:r>
        <w:rPr>
          <w:rFonts w:asciiTheme="minorHAnsi" w:hAnsiTheme="minorHAnsi" w:cstheme="minorHAnsi"/>
          <w:b/>
          <w:bCs/>
          <w:lang w:val="en-US"/>
        </w:rPr>
        <w:t>Review Mechanism</w:t>
      </w:r>
    </w:p>
    <w:p w14:paraId="022BEBB2" w14:textId="77777777" w:rsidR="00CA39A6" w:rsidRDefault="00CA39A6" w:rsidP="00CA39A6">
      <w:pPr>
        <w:spacing w:line="276" w:lineRule="auto"/>
        <w:jc w:val="both"/>
        <w:rPr>
          <w:rFonts w:asciiTheme="minorHAnsi" w:hAnsiTheme="minorHAnsi" w:cstheme="minorHAnsi"/>
        </w:rPr>
      </w:pPr>
    </w:p>
    <w:p w14:paraId="69FDCCA0" w14:textId="77777777" w:rsidR="00CA39A6" w:rsidRPr="00DF293D" w:rsidRDefault="00CA39A6" w:rsidP="00CA39A6">
      <w:pPr>
        <w:spacing w:line="276" w:lineRule="auto"/>
        <w:jc w:val="both"/>
        <w:rPr>
          <w:rFonts w:asciiTheme="minorHAnsi" w:hAnsiTheme="minorHAnsi" w:cstheme="minorHAnsi"/>
        </w:rPr>
      </w:pPr>
      <w:r w:rsidRPr="00594EFD">
        <w:rPr>
          <w:rFonts w:asciiTheme="minorHAnsi" w:hAnsiTheme="minorHAnsi" w:cstheme="minorHAnsi"/>
        </w:rPr>
        <w:t>The DPO will review this SOP annually, or sooner if triggered by regulatory changes, new practices, audits, or incidents, with all updates approved by senior management, communicated to relevant personnel, and recorded in a review log retained for six years.</w:t>
      </w:r>
    </w:p>
    <w:p w14:paraId="48A00279" w14:textId="77777777" w:rsidR="00CA39A6" w:rsidRPr="004765CE" w:rsidRDefault="00CA39A6">
      <w:pPr>
        <w:pStyle w:val="Heading1"/>
        <w:numPr>
          <w:ilvl w:val="0"/>
          <w:numId w:val="224"/>
        </w:numPr>
        <w:spacing w:line="276" w:lineRule="auto"/>
        <w:rPr>
          <w:rStyle w:val="Strong"/>
          <w:color w:val="auto"/>
          <w:sz w:val="28"/>
          <w:szCs w:val="28"/>
        </w:rPr>
      </w:pPr>
      <w:bookmarkStart w:id="32" w:name="_Toc189228717"/>
      <w:bookmarkStart w:id="33" w:name="_Toc207634537"/>
      <w:r w:rsidRPr="006B79AB">
        <w:rPr>
          <w:rStyle w:val="Strong"/>
          <w:rFonts w:asciiTheme="minorHAnsi" w:hAnsiTheme="minorHAnsi" w:cstheme="minorHAnsi"/>
          <w:bCs w:val="0"/>
          <w:color w:val="000000" w:themeColor="text1"/>
        </w:rPr>
        <w:lastRenderedPageBreak/>
        <w:t>Procedure for Employee Compliance and Awareness</w:t>
      </w:r>
      <w:bookmarkEnd w:id="32"/>
      <w:bookmarkEnd w:id="33"/>
    </w:p>
    <w:p w14:paraId="3D8BBF76" w14:textId="77777777" w:rsidR="00CA39A6" w:rsidRPr="004362CF" w:rsidRDefault="00CA39A6" w:rsidP="00CA39A6">
      <w:pPr>
        <w:spacing w:line="276" w:lineRule="auto"/>
        <w:rPr>
          <w:rFonts w:asciiTheme="minorHAnsi" w:hAnsiTheme="minorHAnsi" w:cstheme="minorHAnsi"/>
        </w:rPr>
      </w:pPr>
    </w:p>
    <w:p w14:paraId="353CF419" w14:textId="77777777" w:rsidR="00CA39A6" w:rsidRPr="004362CF" w:rsidRDefault="00CA39A6" w:rsidP="00CA39A6">
      <w:pPr>
        <w:spacing w:line="276" w:lineRule="auto"/>
        <w:jc w:val="both"/>
        <w:rPr>
          <w:rFonts w:asciiTheme="minorHAnsi" w:hAnsiTheme="minorHAnsi" w:cstheme="minorHAnsi"/>
          <w:b/>
          <w:bCs/>
          <w:lang w:val="en-US"/>
        </w:rPr>
      </w:pPr>
      <w:r w:rsidRPr="004362CF">
        <w:rPr>
          <w:rFonts w:asciiTheme="minorHAnsi" w:hAnsiTheme="minorHAnsi" w:cstheme="minorHAnsi"/>
          <w:b/>
          <w:bCs/>
          <w:lang w:val="en-US"/>
        </w:rPr>
        <w:t>Purpose</w:t>
      </w:r>
    </w:p>
    <w:p w14:paraId="7E6D41F0" w14:textId="77777777" w:rsidR="00CA39A6" w:rsidRPr="004362CF" w:rsidRDefault="00CA39A6" w:rsidP="00CA39A6">
      <w:pPr>
        <w:spacing w:line="276" w:lineRule="auto"/>
        <w:jc w:val="both"/>
        <w:rPr>
          <w:rFonts w:asciiTheme="minorHAnsi" w:hAnsiTheme="minorHAnsi" w:cstheme="minorHAnsi"/>
          <w:lang w:val="en-US"/>
        </w:rPr>
      </w:pPr>
      <w:r w:rsidRPr="004362CF">
        <w:rPr>
          <w:rFonts w:asciiTheme="minorHAnsi" w:hAnsiTheme="minorHAnsi" w:cstheme="minorHAnsi"/>
          <w:lang w:val="en-US"/>
        </w:rPr>
        <w:t xml:space="preserve">To ensure that all employees at </w:t>
      </w:r>
      <w:r>
        <w:rPr>
          <w:rFonts w:asciiTheme="minorHAnsi" w:hAnsiTheme="minorHAnsi" w:cstheme="minorHAnsi"/>
        </w:rPr>
        <w:t>Choksi Heraeus Private Limited</w:t>
      </w:r>
      <w:r w:rsidRPr="004362CF">
        <w:rPr>
          <w:rFonts w:asciiTheme="minorHAnsi" w:hAnsiTheme="minorHAnsi" w:cstheme="minorHAnsi"/>
        </w:rPr>
        <w:t xml:space="preserve"> </w:t>
      </w:r>
      <w:r w:rsidRPr="004362CF">
        <w:rPr>
          <w:rFonts w:asciiTheme="minorHAnsi" w:hAnsiTheme="minorHAnsi" w:cstheme="minorHAnsi"/>
          <w:lang w:val="en-US"/>
        </w:rPr>
        <w:t>are well-informed, understand, and comply with company policies, cultivating a culture of accountability and awareness regarding relevant regulations and ethical standards.</w:t>
      </w:r>
    </w:p>
    <w:p w14:paraId="408792BE" w14:textId="77777777" w:rsidR="00CA39A6" w:rsidRPr="004362CF" w:rsidRDefault="00CA39A6" w:rsidP="00CA39A6">
      <w:pPr>
        <w:spacing w:line="276" w:lineRule="auto"/>
        <w:jc w:val="both"/>
        <w:rPr>
          <w:rFonts w:asciiTheme="minorHAnsi" w:hAnsiTheme="minorHAnsi" w:cstheme="minorHAnsi"/>
          <w:lang w:val="en-US"/>
        </w:rPr>
      </w:pPr>
    </w:p>
    <w:p w14:paraId="2C1554EC" w14:textId="77777777" w:rsidR="00CA39A6" w:rsidRPr="004362CF" w:rsidRDefault="00CA39A6" w:rsidP="00CA39A6">
      <w:pPr>
        <w:spacing w:line="276" w:lineRule="auto"/>
        <w:jc w:val="both"/>
        <w:rPr>
          <w:rFonts w:asciiTheme="minorHAnsi" w:hAnsiTheme="minorHAnsi" w:cstheme="minorHAnsi"/>
          <w:b/>
          <w:bCs/>
          <w:lang w:val="en-US"/>
        </w:rPr>
      </w:pPr>
      <w:r w:rsidRPr="004362CF">
        <w:rPr>
          <w:rFonts w:asciiTheme="minorHAnsi" w:hAnsiTheme="minorHAnsi" w:cstheme="minorHAnsi"/>
          <w:b/>
          <w:bCs/>
          <w:lang w:val="en-US"/>
        </w:rPr>
        <w:t>Procedure</w:t>
      </w:r>
    </w:p>
    <w:p w14:paraId="4967A9AA" w14:textId="77777777" w:rsidR="00CA39A6" w:rsidRPr="004362CF" w:rsidRDefault="00CA39A6">
      <w:pPr>
        <w:pStyle w:val="ListParagraph"/>
        <w:numPr>
          <w:ilvl w:val="0"/>
          <w:numId w:val="83"/>
        </w:numPr>
        <w:spacing w:line="276" w:lineRule="auto"/>
        <w:jc w:val="both"/>
        <w:rPr>
          <w:rFonts w:asciiTheme="minorHAnsi" w:hAnsiTheme="minorHAnsi" w:cstheme="minorHAnsi"/>
          <w:b/>
          <w:bCs/>
          <w:lang w:val="en-US"/>
        </w:rPr>
      </w:pPr>
      <w:r w:rsidRPr="004362CF">
        <w:rPr>
          <w:rFonts w:asciiTheme="minorHAnsi" w:hAnsiTheme="minorHAnsi" w:cstheme="minorHAnsi"/>
          <w:b/>
          <w:bCs/>
          <w:lang w:val="en-US"/>
        </w:rPr>
        <w:t>Mandatory Training Programs</w:t>
      </w:r>
    </w:p>
    <w:p w14:paraId="28E4C6FC" w14:textId="77777777" w:rsidR="00CA39A6" w:rsidRPr="004362CF" w:rsidRDefault="00CA39A6">
      <w:pPr>
        <w:numPr>
          <w:ilvl w:val="0"/>
          <w:numId w:val="74"/>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Onboarding &amp; Annual Training:</w:t>
      </w:r>
      <w:r w:rsidRPr="004362CF">
        <w:rPr>
          <w:rFonts w:asciiTheme="minorHAnsi" w:hAnsiTheme="minorHAnsi" w:cstheme="minorHAnsi"/>
          <w:lang w:val="en-US"/>
        </w:rPr>
        <w:t xml:space="preserve"> All employees must complete mandatory training on data protection, confidentiality, and security protocols during onboarding and annually thereafter.</w:t>
      </w:r>
    </w:p>
    <w:p w14:paraId="6BB27E6C" w14:textId="77777777" w:rsidR="00CA39A6" w:rsidRPr="004362CF" w:rsidRDefault="00CA39A6">
      <w:pPr>
        <w:numPr>
          <w:ilvl w:val="0"/>
          <w:numId w:val="74"/>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Training Topics:</w:t>
      </w:r>
      <w:r w:rsidRPr="004362CF">
        <w:rPr>
          <w:rFonts w:asciiTheme="minorHAnsi" w:hAnsiTheme="minorHAnsi" w:cstheme="minorHAnsi"/>
          <w:lang w:val="en-US"/>
        </w:rPr>
        <w:t xml:space="preserve"> The training covers company data protection policies, recognizing security threats such as phishing, and immediate actions to take in the event of a data breach.</w:t>
      </w:r>
    </w:p>
    <w:p w14:paraId="39A8DD03" w14:textId="77777777" w:rsidR="00CA39A6" w:rsidRPr="004362CF" w:rsidRDefault="00CA39A6">
      <w:pPr>
        <w:pStyle w:val="ListParagraph"/>
        <w:numPr>
          <w:ilvl w:val="0"/>
          <w:numId w:val="83"/>
        </w:numPr>
        <w:spacing w:line="276" w:lineRule="auto"/>
        <w:jc w:val="both"/>
        <w:rPr>
          <w:rFonts w:asciiTheme="minorHAnsi" w:hAnsiTheme="minorHAnsi" w:cstheme="minorHAnsi"/>
          <w:b/>
          <w:bCs/>
          <w:lang w:val="en-US"/>
        </w:rPr>
      </w:pPr>
      <w:r w:rsidRPr="004362CF">
        <w:rPr>
          <w:rFonts w:asciiTheme="minorHAnsi" w:hAnsiTheme="minorHAnsi" w:cstheme="minorHAnsi"/>
          <w:b/>
          <w:bCs/>
          <w:lang w:val="en-US"/>
        </w:rPr>
        <w:t>Training Materials</w:t>
      </w:r>
    </w:p>
    <w:p w14:paraId="1E338599" w14:textId="77777777" w:rsidR="00CA39A6" w:rsidRPr="004362CF" w:rsidRDefault="00CA39A6">
      <w:pPr>
        <w:numPr>
          <w:ilvl w:val="0"/>
          <w:numId w:val="75"/>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Employee Handbook:</w:t>
      </w:r>
      <w:r w:rsidRPr="004362CF">
        <w:rPr>
          <w:rFonts w:asciiTheme="minorHAnsi" w:hAnsiTheme="minorHAnsi" w:cstheme="minorHAnsi"/>
          <w:lang w:val="en-US"/>
        </w:rPr>
        <w:t xml:space="preserve"> Employees are provided with an updated handbook that includes all relevant policies, ensuring they are aligned with current laws and best practices.</w:t>
      </w:r>
    </w:p>
    <w:p w14:paraId="3998F954" w14:textId="77777777" w:rsidR="00CA39A6" w:rsidRPr="004362CF" w:rsidRDefault="00CA39A6">
      <w:pPr>
        <w:numPr>
          <w:ilvl w:val="0"/>
          <w:numId w:val="75"/>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Data Breach Response:</w:t>
      </w:r>
      <w:r w:rsidRPr="004362CF">
        <w:rPr>
          <w:rFonts w:asciiTheme="minorHAnsi" w:hAnsiTheme="minorHAnsi" w:cstheme="minorHAnsi"/>
          <w:lang w:val="en-US"/>
        </w:rPr>
        <w:t xml:space="preserve"> Training includes specific instructions on how to report data breaches and the necessary containment measures.</w:t>
      </w:r>
    </w:p>
    <w:p w14:paraId="3CA1CE94" w14:textId="77777777" w:rsidR="00CA39A6" w:rsidRPr="004362CF" w:rsidRDefault="00CA39A6">
      <w:pPr>
        <w:pStyle w:val="ListParagraph"/>
        <w:numPr>
          <w:ilvl w:val="0"/>
          <w:numId w:val="83"/>
        </w:numPr>
        <w:spacing w:line="276" w:lineRule="auto"/>
        <w:jc w:val="both"/>
        <w:rPr>
          <w:rFonts w:asciiTheme="minorHAnsi" w:hAnsiTheme="minorHAnsi" w:cstheme="minorHAnsi"/>
          <w:b/>
          <w:bCs/>
          <w:lang w:val="en-US"/>
        </w:rPr>
      </w:pPr>
      <w:r w:rsidRPr="004362CF">
        <w:rPr>
          <w:rFonts w:asciiTheme="minorHAnsi" w:hAnsiTheme="minorHAnsi" w:cstheme="minorHAnsi"/>
          <w:b/>
          <w:bCs/>
          <w:lang w:val="en-US"/>
        </w:rPr>
        <w:t>Awareness Campaigns</w:t>
      </w:r>
    </w:p>
    <w:p w14:paraId="267ECD0C" w14:textId="77777777" w:rsidR="00CA39A6" w:rsidRPr="004362CF" w:rsidRDefault="00CA39A6">
      <w:pPr>
        <w:numPr>
          <w:ilvl w:val="0"/>
          <w:numId w:val="76"/>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Periodic Campaigns:</w:t>
      </w:r>
      <w:r w:rsidRPr="004362CF">
        <w:rPr>
          <w:rFonts w:asciiTheme="minorHAnsi" w:hAnsiTheme="minorHAnsi" w:cstheme="minorHAnsi"/>
          <w:lang w:val="en-US"/>
        </w:rPr>
        <w:t xml:space="preserve"> Awareness campaigns are conducted periodically through newsletters, posters, and meetings, reinforcing the importance of data protection and security protocols.</w:t>
      </w:r>
    </w:p>
    <w:p w14:paraId="698D118F" w14:textId="77777777" w:rsidR="00CA39A6" w:rsidRPr="004362CF" w:rsidRDefault="00CA39A6">
      <w:pPr>
        <w:numPr>
          <w:ilvl w:val="0"/>
          <w:numId w:val="76"/>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Simulated Phishing Exercises:</w:t>
      </w:r>
      <w:r w:rsidRPr="004362CF">
        <w:rPr>
          <w:rFonts w:asciiTheme="minorHAnsi" w:hAnsiTheme="minorHAnsi" w:cstheme="minorHAnsi"/>
          <w:lang w:val="en-US"/>
        </w:rPr>
        <w:t xml:space="preserve"> To assess employee awareness, simulated phishing exercises are carried out, followed by feedback and improvements based on performance.</w:t>
      </w:r>
    </w:p>
    <w:p w14:paraId="63E790BC" w14:textId="77777777" w:rsidR="00CA39A6" w:rsidRPr="004362CF" w:rsidRDefault="00CA39A6">
      <w:pPr>
        <w:pStyle w:val="ListParagraph"/>
        <w:numPr>
          <w:ilvl w:val="0"/>
          <w:numId w:val="83"/>
        </w:numPr>
        <w:spacing w:line="276" w:lineRule="auto"/>
        <w:jc w:val="both"/>
        <w:rPr>
          <w:rFonts w:asciiTheme="minorHAnsi" w:hAnsiTheme="minorHAnsi" w:cstheme="minorHAnsi"/>
          <w:b/>
          <w:bCs/>
          <w:lang w:val="en-US"/>
        </w:rPr>
      </w:pPr>
      <w:r w:rsidRPr="004362CF">
        <w:rPr>
          <w:rFonts w:asciiTheme="minorHAnsi" w:hAnsiTheme="minorHAnsi" w:cstheme="minorHAnsi"/>
          <w:b/>
          <w:bCs/>
          <w:lang w:val="en-US"/>
        </w:rPr>
        <w:t>Reporting Mechanisms</w:t>
      </w:r>
    </w:p>
    <w:p w14:paraId="45A86AD1" w14:textId="77777777" w:rsidR="00CA39A6" w:rsidRPr="004362CF" w:rsidRDefault="00CA39A6">
      <w:pPr>
        <w:numPr>
          <w:ilvl w:val="0"/>
          <w:numId w:val="77"/>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Non-Retaliatory Reporting:</w:t>
      </w:r>
      <w:r w:rsidRPr="004362CF">
        <w:rPr>
          <w:rFonts w:asciiTheme="minorHAnsi" w:hAnsiTheme="minorHAnsi" w:cstheme="minorHAnsi"/>
          <w:lang w:val="en-US"/>
        </w:rPr>
        <w:t xml:space="preserve"> Employees are encouraged to report compliance concerns or suspicious activities in a non-retaliatory environment.</w:t>
      </w:r>
    </w:p>
    <w:p w14:paraId="6916AAB1" w14:textId="77777777" w:rsidR="00CA39A6" w:rsidRPr="004362CF" w:rsidRDefault="00CA39A6">
      <w:pPr>
        <w:numPr>
          <w:ilvl w:val="0"/>
          <w:numId w:val="77"/>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Clear Reporting Channels:</w:t>
      </w:r>
      <w:r w:rsidRPr="004362CF">
        <w:rPr>
          <w:rFonts w:asciiTheme="minorHAnsi" w:hAnsiTheme="minorHAnsi" w:cstheme="minorHAnsi"/>
          <w:lang w:val="en-US"/>
        </w:rPr>
        <w:t xml:space="preserve"> Reporting channels, including the dedicated email: </w:t>
      </w:r>
      <w:hyperlink r:id="rId11" w:history="1">
        <w:r w:rsidRPr="00791450">
          <w:rPr>
            <w:rStyle w:val="Hyperlink"/>
            <w:rFonts w:ascii="Cambria Bold+FPEF" w:eastAsia="SimSun" w:hAnsi="Cambria Bold+FPEF" w:cs="Cambria Bold+FPEF"/>
            <w:b/>
            <w:bCs/>
            <w:sz w:val="22"/>
            <w:szCs w:val="22"/>
            <w:lang w:val="en-US" w:eastAsia="en-US"/>
          </w:rPr>
          <w:t>grievance@choksiheraeus.com</w:t>
        </w:r>
      </w:hyperlink>
      <w:r>
        <w:rPr>
          <w:rFonts w:ascii="Cambria Bold+FPEF" w:eastAsia="SimSun" w:hAnsi="Cambria Bold+FPEF" w:cs="Cambria Bold+FPEF"/>
          <w:b/>
          <w:bCs/>
          <w:color w:val="0563C2"/>
          <w:sz w:val="22"/>
          <w:szCs w:val="22"/>
          <w:lang w:val="en-US" w:eastAsia="en-US"/>
        </w:rPr>
        <w:t xml:space="preserve"> </w:t>
      </w:r>
      <w:r w:rsidRPr="004362CF">
        <w:rPr>
          <w:rFonts w:asciiTheme="minorHAnsi" w:hAnsiTheme="minorHAnsi" w:cstheme="minorHAnsi"/>
          <w:lang w:val="en-US"/>
        </w:rPr>
        <w:t xml:space="preserve">  are clearly communicated to all employees.</w:t>
      </w:r>
    </w:p>
    <w:p w14:paraId="259F2F2E" w14:textId="77777777" w:rsidR="00CA39A6" w:rsidRPr="004362CF" w:rsidRDefault="00CA39A6">
      <w:pPr>
        <w:pStyle w:val="ListParagraph"/>
        <w:numPr>
          <w:ilvl w:val="0"/>
          <w:numId w:val="83"/>
        </w:numPr>
        <w:spacing w:line="276" w:lineRule="auto"/>
        <w:jc w:val="both"/>
        <w:rPr>
          <w:rFonts w:asciiTheme="minorHAnsi" w:hAnsiTheme="minorHAnsi" w:cstheme="minorHAnsi"/>
          <w:b/>
          <w:bCs/>
          <w:lang w:val="en-US"/>
        </w:rPr>
      </w:pPr>
      <w:r w:rsidRPr="004362CF">
        <w:rPr>
          <w:rFonts w:asciiTheme="minorHAnsi" w:hAnsiTheme="minorHAnsi" w:cstheme="minorHAnsi"/>
          <w:b/>
          <w:bCs/>
          <w:lang w:val="en-US"/>
        </w:rPr>
        <w:t>Monitoring and Assessment</w:t>
      </w:r>
    </w:p>
    <w:p w14:paraId="66E1BA3F" w14:textId="77777777" w:rsidR="00CA39A6" w:rsidRPr="004362CF" w:rsidRDefault="00CA39A6">
      <w:pPr>
        <w:numPr>
          <w:ilvl w:val="0"/>
          <w:numId w:val="78"/>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Training Participation:</w:t>
      </w:r>
      <w:r w:rsidRPr="004362CF">
        <w:rPr>
          <w:rFonts w:asciiTheme="minorHAnsi" w:hAnsiTheme="minorHAnsi" w:cstheme="minorHAnsi"/>
          <w:lang w:val="en-US"/>
        </w:rPr>
        <w:t xml:space="preserve"> Training participation and completion records are maintained to track compliance.</w:t>
      </w:r>
    </w:p>
    <w:p w14:paraId="7CB2E81D" w14:textId="77777777" w:rsidR="00CA39A6" w:rsidRPr="004362CF" w:rsidRDefault="00CA39A6">
      <w:pPr>
        <w:numPr>
          <w:ilvl w:val="0"/>
          <w:numId w:val="78"/>
        </w:numPr>
        <w:spacing w:line="276" w:lineRule="auto"/>
        <w:jc w:val="both"/>
        <w:rPr>
          <w:rFonts w:asciiTheme="minorHAnsi" w:hAnsiTheme="minorHAnsi" w:cstheme="minorHAnsi"/>
          <w:lang w:val="en-US"/>
        </w:rPr>
      </w:pPr>
      <w:r w:rsidRPr="004362CF">
        <w:rPr>
          <w:rFonts w:asciiTheme="minorHAnsi" w:hAnsiTheme="minorHAnsi" w:cstheme="minorHAnsi"/>
          <w:b/>
          <w:bCs/>
          <w:lang w:val="en-US"/>
        </w:rPr>
        <w:lastRenderedPageBreak/>
        <w:t>Regular Assessments:</w:t>
      </w:r>
      <w:r w:rsidRPr="004362CF">
        <w:rPr>
          <w:rFonts w:asciiTheme="minorHAnsi" w:hAnsiTheme="minorHAnsi" w:cstheme="minorHAnsi"/>
          <w:lang w:val="en-US"/>
        </w:rPr>
        <w:t xml:space="preserve"> Regular assessments are conducted to evaluate the effectiveness of the training programs. Necessary modifications are made based on feedback and audit findings.</w:t>
      </w:r>
    </w:p>
    <w:p w14:paraId="767F8995" w14:textId="77777777" w:rsidR="00CA39A6" w:rsidRPr="004362CF" w:rsidRDefault="00CA39A6" w:rsidP="00CA39A6">
      <w:pPr>
        <w:spacing w:line="276" w:lineRule="auto"/>
        <w:jc w:val="both"/>
        <w:rPr>
          <w:rFonts w:asciiTheme="minorHAnsi" w:hAnsiTheme="minorHAnsi" w:cstheme="minorHAnsi"/>
          <w:lang w:val="en-US"/>
        </w:rPr>
      </w:pPr>
    </w:p>
    <w:p w14:paraId="15CE0C72" w14:textId="77777777" w:rsidR="00CA39A6" w:rsidRPr="004362CF" w:rsidRDefault="00CA39A6" w:rsidP="00CA39A6">
      <w:pPr>
        <w:spacing w:line="276" w:lineRule="auto"/>
        <w:jc w:val="both"/>
        <w:rPr>
          <w:rFonts w:asciiTheme="minorHAnsi" w:hAnsiTheme="minorHAnsi" w:cstheme="minorHAnsi"/>
          <w:b/>
          <w:bCs/>
          <w:lang w:val="en-US"/>
        </w:rPr>
      </w:pPr>
      <w:r w:rsidRPr="004362CF">
        <w:rPr>
          <w:rFonts w:asciiTheme="minorHAnsi" w:hAnsiTheme="minorHAnsi" w:cstheme="minorHAnsi"/>
          <w:b/>
          <w:bCs/>
          <w:lang w:val="en-US"/>
        </w:rPr>
        <w:t>Responsibilities</w:t>
      </w:r>
    </w:p>
    <w:p w14:paraId="1CC039DF" w14:textId="77777777" w:rsidR="00CA39A6" w:rsidRPr="004362CF" w:rsidRDefault="00CA39A6">
      <w:pPr>
        <w:numPr>
          <w:ilvl w:val="0"/>
          <w:numId w:val="79"/>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Employees:</w:t>
      </w:r>
      <w:r w:rsidRPr="004362CF">
        <w:rPr>
          <w:rFonts w:asciiTheme="minorHAnsi" w:hAnsiTheme="minorHAnsi" w:cstheme="minorHAnsi"/>
          <w:lang w:val="en-US"/>
        </w:rPr>
        <w:t xml:space="preserve"> Complete mandatory training on data protection and compliance procedures, and report any data breaches or compliance issues via the designated channels.</w:t>
      </w:r>
    </w:p>
    <w:p w14:paraId="1578EC4B" w14:textId="77777777" w:rsidR="00CA39A6" w:rsidRPr="004362CF" w:rsidRDefault="00CA39A6">
      <w:pPr>
        <w:numPr>
          <w:ilvl w:val="0"/>
          <w:numId w:val="79"/>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Managers:</w:t>
      </w:r>
      <w:r w:rsidRPr="004362CF">
        <w:rPr>
          <w:rFonts w:asciiTheme="minorHAnsi" w:hAnsiTheme="minorHAnsi" w:cstheme="minorHAnsi"/>
          <w:lang w:val="en-US"/>
        </w:rPr>
        <w:t xml:space="preserve"> Ensure team members understand and follow the policies and </w:t>
      </w:r>
      <w:r w:rsidRPr="004362CF">
        <w:rPr>
          <w:rFonts w:asciiTheme="minorHAnsi" w:hAnsiTheme="minorHAnsi" w:cstheme="minorHAnsi"/>
          <w:b/>
          <w:bCs/>
          <w:lang w:val="en-US"/>
        </w:rPr>
        <w:t>procedures</w:t>
      </w:r>
      <w:r w:rsidRPr="004362CF">
        <w:rPr>
          <w:rFonts w:asciiTheme="minorHAnsi" w:hAnsiTheme="minorHAnsi" w:cstheme="minorHAnsi"/>
          <w:lang w:val="en-US"/>
        </w:rPr>
        <w:t>, regularly reviewing compliance with training and reporting requirements.</w:t>
      </w:r>
    </w:p>
    <w:p w14:paraId="5B0DA946" w14:textId="77777777" w:rsidR="00CA39A6" w:rsidRPr="004362CF" w:rsidRDefault="00CA39A6">
      <w:pPr>
        <w:numPr>
          <w:ilvl w:val="0"/>
          <w:numId w:val="79"/>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Data Protection Officer (DPO):</w:t>
      </w:r>
      <w:r w:rsidRPr="004362CF">
        <w:rPr>
          <w:rFonts w:asciiTheme="minorHAnsi" w:hAnsiTheme="minorHAnsi" w:cstheme="minorHAnsi"/>
          <w:lang w:val="en-US"/>
        </w:rPr>
        <w:t xml:space="preserve"> Oversee the implementation of policies, enforce data protection standards, conduct audits, and serve as the contact point for data protection issues.</w:t>
      </w:r>
    </w:p>
    <w:p w14:paraId="3623CCD4" w14:textId="77777777" w:rsidR="00CA39A6" w:rsidRPr="004362CF" w:rsidRDefault="00CA39A6">
      <w:pPr>
        <w:numPr>
          <w:ilvl w:val="0"/>
          <w:numId w:val="79"/>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IT Department:</w:t>
      </w:r>
      <w:r w:rsidRPr="004362CF">
        <w:rPr>
          <w:rFonts w:asciiTheme="minorHAnsi" w:hAnsiTheme="minorHAnsi" w:cstheme="minorHAnsi"/>
          <w:lang w:val="en-US"/>
        </w:rPr>
        <w:t xml:space="preserve"> Implement necessary safeguards to protect data security, monitor systems for breaches, and assist in root cause analysis.</w:t>
      </w:r>
    </w:p>
    <w:p w14:paraId="1675B829" w14:textId="77777777" w:rsidR="00CA39A6" w:rsidRPr="004362CF" w:rsidRDefault="00CA39A6" w:rsidP="00CA39A6">
      <w:pPr>
        <w:spacing w:line="276" w:lineRule="auto"/>
        <w:ind w:left="720"/>
        <w:jc w:val="both"/>
        <w:rPr>
          <w:rFonts w:asciiTheme="minorHAnsi" w:hAnsiTheme="minorHAnsi" w:cstheme="minorHAnsi"/>
          <w:lang w:val="en-US"/>
        </w:rPr>
      </w:pPr>
    </w:p>
    <w:p w14:paraId="3D26B9E3" w14:textId="77777777" w:rsidR="00CA39A6" w:rsidRPr="004362CF" w:rsidRDefault="00CA39A6" w:rsidP="00CA39A6">
      <w:pPr>
        <w:spacing w:line="276" w:lineRule="auto"/>
        <w:jc w:val="both"/>
        <w:rPr>
          <w:rFonts w:asciiTheme="minorHAnsi" w:hAnsiTheme="minorHAnsi" w:cstheme="minorHAnsi"/>
          <w:b/>
          <w:bCs/>
          <w:lang w:val="en-US"/>
        </w:rPr>
      </w:pPr>
      <w:r w:rsidRPr="004362CF">
        <w:rPr>
          <w:rFonts w:asciiTheme="minorHAnsi" w:hAnsiTheme="minorHAnsi" w:cstheme="minorHAnsi"/>
          <w:b/>
          <w:bCs/>
          <w:lang w:val="en-US"/>
        </w:rPr>
        <w:t>Compliance and Monitoring</w:t>
      </w:r>
    </w:p>
    <w:p w14:paraId="11B60DC3" w14:textId="77777777" w:rsidR="00CA39A6" w:rsidRPr="004362CF" w:rsidRDefault="00CA39A6">
      <w:pPr>
        <w:numPr>
          <w:ilvl w:val="0"/>
          <w:numId w:val="80"/>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DPO Audits:</w:t>
      </w:r>
      <w:r w:rsidRPr="004362CF">
        <w:rPr>
          <w:rFonts w:asciiTheme="minorHAnsi" w:hAnsiTheme="minorHAnsi" w:cstheme="minorHAnsi"/>
          <w:lang w:val="en-US"/>
        </w:rPr>
        <w:t xml:space="preserve"> The DPO conducts regular audits to monitor adherence to policies and identify areas for improvement.</w:t>
      </w:r>
    </w:p>
    <w:p w14:paraId="103AB295" w14:textId="77777777" w:rsidR="00CA39A6" w:rsidRPr="004362CF" w:rsidRDefault="00CA39A6">
      <w:pPr>
        <w:numPr>
          <w:ilvl w:val="0"/>
          <w:numId w:val="80"/>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Tracking Training:</w:t>
      </w:r>
      <w:r w:rsidRPr="004362CF">
        <w:rPr>
          <w:rFonts w:asciiTheme="minorHAnsi" w:hAnsiTheme="minorHAnsi" w:cstheme="minorHAnsi"/>
          <w:lang w:val="en-US"/>
        </w:rPr>
        <w:t xml:space="preserve"> IT</w:t>
      </w:r>
      <w:r w:rsidRPr="004362CF">
        <w:rPr>
          <w:rFonts w:asciiTheme="minorHAnsi" w:hAnsiTheme="minorHAnsi" w:cstheme="minorHAnsi"/>
          <w:b/>
          <w:bCs/>
          <w:lang w:val="en-US"/>
        </w:rPr>
        <w:t xml:space="preserve"> </w:t>
      </w:r>
      <w:r w:rsidRPr="004362CF">
        <w:rPr>
          <w:rFonts w:asciiTheme="minorHAnsi" w:hAnsiTheme="minorHAnsi" w:cstheme="minorHAnsi"/>
          <w:lang w:val="en-US"/>
        </w:rPr>
        <w:t>Department tracks employee participation in training, with annual completion being mandatory.</w:t>
      </w:r>
    </w:p>
    <w:p w14:paraId="36E1AF35" w14:textId="77777777" w:rsidR="00CA39A6" w:rsidRPr="004362CF" w:rsidRDefault="00CA39A6" w:rsidP="00CA39A6">
      <w:pPr>
        <w:spacing w:line="276" w:lineRule="auto"/>
        <w:ind w:left="720"/>
        <w:jc w:val="both"/>
        <w:rPr>
          <w:rFonts w:asciiTheme="minorHAnsi" w:hAnsiTheme="minorHAnsi" w:cstheme="minorHAnsi"/>
          <w:lang w:val="en-US"/>
        </w:rPr>
      </w:pPr>
    </w:p>
    <w:p w14:paraId="0B0B5D1F" w14:textId="77777777" w:rsidR="00CA39A6" w:rsidRPr="004362CF" w:rsidRDefault="00CA39A6" w:rsidP="00CA39A6">
      <w:pPr>
        <w:spacing w:line="276" w:lineRule="auto"/>
        <w:jc w:val="both"/>
        <w:rPr>
          <w:rFonts w:asciiTheme="minorHAnsi" w:hAnsiTheme="minorHAnsi" w:cstheme="minorHAnsi"/>
          <w:b/>
          <w:bCs/>
          <w:lang w:val="en-US"/>
        </w:rPr>
      </w:pPr>
      <w:r w:rsidRPr="004362CF">
        <w:rPr>
          <w:rFonts w:asciiTheme="minorHAnsi" w:hAnsiTheme="minorHAnsi" w:cstheme="minorHAnsi"/>
          <w:b/>
          <w:bCs/>
          <w:lang w:val="en-US"/>
        </w:rPr>
        <w:t>Enforcement and Penalties</w:t>
      </w:r>
    </w:p>
    <w:p w14:paraId="4E003212" w14:textId="77777777" w:rsidR="00CA39A6" w:rsidRPr="004362CF" w:rsidRDefault="00CA39A6">
      <w:pPr>
        <w:numPr>
          <w:ilvl w:val="0"/>
          <w:numId w:val="81"/>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Disciplinary Action:</w:t>
      </w:r>
      <w:r w:rsidRPr="004362CF">
        <w:rPr>
          <w:rFonts w:asciiTheme="minorHAnsi" w:hAnsiTheme="minorHAnsi" w:cstheme="minorHAnsi"/>
          <w:lang w:val="en-US"/>
        </w:rPr>
        <w:t xml:space="preserve"> Non-compliance may lead to disciplinary actions as determined by the HR Department, including warnings, suspension, or termination depending on the severity of the violation.</w:t>
      </w:r>
    </w:p>
    <w:p w14:paraId="788DC523" w14:textId="77777777" w:rsidR="00CA39A6" w:rsidRPr="004362CF" w:rsidRDefault="00CA39A6" w:rsidP="00CA39A6">
      <w:pPr>
        <w:spacing w:line="276" w:lineRule="auto"/>
        <w:ind w:left="720"/>
        <w:jc w:val="both"/>
        <w:rPr>
          <w:rFonts w:asciiTheme="minorHAnsi" w:hAnsiTheme="minorHAnsi" w:cstheme="minorHAnsi"/>
          <w:lang w:val="en-US"/>
        </w:rPr>
      </w:pPr>
    </w:p>
    <w:p w14:paraId="71D0BF6E" w14:textId="77777777" w:rsidR="00CA39A6" w:rsidRPr="004362CF" w:rsidRDefault="00CA39A6" w:rsidP="00CA39A6">
      <w:pPr>
        <w:spacing w:line="276" w:lineRule="auto"/>
        <w:jc w:val="both"/>
        <w:rPr>
          <w:rFonts w:asciiTheme="minorHAnsi" w:hAnsiTheme="minorHAnsi" w:cstheme="minorHAnsi"/>
          <w:b/>
          <w:bCs/>
          <w:lang w:val="en-US"/>
        </w:rPr>
      </w:pPr>
      <w:r w:rsidRPr="004362CF">
        <w:rPr>
          <w:rFonts w:asciiTheme="minorHAnsi" w:hAnsiTheme="minorHAnsi" w:cstheme="minorHAnsi"/>
          <w:b/>
          <w:bCs/>
          <w:lang w:val="en-US"/>
        </w:rPr>
        <w:t>Review and Update Procedures</w:t>
      </w:r>
    </w:p>
    <w:p w14:paraId="704CD891" w14:textId="77777777" w:rsidR="00CA39A6" w:rsidRPr="004362CF" w:rsidRDefault="00CA39A6">
      <w:pPr>
        <w:numPr>
          <w:ilvl w:val="0"/>
          <w:numId w:val="82"/>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Annual Review:</w:t>
      </w:r>
      <w:r w:rsidRPr="004362CF">
        <w:rPr>
          <w:rFonts w:asciiTheme="minorHAnsi" w:hAnsiTheme="minorHAnsi" w:cstheme="minorHAnsi"/>
          <w:lang w:val="en-US"/>
        </w:rPr>
        <w:t xml:space="preserve"> The Governance Practices SOP is reviewed annually by the DPO to ensure compliance with current laws.</w:t>
      </w:r>
    </w:p>
    <w:p w14:paraId="4F1D2B62" w14:textId="77777777" w:rsidR="00CA39A6" w:rsidRPr="004362CF" w:rsidRDefault="00CA39A6">
      <w:pPr>
        <w:numPr>
          <w:ilvl w:val="0"/>
          <w:numId w:val="82"/>
        </w:numPr>
        <w:spacing w:line="276" w:lineRule="auto"/>
        <w:jc w:val="both"/>
        <w:rPr>
          <w:rFonts w:asciiTheme="minorHAnsi" w:hAnsiTheme="minorHAnsi" w:cstheme="minorHAnsi"/>
          <w:lang w:val="en-US"/>
        </w:rPr>
      </w:pPr>
      <w:r w:rsidRPr="004362CF">
        <w:rPr>
          <w:rFonts w:asciiTheme="minorHAnsi" w:hAnsiTheme="minorHAnsi" w:cstheme="minorHAnsi"/>
          <w:b/>
          <w:bCs/>
          <w:lang w:val="en-US"/>
        </w:rPr>
        <w:t>Emergency Reviews:</w:t>
      </w:r>
      <w:r w:rsidRPr="004362CF">
        <w:rPr>
          <w:rFonts w:asciiTheme="minorHAnsi" w:hAnsiTheme="minorHAnsi" w:cstheme="minorHAnsi"/>
          <w:lang w:val="en-US"/>
        </w:rPr>
        <w:t xml:space="preserve"> Changes in regulations or policies trigger emergency reviews, and revisions are communicated to all employees for acknowledgment.</w:t>
      </w:r>
      <w:r w:rsidRPr="004362CF">
        <w:rPr>
          <w:rFonts w:asciiTheme="minorHAnsi" w:hAnsiTheme="minorHAnsi" w:cstheme="minorHAnsi"/>
          <w:noProof/>
        </w:rPr>
        <w:t xml:space="preserve"> </w:t>
      </w:r>
    </w:p>
    <w:p w14:paraId="2D16406B" w14:textId="77777777" w:rsidR="00CA39A6" w:rsidRDefault="00CA39A6" w:rsidP="00CA39A6">
      <w:pPr>
        <w:spacing w:line="276" w:lineRule="auto"/>
        <w:jc w:val="both"/>
        <w:rPr>
          <w:rFonts w:asciiTheme="minorHAnsi" w:hAnsiTheme="minorHAnsi" w:cstheme="minorHAnsi"/>
          <w:lang w:val="en-US"/>
        </w:rPr>
      </w:pPr>
    </w:p>
    <w:p w14:paraId="49B21F57" w14:textId="77777777" w:rsidR="00CA39A6" w:rsidRDefault="00CA39A6" w:rsidP="00CA39A6">
      <w:pPr>
        <w:spacing w:line="276" w:lineRule="auto"/>
        <w:jc w:val="both"/>
        <w:rPr>
          <w:rFonts w:asciiTheme="minorHAnsi" w:hAnsiTheme="minorHAnsi" w:cstheme="minorHAnsi"/>
          <w:lang w:val="en-US"/>
        </w:rPr>
      </w:pPr>
    </w:p>
    <w:p w14:paraId="5169179C" w14:textId="77777777" w:rsidR="00CA39A6" w:rsidRDefault="00CA39A6" w:rsidP="00CA39A6">
      <w:pPr>
        <w:spacing w:line="276" w:lineRule="auto"/>
        <w:jc w:val="both"/>
        <w:rPr>
          <w:rFonts w:asciiTheme="minorHAnsi" w:hAnsiTheme="minorHAnsi" w:cstheme="minorHAnsi"/>
          <w:lang w:val="en-US"/>
        </w:rPr>
      </w:pPr>
    </w:p>
    <w:p w14:paraId="47BB8EB1" w14:textId="77777777" w:rsidR="00CA39A6" w:rsidRPr="004362CF" w:rsidRDefault="00CA39A6" w:rsidP="00CA39A6">
      <w:pPr>
        <w:spacing w:line="276" w:lineRule="auto"/>
        <w:jc w:val="both"/>
        <w:rPr>
          <w:rFonts w:asciiTheme="minorHAnsi" w:hAnsiTheme="minorHAnsi" w:cstheme="minorHAnsi"/>
          <w:lang w:val="en-US"/>
        </w:rPr>
      </w:pPr>
    </w:p>
    <w:p w14:paraId="015E0009" w14:textId="77777777" w:rsidR="00CA39A6" w:rsidRPr="006B79AB" w:rsidRDefault="00CA39A6">
      <w:pPr>
        <w:pStyle w:val="Heading1"/>
        <w:numPr>
          <w:ilvl w:val="0"/>
          <w:numId w:val="224"/>
        </w:numPr>
        <w:spacing w:line="276" w:lineRule="auto"/>
        <w:rPr>
          <w:rStyle w:val="Strong"/>
          <w:rFonts w:asciiTheme="minorHAnsi" w:hAnsiTheme="minorHAnsi" w:cstheme="minorHAnsi"/>
          <w:bCs w:val="0"/>
          <w:color w:val="000000" w:themeColor="text1"/>
        </w:rPr>
      </w:pPr>
      <w:bookmarkStart w:id="34" w:name="_Toc189496635"/>
      <w:bookmarkStart w:id="35" w:name="_Toc207634538"/>
      <w:r w:rsidRPr="006B79AB">
        <w:rPr>
          <w:rStyle w:val="Strong"/>
          <w:rFonts w:asciiTheme="minorHAnsi" w:hAnsiTheme="minorHAnsi" w:cstheme="minorHAnsi"/>
          <w:bCs w:val="0"/>
          <w:color w:val="000000" w:themeColor="text1"/>
        </w:rPr>
        <w:lastRenderedPageBreak/>
        <w:t>Anti-Corruption Due Diligence Program on Third Parties</w:t>
      </w:r>
      <w:bookmarkEnd w:id="34"/>
      <w:bookmarkEnd w:id="35"/>
    </w:p>
    <w:p w14:paraId="0E3403AF" w14:textId="77777777" w:rsidR="00CA39A6" w:rsidRPr="004A38A8" w:rsidRDefault="00CA39A6" w:rsidP="00CA39A6">
      <w:pPr>
        <w:pStyle w:val="NormalWeb"/>
        <w:jc w:val="both"/>
        <w:rPr>
          <w:rFonts w:asciiTheme="minorHAnsi" w:hAnsiTheme="minorHAnsi" w:cstheme="minorHAnsi"/>
          <w:lang w:val="en-US" w:eastAsia="en-US"/>
        </w:rPr>
      </w:pPr>
      <w:r w:rsidRPr="004A38A8">
        <w:rPr>
          <w:rFonts w:asciiTheme="minorHAnsi" w:hAnsiTheme="minorHAnsi" w:cstheme="minorHAnsi"/>
          <w:b/>
          <w:bCs/>
          <w:lang w:val="en-US" w:eastAsia="en-US"/>
        </w:rPr>
        <w:t>Purpose:</w:t>
      </w:r>
      <w:r w:rsidRPr="004A38A8">
        <w:rPr>
          <w:rFonts w:asciiTheme="minorHAnsi" w:hAnsiTheme="minorHAnsi" w:cstheme="minorHAnsi"/>
          <w:lang w:val="en-US" w:eastAsia="en-US"/>
        </w:rPr>
        <w:br/>
        <w:t xml:space="preserve">This SOP defines the framework followed by </w:t>
      </w:r>
      <w:r>
        <w:rPr>
          <w:rFonts w:asciiTheme="minorHAnsi" w:hAnsiTheme="minorHAnsi" w:cstheme="minorHAnsi"/>
        </w:rPr>
        <w:t>Choksi Heraeus Private Limited</w:t>
      </w:r>
      <w:r w:rsidRPr="004362CF">
        <w:rPr>
          <w:rFonts w:asciiTheme="minorHAnsi" w:hAnsiTheme="minorHAnsi" w:cstheme="minorHAnsi"/>
        </w:rPr>
        <w:t xml:space="preserve"> </w:t>
      </w:r>
      <w:r w:rsidRPr="004A38A8">
        <w:rPr>
          <w:rFonts w:asciiTheme="minorHAnsi" w:hAnsiTheme="minorHAnsi" w:cstheme="minorHAnsi"/>
          <w:lang w:val="en-US" w:eastAsia="en-US"/>
        </w:rPr>
        <w:t xml:space="preserve">for conducting anti-corruption due diligence on third parties, including suppliers, contractors, distributors, agents, and other business partners. The aim is to mitigate corruption-related risks, ensure compliance with anti-bribery laws, and maintain the integrity and reputation of </w:t>
      </w:r>
      <w:r>
        <w:rPr>
          <w:rFonts w:asciiTheme="minorHAnsi" w:hAnsiTheme="minorHAnsi" w:cstheme="minorHAnsi"/>
        </w:rPr>
        <w:t>Choksi Heraeus Private Limited</w:t>
      </w:r>
      <w:r w:rsidRPr="004A38A8">
        <w:rPr>
          <w:rFonts w:asciiTheme="minorHAnsi" w:hAnsiTheme="minorHAnsi" w:cstheme="minorHAnsi"/>
          <w:lang w:val="en-US" w:eastAsia="en-US"/>
        </w:rPr>
        <w:t>.</w:t>
      </w:r>
    </w:p>
    <w:p w14:paraId="7C7DFCB4" w14:textId="77777777" w:rsidR="00CA39A6" w:rsidRPr="004362CF" w:rsidRDefault="00CA39A6" w:rsidP="00CA39A6">
      <w:pPr>
        <w:spacing w:before="100" w:beforeAutospacing="1" w:after="100" w:afterAutospacing="1"/>
        <w:jc w:val="both"/>
        <w:rPr>
          <w:rFonts w:asciiTheme="minorHAnsi" w:hAnsiTheme="minorHAnsi" w:cstheme="minorHAnsi"/>
          <w:lang w:val="en-US"/>
        </w:rPr>
      </w:pPr>
      <w:r w:rsidRPr="004362CF">
        <w:rPr>
          <w:rFonts w:asciiTheme="minorHAnsi" w:hAnsiTheme="minorHAnsi" w:cstheme="minorHAnsi"/>
          <w:b/>
          <w:bCs/>
          <w:lang w:val="en-US"/>
        </w:rPr>
        <w:t>Scope:</w:t>
      </w:r>
      <w:r w:rsidRPr="004362CF">
        <w:rPr>
          <w:rFonts w:asciiTheme="minorHAnsi" w:hAnsiTheme="minorHAnsi" w:cstheme="minorHAnsi"/>
          <w:lang w:val="en-US"/>
        </w:rPr>
        <w:br/>
        <w:t xml:space="preserve">This procedure applies to all third-party engagements initiated or renewed by </w:t>
      </w:r>
      <w:r>
        <w:rPr>
          <w:rFonts w:asciiTheme="minorHAnsi" w:hAnsiTheme="minorHAnsi" w:cstheme="minorHAnsi"/>
        </w:rPr>
        <w:t>Choksi Heraeus Private Limited</w:t>
      </w:r>
      <w:r w:rsidRPr="004362CF">
        <w:rPr>
          <w:rFonts w:asciiTheme="minorHAnsi" w:hAnsiTheme="minorHAnsi" w:cstheme="minorHAnsi"/>
          <w:lang w:val="en-US"/>
        </w:rPr>
        <w:t>. It covers activities such as procurement, contracting, and partnerships in all geographic regions where the company operates.</w:t>
      </w:r>
    </w:p>
    <w:p w14:paraId="08549093" w14:textId="77777777" w:rsidR="00CA39A6" w:rsidRPr="004362CF" w:rsidRDefault="00CA39A6" w:rsidP="00CA39A6">
      <w:pPr>
        <w:spacing w:before="100" w:beforeAutospacing="1" w:after="100" w:afterAutospacing="1"/>
        <w:rPr>
          <w:rFonts w:asciiTheme="minorHAnsi" w:hAnsiTheme="minorHAnsi" w:cstheme="minorHAnsi"/>
          <w:lang w:val="en-US"/>
        </w:rPr>
      </w:pPr>
      <w:r w:rsidRPr="004362CF">
        <w:rPr>
          <w:rFonts w:asciiTheme="minorHAnsi" w:hAnsiTheme="minorHAnsi" w:cstheme="minorHAnsi"/>
          <w:b/>
          <w:bCs/>
          <w:lang w:val="en-US"/>
        </w:rPr>
        <w:t>Third Parties Include:</w:t>
      </w:r>
    </w:p>
    <w:p w14:paraId="2F3B06FC" w14:textId="77777777" w:rsidR="00CA39A6" w:rsidRPr="004362CF" w:rsidRDefault="00CA39A6">
      <w:pPr>
        <w:numPr>
          <w:ilvl w:val="0"/>
          <w:numId w:val="106"/>
        </w:numPr>
        <w:spacing w:before="100" w:beforeAutospacing="1" w:after="100" w:afterAutospacing="1"/>
        <w:rPr>
          <w:rFonts w:asciiTheme="minorHAnsi" w:hAnsiTheme="minorHAnsi" w:cstheme="minorHAnsi"/>
          <w:lang w:val="en-US"/>
        </w:rPr>
      </w:pPr>
      <w:r w:rsidRPr="004362CF">
        <w:rPr>
          <w:rFonts w:asciiTheme="minorHAnsi" w:hAnsiTheme="minorHAnsi" w:cstheme="minorHAnsi"/>
          <w:lang w:val="en-US"/>
        </w:rPr>
        <w:t>Vendors and suppliers of raw materials and machinery</w:t>
      </w:r>
    </w:p>
    <w:p w14:paraId="0687B224" w14:textId="77777777" w:rsidR="00CA39A6" w:rsidRPr="004362CF" w:rsidRDefault="00CA39A6">
      <w:pPr>
        <w:numPr>
          <w:ilvl w:val="0"/>
          <w:numId w:val="106"/>
        </w:numPr>
        <w:spacing w:before="100" w:beforeAutospacing="1" w:after="100" w:afterAutospacing="1"/>
        <w:rPr>
          <w:rFonts w:asciiTheme="minorHAnsi" w:hAnsiTheme="minorHAnsi" w:cstheme="minorHAnsi"/>
          <w:lang w:val="en-US"/>
        </w:rPr>
      </w:pPr>
      <w:r w:rsidRPr="004362CF">
        <w:rPr>
          <w:rFonts w:asciiTheme="minorHAnsi" w:hAnsiTheme="minorHAnsi" w:cstheme="minorHAnsi"/>
          <w:lang w:val="en-US"/>
        </w:rPr>
        <w:t>Contractors involved in manufacturing processes</w:t>
      </w:r>
      <w:r>
        <w:rPr>
          <w:rFonts w:asciiTheme="minorHAnsi" w:hAnsiTheme="minorHAnsi" w:cstheme="minorHAnsi"/>
          <w:lang w:val="en-US"/>
        </w:rPr>
        <w:t>.</w:t>
      </w:r>
    </w:p>
    <w:p w14:paraId="1EC9B239" w14:textId="77777777" w:rsidR="00CA39A6" w:rsidRPr="004362CF" w:rsidRDefault="00CA39A6">
      <w:pPr>
        <w:numPr>
          <w:ilvl w:val="0"/>
          <w:numId w:val="106"/>
        </w:numPr>
        <w:spacing w:before="100" w:beforeAutospacing="1" w:after="100" w:afterAutospacing="1"/>
        <w:rPr>
          <w:rFonts w:asciiTheme="minorHAnsi" w:hAnsiTheme="minorHAnsi" w:cstheme="minorHAnsi"/>
          <w:lang w:val="en-US"/>
        </w:rPr>
      </w:pPr>
      <w:r w:rsidRPr="004362CF">
        <w:rPr>
          <w:rFonts w:asciiTheme="minorHAnsi" w:hAnsiTheme="minorHAnsi" w:cstheme="minorHAnsi"/>
          <w:lang w:val="en-US"/>
        </w:rPr>
        <w:t>Agents or intermediaries acting on behalf of the company</w:t>
      </w:r>
    </w:p>
    <w:p w14:paraId="3AC6EF74" w14:textId="77777777" w:rsidR="00CA39A6" w:rsidRPr="004362CF" w:rsidRDefault="00CA39A6">
      <w:pPr>
        <w:numPr>
          <w:ilvl w:val="0"/>
          <w:numId w:val="106"/>
        </w:numPr>
        <w:spacing w:before="100" w:beforeAutospacing="1" w:after="100" w:afterAutospacing="1"/>
        <w:rPr>
          <w:rFonts w:asciiTheme="minorHAnsi" w:hAnsiTheme="minorHAnsi" w:cstheme="minorHAnsi"/>
          <w:lang w:val="en-US"/>
        </w:rPr>
      </w:pPr>
      <w:r w:rsidRPr="004362CF">
        <w:rPr>
          <w:rFonts w:asciiTheme="minorHAnsi" w:hAnsiTheme="minorHAnsi" w:cstheme="minorHAnsi"/>
          <w:lang w:val="en-US"/>
        </w:rPr>
        <w:t>Distributors and channel partners</w:t>
      </w:r>
    </w:p>
    <w:p w14:paraId="7CDCF833" w14:textId="77777777" w:rsidR="00CA39A6" w:rsidRPr="004362CF" w:rsidRDefault="00CA39A6" w:rsidP="00CA39A6">
      <w:pPr>
        <w:rPr>
          <w:rFonts w:asciiTheme="minorHAnsi" w:hAnsiTheme="minorHAnsi" w:cstheme="minorHAnsi"/>
          <w:b/>
          <w:bCs/>
          <w:lang w:val="en-US"/>
        </w:rPr>
      </w:pPr>
      <w:r w:rsidRPr="004362CF">
        <w:rPr>
          <w:rFonts w:asciiTheme="minorHAnsi" w:hAnsiTheme="minorHAnsi" w:cstheme="minorHAnsi"/>
          <w:b/>
          <w:bCs/>
          <w:lang w:val="en-US"/>
        </w:rPr>
        <w:t>Procedure:</w:t>
      </w:r>
    </w:p>
    <w:p w14:paraId="442AAC2C" w14:textId="77777777" w:rsidR="00CA39A6" w:rsidRPr="004362CF" w:rsidRDefault="00CA39A6" w:rsidP="00CA39A6">
      <w:pPr>
        <w:spacing w:before="100" w:beforeAutospacing="1" w:after="100" w:afterAutospacing="1"/>
        <w:rPr>
          <w:rFonts w:asciiTheme="minorHAnsi" w:hAnsiTheme="minorHAnsi" w:cstheme="minorHAnsi"/>
          <w:lang w:val="en-US"/>
        </w:rPr>
      </w:pPr>
      <w:r w:rsidRPr="004362CF">
        <w:rPr>
          <w:rFonts w:asciiTheme="minorHAnsi" w:hAnsiTheme="minorHAnsi" w:cstheme="minorHAnsi"/>
          <w:b/>
          <w:bCs/>
          <w:lang w:val="en-US"/>
        </w:rPr>
        <w:t>Step 1: Identification of Third Parties</w:t>
      </w:r>
    </w:p>
    <w:p w14:paraId="341BE056" w14:textId="77777777" w:rsidR="00CA39A6" w:rsidRPr="004362CF" w:rsidRDefault="00CA39A6">
      <w:pPr>
        <w:numPr>
          <w:ilvl w:val="0"/>
          <w:numId w:val="107"/>
        </w:numPr>
        <w:spacing w:before="100" w:beforeAutospacing="1" w:after="100" w:afterAutospacing="1"/>
        <w:jc w:val="both"/>
        <w:rPr>
          <w:rFonts w:asciiTheme="minorHAnsi" w:hAnsiTheme="minorHAnsi" w:cstheme="minorHAnsi"/>
          <w:lang w:val="en-US"/>
        </w:rPr>
      </w:pPr>
      <w:r w:rsidRPr="004362CF">
        <w:rPr>
          <w:rFonts w:asciiTheme="minorHAnsi" w:hAnsiTheme="minorHAnsi" w:cstheme="minorHAnsi"/>
          <w:b/>
          <w:bCs/>
          <w:lang w:val="en-US"/>
        </w:rPr>
        <w:t>Applicability:</w:t>
      </w:r>
      <w:r w:rsidRPr="004362CF">
        <w:rPr>
          <w:rFonts w:asciiTheme="minorHAnsi" w:hAnsiTheme="minorHAnsi" w:cstheme="minorHAnsi"/>
          <w:lang w:val="en-US"/>
        </w:rPr>
        <w:t xml:space="preserve"> Any third party intending to establish a business relationship with </w:t>
      </w:r>
      <w:r>
        <w:rPr>
          <w:rFonts w:asciiTheme="minorHAnsi" w:hAnsiTheme="minorHAnsi" w:cstheme="minorHAnsi"/>
        </w:rPr>
        <w:t>Choksi Heraeus Private Limited</w:t>
      </w:r>
      <w:r w:rsidRPr="004362CF">
        <w:rPr>
          <w:rFonts w:asciiTheme="minorHAnsi" w:hAnsiTheme="minorHAnsi" w:cstheme="minorHAnsi"/>
        </w:rPr>
        <w:t xml:space="preserve"> </w:t>
      </w:r>
      <w:r w:rsidRPr="004362CF">
        <w:rPr>
          <w:rFonts w:asciiTheme="minorHAnsi" w:hAnsiTheme="minorHAnsi" w:cstheme="minorHAnsi"/>
          <w:lang w:val="en-US"/>
        </w:rPr>
        <w:t>undergoes anti-corruption due diligence.</w:t>
      </w:r>
    </w:p>
    <w:p w14:paraId="2C7A209B" w14:textId="77777777" w:rsidR="00CA39A6" w:rsidRPr="004362CF" w:rsidRDefault="00CA39A6">
      <w:pPr>
        <w:numPr>
          <w:ilvl w:val="0"/>
          <w:numId w:val="107"/>
        </w:numPr>
        <w:spacing w:before="100" w:beforeAutospacing="1" w:after="100" w:afterAutospacing="1"/>
        <w:jc w:val="both"/>
        <w:rPr>
          <w:rFonts w:asciiTheme="minorHAnsi" w:hAnsiTheme="minorHAnsi" w:cstheme="minorHAnsi"/>
          <w:lang w:val="en-US"/>
        </w:rPr>
      </w:pPr>
      <w:r w:rsidRPr="004362CF">
        <w:rPr>
          <w:rFonts w:asciiTheme="minorHAnsi" w:hAnsiTheme="minorHAnsi" w:cstheme="minorHAnsi"/>
          <w:b/>
          <w:bCs/>
          <w:lang w:val="en-US"/>
        </w:rPr>
        <w:t>Preliminary Assessment:</w:t>
      </w:r>
      <w:r w:rsidRPr="004362CF">
        <w:rPr>
          <w:rFonts w:asciiTheme="minorHAnsi" w:hAnsiTheme="minorHAnsi" w:cstheme="minorHAnsi"/>
          <w:lang w:val="en-US"/>
        </w:rPr>
        <w:t xml:space="preserve"> Third parties are identified based on their role, geographic location, and potential risk exposure.</w:t>
      </w:r>
    </w:p>
    <w:p w14:paraId="64419A38" w14:textId="77777777" w:rsidR="00CA39A6" w:rsidRPr="004362CF" w:rsidRDefault="00CA39A6" w:rsidP="00CA39A6">
      <w:pPr>
        <w:spacing w:before="100" w:beforeAutospacing="1" w:after="100" w:afterAutospacing="1"/>
        <w:rPr>
          <w:rFonts w:asciiTheme="minorHAnsi" w:hAnsiTheme="minorHAnsi" w:cstheme="minorHAnsi"/>
          <w:lang w:val="en-US"/>
        </w:rPr>
      </w:pPr>
      <w:r w:rsidRPr="004362CF">
        <w:rPr>
          <w:rFonts w:asciiTheme="minorHAnsi" w:hAnsiTheme="minorHAnsi" w:cstheme="minorHAnsi"/>
          <w:b/>
          <w:bCs/>
          <w:lang w:val="en-US"/>
        </w:rPr>
        <w:t>Step 2: Risk Categorization</w:t>
      </w:r>
      <w:r w:rsidRPr="004362CF">
        <w:rPr>
          <w:rFonts w:asciiTheme="minorHAnsi" w:hAnsiTheme="minorHAnsi" w:cstheme="minorHAnsi"/>
          <w:lang w:val="en-US"/>
        </w:rPr>
        <w:br/>
        <w:t>Third parties are classified into risk categories based on factors such as:</w:t>
      </w:r>
    </w:p>
    <w:p w14:paraId="43C65439" w14:textId="77777777" w:rsidR="00CA39A6" w:rsidRPr="004362CF" w:rsidRDefault="00CA39A6">
      <w:pPr>
        <w:numPr>
          <w:ilvl w:val="0"/>
          <w:numId w:val="108"/>
        </w:numPr>
        <w:spacing w:before="100" w:beforeAutospacing="1" w:after="100" w:afterAutospacing="1"/>
        <w:rPr>
          <w:rFonts w:asciiTheme="minorHAnsi" w:hAnsiTheme="minorHAnsi" w:cstheme="minorHAnsi"/>
          <w:lang w:val="en-US"/>
        </w:rPr>
      </w:pPr>
      <w:r w:rsidRPr="004362CF">
        <w:rPr>
          <w:rFonts w:asciiTheme="minorHAnsi" w:hAnsiTheme="minorHAnsi" w:cstheme="minorHAnsi"/>
          <w:lang w:val="en-US"/>
        </w:rPr>
        <w:t>Nature of services (e.g., agents handling government contracts)</w:t>
      </w:r>
    </w:p>
    <w:p w14:paraId="2A99EE8B" w14:textId="77777777" w:rsidR="00CA39A6" w:rsidRPr="004362CF" w:rsidRDefault="00CA39A6">
      <w:pPr>
        <w:numPr>
          <w:ilvl w:val="0"/>
          <w:numId w:val="108"/>
        </w:numPr>
        <w:spacing w:before="100" w:beforeAutospacing="1" w:after="100" w:afterAutospacing="1"/>
        <w:rPr>
          <w:rFonts w:asciiTheme="minorHAnsi" w:hAnsiTheme="minorHAnsi" w:cstheme="minorHAnsi"/>
          <w:lang w:val="en-US"/>
        </w:rPr>
      </w:pPr>
      <w:r w:rsidRPr="004362CF">
        <w:rPr>
          <w:rFonts w:asciiTheme="minorHAnsi" w:hAnsiTheme="minorHAnsi" w:cstheme="minorHAnsi"/>
          <w:lang w:val="en-US"/>
        </w:rPr>
        <w:t>Location of operation (e.g., high-risk regions with weak anti-corruption enforcement)</w:t>
      </w:r>
    </w:p>
    <w:p w14:paraId="6E610A2F" w14:textId="77777777" w:rsidR="00CA39A6" w:rsidRPr="004362CF" w:rsidRDefault="00CA39A6">
      <w:pPr>
        <w:numPr>
          <w:ilvl w:val="0"/>
          <w:numId w:val="108"/>
        </w:numPr>
        <w:spacing w:before="100" w:beforeAutospacing="1" w:after="100" w:afterAutospacing="1"/>
        <w:rPr>
          <w:rFonts w:asciiTheme="minorHAnsi" w:hAnsiTheme="minorHAnsi" w:cstheme="minorHAnsi"/>
          <w:lang w:val="en-US"/>
        </w:rPr>
      </w:pPr>
      <w:r w:rsidRPr="004362CF">
        <w:rPr>
          <w:rFonts w:asciiTheme="minorHAnsi" w:hAnsiTheme="minorHAnsi" w:cstheme="minorHAnsi"/>
          <w:lang w:val="en-US"/>
        </w:rPr>
        <w:t>History of compliance violations or legal disputes</w:t>
      </w:r>
    </w:p>
    <w:p w14:paraId="1BD0960D" w14:textId="77777777" w:rsidR="00CA39A6" w:rsidRPr="004362CF" w:rsidRDefault="00CA39A6" w:rsidP="00CA39A6">
      <w:pPr>
        <w:spacing w:before="100" w:beforeAutospacing="1" w:after="100" w:afterAutospacing="1"/>
        <w:rPr>
          <w:rFonts w:asciiTheme="minorHAnsi" w:hAnsiTheme="minorHAnsi" w:cstheme="minorHAnsi"/>
          <w:lang w:val="en-US"/>
        </w:rPr>
      </w:pPr>
      <w:r w:rsidRPr="004362CF">
        <w:rPr>
          <w:rFonts w:asciiTheme="minorHAnsi" w:hAnsiTheme="minorHAnsi" w:cstheme="minorHAnsi"/>
          <w:b/>
          <w:bCs/>
          <w:lang w:val="en-US"/>
        </w:rPr>
        <w:t>Risk Levels:</w:t>
      </w:r>
    </w:p>
    <w:p w14:paraId="2C1936A2" w14:textId="77777777" w:rsidR="00CA39A6" w:rsidRPr="004362CF" w:rsidRDefault="00CA39A6">
      <w:pPr>
        <w:numPr>
          <w:ilvl w:val="0"/>
          <w:numId w:val="109"/>
        </w:numPr>
        <w:spacing w:before="100" w:beforeAutospacing="1" w:after="100" w:afterAutospacing="1"/>
        <w:rPr>
          <w:rFonts w:asciiTheme="minorHAnsi" w:hAnsiTheme="minorHAnsi" w:cstheme="minorHAnsi"/>
          <w:lang w:val="en-US"/>
        </w:rPr>
      </w:pPr>
      <w:r w:rsidRPr="004362CF">
        <w:rPr>
          <w:rFonts w:asciiTheme="minorHAnsi" w:hAnsiTheme="minorHAnsi" w:cstheme="minorHAnsi"/>
          <w:b/>
          <w:bCs/>
          <w:lang w:val="en-US"/>
        </w:rPr>
        <w:t>Low Risk:</w:t>
      </w:r>
      <w:r w:rsidRPr="004362CF">
        <w:rPr>
          <w:rFonts w:asciiTheme="minorHAnsi" w:hAnsiTheme="minorHAnsi" w:cstheme="minorHAnsi"/>
          <w:lang w:val="en-US"/>
        </w:rPr>
        <w:t xml:space="preserve"> Routine suppliers with minimal exposure to corruption risks.</w:t>
      </w:r>
    </w:p>
    <w:p w14:paraId="5E51AA62" w14:textId="77777777" w:rsidR="00CA39A6" w:rsidRPr="004362CF" w:rsidRDefault="00CA39A6">
      <w:pPr>
        <w:numPr>
          <w:ilvl w:val="0"/>
          <w:numId w:val="109"/>
        </w:numPr>
        <w:spacing w:before="100" w:beforeAutospacing="1" w:after="100" w:afterAutospacing="1"/>
        <w:rPr>
          <w:rFonts w:asciiTheme="minorHAnsi" w:hAnsiTheme="minorHAnsi" w:cstheme="minorHAnsi"/>
          <w:lang w:val="en-US"/>
        </w:rPr>
      </w:pPr>
      <w:r w:rsidRPr="004362CF">
        <w:rPr>
          <w:rFonts w:asciiTheme="minorHAnsi" w:hAnsiTheme="minorHAnsi" w:cstheme="minorHAnsi"/>
          <w:b/>
          <w:bCs/>
          <w:lang w:val="en-US"/>
        </w:rPr>
        <w:t>Medium Risk:</w:t>
      </w:r>
      <w:r w:rsidRPr="004362CF">
        <w:rPr>
          <w:rFonts w:asciiTheme="minorHAnsi" w:hAnsiTheme="minorHAnsi" w:cstheme="minorHAnsi"/>
          <w:lang w:val="en-US"/>
        </w:rPr>
        <w:t xml:space="preserve"> Vendors in regions with moderate corruption risks.</w:t>
      </w:r>
    </w:p>
    <w:p w14:paraId="7E026104" w14:textId="77777777" w:rsidR="00CA39A6" w:rsidRPr="004362CF" w:rsidRDefault="00CA39A6">
      <w:pPr>
        <w:numPr>
          <w:ilvl w:val="0"/>
          <w:numId w:val="109"/>
        </w:numPr>
        <w:spacing w:before="100" w:beforeAutospacing="1" w:after="100" w:afterAutospacing="1"/>
        <w:rPr>
          <w:rFonts w:asciiTheme="minorHAnsi" w:hAnsiTheme="minorHAnsi" w:cstheme="minorHAnsi"/>
          <w:lang w:val="en-US"/>
        </w:rPr>
      </w:pPr>
      <w:r w:rsidRPr="004362CF">
        <w:rPr>
          <w:rFonts w:asciiTheme="minorHAnsi" w:hAnsiTheme="minorHAnsi" w:cstheme="minorHAnsi"/>
          <w:b/>
          <w:bCs/>
          <w:lang w:val="en-US"/>
        </w:rPr>
        <w:t>High Risk:</w:t>
      </w:r>
      <w:r w:rsidRPr="004362CF">
        <w:rPr>
          <w:rFonts w:asciiTheme="minorHAnsi" w:hAnsiTheme="minorHAnsi" w:cstheme="minorHAnsi"/>
          <w:lang w:val="en-US"/>
        </w:rPr>
        <w:t xml:space="preserve"> Third parties involved in high-value contracts or working in high-risk jurisdictions.</w:t>
      </w:r>
    </w:p>
    <w:p w14:paraId="3C50DA7A" w14:textId="77777777" w:rsidR="00CA39A6" w:rsidRPr="004362CF" w:rsidRDefault="00CA39A6" w:rsidP="00CA39A6">
      <w:pPr>
        <w:spacing w:before="100" w:beforeAutospacing="1" w:after="100" w:afterAutospacing="1"/>
        <w:rPr>
          <w:rFonts w:asciiTheme="minorHAnsi" w:hAnsiTheme="minorHAnsi" w:cstheme="minorHAnsi"/>
          <w:lang w:val="en-US"/>
        </w:rPr>
      </w:pPr>
      <w:r w:rsidRPr="004362CF">
        <w:rPr>
          <w:rFonts w:asciiTheme="minorHAnsi" w:hAnsiTheme="minorHAnsi" w:cstheme="minorHAnsi"/>
          <w:b/>
          <w:bCs/>
          <w:lang w:val="en-US"/>
        </w:rPr>
        <w:lastRenderedPageBreak/>
        <w:t>Step 3: Due Diligence Process</w:t>
      </w:r>
    </w:p>
    <w:p w14:paraId="04DA5643" w14:textId="77777777" w:rsidR="00CA39A6" w:rsidRPr="004362CF" w:rsidRDefault="00CA39A6">
      <w:pPr>
        <w:numPr>
          <w:ilvl w:val="0"/>
          <w:numId w:val="110"/>
        </w:numPr>
        <w:spacing w:before="100" w:beforeAutospacing="1" w:after="100" w:afterAutospacing="1"/>
        <w:jc w:val="both"/>
        <w:rPr>
          <w:rFonts w:asciiTheme="minorHAnsi" w:hAnsiTheme="minorHAnsi" w:cstheme="minorHAnsi"/>
          <w:lang w:val="en-US"/>
        </w:rPr>
      </w:pPr>
      <w:r w:rsidRPr="004362CF">
        <w:rPr>
          <w:rFonts w:asciiTheme="minorHAnsi" w:hAnsiTheme="minorHAnsi" w:cstheme="minorHAnsi"/>
          <w:b/>
          <w:bCs/>
          <w:lang w:val="en-US"/>
        </w:rPr>
        <w:t>Background Check:</w:t>
      </w:r>
      <w:r w:rsidRPr="004362CF">
        <w:rPr>
          <w:rFonts w:asciiTheme="minorHAnsi" w:hAnsiTheme="minorHAnsi" w:cstheme="minorHAnsi"/>
          <w:lang w:val="en-US"/>
        </w:rPr>
        <w:t xml:space="preserve"> A thorough review of the third party is conducted, including:</w:t>
      </w:r>
    </w:p>
    <w:p w14:paraId="472BF6F2" w14:textId="77777777" w:rsidR="00CA39A6" w:rsidRPr="004362CF" w:rsidRDefault="00CA39A6">
      <w:pPr>
        <w:numPr>
          <w:ilvl w:val="1"/>
          <w:numId w:val="110"/>
        </w:numPr>
        <w:spacing w:before="100" w:beforeAutospacing="1" w:after="100" w:afterAutospacing="1"/>
        <w:jc w:val="both"/>
        <w:rPr>
          <w:rFonts w:asciiTheme="minorHAnsi" w:hAnsiTheme="minorHAnsi" w:cstheme="minorHAnsi"/>
          <w:lang w:val="en-US"/>
        </w:rPr>
      </w:pPr>
      <w:r w:rsidRPr="004362CF">
        <w:rPr>
          <w:rFonts w:asciiTheme="minorHAnsi" w:hAnsiTheme="minorHAnsi" w:cstheme="minorHAnsi"/>
          <w:lang w:val="en-US"/>
        </w:rPr>
        <w:t>Business registration and licenses</w:t>
      </w:r>
    </w:p>
    <w:p w14:paraId="7CAD7B00" w14:textId="77777777" w:rsidR="00CA39A6" w:rsidRPr="004362CF" w:rsidRDefault="00CA39A6">
      <w:pPr>
        <w:numPr>
          <w:ilvl w:val="1"/>
          <w:numId w:val="110"/>
        </w:numPr>
        <w:spacing w:before="100" w:beforeAutospacing="1" w:after="100" w:afterAutospacing="1"/>
        <w:jc w:val="both"/>
        <w:rPr>
          <w:rFonts w:asciiTheme="minorHAnsi" w:hAnsiTheme="minorHAnsi" w:cstheme="minorHAnsi"/>
          <w:lang w:val="en-US"/>
        </w:rPr>
      </w:pPr>
      <w:r w:rsidRPr="004362CF">
        <w:rPr>
          <w:rFonts w:asciiTheme="minorHAnsi" w:hAnsiTheme="minorHAnsi" w:cstheme="minorHAnsi"/>
          <w:lang w:val="en-US"/>
        </w:rPr>
        <w:t>Ownership and management structure</w:t>
      </w:r>
    </w:p>
    <w:p w14:paraId="2654AE15" w14:textId="77777777" w:rsidR="00CA39A6" w:rsidRPr="004362CF" w:rsidRDefault="00CA39A6">
      <w:pPr>
        <w:numPr>
          <w:ilvl w:val="1"/>
          <w:numId w:val="110"/>
        </w:numPr>
        <w:spacing w:before="100" w:beforeAutospacing="1" w:after="100" w:afterAutospacing="1"/>
        <w:jc w:val="both"/>
        <w:rPr>
          <w:rFonts w:asciiTheme="minorHAnsi" w:hAnsiTheme="minorHAnsi" w:cstheme="minorHAnsi"/>
          <w:lang w:val="en-US"/>
        </w:rPr>
      </w:pPr>
      <w:r w:rsidRPr="004362CF">
        <w:rPr>
          <w:rFonts w:asciiTheme="minorHAnsi" w:hAnsiTheme="minorHAnsi" w:cstheme="minorHAnsi"/>
          <w:lang w:val="en-US"/>
        </w:rPr>
        <w:t>Previous track record, including compliance history</w:t>
      </w:r>
    </w:p>
    <w:p w14:paraId="19A71181" w14:textId="77777777" w:rsidR="00CA39A6" w:rsidRPr="004362CF" w:rsidRDefault="00CA39A6">
      <w:pPr>
        <w:numPr>
          <w:ilvl w:val="0"/>
          <w:numId w:val="110"/>
        </w:numPr>
        <w:spacing w:before="100" w:beforeAutospacing="1" w:after="100" w:afterAutospacing="1"/>
        <w:jc w:val="both"/>
        <w:rPr>
          <w:rFonts w:asciiTheme="minorHAnsi" w:hAnsiTheme="minorHAnsi" w:cstheme="minorHAnsi"/>
          <w:lang w:val="en-US"/>
        </w:rPr>
      </w:pPr>
      <w:r w:rsidRPr="004362CF">
        <w:rPr>
          <w:rFonts w:asciiTheme="minorHAnsi" w:hAnsiTheme="minorHAnsi" w:cstheme="minorHAnsi"/>
          <w:b/>
          <w:bCs/>
          <w:lang w:val="en-US"/>
        </w:rPr>
        <w:t>Questionnaire:</w:t>
      </w:r>
      <w:r w:rsidRPr="004362CF">
        <w:rPr>
          <w:rFonts w:asciiTheme="minorHAnsi" w:hAnsiTheme="minorHAnsi" w:cstheme="minorHAnsi"/>
          <w:lang w:val="en-US"/>
        </w:rPr>
        <w:t xml:space="preserve"> The third party completes an anti-corruption questionnaire, detailing:</w:t>
      </w:r>
    </w:p>
    <w:p w14:paraId="39574C58" w14:textId="77777777" w:rsidR="00CA39A6" w:rsidRPr="004362CF" w:rsidRDefault="00CA39A6">
      <w:pPr>
        <w:numPr>
          <w:ilvl w:val="1"/>
          <w:numId w:val="110"/>
        </w:numPr>
        <w:spacing w:before="100" w:beforeAutospacing="1" w:after="100" w:afterAutospacing="1"/>
        <w:jc w:val="both"/>
        <w:rPr>
          <w:rFonts w:asciiTheme="minorHAnsi" w:hAnsiTheme="minorHAnsi" w:cstheme="minorHAnsi"/>
          <w:lang w:val="en-US"/>
        </w:rPr>
      </w:pPr>
      <w:r w:rsidRPr="004362CF">
        <w:rPr>
          <w:rFonts w:asciiTheme="minorHAnsi" w:hAnsiTheme="minorHAnsi" w:cstheme="minorHAnsi"/>
          <w:lang w:val="en-US"/>
        </w:rPr>
        <w:t>Their compliance policies and procedures</w:t>
      </w:r>
    </w:p>
    <w:p w14:paraId="65189493" w14:textId="77777777" w:rsidR="00CA39A6" w:rsidRPr="004362CF" w:rsidRDefault="00CA39A6">
      <w:pPr>
        <w:numPr>
          <w:ilvl w:val="1"/>
          <w:numId w:val="110"/>
        </w:numPr>
        <w:spacing w:before="100" w:beforeAutospacing="1" w:after="100" w:afterAutospacing="1"/>
        <w:jc w:val="both"/>
        <w:rPr>
          <w:rFonts w:asciiTheme="minorHAnsi" w:hAnsiTheme="minorHAnsi" w:cstheme="minorHAnsi"/>
          <w:lang w:val="en-US"/>
        </w:rPr>
      </w:pPr>
      <w:r w:rsidRPr="004362CF">
        <w:rPr>
          <w:rFonts w:asciiTheme="minorHAnsi" w:hAnsiTheme="minorHAnsi" w:cstheme="minorHAnsi"/>
          <w:lang w:val="en-US"/>
        </w:rPr>
        <w:t>Known conflicts of interest or affiliations with government entities</w:t>
      </w:r>
    </w:p>
    <w:p w14:paraId="7B08A59D" w14:textId="77777777" w:rsidR="00CA39A6" w:rsidRPr="004362CF" w:rsidRDefault="00CA39A6">
      <w:pPr>
        <w:numPr>
          <w:ilvl w:val="1"/>
          <w:numId w:val="110"/>
        </w:numPr>
        <w:spacing w:before="100" w:beforeAutospacing="1" w:after="100" w:afterAutospacing="1"/>
        <w:jc w:val="both"/>
        <w:rPr>
          <w:rFonts w:asciiTheme="minorHAnsi" w:hAnsiTheme="minorHAnsi" w:cstheme="minorHAnsi"/>
          <w:lang w:val="en-US"/>
        </w:rPr>
      </w:pPr>
      <w:r w:rsidRPr="004362CF">
        <w:rPr>
          <w:rFonts w:asciiTheme="minorHAnsi" w:hAnsiTheme="minorHAnsi" w:cstheme="minorHAnsi"/>
          <w:lang w:val="en-US"/>
        </w:rPr>
        <w:t>Past involvement in corruption allegations or investigations</w:t>
      </w:r>
    </w:p>
    <w:p w14:paraId="15C66C8D" w14:textId="77777777" w:rsidR="00CA39A6" w:rsidRPr="004362CF" w:rsidRDefault="00CA39A6">
      <w:pPr>
        <w:numPr>
          <w:ilvl w:val="0"/>
          <w:numId w:val="110"/>
        </w:numPr>
        <w:spacing w:before="100" w:beforeAutospacing="1" w:after="100" w:afterAutospacing="1"/>
        <w:jc w:val="both"/>
        <w:rPr>
          <w:rFonts w:asciiTheme="minorHAnsi" w:hAnsiTheme="minorHAnsi" w:cstheme="minorHAnsi"/>
          <w:lang w:val="en-US"/>
        </w:rPr>
      </w:pPr>
      <w:r w:rsidRPr="004362CF">
        <w:rPr>
          <w:rFonts w:asciiTheme="minorHAnsi" w:hAnsiTheme="minorHAnsi" w:cstheme="minorHAnsi"/>
          <w:b/>
          <w:bCs/>
          <w:lang w:val="en-US"/>
        </w:rPr>
        <w:t>Screening:</w:t>
      </w:r>
      <w:r w:rsidRPr="004362CF">
        <w:rPr>
          <w:rFonts w:asciiTheme="minorHAnsi" w:hAnsiTheme="minorHAnsi" w:cstheme="minorHAnsi"/>
          <w:lang w:val="en-US"/>
        </w:rPr>
        <w:t xml:space="preserve"> Third-party databases or screening tools are used to verify:</w:t>
      </w:r>
    </w:p>
    <w:p w14:paraId="783F2214" w14:textId="77777777" w:rsidR="00CA39A6" w:rsidRPr="004362CF" w:rsidRDefault="00CA39A6">
      <w:pPr>
        <w:numPr>
          <w:ilvl w:val="1"/>
          <w:numId w:val="110"/>
        </w:numPr>
        <w:spacing w:before="100" w:beforeAutospacing="1" w:after="100" w:afterAutospacing="1"/>
        <w:jc w:val="both"/>
        <w:rPr>
          <w:rFonts w:asciiTheme="minorHAnsi" w:hAnsiTheme="minorHAnsi" w:cstheme="minorHAnsi"/>
          <w:lang w:val="en-US"/>
        </w:rPr>
      </w:pPr>
      <w:r w:rsidRPr="004362CF">
        <w:rPr>
          <w:rFonts w:asciiTheme="minorHAnsi" w:hAnsiTheme="minorHAnsi" w:cstheme="minorHAnsi"/>
          <w:lang w:val="en-US"/>
        </w:rPr>
        <w:t>Sanctions, blacklists, or adverse media reports</w:t>
      </w:r>
    </w:p>
    <w:p w14:paraId="290B56B3" w14:textId="77777777" w:rsidR="00CA39A6" w:rsidRPr="004362CF" w:rsidRDefault="00CA39A6">
      <w:pPr>
        <w:numPr>
          <w:ilvl w:val="1"/>
          <w:numId w:val="110"/>
        </w:numPr>
        <w:spacing w:before="100" w:beforeAutospacing="1" w:after="100" w:afterAutospacing="1"/>
        <w:jc w:val="both"/>
        <w:rPr>
          <w:rFonts w:asciiTheme="minorHAnsi" w:hAnsiTheme="minorHAnsi" w:cstheme="minorHAnsi"/>
          <w:lang w:val="en-US"/>
        </w:rPr>
      </w:pPr>
      <w:r w:rsidRPr="004362CF">
        <w:rPr>
          <w:rFonts w:asciiTheme="minorHAnsi" w:hAnsiTheme="minorHAnsi" w:cstheme="minorHAnsi"/>
          <w:lang w:val="en-US"/>
        </w:rPr>
        <w:t>Connections to politically exposed persons (PEPs)</w:t>
      </w:r>
    </w:p>
    <w:p w14:paraId="3309C734" w14:textId="77777777" w:rsidR="00CA39A6" w:rsidRPr="004362CF" w:rsidRDefault="00CA39A6">
      <w:pPr>
        <w:numPr>
          <w:ilvl w:val="0"/>
          <w:numId w:val="110"/>
        </w:numPr>
        <w:spacing w:before="100" w:beforeAutospacing="1" w:after="100" w:afterAutospacing="1"/>
        <w:jc w:val="both"/>
        <w:rPr>
          <w:rFonts w:asciiTheme="minorHAnsi" w:hAnsiTheme="minorHAnsi" w:cstheme="minorHAnsi"/>
          <w:lang w:val="en-US"/>
        </w:rPr>
      </w:pPr>
      <w:r w:rsidRPr="004362CF">
        <w:rPr>
          <w:rFonts w:asciiTheme="minorHAnsi" w:hAnsiTheme="minorHAnsi" w:cstheme="minorHAnsi"/>
          <w:b/>
          <w:bCs/>
          <w:lang w:val="en-US"/>
        </w:rPr>
        <w:t>On-Site Visits:</w:t>
      </w:r>
      <w:r w:rsidRPr="004362CF">
        <w:rPr>
          <w:rFonts w:asciiTheme="minorHAnsi" w:hAnsiTheme="minorHAnsi" w:cstheme="minorHAnsi"/>
          <w:lang w:val="en-US"/>
        </w:rPr>
        <w:t xml:space="preserve"> For high-risk third parties, physical audits are conducted to verify compliance with ethical practices.</w:t>
      </w:r>
    </w:p>
    <w:p w14:paraId="192BD5E2" w14:textId="77777777" w:rsidR="00CA39A6" w:rsidRPr="004362CF" w:rsidRDefault="00CA39A6" w:rsidP="00CA39A6">
      <w:pPr>
        <w:spacing w:before="100" w:beforeAutospacing="1"/>
        <w:jc w:val="both"/>
        <w:rPr>
          <w:rFonts w:asciiTheme="minorHAnsi" w:hAnsiTheme="minorHAnsi" w:cstheme="minorHAnsi"/>
          <w:lang w:val="en-US"/>
        </w:rPr>
      </w:pPr>
      <w:r w:rsidRPr="004362CF">
        <w:rPr>
          <w:rFonts w:asciiTheme="minorHAnsi" w:hAnsiTheme="minorHAnsi" w:cstheme="minorHAnsi"/>
          <w:b/>
          <w:bCs/>
          <w:lang w:val="en-US"/>
        </w:rPr>
        <w:t>Step 4: Contractual Safeguards</w:t>
      </w:r>
      <w:r w:rsidRPr="004362CF">
        <w:rPr>
          <w:rFonts w:asciiTheme="minorHAnsi" w:hAnsiTheme="minorHAnsi" w:cstheme="minorHAnsi"/>
          <w:lang w:val="en-US"/>
        </w:rPr>
        <w:br/>
        <w:t>Anti-corruption clauses are incorporated into all contracts, including:</w:t>
      </w:r>
    </w:p>
    <w:p w14:paraId="41B8F739" w14:textId="77777777" w:rsidR="00CA39A6" w:rsidRPr="004362CF" w:rsidRDefault="00CA39A6">
      <w:pPr>
        <w:numPr>
          <w:ilvl w:val="0"/>
          <w:numId w:val="111"/>
        </w:numPr>
        <w:spacing w:after="100" w:afterAutospacing="1"/>
        <w:jc w:val="both"/>
        <w:rPr>
          <w:rFonts w:asciiTheme="minorHAnsi" w:hAnsiTheme="minorHAnsi" w:cstheme="minorHAnsi"/>
          <w:lang w:val="en-US"/>
        </w:rPr>
      </w:pPr>
      <w:r w:rsidRPr="004362CF">
        <w:rPr>
          <w:rFonts w:asciiTheme="minorHAnsi" w:hAnsiTheme="minorHAnsi" w:cstheme="minorHAnsi"/>
          <w:lang w:val="en-US"/>
        </w:rPr>
        <w:t>Prohibition of bribery, kickbacks, or other unethical practices</w:t>
      </w:r>
    </w:p>
    <w:p w14:paraId="6FF1216B" w14:textId="77777777" w:rsidR="00CA39A6" w:rsidRPr="004362CF" w:rsidRDefault="00CA39A6">
      <w:pPr>
        <w:numPr>
          <w:ilvl w:val="0"/>
          <w:numId w:val="111"/>
        </w:numPr>
        <w:spacing w:after="100" w:afterAutospacing="1"/>
        <w:jc w:val="both"/>
        <w:rPr>
          <w:rFonts w:asciiTheme="minorHAnsi" w:hAnsiTheme="minorHAnsi" w:cstheme="minorHAnsi"/>
          <w:lang w:val="en-US"/>
        </w:rPr>
      </w:pPr>
      <w:r w:rsidRPr="004362CF">
        <w:rPr>
          <w:rFonts w:asciiTheme="minorHAnsi" w:hAnsiTheme="minorHAnsi" w:cstheme="minorHAnsi"/>
          <w:lang w:val="en-US"/>
        </w:rPr>
        <w:t>Right to audit the third party’s records and operations</w:t>
      </w:r>
    </w:p>
    <w:p w14:paraId="109BEC4D" w14:textId="77777777" w:rsidR="00CA39A6" w:rsidRPr="004362CF" w:rsidRDefault="00CA39A6">
      <w:pPr>
        <w:numPr>
          <w:ilvl w:val="0"/>
          <w:numId w:val="111"/>
        </w:numPr>
        <w:spacing w:after="100" w:afterAutospacing="1"/>
        <w:jc w:val="both"/>
        <w:rPr>
          <w:rFonts w:asciiTheme="minorHAnsi" w:hAnsiTheme="minorHAnsi" w:cstheme="minorHAnsi"/>
          <w:lang w:val="en-US"/>
        </w:rPr>
      </w:pPr>
      <w:r w:rsidRPr="004362CF">
        <w:rPr>
          <w:rFonts w:asciiTheme="minorHAnsi" w:hAnsiTheme="minorHAnsi" w:cstheme="minorHAnsi"/>
          <w:lang w:val="en-US"/>
        </w:rPr>
        <w:t>Termination rights in case of non-compliance</w:t>
      </w:r>
    </w:p>
    <w:p w14:paraId="48C50523" w14:textId="77777777" w:rsidR="00CA39A6" w:rsidRPr="004362CF" w:rsidRDefault="00CA39A6" w:rsidP="00CA39A6">
      <w:pPr>
        <w:spacing w:before="100" w:beforeAutospacing="1" w:after="100" w:afterAutospacing="1"/>
        <w:jc w:val="both"/>
        <w:rPr>
          <w:rFonts w:asciiTheme="minorHAnsi" w:hAnsiTheme="minorHAnsi" w:cstheme="minorHAnsi"/>
          <w:lang w:val="en-US"/>
        </w:rPr>
      </w:pPr>
      <w:r w:rsidRPr="004362CF">
        <w:rPr>
          <w:rFonts w:asciiTheme="minorHAnsi" w:hAnsiTheme="minorHAnsi" w:cstheme="minorHAnsi"/>
          <w:b/>
          <w:bCs/>
          <w:lang w:val="en-US"/>
        </w:rPr>
        <w:t>Step 5: Approval Process</w:t>
      </w:r>
    </w:p>
    <w:p w14:paraId="4962EE46" w14:textId="77777777" w:rsidR="00CA39A6" w:rsidRPr="004362CF" w:rsidRDefault="00CA39A6">
      <w:pPr>
        <w:numPr>
          <w:ilvl w:val="0"/>
          <w:numId w:val="112"/>
        </w:numPr>
        <w:spacing w:before="100" w:beforeAutospacing="1" w:after="100" w:afterAutospacing="1"/>
        <w:jc w:val="both"/>
        <w:rPr>
          <w:rFonts w:asciiTheme="minorHAnsi" w:hAnsiTheme="minorHAnsi" w:cstheme="minorHAnsi"/>
          <w:lang w:val="en-US"/>
        </w:rPr>
      </w:pPr>
      <w:r w:rsidRPr="004362CF">
        <w:rPr>
          <w:rFonts w:asciiTheme="minorHAnsi" w:hAnsiTheme="minorHAnsi" w:cstheme="minorHAnsi"/>
          <w:b/>
          <w:bCs/>
          <w:lang w:val="en-US"/>
        </w:rPr>
        <w:t>Low Risk:</w:t>
      </w:r>
      <w:r w:rsidRPr="004362CF">
        <w:rPr>
          <w:rFonts w:asciiTheme="minorHAnsi" w:hAnsiTheme="minorHAnsi" w:cstheme="minorHAnsi"/>
          <w:lang w:val="en-US"/>
        </w:rPr>
        <w:t xml:space="preserve"> Approved by the procurement team.</w:t>
      </w:r>
    </w:p>
    <w:p w14:paraId="735BD61C" w14:textId="77777777" w:rsidR="00CA39A6" w:rsidRPr="004362CF" w:rsidRDefault="00CA39A6">
      <w:pPr>
        <w:numPr>
          <w:ilvl w:val="0"/>
          <w:numId w:val="112"/>
        </w:numPr>
        <w:spacing w:before="100" w:beforeAutospacing="1" w:after="100" w:afterAutospacing="1"/>
        <w:jc w:val="both"/>
        <w:rPr>
          <w:rFonts w:asciiTheme="minorHAnsi" w:hAnsiTheme="minorHAnsi" w:cstheme="minorHAnsi"/>
          <w:lang w:val="en-US"/>
        </w:rPr>
      </w:pPr>
      <w:r w:rsidRPr="004362CF">
        <w:rPr>
          <w:rFonts w:asciiTheme="minorHAnsi" w:hAnsiTheme="minorHAnsi" w:cstheme="minorHAnsi"/>
          <w:b/>
          <w:bCs/>
          <w:lang w:val="en-US"/>
        </w:rPr>
        <w:t>Medium Risk:</w:t>
      </w:r>
      <w:r w:rsidRPr="004362CF">
        <w:rPr>
          <w:rFonts w:asciiTheme="minorHAnsi" w:hAnsiTheme="minorHAnsi" w:cstheme="minorHAnsi"/>
          <w:lang w:val="en-US"/>
        </w:rPr>
        <w:t xml:space="preserve"> Approved by the department head and Legal/Compliance team.</w:t>
      </w:r>
    </w:p>
    <w:p w14:paraId="2531D27B" w14:textId="77777777" w:rsidR="00CA39A6" w:rsidRPr="004362CF" w:rsidRDefault="00CA39A6">
      <w:pPr>
        <w:numPr>
          <w:ilvl w:val="0"/>
          <w:numId w:val="112"/>
        </w:numPr>
        <w:spacing w:before="100" w:beforeAutospacing="1" w:after="100" w:afterAutospacing="1"/>
        <w:jc w:val="both"/>
        <w:rPr>
          <w:rFonts w:asciiTheme="minorHAnsi" w:hAnsiTheme="minorHAnsi" w:cstheme="minorHAnsi"/>
          <w:lang w:val="en-US"/>
        </w:rPr>
      </w:pPr>
      <w:r w:rsidRPr="004362CF">
        <w:rPr>
          <w:rFonts w:asciiTheme="minorHAnsi" w:hAnsiTheme="minorHAnsi" w:cstheme="minorHAnsi"/>
          <w:b/>
          <w:bCs/>
          <w:lang w:val="en-US"/>
        </w:rPr>
        <w:t>High Risk:</w:t>
      </w:r>
      <w:r w:rsidRPr="004362CF">
        <w:rPr>
          <w:rFonts w:asciiTheme="minorHAnsi" w:hAnsiTheme="minorHAnsi" w:cstheme="minorHAnsi"/>
          <w:lang w:val="en-US"/>
        </w:rPr>
        <w:t xml:space="preserve"> Final approval is given by senior management and/or the Compliance Officer (CO).</w:t>
      </w:r>
    </w:p>
    <w:p w14:paraId="03647827" w14:textId="77777777" w:rsidR="00CA39A6" w:rsidRPr="004362CF" w:rsidRDefault="00CA39A6" w:rsidP="00CA39A6">
      <w:pPr>
        <w:spacing w:before="100" w:beforeAutospacing="1" w:after="100" w:afterAutospacing="1"/>
        <w:rPr>
          <w:rFonts w:asciiTheme="minorHAnsi" w:hAnsiTheme="minorHAnsi" w:cstheme="minorHAnsi"/>
          <w:lang w:val="en-US"/>
        </w:rPr>
      </w:pPr>
      <w:r w:rsidRPr="004362CF">
        <w:rPr>
          <w:rFonts w:asciiTheme="minorHAnsi" w:hAnsiTheme="minorHAnsi" w:cstheme="minorHAnsi"/>
          <w:b/>
          <w:bCs/>
          <w:lang w:val="en-US"/>
        </w:rPr>
        <w:t>Step 6: Monitoring and Review</w:t>
      </w:r>
    </w:p>
    <w:p w14:paraId="40621DE0" w14:textId="77777777" w:rsidR="00CA39A6" w:rsidRPr="004362CF" w:rsidRDefault="00CA39A6">
      <w:pPr>
        <w:numPr>
          <w:ilvl w:val="0"/>
          <w:numId w:val="113"/>
        </w:numPr>
        <w:spacing w:before="100" w:beforeAutospacing="1" w:after="100" w:afterAutospacing="1"/>
        <w:jc w:val="both"/>
        <w:rPr>
          <w:rFonts w:asciiTheme="minorHAnsi" w:hAnsiTheme="minorHAnsi" w:cstheme="minorHAnsi"/>
          <w:lang w:val="en-US"/>
        </w:rPr>
      </w:pPr>
      <w:r w:rsidRPr="004362CF">
        <w:rPr>
          <w:rFonts w:asciiTheme="minorHAnsi" w:hAnsiTheme="minorHAnsi" w:cstheme="minorHAnsi"/>
          <w:b/>
          <w:bCs/>
          <w:lang w:val="en-US"/>
        </w:rPr>
        <w:t>Ongoing Monitoring:</w:t>
      </w:r>
      <w:r w:rsidRPr="004362CF">
        <w:rPr>
          <w:rFonts w:asciiTheme="minorHAnsi" w:hAnsiTheme="minorHAnsi" w:cstheme="minorHAnsi"/>
          <w:lang w:val="en-US"/>
        </w:rPr>
        <w:t xml:space="preserve"> Automated systems are used to monitor third parties for changes in risk profile or new compliance concerns.</w:t>
      </w:r>
    </w:p>
    <w:p w14:paraId="0F20EC93" w14:textId="77777777" w:rsidR="00CA39A6" w:rsidRPr="004362CF" w:rsidRDefault="00CA39A6">
      <w:pPr>
        <w:numPr>
          <w:ilvl w:val="0"/>
          <w:numId w:val="113"/>
        </w:numPr>
        <w:spacing w:before="100" w:beforeAutospacing="1" w:after="100" w:afterAutospacing="1"/>
        <w:jc w:val="both"/>
        <w:rPr>
          <w:rFonts w:asciiTheme="minorHAnsi" w:hAnsiTheme="minorHAnsi" w:cstheme="minorHAnsi"/>
          <w:lang w:val="en-US"/>
        </w:rPr>
      </w:pPr>
      <w:r w:rsidRPr="004362CF">
        <w:rPr>
          <w:rFonts w:asciiTheme="minorHAnsi" w:hAnsiTheme="minorHAnsi" w:cstheme="minorHAnsi"/>
          <w:b/>
          <w:bCs/>
          <w:lang w:val="en-US"/>
        </w:rPr>
        <w:t>Regular Audits:</w:t>
      </w:r>
      <w:r w:rsidRPr="004362CF">
        <w:rPr>
          <w:rFonts w:asciiTheme="minorHAnsi" w:hAnsiTheme="minorHAnsi" w:cstheme="minorHAnsi"/>
          <w:lang w:val="en-US"/>
        </w:rPr>
        <w:t xml:space="preserve"> Annual audits of high-risk third parties are conducted to ensure adherence to contractual and ethical obligations.</w:t>
      </w:r>
    </w:p>
    <w:p w14:paraId="7D2080D7" w14:textId="77777777" w:rsidR="00CA39A6" w:rsidRPr="004362CF" w:rsidRDefault="00CA39A6">
      <w:pPr>
        <w:numPr>
          <w:ilvl w:val="0"/>
          <w:numId w:val="113"/>
        </w:numPr>
        <w:spacing w:before="100" w:beforeAutospacing="1" w:after="100" w:afterAutospacing="1"/>
        <w:jc w:val="both"/>
        <w:rPr>
          <w:rFonts w:asciiTheme="minorHAnsi" w:hAnsiTheme="minorHAnsi" w:cstheme="minorHAnsi"/>
          <w:lang w:val="en-US"/>
        </w:rPr>
      </w:pPr>
      <w:r w:rsidRPr="004362CF">
        <w:rPr>
          <w:rFonts w:asciiTheme="minorHAnsi" w:hAnsiTheme="minorHAnsi" w:cstheme="minorHAnsi"/>
          <w:b/>
          <w:bCs/>
          <w:lang w:val="en-US"/>
        </w:rPr>
        <w:t>Training:</w:t>
      </w:r>
      <w:r w:rsidRPr="004362CF">
        <w:rPr>
          <w:rFonts w:asciiTheme="minorHAnsi" w:hAnsiTheme="minorHAnsi" w:cstheme="minorHAnsi"/>
          <w:lang w:val="en-US"/>
        </w:rPr>
        <w:t xml:space="preserve"> Periodic anti-corruption training is provided to third parties to reinforce compliance expectations.</w:t>
      </w:r>
    </w:p>
    <w:p w14:paraId="62FBB635" w14:textId="77777777" w:rsidR="00CA39A6" w:rsidRPr="004362CF" w:rsidRDefault="00CA39A6" w:rsidP="00CA39A6">
      <w:pPr>
        <w:rPr>
          <w:rFonts w:asciiTheme="minorHAnsi" w:hAnsiTheme="minorHAnsi" w:cstheme="minorHAnsi"/>
          <w:b/>
          <w:bCs/>
          <w:lang w:val="en-US"/>
        </w:rPr>
      </w:pPr>
      <w:r w:rsidRPr="004362CF">
        <w:rPr>
          <w:rFonts w:asciiTheme="minorHAnsi" w:hAnsiTheme="minorHAnsi" w:cstheme="minorHAnsi"/>
          <w:b/>
          <w:bCs/>
          <w:lang w:val="en-US"/>
        </w:rPr>
        <w:t>Responsibilities:</w:t>
      </w:r>
    </w:p>
    <w:p w14:paraId="6D8A0411" w14:textId="77777777" w:rsidR="00CA39A6" w:rsidRPr="004362CF" w:rsidRDefault="00CA39A6">
      <w:pPr>
        <w:numPr>
          <w:ilvl w:val="0"/>
          <w:numId w:val="114"/>
        </w:numPr>
        <w:spacing w:before="100" w:beforeAutospacing="1" w:after="100" w:afterAutospacing="1"/>
        <w:rPr>
          <w:rFonts w:asciiTheme="minorHAnsi" w:hAnsiTheme="minorHAnsi" w:cstheme="minorHAnsi"/>
          <w:lang w:val="en-US"/>
        </w:rPr>
      </w:pPr>
      <w:r w:rsidRPr="004362CF">
        <w:rPr>
          <w:rFonts w:asciiTheme="minorHAnsi" w:hAnsiTheme="minorHAnsi" w:cstheme="minorHAnsi"/>
          <w:b/>
          <w:bCs/>
          <w:lang w:val="en-US"/>
        </w:rPr>
        <w:t>Procurement Team:</w:t>
      </w:r>
      <w:r w:rsidRPr="004362CF">
        <w:rPr>
          <w:rFonts w:asciiTheme="minorHAnsi" w:hAnsiTheme="minorHAnsi" w:cstheme="minorHAnsi"/>
          <w:lang w:val="en-US"/>
        </w:rPr>
        <w:t xml:space="preserve"> Responsible for ensuring due diligence is conducted before onboarding third parties.</w:t>
      </w:r>
    </w:p>
    <w:p w14:paraId="62CAE0D5" w14:textId="77777777" w:rsidR="00CA39A6" w:rsidRPr="004362CF" w:rsidRDefault="00CA39A6">
      <w:pPr>
        <w:numPr>
          <w:ilvl w:val="0"/>
          <w:numId w:val="114"/>
        </w:numPr>
        <w:spacing w:before="100" w:beforeAutospacing="1" w:after="100" w:afterAutospacing="1"/>
        <w:rPr>
          <w:rFonts w:asciiTheme="minorHAnsi" w:hAnsiTheme="minorHAnsi" w:cstheme="minorHAnsi"/>
          <w:lang w:val="en-US"/>
        </w:rPr>
      </w:pPr>
      <w:r w:rsidRPr="004362CF">
        <w:rPr>
          <w:rFonts w:asciiTheme="minorHAnsi" w:hAnsiTheme="minorHAnsi" w:cstheme="minorHAnsi"/>
          <w:b/>
          <w:bCs/>
          <w:lang w:val="en-US"/>
        </w:rPr>
        <w:t>Legal and Compliance Team:</w:t>
      </w:r>
      <w:r w:rsidRPr="004362CF">
        <w:rPr>
          <w:rFonts w:asciiTheme="minorHAnsi" w:hAnsiTheme="minorHAnsi" w:cstheme="minorHAnsi"/>
          <w:lang w:val="en-US"/>
        </w:rPr>
        <w:t xml:space="preserve"> Reviews and approves medium- and high-risk third parties, drafts contractual safeguards, and oversees compliance programs.</w:t>
      </w:r>
    </w:p>
    <w:p w14:paraId="1C203182" w14:textId="77777777" w:rsidR="00CA39A6" w:rsidRPr="004362CF" w:rsidRDefault="00CA39A6">
      <w:pPr>
        <w:numPr>
          <w:ilvl w:val="0"/>
          <w:numId w:val="114"/>
        </w:numPr>
        <w:spacing w:before="100" w:beforeAutospacing="1" w:after="100" w:afterAutospacing="1"/>
        <w:rPr>
          <w:rFonts w:asciiTheme="minorHAnsi" w:hAnsiTheme="minorHAnsi" w:cstheme="minorHAnsi"/>
          <w:lang w:val="en-US"/>
        </w:rPr>
      </w:pPr>
      <w:r w:rsidRPr="004362CF">
        <w:rPr>
          <w:rFonts w:asciiTheme="minorHAnsi" w:hAnsiTheme="minorHAnsi" w:cstheme="minorHAnsi"/>
          <w:b/>
          <w:bCs/>
          <w:lang w:val="en-US"/>
        </w:rPr>
        <w:lastRenderedPageBreak/>
        <w:t>Compliance Officer (CO):</w:t>
      </w:r>
      <w:r w:rsidRPr="004362CF">
        <w:rPr>
          <w:rFonts w:asciiTheme="minorHAnsi" w:hAnsiTheme="minorHAnsi" w:cstheme="minorHAnsi"/>
          <w:lang w:val="en-US"/>
        </w:rPr>
        <w:t xml:space="preserve"> Approves high-risk relationships and ensures the overall effectiveness of the program.</w:t>
      </w:r>
    </w:p>
    <w:p w14:paraId="1A1811CF" w14:textId="77777777" w:rsidR="00CA39A6" w:rsidRPr="004362CF" w:rsidRDefault="00CA39A6">
      <w:pPr>
        <w:numPr>
          <w:ilvl w:val="0"/>
          <w:numId w:val="114"/>
        </w:numPr>
        <w:spacing w:before="100" w:beforeAutospacing="1" w:after="100" w:afterAutospacing="1"/>
        <w:rPr>
          <w:rFonts w:asciiTheme="minorHAnsi" w:hAnsiTheme="minorHAnsi" w:cstheme="minorHAnsi"/>
          <w:lang w:val="en-US"/>
        </w:rPr>
      </w:pPr>
      <w:r w:rsidRPr="004362CF">
        <w:rPr>
          <w:rFonts w:asciiTheme="minorHAnsi" w:hAnsiTheme="minorHAnsi" w:cstheme="minorHAnsi"/>
          <w:b/>
          <w:bCs/>
          <w:lang w:val="en-US"/>
        </w:rPr>
        <w:t>Third Parties:</w:t>
      </w:r>
      <w:r w:rsidRPr="004362CF">
        <w:rPr>
          <w:rFonts w:asciiTheme="minorHAnsi" w:hAnsiTheme="minorHAnsi" w:cstheme="minorHAnsi"/>
          <w:lang w:val="en-US"/>
        </w:rPr>
        <w:t xml:space="preserve"> Must comply with all anti-corruption policies and cooperate with due diligence and audit activities.</w:t>
      </w:r>
    </w:p>
    <w:p w14:paraId="286FF3EA" w14:textId="77777777" w:rsidR="00CA39A6" w:rsidRPr="004362CF" w:rsidRDefault="00CA39A6" w:rsidP="00CA39A6">
      <w:pPr>
        <w:rPr>
          <w:rFonts w:asciiTheme="minorHAnsi" w:hAnsiTheme="minorHAnsi" w:cstheme="minorHAnsi"/>
          <w:b/>
          <w:bCs/>
          <w:lang w:val="en-US"/>
        </w:rPr>
      </w:pPr>
      <w:r w:rsidRPr="004362CF">
        <w:rPr>
          <w:rFonts w:asciiTheme="minorHAnsi" w:hAnsiTheme="minorHAnsi" w:cstheme="minorHAnsi"/>
          <w:b/>
          <w:bCs/>
          <w:lang w:val="en-US"/>
        </w:rPr>
        <w:t>Review Mechanism:</w:t>
      </w:r>
    </w:p>
    <w:p w14:paraId="69ED16F2" w14:textId="77777777" w:rsidR="00CA39A6" w:rsidRDefault="00CA39A6" w:rsidP="00CA39A6">
      <w:pPr>
        <w:spacing w:before="100" w:beforeAutospacing="1" w:after="100" w:afterAutospacing="1"/>
        <w:jc w:val="both"/>
        <w:rPr>
          <w:rFonts w:asciiTheme="minorHAnsi" w:hAnsiTheme="minorHAnsi" w:cstheme="minorHAnsi"/>
          <w:lang w:val="en-US"/>
        </w:rPr>
      </w:pPr>
      <w:r w:rsidRPr="004362CF">
        <w:rPr>
          <w:rFonts w:asciiTheme="minorHAnsi" w:hAnsiTheme="minorHAnsi" w:cstheme="minorHAnsi"/>
          <w:lang w:val="en-US"/>
        </w:rPr>
        <w:t>This SOP is reviewed annually by the Compliance officer to ensure ongoing relevance. Updates reflect changes in regulatory requirements, company policies, or operational practice. Employees and third parties are notified of any revisions, and additional training is provided when necessary.</w:t>
      </w:r>
    </w:p>
    <w:p w14:paraId="479631EF" w14:textId="77777777" w:rsidR="00CA39A6" w:rsidRDefault="00CA39A6" w:rsidP="00CA39A6">
      <w:pPr>
        <w:spacing w:before="100" w:beforeAutospacing="1" w:after="100" w:afterAutospacing="1"/>
        <w:jc w:val="both"/>
        <w:rPr>
          <w:rFonts w:asciiTheme="minorHAnsi" w:hAnsiTheme="minorHAnsi" w:cstheme="minorHAnsi"/>
          <w:lang w:val="en-US"/>
        </w:rPr>
      </w:pPr>
    </w:p>
    <w:p w14:paraId="68066681" w14:textId="77777777" w:rsidR="00CA39A6" w:rsidRDefault="00CA39A6" w:rsidP="00CA39A6">
      <w:pPr>
        <w:spacing w:before="100" w:beforeAutospacing="1" w:after="100" w:afterAutospacing="1"/>
        <w:jc w:val="both"/>
        <w:rPr>
          <w:rFonts w:asciiTheme="minorHAnsi" w:hAnsiTheme="minorHAnsi" w:cstheme="minorHAnsi"/>
          <w:lang w:val="en-US"/>
        </w:rPr>
      </w:pPr>
    </w:p>
    <w:p w14:paraId="5897440B" w14:textId="77777777" w:rsidR="00CA39A6" w:rsidRDefault="00CA39A6" w:rsidP="00CA39A6">
      <w:pPr>
        <w:spacing w:before="100" w:beforeAutospacing="1" w:after="100" w:afterAutospacing="1"/>
        <w:jc w:val="both"/>
        <w:rPr>
          <w:rFonts w:asciiTheme="minorHAnsi" w:hAnsiTheme="minorHAnsi" w:cstheme="minorHAnsi"/>
          <w:lang w:val="en-US"/>
        </w:rPr>
      </w:pPr>
    </w:p>
    <w:p w14:paraId="3E1A4A64" w14:textId="77777777" w:rsidR="00CA39A6" w:rsidRDefault="00CA39A6" w:rsidP="00CA39A6">
      <w:pPr>
        <w:spacing w:before="100" w:beforeAutospacing="1" w:after="100" w:afterAutospacing="1"/>
        <w:jc w:val="both"/>
        <w:rPr>
          <w:rFonts w:asciiTheme="minorHAnsi" w:hAnsiTheme="minorHAnsi" w:cstheme="minorHAnsi"/>
          <w:lang w:val="en-US"/>
        </w:rPr>
      </w:pPr>
    </w:p>
    <w:p w14:paraId="11A4A37D" w14:textId="77777777" w:rsidR="00CA39A6" w:rsidRDefault="00CA39A6" w:rsidP="00CA39A6">
      <w:pPr>
        <w:spacing w:before="100" w:beforeAutospacing="1" w:after="100" w:afterAutospacing="1"/>
        <w:jc w:val="both"/>
        <w:rPr>
          <w:rFonts w:asciiTheme="minorHAnsi" w:hAnsiTheme="minorHAnsi" w:cstheme="minorHAnsi"/>
          <w:lang w:val="en-US"/>
        </w:rPr>
      </w:pPr>
    </w:p>
    <w:p w14:paraId="7420BEFC" w14:textId="77777777" w:rsidR="00CA39A6" w:rsidRDefault="00CA39A6" w:rsidP="00CA39A6">
      <w:pPr>
        <w:spacing w:before="100" w:beforeAutospacing="1" w:after="100" w:afterAutospacing="1"/>
        <w:jc w:val="both"/>
        <w:rPr>
          <w:rFonts w:asciiTheme="minorHAnsi" w:hAnsiTheme="minorHAnsi" w:cstheme="minorHAnsi"/>
          <w:lang w:val="en-US"/>
        </w:rPr>
      </w:pPr>
    </w:p>
    <w:p w14:paraId="274BBBD0" w14:textId="77777777" w:rsidR="00CA39A6" w:rsidRDefault="00CA39A6" w:rsidP="00CA39A6">
      <w:pPr>
        <w:spacing w:before="100" w:beforeAutospacing="1" w:after="100" w:afterAutospacing="1"/>
        <w:jc w:val="both"/>
        <w:rPr>
          <w:rFonts w:asciiTheme="minorHAnsi" w:hAnsiTheme="minorHAnsi" w:cstheme="minorHAnsi"/>
          <w:lang w:val="en-US"/>
        </w:rPr>
      </w:pPr>
    </w:p>
    <w:p w14:paraId="1F70F48E" w14:textId="77777777" w:rsidR="00CA39A6" w:rsidRDefault="00CA39A6" w:rsidP="00CA39A6">
      <w:pPr>
        <w:spacing w:before="100" w:beforeAutospacing="1" w:after="100" w:afterAutospacing="1"/>
        <w:jc w:val="both"/>
        <w:rPr>
          <w:rFonts w:asciiTheme="minorHAnsi" w:hAnsiTheme="minorHAnsi" w:cstheme="minorHAnsi"/>
          <w:lang w:val="en-US"/>
        </w:rPr>
      </w:pPr>
    </w:p>
    <w:p w14:paraId="4B62A4D5" w14:textId="77777777" w:rsidR="00CA39A6" w:rsidRDefault="00CA39A6" w:rsidP="00CA39A6">
      <w:pPr>
        <w:spacing w:before="100" w:beforeAutospacing="1" w:after="100" w:afterAutospacing="1"/>
        <w:jc w:val="both"/>
        <w:rPr>
          <w:rFonts w:asciiTheme="minorHAnsi" w:hAnsiTheme="minorHAnsi" w:cstheme="minorHAnsi"/>
          <w:lang w:val="en-US"/>
        </w:rPr>
      </w:pPr>
    </w:p>
    <w:p w14:paraId="225A5087" w14:textId="77777777" w:rsidR="00CA39A6" w:rsidRDefault="00CA39A6" w:rsidP="00CA39A6">
      <w:pPr>
        <w:spacing w:before="100" w:beforeAutospacing="1" w:after="100" w:afterAutospacing="1"/>
        <w:jc w:val="both"/>
        <w:rPr>
          <w:rFonts w:asciiTheme="minorHAnsi" w:hAnsiTheme="minorHAnsi" w:cstheme="minorHAnsi"/>
          <w:lang w:val="en-US"/>
        </w:rPr>
      </w:pPr>
    </w:p>
    <w:p w14:paraId="7DD01A04" w14:textId="77777777" w:rsidR="00CA39A6" w:rsidRDefault="00CA39A6" w:rsidP="00CA39A6">
      <w:pPr>
        <w:spacing w:before="100" w:beforeAutospacing="1" w:after="100" w:afterAutospacing="1"/>
        <w:jc w:val="both"/>
        <w:rPr>
          <w:rFonts w:asciiTheme="minorHAnsi" w:hAnsiTheme="minorHAnsi" w:cstheme="minorHAnsi"/>
          <w:lang w:val="en-US"/>
        </w:rPr>
      </w:pPr>
    </w:p>
    <w:p w14:paraId="3382F687" w14:textId="77777777" w:rsidR="00CA39A6" w:rsidRDefault="00CA39A6" w:rsidP="00CA39A6">
      <w:pPr>
        <w:spacing w:before="100" w:beforeAutospacing="1" w:after="100" w:afterAutospacing="1"/>
        <w:jc w:val="both"/>
        <w:rPr>
          <w:rFonts w:asciiTheme="minorHAnsi" w:hAnsiTheme="minorHAnsi" w:cstheme="minorHAnsi"/>
          <w:lang w:val="en-US"/>
        </w:rPr>
      </w:pPr>
    </w:p>
    <w:p w14:paraId="42386240" w14:textId="77777777" w:rsidR="00CA39A6" w:rsidRDefault="00CA39A6" w:rsidP="00CA39A6">
      <w:pPr>
        <w:spacing w:before="100" w:beforeAutospacing="1" w:after="100" w:afterAutospacing="1"/>
        <w:jc w:val="both"/>
        <w:rPr>
          <w:rFonts w:asciiTheme="minorHAnsi" w:hAnsiTheme="minorHAnsi" w:cstheme="minorHAnsi"/>
          <w:lang w:val="en-US"/>
        </w:rPr>
      </w:pPr>
    </w:p>
    <w:p w14:paraId="081DF67D" w14:textId="77777777" w:rsidR="00CA39A6" w:rsidRDefault="00CA39A6" w:rsidP="00CA39A6">
      <w:pPr>
        <w:spacing w:before="100" w:beforeAutospacing="1" w:after="100" w:afterAutospacing="1"/>
        <w:jc w:val="both"/>
        <w:rPr>
          <w:rFonts w:asciiTheme="minorHAnsi" w:hAnsiTheme="minorHAnsi" w:cstheme="minorHAnsi"/>
          <w:lang w:val="en-US"/>
        </w:rPr>
      </w:pPr>
    </w:p>
    <w:p w14:paraId="0085C699" w14:textId="77777777" w:rsidR="00CA39A6" w:rsidRDefault="00CA39A6" w:rsidP="00CA39A6">
      <w:pPr>
        <w:spacing w:before="100" w:beforeAutospacing="1" w:after="100" w:afterAutospacing="1"/>
        <w:jc w:val="both"/>
        <w:rPr>
          <w:rFonts w:asciiTheme="minorHAnsi" w:hAnsiTheme="minorHAnsi" w:cstheme="minorHAnsi"/>
          <w:lang w:val="en-US"/>
        </w:rPr>
      </w:pPr>
    </w:p>
    <w:p w14:paraId="27207D00" w14:textId="77777777" w:rsidR="00CA39A6" w:rsidRPr="004A38A8" w:rsidRDefault="00CA39A6" w:rsidP="00CA39A6">
      <w:pPr>
        <w:spacing w:before="100" w:beforeAutospacing="1" w:after="100" w:afterAutospacing="1"/>
        <w:jc w:val="both"/>
        <w:rPr>
          <w:rStyle w:val="Strong"/>
          <w:rFonts w:asciiTheme="minorHAnsi" w:hAnsiTheme="minorHAnsi" w:cstheme="minorHAnsi"/>
          <w:b w:val="0"/>
          <w:bCs w:val="0"/>
          <w:lang w:val="en-US"/>
        </w:rPr>
      </w:pPr>
    </w:p>
    <w:p w14:paraId="2468434B" w14:textId="77777777" w:rsidR="00CA39A6" w:rsidRPr="004A38A8" w:rsidRDefault="00CA39A6">
      <w:pPr>
        <w:pStyle w:val="Heading1"/>
        <w:numPr>
          <w:ilvl w:val="0"/>
          <w:numId w:val="224"/>
        </w:numPr>
        <w:spacing w:line="276" w:lineRule="auto"/>
        <w:rPr>
          <w:rStyle w:val="Strong"/>
          <w:color w:val="000000" w:themeColor="text1"/>
          <w:sz w:val="28"/>
          <w:szCs w:val="28"/>
        </w:rPr>
      </w:pPr>
      <w:bookmarkStart w:id="36" w:name="_Toc189496636"/>
      <w:r w:rsidRPr="006B79AB">
        <w:rPr>
          <w:rStyle w:val="Strong"/>
          <w:rFonts w:asciiTheme="minorHAnsi" w:hAnsiTheme="minorHAnsi" w:cstheme="minorHAnsi"/>
          <w:bCs w:val="0"/>
          <w:color w:val="000000" w:themeColor="text1"/>
        </w:rPr>
        <w:lastRenderedPageBreak/>
        <w:t xml:space="preserve"> </w:t>
      </w:r>
      <w:bookmarkStart w:id="37" w:name="_Toc207634539"/>
      <w:r w:rsidRPr="006B79AB">
        <w:rPr>
          <w:rStyle w:val="Strong"/>
          <w:rFonts w:asciiTheme="minorHAnsi" w:hAnsiTheme="minorHAnsi" w:cstheme="minorHAnsi"/>
          <w:bCs w:val="0"/>
          <w:color w:val="000000" w:themeColor="text1"/>
        </w:rPr>
        <w:t>Information Security Due Diligence Program on Third Parties</w:t>
      </w:r>
      <w:bookmarkEnd w:id="36"/>
      <w:bookmarkEnd w:id="37"/>
    </w:p>
    <w:p w14:paraId="4EEA4E81" w14:textId="77777777" w:rsidR="00CA39A6" w:rsidRDefault="00CA39A6" w:rsidP="00CA39A6">
      <w:pPr>
        <w:rPr>
          <w:rFonts w:asciiTheme="minorHAnsi" w:hAnsiTheme="minorHAnsi" w:cstheme="minorHAnsi"/>
          <w:b/>
          <w:bCs/>
          <w:lang w:val="en-US"/>
        </w:rPr>
      </w:pPr>
    </w:p>
    <w:p w14:paraId="0DD27A2E" w14:textId="77777777" w:rsidR="00CA39A6" w:rsidRPr="004B79B8" w:rsidRDefault="00CA39A6" w:rsidP="00CA39A6">
      <w:pPr>
        <w:rPr>
          <w:rFonts w:asciiTheme="minorHAnsi" w:hAnsiTheme="minorHAnsi" w:cstheme="minorHAnsi"/>
          <w:b/>
          <w:bCs/>
          <w:lang w:val="en-US"/>
        </w:rPr>
      </w:pPr>
      <w:r w:rsidRPr="004B79B8">
        <w:rPr>
          <w:rFonts w:asciiTheme="minorHAnsi" w:hAnsiTheme="minorHAnsi" w:cstheme="minorHAnsi"/>
          <w:b/>
          <w:bCs/>
          <w:lang w:val="en-US"/>
        </w:rPr>
        <w:t>Purpose</w:t>
      </w:r>
    </w:p>
    <w:p w14:paraId="5EA5E145" w14:textId="77777777" w:rsidR="00CA39A6" w:rsidRPr="004362CF" w:rsidRDefault="00CA39A6" w:rsidP="00CA39A6">
      <w:pPr>
        <w:spacing w:after="100" w:afterAutospacing="1"/>
        <w:jc w:val="both"/>
        <w:outlineLvl w:val="3"/>
        <w:rPr>
          <w:rFonts w:asciiTheme="minorHAnsi" w:hAnsiTheme="minorHAnsi" w:cstheme="minorHAnsi"/>
        </w:rPr>
      </w:pPr>
      <w:r w:rsidRPr="004362CF">
        <w:rPr>
          <w:rFonts w:asciiTheme="minorHAnsi" w:hAnsiTheme="minorHAnsi" w:cstheme="minorHAnsi"/>
        </w:rPr>
        <w:t>This SOP outlines the procedures for conducting information security due diligence on third parties, such as suppliers, contractors, and business partners, to ensure that all third-party engagements meet the company’s information security standards. The objective is to assess the security posture of third parties, mitigate risks associated with data breaches, and ensure the confidentiality, integrity, and availability of company data.</w:t>
      </w:r>
    </w:p>
    <w:p w14:paraId="1CBFF480" w14:textId="77777777" w:rsidR="00CA39A6" w:rsidRPr="004362CF" w:rsidRDefault="00CA39A6" w:rsidP="00CA39A6">
      <w:pPr>
        <w:rPr>
          <w:rFonts w:asciiTheme="minorHAnsi" w:hAnsiTheme="minorHAnsi" w:cstheme="minorHAnsi"/>
          <w:b/>
          <w:bCs/>
        </w:rPr>
      </w:pPr>
      <w:r w:rsidRPr="004362CF">
        <w:rPr>
          <w:rFonts w:asciiTheme="minorHAnsi" w:hAnsiTheme="minorHAnsi" w:cstheme="minorHAnsi"/>
          <w:b/>
          <w:bCs/>
        </w:rPr>
        <w:t>Scope</w:t>
      </w:r>
    </w:p>
    <w:p w14:paraId="0B13A393" w14:textId="77777777" w:rsidR="00CA39A6" w:rsidRPr="004362CF" w:rsidRDefault="00CA39A6" w:rsidP="00CA39A6">
      <w:pPr>
        <w:rPr>
          <w:rFonts w:asciiTheme="minorHAnsi" w:hAnsiTheme="minorHAnsi" w:cstheme="minorHAnsi"/>
        </w:rPr>
      </w:pPr>
      <w:r w:rsidRPr="004362CF">
        <w:rPr>
          <w:rFonts w:asciiTheme="minorHAnsi" w:hAnsiTheme="minorHAnsi" w:cstheme="minorHAnsi"/>
        </w:rPr>
        <w:t xml:space="preserve">This procedure applies to all third parties with which </w:t>
      </w:r>
      <w:r>
        <w:rPr>
          <w:rFonts w:asciiTheme="minorHAnsi" w:hAnsiTheme="minorHAnsi" w:cstheme="minorHAnsi"/>
        </w:rPr>
        <w:t>Choksi Heraeus Private Limited</w:t>
      </w:r>
      <w:r w:rsidRPr="004362CF">
        <w:rPr>
          <w:rFonts w:asciiTheme="minorHAnsi" w:hAnsiTheme="minorHAnsi" w:cstheme="minorHAnsi"/>
        </w:rPr>
        <w:t xml:space="preserve"> shares or receives sensitive information, including but not limited to:</w:t>
      </w:r>
    </w:p>
    <w:p w14:paraId="0B770669" w14:textId="77777777" w:rsidR="00CA39A6" w:rsidRPr="004362CF" w:rsidRDefault="00CA39A6">
      <w:pPr>
        <w:pStyle w:val="ListParagraph"/>
        <w:numPr>
          <w:ilvl w:val="0"/>
          <w:numId w:val="115"/>
        </w:numPr>
        <w:spacing w:after="200" w:line="276" w:lineRule="auto"/>
        <w:rPr>
          <w:rFonts w:asciiTheme="minorHAnsi" w:hAnsiTheme="minorHAnsi" w:cstheme="minorHAnsi"/>
        </w:rPr>
      </w:pPr>
      <w:r w:rsidRPr="004362CF">
        <w:rPr>
          <w:rFonts w:asciiTheme="minorHAnsi" w:hAnsiTheme="minorHAnsi" w:cstheme="minorHAnsi"/>
        </w:rPr>
        <w:t>Service providers handling confidential or personal data (e.g., IT providers, data processors).</w:t>
      </w:r>
    </w:p>
    <w:p w14:paraId="703DB2F9" w14:textId="77777777" w:rsidR="00CA39A6" w:rsidRPr="004362CF" w:rsidRDefault="00CA39A6">
      <w:pPr>
        <w:pStyle w:val="ListParagraph"/>
        <w:numPr>
          <w:ilvl w:val="0"/>
          <w:numId w:val="115"/>
        </w:numPr>
        <w:spacing w:after="200" w:line="276" w:lineRule="auto"/>
        <w:rPr>
          <w:rFonts w:asciiTheme="minorHAnsi" w:hAnsiTheme="minorHAnsi" w:cstheme="minorHAnsi"/>
        </w:rPr>
      </w:pPr>
      <w:r w:rsidRPr="004362CF">
        <w:rPr>
          <w:rFonts w:asciiTheme="minorHAnsi" w:hAnsiTheme="minorHAnsi" w:cstheme="minorHAnsi"/>
        </w:rPr>
        <w:t>Suppliers who have access to systems or infrastructure critical to operations.</w:t>
      </w:r>
    </w:p>
    <w:p w14:paraId="0A07E994" w14:textId="77777777" w:rsidR="00CA39A6" w:rsidRPr="004362CF" w:rsidRDefault="00CA39A6">
      <w:pPr>
        <w:pStyle w:val="ListParagraph"/>
        <w:numPr>
          <w:ilvl w:val="0"/>
          <w:numId w:val="115"/>
        </w:numPr>
        <w:spacing w:after="200" w:line="276" w:lineRule="auto"/>
        <w:rPr>
          <w:rFonts w:asciiTheme="minorHAnsi" w:hAnsiTheme="minorHAnsi" w:cstheme="minorHAnsi"/>
        </w:rPr>
      </w:pPr>
      <w:r w:rsidRPr="004362CF">
        <w:rPr>
          <w:rFonts w:asciiTheme="minorHAnsi" w:hAnsiTheme="minorHAnsi" w:cstheme="minorHAnsi"/>
        </w:rPr>
        <w:t>Contractors and agents who may handle internal or customer-related data.</w:t>
      </w:r>
    </w:p>
    <w:p w14:paraId="6C9894A0" w14:textId="77777777" w:rsidR="00CA39A6" w:rsidRPr="004362CF" w:rsidRDefault="00CA39A6">
      <w:pPr>
        <w:pStyle w:val="ListParagraph"/>
        <w:numPr>
          <w:ilvl w:val="0"/>
          <w:numId w:val="115"/>
        </w:numPr>
        <w:spacing w:after="200" w:line="276" w:lineRule="auto"/>
        <w:rPr>
          <w:rFonts w:asciiTheme="minorHAnsi" w:hAnsiTheme="minorHAnsi" w:cstheme="minorHAnsi"/>
        </w:rPr>
      </w:pPr>
      <w:r w:rsidRPr="004362CF">
        <w:rPr>
          <w:rFonts w:asciiTheme="minorHAnsi" w:hAnsiTheme="minorHAnsi" w:cstheme="minorHAnsi"/>
        </w:rPr>
        <w:t>Partners and distributors who interact with customer or product data.</w:t>
      </w:r>
    </w:p>
    <w:p w14:paraId="348AB15E" w14:textId="77777777" w:rsidR="00CA39A6" w:rsidRPr="004362CF" w:rsidRDefault="00CA39A6" w:rsidP="00CA39A6">
      <w:pPr>
        <w:rPr>
          <w:rFonts w:asciiTheme="minorHAnsi" w:hAnsiTheme="minorHAnsi" w:cstheme="minorHAnsi"/>
        </w:rPr>
      </w:pPr>
      <w:r w:rsidRPr="004362CF">
        <w:rPr>
          <w:rFonts w:asciiTheme="minorHAnsi" w:hAnsiTheme="minorHAnsi" w:cstheme="minorHAnsi"/>
        </w:rPr>
        <w:t xml:space="preserve">The SOP applies to third-party relationships in all geographic regions where </w:t>
      </w:r>
      <w:r>
        <w:rPr>
          <w:rFonts w:asciiTheme="minorHAnsi" w:hAnsiTheme="minorHAnsi" w:cstheme="minorHAnsi"/>
        </w:rPr>
        <w:t>Choksi Heraeus Private Limited</w:t>
      </w:r>
      <w:r w:rsidRPr="004362CF">
        <w:rPr>
          <w:rFonts w:asciiTheme="minorHAnsi" w:hAnsiTheme="minorHAnsi" w:cstheme="minorHAnsi"/>
        </w:rPr>
        <w:t xml:space="preserve"> operates.</w:t>
      </w:r>
    </w:p>
    <w:p w14:paraId="47C324B6" w14:textId="77777777" w:rsidR="00CA39A6" w:rsidRDefault="00CA39A6" w:rsidP="00CA39A6">
      <w:pPr>
        <w:rPr>
          <w:rFonts w:asciiTheme="minorHAnsi" w:hAnsiTheme="minorHAnsi" w:cstheme="minorHAnsi"/>
          <w:b/>
          <w:bCs/>
        </w:rPr>
      </w:pPr>
    </w:p>
    <w:p w14:paraId="2464317C" w14:textId="77777777" w:rsidR="00CA39A6" w:rsidRPr="004362CF" w:rsidRDefault="00CA39A6" w:rsidP="00CA39A6">
      <w:pPr>
        <w:rPr>
          <w:rFonts w:asciiTheme="minorHAnsi" w:hAnsiTheme="minorHAnsi" w:cstheme="minorHAnsi"/>
          <w:b/>
          <w:bCs/>
        </w:rPr>
      </w:pPr>
      <w:r w:rsidRPr="004362CF">
        <w:rPr>
          <w:rFonts w:asciiTheme="minorHAnsi" w:hAnsiTheme="minorHAnsi" w:cstheme="minorHAnsi"/>
          <w:b/>
          <w:bCs/>
        </w:rPr>
        <w:t>Procedure</w:t>
      </w:r>
    </w:p>
    <w:p w14:paraId="32CB33F2" w14:textId="77777777" w:rsidR="00CA39A6" w:rsidRPr="004362CF" w:rsidRDefault="00CA39A6" w:rsidP="00CA39A6">
      <w:pPr>
        <w:spacing w:before="100" w:beforeAutospacing="1" w:after="100" w:afterAutospacing="1"/>
        <w:jc w:val="both"/>
        <w:outlineLvl w:val="3"/>
        <w:rPr>
          <w:rFonts w:asciiTheme="minorHAnsi" w:hAnsiTheme="minorHAnsi" w:cstheme="minorHAnsi"/>
          <w:b/>
          <w:bCs/>
        </w:rPr>
      </w:pPr>
      <w:r w:rsidRPr="004362CF">
        <w:rPr>
          <w:rFonts w:asciiTheme="minorHAnsi" w:hAnsiTheme="minorHAnsi" w:cstheme="minorHAnsi"/>
          <w:b/>
          <w:bCs/>
        </w:rPr>
        <w:t>Step 1: Identification of Third Parties</w:t>
      </w:r>
    </w:p>
    <w:p w14:paraId="389492D9" w14:textId="77777777" w:rsidR="00CA39A6" w:rsidRPr="004362CF" w:rsidRDefault="00CA39A6">
      <w:pPr>
        <w:numPr>
          <w:ilvl w:val="0"/>
          <w:numId w:val="95"/>
        </w:numPr>
        <w:spacing w:before="100" w:beforeAutospacing="1" w:after="100" w:afterAutospacing="1"/>
        <w:jc w:val="both"/>
        <w:outlineLvl w:val="3"/>
        <w:rPr>
          <w:rFonts w:asciiTheme="minorHAnsi" w:hAnsiTheme="minorHAnsi" w:cstheme="minorHAnsi"/>
        </w:rPr>
      </w:pPr>
      <w:r w:rsidRPr="004362CF">
        <w:rPr>
          <w:rFonts w:asciiTheme="minorHAnsi" w:hAnsiTheme="minorHAnsi" w:cstheme="minorHAnsi"/>
          <w:b/>
          <w:bCs/>
        </w:rPr>
        <w:t>Applicability:</w:t>
      </w:r>
      <w:r w:rsidRPr="004362CF">
        <w:rPr>
          <w:rFonts w:asciiTheme="minorHAnsi" w:hAnsiTheme="minorHAnsi" w:cstheme="minorHAnsi"/>
        </w:rPr>
        <w:t xml:space="preserve"> Third parties with access to sensitive or proprietary information (including production data, client information, and employee data) must undergo information security due diligence.</w:t>
      </w:r>
    </w:p>
    <w:p w14:paraId="36D250B2" w14:textId="77777777" w:rsidR="00CA39A6" w:rsidRPr="004362CF" w:rsidRDefault="00CA39A6">
      <w:pPr>
        <w:numPr>
          <w:ilvl w:val="0"/>
          <w:numId w:val="95"/>
        </w:numPr>
        <w:spacing w:before="100" w:beforeAutospacing="1" w:after="100" w:afterAutospacing="1"/>
        <w:jc w:val="both"/>
        <w:outlineLvl w:val="3"/>
        <w:rPr>
          <w:rFonts w:asciiTheme="minorHAnsi" w:hAnsiTheme="minorHAnsi" w:cstheme="minorHAnsi"/>
        </w:rPr>
      </w:pPr>
      <w:r w:rsidRPr="004362CF">
        <w:rPr>
          <w:rFonts w:asciiTheme="minorHAnsi" w:hAnsiTheme="minorHAnsi" w:cstheme="minorHAnsi"/>
          <w:b/>
          <w:bCs/>
        </w:rPr>
        <w:t>Initial Assessment:</w:t>
      </w:r>
      <w:r w:rsidRPr="004362CF">
        <w:rPr>
          <w:rFonts w:asciiTheme="minorHAnsi" w:hAnsiTheme="minorHAnsi" w:cstheme="minorHAnsi"/>
        </w:rPr>
        <w:t xml:space="preserve"> Identify and categorize third parties based on the type of information they will have access to and the potential risk they pose to company information systems.</w:t>
      </w:r>
    </w:p>
    <w:p w14:paraId="3D6E898A" w14:textId="77777777" w:rsidR="00CA39A6" w:rsidRPr="004362CF" w:rsidRDefault="00CA39A6" w:rsidP="00CA39A6">
      <w:pPr>
        <w:spacing w:before="100" w:beforeAutospacing="1" w:after="100" w:afterAutospacing="1"/>
        <w:jc w:val="both"/>
        <w:outlineLvl w:val="3"/>
        <w:rPr>
          <w:rFonts w:asciiTheme="minorHAnsi" w:hAnsiTheme="minorHAnsi" w:cstheme="minorHAnsi"/>
          <w:b/>
          <w:bCs/>
        </w:rPr>
      </w:pPr>
      <w:r w:rsidRPr="004362CF">
        <w:rPr>
          <w:rFonts w:asciiTheme="minorHAnsi" w:hAnsiTheme="minorHAnsi" w:cstheme="minorHAnsi"/>
          <w:b/>
          <w:bCs/>
        </w:rPr>
        <w:t>Step 2: Risk Categorization</w:t>
      </w:r>
    </w:p>
    <w:p w14:paraId="549F5AE8" w14:textId="77777777" w:rsidR="00CA39A6" w:rsidRPr="004362CF" w:rsidRDefault="00CA39A6" w:rsidP="00CA39A6">
      <w:pPr>
        <w:spacing w:before="100" w:beforeAutospacing="1" w:after="100" w:afterAutospacing="1"/>
        <w:jc w:val="both"/>
        <w:outlineLvl w:val="3"/>
        <w:rPr>
          <w:rFonts w:asciiTheme="minorHAnsi" w:hAnsiTheme="minorHAnsi" w:cstheme="minorHAnsi"/>
        </w:rPr>
      </w:pPr>
      <w:r w:rsidRPr="004362CF">
        <w:rPr>
          <w:rFonts w:asciiTheme="minorHAnsi" w:hAnsiTheme="minorHAnsi" w:cstheme="minorHAnsi"/>
        </w:rPr>
        <w:t>Third parties will be classified into risk categories based on:</w:t>
      </w:r>
    </w:p>
    <w:p w14:paraId="006F6614" w14:textId="77777777" w:rsidR="00CA39A6" w:rsidRPr="004362CF" w:rsidRDefault="00CA39A6">
      <w:pPr>
        <w:numPr>
          <w:ilvl w:val="0"/>
          <w:numId w:val="96"/>
        </w:numPr>
        <w:spacing w:before="100" w:beforeAutospacing="1" w:after="100" w:afterAutospacing="1"/>
        <w:jc w:val="both"/>
        <w:outlineLvl w:val="3"/>
        <w:rPr>
          <w:rFonts w:asciiTheme="minorHAnsi" w:hAnsiTheme="minorHAnsi" w:cstheme="minorHAnsi"/>
        </w:rPr>
      </w:pPr>
      <w:r w:rsidRPr="004362CF">
        <w:rPr>
          <w:rFonts w:asciiTheme="minorHAnsi" w:hAnsiTheme="minorHAnsi" w:cstheme="minorHAnsi"/>
        </w:rPr>
        <w:t>The sensitivity of the data they handle (e.g., Personally Identifiable Information, confidential financial data).</w:t>
      </w:r>
    </w:p>
    <w:p w14:paraId="4CABC10A" w14:textId="77777777" w:rsidR="00CA39A6" w:rsidRPr="004362CF" w:rsidRDefault="00CA39A6">
      <w:pPr>
        <w:numPr>
          <w:ilvl w:val="0"/>
          <w:numId w:val="96"/>
        </w:numPr>
        <w:spacing w:before="100" w:beforeAutospacing="1" w:after="100" w:afterAutospacing="1"/>
        <w:jc w:val="both"/>
        <w:outlineLvl w:val="3"/>
        <w:rPr>
          <w:rFonts w:asciiTheme="minorHAnsi" w:hAnsiTheme="minorHAnsi" w:cstheme="minorHAnsi"/>
        </w:rPr>
      </w:pPr>
      <w:r w:rsidRPr="004362CF">
        <w:rPr>
          <w:rFonts w:asciiTheme="minorHAnsi" w:hAnsiTheme="minorHAnsi" w:cstheme="minorHAnsi"/>
        </w:rPr>
        <w:t>The level of access they have to the company’s systems or infrastructure (e.g., full access vs. limited access).</w:t>
      </w:r>
    </w:p>
    <w:p w14:paraId="74198A2D" w14:textId="77777777" w:rsidR="00CA39A6" w:rsidRPr="00AE6D08" w:rsidRDefault="00CA39A6">
      <w:pPr>
        <w:numPr>
          <w:ilvl w:val="0"/>
          <w:numId w:val="96"/>
        </w:numPr>
        <w:spacing w:before="100" w:beforeAutospacing="1" w:after="100" w:afterAutospacing="1"/>
        <w:jc w:val="both"/>
        <w:outlineLvl w:val="3"/>
        <w:rPr>
          <w:rFonts w:asciiTheme="minorHAnsi" w:hAnsiTheme="minorHAnsi" w:cstheme="minorHAnsi"/>
        </w:rPr>
      </w:pPr>
      <w:r w:rsidRPr="004362CF">
        <w:rPr>
          <w:rFonts w:asciiTheme="minorHAnsi" w:hAnsiTheme="minorHAnsi" w:cstheme="minorHAnsi"/>
        </w:rPr>
        <w:t>The location and regulatory environment in which they operate (e.g., regions with strict data protection laws).</w:t>
      </w:r>
    </w:p>
    <w:p w14:paraId="12D6DB15" w14:textId="77777777" w:rsidR="00CA39A6" w:rsidRPr="004362CF" w:rsidRDefault="00CA39A6" w:rsidP="00CA39A6">
      <w:pPr>
        <w:spacing w:before="100" w:beforeAutospacing="1" w:after="100" w:afterAutospacing="1"/>
        <w:jc w:val="both"/>
        <w:outlineLvl w:val="3"/>
        <w:rPr>
          <w:rFonts w:asciiTheme="minorHAnsi" w:hAnsiTheme="minorHAnsi" w:cstheme="minorHAnsi"/>
        </w:rPr>
      </w:pPr>
      <w:r w:rsidRPr="004362CF">
        <w:rPr>
          <w:rFonts w:asciiTheme="minorHAnsi" w:hAnsiTheme="minorHAnsi" w:cstheme="minorHAnsi"/>
          <w:b/>
          <w:bCs/>
        </w:rPr>
        <w:lastRenderedPageBreak/>
        <w:t>Risk Levels:</w:t>
      </w:r>
    </w:p>
    <w:p w14:paraId="579F7C7C" w14:textId="77777777" w:rsidR="00CA39A6" w:rsidRPr="004362CF" w:rsidRDefault="00CA39A6">
      <w:pPr>
        <w:numPr>
          <w:ilvl w:val="0"/>
          <w:numId w:val="97"/>
        </w:numPr>
        <w:spacing w:before="100" w:beforeAutospacing="1" w:after="100" w:afterAutospacing="1"/>
        <w:jc w:val="both"/>
        <w:outlineLvl w:val="3"/>
        <w:rPr>
          <w:rFonts w:asciiTheme="minorHAnsi" w:hAnsiTheme="minorHAnsi" w:cstheme="minorHAnsi"/>
        </w:rPr>
      </w:pPr>
      <w:r w:rsidRPr="004362CF">
        <w:rPr>
          <w:rFonts w:asciiTheme="minorHAnsi" w:hAnsiTheme="minorHAnsi" w:cstheme="minorHAnsi"/>
          <w:b/>
          <w:bCs/>
        </w:rPr>
        <w:t>Low Risk:</w:t>
      </w:r>
      <w:r w:rsidRPr="004362CF">
        <w:rPr>
          <w:rFonts w:asciiTheme="minorHAnsi" w:hAnsiTheme="minorHAnsi" w:cstheme="minorHAnsi"/>
        </w:rPr>
        <w:t xml:space="preserve"> Third parties with minimal or no access to sensitive data or systems.</w:t>
      </w:r>
    </w:p>
    <w:p w14:paraId="1C77824E" w14:textId="77777777" w:rsidR="00CA39A6" w:rsidRPr="004362CF" w:rsidRDefault="00CA39A6">
      <w:pPr>
        <w:numPr>
          <w:ilvl w:val="0"/>
          <w:numId w:val="97"/>
        </w:numPr>
        <w:spacing w:before="100" w:beforeAutospacing="1" w:after="100" w:afterAutospacing="1"/>
        <w:jc w:val="both"/>
        <w:outlineLvl w:val="3"/>
        <w:rPr>
          <w:rFonts w:asciiTheme="minorHAnsi" w:hAnsiTheme="minorHAnsi" w:cstheme="minorHAnsi"/>
        </w:rPr>
      </w:pPr>
      <w:r w:rsidRPr="004362CF">
        <w:rPr>
          <w:rFonts w:asciiTheme="minorHAnsi" w:hAnsiTheme="minorHAnsi" w:cstheme="minorHAnsi"/>
          <w:b/>
          <w:bCs/>
        </w:rPr>
        <w:t>Medium Risk:</w:t>
      </w:r>
      <w:r w:rsidRPr="004362CF">
        <w:rPr>
          <w:rFonts w:asciiTheme="minorHAnsi" w:hAnsiTheme="minorHAnsi" w:cstheme="minorHAnsi"/>
        </w:rPr>
        <w:t xml:space="preserve"> Third parties with restricted access to sensitive data or systems.</w:t>
      </w:r>
    </w:p>
    <w:p w14:paraId="2FCEBB56" w14:textId="77777777" w:rsidR="00CA39A6" w:rsidRPr="004362CF" w:rsidRDefault="00CA39A6">
      <w:pPr>
        <w:numPr>
          <w:ilvl w:val="0"/>
          <w:numId w:val="97"/>
        </w:numPr>
        <w:spacing w:before="100" w:beforeAutospacing="1" w:after="100" w:afterAutospacing="1"/>
        <w:jc w:val="both"/>
        <w:outlineLvl w:val="3"/>
        <w:rPr>
          <w:rFonts w:asciiTheme="minorHAnsi" w:hAnsiTheme="minorHAnsi" w:cstheme="minorHAnsi"/>
        </w:rPr>
      </w:pPr>
      <w:r w:rsidRPr="004362CF">
        <w:rPr>
          <w:rFonts w:asciiTheme="minorHAnsi" w:hAnsiTheme="minorHAnsi" w:cstheme="minorHAnsi"/>
          <w:b/>
          <w:bCs/>
        </w:rPr>
        <w:t>High Risk:</w:t>
      </w:r>
      <w:r w:rsidRPr="004362CF">
        <w:rPr>
          <w:rFonts w:asciiTheme="minorHAnsi" w:hAnsiTheme="minorHAnsi" w:cstheme="minorHAnsi"/>
        </w:rPr>
        <w:t xml:space="preserve"> Third parties with broad or unrestricted access to sensitive data or critical systems.</w:t>
      </w:r>
    </w:p>
    <w:p w14:paraId="28F59348" w14:textId="77777777" w:rsidR="00CA39A6" w:rsidRPr="004362CF" w:rsidRDefault="00CA39A6" w:rsidP="00CA39A6">
      <w:pPr>
        <w:spacing w:before="100" w:beforeAutospacing="1" w:after="100" w:afterAutospacing="1"/>
        <w:jc w:val="both"/>
        <w:outlineLvl w:val="3"/>
        <w:rPr>
          <w:rFonts w:asciiTheme="minorHAnsi" w:hAnsiTheme="minorHAnsi" w:cstheme="minorHAnsi"/>
          <w:b/>
          <w:bCs/>
        </w:rPr>
      </w:pPr>
      <w:r w:rsidRPr="004362CF">
        <w:rPr>
          <w:rFonts w:asciiTheme="minorHAnsi" w:hAnsiTheme="minorHAnsi" w:cstheme="minorHAnsi"/>
          <w:b/>
          <w:bCs/>
        </w:rPr>
        <w:t>Step 3: Due Diligence Process</w:t>
      </w:r>
    </w:p>
    <w:p w14:paraId="701FFE1B" w14:textId="77777777" w:rsidR="00CA39A6" w:rsidRPr="004362CF" w:rsidRDefault="00CA39A6">
      <w:pPr>
        <w:numPr>
          <w:ilvl w:val="0"/>
          <w:numId w:val="98"/>
        </w:numPr>
        <w:tabs>
          <w:tab w:val="clear" w:pos="360"/>
          <w:tab w:val="num" w:pos="720"/>
        </w:tabs>
        <w:spacing w:before="100" w:beforeAutospacing="1" w:after="100" w:afterAutospacing="1"/>
        <w:jc w:val="both"/>
        <w:outlineLvl w:val="3"/>
        <w:rPr>
          <w:rFonts w:asciiTheme="minorHAnsi" w:hAnsiTheme="minorHAnsi" w:cstheme="minorHAnsi"/>
        </w:rPr>
      </w:pPr>
      <w:r w:rsidRPr="004362CF">
        <w:rPr>
          <w:rFonts w:asciiTheme="minorHAnsi" w:hAnsiTheme="minorHAnsi" w:cstheme="minorHAnsi"/>
          <w:b/>
          <w:bCs/>
        </w:rPr>
        <w:t>Initial Evaluation:</w:t>
      </w:r>
    </w:p>
    <w:p w14:paraId="1664408E" w14:textId="77777777" w:rsidR="00CA39A6" w:rsidRPr="00AE6D08" w:rsidRDefault="00CA39A6">
      <w:pPr>
        <w:pStyle w:val="ListParagraph"/>
        <w:numPr>
          <w:ilvl w:val="0"/>
          <w:numId w:val="172"/>
        </w:numPr>
        <w:rPr>
          <w:rFonts w:asciiTheme="minorHAnsi" w:hAnsiTheme="minorHAnsi" w:cstheme="minorHAnsi"/>
        </w:rPr>
      </w:pPr>
      <w:r w:rsidRPr="00AE6D08">
        <w:rPr>
          <w:rFonts w:asciiTheme="minorHAnsi" w:hAnsiTheme="minorHAnsi" w:cstheme="minorHAnsi"/>
        </w:rPr>
        <w:t>Review third-party company profiles, including their information security policies and certifications (e.g., ISO 27001).</w:t>
      </w:r>
    </w:p>
    <w:p w14:paraId="1F0D4D0C" w14:textId="77777777" w:rsidR="00CA39A6" w:rsidRPr="00AE6D08" w:rsidRDefault="00CA39A6">
      <w:pPr>
        <w:pStyle w:val="ListParagraph"/>
        <w:numPr>
          <w:ilvl w:val="0"/>
          <w:numId w:val="172"/>
        </w:numPr>
        <w:rPr>
          <w:rFonts w:asciiTheme="minorHAnsi" w:hAnsiTheme="minorHAnsi" w:cstheme="minorHAnsi"/>
        </w:rPr>
      </w:pPr>
      <w:r w:rsidRPr="00AE6D08">
        <w:rPr>
          <w:rFonts w:asciiTheme="minorHAnsi" w:hAnsiTheme="minorHAnsi" w:cstheme="minorHAnsi"/>
        </w:rPr>
        <w:t>Verify their history regarding data breaches, security incidents, and compliance with applicable data protection regulations (e.g., GDPR, CCPA).</w:t>
      </w:r>
    </w:p>
    <w:p w14:paraId="5C518772" w14:textId="77777777" w:rsidR="00CA39A6" w:rsidRPr="004362CF" w:rsidRDefault="00CA39A6">
      <w:pPr>
        <w:numPr>
          <w:ilvl w:val="0"/>
          <w:numId w:val="98"/>
        </w:numPr>
        <w:tabs>
          <w:tab w:val="clear" w:pos="360"/>
          <w:tab w:val="num" w:pos="720"/>
        </w:tabs>
        <w:spacing w:before="100" w:beforeAutospacing="1" w:after="100" w:afterAutospacing="1"/>
        <w:jc w:val="both"/>
        <w:outlineLvl w:val="3"/>
        <w:rPr>
          <w:rFonts w:asciiTheme="minorHAnsi" w:hAnsiTheme="minorHAnsi" w:cstheme="minorHAnsi"/>
        </w:rPr>
      </w:pPr>
      <w:r w:rsidRPr="004362CF">
        <w:rPr>
          <w:rFonts w:asciiTheme="minorHAnsi" w:hAnsiTheme="minorHAnsi" w:cstheme="minorHAnsi"/>
          <w:b/>
          <w:bCs/>
        </w:rPr>
        <w:t>Information Security Questionnaire:</w:t>
      </w:r>
    </w:p>
    <w:p w14:paraId="3EC60232" w14:textId="77777777" w:rsidR="00CA39A6" w:rsidRPr="006F504A" w:rsidRDefault="00CA39A6">
      <w:pPr>
        <w:pStyle w:val="ListParagraph"/>
        <w:numPr>
          <w:ilvl w:val="0"/>
          <w:numId w:val="116"/>
        </w:numPr>
        <w:spacing w:before="100" w:beforeAutospacing="1" w:after="100" w:afterAutospacing="1"/>
        <w:jc w:val="both"/>
        <w:outlineLvl w:val="3"/>
        <w:rPr>
          <w:rFonts w:asciiTheme="minorHAnsi" w:hAnsiTheme="minorHAnsi" w:cstheme="minorHAnsi"/>
        </w:rPr>
      </w:pPr>
      <w:r w:rsidRPr="006F504A">
        <w:rPr>
          <w:rFonts w:asciiTheme="minorHAnsi" w:hAnsiTheme="minorHAnsi" w:cstheme="minorHAnsi"/>
        </w:rPr>
        <w:t>Require the third party to complete an information security questionnaire that covers:</w:t>
      </w:r>
    </w:p>
    <w:p w14:paraId="4D4F1393" w14:textId="77777777" w:rsidR="00CA39A6" w:rsidRPr="004362CF" w:rsidRDefault="00CA39A6">
      <w:pPr>
        <w:numPr>
          <w:ilvl w:val="1"/>
          <w:numId w:val="98"/>
        </w:numPr>
        <w:spacing w:before="100" w:beforeAutospacing="1" w:after="100" w:afterAutospacing="1"/>
        <w:jc w:val="both"/>
        <w:outlineLvl w:val="3"/>
        <w:rPr>
          <w:rFonts w:asciiTheme="minorHAnsi" w:hAnsiTheme="minorHAnsi" w:cstheme="minorHAnsi"/>
        </w:rPr>
      </w:pPr>
      <w:r w:rsidRPr="004362CF">
        <w:rPr>
          <w:rFonts w:asciiTheme="minorHAnsi" w:hAnsiTheme="minorHAnsi" w:cstheme="minorHAnsi"/>
        </w:rPr>
        <w:t>Information handling practices.</w:t>
      </w:r>
    </w:p>
    <w:p w14:paraId="6DAEDF51" w14:textId="77777777" w:rsidR="00CA39A6" w:rsidRPr="004362CF" w:rsidRDefault="00CA39A6">
      <w:pPr>
        <w:numPr>
          <w:ilvl w:val="1"/>
          <w:numId w:val="98"/>
        </w:numPr>
        <w:spacing w:before="100" w:beforeAutospacing="1" w:after="100" w:afterAutospacing="1"/>
        <w:jc w:val="both"/>
        <w:outlineLvl w:val="3"/>
        <w:rPr>
          <w:rFonts w:asciiTheme="minorHAnsi" w:hAnsiTheme="minorHAnsi" w:cstheme="minorHAnsi"/>
        </w:rPr>
      </w:pPr>
      <w:r w:rsidRPr="004362CF">
        <w:rPr>
          <w:rFonts w:asciiTheme="minorHAnsi" w:hAnsiTheme="minorHAnsi" w:cstheme="minorHAnsi"/>
        </w:rPr>
        <w:t>Security controls (e.g., firewalls, encryption, access management).</w:t>
      </w:r>
    </w:p>
    <w:p w14:paraId="68BA1C5C" w14:textId="77777777" w:rsidR="00CA39A6" w:rsidRPr="004362CF" w:rsidRDefault="00CA39A6">
      <w:pPr>
        <w:numPr>
          <w:ilvl w:val="1"/>
          <w:numId w:val="98"/>
        </w:numPr>
        <w:spacing w:before="100" w:beforeAutospacing="1" w:after="100" w:afterAutospacing="1"/>
        <w:jc w:val="both"/>
        <w:outlineLvl w:val="3"/>
        <w:rPr>
          <w:rFonts w:asciiTheme="minorHAnsi" w:hAnsiTheme="minorHAnsi" w:cstheme="minorHAnsi"/>
        </w:rPr>
      </w:pPr>
      <w:r w:rsidRPr="004362CF">
        <w:rPr>
          <w:rFonts w:asciiTheme="minorHAnsi" w:hAnsiTheme="minorHAnsi" w:cstheme="minorHAnsi"/>
        </w:rPr>
        <w:t>Incident response procedures.</w:t>
      </w:r>
    </w:p>
    <w:p w14:paraId="46DEF207" w14:textId="77777777" w:rsidR="00CA39A6" w:rsidRPr="00AE6D08" w:rsidRDefault="00CA39A6">
      <w:pPr>
        <w:numPr>
          <w:ilvl w:val="1"/>
          <w:numId w:val="98"/>
        </w:numPr>
        <w:spacing w:before="100" w:beforeAutospacing="1" w:after="100" w:afterAutospacing="1"/>
        <w:jc w:val="both"/>
        <w:outlineLvl w:val="3"/>
        <w:rPr>
          <w:rFonts w:asciiTheme="minorHAnsi" w:hAnsiTheme="minorHAnsi" w:cstheme="minorHAnsi"/>
        </w:rPr>
      </w:pPr>
      <w:r w:rsidRPr="004362CF">
        <w:rPr>
          <w:rFonts w:asciiTheme="minorHAnsi" w:hAnsiTheme="minorHAnsi" w:cstheme="minorHAnsi"/>
        </w:rPr>
        <w:t>Compliance with industry standards (e.g., GDPR).</w:t>
      </w:r>
    </w:p>
    <w:p w14:paraId="71F7D300" w14:textId="77777777" w:rsidR="00CA39A6" w:rsidRPr="004362CF" w:rsidRDefault="00CA39A6">
      <w:pPr>
        <w:numPr>
          <w:ilvl w:val="0"/>
          <w:numId w:val="98"/>
        </w:numPr>
        <w:tabs>
          <w:tab w:val="clear" w:pos="360"/>
          <w:tab w:val="num" w:pos="720"/>
        </w:tabs>
        <w:spacing w:before="100" w:beforeAutospacing="1" w:after="100" w:afterAutospacing="1"/>
        <w:jc w:val="both"/>
        <w:outlineLvl w:val="3"/>
        <w:rPr>
          <w:rFonts w:asciiTheme="minorHAnsi" w:hAnsiTheme="minorHAnsi" w:cstheme="minorHAnsi"/>
        </w:rPr>
      </w:pPr>
      <w:r w:rsidRPr="004362CF">
        <w:rPr>
          <w:rFonts w:asciiTheme="minorHAnsi" w:hAnsiTheme="minorHAnsi" w:cstheme="minorHAnsi"/>
          <w:b/>
          <w:bCs/>
        </w:rPr>
        <w:t>Screening:</w:t>
      </w:r>
    </w:p>
    <w:p w14:paraId="4B66ACBF" w14:textId="77777777" w:rsidR="00CA39A6" w:rsidRPr="004362CF" w:rsidRDefault="00CA39A6">
      <w:pPr>
        <w:numPr>
          <w:ilvl w:val="1"/>
          <w:numId w:val="98"/>
        </w:numPr>
        <w:spacing w:before="100" w:beforeAutospacing="1" w:after="100" w:afterAutospacing="1"/>
        <w:jc w:val="both"/>
        <w:outlineLvl w:val="3"/>
        <w:rPr>
          <w:rFonts w:asciiTheme="minorHAnsi" w:hAnsiTheme="minorHAnsi" w:cstheme="minorHAnsi"/>
        </w:rPr>
      </w:pPr>
      <w:r w:rsidRPr="004362CF">
        <w:rPr>
          <w:rFonts w:asciiTheme="minorHAnsi" w:hAnsiTheme="minorHAnsi" w:cstheme="minorHAnsi"/>
        </w:rPr>
        <w:t>Conduct a screening for any history of security incidents, data breaches, or compliance failures.</w:t>
      </w:r>
    </w:p>
    <w:p w14:paraId="3CFDFE11" w14:textId="77777777" w:rsidR="00CA39A6" w:rsidRPr="00AE6D08" w:rsidRDefault="00CA39A6">
      <w:pPr>
        <w:numPr>
          <w:ilvl w:val="1"/>
          <w:numId w:val="98"/>
        </w:numPr>
        <w:spacing w:before="100" w:beforeAutospacing="1" w:after="100" w:afterAutospacing="1"/>
        <w:jc w:val="both"/>
        <w:outlineLvl w:val="3"/>
        <w:rPr>
          <w:rFonts w:asciiTheme="minorHAnsi" w:hAnsiTheme="minorHAnsi" w:cstheme="minorHAnsi"/>
        </w:rPr>
      </w:pPr>
      <w:r w:rsidRPr="004362CF">
        <w:rPr>
          <w:rFonts w:asciiTheme="minorHAnsi" w:hAnsiTheme="minorHAnsi" w:cstheme="minorHAnsi"/>
        </w:rPr>
        <w:t>Use reputable screening tools or third-party services to verify information.</w:t>
      </w:r>
    </w:p>
    <w:p w14:paraId="7708B47B" w14:textId="77777777" w:rsidR="00CA39A6" w:rsidRPr="004362CF" w:rsidRDefault="00CA39A6">
      <w:pPr>
        <w:numPr>
          <w:ilvl w:val="0"/>
          <w:numId w:val="98"/>
        </w:numPr>
        <w:tabs>
          <w:tab w:val="clear" w:pos="360"/>
          <w:tab w:val="num" w:pos="720"/>
        </w:tabs>
        <w:spacing w:before="100" w:beforeAutospacing="1" w:after="100" w:afterAutospacing="1"/>
        <w:jc w:val="both"/>
        <w:outlineLvl w:val="3"/>
        <w:rPr>
          <w:rFonts w:asciiTheme="minorHAnsi" w:hAnsiTheme="minorHAnsi" w:cstheme="minorHAnsi"/>
        </w:rPr>
      </w:pPr>
      <w:r w:rsidRPr="004362CF">
        <w:rPr>
          <w:rFonts w:asciiTheme="minorHAnsi" w:hAnsiTheme="minorHAnsi" w:cstheme="minorHAnsi"/>
          <w:b/>
          <w:bCs/>
        </w:rPr>
        <w:t>On-Site Security Audit (for high-risk third parties):</w:t>
      </w:r>
    </w:p>
    <w:p w14:paraId="2400B883" w14:textId="77777777" w:rsidR="00CA39A6" w:rsidRPr="004362CF" w:rsidRDefault="00CA39A6">
      <w:pPr>
        <w:numPr>
          <w:ilvl w:val="1"/>
          <w:numId w:val="98"/>
        </w:numPr>
        <w:spacing w:before="100" w:beforeAutospacing="1" w:after="100" w:afterAutospacing="1"/>
        <w:jc w:val="both"/>
        <w:outlineLvl w:val="3"/>
        <w:rPr>
          <w:rFonts w:asciiTheme="minorHAnsi" w:hAnsiTheme="minorHAnsi" w:cstheme="minorHAnsi"/>
        </w:rPr>
      </w:pPr>
      <w:r w:rsidRPr="004362CF">
        <w:rPr>
          <w:rFonts w:asciiTheme="minorHAnsi" w:hAnsiTheme="minorHAnsi" w:cstheme="minorHAnsi"/>
        </w:rPr>
        <w:t>For high-risk third parties, conduct an on-site audit to assess the physical and digital security measures in place.</w:t>
      </w:r>
    </w:p>
    <w:p w14:paraId="4AB34DBC" w14:textId="77777777" w:rsidR="00CA39A6" w:rsidRPr="00941576" w:rsidRDefault="00CA39A6">
      <w:pPr>
        <w:numPr>
          <w:ilvl w:val="1"/>
          <w:numId w:val="98"/>
        </w:numPr>
        <w:spacing w:before="100" w:beforeAutospacing="1" w:after="100" w:afterAutospacing="1"/>
        <w:jc w:val="both"/>
        <w:outlineLvl w:val="3"/>
        <w:rPr>
          <w:rFonts w:asciiTheme="minorHAnsi" w:hAnsiTheme="minorHAnsi" w:cstheme="minorHAnsi"/>
        </w:rPr>
      </w:pPr>
      <w:r w:rsidRPr="004362CF">
        <w:rPr>
          <w:rFonts w:asciiTheme="minorHAnsi" w:hAnsiTheme="minorHAnsi" w:cstheme="minorHAnsi"/>
        </w:rPr>
        <w:t>Verify compliance with agreed-upon security protocols and company standards.</w:t>
      </w:r>
    </w:p>
    <w:p w14:paraId="5BB9FE76" w14:textId="77777777" w:rsidR="00CA39A6" w:rsidRPr="004362CF" w:rsidRDefault="00CA39A6" w:rsidP="00CA39A6">
      <w:pPr>
        <w:spacing w:before="100" w:beforeAutospacing="1" w:after="100" w:afterAutospacing="1"/>
        <w:jc w:val="both"/>
        <w:outlineLvl w:val="3"/>
        <w:rPr>
          <w:rFonts w:asciiTheme="minorHAnsi" w:hAnsiTheme="minorHAnsi" w:cstheme="minorHAnsi"/>
          <w:b/>
          <w:bCs/>
        </w:rPr>
      </w:pPr>
      <w:r w:rsidRPr="004362CF">
        <w:rPr>
          <w:rFonts w:asciiTheme="minorHAnsi" w:hAnsiTheme="minorHAnsi" w:cstheme="minorHAnsi"/>
          <w:b/>
          <w:bCs/>
        </w:rPr>
        <w:t>Step 4: Contractual Safeguards</w:t>
      </w:r>
    </w:p>
    <w:p w14:paraId="0963D48E" w14:textId="77777777" w:rsidR="00CA39A6" w:rsidRPr="004362CF" w:rsidRDefault="00CA39A6">
      <w:pPr>
        <w:numPr>
          <w:ilvl w:val="0"/>
          <w:numId w:val="99"/>
        </w:numPr>
        <w:spacing w:before="100" w:beforeAutospacing="1" w:after="100" w:afterAutospacing="1"/>
        <w:jc w:val="both"/>
        <w:outlineLvl w:val="3"/>
        <w:rPr>
          <w:rFonts w:asciiTheme="minorHAnsi" w:hAnsiTheme="minorHAnsi" w:cstheme="minorHAnsi"/>
        </w:rPr>
      </w:pPr>
      <w:r w:rsidRPr="004362CF">
        <w:rPr>
          <w:rFonts w:asciiTheme="minorHAnsi" w:hAnsiTheme="minorHAnsi" w:cstheme="minorHAnsi"/>
        </w:rPr>
        <w:t>All third-party agreements must include information security clauses that define:</w:t>
      </w:r>
    </w:p>
    <w:p w14:paraId="55DDFD56" w14:textId="77777777" w:rsidR="00CA39A6" w:rsidRPr="004362CF" w:rsidRDefault="00CA39A6">
      <w:pPr>
        <w:numPr>
          <w:ilvl w:val="1"/>
          <w:numId w:val="99"/>
        </w:numPr>
        <w:spacing w:before="100" w:beforeAutospacing="1" w:after="100" w:afterAutospacing="1"/>
        <w:jc w:val="both"/>
        <w:outlineLvl w:val="3"/>
        <w:rPr>
          <w:rFonts w:asciiTheme="minorHAnsi" w:hAnsiTheme="minorHAnsi" w:cstheme="minorHAnsi"/>
        </w:rPr>
      </w:pPr>
      <w:r w:rsidRPr="004362CF">
        <w:rPr>
          <w:rFonts w:asciiTheme="minorHAnsi" w:hAnsiTheme="minorHAnsi" w:cstheme="minorHAnsi"/>
        </w:rPr>
        <w:t>Responsibilities for protecting sensitive data.</w:t>
      </w:r>
    </w:p>
    <w:p w14:paraId="404CBD76" w14:textId="77777777" w:rsidR="00CA39A6" w:rsidRPr="004362CF" w:rsidRDefault="00CA39A6">
      <w:pPr>
        <w:numPr>
          <w:ilvl w:val="1"/>
          <w:numId w:val="99"/>
        </w:numPr>
        <w:spacing w:before="100" w:beforeAutospacing="1" w:after="100" w:afterAutospacing="1"/>
        <w:jc w:val="both"/>
        <w:outlineLvl w:val="3"/>
        <w:rPr>
          <w:rFonts w:asciiTheme="minorHAnsi" w:hAnsiTheme="minorHAnsi" w:cstheme="minorHAnsi"/>
        </w:rPr>
      </w:pPr>
      <w:r w:rsidRPr="004362CF">
        <w:rPr>
          <w:rFonts w:asciiTheme="minorHAnsi" w:hAnsiTheme="minorHAnsi" w:cstheme="minorHAnsi"/>
        </w:rPr>
        <w:t>Access control measures and limitations.</w:t>
      </w:r>
    </w:p>
    <w:p w14:paraId="5B0D1CF3" w14:textId="77777777" w:rsidR="00CA39A6" w:rsidRPr="004362CF" w:rsidRDefault="00CA39A6">
      <w:pPr>
        <w:numPr>
          <w:ilvl w:val="1"/>
          <w:numId w:val="99"/>
        </w:numPr>
        <w:spacing w:before="100" w:beforeAutospacing="1" w:after="100" w:afterAutospacing="1"/>
        <w:jc w:val="both"/>
        <w:outlineLvl w:val="3"/>
        <w:rPr>
          <w:rFonts w:asciiTheme="minorHAnsi" w:hAnsiTheme="minorHAnsi" w:cstheme="minorHAnsi"/>
        </w:rPr>
      </w:pPr>
      <w:r w:rsidRPr="004362CF">
        <w:rPr>
          <w:rFonts w:asciiTheme="minorHAnsi" w:hAnsiTheme="minorHAnsi" w:cstheme="minorHAnsi"/>
        </w:rPr>
        <w:t>Rights to audit and inspect security practices.</w:t>
      </w:r>
    </w:p>
    <w:p w14:paraId="211C8240" w14:textId="77777777" w:rsidR="00CA39A6" w:rsidRPr="004362CF" w:rsidRDefault="00CA39A6">
      <w:pPr>
        <w:numPr>
          <w:ilvl w:val="1"/>
          <w:numId w:val="99"/>
        </w:numPr>
        <w:spacing w:before="100" w:beforeAutospacing="1" w:after="100" w:afterAutospacing="1"/>
        <w:jc w:val="both"/>
        <w:outlineLvl w:val="3"/>
        <w:rPr>
          <w:rFonts w:asciiTheme="minorHAnsi" w:hAnsiTheme="minorHAnsi" w:cstheme="minorHAnsi"/>
        </w:rPr>
      </w:pPr>
      <w:r w:rsidRPr="004362CF">
        <w:rPr>
          <w:rFonts w:asciiTheme="minorHAnsi" w:hAnsiTheme="minorHAnsi" w:cstheme="minorHAnsi"/>
        </w:rPr>
        <w:t>Notification requirements in the event of a data breach.</w:t>
      </w:r>
    </w:p>
    <w:p w14:paraId="5DBDA146" w14:textId="77777777" w:rsidR="00CA39A6" w:rsidRPr="004362CF" w:rsidRDefault="00CA39A6">
      <w:pPr>
        <w:numPr>
          <w:ilvl w:val="1"/>
          <w:numId w:val="99"/>
        </w:numPr>
        <w:spacing w:before="100" w:beforeAutospacing="1" w:after="100" w:afterAutospacing="1"/>
        <w:jc w:val="both"/>
        <w:outlineLvl w:val="3"/>
        <w:rPr>
          <w:rFonts w:asciiTheme="minorHAnsi" w:hAnsiTheme="minorHAnsi" w:cstheme="minorHAnsi"/>
        </w:rPr>
      </w:pPr>
      <w:r w:rsidRPr="004362CF">
        <w:rPr>
          <w:rFonts w:asciiTheme="minorHAnsi" w:hAnsiTheme="minorHAnsi" w:cstheme="minorHAnsi"/>
        </w:rPr>
        <w:t>Termination clauses in case of security breaches or failure to meet security standards.</w:t>
      </w:r>
    </w:p>
    <w:p w14:paraId="4EE0D3F8" w14:textId="77777777" w:rsidR="00CA39A6" w:rsidRPr="004362CF" w:rsidRDefault="00CA39A6" w:rsidP="00CA39A6">
      <w:pPr>
        <w:spacing w:before="100" w:beforeAutospacing="1" w:after="100" w:afterAutospacing="1"/>
        <w:jc w:val="both"/>
        <w:outlineLvl w:val="3"/>
        <w:rPr>
          <w:rFonts w:asciiTheme="minorHAnsi" w:hAnsiTheme="minorHAnsi" w:cstheme="minorHAnsi"/>
          <w:b/>
          <w:bCs/>
        </w:rPr>
      </w:pPr>
      <w:r w:rsidRPr="004362CF">
        <w:rPr>
          <w:rFonts w:asciiTheme="minorHAnsi" w:hAnsiTheme="minorHAnsi" w:cstheme="minorHAnsi"/>
          <w:b/>
          <w:bCs/>
        </w:rPr>
        <w:t>Step 5: Approval Process</w:t>
      </w:r>
    </w:p>
    <w:p w14:paraId="2230AD42" w14:textId="77777777" w:rsidR="00CA39A6" w:rsidRPr="004362CF" w:rsidRDefault="00CA39A6">
      <w:pPr>
        <w:numPr>
          <w:ilvl w:val="0"/>
          <w:numId w:val="100"/>
        </w:numPr>
        <w:spacing w:before="100" w:beforeAutospacing="1" w:after="100" w:afterAutospacing="1"/>
        <w:jc w:val="both"/>
        <w:outlineLvl w:val="3"/>
        <w:rPr>
          <w:rFonts w:asciiTheme="minorHAnsi" w:hAnsiTheme="minorHAnsi" w:cstheme="minorHAnsi"/>
        </w:rPr>
      </w:pPr>
      <w:r w:rsidRPr="004362CF">
        <w:rPr>
          <w:rFonts w:asciiTheme="minorHAnsi" w:hAnsiTheme="minorHAnsi" w:cstheme="minorHAnsi"/>
          <w:b/>
          <w:bCs/>
        </w:rPr>
        <w:lastRenderedPageBreak/>
        <w:t>Low Risk:</w:t>
      </w:r>
      <w:r w:rsidRPr="004362CF">
        <w:rPr>
          <w:rFonts w:asciiTheme="minorHAnsi" w:hAnsiTheme="minorHAnsi" w:cstheme="minorHAnsi"/>
        </w:rPr>
        <w:t xml:space="preserve"> Approved by the procurement or department head based on the initial due diligence.</w:t>
      </w:r>
    </w:p>
    <w:p w14:paraId="4073807D" w14:textId="77777777" w:rsidR="00CA39A6" w:rsidRPr="004362CF" w:rsidRDefault="00CA39A6">
      <w:pPr>
        <w:numPr>
          <w:ilvl w:val="0"/>
          <w:numId w:val="100"/>
        </w:numPr>
        <w:spacing w:before="100" w:beforeAutospacing="1" w:after="100" w:afterAutospacing="1"/>
        <w:jc w:val="both"/>
        <w:outlineLvl w:val="3"/>
        <w:rPr>
          <w:rFonts w:asciiTheme="minorHAnsi" w:hAnsiTheme="minorHAnsi" w:cstheme="minorHAnsi"/>
        </w:rPr>
      </w:pPr>
      <w:r w:rsidRPr="004362CF">
        <w:rPr>
          <w:rFonts w:asciiTheme="minorHAnsi" w:hAnsiTheme="minorHAnsi" w:cstheme="minorHAnsi"/>
          <w:b/>
          <w:bCs/>
        </w:rPr>
        <w:t>Medium Risk:</w:t>
      </w:r>
      <w:r w:rsidRPr="004362CF">
        <w:rPr>
          <w:rFonts w:asciiTheme="minorHAnsi" w:hAnsiTheme="minorHAnsi" w:cstheme="minorHAnsi"/>
        </w:rPr>
        <w:t xml:space="preserve"> Requires approval from the Information Security Officer (ISO) and Legal/Compliance team.</w:t>
      </w:r>
    </w:p>
    <w:p w14:paraId="2A150823" w14:textId="77777777" w:rsidR="00CA39A6" w:rsidRPr="004362CF" w:rsidRDefault="00CA39A6">
      <w:pPr>
        <w:numPr>
          <w:ilvl w:val="0"/>
          <w:numId w:val="100"/>
        </w:numPr>
        <w:spacing w:before="100" w:beforeAutospacing="1" w:after="100" w:afterAutospacing="1"/>
        <w:jc w:val="both"/>
        <w:outlineLvl w:val="3"/>
        <w:rPr>
          <w:rFonts w:asciiTheme="minorHAnsi" w:hAnsiTheme="minorHAnsi" w:cstheme="minorHAnsi"/>
        </w:rPr>
      </w:pPr>
      <w:r w:rsidRPr="004362CF">
        <w:rPr>
          <w:rFonts w:asciiTheme="minorHAnsi" w:hAnsiTheme="minorHAnsi" w:cstheme="minorHAnsi"/>
          <w:b/>
          <w:bCs/>
        </w:rPr>
        <w:t>High Risk:</w:t>
      </w:r>
      <w:r w:rsidRPr="004362CF">
        <w:rPr>
          <w:rFonts w:asciiTheme="minorHAnsi" w:hAnsiTheme="minorHAnsi" w:cstheme="minorHAnsi"/>
        </w:rPr>
        <w:t xml:space="preserve"> Final approval by senior management and the Chief Information Security Officer (CISO).</w:t>
      </w:r>
    </w:p>
    <w:p w14:paraId="03E6008F" w14:textId="77777777" w:rsidR="00CA39A6" w:rsidRPr="004362CF" w:rsidRDefault="00CA39A6" w:rsidP="00CA39A6">
      <w:pPr>
        <w:spacing w:before="100" w:beforeAutospacing="1" w:after="100" w:afterAutospacing="1"/>
        <w:jc w:val="both"/>
        <w:outlineLvl w:val="3"/>
        <w:rPr>
          <w:rFonts w:asciiTheme="minorHAnsi" w:hAnsiTheme="minorHAnsi" w:cstheme="minorHAnsi"/>
          <w:b/>
          <w:bCs/>
        </w:rPr>
      </w:pPr>
      <w:r w:rsidRPr="004362CF">
        <w:rPr>
          <w:rFonts w:asciiTheme="minorHAnsi" w:hAnsiTheme="minorHAnsi" w:cstheme="minorHAnsi"/>
          <w:b/>
          <w:bCs/>
        </w:rPr>
        <w:t>Step 6: Monitoring and Ongoing Assessment</w:t>
      </w:r>
    </w:p>
    <w:p w14:paraId="29B01942" w14:textId="77777777" w:rsidR="00CA39A6" w:rsidRPr="004362CF" w:rsidRDefault="00CA39A6">
      <w:pPr>
        <w:numPr>
          <w:ilvl w:val="0"/>
          <w:numId w:val="101"/>
        </w:numPr>
        <w:spacing w:before="100" w:beforeAutospacing="1" w:after="100" w:afterAutospacing="1"/>
        <w:jc w:val="both"/>
        <w:outlineLvl w:val="3"/>
        <w:rPr>
          <w:rFonts w:asciiTheme="minorHAnsi" w:hAnsiTheme="minorHAnsi" w:cstheme="minorHAnsi"/>
        </w:rPr>
      </w:pPr>
      <w:r w:rsidRPr="004362CF">
        <w:rPr>
          <w:rFonts w:asciiTheme="minorHAnsi" w:hAnsiTheme="minorHAnsi" w:cstheme="minorHAnsi"/>
        </w:rPr>
        <w:t>Conduct annual reviews of third-party information security practices.</w:t>
      </w:r>
    </w:p>
    <w:p w14:paraId="63C5D25D" w14:textId="77777777" w:rsidR="00CA39A6" w:rsidRPr="004362CF" w:rsidRDefault="00CA39A6">
      <w:pPr>
        <w:numPr>
          <w:ilvl w:val="0"/>
          <w:numId w:val="101"/>
        </w:numPr>
        <w:spacing w:before="100" w:beforeAutospacing="1" w:after="100" w:afterAutospacing="1"/>
        <w:jc w:val="both"/>
        <w:outlineLvl w:val="3"/>
        <w:rPr>
          <w:rFonts w:asciiTheme="minorHAnsi" w:hAnsiTheme="minorHAnsi" w:cstheme="minorHAnsi"/>
        </w:rPr>
      </w:pPr>
      <w:r w:rsidRPr="004362CF">
        <w:rPr>
          <w:rFonts w:asciiTheme="minorHAnsi" w:hAnsiTheme="minorHAnsi" w:cstheme="minorHAnsi"/>
        </w:rPr>
        <w:t>Continuously monitor third-party activities to ensure compliance with security protocols.</w:t>
      </w:r>
    </w:p>
    <w:p w14:paraId="37242E60" w14:textId="77777777" w:rsidR="00CA39A6" w:rsidRPr="004362CF" w:rsidRDefault="00CA39A6">
      <w:pPr>
        <w:numPr>
          <w:ilvl w:val="0"/>
          <w:numId w:val="101"/>
        </w:numPr>
        <w:spacing w:before="100" w:beforeAutospacing="1" w:after="100" w:afterAutospacing="1"/>
        <w:jc w:val="both"/>
        <w:outlineLvl w:val="3"/>
        <w:rPr>
          <w:rFonts w:asciiTheme="minorHAnsi" w:hAnsiTheme="minorHAnsi" w:cstheme="minorHAnsi"/>
        </w:rPr>
      </w:pPr>
      <w:r w:rsidRPr="004362CF">
        <w:rPr>
          <w:rFonts w:asciiTheme="minorHAnsi" w:hAnsiTheme="minorHAnsi" w:cstheme="minorHAnsi"/>
        </w:rPr>
        <w:t>Use automated tools to detect unusual behavio</w:t>
      </w:r>
      <w:r>
        <w:rPr>
          <w:rFonts w:asciiTheme="minorHAnsi" w:hAnsiTheme="minorHAnsi" w:cstheme="minorHAnsi"/>
        </w:rPr>
        <w:t>u</w:t>
      </w:r>
      <w:r w:rsidRPr="004362CF">
        <w:rPr>
          <w:rFonts w:asciiTheme="minorHAnsi" w:hAnsiTheme="minorHAnsi" w:cstheme="minorHAnsi"/>
        </w:rPr>
        <w:t>r or potential vulnerabilities in third-party systems.</w:t>
      </w:r>
    </w:p>
    <w:p w14:paraId="0213E4A2" w14:textId="77777777" w:rsidR="00CA39A6" w:rsidRPr="004362CF" w:rsidRDefault="00CA39A6">
      <w:pPr>
        <w:numPr>
          <w:ilvl w:val="0"/>
          <w:numId w:val="101"/>
        </w:numPr>
        <w:spacing w:before="100" w:beforeAutospacing="1" w:after="100" w:afterAutospacing="1"/>
        <w:jc w:val="both"/>
        <w:outlineLvl w:val="3"/>
        <w:rPr>
          <w:rFonts w:asciiTheme="minorHAnsi" w:hAnsiTheme="minorHAnsi" w:cstheme="minorHAnsi"/>
        </w:rPr>
      </w:pPr>
      <w:r w:rsidRPr="004362CF">
        <w:rPr>
          <w:rFonts w:asciiTheme="minorHAnsi" w:hAnsiTheme="minorHAnsi" w:cstheme="minorHAnsi"/>
        </w:rPr>
        <w:t>Follow up on any changes in the third party’s security practices or infrastructure that may affect data security.</w:t>
      </w:r>
    </w:p>
    <w:p w14:paraId="5036C077" w14:textId="77777777" w:rsidR="00CA39A6" w:rsidRPr="004362CF" w:rsidRDefault="00CA39A6" w:rsidP="00CA39A6">
      <w:pPr>
        <w:spacing w:before="100" w:beforeAutospacing="1" w:after="100" w:afterAutospacing="1"/>
        <w:jc w:val="both"/>
        <w:outlineLvl w:val="3"/>
        <w:rPr>
          <w:rFonts w:asciiTheme="minorHAnsi" w:hAnsiTheme="minorHAnsi" w:cstheme="minorHAnsi"/>
          <w:b/>
          <w:bCs/>
        </w:rPr>
      </w:pPr>
      <w:r w:rsidRPr="004362CF">
        <w:rPr>
          <w:rFonts w:asciiTheme="minorHAnsi" w:hAnsiTheme="minorHAnsi" w:cstheme="minorHAnsi"/>
          <w:b/>
          <w:bCs/>
        </w:rPr>
        <w:t>Monitoring and Review</w:t>
      </w:r>
    </w:p>
    <w:p w14:paraId="5F82761D" w14:textId="77777777" w:rsidR="00CA39A6" w:rsidRPr="004362CF" w:rsidRDefault="00CA39A6">
      <w:pPr>
        <w:numPr>
          <w:ilvl w:val="0"/>
          <w:numId w:val="102"/>
        </w:numPr>
        <w:spacing w:before="100" w:beforeAutospacing="1" w:after="100" w:afterAutospacing="1"/>
        <w:jc w:val="both"/>
        <w:outlineLvl w:val="3"/>
        <w:rPr>
          <w:rFonts w:asciiTheme="minorHAnsi" w:hAnsiTheme="minorHAnsi" w:cstheme="minorHAnsi"/>
        </w:rPr>
      </w:pPr>
      <w:r w:rsidRPr="004362CF">
        <w:rPr>
          <w:rFonts w:asciiTheme="minorHAnsi" w:hAnsiTheme="minorHAnsi" w:cstheme="minorHAnsi"/>
          <w:b/>
          <w:bCs/>
        </w:rPr>
        <w:t>Continuous Monitoring:</w:t>
      </w:r>
      <w:r w:rsidRPr="004362CF">
        <w:rPr>
          <w:rFonts w:asciiTheme="minorHAnsi" w:hAnsiTheme="minorHAnsi" w:cstheme="minorHAnsi"/>
        </w:rPr>
        <w:t xml:space="preserve"> Use automated monitoring tools to track third-party access to sensitive data and systems.</w:t>
      </w:r>
    </w:p>
    <w:p w14:paraId="2AFA220F" w14:textId="77777777" w:rsidR="00CA39A6" w:rsidRPr="004362CF" w:rsidRDefault="00CA39A6">
      <w:pPr>
        <w:numPr>
          <w:ilvl w:val="0"/>
          <w:numId w:val="102"/>
        </w:numPr>
        <w:spacing w:before="100" w:beforeAutospacing="1" w:after="100" w:afterAutospacing="1"/>
        <w:jc w:val="both"/>
        <w:outlineLvl w:val="3"/>
        <w:rPr>
          <w:rFonts w:asciiTheme="minorHAnsi" w:hAnsiTheme="minorHAnsi" w:cstheme="minorHAnsi"/>
        </w:rPr>
      </w:pPr>
      <w:r w:rsidRPr="004362CF">
        <w:rPr>
          <w:rFonts w:asciiTheme="minorHAnsi" w:hAnsiTheme="minorHAnsi" w:cstheme="minorHAnsi"/>
          <w:b/>
          <w:bCs/>
        </w:rPr>
        <w:t>Periodic Audits:</w:t>
      </w:r>
      <w:r w:rsidRPr="004362CF">
        <w:rPr>
          <w:rFonts w:asciiTheme="minorHAnsi" w:hAnsiTheme="minorHAnsi" w:cstheme="minorHAnsi"/>
        </w:rPr>
        <w:t xml:space="preserve"> Schedule periodic security audits and vulnerability assessments to verify that third-party security measures remain effective.</w:t>
      </w:r>
    </w:p>
    <w:p w14:paraId="58F96606" w14:textId="77777777" w:rsidR="00CA39A6" w:rsidRPr="004362CF" w:rsidRDefault="00CA39A6">
      <w:pPr>
        <w:numPr>
          <w:ilvl w:val="0"/>
          <w:numId w:val="102"/>
        </w:numPr>
        <w:spacing w:before="100" w:beforeAutospacing="1" w:after="100" w:afterAutospacing="1"/>
        <w:jc w:val="both"/>
        <w:outlineLvl w:val="3"/>
        <w:rPr>
          <w:rFonts w:asciiTheme="minorHAnsi" w:hAnsiTheme="minorHAnsi" w:cstheme="minorHAnsi"/>
        </w:rPr>
      </w:pPr>
      <w:r w:rsidRPr="004362CF">
        <w:rPr>
          <w:rFonts w:asciiTheme="minorHAnsi" w:hAnsiTheme="minorHAnsi" w:cstheme="minorHAnsi"/>
          <w:b/>
          <w:bCs/>
        </w:rPr>
        <w:t>Incident Response:</w:t>
      </w:r>
      <w:r w:rsidRPr="004362CF">
        <w:rPr>
          <w:rFonts w:asciiTheme="minorHAnsi" w:hAnsiTheme="minorHAnsi" w:cstheme="minorHAnsi"/>
        </w:rPr>
        <w:t xml:space="preserve"> If a third-party security breach is identified, the incident response protocol should be activated to mitigate any damage and prevent recurrence.</w:t>
      </w:r>
    </w:p>
    <w:p w14:paraId="72CBE671" w14:textId="77777777" w:rsidR="00CA39A6" w:rsidRPr="004362CF" w:rsidRDefault="00CA39A6" w:rsidP="00CA39A6">
      <w:pPr>
        <w:spacing w:before="100" w:beforeAutospacing="1" w:after="100" w:afterAutospacing="1"/>
        <w:jc w:val="both"/>
        <w:outlineLvl w:val="3"/>
        <w:rPr>
          <w:rFonts w:asciiTheme="minorHAnsi" w:hAnsiTheme="minorHAnsi" w:cstheme="minorHAnsi"/>
          <w:b/>
          <w:bCs/>
        </w:rPr>
      </w:pPr>
      <w:r w:rsidRPr="004362CF">
        <w:rPr>
          <w:rFonts w:asciiTheme="minorHAnsi" w:hAnsiTheme="minorHAnsi" w:cstheme="minorHAnsi"/>
          <w:b/>
          <w:bCs/>
        </w:rPr>
        <w:t>Compliance</w:t>
      </w:r>
    </w:p>
    <w:p w14:paraId="13547D55" w14:textId="77777777" w:rsidR="00CA39A6" w:rsidRPr="004362CF" w:rsidRDefault="00CA39A6" w:rsidP="00CA39A6">
      <w:pPr>
        <w:spacing w:before="100" w:beforeAutospacing="1" w:after="100" w:afterAutospacing="1"/>
        <w:jc w:val="both"/>
        <w:outlineLvl w:val="3"/>
        <w:rPr>
          <w:rFonts w:asciiTheme="minorHAnsi" w:hAnsiTheme="minorHAnsi" w:cstheme="minorHAnsi"/>
        </w:rPr>
      </w:pPr>
      <w:r w:rsidRPr="004362CF">
        <w:rPr>
          <w:rFonts w:asciiTheme="minorHAnsi" w:hAnsiTheme="minorHAnsi" w:cstheme="minorHAnsi"/>
        </w:rPr>
        <w:t>This SOP complies with applicable information security standards and legal frameworks, including:</w:t>
      </w:r>
    </w:p>
    <w:p w14:paraId="2B58D828" w14:textId="77777777" w:rsidR="00CA39A6" w:rsidRPr="006F504A" w:rsidRDefault="00CA39A6">
      <w:pPr>
        <w:numPr>
          <w:ilvl w:val="0"/>
          <w:numId w:val="103"/>
        </w:numPr>
        <w:spacing w:before="100" w:beforeAutospacing="1" w:after="100" w:afterAutospacing="1"/>
        <w:jc w:val="both"/>
        <w:outlineLvl w:val="3"/>
        <w:rPr>
          <w:rFonts w:asciiTheme="minorHAnsi" w:hAnsiTheme="minorHAnsi" w:cstheme="minorHAnsi"/>
        </w:rPr>
      </w:pPr>
      <w:r w:rsidRPr="006F504A">
        <w:rPr>
          <w:rFonts w:asciiTheme="minorHAnsi" w:hAnsiTheme="minorHAnsi" w:cstheme="minorHAnsi"/>
        </w:rPr>
        <w:t>General Data Protection Regulation (GDPR)</w:t>
      </w:r>
    </w:p>
    <w:p w14:paraId="0A694BCE" w14:textId="77777777" w:rsidR="00CA39A6" w:rsidRPr="006F504A" w:rsidRDefault="00CA39A6">
      <w:pPr>
        <w:numPr>
          <w:ilvl w:val="0"/>
          <w:numId w:val="103"/>
        </w:numPr>
        <w:spacing w:before="100" w:beforeAutospacing="1" w:after="100" w:afterAutospacing="1"/>
        <w:jc w:val="both"/>
        <w:outlineLvl w:val="3"/>
        <w:rPr>
          <w:rFonts w:asciiTheme="minorHAnsi" w:hAnsiTheme="minorHAnsi" w:cstheme="minorHAnsi"/>
        </w:rPr>
      </w:pPr>
      <w:r w:rsidRPr="006F504A">
        <w:rPr>
          <w:rFonts w:asciiTheme="minorHAnsi" w:hAnsiTheme="minorHAnsi" w:cstheme="minorHAnsi"/>
        </w:rPr>
        <w:t>ISO 27001</w:t>
      </w:r>
    </w:p>
    <w:p w14:paraId="048DC614" w14:textId="77777777" w:rsidR="00CA39A6" w:rsidRPr="004362CF" w:rsidRDefault="00CA39A6" w:rsidP="00CA39A6">
      <w:pPr>
        <w:spacing w:before="100" w:beforeAutospacing="1" w:after="100" w:afterAutospacing="1"/>
        <w:jc w:val="both"/>
        <w:outlineLvl w:val="3"/>
        <w:rPr>
          <w:rFonts w:asciiTheme="minorHAnsi" w:hAnsiTheme="minorHAnsi" w:cstheme="minorHAnsi"/>
        </w:rPr>
      </w:pPr>
      <w:r w:rsidRPr="004362CF">
        <w:rPr>
          <w:rFonts w:asciiTheme="minorHAnsi" w:hAnsiTheme="minorHAnsi" w:cstheme="minorHAnsi"/>
        </w:rPr>
        <w:t>Non-compliance by third parties may lead to the termination of business relationships and legal consequences.</w:t>
      </w:r>
    </w:p>
    <w:p w14:paraId="4DF48F22" w14:textId="77777777" w:rsidR="00CA39A6" w:rsidRPr="004362CF" w:rsidRDefault="00CA39A6" w:rsidP="00CA39A6">
      <w:pPr>
        <w:spacing w:before="100" w:beforeAutospacing="1" w:after="100" w:afterAutospacing="1"/>
        <w:jc w:val="both"/>
        <w:outlineLvl w:val="3"/>
        <w:rPr>
          <w:rFonts w:asciiTheme="minorHAnsi" w:hAnsiTheme="minorHAnsi" w:cstheme="minorHAnsi"/>
          <w:b/>
          <w:bCs/>
        </w:rPr>
      </w:pPr>
      <w:r w:rsidRPr="004362CF">
        <w:rPr>
          <w:rFonts w:asciiTheme="minorHAnsi" w:hAnsiTheme="minorHAnsi" w:cstheme="minorHAnsi"/>
          <w:b/>
          <w:bCs/>
        </w:rPr>
        <w:t>6. Responsibilities</w:t>
      </w:r>
    </w:p>
    <w:p w14:paraId="3A23E916" w14:textId="77777777" w:rsidR="00CA39A6" w:rsidRPr="004362CF" w:rsidRDefault="00CA39A6">
      <w:pPr>
        <w:numPr>
          <w:ilvl w:val="0"/>
          <w:numId w:val="104"/>
        </w:numPr>
        <w:spacing w:before="100" w:beforeAutospacing="1" w:after="100" w:afterAutospacing="1"/>
        <w:jc w:val="both"/>
        <w:outlineLvl w:val="3"/>
        <w:rPr>
          <w:rFonts w:asciiTheme="minorHAnsi" w:hAnsiTheme="minorHAnsi" w:cstheme="minorHAnsi"/>
        </w:rPr>
      </w:pPr>
      <w:r w:rsidRPr="004362CF">
        <w:rPr>
          <w:rFonts w:asciiTheme="minorHAnsi" w:hAnsiTheme="minorHAnsi" w:cstheme="minorHAnsi"/>
          <w:b/>
          <w:bCs/>
        </w:rPr>
        <w:t>Employees:</w:t>
      </w:r>
      <w:r w:rsidRPr="004362CF">
        <w:rPr>
          <w:rFonts w:asciiTheme="minorHAnsi" w:hAnsiTheme="minorHAnsi" w:cstheme="minorHAnsi"/>
        </w:rPr>
        <w:t xml:space="preserve"> Ensure that any third-party engagements requiring access to sensitive information follow the appropriate due diligence process.</w:t>
      </w:r>
    </w:p>
    <w:p w14:paraId="0EB1D3C0" w14:textId="77777777" w:rsidR="00CA39A6" w:rsidRPr="004362CF" w:rsidRDefault="00CA39A6">
      <w:pPr>
        <w:numPr>
          <w:ilvl w:val="0"/>
          <w:numId w:val="104"/>
        </w:numPr>
        <w:spacing w:before="100" w:beforeAutospacing="1" w:after="100" w:afterAutospacing="1"/>
        <w:jc w:val="both"/>
        <w:outlineLvl w:val="3"/>
        <w:rPr>
          <w:rFonts w:asciiTheme="minorHAnsi" w:hAnsiTheme="minorHAnsi" w:cstheme="minorHAnsi"/>
        </w:rPr>
      </w:pPr>
      <w:r w:rsidRPr="004362CF">
        <w:rPr>
          <w:rFonts w:asciiTheme="minorHAnsi" w:hAnsiTheme="minorHAnsi" w:cstheme="minorHAnsi"/>
          <w:b/>
          <w:bCs/>
        </w:rPr>
        <w:t>Information Security Officer (ISO):</w:t>
      </w:r>
      <w:r w:rsidRPr="004362CF">
        <w:rPr>
          <w:rFonts w:asciiTheme="minorHAnsi" w:hAnsiTheme="minorHAnsi" w:cstheme="minorHAnsi"/>
        </w:rPr>
        <w:t xml:space="preserve"> Lead the due diligence process for third-party security evaluations, especially for medium- and high-risk vendors.</w:t>
      </w:r>
    </w:p>
    <w:p w14:paraId="57152FA9" w14:textId="77777777" w:rsidR="00CA39A6" w:rsidRPr="004362CF" w:rsidRDefault="00CA39A6">
      <w:pPr>
        <w:numPr>
          <w:ilvl w:val="0"/>
          <w:numId w:val="104"/>
        </w:numPr>
        <w:spacing w:before="100" w:beforeAutospacing="1" w:after="100" w:afterAutospacing="1"/>
        <w:jc w:val="both"/>
        <w:outlineLvl w:val="3"/>
        <w:rPr>
          <w:rFonts w:asciiTheme="minorHAnsi" w:hAnsiTheme="minorHAnsi" w:cstheme="minorHAnsi"/>
        </w:rPr>
      </w:pPr>
      <w:r w:rsidRPr="004362CF">
        <w:rPr>
          <w:rFonts w:asciiTheme="minorHAnsi" w:hAnsiTheme="minorHAnsi" w:cstheme="minorHAnsi"/>
          <w:b/>
          <w:bCs/>
        </w:rPr>
        <w:t>Procurement Team:</w:t>
      </w:r>
      <w:r w:rsidRPr="004362CF">
        <w:rPr>
          <w:rFonts w:asciiTheme="minorHAnsi" w:hAnsiTheme="minorHAnsi" w:cstheme="minorHAnsi"/>
        </w:rPr>
        <w:t xml:space="preserve"> Ensure that information security requirements are incorporated into contracts with third parties.</w:t>
      </w:r>
    </w:p>
    <w:p w14:paraId="62D24819" w14:textId="77777777" w:rsidR="00CA39A6" w:rsidRPr="004362CF" w:rsidRDefault="00CA39A6">
      <w:pPr>
        <w:numPr>
          <w:ilvl w:val="0"/>
          <w:numId w:val="104"/>
        </w:numPr>
        <w:spacing w:before="100" w:beforeAutospacing="1" w:after="100" w:afterAutospacing="1"/>
        <w:jc w:val="both"/>
        <w:outlineLvl w:val="3"/>
        <w:rPr>
          <w:rFonts w:asciiTheme="minorHAnsi" w:hAnsiTheme="minorHAnsi" w:cstheme="minorHAnsi"/>
        </w:rPr>
      </w:pPr>
      <w:r w:rsidRPr="004362CF">
        <w:rPr>
          <w:rFonts w:asciiTheme="minorHAnsi" w:hAnsiTheme="minorHAnsi" w:cstheme="minorHAnsi"/>
          <w:b/>
          <w:bCs/>
        </w:rPr>
        <w:lastRenderedPageBreak/>
        <w:t>Legal and Compliance Team:</w:t>
      </w:r>
      <w:r w:rsidRPr="004362CF">
        <w:rPr>
          <w:rFonts w:asciiTheme="minorHAnsi" w:hAnsiTheme="minorHAnsi" w:cstheme="minorHAnsi"/>
        </w:rPr>
        <w:t xml:space="preserve"> Review contracts to ensure they meet regulatory and security requirements.</w:t>
      </w:r>
    </w:p>
    <w:p w14:paraId="3824E1E4" w14:textId="77777777" w:rsidR="00CA39A6" w:rsidRPr="004362CF" w:rsidRDefault="00CA39A6">
      <w:pPr>
        <w:numPr>
          <w:ilvl w:val="0"/>
          <w:numId w:val="104"/>
        </w:numPr>
        <w:spacing w:before="100" w:beforeAutospacing="1" w:after="100" w:afterAutospacing="1"/>
        <w:jc w:val="both"/>
        <w:outlineLvl w:val="3"/>
        <w:rPr>
          <w:rFonts w:asciiTheme="minorHAnsi" w:hAnsiTheme="minorHAnsi" w:cstheme="minorHAnsi"/>
        </w:rPr>
      </w:pPr>
      <w:r w:rsidRPr="004362CF">
        <w:rPr>
          <w:rFonts w:asciiTheme="minorHAnsi" w:hAnsiTheme="minorHAnsi" w:cstheme="minorHAnsi"/>
          <w:b/>
          <w:bCs/>
        </w:rPr>
        <w:t>Information Security Officer (ISO):</w:t>
      </w:r>
      <w:r w:rsidRPr="004362CF">
        <w:rPr>
          <w:rFonts w:asciiTheme="minorHAnsi" w:hAnsiTheme="minorHAnsi" w:cstheme="minorHAnsi"/>
        </w:rPr>
        <w:t xml:space="preserve"> Oversee the entire due diligence program, especially for high-risk third-party relationships.</w:t>
      </w:r>
    </w:p>
    <w:p w14:paraId="79FAB680" w14:textId="77777777" w:rsidR="00CA39A6" w:rsidRPr="00F81F50" w:rsidRDefault="00CA39A6">
      <w:pPr>
        <w:numPr>
          <w:ilvl w:val="0"/>
          <w:numId w:val="104"/>
        </w:numPr>
        <w:spacing w:before="100" w:beforeAutospacing="1" w:after="100" w:afterAutospacing="1"/>
        <w:jc w:val="both"/>
        <w:outlineLvl w:val="3"/>
        <w:rPr>
          <w:rFonts w:asciiTheme="minorHAnsi" w:hAnsiTheme="minorHAnsi" w:cstheme="minorHAnsi"/>
        </w:rPr>
      </w:pPr>
      <w:r w:rsidRPr="004362CF">
        <w:rPr>
          <w:rFonts w:asciiTheme="minorHAnsi" w:hAnsiTheme="minorHAnsi" w:cstheme="minorHAnsi"/>
          <w:b/>
          <w:bCs/>
        </w:rPr>
        <w:t>Third Parties:</w:t>
      </w:r>
      <w:r w:rsidRPr="004362CF">
        <w:rPr>
          <w:rFonts w:asciiTheme="minorHAnsi" w:hAnsiTheme="minorHAnsi" w:cstheme="minorHAnsi"/>
        </w:rPr>
        <w:t xml:space="preserve"> Comply with all agreed-upon security standards and participate in regular security reviews and audits.</w:t>
      </w:r>
    </w:p>
    <w:p w14:paraId="22384211" w14:textId="77777777" w:rsidR="00CA39A6" w:rsidRPr="004362CF" w:rsidRDefault="00CA39A6" w:rsidP="00CA39A6">
      <w:pPr>
        <w:spacing w:before="100" w:beforeAutospacing="1" w:after="100" w:afterAutospacing="1"/>
        <w:jc w:val="both"/>
        <w:outlineLvl w:val="3"/>
        <w:rPr>
          <w:rFonts w:asciiTheme="minorHAnsi" w:hAnsiTheme="minorHAnsi" w:cstheme="minorHAnsi"/>
          <w:b/>
          <w:bCs/>
        </w:rPr>
      </w:pPr>
      <w:r w:rsidRPr="004362CF">
        <w:rPr>
          <w:rFonts w:asciiTheme="minorHAnsi" w:hAnsiTheme="minorHAnsi" w:cstheme="minorHAnsi"/>
          <w:b/>
          <w:bCs/>
        </w:rPr>
        <w:t>7. Review Mechanism</w:t>
      </w:r>
    </w:p>
    <w:p w14:paraId="634B3980" w14:textId="77777777" w:rsidR="00CA39A6" w:rsidRPr="004362CF" w:rsidRDefault="00CA39A6">
      <w:pPr>
        <w:numPr>
          <w:ilvl w:val="0"/>
          <w:numId w:val="105"/>
        </w:numPr>
        <w:spacing w:before="100" w:beforeAutospacing="1" w:after="100" w:afterAutospacing="1"/>
        <w:jc w:val="both"/>
        <w:outlineLvl w:val="3"/>
        <w:rPr>
          <w:rFonts w:asciiTheme="minorHAnsi" w:hAnsiTheme="minorHAnsi" w:cstheme="minorHAnsi"/>
        </w:rPr>
      </w:pPr>
      <w:r w:rsidRPr="004362CF">
        <w:rPr>
          <w:rFonts w:asciiTheme="minorHAnsi" w:hAnsiTheme="minorHAnsi" w:cstheme="minorHAnsi"/>
        </w:rPr>
        <w:t>This SOP will be reviewed annually by the Information Security officer.</w:t>
      </w:r>
    </w:p>
    <w:p w14:paraId="57E9CD99" w14:textId="77777777" w:rsidR="00CA39A6" w:rsidRPr="004362CF" w:rsidRDefault="00CA39A6">
      <w:pPr>
        <w:numPr>
          <w:ilvl w:val="0"/>
          <w:numId w:val="105"/>
        </w:numPr>
        <w:spacing w:before="100" w:beforeAutospacing="1" w:after="100" w:afterAutospacing="1"/>
        <w:jc w:val="both"/>
        <w:outlineLvl w:val="3"/>
        <w:rPr>
          <w:rFonts w:asciiTheme="minorHAnsi" w:hAnsiTheme="minorHAnsi" w:cstheme="minorHAnsi"/>
        </w:rPr>
      </w:pPr>
      <w:r w:rsidRPr="004362CF">
        <w:rPr>
          <w:rFonts w:asciiTheme="minorHAnsi" w:hAnsiTheme="minorHAnsi" w:cstheme="minorHAnsi"/>
        </w:rPr>
        <w:t>Changes in regulations or the company’s security needs will be reflected in the SOP to maintain effectiveness.</w:t>
      </w:r>
    </w:p>
    <w:p w14:paraId="3F814837" w14:textId="77777777" w:rsidR="00CA39A6" w:rsidRDefault="00CA39A6">
      <w:pPr>
        <w:numPr>
          <w:ilvl w:val="0"/>
          <w:numId w:val="105"/>
        </w:numPr>
        <w:spacing w:before="100" w:beforeAutospacing="1" w:after="100" w:afterAutospacing="1"/>
        <w:jc w:val="both"/>
        <w:outlineLvl w:val="3"/>
        <w:rPr>
          <w:rFonts w:asciiTheme="minorHAnsi" w:hAnsiTheme="minorHAnsi" w:cstheme="minorHAnsi"/>
        </w:rPr>
      </w:pPr>
      <w:r w:rsidRPr="004362CF">
        <w:rPr>
          <w:rFonts w:asciiTheme="minorHAnsi" w:hAnsiTheme="minorHAnsi" w:cstheme="minorHAnsi"/>
        </w:rPr>
        <w:t>Updates will be communicated to relevant stakeholders, and training on the revised SOP will be provided as necessary.</w:t>
      </w:r>
    </w:p>
    <w:p w14:paraId="5DBC3374" w14:textId="77777777" w:rsidR="00CA39A6" w:rsidRDefault="00CA39A6" w:rsidP="00CA39A6"/>
    <w:p w14:paraId="180EE24D" w14:textId="77777777" w:rsidR="00CA39A6" w:rsidRDefault="00CA39A6" w:rsidP="00CA39A6"/>
    <w:p w14:paraId="0E0C72CD" w14:textId="77777777" w:rsidR="00CA39A6" w:rsidRDefault="00CA39A6" w:rsidP="00CA39A6"/>
    <w:p w14:paraId="0E9CD940" w14:textId="77777777" w:rsidR="00CA39A6" w:rsidRDefault="00CA39A6" w:rsidP="00CA39A6"/>
    <w:p w14:paraId="32471743" w14:textId="77777777" w:rsidR="00CA39A6" w:rsidRDefault="00CA39A6" w:rsidP="00CA39A6"/>
    <w:p w14:paraId="6C5422DB" w14:textId="77777777" w:rsidR="00CA39A6" w:rsidRDefault="00CA39A6" w:rsidP="00CA39A6"/>
    <w:p w14:paraId="72CA0A44" w14:textId="77777777" w:rsidR="00CA39A6" w:rsidRDefault="00CA39A6" w:rsidP="00CA39A6"/>
    <w:p w14:paraId="4BF8C352" w14:textId="77777777" w:rsidR="00CA39A6" w:rsidRDefault="00CA39A6" w:rsidP="00CA39A6"/>
    <w:p w14:paraId="2169FAEE" w14:textId="77777777" w:rsidR="00CA39A6" w:rsidRDefault="00CA39A6" w:rsidP="00CA39A6"/>
    <w:p w14:paraId="79CC43A4" w14:textId="77777777" w:rsidR="00CA39A6" w:rsidRDefault="00CA39A6" w:rsidP="00CA39A6"/>
    <w:p w14:paraId="2C4BD9D9" w14:textId="77777777" w:rsidR="00CA39A6" w:rsidRDefault="00CA39A6" w:rsidP="00CA39A6"/>
    <w:p w14:paraId="74F129A1" w14:textId="77777777" w:rsidR="00CA39A6" w:rsidRDefault="00CA39A6" w:rsidP="00CA39A6"/>
    <w:p w14:paraId="62D6F07C" w14:textId="77777777" w:rsidR="00CA39A6" w:rsidRDefault="00CA39A6" w:rsidP="00CA39A6"/>
    <w:p w14:paraId="6AD4AD92" w14:textId="77777777" w:rsidR="00CA39A6" w:rsidRDefault="00CA39A6" w:rsidP="00CA39A6"/>
    <w:p w14:paraId="7C13A2C9" w14:textId="77777777" w:rsidR="00CA39A6" w:rsidRDefault="00CA39A6" w:rsidP="00CA39A6"/>
    <w:p w14:paraId="1858F6D4" w14:textId="77777777" w:rsidR="00CA39A6" w:rsidRDefault="00CA39A6" w:rsidP="00CA39A6"/>
    <w:p w14:paraId="2801D598" w14:textId="77777777" w:rsidR="00CA39A6" w:rsidRDefault="00CA39A6" w:rsidP="00CA39A6"/>
    <w:p w14:paraId="696BF2FF" w14:textId="77777777" w:rsidR="00CA39A6" w:rsidRDefault="00CA39A6" w:rsidP="00CA39A6"/>
    <w:p w14:paraId="6D56051D" w14:textId="77777777" w:rsidR="00CA39A6" w:rsidRDefault="00CA39A6" w:rsidP="00CA39A6"/>
    <w:p w14:paraId="180F19A1" w14:textId="77777777" w:rsidR="00CA39A6" w:rsidRDefault="00CA39A6" w:rsidP="00CA39A6"/>
    <w:p w14:paraId="16570524" w14:textId="77777777" w:rsidR="00CA39A6" w:rsidRDefault="00CA39A6" w:rsidP="00CA39A6"/>
    <w:p w14:paraId="236CECC7" w14:textId="77777777" w:rsidR="00CA39A6" w:rsidRDefault="00CA39A6" w:rsidP="00CA39A6"/>
    <w:p w14:paraId="24C458B3" w14:textId="77777777" w:rsidR="00CA39A6" w:rsidRDefault="00CA39A6" w:rsidP="00CA39A6"/>
    <w:p w14:paraId="1B8B8CAB" w14:textId="77777777" w:rsidR="00CA39A6" w:rsidRDefault="00CA39A6" w:rsidP="00CA39A6"/>
    <w:p w14:paraId="53A03417" w14:textId="77777777" w:rsidR="00CA39A6" w:rsidRDefault="00CA39A6" w:rsidP="00CA39A6"/>
    <w:p w14:paraId="43FB4A7F" w14:textId="77777777" w:rsidR="00CA39A6" w:rsidRDefault="00CA39A6" w:rsidP="00CA39A6"/>
    <w:p w14:paraId="1A65B272" w14:textId="77777777" w:rsidR="00CA39A6" w:rsidRDefault="00CA39A6" w:rsidP="00CA39A6"/>
    <w:p w14:paraId="4A7B7DC1" w14:textId="77777777" w:rsidR="00CA39A6" w:rsidRDefault="00CA39A6" w:rsidP="00CA39A6"/>
    <w:p w14:paraId="7E9433BF" w14:textId="77777777" w:rsidR="00CA39A6" w:rsidRDefault="00CA39A6" w:rsidP="00CA39A6"/>
    <w:p w14:paraId="1692100A" w14:textId="77777777" w:rsidR="00CA39A6" w:rsidRPr="006B79AB" w:rsidRDefault="00CA39A6">
      <w:pPr>
        <w:pStyle w:val="Heading1"/>
        <w:numPr>
          <w:ilvl w:val="0"/>
          <w:numId w:val="224"/>
        </w:numPr>
        <w:spacing w:line="276" w:lineRule="auto"/>
        <w:rPr>
          <w:rStyle w:val="Strong"/>
          <w:rFonts w:asciiTheme="minorHAnsi" w:hAnsiTheme="minorHAnsi" w:cstheme="minorHAnsi"/>
          <w:bCs w:val="0"/>
          <w:color w:val="000000" w:themeColor="text1"/>
        </w:rPr>
      </w:pPr>
      <w:bookmarkStart w:id="38" w:name="_Toc180762124"/>
      <w:bookmarkStart w:id="39" w:name="_Toc197602452"/>
      <w:bookmarkStart w:id="40" w:name="_Toc207634540"/>
      <w:r w:rsidRPr="006B79AB">
        <w:rPr>
          <w:rStyle w:val="Strong"/>
          <w:rFonts w:asciiTheme="minorHAnsi" w:hAnsiTheme="minorHAnsi" w:cstheme="minorHAnsi"/>
          <w:bCs w:val="0"/>
          <w:color w:val="000000" w:themeColor="text1"/>
        </w:rPr>
        <w:lastRenderedPageBreak/>
        <w:t>Audits of Control Procedure to ensure Ethical Compliance</w:t>
      </w:r>
      <w:bookmarkEnd w:id="38"/>
      <w:bookmarkEnd w:id="39"/>
      <w:bookmarkEnd w:id="40"/>
    </w:p>
    <w:p w14:paraId="7C7E079A" w14:textId="77777777" w:rsidR="00CA39A6" w:rsidRPr="001E6D3C" w:rsidRDefault="00CA39A6" w:rsidP="00CA39A6">
      <w:pPr>
        <w:rPr>
          <w:rFonts w:eastAsiaTheme="majorEastAsia" w:cstheme="minorHAnsi"/>
        </w:rPr>
      </w:pPr>
    </w:p>
    <w:p w14:paraId="09F69316" w14:textId="77777777" w:rsidR="00CA39A6" w:rsidRPr="00974183" w:rsidRDefault="00CA39A6" w:rsidP="00CA39A6">
      <w:pPr>
        <w:rPr>
          <w:rFonts w:asciiTheme="minorHAnsi" w:hAnsiTheme="minorHAnsi" w:cstheme="minorHAnsi"/>
          <w:b/>
          <w:bCs/>
        </w:rPr>
      </w:pPr>
      <w:r w:rsidRPr="00974183">
        <w:rPr>
          <w:rFonts w:asciiTheme="minorHAnsi" w:hAnsiTheme="minorHAnsi" w:cstheme="minorHAnsi"/>
          <w:b/>
          <w:bCs/>
        </w:rPr>
        <w:t>Purpose</w:t>
      </w:r>
    </w:p>
    <w:p w14:paraId="53757B72" w14:textId="77777777" w:rsidR="00CA39A6" w:rsidRPr="00974183" w:rsidRDefault="00CA39A6" w:rsidP="00CA39A6">
      <w:pPr>
        <w:jc w:val="both"/>
        <w:rPr>
          <w:rFonts w:asciiTheme="minorHAnsi" w:hAnsiTheme="minorHAnsi" w:cstheme="minorHAnsi"/>
        </w:rPr>
      </w:pPr>
      <w:r w:rsidRPr="00974183">
        <w:rPr>
          <w:rFonts w:asciiTheme="minorHAnsi" w:hAnsiTheme="minorHAnsi" w:cstheme="minorHAnsi"/>
        </w:rPr>
        <w:t xml:space="preserve">This SOP outlines the procedure for conducting internal audits at </w:t>
      </w:r>
      <w:r>
        <w:rPr>
          <w:rFonts w:asciiTheme="minorHAnsi" w:hAnsiTheme="minorHAnsi" w:cstheme="minorHAnsi"/>
        </w:rPr>
        <w:t>Choksi Heraeus Private Limited</w:t>
      </w:r>
      <w:r w:rsidRPr="004362CF">
        <w:rPr>
          <w:rFonts w:asciiTheme="minorHAnsi" w:hAnsiTheme="minorHAnsi" w:cstheme="minorHAnsi"/>
        </w:rPr>
        <w:t xml:space="preserve"> </w:t>
      </w:r>
      <w:r w:rsidRPr="00974183">
        <w:rPr>
          <w:rFonts w:asciiTheme="minorHAnsi" w:hAnsiTheme="minorHAnsi" w:cstheme="minorHAnsi"/>
        </w:rPr>
        <w:t>to ensure compliance with ethical standards, integrity controls, and responsible business practices across departments. The aim is to proactively detect non-compliance, strengthen accountability, and support a culture of transparency and fair conduct.</w:t>
      </w:r>
    </w:p>
    <w:p w14:paraId="5D0DB70E" w14:textId="77777777" w:rsidR="00CA39A6" w:rsidRPr="00974183" w:rsidRDefault="00CA39A6" w:rsidP="00CA39A6">
      <w:pPr>
        <w:rPr>
          <w:rFonts w:asciiTheme="minorHAnsi" w:hAnsiTheme="minorHAnsi" w:cstheme="minorHAnsi"/>
        </w:rPr>
      </w:pPr>
    </w:p>
    <w:p w14:paraId="72346A7A" w14:textId="77777777" w:rsidR="00CA39A6" w:rsidRPr="00974183" w:rsidRDefault="00CA39A6" w:rsidP="00CA39A6">
      <w:pPr>
        <w:rPr>
          <w:rFonts w:asciiTheme="minorHAnsi" w:hAnsiTheme="minorHAnsi" w:cstheme="minorHAnsi"/>
          <w:b/>
          <w:bCs/>
        </w:rPr>
      </w:pPr>
      <w:r w:rsidRPr="00974183">
        <w:rPr>
          <w:rFonts w:asciiTheme="minorHAnsi" w:hAnsiTheme="minorHAnsi" w:cstheme="minorHAnsi"/>
          <w:b/>
          <w:bCs/>
        </w:rPr>
        <w:t>Scope</w:t>
      </w:r>
    </w:p>
    <w:p w14:paraId="5FE5B4B8" w14:textId="77777777" w:rsidR="00CA39A6" w:rsidRDefault="00CA39A6" w:rsidP="00CA39A6">
      <w:pPr>
        <w:jc w:val="both"/>
        <w:rPr>
          <w:rFonts w:asciiTheme="minorHAnsi" w:hAnsiTheme="minorHAnsi" w:cstheme="minorHAnsi"/>
        </w:rPr>
      </w:pPr>
      <w:r w:rsidRPr="00974183">
        <w:rPr>
          <w:rFonts w:asciiTheme="minorHAnsi" w:hAnsiTheme="minorHAnsi" w:cstheme="minorHAnsi"/>
        </w:rPr>
        <w:t xml:space="preserve">Applies to all functional departments at </w:t>
      </w:r>
      <w:r>
        <w:rPr>
          <w:rFonts w:asciiTheme="minorHAnsi" w:hAnsiTheme="minorHAnsi" w:cstheme="minorHAnsi"/>
        </w:rPr>
        <w:t>Choksi Heraeus Private Limited</w:t>
      </w:r>
      <w:r w:rsidRPr="00974183">
        <w:rPr>
          <w:rFonts w:asciiTheme="minorHAnsi" w:hAnsiTheme="minorHAnsi" w:cstheme="minorHAnsi"/>
        </w:rPr>
        <w:t xml:space="preserve">, including Finance, Procurement, HR, Marketing, Operations, IT, and Sustainability/Compliance. The procedure also covers controls related to anti-corruption, fair </w:t>
      </w:r>
      <w:proofErr w:type="spellStart"/>
      <w:r w:rsidRPr="00974183">
        <w:rPr>
          <w:rFonts w:asciiTheme="minorHAnsi" w:hAnsiTheme="minorHAnsi" w:cstheme="minorHAnsi"/>
        </w:rPr>
        <w:t>labor</w:t>
      </w:r>
      <w:proofErr w:type="spellEnd"/>
      <w:r w:rsidRPr="00974183">
        <w:rPr>
          <w:rFonts w:asciiTheme="minorHAnsi" w:hAnsiTheme="minorHAnsi" w:cstheme="minorHAnsi"/>
        </w:rPr>
        <w:t xml:space="preserve"> practices, responsible sourcing, and financial integrity.</w:t>
      </w:r>
    </w:p>
    <w:p w14:paraId="0A52CDFD" w14:textId="77777777" w:rsidR="00CA39A6" w:rsidRPr="00974183" w:rsidRDefault="00CA39A6" w:rsidP="00CA39A6">
      <w:pPr>
        <w:rPr>
          <w:rFonts w:asciiTheme="minorHAnsi" w:hAnsiTheme="minorHAnsi" w:cstheme="minorHAnsi"/>
        </w:rPr>
      </w:pPr>
    </w:p>
    <w:p w14:paraId="25B51FE7" w14:textId="77777777" w:rsidR="00CA39A6" w:rsidRPr="00974183" w:rsidRDefault="00CA39A6" w:rsidP="00CA39A6">
      <w:pPr>
        <w:rPr>
          <w:rFonts w:asciiTheme="minorHAnsi" w:hAnsiTheme="minorHAnsi" w:cstheme="minorHAnsi"/>
          <w:b/>
          <w:bCs/>
        </w:rPr>
      </w:pPr>
      <w:r w:rsidRPr="00974183">
        <w:rPr>
          <w:rFonts w:asciiTheme="minorHAnsi" w:hAnsiTheme="minorHAnsi" w:cstheme="minorHAnsi"/>
          <w:b/>
          <w:bCs/>
        </w:rPr>
        <w:t>Audit Planning</w:t>
      </w:r>
    </w:p>
    <w:p w14:paraId="3095B537" w14:textId="77777777" w:rsidR="00CA39A6" w:rsidRPr="00974183" w:rsidRDefault="00CA39A6">
      <w:pPr>
        <w:numPr>
          <w:ilvl w:val="0"/>
          <w:numId w:val="176"/>
        </w:numPr>
        <w:rPr>
          <w:rFonts w:asciiTheme="minorHAnsi" w:hAnsiTheme="minorHAnsi" w:cstheme="minorHAnsi"/>
        </w:rPr>
      </w:pPr>
      <w:r w:rsidRPr="00974183">
        <w:rPr>
          <w:rFonts w:asciiTheme="minorHAnsi" w:hAnsiTheme="minorHAnsi" w:cstheme="minorHAnsi"/>
        </w:rPr>
        <w:t>Audits are conducted annually, and additionally following any major organizational, structural, or regulatory changes.</w:t>
      </w:r>
    </w:p>
    <w:p w14:paraId="7A55BFB7" w14:textId="77777777" w:rsidR="00CA39A6" w:rsidRPr="00974183" w:rsidRDefault="00CA39A6">
      <w:pPr>
        <w:numPr>
          <w:ilvl w:val="0"/>
          <w:numId w:val="176"/>
        </w:numPr>
        <w:rPr>
          <w:rFonts w:asciiTheme="minorHAnsi" w:hAnsiTheme="minorHAnsi" w:cstheme="minorHAnsi"/>
        </w:rPr>
      </w:pPr>
      <w:r w:rsidRPr="00974183">
        <w:rPr>
          <w:rFonts w:asciiTheme="minorHAnsi" w:hAnsiTheme="minorHAnsi" w:cstheme="minorHAnsi"/>
        </w:rPr>
        <w:t>The Internal Audit Team, in coordination with the Compliance Officer, develops an annual audit calendar with defined scope, objectives, timelines, and responsible persons.</w:t>
      </w:r>
    </w:p>
    <w:p w14:paraId="46A8CD49" w14:textId="77777777" w:rsidR="00CA39A6" w:rsidRDefault="00CA39A6" w:rsidP="00CA39A6">
      <w:pPr>
        <w:rPr>
          <w:rFonts w:asciiTheme="minorHAnsi" w:hAnsiTheme="minorHAnsi" w:cstheme="minorHAnsi"/>
        </w:rPr>
      </w:pPr>
    </w:p>
    <w:p w14:paraId="54D84275" w14:textId="77777777" w:rsidR="00CA39A6" w:rsidRDefault="00CA39A6" w:rsidP="00CA39A6">
      <w:pPr>
        <w:rPr>
          <w:rFonts w:asciiTheme="minorHAnsi" w:hAnsiTheme="minorHAnsi" w:cstheme="minorHAnsi"/>
          <w:b/>
          <w:bCs/>
        </w:rPr>
      </w:pPr>
      <w:r w:rsidRPr="00974183">
        <w:rPr>
          <w:rFonts w:asciiTheme="minorHAnsi" w:hAnsiTheme="minorHAnsi" w:cstheme="minorHAnsi"/>
          <w:b/>
          <w:bCs/>
        </w:rPr>
        <w:t>Audit Schedule and Scope</w:t>
      </w:r>
    </w:p>
    <w:p w14:paraId="077A73A6" w14:textId="77777777" w:rsidR="00CA39A6" w:rsidRPr="00974183" w:rsidRDefault="00CA39A6" w:rsidP="00CA39A6">
      <w:pPr>
        <w:rPr>
          <w:rFonts w:asciiTheme="minorHAnsi" w:hAnsiTheme="minorHAnsi" w:cstheme="minorHAnsi"/>
          <w:b/>
          <w:bCs/>
        </w:rPr>
      </w:pPr>
    </w:p>
    <w:tbl>
      <w:tblPr>
        <w:tblStyle w:val="TableGrid"/>
        <w:tblW w:w="0" w:type="auto"/>
        <w:tblLayout w:type="fixed"/>
        <w:tblLook w:val="04A0" w:firstRow="1" w:lastRow="0" w:firstColumn="1" w:lastColumn="0" w:noHBand="0" w:noVBand="1"/>
      </w:tblPr>
      <w:tblGrid>
        <w:gridCol w:w="1749"/>
        <w:gridCol w:w="2045"/>
        <w:gridCol w:w="1843"/>
        <w:gridCol w:w="1842"/>
        <w:gridCol w:w="1857"/>
      </w:tblGrid>
      <w:tr w:rsidR="00CA39A6" w:rsidRPr="00974183" w14:paraId="71BAFCF3" w14:textId="77777777" w:rsidTr="002765F8">
        <w:tc>
          <w:tcPr>
            <w:tcW w:w="1749" w:type="dxa"/>
            <w:hideMark/>
          </w:tcPr>
          <w:p w14:paraId="7FB3656B" w14:textId="77777777" w:rsidR="00CA39A6" w:rsidRPr="00974183" w:rsidRDefault="00CA39A6" w:rsidP="002765F8">
            <w:pPr>
              <w:rPr>
                <w:rFonts w:asciiTheme="minorHAnsi" w:hAnsiTheme="minorHAnsi" w:cstheme="minorHAnsi"/>
                <w:b/>
                <w:bCs/>
              </w:rPr>
            </w:pPr>
            <w:r w:rsidRPr="00974183">
              <w:rPr>
                <w:rFonts w:asciiTheme="minorHAnsi" w:hAnsiTheme="minorHAnsi" w:cstheme="minorHAnsi"/>
                <w:b/>
                <w:bCs/>
              </w:rPr>
              <w:t>Audit Type</w:t>
            </w:r>
          </w:p>
        </w:tc>
        <w:tc>
          <w:tcPr>
            <w:tcW w:w="2045" w:type="dxa"/>
            <w:hideMark/>
          </w:tcPr>
          <w:p w14:paraId="2046A9F7" w14:textId="77777777" w:rsidR="00CA39A6" w:rsidRPr="00974183" w:rsidRDefault="00CA39A6" w:rsidP="002765F8">
            <w:pPr>
              <w:rPr>
                <w:rFonts w:asciiTheme="minorHAnsi" w:hAnsiTheme="minorHAnsi" w:cstheme="minorHAnsi"/>
                <w:b/>
                <w:bCs/>
              </w:rPr>
            </w:pPr>
            <w:r w:rsidRPr="00974183">
              <w:rPr>
                <w:rFonts w:asciiTheme="minorHAnsi" w:hAnsiTheme="minorHAnsi" w:cstheme="minorHAnsi"/>
                <w:b/>
                <w:bCs/>
              </w:rPr>
              <w:t>Department/Area</w:t>
            </w:r>
          </w:p>
        </w:tc>
        <w:tc>
          <w:tcPr>
            <w:tcW w:w="1843" w:type="dxa"/>
            <w:hideMark/>
          </w:tcPr>
          <w:p w14:paraId="51F33861" w14:textId="77777777" w:rsidR="00CA39A6" w:rsidRPr="00974183" w:rsidRDefault="00CA39A6" w:rsidP="002765F8">
            <w:pPr>
              <w:rPr>
                <w:rFonts w:asciiTheme="minorHAnsi" w:hAnsiTheme="minorHAnsi" w:cstheme="minorHAnsi"/>
                <w:b/>
                <w:bCs/>
              </w:rPr>
            </w:pPr>
            <w:r w:rsidRPr="00974183">
              <w:rPr>
                <w:rFonts w:asciiTheme="minorHAnsi" w:hAnsiTheme="minorHAnsi" w:cstheme="minorHAnsi"/>
                <w:b/>
                <w:bCs/>
              </w:rPr>
              <w:t>Objectives</w:t>
            </w:r>
          </w:p>
        </w:tc>
        <w:tc>
          <w:tcPr>
            <w:tcW w:w="1842" w:type="dxa"/>
            <w:hideMark/>
          </w:tcPr>
          <w:p w14:paraId="7AC6BE4C" w14:textId="77777777" w:rsidR="00CA39A6" w:rsidRPr="00974183" w:rsidRDefault="00CA39A6" w:rsidP="002765F8">
            <w:pPr>
              <w:rPr>
                <w:rFonts w:asciiTheme="minorHAnsi" w:hAnsiTheme="minorHAnsi" w:cstheme="minorHAnsi"/>
                <w:b/>
                <w:bCs/>
              </w:rPr>
            </w:pPr>
            <w:r w:rsidRPr="00974183">
              <w:rPr>
                <w:rFonts w:asciiTheme="minorHAnsi" w:hAnsiTheme="minorHAnsi" w:cstheme="minorHAnsi"/>
                <w:b/>
                <w:bCs/>
              </w:rPr>
              <w:t>Scope</w:t>
            </w:r>
          </w:p>
        </w:tc>
        <w:tc>
          <w:tcPr>
            <w:tcW w:w="1857" w:type="dxa"/>
            <w:hideMark/>
          </w:tcPr>
          <w:p w14:paraId="357F5A61" w14:textId="77777777" w:rsidR="00CA39A6" w:rsidRPr="00974183" w:rsidRDefault="00CA39A6" w:rsidP="002765F8">
            <w:pPr>
              <w:rPr>
                <w:rFonts w:asciiTheme="minorHAnsi" w:hAnsiTheme="minorHAnsi" w:cstheme="minorHAnsi"/>
                <w:b/>
                <w:bCs/>
              </w:rPr>
            </w:pPr>
            <w:r w:rsidRPr="00974183">
              <w:rPr>
                <w:rFonts w:asciiTheme="minorHAnsi" w:hAnsiTheme="minorHAnsi" w:cstheme="minorHAnsi"/>
                <w:b/>
                <w:bCs/>
              </w:rPr>
              <w:t>Responsib</w:t>
            </w:r>
            <w:r>
              <w:rPr>
                <w:rFonts w:asciiTheme="minorHAnsi" w:hAnsiTheme="minorHAnsi" w:cstheme="minorHAnsi"/>
                <w:b/>
                <w:bCs/>
              </w:rPr>
              <w:t>le Persons</w:t>
            </w:r>
          </w:p>
        </w:tc>
      </w:tr>
      <w:tr w:rsidR="00CA39A6" w:rsidRPr="00974183" w14:paraId="5B82A576" w14:textId="77777777" w:rsidTr="002765F8">
        <w:tc>
          <w:tcPr>
            <w:tcW w:w="1749" w:type="dxa"/>
            <w:hideMark/>
          </w:tcPr>
          <w:p w14:paraId="2D86DB95" w14:textId="77777777" w:rsidR="00CA39A6" w:rsidRPr="00974183" w:rsidRDefault="00CA39A6" w:rsidP="002765F8">
            <w:pPr>
              <w:rPr>
                <w:rFonts w:asciiTheme="minorHAnsi" w:hAnsiTheme="minorHAnsi" w:cstheme="minorHAnsi"/>
              </w:rPr>
            </w:pPr>
            <w:r w:rsidRPr="00974183">
              <w:rPr>
                <w:rFonts w:asciiTheme="minorHAnsi" w:hAnsiTheme="minorHAnsi" w:cstheme="minorHAnsi"/>
              </w:rPr>
              <w:t>Financial Integrity Audit</w:t>
            </w:r>
          </w:p>
        </w:tc>
        <w:tc>
          <w:tcPr>
            <w:tcW w:w="2045" w:type="dxa"/>
            <w:hideMark/>
          </w:tcPr>
          <w:p w14:paraId="29A2ACC9" w14:textId="77777777" w:rsidR="00CA39A6" w:rsidRPr="00974183" w:rsidRDefault="00CA39A6" w:rsidP="002765F8">
            <w:pPr>
              <w:rPr>
                <w:rFonts w:asciiTheme="minorHAnsi" w:hAnsiTheme="minorHAnsi" w:cstheme="minorHAnsi"/>
              </w:rPr>
            </w:pPr>
            <w:r w:rsidRPr="00974183">
              <w:rPr>
                <w:rFonts w:asciiTheme="minorHAnsi" w:hAnsiTheme="minorHAnsi" w:cstheme="minorHAnsi"/>
              </w:rPr>
              <w:t>Finance</w:t>
            </w:r>
          </w:p>
        </w:tc>
        <w:tc>
          <w:tcPr>
            <w:tcW w:w="1843" w:type="dxa"/>
            <w:hideMark/>
          </w:tcPr>
          <w:p w14:paraId="60CB63B3" w14:textId="77777777" w:rsidR="00CA39A6" w:rsidRPr="00974183" w:rsidRDefault="00CA39A6" w:rsidP="002765F8">
            <w:pPr>
              <w:rPr>
                <w:rFonts w:asciiTheme="minorHAnsi" w:hAnsiTheme="minorHAnsi" w:cstheme="minorHAnsi"/>
              </w:rPr>
            </w:pPr>
            <w:r w:rsidRPr="00974183">
              <w:rPr>
                <w:rFonts w:asciiTheme="minorHAnsi" w:hAnsiTheme="minorHAnsi" w:cstheme="minorHAnsi"/>
              </w:rPr>
              <w:t>Ensure accuracy of reporting and compliance with internal controls.</w:t>
            </w:r>
          </w:p>
        </w:tc>
        <w:tc>
          <w:tcPr>
            <w:tcW w:w="1842" w:type="dxa"/>
            <w:hideMark/>
          </w:tcPr>
          <w:p w14:paraId="75BCAB35" w14:textId="77777777" w:rsidR="00CA39A6" w:rsidRPr="00974183" w:rsidRDefault="00CA39A6" w:rsidP="002765F8">
            <w:pPr>
              <w:rPr>
                <w:rFonts w:asciiTheme="minorHAnsi" w:hAnsiTheme="minorHAnsi" w:cstheme="minorHAnsi"/>
              </w:rPr>
            </w:pPr>
            <w:r w:rsidRPr="00974183">
              <w:rPr>
                <w:rFonts w:asciiTheme="minorHAnsi" w:hAnsiTheme="minorHAnsi" w:cstheme="minorHAnsi"/>
              </w:rPr>
              <w:t>Financial records, ledger entries, and financial disclosures.</w:t>
            </w:r>
          </w:p>
        </w:tc>
        <w:tc>
          <w:tcPr>
            <w:tcW w:w="1857" w:type="dxa"/>
            <w:hideMark/>
          </w:tcPr>
          <w:p w14:paraId="620100A5" w14:textId="77777777" w:rsidR="00CA39A6" w:rsidRPr="00974183" w:rsidRDefault="00CA39A6" w:rsidP="002765F8">
            <w:pPr>
              <w:rPr>
                <w:rFonts w:asciiTheme="minorHAnsi" w:hAnsiTheme="minorHAnsi" w:cstheme="minorHAnsi"/>
              </w:rPr>
            </w:pPr>
            <w:r w:rsidRPr="00974183">
              <w:rPr>
                <w:rFonts w:asciiTheme="minorHAnsi" w:hAnsiTheme="minorHAnsi" w:cstheme="minorHAnsi"/>
              </w:rPr>
              <w:t>Audit Team Lead</w:t>
            </w:r>
          </w:p>
        </w:tc>
      </w:tr>
      <w:tr w:rsidR="00CA39A6" w:rsidRPr="00974183" w14:paraId="51AF1B3A" w14:textId="77777777" w:rsidTr="002765F8">
        <w:tc>
          <w:tcPr>
            <w:tcW w:w="1749" w:type="dxa"/>
            <w:hideMark/>
          </w:tcPr>
          <w:p w14:paraId="3E1292CF" w14:textId="77777777" w:rsidR="00CA39A6" w:rsidRPr="00974183" w:rsidRDefault="00CA39A6" w:rsidP="002765F8">
            <w:pPr>
              <w:rPr>
                <w:rFonts w:asciiTheme="minorHAnsi" w:hAnsiTheme="minorHAnsi" w:cstheme="minorHAnsi"/>
              </w:rPr>
            </w:pPr>
            <w:r w:rsidRPr="00974183">
              <w:rPr>
                <w:rFonts w:asciiTheme="minorHAnsi" w:hAnsiTheme="minorHAnsi" w:cstheme="minorHAnsi"/>
              </w:rPr>
              <w:t>Vendor Ethics &amp; Compliance</w:t>
            </w:r>
          </w:p>
        </w:tc>
        <w:tc>
          <w:tcPr>
            <w:tcW w:w="2045" w:type="dxa"/>
            <w:hideMark/>
          </w:tcPr>
          <w:p w14:paraId="6996DB19" w14:textId="77777777" w:rsidR="00CA39A6" w:rsidRPr="00974183" w:rsidRDefault="00CA39A6" w:rsidP="002765F8">
            <w:pPr>
              <w:rPr>
                <w:rFonts w:asciiTheme="minorHAnsi" w:hAnsiTheme="minorHAnsi" w:cstheme="minorHAnsi"/>
              </w:rPr>
            </w:pPr>
            <w:r w:rsidRPr="00974183">
              <w:rPr>
                <w:rFonts w:asciiTheme="minorHAnsi" w:hAnsiTheme="minorHAnsi" w:cstheme="minorHAnsi"/>
              </w:rPr>
              <w:t>Procurement</w:t>
            </w:r>
          </w:p>
        </w:tc>
        <w:tc>
          <w:tcPr>
            <w:tcW w:w="1843" w:type="dxa"/>
            <w:hideMark/>
          </w:tcPr>
          <w:p w14:paraId="5B604E5C" w14:textId="77777777" w:rsidR="00CA39A6" w:rsidRPr="00974183" w:rsidRDefault="00CA39A6" w:rsidP="002765F8">
            <w:pPr>
              <w:rPr>
                <w:rFonts w:asciiTheme="minorHAnsi" w:hAnsiTheme="minorHAnsi" w:cstheme="minorHAnsi"/>
              </w:rPr>
            </w:pPr>
            <w:r w:rsidRPr="00974183">
              <w:rPr>
                <w:rFonts w:asciiTheme="minorHAnsi" w:hAnsiTheme="minorHAnsi" w:cstheme="minorHAnsi"/>
              </w:rPr>
              <w:t>Verify supplier selection is ethical and fair.</w:t>
            </w:r>
          </w:p>
        </w:tc>
        <w:tc>
          <w:tcPr>
            <w:tcW w:w="1842" w:type="dxa"/>
            <w:hideMark/>
          </w:tcPr>
          <w:p w14:paraId="18AAF811" w14:textId="77777777" w:rsidR="00CA39A6" w:rsidRPr="00974183" w:rsidRDefault="00CA39A6" w:rsidP="002765F8">
            <w:pPr>
              <w:rPr>
                <w:rFonts w:asciiTheme="minorHAnsi" w:hAnsiTheme="minorHAnsi" w:cstheme="minorHAnsi"/>
              </w:rPr>
            </w:pPr>
            <w:r w:rsidRPr="00974183">
              <w:rPr>
                <w:rFonts w:asciiTheme="minorHAnsi" w:hAnsiTheme="minorHAnsi" w:cstheme="minorHAnsi"/>
              </w:rPr>
              <w:t>Vendor contracts, tender records, ESG clauses, and sourcing traceability.</w:t>
            </w:r>
          </w:p>
        </w:tc>
        <w:tc>
          <w:tcPr>
            <w:tcW w:w="1857" w:type="dxa"/>
            <w:hideMark/>
          </w:tcPr>
          <w:p w14:paraId="71FB5314" w14:textId="77777777" w:rsidR="00CA39A6" w:rsidRPr="00974183" w:rsidRDefault="00CA39A6" w:rsidP="002765F8">
            <w:pPr>
              <w:rPr>
                <w:rFonts w:asciiTheme="minorHAnsi" w:hAnsiTheme="minorHAnsi" w:cstheme="minorHAnsi"/>
              </w:rPr>
            </w:pPr>
            <w:r w:rsidRPr="00974183">
              <w:rPr>
                <w:rFonts w:asciiTheme="minorHAnsi" w:hAnsiTheme="minorHAnsi" w:cstheme="minorHAnsi"/>
              </w:rPr>
              <w:t>Procurement Manager</w:t>
            </w:r>
          </w:p>
        </w:tc>
      </w:tr>
      <w:tr w:rsidR="00CA39A6" w:rsidRPr="00974183" w14:paraId="3BC4F5B4" w14:textId="77777777" w:rsidTr="002765F8">
        <w:tc>
          <w:tcPr>
            <w:tcW w:w="1749" w:type="dxa"/>
            <w:hideMark/>
          </w:tcPr>
          <w:p w14:paraId="45B46EBD" w14:textId="77777777" w:rsidR="00CA39A6" w:rsidRPr="00974183" w:rsidRDefault="00CA39A6" w:rsidP="002765F8">
            <w:pPr>
              <w:rPr>
                <w:rFonts w:asciiTheme="minorHAnsi" w:hAnsiTheme="minorHAnsi" w:cstheme="minorHAnsi"/>
              </w:rPr>
            </w:pPr>
            <w:r w:rsidRPr="00974183">
              <w:rPr>
                <w:rFonts w:asciiTheme="minorHAnsi" w:hAnsiTheme="minorHAnsi" w:cstheme="minorHAnsi"/>
              </w:rPr>
              <w:t>Labor Practices Audit</w:t>
            </w:r>
          </w:p>
        </w:tc>
        <w:tc>
          <w:tcPr>
            <w:tcW w:w="2045" w:type="dxa"/>
            <w:hideMark/>
          </w:tcPr>
          <w:p w14:paraId="36092D5D" w14:textId="77777777" w:rsidR="00CA39A6" w:rsidRPr="00974183" w:rsidRDefault="00CA39A6" w:rsidP="002765F8">
            <w:pPr>
              <w:rPr>
                <w:rFonts w:asciiTheme="minorHAnsi" w:hAnsiTheme="minorHAnsi" w:cstheme="minorHAnsi"/>
              </w:rPr>
            </w:pPr>
            <w:r w:rsidRPr="00974183">
              <w:rPr>
                <w:rFonts w:asciiTheme="minorHAnsi" w:hAnsiTheme="minorHAnsi" w:cstheme="minorHAnsi"/>
              </w:rPr>
              <w:t>Human Resources</w:t>
            </w:r>
          </w:p>
        </w:tc>
        <w:tc>
          <w:tcPr>
            <w:tcW w:w="1843" w:type="dxa"/>
            <w:hideMark/>
          </w:tcPr>
          <w:p w14:paraId="191E276C" w14:textId="77777777" w:rsidR="00CA39A6" w:rsidRPr="00974183" w:rsidRDefault="00CA39A6" w:rsidP="002765F8">
            <w:pPr>
              <w:rPr>
                <w:rFonts w:asciiTheme="minorHAnsi" w:hAnsiTheme="minorHAnsi" w:cstheme="minorHAnsi"/>
              </w:rPr>
            </w:pPr>
            <w:r w:rsidRPr="00974183">
              <w:rPr>
                <w:rFonts w:asciiTheme="minorHAnsi" w:hAnsiTheme="minorHAnsi" w:cstheme="minorHAnsi"/>
              </w:rPr>
              <w:t xml:space="preserve">Assess compliance with </w:t>
            </w:r>
            <w:proofErr w:type="spellStart"/>
            <w:r w:rsidRPr="00974183">
              <w:rPr>
                <w:rFonts w:asciiTheme="minorHAnsi" w:hAnsiTheme="minorHAnsi" w:cstheme="minorHAnsi"/>
              </w:rPr>
              <w:t>labor</w:t>
            </w:r>
            <w:proofErr w:type="spellEnd"/>
            <w:r w:rsidRPr="00974183">
              <w:rPr>
                <w:rFonts w:asciiTheme="minorHAnsi" w:hAnsiTheme="minorHAnsi" w:cstheme="minorHAnsi"/>
              </w:rPr>
              <w:t xml:space="preserve"> laws, fair wages, and non-discrimination.</w:t>
            </w:r>
          </w:p>
        </w:tc>
        <w:tc>
          <w:tcPr>
            <w:tcW w:w="1842" w:type="dxa"/>
            <w:hideMark/>
          </w:tcPr>
          <w:p w14:paraId="34DB1D85" w14:textId="77777777" w:rsidR="00CA39A6" w:rsidRPr="00974183" w:rsidRDefault="00CA39A6" w:rsidP="002765F8">
            <w:pPr>
              <w:rPr>
                <w:rFonts w:asciiTheme="minorHAnsi" w:hAnsiTheme="minorHAnsi" w:cstheme="minorHAnsi"/>
              </w:rPr>
            </w:pPr>
            <w:r w:rsidRPr="00974183">
              <w:rPr>
                <w:rFonts w:asciiTheme="minorHAnsi" w:hAnsiTheme="minorHAnsi" w:cstheme="minorHAnsi"/>
              </w:rPr>
              <w:t>Hiring records, grievance logs, wage data, and exit interviews.</w:t>
            </w:r>
          </w:p>
        </w:tc>
        <w:tc>
          <w:tcPr>
            <w:tcW w:w="1857" w:type="dxa"/>
            <w:hideMark/>
          </w:tcPr>
          <w:p w14:paraId="55085580" w14:textId="77777777" w:rsidR="00CA39A6" w:rsidRPr="00974183" w:rsidRDefault="00CA39A6" w:rsidP="002765F8">
            <w:pPr>
              <w:rPr>
                <w:rFonts w:asciiTheme="minorHAnsi" w:hAnsiTheme="minorHAnsi" w:cstheme="minorHAnsi"/>
              </w:rPr>
            </w:pPr>
            <w:r w:rsidRPr="00974183">
              <w:rPr>
                <w:rFonts w:asciiTheme="minorHAnsi" w:hAnsiTheme="minorHAnsi" w:cstheme="minorHAnsi"/>
              </w:rPr>
              <w:t>HR Manager</w:t>
            </w:r>
          </w:p>
        </w:tc>
      </w:tr>
      <w:tr w:rsidR="00CA39A6" w:rsidRPr="00974183" w14:paraId="65A9D386" w14:textId="77777777" w:rsidTr="002765F8">
        <w:tc>
          <w:tcPr>
            <w:tcW w:w="1749" w:type="dxa"/>
            <w:hideMark/>
          </w:tcPr>
          <w:p w14:paraId="0E12CAF1" w14:textId="77777777" w:rsidR="00CA39A6" w:rsidRPr="00974183" w:rsidRDefault="00CA39A6" w:rsidP="002765F8">
            <w:pPr>
              <w:rPr>
                <w:rFonts w:asciiTheme="minorHAnsi" w:hAnsiTheme="minorHAnsi" w:cstheme="minorHAnsi"/>
              </w:rPr>
            </w:pPr>
            <w:r w:rsidRPr="00974183">
              <w:rPr>
                <w:rFonts w:asciiTheme="minorHAnsi" w:hAnsiTheme="minorHAnsi" w:cstheme="minorHAnsi"/>
              </w:rPr>
              <w:t>Marketing and Communication</w:t>
            </w:r>
          </w:p>
        </w:tc>
        <w:tc>
          <w:tcPr>
            <w:tcW w:w="2045" w:type="dxa"/>
            <w:hideMark/>
          </w:tcPr>
          <w:p w14:paraId="02003D25" w14:textId="77777777" w:rsidR="00CA39A6" w:rsidRPr="00974183" w:rsidRDefault="00CA39A6" w:rsidP="002765F8">
            <w:pPr>
              <w:rPr>
                <w:rFonts w:asciiTheme="minorHAnsi" w:hAnsiTheme="minorHAnsi" w:cstheme="minorHAnsi"/>
              </w:rPr>
            </w:pPr>
            <w:r w:rsidRPr="00974183">
              <w:rPr>
                <w:rFonts w:asciiTheme="minorHAnsi" w:hAnsiTheme="minorHAnsi" w:cstheme="minorHAnsi"/>
              </w:rPr>
              <w:t>Marketing</w:t>
            </w:r>
          </w:p>
        </w:tc>
        <w:tc>
          <w:tcPr>
            <w:tcW w:w="1843" w:type="dxa"/>
            <w:hideMark/>
          </w:tcPr>
          <w:p w14:paraId="5E3673C1" w14:textId="77777777" w:rsidR="00CA39A6" w:rsidRPr="00974183" w:rsidRDefault="00CA39A6" w:rsidP="002765F8">
            <w:pPr>
              <w:rPr>
                <w:rFonts w:asciiTheme="minorHAnsi" w:hAnsiTheme="minorHAnsi" w:cstheme="minorHAnsi"/>
              </w:rPr>
            </w:pPr>
            <w:r w:rsidRPr="00974183">
              <w:rPr>
                <w:rFonts w:asciiTheme="minorHAnsi" w:hAnsiTheme="minorHAnsi" w:cstheme="minorHAnsi"/>
              </w:rPr>
              <w:t xml:space="preserve">Validate responsible communication </w:t>
            </w:r>
            <w:r w:rsidRPr="00974183">
              <w:rPr>
                <w:rFonts w:asciiTheme="minorHAnsi" w:hAnsiTheme="minorHAnsi" w:cstheme="minorHAnsi"/>
              </w:rPr>
              <w:lastRenderedPageBreak/>
              <w:t>and compliance with branding ethics.</w:t>
            </w:r>
          </w:p>
        </w:tc>
        <w:tc>
          <w:tcPr>
            <w:tcW w:w="1842" w:type="dxa"/>
            <w:hideMark/>
          </w:tcPr>
          <w:p w14:paraId="6A039F9C" w14:textId="77777777" w:rsidR="00CA39A6" w:rsidRPr="00974183" w:rsidRDefault="00CA39A6" w:rsidP="002765F8">
            <w:pPr>
              <w:rPr>
                <w:rFonts w:asciiTheme="minorHAnsi" w:hAnsiTheme="minorHAnsi" w:cstheme="minorHAnsi"/>
              </w:rPr>
            </w:pPr>
            <w:r w:rsidRPr="00974183">
              <w:rPr>
                <w:rFonts w:asciiTheme="minorHAnsi" w:hAnsiTheme="minorHAnsi" w:cstheme="minorHAnsi"/>
              </w:rPr>
              <w:lastRenderedPageBreak/>
              <w:t xml:space="preserve">Advertising materials, digital campaigns, and </w:t>
            </w:r>
            <w:r w:rsidRPr="00974183">
              <w:rPr>
                <w:rFonts w:asciiTheme="minorHAnsi" w:hAnsiTheme="minorHAnsi" w:cstheme="minorHAnsi"/>
              </w:rPr>
              <w:lastRenderedPageBreak/>
              <w:t>buyer-facing collateral.</w:t>
            </w:r>
          </w:p>
        </w:tc>
        <w:tc>
          <w:tcPr>
            <w:tcW w:w="1857" w:type="dxa"/>
            <w:hideMark/>
          </w:tcPr>
          <w:p w14:paraId="280F151D" w14:textId="77777777" w:rsidR="00CA39A6" w:rsidRPr="00974183" w:rsidRDefault="00CA39A6" w:rsidP="002765F8">
            <w:pPr>
              <w:rPr>
                <w:rFonts w:asciiTheme="minorHAnsi" w:hAnsiTheme="minorHAnsi" w:cstheme="minorHAnsi"/>
              </w:rPr>
            </w:pPr>
            <w:r w:rsidRPr="00974183">
              <w:rPr>
                <w:rFonts w:asciiTheme="minorHAnsi" w:hAnsiTheme="minorHAnsi" w:cstheme="minorHAnsi"/>
              </w:rPr>
              <w:lastRenderedPageBreak/>
              <w:t>Marketing Manager</w:t>
            </w:r>
          </w:p>
        </w:tc>
      </w:tr>
      <w:tr w:rsidR="00CA39A6" w:rsidRPr="00974183" w14:paraId="38BD00B6" w14:textId="77777777" w:rsidTr="002765F8">
        <w:tc>
          <w:tcPr>
            <w:tcW w:w="1749" w:type="dxa"/>
            <w:hideMark/>
          </w:tcPr>
          <w:p w14:paraId="3F249B4A" w14:textId="77777777" w:rsidR="00CA39A6" w:rsidRPr="00974183" w:rsidRDefault="00CA39A6" w:rsidP="002765F8">
            <w:pPr>
              <w:rPr>
                <w:rFonts w:asciiTheme="minorHAnsi" w:hAnsiTheme="minorHAnsi" w:cstheme="minorHAnsi"/>
              </w:rPr>
            </w:pPr>
            <w:r w:rsidRPr="00974183">
              <w:rPr>
                <w:rFonts w:asciiTheme="minorHAnsi" w:hAnsiTheme="minorHAnsi" w:cstheme="minorHAnsi"/>
              </w:rPr>
              <w:t>Operations Compliance</w:t>
            </w:r>
          </w:p>
        </w:tc>
        <w:tc>
          <w:tcPr>
            <w:tcW w:w="2045" w:type="dxa"/>
            <w:hideMark/>
          </w:tcPr>
          <w:p w14:paraId="7A663707" w14:textId="77777777" w:rsidR="00CA39A6" w:rsidRPr="00974183" w:rsidRDefault="00CA39A6" w:rsidP="002765F8">
            <w:pPr>
              <w:rPr>
                <w:rFonts w:asciiTheme="minorHAnsi" w:hAnsiTheme="minorHAnsi" w:cstheme="minorHAnsi"/>
              </w:rPr>
            </w:pPr>
            <w:r w:rsidRPr="00974183">
              <w:rPr>
                <w:rFonts w:asciiTheme="minorHAnsi" w:hAnsiTheme="minorHAnsi" w:cstheme="minorHAnsi"/>
              </w:rPr>
              <w:t>Production/Operations</w:t>
            </w:r>
          </w:p>
        </w:tc>
        <w:tc>
          <w:tcPr>
            <w:tcW w:w="1843" w:type="dxa"/>
            <w:hideMark/>
          </w:tcPr>
          <w:p w14:paraId="3E59FCE2" w14:textId="77777777" w:rsidR="00CA39A6" w:rsidRPr="00974183" w:rsidRDefault="00CA39A6" w:rsidP="002765F8">
            <w:pPr>
              <w:rPr>
                <w:rFonts w:asciiTheme="minorHAnsi" w:hAnsiTheme="minorHAnsi" w:cstheme="minorHAnsi"/>
              </w:rPr>
            </w:pPr>
            <w:r w:rsidRPr="00974183">
              <w:rPr>
                <w:rFonts w:asciiTheme="minorHAnsi" w:hAnsiTheme="minorHAnsi" w:cstheme="minorHAnsi"/>
              </w:rPr>
              <w:t>Evaluate adherence to SOPs and ethical work environment standards.</w:t>
            </w:r>
          </w:p>
        </w:tc>
        <w:tc>
          <w:tcPr>
            <w:tcW w:w="1842" w:type="dxa"/>
            <w:hideMark/>
          </w:tcPr>
          <w:p w14:paraId="1D472EF7" w14:textId="77777777" w:rsidR="00CA39A6" w:rsidRPr="00974183" w:rsidRDefault="00CA39A6" w:rsidP="002765F8">
            <w:pPr>
              <w:rPr>
                <w:rFonts w:asciiTheme="minorHAnsi" w:hAnsiTheme="minorHAnsi" w:cstheme="minorHAnsi"/>
              </w:rPr>
            </w:pPr>
            <w:r w:rsidRPr="00974183">
              <w:rPr>
                <w:rFonts w:asciiTheme="minorHAnsi" w:hAnsiTheme="minorHAnsi" w:cstheme="minorHAnsi"/>
              </w:rPr>
              <w:t>SOP implementation, resource management, and incident logs.</w:t>
            </w:r>
          </w:p>
        </w:tc>
        <w:tc>
          <w:tcPr>
            <w:tcW w:w="1857" w:type="dxa"/>
            <w:hideMark/>
          </w:tcPr>
          <w:p w14:paraId="4EE16A6F" w14:textId="77777777" w:rsidR="00CA39A6" w:rsidRPr="00974183" w:rsidRDefault="00CA39A6" w:rsidP="002765F8">
            <w:pPr>
              <w:rPr>
                <w:rFonts w:asciiTheme="minorHAnsi" w:hAnsiTheme="minorHAnsi" w:cstheme="minorHAnsi"/>
              </w:rPr>
            </w:pPr>
            <w:r w:rsidRPr="00974183">
              <w:rPr>
                <w:rFonts w:asciiTheme="minorHAnsi" w:hAnsiTheme="minorHAnsi" w:cstheme="minorHAnsi"/>
              </w:rPr>
              <w:t>Operations Manager</w:t>
            </w:r>
          </w:p>
        </w:tc>
      </w:tr>
      <w:tr w:rsidR="00CA39A6" w:rsidRPr="00974183" w14:paraId="24CFF7E6" w14:textId="77777777" w:rsidTr="002765F8">
        <w:tc>
          <w:tcPr>
            <w:tcW w:w="1749" w:type="dxa"/>
            <w:hideMark/>
          </w:tcPr>
          <w:p w14:paraId="45D11E88" w14:textId="77777777" w:rsidR="00CA39A6" w:rsidRPr="00974183" w:rsidRDefault="00CA39A6" w:rsidP="002765F8">
            <w:pPr>
              <w:rPr>
                <w:rFonts w:asciiTheme="minorHAnsi" w:hAnsiTheme="minorHAnsi" w:cstheme="minorHAnsi"/>
              </w:rPr>
            </w:pPr>
            <w:r w:rsidRPr="00974183">
              <w:rPr>
                <w:rFonts w:asciiTheme="minorHAnsi" w:hAnsiTheme="minorHAnsi" w:cstheme="minorHAnsi"/>
              </w:rPr>
              <w:t>IT and Data Security</w:t>
            </w:r>
          </w:p>
        </w:tc>
        <w:tc>
          <w:tcPr>
            <w:tcW w:w="2045" w:type="dxa"/>
            <w:hideMark/>
          </w:tcPr>
          <w:p w14:paraId="028D2E23" w14:textId="77777777" w:rsidR="00CA39A6" w:rsidRPr="00974183" w:rsidRDefault="00CA39A6" w:rsidP="002765F8">
            <w:pPr>
              <w:rPr>
                <w:rFonts w:asciiTheme="minorHAnsi" w:hAnsiTheme="minorHAnsi" w:cstheme="minorHAnsi"/>
              </w:rPr>
            </w:pPr>
            <w:r w:rsidRPr="00974183">
              <w:rPr>
                <w:rFonts w:asciiTheme="minorHAnsi" w:hAnsiTheme="minorHAnsi" w:cstheme="minorHAnsi"/>
              </w:rPr>
              <w:t>Information Technology</w:t>
            </w:r>
          </w:p>
        </w:tc>
        <w:tc>
          <w:tcPr>
            <w:tcW w:w="1843" w:type="dxa"/>
            <w:hideMark/>
          </w:tcPr>
          <w:p w14:paraId="7D2FA950" w14:textId="77777777" w:rsidR="00CA39A6" w:rsidRPr="00974183" w:rsidRDefault="00CA39A6" w:rsidP="002765F8">
            <w:pPr>
              <w:rPr>
                <w:rFonts w:asciiTheme="minorHAnsi" w:hAnsiTheme="minorHAnsi" w:cstheme="minorHAnsi"/>
              </w:rPr>
            </w:pPr>
            <w:r w:rsidRPr="00974183">
              <w:rPr>
                <w:rFonts w:asciiTheme="minorHAnsi" w:hAnsiTheme="minorHAnsi" w:cstheme="minorHAnsi"/>
              </w:rPr>
              <w:t>Assess systems for secure handling of sensitive and supplier data.</w:t>
            </w:r>
          </w:p>
        </w:tc>
        <w:tc>
          <w:tcPr>
            <w:tcW w:w="1842" w:type="dxa"/>
            <w:hideMark/>
          </w:tcPr>
          <w:p w14:paraId="287F4F89" w14:textId="77777777" w:rsidR="00CA39A6" w:rsidRPr="00974183" w:rsidRDefault="00CA39A6" w:rsidP="002765F8">
            <w:pPr>
              <w:rPr>
                <w:rFonts w:asciiTheme="minorHAnsi" w:hAnsiTheme="minorHAnsi" w:cstheme="minorHAnsi"/>
              </w:rPr>
            </w:pPr>
            <w:r w:rsidRPr="00974183">
              <w:rPr>
                <w:rFonts w:asciiTheme="minorHAnsi" w:hAnsiTheme="minorHAnsi" w:cstheme="minorHAnsi"/>
              </w:rPr>
              <w:t>Access controls, cybersecurity protocols, data protection practices.</w:t>
            </w:r>
          </w:p>
        </w:tc>
        <w:tc>
          <w:tcPr>
            <w:tcW w:w="1857" w:type="dxa"/>
            <w:hideMark/>
          </w:tcPr>
          <w:p w14:paraId="371B13B6" w14:textId="77777777" w:rsidR="00CA39A6" w:rsidRPr="00974183" w:rsidRDefault="00CA39A6" w:rsidP="002765F8">
            <w:pPr>
              <w:rPr>
                <w:rFonts w:asciiTheme="minorHAnsi" w:hAnsiTheme="minorHAnsi" w:cstheme="minorHAnsi"/>
              </w:rPr>
            </w:pPr>
            <w:r w:rsidRPr="00974183">
              <w:rPr>
                <w:rFonts w:asciiTheme="minorHAnsi" w:hAnsiTheme="minorHAnsi" w:cstheme="minorHAnsi"/>
              </w:rPr>
              <w:t>IT Manager</w:t>
            </w:r>
          </w:p>
        </w:tc>
      </w:tr>
      <w:tr w:rsidR="00CA39A6" w:rsidRPr="00974183" w14:paraId="7FC8E732" w14:textId="77777777" w:rsidTr="002765F8">
        <w:tc>
          <w:tcPr>
            <w:tcW w:w="1749" w:type="dxa"/>
            <w:hideMark/>
          </w:tcPr>
          <w:p w14:paraId="5965F0AB" w14:textId="77777777" w:rsidR="00CA39A6" w:rsidRPr="00974183" w:rsidRDefault="00CA39A6" w:rsidP="002765F8">
            <w:pPr>
              <w:rPr>
                <w:rFonts w:asciiTheme="minorHAnsi" w:hAnsiTheme="minorHAnsi" w:cstheme="minorHAnsi"/>
              </w:rPr>
            </w:pPr>
            <w:r w:rsidRPr="00974183">
              <w:rPr>
                <w:rFonts w:asciiTheme="minorHAnsi" w:hAnsiTheme="minorHAnsi" w:cstheme="minorHAnsi"/>
              </w:rPr>
              <w:t>Anti-Corruption and Bribery</w:t>
            </w:r>
          </w:p>
        </w:tc>
        <w:tc>
          <w:tcPr>
            <w:tcW w:w="2045" w:type="dxa"/>
            <w:hideMark/>
          </w:tcPr>
          <w:p w14:paraId="36CEC037" w14:textId="77777777" w:rsidR="00CA39A6" w:rsidRPr="00974183" w:rsidRDefault="00CA39A6" w:rsidP="002765F8">
            <w:pPr>
              <w:rPr>
                <w:rFonts w:asciiTheme="minorHAnsi" w:hAnsiTheme="minorHAnsi" w:cstheme="minorHAnsi"/>
              </w:rPr>
            </w:pPr>
            <w:r w:rsidRPr="00974183">
              <w:rPr>
                <w:rFonts w:asciiTheme="minorHAnsi" w:hAnsiTheme="minorHAnsi" w:cstheme="minorHAnsi"/>
              </w:rPr>
              <w:t>Compliance &amp; Leadership</w:t>
            </w:r>
          </w:p>
        </w:tc>
        <w:tc>
          <w:tcPr>
            <w:tcW w:w="1843" w:type="dxa"/>
            <w:hideMark/>
          </w:tcPr>
          <w:p w14:paraId="34B0CDA1" w14:textId="77777777" w:rsidR="00CA39A6" w:rsidRPr="00974183" w:rsidRDefault="00CA39A6" w:rsidP="002765F8">
            <w:pPr>
              <w:rPr>
                <w:rFonts w:asciiTheme="minorHAnsi" w:hAnsiTheme="minorHAnsi" w:cstheme="minorHAnsi"/>
              </w:rPr>
            </w:pPr>
            <w:r w:rsidRPr="00974183">
              <w:rPr>
                <w:rFonts w:asciiTheme="minorHAnsi" w:hAnsiTheme="minorHAnsi" w:cstheme="minorHAnsi"/>
              </w:rPr>
              <w:t>Detect bribery risks and corruption vulnerabilities.</w:t>
            </w:r>
          </w:p>
        </w:tc>
        <w:tc>
          <w:tcPr>
            <w:tcW w:w="1842" w:type="dxa"/>
            <w:hideMark/>
          </w:tcPr>
          <w:p w14:paraId="7DCD768C" w14:textId="77777777" w:rsidR="00CA39A6" w:rsidRPr="00974183" w:rsidRDefault="00CA39A6" w:rsidP="002765F8">
            <w:pPr>
              <w:rPr>
                <w:rFonts w:asciiTheme="minorHAnsi" w:hAnsiTheme="minorHAnsi" w:cstheme="minorHAnsi"/>
              </w:rPr>
            </w:pPr>
            <w:r w:rsidRPr="00974183">
              <w:rPr>
                <w:rFonts w:asciiTheme="minorHAnsi" w:hAnsiTheme="minorHAnsi" w:cstheme="minorHAnsi"/>
              </w:rPr>
              <w:t>Gifts/hospitality logs, whistleblower cases, Code of Conduct adherence.</w:t>
            </w:r>
          </w:p>
        </w:tc>
        <w:tc>
          <w:tcPr>
            <w:tcW w:w="1857" w:type="dxa"/>
            <w:hideMark/>
          </w:tcPr>
          <w:p w14:paraId="4E49C9A0" w14:textId="77777777" w:rsidR="00CA39A6" w:rsidRPr="00974183" w:rsidRDefault="00CA39A6" w:rsidP="002765F8">
            <w:pPr>
              <w:rPr>
                <w:rFonts w:asciiTheme="minorHAnsi" w:hAnsiTheme="minorHAnsi" w:cstheme="minorHAnsi"/>
              </w:rPr>
            </w:pPr>
            <w:r w:rsidRPr="00974183">
              <w:rPr>
                <w:rFonts w:asciiTheme="minorHAnsi" w:hAnsiTheme="minorHAnsi" w:cstheme="minorHAnsi"/>
              </w:rPr>
              <w:t>Compliance Officer</w:t>
            </w:r>
          </w:p>
        </w:tc>
      </w:tr>
    </w:tbl>
    <w:p w14:paraId="595A74D4" w14:textId="77777777" w:rsidR="00CA39A6" w:rsidRPr="00974183" w:rsidRDefault="00CA39A6" w:rsidP="00CA39A6">
      <w:pPr>
        <w:rPr>
          <w:rFonts w:asciiTheme="minorHAnsi" w:hAnsiTheme="minorHAnsi" w:cstheme="minorHAnsi"/>
        </w:rPr>
      </w:pPr>
    </w:p>
    <w:p w14:paraId="7E40D908" w14:textId="77777777" w:rsidR="00CA39A6" w:rsidRPr="00974183" w:rsidRDefault="00CA39A6" w:rsidP="00CA39A6">
      <w:pPr>
        <w:jc w:val="both"/>
        <w:rPr>
          <w:rFonts w:asciiTheme="minorHAnsi" w:hAnsiTheme="minorHAnsi" w:cstheme="minorHAnsi"/>
          <w:b/>
          <w:bCs/>
        </w:rPr>
      </w:pPr>
      <w:r w:rsidRPr="00974183">
        <w:rPr>
          <w:rFonts w:asciiTheme="minorHAnsi" w:hAnsiTheme="minorHAnsi" w:cstheme="minorHAnsi"/>
          <w:b/>
          <w:bCs/>
        </w:rPr>
        <w:t>Control Procedure Evaluation</w:t>
      </w:r>
    </w:p>
    <w:p w14:paraId="18D2F6F4" w14:textId="77777777" w:rsidR="00CA39A6" w:rsidRPr="00974183" w:rsidRDefault="00CA39A6">
      <w:pPr>
        <w:numPr>
          <w:ilvl w:val="0"/>
          <w:numId w:val="177"/>
        </w:numPr>
        <w:jc w:val="both"/>
        <w:rPr>
          <w:rFonts w:asciiTheme="minorHAnsi" w:hAnsiTheme="minorHAnsi" w:cstheme="minorHAnsi"/>
        </w:rPr>
      </w:pPr>
      <w:r w:rsidRPr="00974183">
        <w:rPr>
          <w:rFonts w:asciiTheme="minorHAnsi" w:hAnsiTheme="minorHAnsi" w:cstheme="minorHAnsi"/>
        </w:rPr>
        <w:t>The Audit Team reviews documentation and digital records associated with each area: including contracts, logs, approvals, training records, and incident reports.</w:t>
      </w:r>
    </w:p>
    <w:p w14:paraId="7058A99B" w14:textId="77777777" w:rsidR="00CA39A6" w:rsidRPr="00974183" w:rsidRDefault="00CA39A6">
      <w:pPr>
        <w:numPr>
          <w:ilvl w:val="0"/>
          <w:numId w:val="177"/>
        </w:numPr>
        <w:jc w:val="both"/>
        <w:rPr>
          <w:rFonts w:asciiTheme="minorHAnsi" w:hAnsiTheme="minorHAnsi" w:cstheme="minorHAnsi"/>
        </w:rPr>
      </w:pPr>
      <w:r w:rsidRPr="00974183">
        <w:rPr>
          <w:rFonts w:asciiTheme="minorHAnsi" w:hAnsiTheme="minorHAnsi" w:cstheme="minorHAnsi"/>
        </w:rPr>
        <w:t xml:space="preserve">Reviews are conducted against </w:t>
      </w:r>
      <w:r>
        <w:rPr>
          <w:rFonts w:asciiTheme="minorHAnsi" w:hAnsiTheme="minorHAnsi" w:cstheme="minorHAnsi"/>
        </w:rPr>
        <w:t>Choksi Heraeus Private Limited</w:t>
      </w:r>
      <w:r w:rsidRPr="004362CF">
        <w:rPr>
          <w:rFonts w:asciiTheme="minorHAnsi" w:hAnsiTheme="minorHAnsi" w:cstheme="minorHAnsi"/>
        </w:rPr>
        <w:t xml:space="preserve"> </w:t>
      </w:r>
      <w:r w:rsidRPr="00974183">
        <w:rPr>
          <w:rFonts w:asciiTheme="minorHAnsi" w:hAnsiTheme="minorHAnsi" w:cstheme="minorHAnsi"/>
        </w:rPr>
        <w:t>Ethical Code of Conduct, Supplier Code, Labor Compliance Framework, and relevant local regulations.</w:t>
      </w:r>
    </w:p>
    <w:p w14:paraId="146F9DA4" w14:textId="77777777" w:rsidR="00CA39A6" w:rsidRPr="00974183" w:rsidRDefault="00CA39A6">
      <w:pPr>
        <w:numPr>
          <w:ilvl w:val="0"/>
          <w:numId w:val="177"/>
        </w:numPr>
        <w:jc w:val="both"/>
        <w:rPr>
          <w:rFonts w:asciiTheme="minorHAnsi" w:hAnsiTheme="minorHAnsi" w:cstheme="minorHAnsi"/>
        </w:rPr>
      </w:pPr>
      <w:r w:rsidRPr="00974183">
        <w:rPr>
          <w:rFonts w:asciiTheme="minorHAnsi" w:hAnsiTheme="minorHAnsi" w:cstheme="minorHAnsi"/>
        </w:rPr>
        <w:t>Interviews with key employees and department leads are conducted to validate processes and uncover hidden gaps or informal practices.</w:t>
      </w:r>
    </w:p>
    <w:p w14:paraId="18FF59A6" w14:textId="77777777" w:rsidR="00CA39A6" w:rsidRPr="00974183" w:rsidRDefault="00CA39A6" w:rsidP="00CA39A6">
      <w:pPr>
        <w:jc w:val="both"/>
        <w:rPr>
          <w:rFonts w:asciiTheme="minorHAnsi" w:hAnsiTheme="minorHAnsi" w:cstheme="minorHAnsi"/>
        </w:rPr>
      </w:pPr>
    </w:p>
    <w:p w14:paraId="171EEA35" w14:textId="77777777" w:rsidR="00CA39A6" w:rsidRPr="00974183" w:rsidRDefault="00CA39A6" w:rsidP="00CA39A6">
      <w:pPr>
        <w:jc w:val="both"/>
        <w:rPr>
          <w:rFonts w:asciiTheme="minorHAnsi" w:hAnsiTheme="minorHAnsi" w:cstheme="minorHAnsi"/>
          <w:b/>
          <w:bCs/>
        </w:rPr>
      </w:pPr>
      <w:r w:rsidRPr="00974183">
        <w:rPr>
          <w:rFonts w:asciiTheme="minorHAnsi" w:hAnsiTheme="minorHAnsi" w:cstheme="minorHAnsi"/>
          <w:b/>
          <w:bCs/>
        </w:rPr>
        <w:t>Data Analysis</w:t>
      </w:r>
    </w:p>
    <w:p w14:paraId="180BAFE0" w14:textId="77777777" w:rsidR="00CA39A6" w:rsidRPr="00974183" w:rsidRDefault="00CA39A6">
      <w:pPr>
        <w:numPr>
          <w:ilvl w:val="0"/>
          <w:numId w:val="178"/>
        </w:numPr>
        <w:jc w:val="both"/>
        <w:rPr>
          <w:rFonts w:asciiTheme="minorHAnsi" w:hAnsiTheme="minorHAnsi" w:cstheme="minorHAnsi"/>
        </w:rPr>
      </w:pPr>
      <w:r w:rsidRPr="00974183">
        <w:rPr>
          <w:rFonts w:asciiTheme="minorHAnsi" w:hAnsiTheme="minorHAnsi" w:cstheme="minorHAnsi"/>
        </w:rPr>
        <w:t xml:space="preserve">Quantitative and qualitative data are </w:t>
      </w:r>
      <w:proofErr w:type="spellStart"/>
      <w:r w:rsidRPr="00974183">
        <w:rPr>
          <w:rFonts w:asciiTheme="minorHAnsi" w:hAnsiTheme="minorHAnsi" w:cstheme="minorHAnsi"/>
        </w:rPr>
        <w:t>analyzed</w:t>
      </w:r>
      <w:proofErr w:type="spellEnd"/>
      <w:r w:rsidRPr="00974183">
        <w:rPr>
          <w:rFonts w:asciiTheme="minorHAnsi" w:hAnsiTheme="minorHAnsi" w:cstheme="minorHAnsi"/>
        </w:rPr>
        <w:t xml:space="preserve"> to identify trends, irregularities, and early indicators of non-compliance.</w:t>
      </w:r>
    </w:p>
    <w:p w14:paraId="1366D5D5" w14:textId="77777777" w:rsidR="00CA39A6" w:rsidRPr="00974183" w:rsidRDefault="00CA39A6">
      <w:pPr>
        <w:numPr>
          <w:ilvl w:val="0"/>
          <w:numId w:val="178"/>
        </w:numPr>
        <w:jc w:val="both"/>
        <w:rPr>
          <w:rFonts w:asciiTheme="minorHAnsi" w:hAnsiTheme="minorHAnsi" w:cstheme="minorHAnsi"/>
        </w:rPr>
      </w:pPr>
      <w:r w:rsidRPr="00974183">
        <w:rPr>
          <w:rFonts w:asciiTheme="minorHAnsi" w:hAnsiTheme="minorHAnsi" w:cstheme="minorHAnsi"/>
        </w:rPr>
        <w:t xml:space="preserve">Internal benchmarks (e.g., </w:t>
      </w:r>
      <w:proofErr w:type="spellStart"/>
      <w:r w:rsidRPr="00974183">
        <w:rPr>
          <w:rFonts w:asciiTheme="minorHAnsi" w:hAnsiTheme="minorHAnsi" w:cstheme="minorHAnsi"/>
        </w:rPr>
        <w:t>labor</w:t>
      </w:r>
      <w:proofErr w:type="spellEnd"/>
      <w:r w:rsidRPr="00974183">
        <w:rPr>
          <w:rFonts w:asciiTheme="minorHAnsi" w:hAnsiTheme="minorHAnsi" w:cstheme="minorHAnsi"/>
        </w:rPr>
        <w:t xml:space="preserve"> compliance rate, supplier grievance rate, wage audit compliance %) are used for performance comparison.</w:t>
      </w:r>
    </w:p>
    <w:p w14:paraId="6B25FB5B" w14:textId="77777777" w:rsidR="00CA39A6" w:rsidRPr="00974183" w:rsidRDefault="00CA39A6">
      <w:pPr>
        <w:numPr>
          <w:ilvl w:val="0"/>
          <w:numId w:val="178"/>
        </w:numPr>
        <w:jc w:val="both"/>
        <w:rPr>
          <w:rFonts w:asciiTheme="minorHAnsi" w:hAnsiTheme="minorHAnsi" w:cstheme="minorHAnsi"/>
        </w:rPr>
      </w:pPr>
      <w:r w:rsidRPr="00974183">
        <w:rPr>
          <w:rFonts w:asciiTheme="minorHAnsi" w:hAnsiTheme="minorHAnsi" w:cstheme="minorHAnsi"/>
        </w:rPr>
        <w:t>Ethical risk scoring may be applied for departments or suppliers with prior compliance issues.</w:t>
      </w:r>
    </w:p>
    <w:p w14:paraId="2B28CDFE" w14:textId="77777777" w:rsidR="00CA39A6" w:rsidRPr="00974183" w:rsidRDefault="00CA39A6" w:rsidP="00CA39A6">
      <w:pPr>
        <w:jc w:val="both"/>
        <w:rPr>
          <w:rFonts w:asciiTheme="minorHAnsi" w:hAnsiTheme="minorHAnsi" w:cstheme="minorHAnsi"/>
        </w:rPr>
      </w:pPr>
    </w:p>
    <w:p w14:paraId="57734D88" w14:textId="77777777" w:rsidR="00CA39A6" w:rsidRPr="00974183" w:rsidRDefault="00CA39A6" w:rsidP="00CA39A6">
      <w:pPr>
        <w:jc w:val="both"/>
        <w:rPr>
          <w:rFonts w:asciiTheme="minorHAnsi" w:hAnsiTheme="minorHAnsi" w:cstheme="minorHAnsi"/>
          <w:b/>
          <w:bCs/>
        </w:rPr>
      </w:pPr>
      <w:r w:rsidRPr="00974183">
        <w:rPr>
          <w:rFonts w:asciiTheme="minorHAnsi" w:hAnsiTheme="minorHAnsi" w:cstheme="minorHAnsi"/>
          <w:b/>
          <w:bCs/>
        </w:rPr>
        <w:t>Reporting of Audit Findings</w:t>
      </w:r>
    </w:p>
    <w:p w14:paraId="7D724673" w14:textId="77777777" w:rsidR="00CA39A6" w:rsidRPr="00974183" w:rsidRDefault="00CA39A6">
      <w:pPr>
        <w:numPr>
          <w:ilvl w:val="0"/>
          <w:numId w:val="179"/>
        </w:numPr>
        <w:jc w:val="both"/>
        <w:rPr>
          <w:rFonts w:asciiTheme="minorHAnsi" w:hAnsiTheme="minorHAnsi" w:cstheme="minorHAnsi"/>
        </w:rPr>
      </w:pPr>
      <w:r w:rsidRPr="00974183">
        <w:rPr>
          <w:rFonts w:asciiTheme="minorHAnsi" w:hAnsiTheme="minorHAnsi" w:cstheme="minorHAnsi"/>
        </w:rPr>
        <w:t>A detailed Ethical Compliance Audit Report is prepared after each audit, containing:</w:t>
      </w:r>
    </w:p>
    <w:p w14:paraId="2405A722" w14:textId="77777777" w:rsidR="00CA39A6" w:rsidRPr="00974183" w:rsidRDefault="00CA39A6">
      <w:pPr>
        <w:numPr>
          <w:ilvl w:val="1"/>
          <w:numId w:val="179"/>
        </w:numPr>
        <w:jc w:val="both"/>
        <w:rPr>
          <w:rFonts w:asciiTheme="minorHAnsi" w:hAnsiTheme="minorHAnsi" w:cstheme="minorHAnsi"/>
        </w:rPr>
      </w:pPr>
      <w:r w:rsidRPr="00974183">
        <w:rPr>
          <w:rFonts w:asciiTheme="minorHAnsi" w:hAnsiTheme="minorHAnsi" w:cstheme="minorHAnsi"/>
        </w:rPr>
        <w:t>Summary of observations</w:t>
      </w:r>
    </w:p>
    <w:p w14:paraId="07E998D9" w14:textId="77777777" w:rsidR="00CA39A6" w:rsidRPr="00974183" w:rsidRDefault="00CA39A6">
      <w:pPr>
        <w:numPr>
          <w:ilvl w:val="1"/>
          <w:numId w:val="179"/>
        </w:numPr>
        <w:jc w:val="both"/>
        <w:rPr>
          <w:rFonts w:asciiTheme="minorHAnsi" w:hAnsiTheme="minorHAnsi" w:cstheme="minorHAnsi"/>
        </w:rPr>
      </w:pPr>
      <w:r w:rsidRPr="00974183">
        <w:rPr>
          <w:rFonts w:asciiTheme="minorHAnsi" w:hAnsiTheme="minorHAnsi" w:cstheme="minorHAnsi"/>
        </w:rPr>
        <w:t>List of non-conformities</w:t>
      </w:r>
    </w:p>
    <w:p w14:paraId="279979FA" w14:textId="77777777" w:rsidR="00CA39A6" w:rsidRPr="00974183" w:rsidRDefault="00CA39A6">
      <w:pPr>
        <w:numPr>
          <w:ilvl w:val="1"/>
          <w:numId w:val="179"/>
        </w:numPr>
        <w:jc w:val="both"/>
        <w:rPr>
          <w:rFonts w:asciiTheme="minorHAnsi" w:hAnsiTheme="minorHAnsi" w:cstheme="minorHAnsi"/>
        </w:rPr>
      </w:pPr>
      <w:r w:rsidRPr="00974183">
        <w:rPr>
          <w:rFonts w:asciiTheme="minorHAnsi" w:hAnsiTheme="minorHAnsi" w:cstheme="minorHAnsi"/>
        </w:rPr>
        <w:t>Root cause analysis (if applicable)</w:t>
      </w:r>
    </w:p>
    <w:p w14:paraId="45E927B0" w14:textId="77777777" w:rsidR="00CA39A6" w:rsidRPr="00974183" w:rsidRDefault="00CA39A6">
      <w:pPr>
        <w:numPr>
          <w:ilvl w:val="1"/>
          <w:numId w:val="179"/>
        </w:numPr>
        <w:jc w:val="both"/>
        <w:rPr>
          <w:rFonts w:asciiTheme="minorHAnsi" w:hAnsiTheme="minorHAnsi" w:cstheme="minorHAnsi"/>
        </w:rPr>
      </w:pPr>
      <w:r w:rsidRPr="00974183">
        <w:rPr>
          <w:rFonts w:asciiTheme="minorHAnsi" w:hAnsiTheme="minorHAnsi" w:cstheme="minorHAnsi"/>
        </w:rPr>
        <w:t>Recommendations for process and control improvement</w:t>
      </w:r>
    </w:p>
    <w:p w14:paraId="1CA469CD" w14:textId="77777777" w:rsidR="00CA39A6" w:rsidRPr="00974183" w:rsidRDefault="00CA39A6">
      <w:pPr>
        <w:numPr>
          <w:ilvl w:val="0"/>
          <w:numId w:val="179"/>
        </w:numPr>
        <w:jc w:val="both"/>
        <w:rPr>
          <w:rFonts w:asciiTheme="minorHAnsi" w:hAnsiTheme="minorHAnsi" w:cstheme="minorHAnsi"/>
        </w:rPr>
      </w:pPr>
      <w:r w:rsidRPr="00974183">
        <w:rPr>
          <w:rFonts w:asciiTheme="minorHAnsi" w:hAnsiTheme="minorHAnsi" w:cstheme="minorHAnsi"/>
        </w:rPr>
        <w:lastRenderedPageBreak/>
        <w:t>Reports are submitted to senior management, and relevant department heads within 10 business days of audit completion.</w:t>
      </w:r>
    </w:p>
    <w:p w14:paraId="6A7B8F4C" w14:textId="77777777" w:rsidR="00CA39A6" w:rsidRPr="00974183" w:rsidRDefault="00CA39A6" w:rsidP="00CA39A6">
      <w:pPr>
        <w:jc w:val="both"/>
        <w:rPr>
          <w:rFonts w:asciiTheme="minorHAnsi" w:hAnsiTheme="minorHAnsi" w:cstheme="minorHAnsi"/>
        </w:rPr>
      </w:pPr>
    </w:p>
    <w:p w14:paraId="21354ECC" w14:textId="77777777" w:rsidR="00CA39A6" w:rsidRPr="00974183" w:rsidRDefault="00CA39A6" w:rsidP="00CA39A6">
      <w:pPr>
        <w:jc w:val="both"/>
        <w:rPr>
          <w:rFonts w:asciiTheme="minorHAnsi" w:hAnsiTheme="minorHAnsi" w:cstheme="minorHAnsi"/>
          <w:b/>
          <w:bCs/>
        </w:rPr>
      </w:pPr>
      <w:r w:rsidRPr="00974183">
        <w:rPr>
          <w:rFonts w:asciiTheme="minorHAnsi" w:hAnsiTheme="minorHAnsi" w:cstheme="minorHAnsi"/>
          <w:b/>
          <w:bCs/>
        </w:rPr>
        <w:t>Follow-Up and Corrective Actions</w:t>
      </w:r>
    </w:p>
    <w:p w14:paraId="151CA913" w14:textId="77777777" w:rsidR="00CA39A6" w:rsidRPr="00974183" w:rsidRDefault="00CA39A6">
      <w:pPr>
        <w:numPr>
          <w:ilvl w:val="0"/>
          <w:numId w:val="180"/>
        </w:numPr>
        <w:jc w:val="both"/>
        <w:rPr>
          <w:rFonts w:asciiTheme="minorHAnsi" w:hAnsiTheme="minorHAnsi" w:cstheme="minorHAnsi"/>
        </w:rPr>
      </w:pPr>
      <w:r w:rsidRPr="00974183">
        <w:rPr>
          <w:rFonts w:asciiTheme="minorHAnsi" w:hAnsiTheme="minorHAnsi" w:cstheme="minorHAnsi"/>
        </w:rPr>
        <w:t>A Corrective Action Plan (CAP) is formulated in coordination with each audited department, detailing:</w:t>
      </w:r>
    </w:p>
    <w:p w14:paraId="078F03E4" w14:textId="77777777" w:rsidR="00CA39A6" w:rsidRPr="00974183" w:rsidRDefault="00CA39A6">
      <w:pPr>
        <w:numPr>
          <w:ilvl w:val="1"/>
          <w:numId w:val="180"/>
        </w:numPr>
        <w:jc w:val="both"/>
        <w:rPr>
          <w:rFonts w:asciiTheme="minorHAnsi" w:hAnsiTheme="minorHAnsi" w:cstheme="minorHAnsi"/>
        </w:rPr>
      </w:pPr>
      <w:r w:rsidRPr="00974183">
        <w:rPr>
          <w:rFonts w:asciiTheme="minorHAnsi" w:hAnsiTheme="minorHAnsi" w:cstheme="minorHAnsi"/>
        </w:rPr>
        <w:t>Action items</w:t>
      </w:r>
    </w:p>
    <w:p w14:paraId="1494E7F8" w14:textId="77777777" w:rsidR="00CA39A6" w:rsidRPr="00974183" w:rsidRDefault="00CA39A6">
      <w:pPr>
        <w:numPr>
          <w:ilvl w:val="1"/>
          <w:numId w:val="180"/>
        </w:numPr>
        <w:jc w:val="both"/>
        <w:rPr>
          <w:rFonts w:asciiTheme="minorHAnsi" w:hAnsiTheme="minorHAnsi" w:cstheme="minorHAnsi"/>
        </w:rPr>
      </w:pPr>
      <w:r w:rsidRPr="00974183">
        <w:rPr>
          <w:rFonts w:asciiTheme="minorHAnsi" w:hAnsiTheme="minorHAnsi" w:cstheme="minorHAnsi"/>
        </w:rPr>
        <w:t>Target completion dates</w:t>
      </w:r>
    </w:p>
    <w:p w14:paraId="2F93DA07" w14:textId="77777777" w:rsidR="00CA39A6" w:rsidRPr="00974183" w:rsidRDefault="00CA39A6">
      <w:pPr>
        <w:numPr>
          <w:ilvl w:val="1"/>
          <w:numId w:val="180"/>
        </w:numPr>
        <w:jc w:val="both"/>
        <w:rPr>
          <w:rFonts w:asciiTheme="minorHAnsi" w:hAnsiTheme="minorHAnsi" w:cstheme="minorHAnsi"/>
        </w:rPr>
      </w:pPr>
      <w:r w:rsidRPr="00974183">
        <w:rPr>
          <w:rFonts w:asciiTheme="minorHAnsi" w:hAnsiTheme="minorHAnsi" w:cstheme="minorHAnsi"/>
        </w:rPr>
        <w:t>Accountable persons</w:t>
      </w:r>
    </w:p>
    <w:p w14:paraId="56201C94" w14:textId="77777777" w:rsidR="00CA39A6" w:rsidRPr="00974183" w:rsidRDefault="00CA39A6">
      <w:pPr>
        <w:numPr>
          <w:ilvl w:val="0"/>
          <w:numId w:val="180"/>
        </w:numPr>
        <w:jc w:val="both"/>
        <w:rPr>
          <w:rFonts w:asciiTheme="minorHAnsi" w:hAnsiTheme="minorHAnsi" w:cstheme="minorHAnsi"/>
        </w:rPr>
      </w:pPr>
      <w:r w:rsidRPr="00974183">
        <w:rPr>
          <w:rFonts w:asciiTheme="minorHAnsi" w:hAnsiTheme="minorHAnsi" w:cstheme="minorHAnsi"/>
        </w:rPr>
        <w:t>The Compliance Department schedules follow-up audits or spot checks to verify the implementation and effectiveness of corrective actions.</w:t>
      </w:r>
    </w:p>
    <w:p w14:paraId="28F53208" w14:textId="77777777" w:rsidR="00CA39A6" w:rsidRPr="00974183" w:rsidRDefault="00CA39A6">
      <w:pPr>
        <w:numPr>
          <w:ilvl w:val="0"/>
          <w:numId w:val="180"/>
        </w:numPr>
        <w:jc w:val="both"/>
        <w:rPr>
          <w:rFonts w:asciiTheme="minorHAnsi" w:hAnsiTheme="minorHAnsi" w:cstheme="minorHAnsi"/>
        </w:rPr>
      </w:pPr>
      <w:r w:rsidRPr="00974183">
        <w:rPr>
          <w:rFonts w:asciiTheme="minorHAnsi" w:hAnsiTheme="minorHAnsi" w:cstheme="minorHAnsi"/>
        </w:rPr>
        <w:t>Recurring non-compliances are escalated to top management and included in performance evaluations.</w:t>
      </w:r>
    </w:p>
    <w:p w14:paraId="618D35B2" w14:textId="77777777" w:rsidR="00CA39A6" w:rsidRPr="00974183" w:rsidRDefault="00CA39A6" w:rsidP="00CA39A6">
      <w:pPr>
        <w:rPr>
          <w:rFonts w:asciiTheme="minorHAnsi" w:hAnsiTheme="minorHAnsi" w:cstheme="minorHAnsi"/>
        </w:rPr>
      </w:pPr>
    </w:p>
    <w:p w14:paraId="0151D0E0" w14:textId="77777777" w:rsidR="00CA39A6" w:rsidRPr="00974183" w:rsidRDefault="00CA39A6" w:rsidP="00CA39A6">
      <w:pPr>
        <w:rPr>
          <w:rFonts w:asciiTheme="minorHAnsi" w:hAnsiTheme="minorHAnsi" w:cstheme="minorHAnsi"/>
          <w:b/>
          <w:bCs/>
        </w:rPr>
      </w:pPr>
      <w:r w:rsidRPr="00974183">
        <w:rPr>
          <w:rFonts w:asciiTheme="minorHAnsi" w:hAnsiTheme="minorHAnsi" w:cstheme="minorHAnsi"/>
          <w:b/>
          <w:bCs/>
        </w:rPr>
        <w:t>Documentation and Recordkeeping</w:t>
      </w:r>
    </w:p>
    <w:p w14:paraId="3AC6C15F" w14:textId="77777777" w:rsidR="00CA39A6" w:rsidRPr="00974183" w:rsidRDefault="00CA39A6">
      <w:pPr>
        <w:numPr>
          <w:ilvl w:val="0"/>
          <w:numId w:val="181"/>
        </w:numPr>
        <w:jc w:val="both"/>
        <w:rPr>
          <w:rFonts w:asciiTheme="minorHAnsi" w:hAnsiTheme="minorHAnsi" w:cstheme="minorHAnsi"/>
        </w:rPr>
      </w:pPr>
      <w:r w:rsidRPr="00974183">
        <w:rPr>
          <w:rFonts w:asciiTheme="minorHAnsi" w:hAnsiTheme="minorHAnsi" w:cstheme="minorHAnsi"/>
        </w:rPr>
        <w:t>All audit materials (plans, checklists, reports, CAPs, and follow-up findings) are stored securely, both digitally and in hard copy where needed.</w:t>
      </w:r>
    </w:p>
    <w:p w14:paraId="75F5227D" w14:textId="77777777" w:rsidR="00CA39A6" w:rsidRPr="00974183" w:rsidRDefault="00CA39A6">
      <w:pPr>
        <w:numPr>
          <w:ilvl w:val="0"/>
          <w:numId w:val="181"/>
        </w:numPr>
        <w:jc w:val="both"/>
        <w:rPr>
          <w:rFonts w:asciiTheme="minorHAnsi" w:hAnsiTheme="minorHAnsi" w:cstheme="minorHAnsi"/>
        </w:rPr>
      </w:pPr>
      <w:r w:rsidRPr="00974183">
        <w:rPr>
          <w:rFonts w:asciiTheme="minorHAnsi" w:hAnsiTheme="minorHAnsi" w:cstheme="minorHAnsi"/>
        </w:rPr>
        <w:t>The Audit Team, in coordination with the Compliance Department, maintains these records for a minimum of 5 years for internal reviews or third-party audits.</w:t>
      </w:r>
    </w:p>
    <w:p w14:paraId="58391DEE" w14:textId="77777777" w:rsidR="00CA39A6" w:rsidRPr="00974183" w:rsidRDefault="00CA39A6" w:rsidP="00CA39A6">
      <w:pPr>
        <w:jc w:val="both"/>
        <w:rPr>
          <w:rFonts w:asciiTheme="minorHAnsi" w:hAnsiTheme="minorHAnsi" w:cstheme="minorHAnsi"/>
        </w:rPr>
      </w:pPr>
    </w:p>
    <w:p w14:paraId="223E0B81" w14:textId="77777777" w:rsidR="00CA39A6" w:rsidRPr="00974183" w:rsidRDefault="00CA39A6" w:rsidP="00CA39A6">
      <w:pPr>
        <w:jc w:val="both"/>
        <w:rPr>
          <w:rFonts w:asciiTheme="minorHAnsi" w:hAnsiTheme="minorHAnsi" w:cstheme="minorHAnsi"/>
          <w:b/>
          <w:bCs/>
        </w:rPr>
      </w:pPr>
      <w:r w:rsidRPr="00974183">
        <w:rPr>
          <w:rFonts w:asciiTheme="minorHAnsi" w:hAnsiTheme="minorHAnsi" w:cstheme="minorHAnsi"/>
          <w:b/>
          <w:bCs/>
        </w:rPr>
        <w:t>Review and Improvement of Audit Mechanism</w:t>
      </w:r>
    </w:p>
    <w:p w14:paraId="414C17C0" w14:textId="77777777" w:rsidR="00CA39A6" w:rsidRPr="00974183" w:rsidRDefault="00CA39A6">
      <w:pPr>
        <w:numPr>
          <w:ilvl w:val="0"/>
          <w:numId w:val="182"/>
        </w:numPr>
        <w:jc w:val="both"/>
        <w:rPr>
          <w:rFonts w:asciiTheme="minorHAnsi" w:hAnsiTheme="minorHAnsi" w:cstheme="minorHAnsi"/>
        </w:rPr>
      </w:pPr>
      <w:r w:rsidRPr="00974183">
        <w:rPr>
          <w:rFonts w:asciiTheme="minorHAnsi" w:hAnsiTheme="minorHAnsi" w:cstheme="minorHAnsi"/>
        </w:rPr>
        <w:t>This SOP is reviewed annually</w:t>
      </w:r>
      <w:r>
        <w:rPr>
          <w:rFonts w:asciiTheme="minorHAnsi" w:hAnsiTheme="minorHAnsi" w:cstheme="minorHAnsi"/>
        </w:rPr>
        <w:t xml:space="preserve"> by the compliance manager</w:t>
      </w:r>
      <w:r w:rsidRPr="00974183">
        <w:rPr>
          <w:rFonts w:asciiTheme="minorHAnsi" w:hAnsiTheme="minorHAnsi" w:cstheme="minorHAnsi"/>
        </w:rPr>
        <w:t xml:space="preserve"> to incorporate changes in legal frameworks, buyer codes of conduct, or </w:t>
      </w:r>
      <w:r>
        <w:rPr>
          <w:rFonts w:asciiTheme="minorHAnsi" w:hAnsiTheme="minorHAnsi" w:cstheme="minorHAnsi"/>
        </w:rPr>
        <w:t>Choksi’s</w:t>
      </w:r>
      <w:r w:rsidRPr="00974183">
        <w:rPr>
          <w:rFonts w:asciiTheme="minorHAnsi" w:hAnsiTheme="minorHAnsi" w:cstheme="minorHAnsi"/>
        </w:rPr>
        <w:t xml:space="preserve"> own ethical standards.</w:t>
      </w:r>
    </w:p>
    <w:p w14:paraId="1F37E9F5" w14:textId="77777777" w:rsidR="00CA39A6" w:rsidRPr="00792344" w:rsidRDefault="00CA39A6">
      <w:pPr>
        <w:numPr>
          <w:ilvl w:val="0"/>
          <w:numId w:val="182"/>
        </w:numPr>
        <w:jc w:val="both"/>
        <w:rPr>
          <w:rFonts w:asciiTheme="minorHAnsi" w:hAnsiTheme="minorHAnsi" w:cstheme="minorHAnsi"/>
        </w:rPr>
      </w:pPr>
      <w:r w:rsidRPr="00974183">
        <w:rPr>
          <w:rFonts w:asciiTheme="minorHAnsi" w:hAnsiTheme="minorHAnsi" w:cstheme="minorHAnsi"/>
        </w:rPr>
        <w:t>Lessons learned from each audit cycle are used to update checklists, risk indicators, and training content to improve future compliance.</w:t>
      </w:r>
    </w:p>
    <w:p w14:paraId="3F17213D" w14:textId="77777777" w:rsidR="00CA39A6" w:rsidRDefault="00CA39A6" w:rsidP="00CA39A6">
      <w:pPr>
        <w:spacing w:before="100" w:beforeAutospacing="1" w:after="100" w:afterAutospacing="1"/>
        <w:jc w:val="both"/>
        <w:outlineLvl w:val="3"/>
        <w:rPr>
          <w:rFonts w:asciiTheme="minorHAnsi" w:hAnsiTheme="minorHAnsi" w:cstheme="minorHAnsi"/>
        </w:rPr>
      </w:pPr>
    </w:p>
    <w:p w14:paraId="7562F4B4" w14:textId="77777777" w:rsidR="00CA39A6" w:rsidRDefault="00CA39A6" w:rsidP="00CA39A6">
      <w:pPr>
        <w:spacing w:before="100" w:beforeAutospacing="1" w:after="100" w:afterAutospacing="1"/>
        <w:jc w:val="both"/>
        <w:outlineLvl w:val="3"/>
        <w:rPr>
          <w:rFonts w:asciiTheme="minorHAnsi" w:hAnsiTheme="minorHAnsi" w:cstheme="minorHAnsi"/>
        </w:rPr>
      </w:pPr>
      <w:r>
        <w:rPr>
          <w:rFonts w:asciiTheme="minorHAnsi" w:hAnsiTheme="minorHAnsi" w:cstheme="minorHAnsi"/>
        </w:rPr>
        <w:t>Effective Date: 01.01.2025</w:t>
      </w:r>
    </w:p>
    <w:p w14:paraId="70528B88" w14:textId="77777777" w:rsidR="00CA39A6" w:rsidRDefault="00CA39A6" w:rsidP="00CA39A6">
      <w:pPr>
        <w:spacing w:before="100" w:beforeAutospacing="1" w:after="100" w:afterAutospacing="1"/>
        <w:jc w:val="both"/>
        <w:outlineLvl w:val="3"/>
        <w:rPr>
          <w:rFonts w:asciiTheme="minorHAnsi" w:hAnsiTheme="minorHAnsi" w:cstheme="minorHAnsi"/>
        </w:rPr>
      </w:pPr>
      <w:r>
        <w:rPr>
          <w:rFonts w:asciiTheme="minorHAnsi" w:hAnsiTheme="minorHAnsi" w:cstheme="minorHAnsi"/>
        </w:rPr>
        <w:t>Next Review Date: 01.01.2026</w:t>
      </w:r>
    </w:p>
    <w:p w14:paraId="29BFE136" w14:textId="77777777" w:rsidR="00CA39A6" w:rsidRPr="006F504A" w:rsidRDefault="00CA39A6" w:rsidP="00CA39A6">
      <w:pPr>
        <w:spacing w:before="100" w:beforeAutospacing="1" w:after="100" w:afterAutospacing="1"/>
        <w:jc w:val="both"/>
        <w:outlineLvl w:val="3"/>
        <w:rPr>
          <w:rFonts w:asciiTheme="minorHAnsi" w:hAnsiTheme="minorHAnsi" w:cstheme="minorHAnsi"/>
        </w:rPr>
      </w:pPr>
      <w:r>
        <w:rPr>
          <w:rFonts w:asciiTheme="minorHAnsi" w:hAnsiTheme="minorHAnsi" w:cstheme="minorHAnsi"/>
        </w:rPr>
        <w:t xml:space="preserve">Approved by: </w:t>
      </w:r>
    </w:p>
    <w:p w14:paraId="4DD9DB3F" w14:textId="77777777" w:rsidR="00CA39A6" w:rsidRDefault="00CA39A6" w:rsidP="00D24ADF">
      <w:pPr>
        <w:spacing w:before="100" w:beforeAutospacing="1" w:after="100" w:afterAutospacing="1" w:line="276" w:lineRule="auto"/>
        <w:jc w:val="both"/>
        <w:rPr>
          <w:rFonts w:asciiTheme="minorHAnsi" w:hAnsiTheme="minorHAnsi" w:cstheme="minorHAnsi"/>
          <w:lang w:val="en-US"/>
        </w:rPr>
      </w:pPr>
    </w:p>
    <w:sectPr w:rsidR="00CA39A6" w:rsidSect="007C2A5C">
      <w:headerReference w:type="default" r:id="rId12"/>
      <w:footerReference w:type="default" r:id="rId13"/>
      <w:pgSz w:w="11906" w:h="16838"/>
      <w:pgMar w:top="1440" w:right="1226" w:bottom="1440" w:left="1560" w:header="1872" w:footer="720"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33411" w14:textId="77777777" w:rsidR="00E851FC" w:rsidRDefault="00E851FC">
      <w:r>
        <w:separator/>
      </w:r>
    </w:p>
  </w:endnote>
  <w:endnote w:type="continuationSeparator" w:id="0">
    <w:p w14:paraId="2A4DD81C" w14:textId="77777777" w:rsidR="00E851FC" w:rsidRDefault="00E851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Bold+FPEF">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7481490"/>
      <w:docPartObj>
        <w:docPartGallery w:val="Page Numbers (Bottom of Page)"/>
        <w:docPartUnique/>
      </w:docPartObj>
    </w:sdtPr>
    <w:sdtEndPr>
      <w:rPr>
        <w:color w:val="7F7F7F" w:themeColor="background1" w:themeShade="7F"/>
        <w:spacing w:val="60"/>
      </w:rPr>
    </w:sdtEndPr>
    <w:sdtContent>
      <w:p w14:paraId="3C1B034B" w14:textId="608FD334" w:rsidR="001820A0" w:rsidRDefault="001820A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C62E466" w14:textId="77777777" w:rsidR="001820A0" w:rsidRDefault="001820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1A227" w14:textId="77777777" w:rsidR="00E851FC" w:rsidRDefault="00E851FC">
      <w:r>
        <w:separator/>
      </w:r>
    </w:p>
  </w:footnote>
  <w:footnote w:type="continuationSeparator" w:id="0">
    <w:p w14:paraId="4C3AB514" w14:textId="77777777" w:rsidR="00E851FC" w:rsidRDefault="00E851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696B2" w14:textId="21A47114" w:rsidR="00D245D6" w:rsidRDefault="00CF7C6F">
    <w:pPr>
      <w:pStyle w:val="Header"/>
    </w:pPr>
    <w:r w:rsidRPr="00E47833">
      <w:rPr>
        <w:noProof/>
        <w:color w:val="FFFFFF" w:themeColor="background1"/>
      </w:rPr>
      <mc:AlternateContent>
        <mc:Choice Requires="wps">
          <w:drawing>
            <wp:anchor distT="0" distB="0" distL="114300" distR="114300" simplePos="0" relativeHeight="251660288" behindDoc="0" locked="0" layoutInCell="1" allowOverlap="1" wp14:anchorId="2CB49A45" wp14:editId="2507F49C">
              <wp:simplePos x="0" y="0"/>
              <wp:positionH relativeFrom="column">
                <wp:posOffset>1771650</wp:posOffset>
              </wp:positionH>
              <wp:positionV relativeFrom="paragraph">
                <wp:posOffset>-683260</wp:posOffset>
              </wp:positionV>
              <wp:extent cx="3810000" cy="781050"/>
              <wp:effectExtent l="0" t="0" r="0" b="0"/>
              <wp:wrapNone/>
              <wp:docPr id="1243258515" name="Rectangle 4"/>
              <wp:cNvGraphicFramePr/>
              <a:graphic xmlns:a="http://schemas.openxmlformats.org/drawingml/2006/main">
                <a:graphicData uri="http://schemas.microsoft.com/office/word/2010/wordprocessingShape">
                  <wps:wsp>
                    <wps:cNvSpPr/>
                    <wps:spPr>
                      <a:xfrm>
                        <a:off x="0" y="0"/>
                        <a:ext cx="3810000" cy="7810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6F9E162" w14:textId="77777777" w:rsidR="00CF7C6F" w:rsidRPr="004B4DE9" w:rsidRDefault="00CF7C6F" w:rsidP="00CF7C6F">
                          <w:pPr>
                            <w:jc w:val="center"/>
                            <w:rPr>
                              <w:rFonts w:asciiTheme="minorHAnsi" w:hAnsiTheme="minorHAnsi" w:cstheme="minorHAnsi"/>
                              <w:color w:val="1F4E79" w:themeColor="accent1" w:themeShade="80"/>
                              <w:sz w:val="32"/>
                              <w:szCs w:val="32"/>
                            </w:rPr>
                          </w:pPr>
                          <w:r w:rsidRPr="004B4DE9">
                            <w:rPr>
                              <w:rFonts w:asciiTheme="minorHAnsi" w:hAnsiTheme="minorHAnsi" w:cstheme="minorHAnsi"/>
                              <w:color w:val="1F4E79" w:themeColor="accent1" w:themeShade="80"/>
                              <w:sz w:val="32"/>
                              <w:szCs w:val="32"/>
                            </w:rPr>
                            <w:t>CHOKSI HERAEUS PRIVATE LIMITED</w:t>
                          </w:r>
                        </w:p>
                        <w:p w14:paraId="6B4876EB" w14:textId="77777777" w:rsidR="00CF7C6F" w:rsidRPr="004B4DE9" w:rsidRDefault="00CF7C6F" w:rsidP="00CF7C6F">
                          <w:pPr>
                            <w:jc w:val="center"/>
                            <w:rPr>
                              <w:rFonts w:asciiTheme="minorHAnsi" w:hAnsiTheme="minorHAnsi" w:cstheme="minorHAnsi"/>
                              <w:color w:val="222A35" w:themeColor="text2" w:themeShade="80"/>
                            </w:rPr>
                          </w:pPr>
                          <w:r w:rsidRPr="004B4DE9">
                            <w:rPr>
                              <w:rFonts w:asciiTheme="minorHAnsi" w:hAnsiTheme="minorHAnsi" w:cstheme="minorHAnsi"/>
                              <w:color w:val="222A35" w:themeColor="text2" w:themeShade="80"/>
                            </w:rPr>
                            <w:t>A-195, 196, "F" Road, M.I.A., Madri 313 003 Udaipur, Rajasthan India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B49A45" id="Rectangle 4" o:spid="_x0000_s1026" style="position:absolute;margin-left:139.5pt;margin-top:-53.8pt;width:300pt;height:6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" filled="f" stroked="f" strokeweight="1pt">
              <v:textbox>
                <w:txbxContent>
                  <w:p w14:paraId="76F9E162" w14:textId="77777777" w:rsidR="00CF7C6F" w:rsidRPr="004B4DE9" w:rsidRDefault="00CF7C6F" w:rsidP="00CF7C6F">
                    <w:pPr>
                      <w:jc w:val="center"/>
                      <w:rPr>
                        <w:rFonts w:asciiTheme="minorHAnsi" w:hAnsiTheme="minorHAnsi" w:cstheme="minorHAnsi"/>
                        <w:color w:val="1F4E79" w:themeColor="accent1" w:themeShade="80"/>
                        <w:sz w:val="32"/>
                        <w:szCs w:val="32"/>
                      </w:rPr>
                    </w:pPr>
                    <w:r w:rsidRPr="004B4DE9">
                      <w:rPr>
                        <w:rFonts w:asciiTheme="minorHAnsi" w:hAnsiTheme="minorHAnsi" w:cstheme="minorHAnsi"/>
                        <w:color w:val="1F4E79" w:themeColor="accent1" w:themeShade="80"/>
                        <w:sz w:val="32"/>
                        <w:szCs w:val="32"/>
                      </w:rPr>
                      <w:t>CHOKSI HERAEUS PRIVATE LIMITED</w:t>
                    </w:r>
                  </w:p>
                  <w:p w14:paraId="6B4876EB" w14:textId="77777777" w:rsidR="00CF7C6F" w:rsidRPr="004B4DE9" w:rsidRDefault="00CF7C6F" w:rsidP="00CF7C6F">
                    <w:pPr>
                      <w:jc w:val="center"/>
                      <w:rPr>
                        <w:rFonts w:asciiTheme="minorHAnsi" w:hAnsiTheme="minorHAnsi" w:cstheme="minorHAnsi"/>
                        <w:color w:val="222A35" w:themeColor="text2" w:themeShade="80"/>
                      </w:rPr>
                    </w:pPr>
                    <w:r w:rsidRPr="004B4DE9">
                      <w:rPr>
                        <w:rFonts w:asciiTheme="minorHAnsi" w:hAnsiTheme="minorHAnsi" w:cstheme="minorHAnsi"/>
                        <w:color w:val="222A35" w:themeColor="text2" w:themeShade="80"/>
                      </w:rPr>
                      <w:t>A-195, 196, "F" Road, M.I.A., Madri 313 003 Udaipur, Rajasthan India</w:t>
                    </w:r>
                  </w:p>
                </w:txbxContent>
              </v:textbox>
            </v:rect>
          </w:pict>
        </mc:Fallback>
      </mc:AlternateContent>
    </w:r>
    <w:r w:rsidRPr="00E47833">
      <w:rPr>
        <w:noProof/>
        <w:color w:val="FFFFFF" w:themeColor="background1"/>
      </w:rPr>
      <w:drawing>
        <wp:anchor distT="0" distB="0" distL="114300" distR="114300" simplePos="0" relativeHeight="251659264" behindDoc="1" locked="0" layoutInCell="1" allowOverlap="1" wp14:anchorId="1EACA1FE" wp14:editId="5E33919C">
          <wp:simplePos x="0" y="0"/>
          <wp:positionH relativeFrom="margin">
            <wp:posOffset>-635</wp:posOffset>
          </wp:positionH>
          <wp:positionV relativeFrom="paragraph">
            <wp:posOffset>-817245</wp:posOffset>
          </wp:positionV>
          <wp:extent cx="1677035" cy="1038225"/>
          <wp:effectExtent l="0" t="0" r="0" b="0"/>
          <wp:wrapTight wrapText="bothSides">
            <wp:wrapPolygon edited="0">
              <wp:start x="2454" y="3567"/>
              <wp:lineTo x="1963" y="10305"/>
              <wp:lineTo x="1963" y="13079"/>
              <wp:lineTo x="3926" y="17042"/>
              <wp:lineTo x="5153" y="17835"/>
              <wp:lineTo x="6625" y="17835"/>
              <wp:lineTo x="6625" y="17042"/>
              <wp:lineTo x="19138" y="14268"/>
              <wp:lineTo x="19384" y="10701"/>
              <wp:lineTo x="17421" y="9512"/>
              <wp:lineTo x="17175" y="4756"/>
              <wp:lineTo x="4171" y="3567"/>
              <wp:lineTo x="2454" y="3567"/>
            </wp:wrapPolygon>
          </wp:wrapTight>
          <wp:docPr id="1507908833" name="Picture 1507908833" descr="Choksi Heraeus | Silver Electrical Contact 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hoksi Heraeus | Silver Electrical Contact Products"/>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77035" cy="1038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7340AD" w14:textId="121C91DE" w:rsidR="00A378AE" w:rsidRDefault="00A378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35E2"/>
    <w:multiLevelType w:val="multilevel"/>
    <w:tmpl w:val="CDEE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46E19"/>
    <w:multiLevelType w:val="multilevel"/>
    <w:tmpl w:val="0BEE201A"/>
    <w:lvl w:ilvl="0">
      <w:start w:val="1"/>
      <w:numFmt w:val="upperLetter"/>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B2A1B"/>
    <w:multiLevelType w:val="multilevel"/>
    <w:tmpl w:val="0810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D2ABC"/>
    <w:multiLevelType w:val="multilevel"/>
    <w:tmpl w:val="6F46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C478E"/>
    <w:multiLevelType w:val="multilevel"/>
    <w:tmpl w:val="8B24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F36C6"/>
    <w:multiLevelType w:val="multilevel"/>
    <w:tmpl w:val="F156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70796C"/>
    <w:multiLevelType w:val="multilevel"/>
    <w:tmpl w:val="F61E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3A3676"/>
    <w:multiLevelType w:val="multilevel"/>
    <w:tmpl w:val="FC22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EF5E81"/>
    <w:multiLevelType w:val="multilevel"/>
    <w:tmpl w:val="891C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A94448"/>
    <w:multiLevelType w:val="multilevel"/>
    <w:tmpl w:val="9C9C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0E4674"/>
    <w:multiLevelType w:val="multilevel"/>
    <w:tmpl w:val="BE1024F8"/>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1" w15:restartNumberingAfterBreak="0">
    <w:nsid w:val="073938A7"/>
    <w:multiLevelType w:val="hybridMultilevel"/>
    <w:tmpl w:val="0A28F55E"/>
    <w:lvl w:ilvl="0" w:tplc="12A0CD4A">
      <w:start w:val="1"/>
      <w:numFmt w:val="decimal"/>
      <w:lvlText w:val="%1."/>
      <w:lvlJc w:val="left"/>
      <w:pPr>
        <w:ind w:left="36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76140CD"/>
    <w:multiLevelType w:val="multilevel"/>
    <w:tmpl w:val="C24E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6B18BA"/>
    <w:multiLevelType w:val="multilevel"/>
    <w:tmpl w:val="762A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5E0E20"/>
    <w:multiLevelType w:val="multilevel"/>
    <w:tmpl w:val="4D02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E353BE"/>
    <w:multiLevelType w:val="multilevel"/>
    <w:tmpl w:val="BB80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FA5897"/>
    <w:multiLevelType w:val="multilevel"/>
    <w:tmpl w:val="A00C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AB303C"/>
    <w:multiLevelType w:val="multilevel"/>
    <w:tmpl w:val="9BE297F2"/>
    <w:lvl w:ilvl="0">
      <w:start w:val="1"/>
      <w:numFmt w:val="bullet"/>
      <w:lvlText w:val=""/>
      <w:lvlJc w:val="left"/>
      <w:pPr>
        <w:tabs>
          <w:tab w:val="num" w:pos="720"/>
        </w:tabs>
        <w:ind w:left="720" w:hanging="360"/>
      </w:pPr>
      <w:rPr>
        <w:rFonts w:ascii="Symbol" w:hAnsi="Symbol" w:hint="default"/>
        <w:b/>
        <w:bCs/>
        <w:sz w:val="24"/>
        <w:szCs w:val="32"/>
      </w:rPr>
    </w:lvl>
    <w:lvl w:ilvl="1">
      <w:start w:val="1"/>
      <w:numFmt w:val="decimal"/>
      <w:lvlText w:val="%2."/>
      <w:lvlJc w:val="left"/>
      <w:pPr>
        <w:ind w:left="1440" w:hanging="360"/>
      </w:pPr>
      <w:rPr>
        <w:rFonts w:asciiTheme="minorHAnsi" w:hAnsiTheme="minorHAnsi" w:cstheme="minorHAnsi" w:hint="default"/>
        <w:b w:val="0"/>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424D1B"/>
    <w:multiLevelType w:val="multilevel"/>
    <w:tmpl w:val="7660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A808BC"/>
    <w:multiLevelType w:val="multilevel"/>
    <w:tmpl w:val="AC2C80B2"/>
    <w:lvl w:ilvl="0">
      <w:start w:val="1"/>
      <w:numFmt w:val="bullet"/>
      <w:lvlText w:val=""/>
      <w:lvlJc w:val="left"/>
      <w:pPr>
        <w:tabs>
          <w:tab w:val="num" w:pos="720"/>
        </w:tabs>
        <w:ind w:left="720" w:hanging="360"/>
      </w:pPr>
      <w:rPr>
        <w:rFonts w:ascii="Symbol" w:hAnsi="Symbol" w:hint="default"/>
        <w:b/>
        <w:color w:val="auto"/>
        <w:sz w:val="22"/>
        <w:szCs w:val="22"/>
      </w:r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 w15:restartNumberingAfterBreak="0">
    <w:nsid w:val="0DE245BB"/>
    <w:multiLevelType w:val="multilevel"/>
    <w:tmpl w:val="D3D0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673E21"/>
    <w:multiLevelType w:val="hybridMultilevel"/>
    <w:tmpl w:val="9726F982"/>
    <w:lvl w:ilvl="0" w:tplc="D1CE72A2">
      <w:start w:val="5"/>
      <w:numFmt w:val="decimal"/>
      <w:lvlText w:val="%1."/>
      <w:lvlJc w:val="left"/>
      <w:pPr>
        <w:ind w:left="360" w:hanging="360"/>
      </w:pPr>
      <w:rPr>
        <w:rFonts w:hint="default"/>
        <w:b/>
        <w:b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F362F04"/>
    <w:multiLevelType w:val="multilevel"/>
    <w:tmpl w:val="ED56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78046D"/>
    <w:multiLevelType w:val="multilevel"/>
    <w:tmpl w:val="E166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FF4B3B"/>
    <w:multiLevelType w:val="multilevel"/>
    <w:tmpl w:val="979A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4F2FF1"/>
    <w:multiLevelType w:val="multilevel"/>
    <w:tmpl w:val="CAF2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A64B8A"/>
    <w:multiLevelType w:val="multilevel"/>
    <w:tmpl w:val="C24E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A76F2E"/>
    <w:multiLevelType w:val="multilevel"/>
    <w:tmpl w:val="FD6C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B8725A"/>
    <w:multiLevelType w:val="multilevel"/>
    <w:tmpl w:val="91A6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2E2379"/>
    <w:multiLevelType w:val="multilevel"/>
    <w:tmpl w:val="16E0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881C45"/>
    <w:multiLevelType w:val="multilevel"/>
    <w:tmpl w:val="4E6C1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19603A"/>
    <w:multiLevelType w:val="multilevel"/>
    <w:tmpl w:val="9498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6C54E4"/>
    <w:multiLevelType w:val="hybridMultilevel"/>
    <w:tmpl w:val="28D6F81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 w15:restartNumberingAfterBreak="0">
    <w:nsid w:val="149003E4"/>
    <w:multiLevelType w:val="multilevel"/>
    <w:tmpl w:val="BD0A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62181C"/>
    <w:multiLevelType w:val="multilevel"/>
    <w:tmpl w:val="5BEAA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3E01AC"/>
    <w:multiLevelType w:val="multilevel"/>
    <w:tmpl w:val="A332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6C5421"/>
    <w:multiLevelType w:val="multilevel"/>
    <w:tmpl w:val="665A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054A74"/>
    <w:multiLevelType w:val="multilevel"/>
    <w:tmpl w:val="C24E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4C54F4"/>
    <w:multiLevelType w:val="multilevel"/>
    <w:tmpl w:val="BE10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757101"/>
    <w:multiLevelType w:val="multilevel"/>
    <w:tmpl w:val="BE10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9B2B71"/>
    <w:multiLevelType w:val="multilevel"/>
    <w:tmpl w:val="8D04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717094"/>
    <w:multiLevelType w:val="multilevel"/>
    <w:tmpl w:val="5690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7D3C40"/>
    <w:multiLevelType w:val="multilevel"/>
    <w:tmpl w:val="33604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343728"/>
    <w:multiLevelType w:val="multilevel"/>
    <w:tmpl w:val="BE10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B75A00"/>
    <w:multiLevelType w:val="multilevel"/>
    <w:tmpl w:val="C4ACA98E"/>
    <w:lvl w:ilvl="0">
      <w:start w:val="1"/>
      <w:numFmt w:val="decimal"/>
      <w:lvlText w:val="%1."/>
      <w:lvlJc w:val="left"/>
      <w:pPr>
        <w:ind w:left="360" w:hanging="360"/>
      </w:pPr>
      <w:rPr>
        <w:b/>
        <w:bCs/>
      </w:rPr>
    </w:lvl>
    <w:lvl w:ilvl="1">
      <w:start w:val="1"/>
      <w:numFmt w:val="decimal"/>
      <w:isLgl/>
      <w:lvlText w:val="%1.%2."/>
      <w:lvlJc w:val="left"/>
      <w:pPr>
        <w:ind w:left="720" w:hanging="720"/>
      </w:pPr>
      <w:rPr>
        <w:rFonts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5" w15:restartNumberingAfterBreak="0">
    <w:nsid w:val="1D2C5E96"/>
    <w:multiLevelType w:val="multilevel"/>
    <w:tmpl w:val="BCD8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6147D8"/>
    <w:multiLevelType w:val="multilevel"/>
    <w:tmpl w:val="D326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147A6B"/>
    <w:multiLevelType w:val="multilevel"/>
    <w:tmpl w:val="48D6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8D1D67"/>
    <w:multiLevelType w:val="multilevel"/>
    <w:tmpl w:val="395A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A817F7"/>
    <w:multiLevelType w:val="multilevel"/>
    <w:tmpl w:val="BE10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FC633EE"/>
    <w:multiLevelType w:val="multilevel"/>
    <w:tmpl w:val="C24E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FB2B01"/>
    <w:multiLevelType w:val="multilevel"/>
    <w:tmpl w:val="E8AEF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0E68FA"/>
    <w:multiLevelType w:val="multilevel"/>
    <w:tmpl w:val="F3A4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FA3DD8"/>
    <w:multiLevelType w:val="multilevel"/>
    <w:tmpl w:val="BE10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1A09F0"/>
    <w:multiLevelType w:val="multilevel"/>
    <w:tmpl w:val="BF30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751733"/>
    <w:multiLevelType w:val="multilevel"/>
    <w:tmpl w:val="8554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5829D5"/>
    <w:multiLevelType w:val="multilevel"/>
    <w:tmpl w:val="203E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4534686"/>
    <w:multiLevelType w:val="multilevel"/>
    <w:tmpl w:val="73723756"/>
    <w:lvl w:ilvl="0">
      <w:start w:val="1"/>
      <w:numFmt w:val="decimal"/>
      <w:lvlText w:val="%1."/>
      <w:lvlJc w:val="left"/>
      <w:pPr>
        <w:tabs>
          <w:tab w:val="num" w:pos="720"/>
        </w:tabs>
        <w:ind w:left="720" w:hanging="360"/>
      </w:pPr>
      <w:rPr>
        <w:rFonts w:hint="default"/>
        <w:sz w:val="24"/>
        <w:szCs w:val="32"/>
      </w:rPr>
    </w:lvl>
    <w:lvl w:ilvl="1">
      <w:start w:val="1"/>
      <w:numFmt w:val="decimal"/>
      <w:lvlText w:val="%2."/>
      <w:lvlJc w:val="left"/>
      <w:pPr>
        <w:ind w:left="1440" w:hanging="360"/>
      </w:pPr>
      <w:rPr>
        <w:rFonts w:asciiTheme="minorHAnsi" w:hAnsiTheme="minorHAnsi" w:cstheme="minorHAnsi"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496F5A"/>
    <w:multiLevelType w:val="multilevel"/>
    <w:tmpl w:val="4F62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B5322A"/>
    <w:multiLevelType w:val="multilevel"/>
    <w:tmpl w:val="898E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FF4CD3"/>
    <w:multiLevelType w:val="multilevel"/>
    <w:tmpl w:val="06FAE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1901BB"/>
    <w:multiLevelType w:val="multilevel"/>
    <w:tmpl w:val="03B8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7F0A4A"/>
    <w:multiLevelType w:val="multilevel"/>
    <w:tmpl w:val="EDBC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A822D4"/>
    <w:multiLevelType w:val="multilevel"/>
    <w:tmpl w:val="B4EC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B64467"/>
    <w:multiLevelType w:val="multilevel"/>
    <w:tmpl w:val="EA6C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F70E23"/>
    <w:multiLevelType w:val="multilevel"/>
    <w:tmpl w:val="133E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052082"/>
    <w:multiLevelType w:val="hybridMultilevel"/>
    <w:tmpl w:val="A312867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7" w15:restartNumberingAfterBreak="0">
    <w:nsid w:val="2B173BB5"/>
    <w:multiLevelType w:val="multilevel"/>
    <w:tmpl w:val="BE1024F8"/>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68" w15:restartNumberingAfterBreak="0">
    <w:nsid w:val="2B4E142F"/>
    <w:multiLevelType w:val="multilevel"/>
    <w:tmpl w:val="BE102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B7566D4"/>
    <w:multiLevelType w:val="multilevel"/>
    <w:tmpl w:val="47E0AD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0" w15:restartNumberingAfterBreak="0">
    <w:nsid w:val="2BC72530"/>
    <w:multiLevelType w:val="multilevel"/>
    <w:tmpl w:val="C0A4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CD06F4F"/>
    <w:multiLevelType w:val="multilevel"/>
    <w:tmpl w:val="D498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CEA3D13"/>
    <w:multiLevelType w:val="multilevel"/>
    <w:tmpl w:val="A81C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837110"/>
    <w:multiLevelType w:val="multilevel"/>
    <w:tmpl w:val="71EA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195F75"/>
    <w:multiLevelType w:val="multilevel"/>
    <w:tmpl w:val="B304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0364C81"/>
    <w:multiLevelType w:val="multilevel"/>
    <w:tmpl w:val="61FA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D223F5"/>
    <w:multiLevelType w:val="multilevel"/>
    <w:tmpl w:val="49BABB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129292A"/>
    <w:multiLevelType w:val="multilevel"/>
    <w:tmpl w:val="29728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Calibri" w:eastAsia="Times New Roman"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15D68BC"/>
    <w:multiLevelType w:val="multilevel"/>
    <w:tmpl w:val="A3101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5F3A63"/>
    <w:multiLevelType w:val="multilevel"/>
    <w:tmpl w:val="4546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1BD6273"/>
    <w:multiLevelType w:val="multilevel"/>
    <w:tmpl w:val="D6FAD33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1EA2394"/>
    <w:multiLevelType w:val="multilevel"/>
    <w:tmpl w:val="4AB2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1F25418"/>
    <w:multiLevelType w:val="multilevel"/>
    <w:tmpl w:val="A6825AB6"/>
    <w:lvl w:ilvl="0">
      <w:start w:val="1"/>
      <w:numFmt w:val="decimal"/>
      <w:lvlText w:val="%1."/>
      <w:lvlJc w:val="left"/>
      <w:pPr>
        <w:tabs>
          <w:tab w:val="num" w:pos="360"/>
        </w:tabs>
        <w:ind w:left="360" w:hanging="360"/>
      </w:pPr>
      <w:rPr>
        <w:rFonts w:hint="default"/>
        <w:b/>
        <w:bCs/>
        <w:sz w:val="24"/>
        <w:szCs w:val="32"/>
      </w:rPr>
    </w:lvl>
    <w:lvl w:ilvl="1">
      <w:start w:val="1"/>
      <w:numFmt w:val="decimal"/>
      <w:lvlText w:val="%2."/>
      <w:lvlJc w:val="left"/>
      <w:pPr>
        <w:ind w:left="1080" w:hanging="360"/>
      </w:pPr>
      <w:rPr>
        <w:rFonts w:asciiTheme="minorHAnsi" w:hAnsiTheme="minorHAnsi" w:cstheme="minorHAnsi" w:hint="default"/>
        <w:b/>
        <w:bCs/>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3" w15:restartNumberingAfterBreak="0">
    <w:nsid w:val="33324713"/>
    <w:multiLevelType w:val="multilevel"/>
    <w:tmpl w:val="CC64C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34B142B"/>
    <w:multiLevelType w:val="multilevel"/>
    <w:tmpl w:val="D7CA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39F1967"/>
    <w:multiLevelType w:val="hybridMultilevel"/>
    <w:tmpl w:val="AF3C31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6" w15:restartNumberingAfterBreak="0">
    <w:nsid w:val="34DB0550"/>
    <w:multiLevelType w:val="hybridMultilevel"/>
    <w:tmpl w:val="A6E67464"/>
    <w:lvl w:ilvl="0" w:tplc="40090015">
      <w:start w:val="1"/>
      <w:numFmt w:val="upperLetter"/>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7" w15:restartNumberingAfterBreak="0">
    <w:nsid w:val="354C53D0"/>
    <w:multiLevelType w:val="multilevel"/>
    <w:tmpl w:val="8410D6F0"/>
    <w:lvl w:ilvl="0">
      <w:start w:val="1"/>
      <w:numFmt w:val="decimal"/>
      <w:lvlText w:val="%1."/>
      <w:lvlJc w:val="left"/>
      <w:pPr>
        <w:tabs>
          <w:tab w:val="num" w:pos="360"/>
        </w:tabs>
        <w:ind w:left="360" w:hanging="360"/>
      </w:pPr>
      <w:rPr>
        <w:rFonts w:hint="default"/>
        <w:b/>
        <w:bCs/>
        <w:color w:val="auto"/>
        <w:sz w:val="28"/>
        <w:szCs w:val="28"/>
      </w:rPr>
    </w:lvl>
    <w:lvl w:ilvl="1">
      <w:start w:val="1"/>
      <w:numFmt w:val="decimal"/>
      <w:lvlText w:val="%2."/>
      <w:lvlJc w:val="left"/>
      <w:pPr>
        <w:ind w:left="1080" w:hanging="360"/>
      </w:pPr>
      <w:rPr>
        <w:rFonts w:asciiTheme="minorHAnsi" w:hAnsiTheme="minorHAnsi" w:cstheme="minorHAnsi" w:hint="default"/>
        <w:b/>
        <w:bCs/>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8" w15:restartNumberingAfterBreak="0">
    <w:nsid w:val="358C05B6"/>
    <w:multiLevelType w:val="multilevel"/>
    <w:tmpl w:val="7BFE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5ED78FE"/>
    <w:multiLevelType w:val="multilevel"/>
    <w:tmpl w:val="F7B210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6D37B74"/>
    <w:multiLevelType w:val="hybridMultilevel"/>
    <w:tmpl w:val="A6E67464"/>
    <w:lvl w:ilvl="0" w:tplc="FFFFFFFF">
      <w:start w:val="1"/>
      <w:numFmt w:val="upp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1" w15:restartNumberingAfterBreak="0">
    <w:nsid w:val="36F05174"/>
    <w:multiLevelType w:val="multilevel"/>
    <w:tmpl w:val="3DD6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7422788"/>
    <w:multiLevelType w:val="multilevel"/>
    <w:tmpl w:val="C24E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7CD048E"/>
    <w:multiLevelType w:val="multilevel"/>
    <w:tmpl w:val="DF6C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7FA43DE"/>
    <w:multiLevelType w:val="multilevel"/>
    <w:tmpl w:val="CAF48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81B2098"/>
    <w:multiLevelType w:val="multilevel"/>
    <w:tmpl w:val="4F0C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95A027B"/>
    <w:multiLevelType w:val="multilevel"/>
    <w:tmpl w:val="D49AD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985554B"/>
    <w:multiLevelType w:val="multilevel"/>
    <w:tmpl w:val="12EAF256"/>
    <w:lvl w:ilvl="0">
      <w:start w:val="1"/>
      <w:numFmt w:val="decimal"/>
      <w:lvlText w:val="%1."/>
      <w:lvlJc w:val="left"/>
      <w:pPr>
        <w:ind w:left="360" w:hanging="360"/>
      </w:pPr>
      <w:rPr>
        <w:rFonts w:hint="default"/>
        <w:b/>
        <w:bCs/>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8" w15:restartNumberingAfterBreak="0">
    <w:nsid w:val="39E5405B"/>
    <w:multiLevelType w:val="multilevel"/>
    <w:tmpl w:val="2FB4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A6158A8"/>
    <w:multiLevelType w:val="multilevel"/>
    <w:tmpl w:val="FEC8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B4748F7"/>
    <w:multiLevelType w:val="multilevel"/>
    <w:tmpl w:val="CDF8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C5243C4"/>
    <w:multiLevelType w:val="multilevel"/>
    <w:tmpl w:val="0EE2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C972C56"/>
    <w:multiLevelType w:val="multilevel"/>
    <w:tmpl w:val="5B06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D7E44E2"/>
    <w:multiLevelType w:val="multilevel"/>
    <w:tmpl w:val="9CFA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DBD4516"/>
    <w:multiLevelType w:val="multilevel"/>
    <w:tmpl w:val="3E4E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DC320D1"/>
    <w:multiLevelType w:val="multilevel"/>
    <w:tmpl w:val="758E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E8E1507"/>
    <w:multiLevelType w:val="multilevel"/>
    <w:tmpl w:val="6AEE9C5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FCE02C3"/>
    <w:multiLevelType w:val="multilevel"/>
    <w:tmpl w:val="66EE3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010577D"/>
    <w:multiLevelType w:val="multilevel"/>
    <w:tmpl w:val="1CF4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0EB29CB"/>
    <w:multiLevelType w:val="multilevel"/>
    <w:tmpl w:val="BE1024F8"/>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10" w15:restartNumberingAfterBreak="0">
    <w:nsid w:val="412C6AE4"/>
    <w:multiLevelType w:val="multilevel"/>
    <w:tmpl w:val="0ABC2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150598C"/>
    <w:multiLevelType w:val="multilevel"/>
    <w:tmpl w:val="2B34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36E0B05"/>
    <w:multiLevelType w:val="hybridMultilevel"/>
    <w:tmpl w:val="DD72E058"/>
    <w:lvl w:ilvl="0" w:tplc="2A0A12E0">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43705FB4"/>
    <w:multiLevelType w:val="multilevel"/>
    <w:tmpl w:val="9DFE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3BD701F"/>
    <w:multiLevelType w:val="multilevel"/>
    <w:tmpl w:val="2EE2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3F01C9E"/>
    <w:multiLevelType w:val="multilevel"/>
    <w:tmpl w:val="42CCE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42177C4"/>
    <w:multiLevelType w:val="multilevel"/>
    <w:tmpl w:val="FC4E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46808E0"/>
    <w:multiLevelType w:val="multilevel"/>
    <w:tmpl w:val="6986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5E77E13"/>
    <w:multiLevelType w:val="multilevel"/>
    <w:tmpl w:val="058C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758403D"/>
    <w:multiLevelType w:val="multilevel"/>
    <w:tmpl w:val="5834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75F5CE3"/>
    <w:multiLevelType w:val="multilevel"/>
    <w:tmpl w:val="6074D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7723085"/>
    <w:multiLevelType w:val="multilevel"/>
    <w:tmpl w:val="44EC70DC"/>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36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8326F25"/>
    <w:multiLevelType w:val="multilevel"/>
    <w:tmpl w:val="44C8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8E961CF"/>
    <w:multiLevelType w:val="multilevel"/>
    <w:tmpl w:val="0B26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9173C7A"/>
    <w:multiLevelType w:val="multilevel"/>
    <w:tmpl w:val="C4B6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A0973D8"/>
    <w:multiLevelType w:val="multilevel"/>
    <w:tmpl w:val="E290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A597582"/>
    <w:multiLevelType w:val="multilevel"/>
    <w:tmpl w:val="A61C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A7125E3"/>
    <w:multiLevelType w:val="multilevel"/>
    <w:tmpl w:val="6280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A933F59"/>
    <w:multiLevelType w:val="multilevel"/>
    <w:tmpl w:val="E9AE7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A961501"/>
    <w:multiLevelType w:val="multilevel"/>
    <w:tmpl w:val="1CF6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FD7E72"/>
    <w:multiLevelType w:val="multilevel"/>
    <w:tmpl w:val="BAC25EF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CF87A36"/>
    <w:multiLevelType w:val="multilevel"/>
    <w:tmpl w:val="6C2A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AB64D7"/>
    <w:multiLevelType w:val="multilevel"/>
    <w:tmpl w:val="C24E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C836DA"/>
    <w:multiLevelType w:val="multilevel"/>
    <w:tmpl w:val="C3701BA6"/>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b/>
      </w:rPr>
    </w:lvl>
    <w:lvl w:ilvl="2">
      <w:start w:val="1"/>
      <w:numFmt w:val="upperLetter"/>
      <w:lvlText w:val="%3."/>
      <w:lvlJc w:val="left"/>
      <w:pPr>
        <w:ind w:left="2160" w:hanging="360"/>
      </w:pPr>
      <w:rPr>
        <w:rFonts w:asciiTheme="minorHAnsi" w:hAnsiTheme="minorHAnsi" w:cstheme="minorHAnsi"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4B6423"/>
    <w:multiLevelType w:val="multilevel"/>
    <w:tmpl w:val="AB72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27512B"/>
    <w:multiLevelType w:val="multilevel"/>
    <w:tmpl w:val="62D6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7D392A"/>
    <w:multiLevelType w:val="multilevel"/>
    <w:tmpl w:val="8ABC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0326420"/>
    <w:multiLevelType w:val="multilevel"/>
    <w:tmpl w:val="F97E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1014A3A"/>
    <w:multiLevelType w:val="multilevel"/>
    <w:tmpl w:val="B542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3620FAF"/>
    <w:multiLevelType w:val="hybridMultilevel"/>
    <w:tmpl w:val="B09269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0" w15:restartNumberingAfterBreak="0">
    <w:nsid w:val="53813D0D"/>
    <w:multiLevelType w:val="multilevel"/>
    <w:tmpl w:val="C24E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5055AF2"/>
    <w:multiLevelType w:val="multilevel"/>
    <w:tmpl w:val="BE10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54E60FD"/>
    <w:multiLevelType w:val="multilevel"/>
    <w:tmpl w:val="A65EFE06"/>
    <w:lvl w:ilvl="0">
      <w:start w:val="1"/>
      <w:numFmt w:val="decimal"/>
      <w:lvlText w:val="%1."/>
      <w:lvlJc w:val="left"/>
      <w:pPr>
        <w:tabs>
          <w:tab w:val="num" w:pos="720"/>
        </w:tabs>
        <w:ind w:left="720" w:hanging="360"/>
      </w:pPr>
      <w:rPr>
        <w:rFonts w:hint="default"/>
        <w:b/>
        <w:bCs/>
        <w:sz w:val="24"/>
        <w:szCs w:val="32"/>
      </w:rPr>
    </w:lvl>
    <w:lvl w:ilvl="1">
      <w:start w:val="1"/>
      <w:numFmt w:val="decimal"/>
      <w:lvlText w:val="%2."/>
      <w:lvlJc w:val="left"/>
      <w:pPr>
        <w:ind w:left="1440" w:hanging="360"/>
      </w:pPr>
      <w:rPr>
        <w:rFonts w:asciiTheme="minorHAnsi" w:hAnsiTheme="minorHAnsi" w:cstheme="minorHAnsi"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55279D7"/>
    <w:multiLevelType w:val="hybridMultilevel"/>
    <w:tmpl w:val="3E440674"/>
    <w:lvl w:ilvl="0" w:tplc="FA1A4DB6">
      <w:start w:val="1"/>
      <w:numFmt w:val="lowerLetter"/>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15:restartNumberingAfterBreak="0">
    <w:nsid w:val="55AF52FE"/>
    <w:multiLevelType w:val="multilevel"/>
    <w:tmpl w:val="C24E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68909AB"/>
    <w:multiLevelType w:val="multilevel"/>
    <w:tmpl w:val="1C6E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E42A73"/>
    <w:multiLevelType w:val="multilevel"/>
    <w:tmpl w:val="87D6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6FB17FD"/>
    <w:multiLevelType w:val="multilevel"/>
    <w:tmpl w:val="D340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70F2587"/>
    <w:multiLevelType w:val="multilevel"/>
    <w:tmpl w:val="AD90E05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9" w15:restartNumberingAfterBreak="0">
    <w:nsid w:val="572324F8"/>
    <w:multiLevelType w:val="multilevel"/>
    <w:tmpl w:val="DC0E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727360B"/>
    <w:multiLevelType w:val="multilevel"/>
    <w:tmpl w:val="210AC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8591B9B"/>
    <w:multiLevelType w:val="multilevel"/>
    <w:tmpl w:val="7B48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5146DD"/>
    <w:multiLevelType w:val="multilevel"/>
    <w:tmpl w:val="D6E4669E"/>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3" w15:restartNumberingAfterBreak="0">
    <w:nsid w:val="59821C3E"/>
    <w:multiLevelType w:val="multilevel"/>
    <w:tmpl w:val="C24E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9AB3C50"/>
    <w:multiLevelType w:val="multilevel"/>
    <w:tmpl w:val="8A788462"/>
    <w:lvl w:ilvl="0">
      <w:start w:val="1"/>
      <w:numFmt w:val="upperLetter"/>
      <w:lvlText w:val="%1."/>
      <w:lvlJc w:val="left"/>
      <w:pPr>
        <w:tabs>
          <w:tab w:val="num" w:pos="360"/>
        </w:tabs>
        <w:ind w:left="360" w:hanging="360"/>
      </w:pPr>
      <w:rPr>
        <w:rFonts w:hint="default"/>
        <w:sz w:val="24"/>
        <w:szCs w:val="24"/>
      </w:rPr>
    </w:lvl>
    <w:lvl w:ilvl="1">
      <w:start w:val="1"/>
      <w:numFmt w:val="decimal"/>
      <w:lvlText w:val="%2."/>
      <w:lvlJc w:val="left"/>
      <w:pPr>
        <w:ind w:left="1080" w:hanging="360"/>
      </w:pPr>
      <w:rPr>
        <w:rFonts w:hint="default"/>
      </w:rPr>
    </w:lvl>
    <w:lvl w:ilvl="2">
      <w:start w:val="1"/>
      <w:numFmt w:val="upperLetter"/>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5" w15:restartNumberingAfterBreak="0">
    <w:nsid w:val="5A361E74"/>
    <w:multiLevelType w:val="multilevel"/>
    <w:tmpl w:val="2508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ACF1245"/>
    <w:multiLevelType w:val="multilevel"/>
    <w:tmpl w:val="048C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B3127D0"/>
    <w:multiLevelType w:val="multilevel"/>
    <w:tmpl w:val="0472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B4B2422"/>
    <w:multiLevelType w:val="multilevel"/>
    <w:tmpl w:val="BE10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CDD5361"/>
    <w:multiLevelType w:val="multilevel"/>
    <w:tmpl w:val="E868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D100406"/>
    <w:multiLevelType w:val="hybridMultilevel"/>
    <w:tmpl w:val="F92E2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5D7B7235"/>
    <w:multiLevelType w:val="multilevel"/>
    <w:tmpl w:val="BE10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D7F1D65"/>
    <w:multiLevelType w:val="multilevel"/>
    <w:tmpl w:val="D9CE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DFD79DA"/>
    <w:multiLevelType w:val="multilevel"/>
    <w:tmpl w:val="F56A6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E8F6B86"/>
    <w:multiLevelType w:val="multilevel"/>
    <w:tmpl w:val="69BC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F133515"/>
    <w:multiLevelType w:val="multilevel"/>
    <w:tmpl w:val="3B24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F8A71C6"/>
    <w:multiLevelType w:val="multilevel"/>
    <w:tmpl w:val="1EE0E404"/>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7" w15:restartNumberingAfterBreak="0">
    <w:nsid w:val="5FA15C6E"/>
    <w:multiLevelType w:val="multilevel"/>
    <w:tmpl w:val="49B2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FCC6754"/>
    <w:multiLevelType w:val="multilevel"/>
    <w:tmpl w:val="BE10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1832F3E"/>
    <w:multiLevelType w:val="multilevel"/>
    <w:tmpl w:val="53069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21929D8"/>
    <w:multiLevelType w:val="multilevel"/>
    <w:tmpl w:val="1A1E309C"/>
    <w:lvl w:ilvl="0">
      <w:start w:val="1"/>
      <w:numFmt w:val="bullet"/>
      <w:lvlText w:val="o"/>
      <w:lvlJc w:val="left"/>
      <w:pPr>
        <w:tabs>
          <w:tab w:val="num" w:pos="1080"/>
        </w:tabs>
        <w:ind w:left="1080" w:hanging="360"/>
      </w:pPr>
      <w:rPr>
        <w:rFonts w:ascii="Courier New" w:hAnsi="Courier New" w:cs="Courier New" w:hint="default"/>
        <w:b w:val="0"/>
        <w:bCs w:val="0"/>
        <w:sz w:val="24"/>
        <w:szCs w:val="32"/>
      </w:rPr>
    </w:lvl>
    <w:lvl w:ilvl="1">
      <w:start w:val="1"/>
      <w:numFmt w:val="decimal"/>
      <w:lvlText w:val="%2."/>
      <w:lvlJc w:val="left"/>
      <w:pPr>
        <w:ind w:left="1800" w:hanging="360"/>
      </w:pPr>
      <w:rPr>
        <w:rFonts w:asciiTheme="minorHAnsi" w:hAnsiTheme="minorHAnsi" w:cstheme="minorHAnsi" w:hint="default"/>
        <w:b/>
        <w:bCs/>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1" w15:restartNumberingAfterBreak="0">
    <w:nsid w:val="62785AF1"/>
    <w:multiLevelType w:val="multilevel"/>
    <w:tmpl w:val="24EC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3185E51"/>
    <w:multiLevelType w:val="multilevel"/>
    <w:tmpl w:val="036A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359166D"/>
    <w:multiLevelType w:val="multilevel"/>
    <w:tmpl w:val="C24EB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5CB5684"/>
    <w:multiLevelType w:val="multilevel"/>
    <w:tmpl w:val="8146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7113C22"/>
    <w:multiLevelType w:val="multilevel"/>
    <w:tmpl w:val="25DA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7AA2D62"/>
    <w:multiLevelType w:val="multilevel"/>
    <w:tmpl w:val="98DE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83F784F"/>
    <w:multiLevelType w:val="hybridMultilevel"/>
    <w:tmpl w:val="60F28A36"/>
    <w:lvl w:ilvl="0" w:tplc="5DE8117A">
      <w:start w:val="3"/>
      <w:numFmt w:val="decimal"/>
      <w:lvlText w:val="%1."/>
      <w:lvlJc w:val="left"/>
      <w:pPr>
        <w:ind w:left="36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8" w15:restartNumberingAfterBreak="0">
    <w:nsid w:val="68901961"/>
    <w:multiLevelType w:val="multilevel"/>
    <w:tmpl w:val="AA36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943714C"/>
    <w:multiLevelType w:val="multilevel"/>
    <w:tmpl w:val="95CC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9B1763E"/>
    <w:multiLevelType w:val="multilevel"/>
    <w:tmpl w:val="D6AA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9D147A1"/>
    <w:multiLevelType w:val="multilevel"/>
    <w:tmpl w:val="3CFE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A07574A"/>
    <w:multiLevelType w:val="multilevel"/>
    <w:tmpl w:val="8550ACD4"/>
    <w:lvl w:ilvl="0">
      <w:start w:val="1"/>
      <w:numFmt w:val="bullet"/>
      <w:lvlText w:val=""/>
      <w:lvlJc w:val="left"/>
      <w:pPr>
        <w:tabs>
          <w:tab w:val="num" w:pos="720"/>
        </w:tabs>
        <w:ind w:left="720" w:hanging="360"/>
      </w:pPr>
      <w:rPr>
        <w:rFonts w:ascii="Symbol" w:hAnsi="Symbol" w:hint="default"/>
        <w:b w:val="0"/>
        <w:bCs w:val="0"/>
        <w:sz w:val="24"/>
        <w:szCs w:val="32"/>
      </w:rPr>
    </w:lvl>
    <w:lvl w:ilvl="1">
      <w:start w:val="1"/>
      <w:numFmt w:val="decimal"/>
      <w:lvlText w:val="%2."/>
      <w:lvlJc w:val="left"/>
      <w:pPr>
        <w:ind w:left="1440" w:hanging="360"/>
      </w:pPr>
      <w:rPr>
        <w:rFonts w:asciiTheme="minorHAnsi" w:hAnsiTheme="minorHAnsi" w:cstheme="minorHAnsi"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A6C784D"/>
    <w:multiLevelType w:val="multilevel"/>
    <w:tmpl w:val="C24E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A7C6260"/>
    <w:multiLevelType w:val="multilevel"/>
    <w:tmpl w:val="7DE8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C6E1705"/>
    <w:multiLevelType w:val="multilevel"/>
    <w:tmpl w:val="A386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D8C65C5"/>
    <w:multiLevelType w:val="multilevel"/>
    <w:tmpl w:val="0DFA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E977428"/>
    <w:multiLevelType w:val="multilevel"/>
    <w:tmpl w:val="C24E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E9D5235"/>
    <w:multiLevelType w:val="multilevel"/>
    <w:tmpl w:val="FB10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EAD3270"/>
    <w:multiLevelType w:val="hybridMultilevel"/>
    <w:tmpl w:val="CB8AECF4"/>
    <w:lvl w:ilvl="0" w:tplc="B08C9B56">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6F1A07C5"/>
    <w:multiLevelType w:val="multilevel"/>
    <w:tmpl w:val="8462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1994AF5"/>
    <w:multiLevelType w:val="multilevel"/>
    <w:tmpl w:val="CE448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1A6304F"/>
    <w:multiLevelType w:val="multilevel"/>
    <w:tmpl w:val="EA0EB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1DE1E82"/>
    <w:multiLevelType w:val="hybridMultilevel"/>
    <w:tmpl w:val="00E82A1C"/>
    <w:lvl w:ilvl="0" w:tplc="C116E1C6">
      <w:start w:val="8"/>
      <w:numFmt w:val="decimal"/>
      <w:lvlText w:val="%1."/>
      <w:lvlJc w:val="left"/>
      <w:pPr>
        <w:ind w:left="36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4" w15:restartNumberingAfterBreak="0">
    <w:nsid w:val="71FD5248"/>
    <w:multiLevelType w:val="multilevel"/>
    <w:tmpl w:val="C674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2462743"/>
    <w:multiLevelType w:val="multilevel"/>
    <w:tmpl w:val="C24E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2520BCB"/>
    <w:multiLevelType w:val="multilevel"/>
    <w:tmpl w:val="C24E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2B264E8"/>
    <w:multiLevelType w:val="multilevel"/>
    <w:tmpl w:val="A4F4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2C546D7"/>
    <w:multiLevelType w:val="multilevel"/>
    <w:tmpl w:val="F63A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3443FFC"/>
    <w:multiLevelType w:val="multilevel"/>
    <w:tmpl w:val="272ABFE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402328C"/>
    <w:multiLevelType w:val="multilevel"/>
    <w:tmpl w:val="BEC8B6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6266D40"/>
    <w:multiLevelType w:val="multilevel"/>
    <w:tmpl w:val="95F43E66"/>
    <w:lvl w:ilvl="0">
      <w:start w:val="1"/>
      <w:numFmt w:val="decimal"/>
      <w:lvlText w:val="%1."/>
      <w:lvlJc w:val="left"/>
      <w:pPr>
        <w:tabs>
          <w:tab w:val="num" w:pos="360"/>
        </w:tabs>
        <w:ind w:left="360" w:hanging="360"/>
      </w:pPr>
      <w:rPr>
        <w:rFonts w:asciiTheme="minorHAnsi" w:hAnsiTheme="minorHAnsi" w:cstheme="minorHAnsi" w:hint="default"/>
        <w:b/>
        <w:color w:val="auto"/>
        <w:sz w:val="22"/>
        <w:szCs w:val="2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76742342"/>
    <w:multiLevelType w:val="multilevel"/>
    <w:tmpl w:val="BE10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72633D1"/>
    <w:multiLevelType w:val="multilevel"/>
    <w:tmpl w:val="38D2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7F83A6F"/>
    <w:multiLevelType w:val="multilevel"/>
    <w:tmpl w:val="A6825AB6"/>
    <w:lvl w:ilvl="0">
      <w:start w:val="1"/>
      <w:numFmt w:val="decimal"/>
      <w:lvlText w:val="%1."/>
      <w:lvlJc w:val="left"/>
      <w:pPr>
        <w:tabs>
          <w:tab w:val="num" w:pos="360"/>
        </w:tabs>
        <w:ind w:left="360" w:hanging="360"/>
      </w:pPr>
      <w:rPr>
        <w:rFonts w:hint="default"/>
        <w:b/>
        <w:bCs/>
        <w:sz w:val="24"/>
        <w:szCs w:val="32"/>
      </w:rPr>
    </w:lvl>
    <w:lvl w:ilvl="1">
      <w:start w:val="1"/>
      <w:numFmt w:val="decimal"/>
      <w:lvlText w:val="%2."/>
      <w:lvlJc w:val="left"/>
      <w:pPr>
        <w:ind w:left="1080" w:hanging="360"/>
      </w:pPr>
      <w:rPr>
        <w:rFonts w:asciiTheme="minorHAnsi" w:hAnsiTheme="minorHAnsi" w:cstheme="minorHAnsi" w:hint="default"/>
        <w:b/>
        <w:bCs/>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5" w15:restartNumberingAfterBreak="0">
    <w:nsid w:val="78330403"/>
    <w:multiLevelType w:val="multilevel"/>
    <w:tmpl w:val="A6825AB6"/>
    <w:lvl w:ilvl="0">
      <w:start w:val="1"/>
      <w:numFmt w:val="decimal"/>
      <w:lvlText w:val="%1."/>
      <w:lvlJc w:val="left"/>
      <w:pPr>
        <w:tabs>
          <w:tab w:val="num" w:pos="360"/>
        </w:tabs>
        <w:ind w:left="360" w:hanging="360"/>
      </w:pPr>
      <w:rPr>
        <w:rFonts w:hint="default"/>
        <w:b/>
        <w:bCs/>
        <w:sz w:val="24"/>
        <w:szCs w:val="32"/>
      </w:rPr>
    </w:lvl>
    <w:lvl w:ilvl="1">
      <w:start w:val="1"/>
      <w:numFmt w:val="decimal"/>
      <w:lvlText w:val="%2."/>
      <w:lvlJc w:val="left"/>
      <w:pPr>
        <w:ind w:left="1080" w:hanging="360"/>
      </w:pPr>
      <w:rPr>
        <w:rFonts w:asciiTheme="minorHAnsi" w:hAnsiTheme="minorHAnsi" w:cstheme="minorHAnsi" w:hint="default"/>
        <w:b/>
        <w:bCs/>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6" w15:restartNumberingAfterBreak="0">
    <w:nsid w:val="7859421E"/>
    <w:multiLevelType w:val="multilevel"/>
    <w:tmpl w:val="C24E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89362CD"/>
    <w:multiLevelType w:val="multilevel"/>
    <w:tmpl w:val="5D0A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8E82321"/>
    <w:multiLevelType w:val="multilevel"/>
    <w:tmpl w:val="C95C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93B1CCE"/>
    <w:multiLevelType w:val="multilevel"/>
    <w:tmpl w:val="6906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9C968AA"/>
    <w:multiLevelType w:val="multilevel"/>
    <w:tmpl w:val="C24E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9F74EE3"/>
    <w:multiLevelType w:val="multilevel"/>
    <w:tmpl w:val="BE10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A196D47"/>
    <w:multiLevelType w:val="hybridMultilevel"/>
    <w:tmpl w:val="27D20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7A8218E3"/>
    <w:multiLevelType w:val="multilevel"/>
    <w:tmpl w:val="0A7E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B6240FF"/>
    <w:multiLevelType w:val="multilevel"/>
    <w:tmpl w:val="75944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B745FC6"/>
    <w:multiLevelType w:val="hybridMultilevel"/>
    <w:tmpl w:val="F544D1D4"/>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6" w15:restartNumberingAfterBreak="0">
    <w:nsid w:val="7B792C8F"/>
    <w:multiLevelType w:val="multilevel"/>
    <w:tmpl w:val="2C4E3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BA41056"/>
    <w:multiLevelType w:val="multilevel"/>
    <w:tmpl w:val="C71A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C354312"/>
    <w:multiLevelType w:val="multilevel"/>
    <w:tmpl w:val="A48C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C657CED"/>
    <w:multiLevelType w:val="multilevel"/>
    <w:tmpl w:val="E752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D5E61DC"/>
    <w:multiLevelType w:val="multilevel"/>
    <w:tmpl w:val="00003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D79502D"/>
    <w:multiLevelType w:val="multilevel"/>
    <w:tmpl w:val="4502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D947101"/>
    <w:multiLevelType w:val="multilevel"/>
    <w:tmpl w:val="2212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E067957"/>
    <w:multiLevelType w:val="hybridMultilevel"/>
    <w:tmpl w:val="8AB820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4" w15:restartNumberingAfterBreak="0">
    <w:nsid w:val="7E9D1C50"/>
    <w:multiLevelType w:val="multilevel"/>
    <w:tmpl w:val="CE94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440665">
    <w:abstractNumId w:val="112"/>
  </w:num>
  <w:num w:numId="2" w16cid:durableId="1010177753">
    <w:abstractNumId w:val="77"/>
  </w:num>
  <w:num w:numId="3" w16cid:durableId="242489285">
    <w:abstractNumId w:val="44"/>
  </w:num>
  <w:num w:numId="4" w16cid:durableId="85461201">
    <w:abstractNumId w:val="140"/>
  </w:num>
  <w:num w:numId="5" w16cid:durableId="2136946449">
    <w:abstractNumId w:val="50"/>
  </w:num>
  <w:num w:numId="6" w16cid:durableId="2034265164">
    <w:abstractNumId w:val="187"/>
  </w:num>
  <w:num w:numId="7" w16cid:durableId="2143573699">
    <w:abstractNumId w:val="92"/>
  </w:num>
  <w:num w:numId="8" w16cid:durableId="1176773771">
    <w:abstractNumId w:val="210"/>
  </w:num>
  <w:num w:numId="9" w16cid:durableId="792986684">
    <w:abstractNumId w:val="153"/>
  </w:num>
  <w:num w:numId="10" w16cid:durableId="40594655">
    <w:abstractNumId w:val="173"/>
  </w:num>
  <w:num w:numId="11" w16cid:durableId="1490249438">
    <w:abstractNumId w:val="26"/>
  </w:num>
  <w:num w:numId="12" w16cid:durableId="566456124">
    <w:abstractNumId w:val="132"/>
  </w:num>
  <w:num w:numId="13" w16cid:durableId="1037124889">
    <w:abstractNumId w:val="144"/>
  </w:num>
  <w:num w:numId="14" w16cid:durableId="463550066">
    <w:abstractNumId w:val="37"/>
  </w:num>
  <w:num w:numId="15" w16cid:durableId="2062515195">
    <w:abstractNumId w:val="195"/>
  </w:num>
  <w:num w:numId="16" w16cid:durableId="678430058">
    <w:abstractNumId w:val="206"/>
  </w:num>
  <w:num w:numId="17" w16cid:durableId="1086224730">
    <w:abstractNumId w:val="183"/>
  </w:num>
  <w:num w:numId="18" w16cid:durableId="275604981">
    <w:abstractNumId w:val="196"/>
  </w:num>
  <w:num w:numId="19" w16cid:durableId="111369076">
    <w:abstractNumId w:val="1"/>
  </w:num>
  <w:num w:numId="20" w16cid:durableId="1952125783">
    <w:abstractNumId w:val="143"/>
  </w:num>
  <w:num w:numId="21" w16cid:durableId="70928566">
    <w:abstractNumId w:val="49"/>
  </w:num>
  <w:num w:numId="22" w16cid:durableId="1503202158">
    <w:abstractNumId w:val="223"/>
  </w:num>
  <w:num w:numId="23" w16cid:durableId="531698278">
    <w:abstractNumId w:val="142"/>
  </w:num>
  <w:num w:numId="24" w16cid:durableId="1630208270">
    <w:abstractNumId w:val="29"/>
  </w:num>
  <w:num w:numId="25" w16cid:durableId="286742331">
    <w:abstractNumId w:val="35"/>
  </w:num>
  <w:num w:numId="26" w16cid:durableId="503671075">
    <w:abstractNumId w:val="102"/>
  </w:num>
  <w:num w:numId="27" w16cid:durableId="1977683624">
    <w:abstractNumId w:val="138"/>
  </w:num>
  <w:num w:numId="28" w16cid:durableId="1135486299">
    <w:abstractNumId w:val="127"/>
  </w:num>
  <w:num w:numId="29" w16cid:durableId="523055518">
    <w:abstractNumId w:val="57"/>
  </w:num>
  <w:num w:numId="30" w16cid:durableId="1888370984">
    <w:abstractNumId w:val="121"/>
  </w:num>
  <w:num w:numId="31" w16cid:durableId="1842162931">
    <w:abstractNumId w:val="158"/>
  </w:num>
  <w:num w:numId="32" w16cid:durableId="1048802501">
    <w:abstractNumId w:val="39"/>
  </w:num>
  <w:num w:numId="33" w16cid:durableId="1352873418">
    <w:abstractNumId w:val="10"/>
  </w:num>
  <w:num w:numId="34" w16cid:durableId="154075687">
    <w:abstractNumId w:val="109"/>
  </w:num>
  <w:num w:numId="35" w16cid:durableId="689766719">
    <w:abstractNumId w:val="67"/>
  </w:num>
  <w:num w:numId="36" w16cid:durableId="551431899">
    <w:abstractNumId w:val="130"/>
  </w:num>
  <w:num w:numId="37" w16cid:durableId="648678606">
    <w:abstractNumId w:val="161"/>
  </w:num>
  <w:num w:numId="38" w16cid:durableId="1714579056">
    <w:abstractNumId w:val="211"/>
  </w:num>
  <w:num w:numId="39" w16cid:durableId="1899129089">
    <w:abstractNumId w:val="38"/>
  </w:num>
  <w:num w:numId="40" w16cid:durableId="1422794767">
    <w:abstractNumId w:val="202"/>
  </w:num>
  <w:num w:numId="41" w16cid:durableId="365252783">
    <w:abstractNumId w:val="141"/>
  </w:num>
  <w:num w:numId="42" w16cid:durableId="799346150">
    <w:abstractNumId w:val="53"/>
  </w:num>
  <w:num w:numId="43" w16cid:durableId="626206223">
    <w:abstractNumId w:val="43"/>
  </w:num>
  <w:num w:numId="44" w16cid:durableId="1054309593">
    <w:abstractNumId w:val="168"/>
  </w:num>
  <w:num w:numId="45" w16cid:durableId="1650481766">
    <w:abstractNumId w:val="68"/>
  </w:num>
  <w:num w:numId="46" w16cid:durableId="837157486">
    <w:abstractNumId w:val="87"/>
  </w:num>
  <w:num w:numId="47" w16cid:durableId="1748726905">
    <w:abstractNumId w:val="181"/>
  </w:num>
  <w:num w:numId="48" w16cid:durableId="780491817">
    <w:abstractNumId w:val="93"/>
  </w:num>
  <w:num w:numId="49" w16cid:durableId="1759014499">
    <w:abstractNumId w:val="20"/>
  </w:num>
  <w:num w:numId="50" w16cid:durableId="1076634350">
    <w:abstractNumId w:val="180"/>
  </w:num>
  <w:num w:numId="51" w16cid:durableId="1595480620">
    <w:abstractNumId w:val="167"/>
  </w:num>
  <w:num w:numId="52" w16cid:durableId="312031204">
    <w:abstractNumId w:val="207"/>
  </w:num>
  <w:num w:numId="53" w16cid:durableId="5374686">
    <w:abstractNumId w:val="108"/>
  </w:num>
  <w:num w:numId="54" w16cid:durableId="1904176860">
    <w:abstractNumId w:val="16"/>
  </w:num>
  <w:num w:numId="55" w16cid:durableId="497041600">
    <w:abstractNumId w:val="18"/>
  </w:num>
  <w:num w:numId="56" w16cid:durableId="573199140">
    <w:abstractNumId w:val="74"/>
  </w:num>
  <w:num w:numId="57" w16cid:durableId="881407501">
    <w:abstractNumId w:val="46"/>
  </w:num>
  <w:num w:numId="58" w16cid:durableId="2137139874">
    <w:abstractNumId w:val="13"/>
  </w:num>
  <w:num w:numId="59" w16cid:durableId="249586005">
    <w:abstractNumId w:val="204"/>
  </w:num>
  <w:num w:numId="60" w16cid:durableId="1905141012">
    <w:abstractNumId w:val="213"/>
  </w:num>
  <w:num w:numId="61" w16cid:durableId="1719160960">
    <w:abstractNumId w:val="95"/>
  </w:num>
  <w:num w:numId="62" w16cid:durableId="176778544">
    <w:abstractNumId w:val="149"/>
  </w:num>
  <w:num w:numId="63" w16cid:durableId="657198727">
    <w:abstractNumId w:val="116"/>
  </w:num>
  <w:num w:numId="64" w16cid:durableId="505824909">
    <w:abstractNumId w:val="222"/>
  </w:num>
  <w:num w:numId="65" w16cid:durableId="862129186">
    <w:abstractNumId w:val="25"/>
  </w:num>
  <w:num w:numId="66" w16cid:durableId="1672247851">
    <w:abstractNumId w:val="70"/>
  </w:num>
  <w:num w:numId="67" w16cid:durableId="714162305">
    <w:abstractNumId w:val="119"/>
  </w:num>
  <w:num w:numId="68" w16cid:durableId="2142916047">
    <w:abstractNumId w:val="82"/>
  </w:num>
  <w:num w:numId="69" w16cid:durableId="1264343450">
    <w:abstractNumId w:val="188"/>
  </w:num>
  <w:num w:numId="70" w16cid:durableId="658774223">
    <w:abstractNumId w:val="28"/>
  </w:num>
  <w:num w:numId="71" w16cid:durableId="1533765479">
    <w:abstractNumId w:val="101"/>
  </w:num>
  <w:num w:numId="72" w16cid:durableId="1657151116">
    <w:abstractNumId w:val="100"/>
  </w:num>
  <w:num w:numId="73" w16cid:durableId="354503642">
    <w:abstractNumId w:val="174"/>
  </w:num>
  <w:num w:numId="74" w16cid:durableId="1997369412">
    <w:abstractNumId w:val="217"/>
  </w:num>
  <w:num w:numId="75" w16cid:durableId="1986161482">
    <w:abstractNumId w:val="178"/>
  </w:num>
  <w:num w:numId="76" w16cid:durableId="1675377265">
    <w:abstractNumId w:val="2"/>
  </w:num>
  <w:num w:numId="77" w16cid:durableId="850680503">
    <w:abstractNumId w:val="71"/>
  </w:num>
  <w:num w:numId="78" w16cid:durableId="886181000">
    <w:abstractNumId w:val="197"/>
  </w:num>
  <w:num w:numId="79" w16cid:durableId="84687370">
    <w:abstractNumId w:val="209"/>
  </w:num>
  <w:num w:numId="80" w16cid:durableId="1253395525">
    <w:abstractNumId w:val="56"/>
  </w:num>
  <w:num w:numId="81" w16cid:durableId="1743671366">
    <w:abstractNumId w:val="123"/>
  </w:num>
  <w:num w:numId="82" w16cid:durableId="1856772387">
    <w:abstractNumId w:val="75"/>
  </w:num>
  <w:num w:numId="83" w16cid:durableId="665787326">
    <w:abstractNumId w:val="205"/>
  </w:num>
  <w:num w:numId="84" w16cid:durableId="1546520591">
    <w:abstractNumId w:val="160"/>
  </w:num>
  <w:num w:numId="85" w16cid:durableId="1513883355">
    <w:abstractNumId w:val="21"/>
  </w:num>
  <w:num w:numId="86" w16cid:durableId="1402214817">
    <w:abstractNumId w:val="11"/>
  </w:num>
  <w:num w:numId="87" w16cid:durableId="614410562">
    <w:abstractNumId w:val="17"/>
  </w:num>
  <w:num w:numId="88" w16cid:durableId="752819733">
    <w:abstractNumId w:val="133"/>
  </w:num>
  <w:num w:numId="89" w16cid:durableId="856622745">
    <w:abstractNumId w:val="72"/>
  </w:num>
  <w:num w:numId="90" w16cid:durableId="1449814144">
    <w:abstractNumId w:val="147"/>
  </w:num>
  <w:num w:numId="91" w16cid:durableId="1485701178">
    <w:abstractNumId w:val="103"/>
  </w:num>
  <w:num w:numId="92" w16cid:durableId="2053646708">
    <w:abstractNumId w:val="169"/>
  </w:num>
  <w:num w:numId="93" w16cid:durableId="23865438">
    <w:abstractNumId w:val="199"/>
  </w:num>
  <w:num w:numId="94" w16cid:durableId="1840072674">
    <w:abstractNumId w:val="189"/>
  </w:num>
  <w:num w:numId="95" w16cid:durableId="2048068221">
    <w:abstractNumId w:val="73"/>
  </w:num>
  <w:num w:numId="96" w16cid:durableId="1036007694">
    <w:abstractNumId w:val="114"/>
  </w:num>
  <w:num w:numId="97" w16cid:durableId="736711440">
    <w:abstractNumId w:val="164"/>
  </w:num>
  <w:num w:numId="98" w16cid:durableId="1001464498">
    <w:abstractNumId w:val="201"/>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531842814">
    <w:abstractNumId w:val="34"/>
  </w:num>
  <w:num w:numId="100" w16cid:durableId="1332176871">
    <w:abstractNumId w:val="105"/>
  </w:num>
  <w:num w:numId="101" w16cid:durableId="502159268">
    <w:abstractNumId w:val="219"/>
  </w:num>
  <w:num w:numId="102" w16cid:durableId="1105810714">
    <w:abstractNumId w:val="117"/>
  </w:num>
  <w:num w:numId="103" w16cid:durableId="1826120387">
    <w:abstractNumId w:val="155"/>
  </w:num>
  <w:num w:numId="104" w16cid:durableId="2097900814">
    <w:abstractNumId w:val="176"/>
  </w:num>
  <w:num w:numId="105" w16cid:durableId="1039740187">
    <w:abstractNumId w:val="99"/>
  </w:num>
  <w:num w:numId="106" w16cid:durableId="1003556396">
    <w:abstractNumId w:val="8"/>
  </w:num>
  <w:num w:numId="107" w16cid:durableId="534731268">
    <w:abstractNumId w:val="186"/>
  </w:num>
  <w:num w:numId="108" w16cid:durableId="1266426407">
    <w:abstractNumId w:val="54"/>
  </w:num>
  <w:num w:numId="109" w16cid:durableId="1614825641">
    <w:abstractNumId w:val="218"/>
  </w:num>
  <w:num w:numId="110" w16cid:durableId="563834923">
    <w:abstractNumId w:val="76"/>
  </w:num>
  <w:num w:numId="111" w16cid:durableId="485171024">
    <w:abstractNumId w:val="165"/>
  </w:num>
  <w:num w:numId="112" w16cid:durableId="969244298">
    <w:abstractNumId w:val="208"/>
  </w:num>
  <w:num w:numId="113" w16cid:durableId="1959145647">
    <w:abstractNumId w:val="137"/>
  </w:num>
  <w:num w:numId="114" w16cid:durableId="5788948">
    <w:abstractNumId w:val="146"/>
  </w:num>
  <w:num w:numId="115" w16cid:durableId="430516432">
    <w:abstractNumId w:val="166"/>
  </w:num>
  <w:num w:numId="116" w16cid:durableId="1467238628">
    <w:abstractNumId w:val="19"/>
  </w:num>
  <w:num w:numId="117" w16cid:durableId="1015887544">
    <w:abstractNumId w:val="80"/>
  </w:num>
  <w:num w:numId="118" w16cid:durableId="1829906754">
    <w:abstractNumId w:val="135"/>
  </w:num>
  <w:num w:numId="119" w16cid:durableId="883324613">
    <w:abstractNumId w:val="12"/>
  </w:num>
  <w:num w:numId="120" w16cid:durableId="1840926146">
    <w:abstractNumId w:val="152"/>
  </w:num>
  <w:num w:numId="121" w16cid:durableId="1533885572">
    <w:abstractNumId w:val="30"/>
  </w:num>
  <w:num w:numId="122" w16cid:durableId="667174969">
    <w:abstractNumId w:val="104"/>
  </w:num>
  <w:num w:numId="123" w16cid:durableId="1950508756">
    <w:abstractNumId w:val="191"/>
  </w:num>
  <w:num w:numId="124" w16cid:durableId="1780682632">
    <w:abstractNumId w:val="42"/>
  </w:num>
  <w:num w:numId="125" w16cid:durableId="693384203">
    <w:abstractNumId w:val="96"/>
  </w:num>
  <w:num w:numId="126" w16cid:durableId="114376620">
    <w:abstractNumId w:val="148"/>
  </w:num>
  <w:num w:numId="127" w16cid:durableId="1611626426">
    <w:abstractNumId w:val="106"/>
  </w:num>
  <w:num w:numId="128" w16cid:durableId="951321387">
    <w:abstractNumId w:val="86"/>
  </w:num>
  <w:num w:numId="129" w16cid:durableId="390082686">
    <w:abstractNumId w:val="14"/>
  </w:num>
  <w:num w:numId="130" w16cid:durableId="368141094">
    <w:abstractNumId w:val="154"/>
  </w:num>
  <w:num w:numId="131" w16cid:durableId="677465760">
    <w:abstractNumId w:val="32"/>
  </w:num>
  <w:num w:numId="132" w16cid:durableId="1290822628">
    <w:abstractNumId w:val="85"/>
  </w:num>
  <w:num w:numId="133" w16cid:durableId="1134522573">
    <w:abstractNumId w:val="66"/>
  </w:num>
  <w:num w:numId="134" w16cid:durableId="1908152801">
    <w:abstractNumId w:val="170"/>
  </w:num>
  <w:num w:numId="135" w16cid:durableId="1627155628">
    <w:abstractNumId w:val="115"/>
  </w:num>
  <w:num w:numId="136" w16cid:durableId="124784342">
    <w:abstractNumId w:val="163"/>
  </w:num>
  <w:num w:numId="137" w16cid:durableId="809712417">
    <w:abstractNumId w:val="162"/>
  </w:num>
  <w:num w:numId="138" w16cid:durableId="837842089">
    <w:abstractNumId w:val="55"/>
  </w:num>
  <w:num w:numId="139" w16cid:durableId="1576285631">
    <w:abstractNumId w:val="150"/>
  </w:num>
  <w:num w:numId="140" w16cid:durableId="595408388">
    <w:abstractNumId w:val="97"/>
  </w:num>
  <w:num w:numId="141" w16cid:durableId="1618874347">
    <w:abstractNumId w:val="221"/>
  </w:num>
  <w:num w:numId="142" w16cid:durableId="2140882065">
    <w:abstractNumId w:val="157"/>
  </w:num>
  <w:num w:numId="143" w16cid:durableId="2126342460">
    <w:abstractNumId w:val="107"/>
  </w:num>
  <w:num w:numId="144" w16cid:durableId="1322468471">
    <w:abstractNumId w:val="203"/>
  </w:num>
  <w:num w:numId="145" w16cid:durableId="1191651493">
    <w:abstractNumId w:val="36"/>
  </w:num>
  <w:num w:numId="146" w16cid:durableId="1492988030">
    <w:abstractNumId w:val="4"/>
  </w:num>
  <w:num w:numId="147" w16cid:durableId="529757016">
    <w:abstractNumId w:val="31"/>
  </w:num>
  <w:num w:numId="148" w16cid:durableId="1161849101">
    <w:abstractNumId w:val="151"/>
  </w:num>
  <w:num w:numId="149" w16cid:durableId="397870277">
    <w:abstractNumId w:val="159"/>
  </w:num>
  <w:num w:numId="150" w16cid:durableId="298540743">
    <w:abstractNumId w:val="83"/>
  </w:num>
  <w:num w:numId="151" w16cid:durableId="676731375">
    <w:abstractNumId w:val="120"/>
  </w:num>
  <w:num w:numId="152" w16cid:durableId="1270622324">
    <w:abstractNumId w:val="24"/>
  </w:num>
  <w:num w:numId="153" w16cid:durableId="2117940875">
    <w:abstractNumId w:val="60"/>
  </w:num>
  <w:num w:numId="154" w16cid:durableId="1070158302">
    <w:abstractNumId w:val="61"/>
  </w:num>
  <w:num w:numId="155" w16cid:durableId="305092402">
    <w:abstractNumId w:val="175"/>
  </w:num>
  <w:num w:numId="156" w16cid:durableId="736324088">
    <w:abstractNumId w:val="9"/>
  </w:num>
  <w:num w:numId="157" w16cid:durableId="1606842693">
    <w:abstractNumId w:val="90"/>
  </w:num>
  <w:num w:numId="158" w16cid:durableId="144904943">
    <w:abstractNumId w:val="33"/>
  </w:num>
  <w:num w:numId="159" w16cid:durableId="1482427168">
    <w:abstractNumId w:val="0"/>
  </w:num>
  <w:num w:numId="160" w16cid:durableId="1199125645">
    <w:abstractNumId w:val="179"/>
  </w:num>
  <w:num w:numId="161" w16cid:durableId="1869873622">
    <w:abstractNumId w:val="79"/>
  </w:num>
  <w:num w:numId="162" w16cid:durableId="917248266">
    <w:abstractNumId w:val="62"/>
  </w:num>
  <w:num w:numId="163" w16cid:durableId="1855269335">
    <w:abstractNumId w:val="126"/>
  </w:num>
  <w:num w:numId="164" w16cid:durableId="2040005425">
    <w:abstractNumId w:val="136"/>
  </w:num>
  <w:num w:numId="165" w16cid:durableId="1723863857">
    <w:abstractNumId w:val="15"/>
  </w:num>
  <w:num w:numId="166" w16cid:durableId="1133595050">
    <w:abstractNumId w:val="171"/>
  </w:num>
  <w:num w:numId="167" w16cid:durableId="574049570">
    <w:abstractNumId w:val="125"/>
  </w:num>
  <w:num w:numId="168" w16cid:durableId="1014380243">
    <w:abstractNumId w:val="215"/>
  </w:num>
  <w:num w:numId="169" w16cid:durableId="1877154346">
    <w:abstractNumId w:val="156"/>
  </w:num>
  <w:num w:numId="170" w16cid:durableId="11344882">
    <w:abstractNumId w:val="198"/>
  </w:num>
  <w:num w:numId="171" w16cid:durableId="1742363065">
    <w:abstractNumId w:val="113"/>
  </w:num>
  <w:num w:numId="172" w16cid:durableId="1765373631">
    <w:abstractNumId w:val="182"/>
  </w:num>
  <w:num w:numId="173" w16cid:durableId="668607267">
    <w:abstractNumId w:val="129"/>
  </w:num>
  <w:num w:numId="174" w16cid:durableId="1138377297">
    <w:abstractNumId w:val="48"/>
  </w:num>
  <w:num w:numId="175" w16cid:durableId="122577678">
    <w:abstractNumId w:val="145"/>
  </w:num>
  <w:num w:numId="176" w16cid:durableId="885991285">
    <w:abstractNumId w:val="40"/>
  </w:num>
  <w:num w:numId="177" w16cid:durableId="478766109">
    <w:abstractNumId w:val="190"/>
  </w:num>
  <w:num w:numId="178" w16cid:durableId="1324119276">
    <w:abstractNumId w:val="224"/>
  </w:num>
  <w:num w:numId="179" w16cid:durableId="1118068027">
    <w:abstractNumId w:val="128"/>
  </w:num>
  <w:num w:numId="180" w16cid:durableId="93787414">
    <w:abstractNumId w:val="214"/>
  </w:num>
  <w:num w:numId="181" w16cid:durableId="383020016">
    <w:abstractNumId w:val="65"/>
  </w:num>
  <w:num w:numId="182" w16cid:durableId="1006178520">
    <w:abstractNumId w:val="63"/>
  </w:num>
  <w:num w:numId="183" w16cid:durableId="1337073281">
    <w:abstractNumId w:val="200"/>
  </w:num>
  <w:num w:numId="184" w16cid:durableId="866334139">
    <w:abstractNumId w:val="45"/>
  </w:num>
  <w:num w:numId="185" w16cid:durableId="652948979">
    <w:abstractNumId w:val="212"/>
  </w:num>
  <w:num w:numId="186" w16cid:durableId="1853377256">
    <w:abstractNumId w:val="64"/>
  </w:num>
  <w:num w:numId="187" w16cid:durableId="1745450460">
    <w:abstractNumId w:val="69"/>
  </w:num>
  <w:num w:numId="188" w16cid:durableId="917515236">
    <w:abstractNumId w:val="194"/>
  </w:num>
  <w:num w:numId="189" w16cid:durableId="1587881600">
    <w:abstractNumId w:val="192"/>
  </w:num>
  <w:num w:numId="190" w16cid:durableId="729577824">
    <w:abstractNumId w:val="78"/>
  </w:num>
  <w:num w:numId="191" w16cid:durableId="1029602522">
    <w:abstractNumId w:val="94"/>
  </w:num>
  <w:num w:numId="192" w16cid:durableId="1711756337">
    <w:abstractNumId w:val="220"/>
  </w:num>
  <w:num w:numId="193" w16cid:durableId="1440685817">
    <w:abstractNumId w:val="131"/>
  </w:num>
  <w:num w:numId="194" w16cid:durableId="1958557801">
    <w:abstractNumId w:val="118"/>
  </w:num>
  <w:num w:numId="195" w16cid:durableId="1158691781">
    <w:abstractNumId w:val="134"/>
  </w:num>
  <w:num w:numId="196" w16cid:durableId="1488862329">
    <w:abstractNumId w:val="91"/>
  </w:num>
  <w:num w:numId="197" w16cid:durableId="1993825450">
    <w:abstractNumId w:val="84"/>
  </w:num>
  <w:num w:numId="198" w16cid:durableId="954674382">
    <w:abstractNumId w:val="111"/>
  </w:num>
  <w:num w:numId="199" w16cid:durableId="447088667">
    <w:abstractNumId w:val="5"/>
  </w:num>
  <w:num w:numId="200" w16cid:durableId="2125532914">
    <w:abstractNumId w:val="58"/>
  </w:num>
  <w:num w:numId="201" w16cid:durableId="1801147259">
    <w:abstractNumId w:val="22"/>
  </w:num>
  <w:num w:numId="202" w16cid:durableId="405881127">
    <w:abstractNumId w:val="172"/>
  </w:num>
  <w:num w:numId="203" w16cid:durableId="1336110695">
    <w:abstractNumId w:val="124"/>
  </w:num>
  <w:num w:numId="204" w16cid:durableId="1197155383">
    <w:abstractNumId w:val="88"/>
  </w:num>
  <w:num w:numId="205" w16cid:durableId="932325093">
    <w:abstractNumId w:val="6"/>
  </w:num>
  <w:num w:numId="206" w16cid:durableId="1292327677">
    <w:abstractNumId w:val="89"/>
  </w:num>
  <w:num w:numId="207" w16cid:durableId="2035420277">
    <w:abstractNumId w:val="41"/>
  </w:num>
  <w:num w:numId="208" w16cid:durableId="903754379">
    <w:abstractNumId w:val="7"/>
  </w:num>
  <w:num w:numId="209" w16cid:durableId="393160223">
    <w:abstractNumId w:val="184"/>
  </w:num>
  <w:num w:numId="210" w16cid:durableId="1182401124">
    <w:abstractNumId w:val="81"/>
  </w:num>
  <w:num w:numId="211" w16cid:durableId="1036858114">
    <w:abstractNumId w:val="27"/>
  </w:num>
  <w:num w:numId="212" w16cid:durableId="419376068">
    <w:abstractNumId w:val="3"/>
  </w:num>
  <w:num w:numId="213" w16cid:durableId="1590313740">
    <w:abstractNumId w:val="98"/>
  </w:num>
  <w:num w:numId="214" w16cid:durableId="1119568334">
    <w:abstractNumId w:val="185"/>
  </w:num>
  <w:num w:numId="215" w16cid:durableId="1771654716">
    <w:abstractNumId w:val="122"/>
  </w:num>
  <w:num w:numId="216" w16cid:durableId="1175805854">
    <w:abstractNumId w:val="51"/>
  </w:num>
  <w:num w:numId="217" w16cid:durableId="1405639213">
    <w:abstractNumId w:val="216"/>
  </w:num>
  <w:num w:numId="218" w16cid:durableId="615330499">
    <w:abstractNumId w:val="110"/>
  </w:num>
  <w:num w:numId="219" w16cid:durableId="1193498480">
    <w:abstractNumId w:val="23"/>
  </w:num>
  <w:num w:numId="220" w16cid:durableId="2011366660">
    <w:abstractNumId w:val="59"/>
  </w:num>
  <w:num w:numId="221" w16cid:durableId="329216110">
    <w:abstractNumId w:val="47"/>
  </w:num>
  <w:num w:numId="222" w16cid:durableId="1576625224">
    <w:abstractNumId w:val="52"/>
  </w:num>
  <w:num w:numId="223" w16cid:durableId="2110158931">
    <w:abstractNumId w:val="177"/>
  </w:num>
  <w:num w:numId="224" w16cid:durableId="81684536">
    <w:abstractNumId w:val="193"/>
  </w:num>
  <w:num w:numId="225" w16cid:durableId="1573541121">
    <w:abstractNumId w:val="139"/>
  </w:num>
  <w:numIdMacAtCleanup w:val="2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bu, B N Ramesh">
    <w15:presenceInfo w15:providerId="AD" w15:userId="S::u0003388@heraeus.com::6d99677a-a0c3-42e5-9b57-cbf67592ce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0F61721"/>
    <w:rsid w:val="00005081"/>
    <w:rsid w:val="0001059E"/>
    <w:rsid w:val="00011FDD"/>
    <w:rsid w:val="00031517"/>
    <w:rsid w:val="0003306C"/>
    <w:rsid w:val="00033805"/>
    <w:rsid w:val="00035731"/>
    <w:rsid w:val="00036BBC"/>
    <w:rsid w:val="00045343"/>
    <w:rsid w:val="00050C3D"/>
    <w:rsid w:val="00056686"/>
    <w:rsid w:val="00060881"/>
    <w:rsid w:val="00060E9B"/>
    <w:rsid w:val="00061B48"/>
    <w:rsid w:val="00064886"/>
    <w:rsid w:val="00064B89"/>
    <w:rsid w:val="0006770A"/>
    <w:rsid w:val="0007031F"/>
    <w:rsid w:val="00070FD5"/>
    <w:rsid w:val="00071EB4"/>
    <w:rsid w:val="00072C93"/>
    <w:rsid w:val="0008338D"/>
    <w:rsid w:val="000871FD"/>
    <w:rsid w:val="00087456"/>
    <w:rsid w:val="00096F68"/>
    <w:rsid w:val="00097AF0"/>
    <w:rsid w:val="000A1717"/>
    <w:rsid w:val="000B0E9A"/>
    <w:rsid w:val="000B25D0"/>
    <w:rsid w:val="000B3C86"/>
    <w:rsid w:val="000C3FD0"/>
    <w:rsid w:val="000C631F"/>
    <w:rsid w:val="000C73E5"/>
    <w:rsid w:val="000C7BC0"/>
    <w:rsid w:val="000D0390"/>
    <w:rsid w:val="000D2151"/>
    <w:rsid w:val="000D27F6"/>
    <w:rsid w:val="000D2B4D"/>
    <w:rsid w:val="000D6A4E"/>
    <w:rsid w:val="000D6B61"/>
    <w:rsid w:val="000D7552"/>
    <w:rsid w:val="000E1D6F"/>
    <w:rsid w:val="000E36FC"/>
    <w:rsid w:val="000E432B"/>
    <w:rsid w:val="000E6694"/>
    <w:rsid w:val="000F2FE5"/>
    <w:rsid w:val="000F453B"/>
    <w:rsid w:val="000F5B9D"/>
    <w:rsid w:val="000F6BD5"/>
    <w:rsid w:val="00101E70"/>
    <w:rsid w:val="0010364D"/>
    <w:rsid w:val="001046D8"/>
    <w:rsid w:val="0010493E"/>
    <w:rsid w:val="00105B3E"/>
    <w:rsid w:val="0010660D"/>
    <w:rsid w:val="0011014F"/>
    <w:rsid w:val="00113F89"/>
    <w:rsid w:val="00123F11"/>
    <w:rsid w:val="001240AD"/>
    <w:rsid w:val="001279C0"/>
    <w:rsid w:val="0014015F"/>
    <w:rsid w:val="00143B5A"/>
    <w:rsid w:val="0014636D"/>
    <w:rsid w:val="00150DD6"/>
    <w:rsid w:val="0015259A"/>
    <w:rsid w:val="001541D0"/>
    <w:rsid w:val="001553DE"/>
    <w:rsid w:val="0015559E"/>
    <w:rsid w:val="00155F65"/>
    <w:rsid w:val="00156B4C"/>
    <w:rsid w:val="001620AA"/>
    <w:rsid w:val="00162148"/>
    <w:rsid w:val="00162B65"/>
    <w:rsid w:val="00164AB4"/>
    <w:rsid w:val="00170B6F"/>
    <w:rsid w:val="00176597"/>
    <w:rsid w:val="00177426"/>
    <w:rsid w:val="001820A0"/>
    <w:rsid w:val="00182244"/>
    <w:rsid w:val="00186540"/>
    <w:rsid w:val="001931D4"/>
    <w:rsid w:val="00193D48"/>
    <w:rsid w:val="0019567D"/>
    <w:rsid w:val="001A2F9F"/>
    <w:rsid w:val="001B034C"/>
    <w:rsid w:val="001B10B6"/>
    <w:rsid w:val="001B131B"/>
    <w:rsid w:val="001B7969"/>
    <w:rsid w:val="001C317F"/>
    <w:rsid w:val="001C5561"/>
    <w:rsid w:val="001C63A6"/>
    <w:rsid w:val="001C7AF7"/>
    <w:rsid w:val="001D0289"/>
    <w:rsid w:val="001D08BC"/>
    <w:rsid w:val="001D50B8"/>
    <w:rsid w:val="001D6142"/>
    <w:rsid w:val="001E10D0"/>
    <w:rsid w:val="001E2DA7"/>
    <w:rsid w:val="001E53BD"/>
    <w:rsid w:val="001F162C"/>
    <w:rsid w:val="001F347D"/>
    <w:rsid w:val="001F3938"/>
    <w:rsid w:val="001F6BA1"/>
    <w:rsid w:val="002015C0"/>
    <w:rsid w:val="00212362"/>
    <w:rsid w:val="0021328F"/>
    <w:rsid w:val="00217522"/>
    <w:rsid w:val="00221E23"/>
    <w:rsid w:val="00222479"/>
    <w:rsid w:val="0022283B"/>
    <w:rsid w:val="00223E22"/>
    <w:rsid w:val="0022491D"/>
    <w:rsid w:val="00224B18"/>
    <w:rsid w:val="0022687E"/>
    <w:rsid w:val="00227B1D"/>
    <w:rsid w:val="0023059F"/>
    <w:rsid w:val="00230DDD"/>
    <w:rsid w:val="00231B4C"/>
    <w:rsid w:val="00236311"/>
    <w:rsid w:val="002407AA"/>
    <w:rsid w:val="00240DD5"/>
    <w:rsid w:val="002418F8"/>
    <w:rsid w:val="002423D1"/>
    <w:rsid w:val="00242AE4"/>
    <w:rsid w:val="00245D26"/>
    <w:rsid w:val="00246AC7"/>
    <w:rsid w:val="00251514"/>
    <w:rsid w:val="0025368A"/>
    <w:rsid w:val="002548C5"/>
    <w:rsid w:val="0025567A"/>
    <w:rsid w:val="00261110"/>
    <w:rsid w:val="00262F49"/>
    <w:rsid w:val="00272DEF"/>
    <w:rsid w:val="00286BD4"/>
    <w:rsid w:val="002872C6"/>
    <w:rsid w:val="00287744"/>
    <w:rsid w:val="00292C80"/>
    <w:rsid w:val="002A3BC9"/>
    <w:rsid w:val="002A7A0E"/>
    <w:rsid w:val="002B018C"/>
    <w:rsid w:val="002B07A2"/>
    <w:rsid w:val="002B0AC3"/>
    <w:rsid w:val="002B5CD5"/>
    <w:rsid w:val="002B6DC5"/>
    <w:rsid w:val="002C0534"/>
    <w:rsid w:val="002C3973"/>
    <w:rsid w:val="002D4F55"/>
    <w:rsid w:val="002D7A55"/>
    <w:rsid w:val="002E3AEB"/>
    <w:rsid w:val="002F00A7"/>
    <w:rsid w:val="002F3103"/>
    <w:rsid w:val="002F4449"/>
    <w:rsid w:val="002F7601"/>
    <w:rsid w:val="00300167"/>
    <w:rsid w:val="00302886"/>
    <w:rsid w:val="00302B26"/>
    <w:rsid w:val="003049B0"/>
    <w:rsid w:val="00305E36"/>
    <w:rsid w:val="00306B30"/>
    <w:rsid w:val="00307878"/>
    <w:rsid w:val="00307C28"/>
    <w:rsid w:val="0031075C"/>
    <w:rsid w:val="003116A0"/>
    <w:rsid w:val="00313812"/>
    <w:rsid w:val="0031578B"/>
    <w:rsid w:val="00320837"/>
    <w:rsid w:val="00321DB3"/>
    <w:rsid w:val="0032282B"/>
    <w:rsid w:val="00324B46"/>
    <w:rsid w:val="00332176"/>
    <w:rsid w:val="00332F80"/>
    <w:rsid w:val="00333A29"/>
    <w:rsid w:val="0033666F"/>
    <w:rsid w:val="00336EE6"/>
    <w:rsid w:val="00341BA5"/>
    <w:rsid w:val="00344E48"/>
    <w:rsid w:val="003458F9"/>
    <w:rsid w:val="00345FBA"/>
    <w:rsid w:val="0034623E"/>
    <w:rsid w:val="003469B4"/>
    <w:rsid w:val="00353665"/>
    <w:rsid w:val="0035588E"/>
    <w:rsid w:val="00355B5C"/>
    <w:rsid w:val="00355E0D"/>
    <w:rsid w:val="00357F7F"/>
    <w:rsid w:val="003606FF"/>
    <w:rsid w:val="00360E93"/>
    <w:rsid w:val="00365152"/>
    <w:rsid w:val="00370EBB"/>
    <w:rsid w:val="00372457"/>
    <w:rsid w:val="00372D00"/>
    <w:rsid w:val="003731B0"/>
    <w:rsid w:val="00374F51"/>
    <w:rsid w:val="00382F8B"/>
    <w:rsid w:val="003843DA"/>
    <w:rsid w:val="00384417"/>
    <w:rsid w:val="00385B17"/>
    <w:rsid w:val="003866AE"/>
    <w:rsid w:val="003924CC"/>
    <w:rsid w:val="00392EC4"/>
    <w:rsid w:val="00395472"/>
    <w:rsid w:val="0039745E"/>
    <w:rsid w:val="003A03B4"/>
    <w:rsid w:val="003A0758"/>
    <w:rsid w:val="003A128B"/>
    <w:rsid w:val="003A1CE2"/>
    <w:rsid w:val="003B2656"/>
    <w:rsid w:val="003B45CE"/>
    <w:rsid w:val="003B5010"/>
    <w:rsid w:val="003C1BC3"/>
    <w:rsid w:val="003C2702"/>
    <w:rsid w:val="003C28AC"/>
    <w:rsid w:val="003D14E0"/>
    <w:rsid w:val="003D1716"/>
    <w:rsid w:val="003D4790"/>
    <w:rsid w:val="003D6376"/>
    <w:rsid w:val="003D6498"/>
    <w:rsid w:val="003D7EDD"/>
    <w:rsid w:val="003E26CE"/>
    <w:rsid w:val="003E65B9"/>
    <w:rsid w:val="003E76B2"/>
    <w:rsid w:val="003E7B52"/>
    <w:rsid w:val="003F13D8"/>
    <w:rsid w:val="003F6C23"/>
    <w:rsid w:val="00401645"/>
    <w:rsid w:val="004039F1"/>
    <w:rsid w:val="00404026"/>
    <w:rsid w:val="0040674D"/>
    <w:rsid w:val="00410AB1"/>
    <w:rsid w:val="00411B61"/>
    <w:rsid w:val="00413D03"/>
    <w:rsid w:val="00423A59"/>
    <w:rsid w:val="004245C1"/>
    <w:rsid w:val="004253FF"/>
    <w:rsid w:val="00426923"/>
    <w:rsid w:val="00427D04"/>
    <w:rsid w:val="00430948"/>
    <w:rsid w:val="00431693"/>
    <w:rsid w:val="00432627"/>
    <w:rsid w:val="00432C40"/>
    <w:rsid w:val="004362CF"/>
    <w:rsid w:val="00437541"/>
    <w:rsid w:val="00442F46"/>
    <w:rsid w:val="00443945"/>
    <w:rsid w:val="00447A0A"/>
    <w:rsid w:val="00453A94"/>
    <w:rsid w:val="00454434"/>
    <w:rsid w:val="00462371"/>
    <w:rsid w:val="0046390D"/>
    <w:rsid w:val="00464C57"/>
    <w:rsid w:val="00466816"/>
    <w:rsid w:val="00471264"/>
    <w:rsid w:val="0047312B"/>
    <w:rsid w:val="004765CE"/>
    <w:rsid w:val="00476908"/>
    <w:rsid w:val="00477958"/>
    <w:rsid w:val="004814EE"/>
    <w:rsid w:val="00482346"/>
    <w:rsid w:val="00484407"/>
    <w:rsid w:val="00486243"/>
    <w:rsid w:val="00491DEE"/>
    <w:rsid w:val="00491E53"/>
    <w:rsid w:val="00497A18"/>
    <w:rsid w:val="004A003C"/>
    <w:rsid w:val="004A231D"/>
    <w:rsid w:val="004A38A8"/>
    <w:rsid w:val="004A45D9"/>
    <w:rsid w:val="004B2EBB"/>
    <w:rsid w:val="004B551A"/>
    <w:rsid w:val="004B79B8"/>
    <w:rsid w:val="004C2BED"/>
    <w:rsid w:val="004C31AE"/>
    <w:rsid w:val="004C4251"/>
    <w:rsid w:val="004C6175"/>
    <w:rsid w:val="004C7DD4"/>
    <w:rsid w:val="004D2FA7"/>
    <w:rsid w:val="004D3B0D"/>
    <w:rsid w:val="004D526C"/>
    <w:rsid w:val="004E0540"/>
    <w:rsid w:val="004E3DD0"/>
    <w:rsid w:val="004E7FC2"/>
    <w:rsid w:val="004F1563"/>
    <w:rsid w:val="004F42E2"/>
    <w:rsid w:val="00500EE0"/>
    <w:rsid w:val="005010AB"/>
    <w:rsid w:val="00502427"/>
    <w:rsid w:val="00503800"/>
    <w:rsid w:val="0050410A"/>
    <w:rsid w:val="00507AB0"/>
    <w:rsid w:val="00507B02"/>
    <w:rsid w:val="005111B7"/>
    <w:rsid w:val="00513E3F"/>
    <w:rsid w:val="00515CA0"/>
    <w:rsid w:val="00516BE3"/>
    <w:rsid w:val="00521C27"/>
    <w:rsid w:val="0052200E"/>
    <w:rsid w:val="0052511A"/>
    <w:rsid w:val="00530C71"/>
    <w:rsid w:val="00532EA2"/>
    <w:rsid w:val="0053453E"/>
    <w:rsid w:val="00536614"/>
    <w:rsid w:val="00540573"/>
    <w:rsid w:val="00540F35"/>
    <w:rsid w:val="005426FE"/>
    <w:rsid w:val="00544FF2"/>
    <w:rsid w:val="005514A6"/>
    <w:rsid w:val="0055522B"/>
    <w:rsid w:val="00555EFF"/>
    <w:rsid w:val="00563C85"/>
    <w:rsid w:val="00564CC6"/>
    <w:rsid w:val="00566639"/>
    <w:rsid w:val="00566D4C"/>
    <w:rsid w:val="005671DC"/>
    <w:rsid w:val="00571444"/>
    <w:rsid w:val="00571FA9"/>
    <w:rsid w:val="00576872"/>
    <w:rsid w:val="00581966"/>
    <w:rsid w:val="005824F5"/>
    <w:rsid w:val="00584B3C"/>
    <w:rsid w:val="00586B75"/>
    <w:rsid w:val="005870C6"/>
    <w:rsid w:val="00587B29"/>
    <w:rsid w:val="00591DE8"/>
    <w:rsid w:val="00594547"/>
    <w:rsid w:val="0059537C"/>
    <w:rsid w:val="0059545E"/>
    <w:rsid w:val="005A35FF"/>
    <w:rsid w:val="005A46C1"/>
    <w:rsid w:val="005B25BA"/>
    <w:rsid w:val="005B5254"/>
    <w:rsid w:val="005B54BA"/>
    <w:rsid w:val="005C1C66"/>
    <w:rsid w:val="005C362D"/>
    <w:rsid w:val="005C6A83"/>
    <w:rsid w:val="005D5520"/>
    <w:rsid w:val="005D69A0"/>
    <w:rsid w:val="005D75AA"/>
    <w:rsid w:val="005E2410"/>
    <w:rsid w:val="005E40A4"/>
    <w:rsid w:val="005F3599"/>
    <w:rsid w:val="00601505"/>
    <w:rsid w:val="00606D78"/>
    <w:rsid w:val="00607B51"/>
    <w:rsid w:val="00610104"/>
    <w:rsid w:val="00615DAC"/>
    <w:rsid w:val="0061604D"/>
    <w:rsid w:val="00616D79"/>
    <w:rsid w:val="00620EAB"/>
    <w:rsid w:val="006256FF"/>
    <w:rsid w:val="006266DB"/>
    <w:rsid w:val="00630125"/>
    <w:rsid w:val="00631C94"/>
    <w:rsid w:val="00632325"/>
    <w:rsid w:val="00642E6D"/>
    <w:rsid w:val="006431BD"/>
    <w:rsid w:val="006434BD"/>
    <w:rsid w:val="00645721"/>
    <w:rsid w:val="006463C3"/>
    <w:rsid w:val="006467F7"/>
    <w:rsid w:val="00651D61"/>
    <w:rsid w:val="006521A8"/>
    <w:rsid w:val="00652D2C"/>
    <w:rsid w:val="00666160"/>
    <w:rsid w:val="00670005"/>
    <w:rsid w:val="006740D0"/>
    <w:rsid w:val="00674192"/>
    <w:rsid w:val="00675726"/>
    <w:rsid w:val="00680BC1"/>
    <w:rsid w:val="00681EF2"/>
    <w:rsid w:val="00682E0D"/>
    <w:rsid w:val="00685DD2"/>
    <w:rsid w:val="0068610E"/>
    <w:rsid w:val="006866DE"/>
    <w:rsid w:val="006876D2"/>
    <w:rsid w:val="006A0149"/>
    <w:rsid w:val="006A5A8D"/>
    <w:rsid w:val="006B0A76"/>
    <w:rsid w:val="006B14B9"/>
    <w:rsid w:val="006B16CB"/>
    <w:rsid w:val="006B35B7"/>
    <w:rsid w:val="006B389E"/>
    <w:rsid w:val="006B79AB"/>
    <w:rsid w:val="006C2C28"/>
    <w:rsid w:val="006C3B34"/>
    <w:rsid w:val="006C3E6D"/>
    <w:rsid w:val="006C5D5B"/>
    <w:rsid w:val="006C69C6"/>
    <w:rsid w:val="006C72AD"/>
    <w:rsid w:val="006C7E5B"/>
    <w:rsid w:val="006D1B63"/>
    <w:rsid w:val="006D403F"/>
    <w:rsid w:val="006D4600"/>
    <w:rsid w:val="006D7142"/>
    <w:rsid w:val="006E002F"/>
    <w:rsid w:val="006E0BA9"/>
    <w:rsid w:val="006E31D1"/>
    <w:rsid w:val="006E67D3"/>
    <w:rsid w:val="006F0673"/>
    <w:rsid w:val="006F24A7"/>
    <w:rsid w:val="006F340E"/>
    <w:rsid w:val="006F504A"/>
    <w:rsid w:val="006F612F"/>
    <w:rsid w:val="007004E7"/>
    <w:rsid w:val="007013B0"/>
    <w:rsid w:val="00701660"/>
    <w:rsid w:val="00703F81"/>
    <w:rsid w:val="00707B98"/>
    <w:rsid w:val="0071171D"/>
    <w:rsid w:val="007139D6"/>
    <w:rsid w:val="00713B63"/>
    <w:rsid w:val="007146A4"/>
    <w:rsid w:val="007158C9"/>
    <w:rsid w:val="00724218"/>
    <w:rsid w:val="00724889"/>
    <w:rsid w:val="007254EB"/>
    <w:rsid w:val="00743ADE"/>
    <w:rsid w:val="00743FA2"/>
    <w:rsid w:val="00751047"/>
    <w:rsid w:val="0075205B"/>
    <w:rsid w:val="00753501"/>
    <w:rsid w:val="00757285"/>
    <w:rsid w:val="00762389"/>
    <w:rsid w:val="00766636"/>
    <w:rsid w:val="0076750F"/>
    <w:rsid w:val="007774A5"/>
    <w:rsid w:val="0078359B"/>
    <w:rsid w:val="00783A61"/>
    <w:rsid w:val="007855BC"/>
    <w:rsid w:val="00791EC5"/>
    <w:rsid w:val="00792344"/>
    <w:rsid w:val="007928B8"/>
    <w:rsid w:val="007949DC"/>
    <w:rsid w:val="00795E32"/>
    <w:rsid w:val="00796784"/>
    <w:rsid w:val="007A7EF7"/>
    <w:rsid w:val="007B0D63"/>
    <w:rsid w:val="007B2EE8"/>
    <w:rsid w:val="007B4328"/>
    <w:rsid w:val="007C2A5C"/>
    <w:rsid w:val="007C3322"/>
    <w:rsid w:val="007D04A7"/>
    <w:rsid w:val="007D0C4F"/>
    <w:rsid w:val="007D0EE7"/>
    <w:rsid w:val="007D1200"/>
    <w:rsid w:val="007D33B3"/>
    <w:rsid w:val="007D3840"/>
    <w:rsid w:val="007E0C4C"/>
    <w:rsid w:val="007E1A2C"/>
    <w:rsid w:val="007E41FA"/>
    <w:rsid w:val="007E426C"/>
    <w:rsid w:val="007E453F"/>
    <w:rsid w:val="007E5394"/>
    <w:rsid w:val="007E7C08"/>
    <w:rsid w:val="007F1C5C"/>
    <w:rsid w:val="008025E1"/>
    <w:rsid w:val="00803522"/>
    <w:rsid w:val="00803985"/>
    <w:rsid w:val="00805E87"/>
    <w:rsid w:val="0080747A"/>
    <w:rsid w:val="00807AE5"/>
    <w:rsid w:val="00807F74"/>
    <w:rsid w:val="008102CE"/>
    <w:rsid w:val="00813863"/>
    <w:rsid w:val="008146FC"/>
    <w:rsid w:val="00814A5B"/>
    <w:rsid w:val="008214EE"/>
    <w:rsid w:val="008223A4"/>
    <w:rsid w:val="008227DB"/>
    <w:rsid w:val="00825672"/>
    <w:rsid w:val="0082644B"/>
    <w:rsid w:val="0082750A"/>
    <w:rsid w:val="00830455"/>
    <w:rsid w:val="00835C77"/>
    <w:rsid w:val="00836D00"/>
    <w:rsid w:val="00845C33"/>
    <w:rsid w:val="00852E3D"/>
    <w:rsid w:val="008565B4"/>
    <w:rsid w:val="00856B11"/>
    <w:rsid w:val="00857B89"/>
    <w:rsid w:val="0086017A"/>
    <w:rsid w:val="00862B4C"/>
    <w:rsid w:val="008656D7"/>
    <w:rsid w:val="008668B3"/>
    <w:rsid w:val="00867458"/>
    <w:rsid w:val="00870E74"/>
    <w:rsid w:val="00871625"/>
    <w:rsid w:val="00872391"/>
    <w:rsid w:val="0087747B"/>
    <w:rsid w:val="00881BF0"/>
    <w:rsid w:val="00882389"/>
    <w:rsid w:val="00883239"/>
    <w:rsid w:val="00884327"/>
    <w:rsid w:val="00887F80"/>
    <w:rsid w:val="00890E7E"/>
    <w:rsid w:val="00895C5D"/>
    <w:rsid w:val="00896A1C"/>
    <w:rsid w:val="008A148E"/>
    <w:rsid w:val="008A1D52"/>
    <w:rsid w:val="008A1FE3"/>
    <w:rsid w:val="008A2B71"/>
    <w:rsid w:val="008A45CE"/>
    <w:rsid w:val="008A5531"/>
    <w:rsid w:val="008A5F49"/>
    <w:rsid w:val="008A7079"/>
    <w:rsid w:val="008B2267"/>
    <w:rsid w:val="008B3183"/>
    <w:rsid w:val="008B3EF9"/>
    <w:rsid w:val="008B4719"/>
    <w:rsid w:val="008B5DCA"/>
    <w:rsid w:val="008B79AD"/>
    <w:rsid w:val="008C2E92"/>
    <w:rsid w:val="008C37DD"/>
    <w:rsid w:val="008C6CE7"/>
    <w:rsid w:val="008C7036"/>
    <w:rsid w:val="008D1F01"/>
    <w:rsid w:val="008D1FB0"/>
    <w:rsid w:val="008D36CD"/>
    <w:rsid w:val="008D7B0E"/>
    <w:rsid w:val="008E0AC2"/>
    <w:rsid w:val="008E3B7C"/>
    <w:rsid w:val="008E4FAB"/>
    <w:rsid w:val="008E4FCF"/>
    <w:rsid w:val="008E52B1"/>
    <w:rsid w:val="008F01D8"/>
    <w:rsid w:val="008F0C82"/>
    <w:rsid w:val="008F348E"/>
    <w:rsid w:val="008F5BD0"/>
    <w:rsid w:val="008F6664"/>
    <w:rsid w:val="00906FD2"/>
    <w:rsid w:val="009115A9"/>
    <w:rsid w:val="00911FB2"/>
    <w:rsid w:val="00913032"/>
    <w:rsid w:val="0091361D"/>
    <w:rsid w:val="00915569"/>
    <w:rsid w:val="009163BD"/>
    <w:rsid w:val="00917678"/>
    <w:rsid w:val="00917AE1"/>
    <w:rsid w:val="00922387"/>
    <w:rsid w:val="00922598"/>
    <w:rsid w:val="00922C03"/>
    <w:rsid w:val="0092494C"/>
    <w:rsid w:val="00930BE1"/>
    <w:rsid w:val="00935AAE"/>
    <w:rsid w:val="00935EC1"/>
    <w:rsid w:val="0093605B"/>
    <w:rsid w:val="009410D4"/>
    <w:rsid w:val="00941576"/>
    <w:rsid w:val="00945B24"/>
    <w:rsid w:val="0094601C"/>
    <w:rsid w:val="00950FFE"/>
    <w:rsid w:val="00951814"/>
    <w:rsid w:val="00951F3D"/>
    <w:rsid w:val="0095252C"/>
    <w:rsid w:val="009528D9"/>
    <w:rsid w:val="009529DC"/>
    <w:rsid w:val="00952C1E"/>
    <w:rsid w:val="00962D92"/>
    <w:rsid w:val="0096477D"/>
    <w:rsid w:val="009672BF"/>
    <w:rsid w:val="00971331"/>
    <w:rsid w:val="00974183"/>
    <w:rsid w:val="00977E5E"/>
    <w:rsid w:val="009821C7"/>
    <w:rsid w:val="009829B2"/>
    <w:rsid w:val="009839B6"/>
    <w:rsid w:val="00983D55"/>
    <w:rsid w:val="00984E07"/>
    <w:rsid w:val="00985FA6"/>
    <w:rsid w:val="0098626F"/>
    <w:rsid w:val="00987187"/>
    <w:rsid w:val="0099018C"/>
    <w:rsid w:val="009942C6"/>
    <w:rsid w:val="00996379"/>
    <w:rsid w:val="00996E34"/>
    <w:rsid w:val="00997139"/>
    <w:rsid w:val="009A1ABB"/>
    <w:rsid w:val="009A1EC0"/>
    <w:rsid w:val="009A6BB9"/>
    <w:rsid w:val="009B2192"/>
    <w:rsid w:val="009B3458"/>
    <w:rsid w:val="009B6ED5"/>
    <w:rsid w:val="009B778F"/>
    <w:rsid w:val="009C54E0"/>
    <w:rsid w:val="009D4A60"/>
    <w:rsid w:val="009E0327"/>
    <w:rsid w:val="009E34B8"/>
    <w:rsid w:val="009E5706"/>
    <w:rsid w:val="009E5890"/>
    <w:rsid w:val="009F058C"/>
    <w:rsid w:val="009F1857"/>
    <w:rsid w:val="009F1F40"/>
    <w:rsid w:val="009F3483"/>
    <w:rsid w:val="009F4044"/>
    <w:rsid w:val="009F556F"/>
    <w:rsid w:val="009F5BF1"/>
    <w:rsid w:val="009F63C9"/>
    <w:rsid w:val="009F67B9"/>
    <w:rsid w:val="009F6903"/>
    <w:rsid w:val="009F703F"/>
    <w:rsid w:val="00A00AD9"/>
    <w:rsid w:val="00A10ED2"/>
    <w:rsid w:val="00A15B92"/>
    <w:rsid w:val="00A15E92"/>
    <w:rsid w:val="00A16AE7"/>
    <w:rsid w:val="00A17F54"/>
    <w:rsid w:val="00A201A2"/>
    <w:rsid w:val="00A236F1"/>
    <w:rsid w:val="00A27E7E"/>
    <w:rsid w:val="00A307F7"/>
    <w:rsid w:val="00A34055"/>
    <w:rsid w:val="00A3481E"/>
    <w:rsid w:val="00A3609D"/>
    <w:rsid w:val="00A3653C"/>
    <w:rsid w:val="00A378AE"/>
    <w:rsid w:val="00A45430"/>
    <w:rsid w:val="00A5108F"/>
    <w:rsid w:val="00A52F34"/>
    <w:rsid w:val="00A553F5"/>
    <w:rsid w:val="00A57162"/>
    <w:rsid w:val="00A5779E"/>
    <w:rsid w:val="00A6039F"/>
    <w:rsid w:val="00A64A14"/>
    <w:rsid w:val="00A65FF4"/>
    <w:rsid w:val="00A77CEE"/>
    <w:rsid w:val="00A802BF"/>
    <w:rsid w:val="00A80A2E"/>
    <w:rsid w:val="00A82D42"/>
    <w:rsid w:val="00A9026E"/>
    <w:rsid w:val="00A94E32"/>
    <w:rsid w:val="00A96DFF"/>
    <w:rsid w:val="00A970A2"/>
    <w:rsid w:val="00AA086E"/>
    <w:rsid w:val="00AA2CAA"/>
    <w:rsid w:val="00AA3753"/>
    <w:rsid w:val="00AA49FE"/>
    <w:rsid w:val="00AA6B37"/>
    <w:rsid w:val="00AB45E2"/>
    <w:rsid w:val="00AB67A8"/>
    <w:rsid w:val="00AC0BCA"/>
    <w:rsid w:val="00AC1FAA"/>
    <w:rsid w:val="00AC5F22"/>
    <w:rsid w:val="00AC68D4"/>
    <w:rsid w:val="00AC7712"/>
    <w:rsid w:val="00AC792E"/>
    <w:rsid w:val="00AD0EF4"/>
    <w:rsid w:val="00AD1956"/>
    <w:rsid w:val="00AD2819"/>
    <w:rsid w:val="00AD2E8F"/>
    <w:rsid w:val="00AD35B4"/>
    <w:rsid w:val="00AD6C98"/>
    <w:rsid w:val="00AE2FF3"/>
    <w:rsid w:val="00AE3393"/>
    <w:rsid w:val="00AE58C9"/>
    <w:rsid w:val="00AE5E0F"/>
    <w:rsid w:val="00AE6D08"/>
    <w:rsid w:val="00AF5C9D"/>
    <w:rsid w:val="00AF7190"/>
    <w:rsid w:val="00B04963"/>
    <w:rsid w:val="00B05A92"/>
    <w:rsid w:val="00B0770C"/>
    <w:rsid w:val="00B07AE9"/>
    <w:rsid w:val="00B11178"/>
    <w:rsid w:val="00B12416"/>
    <w:rsid w:val="00B1311D"/>
    <w:rsid w:val="00B16879"/>
    <w:rsid w:val="00B20CD6"/>
    <w:rsid w:val="00B223DF"/>
    <w:rsid w:val="00B23686"/>
    <w:rsid w:val="00B24126"/>
    <w:rsid w:val="00B32449"/>
    <w:rsid w:val="00B333F6"/>
    <w:rsid w:val="00B33710"/>
    <w:rsid w:val="00B34474"/>
    <w:rsid w:val="00B34C49"/>
    <w:rsid w:val="00B36192"/>
    <w:rsid w:val="00B4558E"/>
    <w:rsid w:val="00B45FD8"/>
    <w:rsid w:val="00B50A82"/>
    <w:rsid w:val="00B50E6F"/>
    <w:rsid w:val="00B51E2E"/>
    <w:rsid w:val="00B5439E"/>
    <w:rsid w:val="00B54566"/>
    <w:rsid w:val="00B6433F"/>
    <w:rsid w:val="00B65DE1"/>
    <w:rsid w:val="00B66D5D"/>
    <w:rsid w:val="00B66EAB"/>
    <w:rsid w:val="00B67898"/>
    <w:rsid w:val="00B67CA3"/>
    <w:rsid w:val="00B718F0"/>
    <w:rsid w:val="00B736E5"/>
    <w:rsid w:val="00B742A1"/>
    <w:rsid w:val="00B83013"/>
    <w:rsid w:val="00B867EC"/>
    <w:rsid w:val="00B90377"/>
    <w:rsid w:val="00B90625"/>
    <w:rsid w:val="00B939FF"/>
    <w:rsid w:val="00B95C4D"/>
    <w:rsid w:val="00BA0A3B"/>
    <w:rsid w:val="00BA23CD"/>
    <w:rsid w:val="00BB4D77"/>
    <w:rsid w:val="00BC31B2"/>
    <w:rsid w:val="00BC3567"/>
    <w:rsid w:val="00BD354C"/>
    <w:rsid w:val="00BD613E"/>
    <w:rsid w:val="00BD6C45"/>
    <w:rsid w:val="00BE046B"/>
    <w:rsid w:val="00BE116A"/>
    <w:rsid w:val="00BE11BE"/>
    <w:rsid w:val="00BE2AF8"/>
    <w:rsid w:val="00BE3B28"/>
    <w:rsid w:val="00BE4408"/>
    <w:rsid w:val="00BE49E4"/>
    <w:rsid w:val="00BF247B"/>
    <w:rsid w:val="00C028EA"/>
    <w:rsid w:val="00C02CDC"/>
    <w:rsid w:val="00C042B7"/>
    <w:rsid w:val="00C0669A"/>
    <w:rsid w:val="00C06EAA"/>
    <w:rsid w:val="00C0794B"/>
    <w:rsid w:val="00C10369"/>
    <w:rsid w:val="00C129BD"/>
    <w:rsid w:val="00C133E5"/>
    <w:rsid w:val="00C1766E"/>
    <w:rsid w:val="00C22158"/>
    <w:rsid w:val="00C35264"/>
    <w:rsid w:val="00C35B68"/>
    <w:rsid w:val="00C3677C"/>
    <w:rsid w:val="00C415A1"/>
    <w:rsid w:val="00C44E00"/>
    <w:rsid w:val="00C458C0"/>
    <w:rsid w:val="00C45B2D"/>
    <w:rsid w:val="00C46887"/>
    <w:rsid w:val="00C46D43"/>
    <w:rsid w:val="00C50C31"/>
    <w:rsid w:val="00C52C09"/>
    <w:rsid w:val="00C544E2"/>
    <w:rsid w:val="00C54B80"/>
    <w:rsid w:val="00C552AE"/>
    <w:rsid w:val="00C56EFD"/>
    <w:rsid w:val="00C62FA5"/>
    <w:rsid w:val="00C66959"/>
    <w:rsid w:val="00C80C8E"/>
    <w:rsid w:val="00C822A7"/>
    <w:rsid w:val="00C83876"/>
    <w:rsid w:val="00C91F9D"/>
    <w:rsid w:val="00CA39A6"/>
    <w:rsid w:val="00CA485B"/>
    <w:rsid w:val="00CA63FA"/>
    <w:rsid w:val="00CA7AD4"/>
    <w:rsid w:val="00CB5339"/>
    <w:rsid w:val="00CB5A80"/>
    <w:rsid w:val="00CC0B28"/>
    <w:rsid w:val="00CC1132"/>
    <w:rsid w:val="00CC205E"/>
    <w:rsid w:val="00CC35BA"/>
    <w:rsid w:val="00CC426F"/>
    <w:rsid w:val="00CC5180"/>
    <w:rsid w:val="00CC647B"/>
    <w:rsid w:val="00CD0D6C"/>
    <w:rsid w:val="00CD1971"/>
    <w:rsid w:val="00CD575D"/>
    <w:rsid w:val="00CD6985"/>
    <w:rsid w:val="00CE506B"/>
    <w:rsid w:val="00CE5BEE"/>
    <w:rsid w:val="00CE6FC9"/>
    <w:rsid w:val="00CE797F"/>
    <w:rsid w:val="00CF21E4"/>
    <w:rsid w:val="00CF67FE"/>
    <w:rsid w:val="00CF7B02"/>
    <w:rsid w:val="00CF7C6F"/>
    <w:rsid w:val="00D01F6F"/>
    <w:rsid w:val="00D03948"/>
    <w:rsid w:val="00D0447F"/>
    <w:rsid w:val="00D05807"/>
    <w:rsid w:val="00D10F9E"/>
    <w:rsid w:val="00D11418"/>
    <w:rsid w:val="00D1249A"/>
    <w:rsid w:val="00D13EAF"/>
    <w:rsid w:val="00D1582B"/>
    <w:rsid w:val="00D222BA"/>
    <w:rsid w:val="00D22571"/>
    <w:rsid w:val="00D2264C"/>
    <w:rsid w:val="00D245D6"/>
    <w:rsid w:val="00D24ADF"/>
    <w:rsid w:val="00D32840"/>
    <w:rsid w:val="00D35AD5"/>
    <w:rsid w:val="00D36D4B"/>
    <w:rsid w:val="00D42500"/>
    <w:rsid w:val="00D42946"/>
    <w:rsid w:val="00D50FB5"/>
    <w:rsid w:val="00D5477A"/>
    <w:rsid w:val="00D550D2"/>
    <w:rsid w:val="00D57689"/>
    <w:rsid w:val="00D63122"/>
    <w:rsid w:val="00D63B9B"/>
    <w:rsid w:val="00D66F51"/>
    <w:rsid w:val="00D70029"/>
    <w:rsid w:val="00D72515"/>
    <w:rsid w:val="00D830F3"/>
    <w:rsid w:val="00D8530A"/>
    <w:rsid w:val="00D85CE5"/>
    <w:rsid w:val="00D90F97"/>
    <w:rsid w:val="00D95988"/>
    <w:rsid w:val="00D96085"/>
    <w:rsid w:val="00D9775B"/>
    <w:rsid w:val="00DA5CD1"/>
    <w:rsid w:val="00DA6BDC"/>
    <w:rsid w:val="00DA79AD"/>
    <w:rsid w:val="00DA7EBE"/>
    <w:rsid w:val="00DB5D9B"/>
    <w:rsid w:val="00DB6E60"/>
    <w:rsid w:val="00DB7858"/>
    <w:rsid w:val="00DB7E3D"/>
    <w:rsid w:val="00DC4985"/>
    <w:rsid w:val="00DC5D95"/>
    <w:rsid w:val="00DC6262"/>
    <w:rsid w:val="00DD08A3"/>
    <w:rsid w:val="00DD3A8F"/>
    <w:rsid w:val="00DD4363"/>
    <w:rsid w:val="00DD5148"/>
    <w:rsid w:val="00DE1604"/>
    <w:rsid w:val="00DE17A8"/>
    <w:rsid w:val="00DE3778"/>
    <w:rsid w:val="00DE4BC2"/>
    <w:rsid w:val="00DF0507"/>
    <w:rsid w:val="00DF1A33"/>
    <w:rsid w:val="00DF25A8"/>
    <w:rsid w:val="00DF293D"/>
    <w:rsid w:val="00DF30E5"/>
    <w:rsid w:val="00DF3BDC"/>
    <w:rsid w:val="00DF3D83"/>
    <w:rsid w:val="00DF6E3C"/>
    <w:rsid w:val="00DF70E3"/>
    <w:rsid w:val="00E0421A"/>
    <w:rsid w:val="00E05BC9"/>
    <w:rsid w:val="00E1392B"/>
    <w:rsid w:val="00E13E12"/>
    <w:rsid w:val="00E1513C"/>
    <w:rsid w:val="00E20819"/>
    <w:rsid w:val="00E2089F"/>
    <w:rsid w:val="00E20B45"/>
    <w:rsid w:val="00E250AB"/>
    <w:rsid w:val="00E25353"/>
    <w:rsid w:val="00E3319C"/>
    <w:rsid w:val="00E41D06"/>
    <w:rsid w:val="00E430C1"/>
    <w:rsid w:val="00E44840"/>
    <w:rsid w:val="00E458E4"/>
    <w:rsid w:val="00E57D44"/>
    <w:rsid w:val="00E60F7E"/>
    <w:rsid w:val="00E64B36"/>
    <w:rsid w:val="00E64C78"/>
    <w:rsid w:val="00E64CB2"/>
    <w:rsid w:val="00E66D38"/>
    <w:rsid w:val="00E70DF4"/>
    <w:rsid w:val="00E7382B"/>
    <w:rsid w:val="00E74515"/>
    <w:rsid w:val="00E7588A"/>
    <w:rsid w:val="00E82609"/>
    <w:rsid w:val="00E82DE6"/>
    <w:rsid w:val="00E851FC"/>
    <w:rsid w:val="00E87C75"/>
    <w:rsid w:val="00E909F5"/>
    <w:rsid w:val="00E933E6"/>
    <w:rsid w:val="00E93509"/>
    <w:rsid w:val="00E97E44"/>
    <w:rsid w:val="00EA3149"/>
    <w:rsid w:val="00EA512B"/>
    <w:rsid w:val="00EA6B60"/>
    <w:rsid w:val="00EB0E6C"/>
    <w:rsid w:val="00EB5C89"/>
    <w:rsid w:val="00EC2152"/>
    <w:rsid w:val="00EC2671"/>
    <w:rsid w:val="00EC6516"/>
    <w:rsid w:val="00EC6AE0"/>
    <w:rsid w:val="00EC6D29"/>
    <w:rsid w:val="00ED1644"/>
    <w:rsid w:val="00ED28D1"/>
    <w:rsid w:val="00ED37A2"/>
    <w:rsid w:val="00ED58F9"/>
    <w:rsid w:val="00ED7E8F"/>
    <w:rsid w:val="00EE36D5"/>
    <w:rsid w:val="00EE36F6"/>
    <w:rsid w:val="00EE7194"/>
    <w:rsid w:val="00EE7206"/>
    <w:rsid w:val="00EF274A"/>
    <w:rsid w:val="00EF2E99"/>
    <w:rsid w:val="00EF4AB7"/>
    <w:rsid w:val="00EF71E8"/>
    <w:rsid w:val="00F019FC"/>
    <w:rsid w:val="00F03EA2"/>
    <w:rsid w:val="00F0528B"/>
    <w:rsid w:val="00F11325"/>
    <w:rsid w:val="00F12F67"/>
    <w:rsid w:val="00F153FA"/>
    <w:rsid w:val="00F15D62"/>
    <w:rsid w:val="00F163B3"/>
    <w:rsid w:val="00F1684A"/>
    <w:rsid w:val="00F202E0"/>
    <w:rsid w:val="00F23998"/>
    <w:rsid w:val="00F24D55"/>
    <w:rsid w:val="00F25A67"/>
    <w:rsid w:val="00F27CF5"/>
    <w:rsid w:val="00F31B2A"/>
    <w:rsid w:val="00F327E0"/>
    <w:rsid w:val="00F32DEC"/>
    <w:rsid w:val="00F4038F"/>
    <w:rsid w:val="00F40C5E"/>
    <w:rsid w:val="00F4133C"/>
    <w:rsid w:val="00F41BCE"/>
    <w:rsid w:val="00F42AD9"/>
    <w:rsid w:val="00F44078"/>
    <w:rsid w:val="00F45511"/>
    <w:rsid w:val="00F471AE"/>
    <w:rsid w:val="00F47793"/>
    <w:rsid w:val="00F53A37"/>
    <w:rsid w:val="00F5420C"/>
    <w:rsid w:val="00F551F5"/>
    <w:rsid w:val="00F600CA"/>
    <w:rsid w:val="00F60925"/>
    <w:rsid w:val="00F62CC7"/>
    <w:rsid w:val="00F63254"/>
    <w:rsid w:val="00F67763"/>
    <w:rsid w:val="00F67E28"/>
    <w:rsid w:val="00F70140"/>
    <w:rsid w:val="00F7216E"/>
    <w:rsid w:val="00F73607"/>
    <w:rsid w:val="00F76643"/>
    <w:rsid w:val="00F805C8"/>
    <w:rsid w:val="00F80768"/>
    <w:rsid w:val="00F81D72"/>
    <w:rsid w:val="00F81F50"/>
    <w:rsid w:val="00F82DA4"/>
    <w:rsid w:val="00F83755"/>
    <w:rsid w:val="00F844BC"/>
    <w:rsid w:val="00F874E5"/>
    <w:rsid w:val="00F87C79"/>
    <w:rsid w:val="00F909F8"/>
    <w:rsid w:val="00F926B6"/>
    <w:rsid w:val="00F94F53"/>
    <w:rsid w:val="00F95EE6"/>
    <w:rsid w:val="00FA0123"/>
    <w:rsid w:val="00FB2526"/>
    <w:rsid w:val="00FB49A1"/>
    <w:rsid w:val="00FB49BF"/>
    <w:rsid w:val="00FC2605"/>
    <w:rsid w:val="00FC37E6"/>
    <w:rsid w:val="00FC3943"/>
    <w:rsid w:val="00FC5559"/>
    <w:rsid w:val="00FD16D3"/>
    <w:rsid w:val="00FD1712"/>
    <w:rsid w:val="00FD42E2"/>
    <w:rsid w:val="00FD443C"/>
    <w:rsid w:val="00FD5256"/>
    <w:rsid w:val="00FD76BE"/>
    <w:rsid w:val="00FD7C35"/>
    <w:rsid w:val="00FE1EBB"/>
    <w:rsid w:val="00FE69A0"/>
    <w:rsid w:val="00FF0592"/>
    <w:rsid w:val="00FF7C13"/>
    <w:rsid w:val="03547164"/>
    <w:rsid w:val="0C794141"/>
    <w:rsid w:val="0D79390E"/>
    <w:rsid w:val="1AFD7968"/>
    <w:rsid w:val="40F61721"/>
    <w:rsid w:val="44BC5FF9"/>
    <w:rsid w:val="466530D2"/>
    <w:rsid w:val="6C711C89"/>
    <w:rsid w:val="6DCB15B1"/>
    <w:rsid w:val="6EFC51A7"/>
    <w:rsid w:val="76DF49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7E9F5F"/>
  <w15:docId w15:val="{3456A4AF-BC0C-448F-ACDC-07661C46B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toc 3" w:uiPriority="39" w:qFormat="1"/>
    <w:lsdException w:name="header" w:qFormat="1"/>
    <w:lsdException w:name="footer" w:uiPriority="99"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Hyperlink" w:uiPriority="99" w:unhideWhenUsed="1"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qFormat="1"/>
    <w:lsdException w:name="HTML Code"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qFormat="1"/>
    <w:lsdException w:name="Table Theme" w:semiHidden="1" w:unhideWhenUsed="1"/>
    <w:lsdException w:name="Placeholder Text" w:semiHidden="1" w:uiPriority="99"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sz w:val="24"/>
      <w:szCs w:val="24"/>
      <w:lang w:val="en-IN" w:eastAsia="en-IN"/>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next w:val="Normal"/>
    <w:link w:val="Heading3Char"/>
    <w:uiPriority w:val="9"/>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link w:val="Heading4Char"/>
    <w:uiPriority w:val="9"/>
    <w:unhideWhenUsed/>
    <w:qFormat/>
    <w:pPr>
      <w:spacing w:beforeAutospacing="1" w:afterAutospacing="1"/>
      <w:outlineLvl w:val="3"/>
    </w:pPr>
    <w:rPr>
      <w:rFonts w:ascii="SimSun" w:hAnsi="SimSun" w:hint="eastAsia"/>
      <w:b/>
      <w:bCs/>
      <w:sz w:val="24"/>
      <w:szCs w:val="24"/>
      <w:lang w:eastAsia="zh-CN"/>
    </w:rPr>
  </w:style>
  <w:style w:type="paragraph" w:styleId="Heading5">
    <w:name w:val="heading 5"/>
    <w:basedOn w:val="Normal"/>
    <w:next w:val="Normal"/>
    <w:link w:val="Heading5Char"/>
    <w:uiPriority w:val="9"/>
    <w:semiHidden/>
    <w:unhideWhenUsed/>
    <w:qFormat/>
    <w:rsid w:val="0031578B"/>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qFormat/>
    <w:pPr>
      <w:tabs>
        <w:tab w:val="center" w:pos="4153"/>
        <w:tab w:val="right" w:pos="8306"/>
      </w:tabs>
      <w:snapToGrid w:val="0"/>
    </w:pPr>
    <w:rPr>
      <w:sz w:val="18"/>
      <w:szCs w:val="18"/>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Char"/>
    <w:basedOn w:val="Normal"/>
    <w:link w:val="HeaderChar"/>
    <w:qFormat/>
    <w:pPr>
      <w:tabs>
        <w:tab w:val="center" w:pos="4153"/>
        <w:tab w:val="right" w:pos="8306"/>
      </w:tabs>
      <w:snapToGrid w:val="0"/>
    </w:pPr>
    <w:rPr>
      <w:sz w:val="18"/>
      <w:szCs w:val="18"/>
    </w:rPr>
  </w:style>
  <w:style w:type="character" w:styleId="HTMLCode">
    <w:name w:val="HTML Code"/>
    <w:basedOn w:val="DefaultParagraphFont"/>
    <w:qFormat/>
    <w:rPr>
      <w:rFonts w:ascii="Courier New" w:hAnsi="Courier New" w:cs="Courier New"/>
      <w:sz w:val="20"/>
      <w:szCs w:val="20"/>
    </w:r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qFormat/>
    <w:pPr>
      <w:spacing w:after="100"/>
      <w:ind w:left="240"/>
    </w:pPr>
  </w:style>
  <w:style w:type="paragraph" w:styleId="TOC3">
    <w:name w:val="toc 3"/>
    <w:basedOn w:val="Normal"/>
    <w:next w:val="Normal"/>
    <w:uiPriority w:val="39"/>
    <w:qFormat/>
    <w:pPr>
      <w:ind w:leftChars="400" w:left="840"/>
    </w:pPr>
  </w:style>
  <w:style w:type="paragraph" w:customStyle="1" w:styleId="TOCHeading1">
    <w:name w:val="TOC Heading1"/>
    <w:basedOn w:val="Heading1"/>
    <w:next w:val="Normal"/>
    <w:uiPriority w:val="39"/>
    <w:unhideWhenUsed/>
    <w:qFormat/>
    <w:pPr>
      <w:spacing w:line="259" w:lineRule="auto"/>
      <w:outlineLvl w:val="9"/>
    </w:pPr>
    <w:rPr>
      <w:lang w:val="en-US" w:eastAsia="en-US"/>
    </w:rPr>
  </w:style>
  <w:style w:type="table" w:customStyle="1" w:styleId="GridTable1Light-Accent11">
    <w:name w:val="Grid Table 1 Light - Accent 11"/>
    <w:basedOn w:val="TableNormal"/>
    <w:uiPriority w:val="46"/>
    <w:qFormat/>
    <w:rPr>
      <w:kern w:val="2"/>
      <w14:ligatures w14:val="standardContextual"/>
    </w:rPr>
    <w:tblPr>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ListParagraph">
    <w:name w:val="List Paragraph"/>
    <w:basedOn w:val="Normal"/>
    <w:uiPriority w:val="34"/>
    <w:qFormat/>
    <w:pPr>
      <w:ind w:left="720"/>
      <w:contextualSpacing/>
    </w:pPr>
  </w:style>
  <w:style w:type="character" w:customStyle="1" w:styleId="Heading2Char">
    <w:name w:val="Heading 2 Char"/>
    <w:link w:val="Heading2"/>
    <w:uiPriority w:val="9"/>
    <w:qFormat/>
    <w:rPr>
      <w:rFonts w:asciiTheme="majorHAnsi" w:eastAsiaTheme="majorEastAsia" w:hAnsiTheme="majorHAnsi" w:cstheme="majorBidi"/>
      <w:color w:val="2E74B5" w:themeColor="accent1" w:themeShade="BF"/>
      <w:sz w:val="26"/>
      <w:szCs w:val="26"/>
    </w:rPr>
  </w:style>
  <w:style w:type="paragraph" w:customStyle="1" w:styleId="Style23">
    <w:name w:val="_Style 23"/>
    <w:basedOn w:val="Normal"/>
    <w:next w:val="Normal"/>
    <w:qFormat/>
    <w:pPr>
      <w:pBdr>
        <w:bottom w:val="single" w:sz="6" w:space="1" w:color="auto"/>
      </w:pBdr>
      <w:jc w:val="center"/>
    </w:pPr>
    <w:rPr>
      <w:rFonts w:ascii="Arial" w:eastAsia="SimSun"/>
      <w:vanish/>
      <w:sz w:val="16"/>
    </w:rPr>
  </w:style>
  <w:style w:type="paragraph" w:customStyle="1" w:styleId="Style24">
    <w:name w:val="_Style 24"/>
    <w:basedOn w:val="Normal"/>
    <w:next w:val="Normal"/>
    <w:pPr>
      <w:pBdr>
        <w:top w:val="single" w:sz="6" w:space="1" w:color="auto"/>
      </w:pBdr>
      <w:jc w:val="center"/>
    </w:pPr>
    <w:rPr>
      <w:rFonts w:ascii="Arial" w:eastAsia="SimSun"/>
      <w:vanish/>
      <w:sz w:val="16"/>
    </w:rPr>
  </w:style>
  <w:style w:type="character" w:customStyle="1" w:styleId="Heading3Char">
    <w:name w:val="Heading 3 Char"/>
    <w:link w:val="Heading3"/>
    <w:uiPriority w:val="9"/>
    <w:rPr>
      <w:rFonts w:ascii="SimSun" w:eastAsia="SimSun" w:hAnsi="SimSun" w:cs="SimSun" w:hint="eastAsia"/>
      <w:b/>
      <w:bCs/>
      <w:kern w:val="0"/>
      <w:sz w:val="27"/>
      <w:szCs w:val="27"/>
      <w:lang w:val="en-US" w:eastAsia="zh-CN" w:bidi="ar"/>
    </w:rPr>
  </w:style>
  <w:style w:type="character" w:customStyle="1" w:styleId="Heading5Char">
    <w:name w:val="Heading 5 Char"/>
    <w:basedOn w:val="DefaultParagraphFont"/>
    <w:link w:val="Heading5"/>
    <w:uiPriority w:val="9"/>
    <w:semiHidden/>
    <w:rsid w:val="0031578B"/>
    <w:rPr>
      <w:rFonts w:asciiTheme="majorHAnsi" w:eastAsiaTheme="majorEastAsia" w:hAnsiTheme="majorHAnsi" w:cstheme="majorBidi"/>
      <w:color w:val="2E74B5" w:themeColor="accent1" w:themeShade="BF"/>
      <w:sz w:val="24"/>
      <w:szCs w:val="24"/>
      <w:lang w:val="en-IN" w:eastAsia="en-IN"/>
    </w:rPr>
  </w:style>
  <w:style w:type="character" w:customStyle="1" w:styleId="UnresolvedMention1">
    <w:name w:val="Unresolved Mention1"/>
    <w:basedOn w:val="DefaultParagraphFont"/>
    <w:uiPriority w:val="99"/>
    <w:semiHidden/>
    <w:unhideWhenUsed/>
    <w:rsid w:val="00A94E32"/>
    <w:rPr>
      <w:color w:val="605E5C"/>
      <w:shd w:val="clear" w:color="auto" w:fill="E1DFDD"/>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Char Char"/>
    <w:basedOn w:val="DefaultParagraphFont"/>
    <w:link w:val="Header"/>
    <w:qFormat/>
    <w:rsid w:val="008C37DD"/>
    <w:rPr>
      <w:rFonts w:eastAsia="Times New Roman"/>
      <w:sz w:val="18"/>
      <w:szCs w:val="18"/>
      <w:lang w:val="en-IN" w:eastAsia="en-IN"/>
    </w:rPr>
  </w:style>
  <w:style w:type="character" w:customStyle="1" w:styleId="FooterChar">
    <w:name w:val="Footer Char"/>
    <w:basedOn w:val="DefaultParagraphFont"/>
    <w:link w:val="Footer"/>
    <w:uiPriority w:val="99"/>
    <w:rsid w:val="008C37DD"/>
    <w:rPr>
      <w:rFonts w:eastAsia="Times New Roman"/>
      <w:sz w:val="18"/>
      <w:szCs w:val="18"/>
      <w:lang w:val="en-IN" w:eastAsia="en-IN"/>
    </w:rPr>
  </w:style>
  <w:style w:type="paragraph" w:styleId="Title">
    <w:name w:val="Title"/>
    <w:basedOn w:val="Normal"/>
    <w:link w:val="TitleChar"/>
    <w:qFormat/>
    <w:rsid w:val="008C37DD"/>
    <w:pPr>
      <w:jc w:val="center"/>
    </w:pPr>
    <w:rPr>
      <w:szCs w:val="20"/>
      <w:u w:val="single"/>
      <w:lang w:val="en-US"/>
    </w:rPr>
  </w:style>
  <w:style w:type="character" w:customStyle="1" w:styleId="TitleChar">
    <w:name w:val="Title Char"/>
    <w:basedOn w:val="DefaultParagraphFont"/>
    <w:link w:val="Title"/>
    <w:rsid w:val="008C37DD"/>
    <w:rPr>
      <w:rFonts w:eastAsia="Times New Roman"/>
      <w:sz w:val="24"/>
      <w:u w:val="single"/>
      <w:lang w:eastAsia="en-IN"/>
    </w:rPr>
  </w:style>
  <w:style w:type="paragraph" w:styleId="BalloonText">
    <w:name w:val="Balloon Text"/>
    <w:basedOn w:val="Normal"/>
    <w:link w:val="BalloonTextChar"/>
    <w:uiPriority w:val="99"/>
    <w:unhideWhenUsed/>
    <w:rsid w:val="008C37DD"/>
    <w:rPr>
      <w:rFonts w:ascii="Tahoma" w:hAnsi="Tahoma" w:cs="Tahoma"/>
      <w:sz w:val="16"/>
      <w:szCs w:val="16"/>
    </w:rPr>
  </w:style>
  <w:style w:type="character" w:customStyle="1" w:styleId="BalloonTextChar">
    <w:name w:val="Balloon Text Char"/>
    <w:basedOn w:val="DefaultParagraphFont"/>
    <w:link w:val="BalloonText"/>
    <w:uiPriority w:val="99"/>
    <w:rsid w:val="008C37DD"/>
    <w:rPr>
      <w:rFonts w:ascii="Tahoma" w:eastAsia="Times New Roman" w:hAnsi="Tahoma" w:cs="Tahoma"/>
      <w:sz w:val="16"/>
      <w:szCs w:val="16"/>
      <w:lang w:val="en-IN" w:eastAsia="en-IN"/>
    </w:rPr>
  </w:style>
  <w:style w:type="character" w:customStyle="1" w:styleId="UnresolvedMention10">
    <w:name w:val="Unresolved Mention1"/>
    <w:basedOn w:val="DefaultParagraphFont"/>
    <w:uiPriority w:val="99"/>
    <w:semiHidden/>
    <w:unhideWhenUsed/>
    <w:rsid w:val="008C37DD"/>
    <w:rPr>
      <w:color w:val="605E5C"/>
      <w:shd w:val="clear" w:color="auto" w:fill="E1DFDD"/>
    </w:rPr>
  </w:style>
  <w:style w:type="paragraph" w:styleId="BodyText">
    <w:name w:val="Body Text"/>
    <w:basedOn w:val="Normal"/>
    <w:link w:val="BodyTextChar"/>
    <w:uiPriority w:val="1"/>
    <w:qFormat/>
    <w:rsid w:val="008C37DD"/>
    <w:pPr>
      <w:widowControl w:val="0"/>
      <w:autoSpaceDE w:val="0"/>
      <w:autoSpaceDN w:val="0"/>
    </w:pPr>
    <w:rPr>
      <w:rFonts w:ascii="Calibri" w:eastAsia="Calibri" w:hAnsi="Calibri" w:cs="Calibri"/>
      <w:lang w:val="en-US"/>
    </w:rPr>
  </w:style>
  <w:style w:type="character" w:customStyle="1" w:styleId="BodyTextChar">
    <w:name w:val="Body Text Char"/>
    <w:basedOn w:val="DefaultParagraphFont"/>
    <w:link w:val="BodyText"/>
    <w:uiPriority w:val="1"/>
    <w:rsid w:val="008C37DD"/>
    <w:rPr>
      <w:rFonts w:ascii="Calibri" w:eastAsia="Calibri" w:hAnsi="Calibri" w:cs="Calibri"/>
      <w:sz w:val="24"/>
      <w:szCs w:val="24"/>
      <w:lang w:eastAsia="en-IN"/>
    </w:rPr>
  </w:style>
  <w:style w:type="table" w:styleId="GridTable1Light-Accent1">
    <w:name w:val="Grid Table 1 Light Accent 1"/>
    <w:basedOn w:val="TableNormal"/>
    <w:uiPriority w:val="46"/>
    <w:rsid w:val="008C37DD"/>
    <w:rPr>
      <w:rFonts w:asciiTheme="minorHAnsi" w:eastAsiaTheme="minorHAnsi" w:hAnsiTheme="minorHAnsi" w:cstheme="minorBidi"/>
      <w:kern w:val="2"/>
      <w:sz w:val="22"/>
      <w:szCs w:val="22"/>
      <w14:ligatures w14:val="standardContextual"/>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4Char">
    <w:name w:val="Heading 4 Char"/>
    <w:basedOn w:val="DefaultParagraphFont"/>
    <w:link w:val="Heading4"/>
    <w:uiPriority w:val="9"/>
    <w:rsid w:val="008C37DD"/>
    <w:rPr>
      <w:rFonts w:ascii="SimSun" w:hAnsi="SimSun"/>
      <w:b/>
      <w:bCs/>
      <w:sz w:val="24"/>
      <w:szCs w:val="24"/>
      <w:lang w:eastAsia="zh-CN"/>
    </w:rPr>
  </w:style>
  <w:style w:type="character" w:customStyle="1" w:styleId="overflow-hidden">
    <w:name w:val="overflow-hidden"/>
    <w:basedOn w:val="DefaultParagraphFont"/>
    <w:rsid w:val="008C37DD"/>
  </w:style>
  <w:style w:type="character" w:customStyle="1" w:styleId="Heading1Char">
    <w:name w:val="Heading 1 Char"/>
    <w:basedOn w:val="DefaultParagraphFont"/>
    <w:link w:val="Heading1"/>
    <w:uiPriority w:val="9"/>
    <w:rsid w:val="008C37DD"/>
    <w:rPr>
      <w:rFonts w:asciiTheme="majorHAnsi" w:eastAsiaTheme="majorEastAsia" w:hAnsiTheme="majorHAnsi" w:cstheme="majorBidi"/>
      <w:color w:val="2E74B5" w:themeColor="accent1" w:themeShade="BF"/>
      <w:sz w:val="32"/>
      <w:szCs w:val="32"/>
      <w:lang w:val="en-IN" w:eastAsia="en-IN"/>
    </w:rPr>
  </w:style>
  <w:style w:type="paragraph" w:styleId="NoSpacing">
    <w:name w:val="No Spacing"/>
    <w:uiPriority w:val="1"/>
    <w:qFormat/>
    <w:rsid w:val="008C37DD"/>
    <w:rPr>
      <w:rFonts w:asciiTheme="minorHAnsi" w:eastAsiaTheme="minorHAnsi" w:hAnsiTheme="minorHAnsi" w:cstheme="minorBidi"/>
      <w:sz w:val="22"/>
      <w:szCs w:val="22"/>
    </w:rPr>
  </w:style>
  <w:style w:type="paragraph" w:styleId="IntenseQuote">
    <w:name w:val="Intense Quote"/>
    <w:basedOn w:val="Heading1"/>
    <w:next w:val="Normal"/>
    <w:link w:val="IntenseQuoteChar"/>
    <w:uiPriority w:val="30"/>
    <w:qFormat/>
    <w:rsid w:val="008C37DD"/>
    <w:pPr>
      <w:pBdr>
        <w:top w:val="single" w:sz="4" w:space="10" w:color="5B9BD5" w:themeColor="accent1"/>
        <w:bottom w:val="single" w:sz="4" w:space="10" w:color="5B9BD5" w:themeColor="accent1"/>
      </w:pBdr>
      <w:spacing w:before="360" w:after="360" w:line="276" w:lineRule="auto"/>
      <w:ind w:left="864" w:right="864"/>
      <w:jc w:val="center"/>
    </w:pPr>
    <w:rPr>
      <w:rFonts w:eastAsia="Arial" w:cs="Arial"/>
      <w:b/>
      <w:i/>
      <w:iCs/>
      <w:color w:val="5B9BD5" w:themeColor="accent1"/>
      <w:sz w:val="40"/>
      <w:szCs w:val="40"/>
      <w:lang w:val="en"/>
    </w:rPr>
  </w:style>
  <w:style w:type="character" w:customStyle="1" w:styleId="IntenseQuoteChar">
    <w:name w:val="Intense Quote Char"/>
    <w:basedOn w:val="DefaultParagraphFont"/>
    <w:link w:val="IntenseQuote"/>
    <w:uiPriority w:val="30"/>
    <w:rsid w:val="008C37DD"/>
    <w:rPr>
      <w:rFonts w:asciiTheme="majorHAnsi" w:eastAsia="Arial" w:hAnsiTheme="majorHAnsi" w:cs="Arial"/>
      <w:b/>
      <w:i/>
      <w:iCs/>
      <w:color w:val="5B9BD5" w:themeColor="accent1"/>
      <w:sz w:val="40"/>
      <w:szCs w:val="40"/>
      <w:lang w:val="en" w:eastAsia="en-IN"/>
    </w:rPr>
  </w:style>
  <w:style w:type="character" w:styleId="BookTitle">
    <w:name w:val="Book Title"/>
    <w:basedOn w:val="DefaultParagraphFont"/>
    <w:uiPriority w:val="33"/>
    <w:qFormat/>
    <w:rsid w:val="008C37DD"/>
    <w:rPr>
      <w:b/>
      <w:bCs/>
      <w:i/>
      <w:iCs/>
      <w:spacing w:val="5"/>
    </w:rPr>
  </w:style>
  <w:style w:type="paragraph" w:styleId="TOCHeading">
    <w:name w:val="TOC Heading"/>
    <w:basedOn w:val="Heading1"/>
    <w:next w:val="Normal"/>
    <w:uiPriority w:val="39"/>
    <w:unhideWhenUsed/>
    <w:qFormat/>
    <w:rsid w:val="008C37DD"/>
    <w:pPr>
      <w:spacing w:line="259" w:lineRule="auto"/>
      <w:outlineLvl w:val="9"/>
    </w:pPr>
    <w:rPr>
      <w:lang w:val="en-US" w:eastAsia="en-US"/>
    </w:rPr>
  </w:style>
  <w:style w:type="table" w:styleId="TableGridLight">
    <w:name w:val="Grid Table Light"/>
    <w:basedOn w:val="TableNormal"/>
    <w:uiPriority w:val="40"/>
    <w:rsid w:val="008C37DD"/>
    <w:rPr>
      <w:rFonts w:asciiTheme="minorHAnsi" w:eastAsiaTheme="minorHAnsi" w:hAnsiTheme="minorHAnsi" w:cstheme="minorBidi"/>
      <w:sz w:val="22"/>
      <w:szCs w:val="22"/>
      <w:lang w:val="en-IN" w:bidi="gu-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A3481E"/>
    <w:rPr>
      <w:color w:val="605E5C"/>
      <w:shd w:val="clear" w:color="auto" w:fill="E1DFDD"/>
    </w:rPr>
  </w:style>
  <w:style w:type="table" w:styleId="GridTable2-Accent6">
    <w:name w:val="Grid Table 2 Accent 6"/>
    <w:basedOn w:val="TableNormal"/>
    <w:uiPriority w:val="47"/>
    <w:rsid w:val="00642E6D"/>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CommentReference">
    <w:name w:val="annotation reference"/>
    <w:basedOn w:val="DefaultParagraphFont"/>
    <w:rsid w:val="00536614"/>
    <w:rPr>
      <w:sz w:val="16"/>
      <w:szCs w:val="16"/>
    </w:rPr>
  </w:style>
  <w:style w:type="paragraph" w:styleId="CommentText">
    <w:name w:val="annotation text"/>
    <w:basedOn w:val="Normal"/>
    <w:link w:val="CommentTextChar"/>
    <w:rsid w:val="00536614"/>
    <w:rPr>
      <w:sz w:val="20"/>
      <w:szCs w:val="20"/>
    </w:rPr>
  </w:style>
  <w:style w:type="character" w:customStyle="1" w:styleId="CommentTextChar">
    <w:name w:val="Comment Text Char"/>
    <w:basedOn w:val="DefaultParagraphFont"/>
    <w:link w:val="CommentText"/>
    <w:rsid w:val="00536614"/>
    <w:rPr>
      <w:rFonts w:eastAsia="Times New Roman"/>
      <w:lang w:val="en-IN" w:eastAsia="en-IN"/>
    </w:rPr>
  </w:style>
  <w:style w:type="paragraph" w:styleId="CommentSubject">
    <w:name w:val="annotation subject"/>
    <w:basedOn w:val="CommentText"/>
    <w:next w:val="CommentText"/>
    <w:link w:val="CommentSubjectChar"/>
    <w:rsid w:val="00536614"/>
    <w:rPr>
      <w:b/>
      <w:bCs/>
    </w:rPr>
  </w:style>
  <w:style w:type="character" w:customStyle="1" w:styleId="CommentSubjectChar">
    <w:name w:val="Comment Subject Char"/>
    <w:basedOn w:val="CommentTextChar"/>
    <w:link w:val="CommentSubject"/>
    <w:rsid w:val="00536614"/>
    <w:rPr>
      <w:rFonts w:eastAsia="Times New Roman"/>
      <w:b/>
      <w:bCs/>
      <w:lang w:val="en-IN" w:eastAsia="en-IN"/>
    </w:rPr>
  </w:style>
  <w:style w:type="character" w:styleId="IntenseEmphasis">
    <w:name w:val="Intense Emphasis"/>
    <w:basedOn w:val="DefaultParagraphFont"/>
    <w:uiPriority w:val="21"/>
    <w:qFormat/>
    <w:rsid w:val="006467F7"/>
    <w:rPr>
      <w:i/>
      <w:iCs/>
      <w:color w:val="5B9BD5" w:themeColor="accent1"/>
    </w:rPr>
  </w:style>
  <w:style w:type="table" w:styleId="PlainTable1">
    <w:name w:val="Plain Table 1"/>
    <w:basedOn w:val="TableNormal"/>
    <w:uiPriority w:val="41"/>
    <w:rsid w:val="00563C8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unhideWhenUsed/>
    <w:rsid w:val="00F12F67"/>
    <w:rPr>
      <w:rFonts w:eastAsia="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6588">
      <w:bodyDiv w:val="1"/>
      <w:marLeft w:val="0"/>
      <w:marRight w:val="0"/>
      <w:marTop w:val="0"/>
      <w:marBottom w:val="0"/>
      <w:divBdr>
        <w:top w:val="none" w:sz="0" w:space="0" w:color="auto"/>
        <w:left w:val="none" w:sz="0" w:space="0" w:color="auto"/>
        <w:bottom w:val="none" w:sz="0" w:space="0" w:color="auto"/>
        <w:right w:val="none" w:sz="0" w:space="0" w:color="auto"/>
      </w:divBdr>
      <w:divsChild>
        <w:div w:id="131750397">
          <w:marLeft w:val="0"/>
          <w:marRight w:val="0"/>
          <w:marTop w:val="0"/>
          <w:marBottom w:val="0"/>
          <w:divBdr>
            <w:top w:val="none" w:sz="0" w:space="0" w:color="auto"/>
            <w:left w:val="none" w:sz="0" w:space="0" w:color="auto"/>
            <w:bottom w:val="none" w:sz="0" w:space="0" w:color="auto"/>
            <w:right w:val="none" w:sz="0" w:space="0" w:color="auto"/>
          </w:divBdr>
          <w:divsChild>
            <w:div w:id="108380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49517">
      <w:bodyDiv w:val="1"/>
      <w:marLeft w:val="0"/>
      <w:marRight w:val="0"/>
      <w:marTop w:val="0"/>
      <w:marBottom w:val="0"/>
      <w:divBdr>
        <w:top w:val="none" w:sz="0" w:space="0" w:color="auto"/>
        <w:left w:val="none" w:sz="0" w:space="0" w:color="auto"/>
        <w:bottom w:val="none" w:sz="0" w:space="0" w:color="auto"/>
        <w:right w:val="none" w:sz="0" w:space="0" w:color="auto"/>
      </w:divBdr>
    </w:div>
    <w:div w:id="30883112">
      <w:bodyDiv w:val="1"/>
      <w:marLeft w:val="0"/>
      <w:marRight w:val="0"/>
      <w:marTop w:val="0"/>
      <w:marBottom w:val="0"/>
      <w:divBdr>
        <w:top w:val="none" w:sz="0" w:space="0" w:color="auto"/>
        <w:left w:val="none" w:sz="0" w:space="0" w:color="auto"/>
        <w:bottom w:val="none" w:sz="0" w:space="0" w:color="auto"/>
        <w:right w:val="none" w:sz="0" w:space="0" w:color="auto"/>
      </w:divBdr>
    </w:div>
    <w:div w:id="39482916">
      <w:bodyDiv w:val="1"/>
      <w:marLeft w:val="0"/>
      <w:marRight w:val="0"/>
      <w:marTop w:val="0"/>
      <w:marBottom w:val="0"/>
      <w:divBdr>
        <w:top w:val="none" w:sz="0" w:space="0" w:color="auto"/>
        <w:left w:val="none" w:sz="0" w:space="0" w:color="auto"/>
        <w:bottom w:val="none" w:sz="0" w:space="0" w:color="auto"/>
        <w:right w:val="none" w:sz="0" w:space="0" w:color="auto"/>
      </w:divBdr>
    </w:div>
    <w:div w:id="85929990">
      <w:bodyDiv w:val="1"/>
      <w:marLeft w:val="0"/>
      <w:marRight w:val="0"/>
      <w:marTop w:val="0"/>
      <w:marBottom w:val="0"/>
      <w:divBdr>
        <w:top w:val="none" w:sz="0" w:space="0" w:color="auto"/>
        <w:left w:val="none" w:sz="0" w:space="0" w:color="auto"/>
        <w:bottom w:val="none" w:sz="0" w:space="0" w:color="auto"/>
        <w:right w:val="none" w:sz="0" w:space="0" w:color="auto"/>
      </w:divBdr>
    </w:div>
    <w:div w:id="93939342">
      <w:bodyDiv w:val="1"/>
      <w:marLeft w:val="0"/>
      <w:marRight w:val="0"/>
      <w:marTop w:val="0"/>
      <w:marBottom w:val="0"/>
      <w:divBdr>
        <w:top w:val="none" w:sz="0" w:space="0" w:color="auto"/>
        <w:left w:val="none" w:sz="0" w:space="0" w:color="auto"/>
        <w:bottom w:val="none" w:sz="0" w:space="0" w:color="auto"/>
        <w:right w:val="none" w:sz="0" w:space="0" w:color="auto"/>
      </w:divBdr>
    </w:div>
    <w:div w:id="127936331">
      <w:bodyDiv w:val="1"/>
      <w:marLeft w:val="0"/>
      <w:marRight w:val="0"/>
      <w:marTop w:val="0"/>
      <w:marBottom w:val="0"/>
      <w:divBdr>
        <w:top w:val="none" w:sz="0" w:space="0" w:color="auto"/>
        <w:left w:val="none" w:sz="0" w:space="0" w:color="auto"/>
        <w:bottom w:val="none" w:sz="0" w:space="0" w:color="auto"/>
        <w:right w:val="none" w:sz="0" w:space="0" w:color="auto"/>
      </w:divBdr>
      <w:divsChild>
        <w:div w:id="344786923">
          <w:marLeft w:val="0"/>
          <w:marRight w:val="0"/>
          <w:marTop w:val="0"/>
          <w:marBottom w:val="0"/>
          <w:divBdr>
            <w:top w:val="none" w:sz="0" w:space="0" w:color="auto"/>
            <w:left w:val="none" w:sz="0" w:space="0" w:color="auto"/>
            <w:bottom w:val="none" w:sz="0" w:space="0" w:color="auto"/>
            <w:right w:val="none" w:sz="0" w:space="0" w:color="auto"/>
          </w:divBdr>
          <w:divsChild>
            <w:div w:id="160368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53790">
      <w:bodyDiv w:val="1"/>
      <w:marLeft w:val="0"/>
      <w:marRight w:val="0"/>
      <w:marTop w:val="0"/>
      <w:marBottom w:val="0"/>
      <w:divBdr>
        <w:top w:val="none" w:sz="0" w:space="0" w:color="auto"/>
        <w:left w:val="none" w:sz="0" w:space="0" w:color="auto"/>
        <w:bottom w:val="none" w:sz="0" w:space="0" w:color="auto"/>
        <w:right w:val="none" w:sz="0" w:space="0" w:color="auto"/>
      </w:divBdr>
    </w:div>
    <w:div w:id="158934060">
      <w:bodyDiv w:val="1"/>
      <w:marLeft w:val="0"/>
      <w:marRight w:val="0"/>
      <w:marTop w:val="0"/>
      <w:marBottom w:val="0"/>
      <w:divBdr>
        <w:top w:val="none" w:sz="0" w:space="0" w:color="auto"/>
        <w:left w:val="none" w:sz="0" w:space="0" w:color="auto"/>
        <w:bottom w:val="none" w:sz="0" w:space="0" w:color="auto"/>
        <w:right w:val="none" w:sz="0" w:space="0" w:color="auto"/>
      </w:divBdr>
    </w:div>
    <w:div w:id="159857869">
      <w:bodyDiv w:val="1"/>
      <w:marLeft w:val="0"/>
      <w:marRight w:val="0"/>
      <w:marTop w:val="0"/>
      <w:marBottom w:val="0"/>
      <w:divBdr>
        <w:top w:val="none" w:sz="0" w:space="0" w:color="auto"/>
        <w:left w:val="none" w:sz="0" w:space="0" w:color="auto"/>
        <w:bottom w:val="none" w:sz="0" w:space="0" w:color="auto"/>
        <w:right w:val="none" w:sz="0" w:space="0" w:color="auto"/>
      </w:divBdr>
    </w:div>
    <w:div w:id="161165009">
      <w:bodyDiv w:val="1"/>
      <w:marLeft w:val="0"/>
      <w:marRight w:val="0"/>
      <w:marTop w:val="0"/>
      <w:marBottom w:val="0"/>
      <w:divBdr>
        <w:top w:val="none" w:sz="0" w:space="0" w:color="auto"/>
        <w:left w:val="none" w:sz="0" w:space="0" w:color="auto"/>
        <w:bottom w:val="none" w:sz="0" w:space="0" w:color="auto"/>
        <w:right w:val="none" w:sz="0" w:space="0" w:color="auto"/>
      </w:divBdr>
    </w:div>
    <w:div w:id="166098048">
      <w:bodyDiv w:val="1"/>
      <w:marLeft w:val="0"/>
      <w:marRight w:val="0"/>
      <w:marTop w:val="0"/>
      <w:marBottom w:val="0"/>
      <w:divBdr>
        <w:top w:val="none" w:sz="0" w:space="0" w:color="auto"/>
        <w:left w:val="none" w:sz="0" w:space="0" w:color="auto"/>
        <w:bottom w:val="none" w:sz="0" w:space="0" w:color="auto"/>
        <w:right w:val="none" w:sz="0" w:space="0" w:color="auto"/>
      </w:divBdr>
    </w:div>
    <w:div w:id="167722862">
      <w:bodyDiv w:val="1"/>
      <w:marLeft w:val="0"/>
      <w:marRight w:val="0"/>
      <w:marTop w:val="0"/>
      <w:marBottom w:val="0"/>
      <w:divBdr>
        <w:top w:val="none" w:sz="0" w:space="0" w:color="auto"/>
        <w:left w:val="none" w:sz="0" w:space="0" w:color="auto"/>
        <w:bottom w:val="none" w:sz="0" w:space="0" w:color="auto"/>
        <w:right w:val="none" w:sz="0" w:space="0" w:color="auto"/>
      </w:divBdr>
    </w:div>
    <w:div w:id="182745247">
      <w:bodyDiv w:val="1"/>
      <w:marLeft w:val="0"/>
      <w:marRight w:val="0"/>
      <w:marTop w:val="0"/>
      <w:marBottom w:val="0"/>
      <w:divBdr>
        <w:top w:val="none" w:sz="0" w:space="0" w:color="auto"/>
        <w:left w:val="none" w:sz="0" w:space="0" w:color="auto"/>
        <w:bottom w:val="none" w:sz="0" w:space="0" w:color="auto"/>
        <w:right w:val="none" w:sz="0" w:space="0" w:color="auto"/>
      </w:divBdr>
    </w:div>
    <w:div w:id="189033801">
      <w:bodyDiv w:val="1"/>
      <w:marLeft w:val="0"/>
      <w:marRight w:val="0"/>
      <w:marTop w:val="0"/>
      <w:marBottom w:val="0"/>
      <w:divBdr>
        <w:top w:val="none" w:sz="0" w:space="0" w:color="auto"/>
        <w:left w:val="none" w:sz="0" w:space="0" w:color="auto"/>
        <w:bottom w:val="none" w:sz="0" w:space="0" w:color="auto"/>
        <w:right w:val="none" w:sz="0" w:space="0" w:color="auto"/>
      </w:divBdr>
      <w:divsChild>
        <w:div w:id="1533222084">
          <w:marLeft w:val="0"/>
          <w:marRight w:val="0"/>
          <w:marTop w:val="0"/>
          <w:marBottom w:val="0"/>
          <w:divBdr>
            <w:top w:val="none" w:sz="0" w:space="0" w:color="auto"/>
            <w:left w:val="none" w:sz="0" w:space="0" w:color="auto"/>
            <w:bottom w:val="none" w:sz="0" w:space="0" w:color="auto"/>
            <w:right w:val="none" w:sz="0" w:space="0" w:color="auto"/>
          </w:divBdr>
          <w:divsChild>
            <w:div w:id="2017492222">
              <w:marLeft w:val="0"/>
              <w:marRight w:val="0"/>
              <w:marTop w:val="0"/>
              <w:marBottom w:val="0"/>
              <w:divBdr>
                <w:top w:val="none" w:sz="0" w:space="0" w:color="auto"/>
                <w:left w:val="none" w:sz="0" w:space="0" w:color="auto"/>
                <w:bottom w:val="none" w:sz="0" w:space="0" w:color="auto"/>
                <w:right w:val="none" w:sz="0" w:space="0" w:color="auto"/>
              </w:divBdr>
            </w:div>
          </w:divsChild>
        </w:div>
        <w:div w:id="97915222">
          <w:marLeft w:val="0"/>
          <w:marRight w:val="0"/>
          <w:marTop w:val="0"/>
          <w:marBottom w:val="0"/>
          <w:divBdr>
            <w:top w:val="none" w:sz="0" w:space="0" w:color="auto"/>
            <w:left w:val="none" w:sz="0" w:space="0" w:color="auto"/>
            <w:bottom w:val="none" w:sz="0" w:space="0" w:color="auto"/>
            <w:right w:val="none" w:sz="0" w:space="0" w:color="auto"/>
          </w:divBdr>
          <w:divsChild>
            <w:div w:id="34429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30005">
      <w:bodyDiv w:val="1"/>
      <w:marLeft w:val="0"/>
      <w:marRight w:val="0"/>
      <w:marTop w:val="0"/>
      <w:marBottom w:val="0"/>
      <w:divBdr>
        <w:top w:val="none" w:sz="0" w:space="0" w:color="auto"/>
        <w:left w:val="none" w:sz="0" w:space="0" w:color="auto"/>
        <w:bottom w:val="none" w:sz="0" w:space="0" w:color="auto"/>
        <w:right w:val="none" w:sz="0" w:space="0" w:color="auto"/>
      </w:divBdr>
    </w:div>
    <w:div w:id="197201833">
      <w:bodyDiv w:val="1"/>
      <w:marLeft w:val="0"/>
      <w:marRight w:val="0"/>
      <w:marTop w:val="0"/>
      <w:marBottom w:val="0"/>
      <w:divBdr>
        <w:top w:val="none" w:sz="0" w:space="0" w:color="auto"/>
        <w:left w:val="none" w:sz="0" w:space="0" w:color="auto"/>
        <w:bottom w:val="none" w:sz="0" w:space="0" w:color="auto"/>
        <w:right w:val="none" w:sz="0" w:space="0" w:color="auto"/>
      </w:divBdr>
    </w:div>
    <w:div w:id="209462782">
      <w:bodyDiv w:val="1"/>
      <w:marLeft w:val="0"/>
      <w:marRight w:val="0"/>
      <w:marTop w:val="0"/>
      <w:marBottom w:val="0"/>
      <w:divBdr>
        <w:top w:val="none" w:sz="0" w:space="0" w:color="auto"/>
        <w:left w:val="none" w:sz="0" w:space="0" w:color="auto"/>
        <w:bottom w:val="none" w:sz="0" w:space="0" w:color="auto"/>
        <w:right w:val="none" w:sz="0" w:space="0" w:color="auto"/>
      </w:divBdr>
    </w:div>
    <w:div w:id="209609195">
      <w:bodyDiv w:val="1"/>
      <w:marLeft w:val="0"/>
      <w:marRight w:val="0"/>
      <w:marTop w:val="0"/>
      <w:marBottom w:val="0"/>
      <w:divBdr>
        <w:top w:val="none" w:sz="0" w:space="0" w:color="auto"/>
        <w:left w:val="none" w:sz="0" w:space="0" w:color="auto"/>
        <w:bottom w:val="none" w:sz="0" w:space="0" w:color="auto"/>
        <w:right w:val="none" w:sz="0" w:space="0" w:color="auto"/>
      </w:divBdr>
    </w:div>
    <w:div w:id="231426301">
      <w:bodyDiv w:val="1"/>
      <w:marLeft w:val="0"/>
      <w:marRight w:val="0"/>
      <w:marTop w:val="0"/>
      <w:marBottom w:val="0"/>
      <w:divBdr>
        <w:top w:val="none" w:sz="0" w:space="0" w:color="auto"/>
        <w:left w:val="none" w:sz="0" w:space="0" w:color="auto"/>
        <w:bottom w:val="none" w:sz="0" w:space="0" w:color="auto"/>
        <w:right w:val="none" w:sz="0" w:space="0" w:color="auto"/>
      </w:divBdr>
    </w:div>
    <w:div w:id="232207450">
      <w:bodyDiv w:val="1"/>
      <w:marLeft w:val="0"/>
      <w:marRight w:val="0"/>
      <w:marTop w:val="0"/>
      <w:marBottom w:val="0"/>
      <w:divBdr>
        <w:top w:val="none" w:sz="0" w:space="0" w:color="auto"/>
        <w:left w:val="none" w:sz="0" w:space="0" w:color="auto"/>
        <w:bottom w:val="none" w:sz="0" w:space="0" w:color="auto"/>
        <w:right w:val="none" w:sz="0" w:space="0" w:color="auto"/>
      </w:divBdr>
    </w:div>
    <w:div w:id="235869082">
      <w:bodyDiv w:val="1"/>
      <w:marLeft w:val="0"/>
      <w:marRight w:val="0"/>
      <w:marTop w:val="0"/>
      <w:marBottom w:val="0"/>
      <w:divBdr>
        <w:top w:val="none" w:sz="0" w:space="0" w:color="auto"/>
        <w:left w:val="none" w:sz="0" w:space="0" w:color="auto"/>
        <w:bottom w:val="none" w:sz="0" w:space="0" w:color="auto"/>
        <w:right w:val="none" w:sz="0" w:space="0" w:color="auto"/>
      </w:divBdr>
    </w:div>
    <w:div w:id="236863972">
      <w:bodyDiv w:val="1"/>
      <w:marLeft w:val="0"/>
      <w:marRight w:val="0"/>
      <w:marTop w:val="0"/>
      <w:marBottom w:val="0"/>
      <w:divBdr>
        <w:top w:val="none" w:sz="0" w:space="0" w:color="auto"/>
        <w:left w:val="none" w:sz="0" w:space="0" w:color="auto"/>
        <w:bottom w:val="none" w:sz="0" w:space="0" w:color="auto"/>
        <w:right w:val="none" w:sz="0" w:space="0" w:color="auto"/>
      </w:divBdr>
    </w:div>
    <w:div w:id="241532504">
      <w:bodyDiv w:val="1"/>
      <w:marLeft w:val="0"/>
      <w:marRight w:val="0"/>
      <w:marTop w:val="0"/>
      <w:marBottom w:val="0"/>
      <w:divBdr>
        <w:top w:val="none" w:sz="0" w:space="0" w:color="auto"/>
        <w:left w:val="none" w:sz="0" w:space="0" w:color="auto"/>
        <w:bottom w:val="none" w:sz="0" w:space="0" w:color="auto"/>
        <w:right w:val="none" w:sz="0" w:space="0" w:color="auto"/>
      </w:divBdr>
      <w:divsChild>
        <w:div w:id="199441743">
          <w:marLeft w:val="0"/>
          <w:marRight w:val="0"/>
          <w:marTop w:val="0"/>
          <w:marBottom w:val="0"/>
          <w:divBdr>
            <w:top w:val="none" w:sz="0" w:space="0" w:color="auto"/>
            <w:left w:val="none" w:sz="0" w:space="0" w:color="auto"/>
            <w:bottom w:val="none" w:sz="0" w:space="0" w:color="auto"/>
            <w:right w:val="none" w:sz="0" w:space="0" w:color="auto"/>
          </w:divBdr>
          <w:divsChild>
            <w:div w:id="174687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703734">
      <w:bodyDiv w:val="1"/>
      <w:marLeft w:val="0"/>
      <w:marRight w:val="0"/>
      <w:marTop w:val="0"/>
      <w:marBottom w:val="0"/>
      <w:divBdr>
        <w:top w:val="none" w:sz="0" w:space="0" w:color="auto"/>
        <w:left w:val="none" w:sz="0" w:space="0" w:color="auto"/>
        <w:bottom w:val="none" w:sz="0" w:space="0" w:color="auto"/>
        <w:right w:val="none" w:sz="0" w:space="0" w:color="auto"/>
      </w:divBdr>
    </w:div>
    <w:div w:id="277956615">
      <w:bodyDiv w:val="1"/>
      <w:marLeft w:val="0"/>
      <w:marRight w:val="0"/>
      <w:marTop w:val="0"/>
      <w:marBottom w:val="0"/>
      <w:divBdr>
        <w:top w:val="none" w:sz="0" w:space="0" w:color="auto"/>
        <w:left w:val="none" w:sz="0" w:space="0" w:color="auto"/>
        <w:bottom w:val="none" w:sz="0" w:space="0" w:color="auto"/>
        <w:right w:val="none" w:sz="0" w:space="0" w:color="auto"/>
      </w:divBdr>
      <w:divsChild>
        <w:div w:id="381945620">
          <w:marLeft w:val="0"/>
          <w:marRight w:val="0"/>
          <w:marTop w:val="0"/>
          <w:marBottom w:val="0"/>
          <w:divBdr>
            <w:top w:val="none" w:sz="0" w:space="0" w:color="auto"/>
            <w:left w:val="none" w:sz="0" w:space="0" w:color="auto"/>
            <w:bottom w:val="none" w:sz="0" w:space="0" w:color="auto"/>
            <w:right w:val="none" w:sz="0" w:space="0" w:color="auto"/>
          </w:divBdr>
          <w:divsChild>
            <w:div w:id="58113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845370">
      <w:bodyDiv w:val="1"/>
      <w:marLeft w:val="0"/>
      <w:marRight w:val="0"/>
      <w:marTop w:val="0"/>
      <w:marBottom w:val="0"/>
      <w:divBdr>
        <w:top w:val="none" w:sz="0" w:space="0" w:color="auto"/>
        <w:left w:val="none" w:sz="0" w:space="0" w:color="auto"/>
        <w:bottom w:val="none" w:sz="0" w:space="0" w:color="auto"/>
        <w:right w:val="none" w:sz="0" w:space="0" w:color="auto"/>
      </w:divBdr>
    </w:div>
    <w:div w:id="288363917">
      <w:bodyDiv w:val="1"/>
      <w:marLeft w:val="0"/>
      <w:marRight w:val="0"/>
      <w:marTop w:val="0"/>
      <w:marBottom w:val="0"/>
      <w:divBdr>
        <w:top w:val="none" w:sz="0" w:space="0" w:color="auto"/>
        <w:left w:val="none" w:sz="0" w:space="0" w:color="auto"/>
        <w:bottom w:val="none" w:sz="0" w:space="0" w:color="auto"/>
        <w:right w:val="none" w:sz="0" w:space="0" w:color="auto"/>
      </w:divBdr>
    </w:div>
    <w:div w:id="289210783">
      <w:bodyDiv w:val="1"/>
      <w:marLeft w:val="0"/>
      <w:marRight w:val="0"/>
      <w:marTop w:val="0"/>
      <w:marBottom w:val="0"/>
      <w:divBdr>
        <w:top w:val="none" w:sz="0" w:space="0" w:color="auto"/>
        <w:left w:val="none" w:sz="0" w:space="0" w:color="auto"/>
        <w:bottom w:val="none" w:sz="0" w:space="0" w:color="auto"/>
        <w:right w:val="none" w:sz="0" w:space="0" w:color="auto"/>
      </w:divBdr>
      <w:divsChild>
        <w:div w:id="36316289">
          <w:marLeft w:val="0"/>
          <w:marRight w:val="0"/>
          <w:marTop w:val="0"/>
          <w:marBottom w:val="0"/>
          <w:divBdr>
            <w:top w:val="none" w:sz="0" w:space="0" w:color="auto"/>
            <w:left w:val="none" w:sz="0" w:space="0" w:color="auto"/>
            <w:bottom w:val="none" w:sz="0" w:space="0" w:color="auto"/>
            <w:right w:val="none" w:sz="0" w:space="0" w:color="auto"/>
          </w:divBdr>
          <w:divsChild>
            <w:div w:id="1642494304">
              <w:marLeft w:val="0"/>
              <w:marRight w:val="0"/>
              <w:marTop w:val="0"/>
              <w:marBottom w:val="0"/>
              <w:divBdr>
                <w:top w:val="none" w:sz="0" w:space="0" w:color="auto"/>
                <w:left w:val="none" w:sz="0" w:space="0" w:color="auto"/>
                <w:bottom w:val="none" w:sz="0" w:space="0" w:color="auto"/>
                <w:right w:val="none" w:sz="0" w:space="0" w:color="auto"/>
              </w:divBdr>
            </w:div>
          </w:divsChild>
        </w:div>
        <w:div w:id="1929459926">
          <w:marLeft w:val="0"/>
          <w:marRight w:val="0"/>
          <w:marTop w:val="0"/>
          <w:marBottom w:val="0"/>
          <w:divBdr>
            <w:top w:val="none" w:sz="0" w:space="0" w:color="auto"/>
            <w:left w:val="none" w:sz="0" w:space="0" w:color="auto"/>
            <w:bottom w:val="none" w:sz="0" w:space="0" w:color="auto"/>
            <w:right w:val="none" w:sz="0" w:space="0" w:color="auto"/>
          </w:divBdr>
          <w:divsChild>
            <w:div w:id="939534532">
              <w:marLeft w:val="0"/>
              <w:marRight w:val="0"/>
              <w:marTop w:val="0"/>
              <w:marBottom w:val="0"/>
              <w:divBdr>
                <w:top w:val="none" w:sz="0" w:space="0" w:color="auto"/>
                <w:left w:val="none" w:sz="0" w:space="0" w:color="auto"/>
                <w:bottom w:val="none" w:sz="0" w:space="0" w:color="auto"/>
                <w:right w:val="none" w:sz="0" w:space="0" w:color="auto"/>
              </w:divBdr>
            </w:div>
          </w:divsChild>
        </w:div>
        <w:div w:id="76632070">
          <w:marLeft w:val="0"/>
          <w:marRight w:val="0"/>
          <w:marTop w:val="0"/>
          <w:marBottom w:val="0"/>
          <w:divBdr>
            <w:top w:val="none" w:sz="0" w:space="0" w:color="auto"/>
            <w:left w:val="none" w:sz="0" w:space="0" w:color="auto"/>
            <w:bottom w:val="none" w:sz="0" w:space="0" w:color="auto"/>
            <w:right w:val="none" w:sz="0" w:space="0" w:color="auto"/>
          </w:divBdr>
          <w:divsChild>
            <w:div w:id="110803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752693">
      <w:bodyDiv w:val="1"/>
      <w:marLeft w:val="0"/>
      <w:marRight w:val="0"/>
      <w:marTop w:val="0"/>
      <w:marBottom w:val="0"/>
      <w:divBdr>
        <w:top w:val="none" w:sz="0" w:space="0" w:color="auto"/>
        <w:left w:val="none" w:sz="0" w:space="0" w:color="auto"/>
        <w:bottom w:val="none" w:sz="0" w:space="0" w:color="auto"/>
        <w:right w:val="none" w:sz="0" w:space="0" w:color="auto"/>
      </w:divBdr>
    </w:div>
    <w:div w:id="300430675">
      <w:bodyDiv w:val="1"/>
      <w:marLeft w:val="0"/>
      <w:marRight w:val="0"/>
      <w:marTop w:val="0"/>
      <w:marBottom w:val="0"/>
      <w:divBdr>
        <w:top w:val="none" w:sz="0" w:space="0" w:color="auto"/>
        <w:left w:val="none" w:sz="0" w:space="0" w:color="auto"/>
        <w:bottom w:val="none" w:sz="0" w:space="0" w:color="auto"/>
        <w:right w:val="none" w:sz="0" w:space="0" w:color="auto"/>
      </w:divBdr>
    </w:div>
    <w:div w:id="322205082">
      <w:bodyDiv w:val="1"/>
      <w:marLeft w:val="0"/>
      <w:marRight w:val="0"/>
      <w:marTop w:val="0"/>
      <w:marBottom w:val="0"/>
      <w:divBdr>
        <w:top w:val="none" w:sz="0" w:space="0" w:color="auto"/>
        <w:left w:val="none" w:sz="0" w:space="0" w:color="auto"/>
        <w:bottom w:val="none" w:sz="0" w:space="0" w:color="auto"/>
        <w:right w:val="none" w:sz="0" w:space="0" w:color="auto"/>
      </w:divBdr>
    </w:div>
    <w:div w:id="341050031">
      <w:bodyDiv w:val="1"/>
      <w:marLeft w:val="0"/>
      <w:marRight w:val="0"/>
      <w:marTop w:val="0"/>
      <w:marBottom w:val="0"/>
      <w:divBdr>
        <w:top w:val="none" w:sz="0" w:space="0" w:color="auto"/>
        <w:left w:val="none" w:sz="0" w:space="0" w:color="auto"/>
        <w:bottom w:val="none" w:sz="0" w:space="0" w:color="auto"/>
        <w:right w:val="none" w:sz="0" w:space="0" w:color="auto"/>
      </w:divBdr>
    </w:div>
    <w:div w:id="356195571">
      <w:bodyDiv w:val="1"/>
      <w:marLeft w:val="0"/>
      <w:marRight w:val="0"/>
      <w:marTop w:val="0"/>
      <w:marBottom w:val="0"/>
      <w:divBdr>
        <w:top w:val="none" w:sz="0" w:space="0" w:color="auto"/>
        <w:left w:val="none" w:sz="0" w:space="0" w:color="auto"/>
        <w:bottom w:val="none" w:sz="0" w:space="0" w:color="auto"/>
        <w:right w:val="none" w:sz="0" w:space="0" w:color="auto"/>
      </w:divBdr>
    </w:div>
    <w:div w:id="366638305">
      <w:bodyDiv w:val="1"/>
      <w:marLeft w:val="0"/>
      <w:marRight w:val="0"/>
      <w:marTop w:val="0"/>
      <w:marBottom w:val="0"/>
      <w:divBdr>
        <w:top w:val="none" w:sz="0" w:space="0" w:color="auto"/>
        <w:left w:val="none" w:sz="0" w:space="0" w:color="auto"/>
        <w:bottom w:val="none" w:sz="0" w:space="0" w:color="auto"/>
        <w:right w:val="none" w:sz="0" w:space="0" w:color="auto"/>
      </w:divBdr>
    </w:div>
    <w:div w:id="373584202">
      <w:bodyDiv w:val="1"/>
      <w:marLeft w:val="0"/>
      <w:marRight w:val="0"/>
      <w:marTop w:val="0"/>
      <w:marBottom w:val="0"/>
      <w:divBdr>
        <w:top w:val="none" w:sz="0" w:space="0" w:color="auto"/>
        <w:left w:val="none" w:sz="0" w:space="0" w:color="auto"/>
        <w:bottom w:val="none" w:sz="0" w:space="0" w:color="auto"/>
        <w:right w:val="none" w:sz="0" w:space="0" w:color="auto"/>
      </w:divBdr>
    </w:div>
    <w:div w:id="386757431">
      <w:bodyDiv w:val="1"/>
      <w:marLeft w:val="0"/>
      <w:marRight w:val="0"/>
      <w:marTop w:val="0"/>
      <w:marBottom w:val="0"/>
      <w:divBdr>
        <w:top w:val="none" w:sz="0" w:space="0" w:color="auto"/>
        <w:left w:val="none" w:sz="0" w:space="0" w:color="auto"/>
        <w:bottom w:val="none" w:sz="0" w:space="0" w:color="auto"/>
        <w:right w:val="none" w:sz="0" w:space="0" w:color="auto"/>
      </w:divBdr>
    </w:div>
    <w:div w:id="389158760">
      <w:bodyDiv w:val="1"/>
      <w:marLeft w:val="0"/>
      <w:marRight w:val="0"/>
      <w:marTop w:val="0"/>
      <w:marBottom w:val="0"/>
      <w:divBdr>
        <w:top w:val="none" w:sz="0" w:space="0" w:color="auto"/>
        <w:left w:val="none" w:sz="0" w:space="0" w:color="auto"/>
        <w:bottom w:val="none" w:sz="0" w:space="0" w:color="auto"/>
        <w:right w:val="none" w:sz="0" w:space="0" w:color="auto"/>
      </w:divBdr>
    </w:div>
    <w:div w:id="398291919">
      <w:bodyDiv w:val="1"/>
      <w:marLeft w:val="0"/>
      <w:marRight w:val="0"/>
      <w:marTop w:val="0"/>
      <w:marBottom w:val="0"/>
      <w:divBdr>
        <w:top w:val="none" w:sz="0" w:space="0" w:color="auto"/>
        <w:left w:val="none" w:sz="0" w:space="0" w:color="auto"/>
        <w:bottom w:val="none" w:sz="0" w:space="0" w:color="auto"/>
        <w:right w:val="none" w:sz="0" w:space="0" w:color="auto"/>
      </w:divBdr>
      <w:divsChild>
        <w:div w:id="1828084004">
          <w:marLeft w:val="0"/>
          <w:marRight w:val="0"/>
          <w:marTop w:val="0"/>
          <w:marBottom w:val="0"/>
          <w:divBdr>
            <w:top w:val="none" w:sz="0" w:space="0" w:color="auto"/>
            <w:left w:val="none" w:sz="0" w:space="0" w:color="auto"/>
            <w:bottom w:val="none" w:sz="0" w:space="0" w:color="auto"/>
            <w:right w:val="none" w:sz="0" w:space="0" w:color="auto"/>
          </w:divBdr>
          <w:divsChild>
            <w:div w:id="165294833">
              <w:marLeft w:val="0"/>
              <w:marRight w:val="0"/>
              <w:marTop w:val="0"/>
              <w:marBottom w:val="0"/>
              <w:divBdr>
                <w:top w:val="none" w:sz="0" w:space="0" w:color="auto"/>
                <w:left w:val="none" w:sz="0" w:space="0" w:color="auto"/>
                <w:bottom w:val="none" w:sz="0" w:space="0" w:color="auto"/>
                <w:right w:val="none" w:sz="0" w:space="0" w:color="auto"/>
              </w:divBdr>
            </w:div>
          </w:divsChild>
        </w:div>
        <w:div w:id="15060943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8161677">
      <w:bodyDiv w:val="1"/>
      <w:marLeft w:val="0"/>
      <w:marRight w:val="0"/>
      <w:marTop w:val="0"/>
      <w:marBottom w:val="0"/>
      <w:divBdr>
        <w:top w:val="none" w:sz="0" w:space="0" w:color="auto"/>
        <w:left w:val="none" w:sz="0" w:space="0" w:color="auto"/>
        <w:bottom w:val="none" w:sz="0" w:space="0" w:color="auto"/>
        <w:right w:val="none" w:sz="0" w:space="0" w:color="auto"/>
      </w:divBdr>
    </w:div>
    <w:div w:id="436104374">
      <w:bodyDiv w:val="1"/>
      <w:marLeft w:val="0"/>
      <w:marRight w:val="0"/>
      <w:marTop w:val="0"/>
      <w:marBottom w:val="0"/>
      <w:divBdr>
        <w:top w:val="none" w:sz="0" w:space="0" w:color="auto"/>
        <w:left w:val="none" w:sz="0" w:space="0" w:color="auto"/>
        <w:bottom w:val="none" w:sz="0" w:space="0" w:color="auto"/>
        <w:right w:val="none" w:sz="0" w:space="0" w:color="auto"/>
      </w:divBdr>
      <w:divsChild>
        <w:div w:id="1851680454">
          <w:marLeft w:val="0"/>
          <w:marRight w:val="0"/>
          <w:marTop w:val="0"/>
          <w:marBottom w:val="0"/>
          <w:divBdr>
            <w:top w:val="none" w:sz="0" w:space="0" w:color="auto"/>
            <w:left w:val="none" w:sz="0" w:space="0" w:color="auto"/>
            <w:bottom w:val="none" w:sz="0" w:space="0" w:color="auto"/>
            <w:right w:val="none" w:sz="0" w:space="0" w:color="auto"/>
          </w:divBdr>
          <w:divsChild>
            <w:div w:id="96037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125306">
      <w:bodyDiv w:val="1"/>
      <w:marLeft w:val="0"/>
      <w:marRight w:val="0"/>
      <w:marTop w:val="0"/>
      <w:marBottom w:val="0"/>
      <w:divBdr>
        <w:top w:val="none" w:sz="0" w:space="0" w:color="auto"/>
        <w:left w:val="none" w:sz="0" w:space="0" w:color="auto"/>
        <w:bottom w:val="none" w:sz="0" w:space="0" w:color="auto"/>
        <w:right w:val="none" w:sz="0" w:space="0" w:color="auto"/>
      </w:divBdr>
    </w:div>
    <w:div w:id="450436353">
      <w:bodyDiv w:val="1"/>
      <w:marLeft w:val="0"/>
      <w:marRight w:val="0"/>
      <w:marTop w:val="0"/>
      <w:marBottom w:val="0"/>
      <w:divBdr>
        <w:top w:val="none" w:sz="0" w:space="0" w:color="auto"/>
        <w:left w:val="none" w:sz="0" w:space="0" w:color="auto"/>
        <w:bottom w:val="none" w:sz="0" w:space="0" w:color="auto"/>
        <w:right w:val="none" w:sz="0" w:space="0" w:color="auto"/>
      </w:divBdr>
      <w:divsChild>
        <w:div w:id="1843231713">
          <w:marLeft w:val="0"/>
          <w:marRight w:val="0"/>
          <w:marTop w:val="0"/>
          <w:marBottom w:val="0"/>
          <w:divBdr>
            <w:top w:val="none" w:sz="0" w:space="0" w:color="auto"/>
            <w:left w:val="none" w:sz="0" w:space="0" w:color="auto"/>
            <w:bottom w:val="none" w:sz="0" w:space="0" w:color="auto"/>
            <w:right w:val="none" w:sz="0" w:space="0" w:color="auto"/>
          </w:divBdr>
          <w:divsChild>
            <w:div w:id="90094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103786">
      <w:bodyDiv w:val="1"/>
      <w:marLeft w:val="0"/>
      <w:marRight w:val="0"/>
      <w:marTop w:val="0"/>
      <w:marBottom w:val="0"/>
      <w:divBdr>
        <w:top w:val="none" w:sz="0" w:space="0" w:color="auto"/>
        <w:left w:val="none" w:sz="0" w:space="0" w:color="auto"/>
        <w:bottom w:val="none" w:sz="0" w:space="0" w:color="auto"/>
        <w:right w:val="none" w:sz="0" w:space="0" w:color="auto"/>
      </w:divBdr>
    </w:div>
    <w:div w:id="459348783">
      <w:bodyDiv w:val="1"/>
      <w:marLeft w:val="0"/>
      <w:marRight w:val="0"/>
      <w:marTop w:val="0"/>
      <w:marBottom w:val="0"/>
      <w:divBdr>
        <w:top w:val="none" w:sz="0" w:space="0" w:color="auto"/>
        <w:left w:val="none" w:sz="0" w:space="0" w:color="auto"/>
        <w:bottom w:val="none" w:sz="0" w:space="0" w:color="auto"/>
        <w:right w:val="none" w:sz="0" w:space="0" w:color="auto"/>
      </w:divBdr>
    </w:div>
    <w:div w:id="466747676">
      <w:bodyDiv w:val="1"/>
      <w:marLeft w:val="0"/>
      <w:marRight w:val="0"/>
      <w:marTop w:val="0"/>
      <w:marBottom w:val="0"/>
      <w:divBdr>
        <w:top w:val="none" w:sz="0" w:space="0" w:color="auto"/>
        <w:left w:val="none" w:sz="0" w:space="0" w:color="auto"/>
        <w:bottom w:val="none" w:sz="0" w:space="0" w:color="auto"/>
        <w:right w:val="none" w:sz="0" w:space="0" w:color="auto"/>
      </w:divBdr>
    </w:div>
    <w:div w:id="473522473">
      <w:bodyDiv w:val="1"/>
      <w:marLeft w:val="0"/>
      <w:marRight w:val="0"/>
      <w:marTop w:val="0"/>
      <w:marBottom w:val="0"/>
      <w:divBdr>
        <w:top w:val="none" w:sz="0" w:space="0" w:color="auto"/>
        <w:left w:val="none" w:sz="0" w:space="0" w:color="auto"/>
        <w:bottom w:val="none" w:sz="0" w:space="0" w:color="auto"/>
        <w:right w:val="none" w:sz="0" w:space="0" w:color="auto"/>
      </w:divBdr>
      <w:divsChild>
        <w:div w:id="143395705">
          <w:marLeft w:val="0"/>
          <w:marRight w:val="0"/>
          <w:marTop w:val="0"/>
          <w:marBottom w:val="0"/>
          <w:divBdr>
            <w:top w:val="none" w:sz="0" w:space="0" w:color="auto"/>
            <w:left w:val="none" w:sz="0" w:space="0" w:color="auto"/>
            <w:bottom w:val="none" w:sz="0" w:space="0" w:color="auto"/>
            <w:right w:val="none" w:sz="0" w:space="0" w:color="auto"/>
          </w:divBdr>
          <w:divsChild>
            <w:div w:id="1344169895">
              <w:marLeft w:val="0"/>
              <w:marRight w:val="0"/>
              <w:marTop w:val="0"/>
              <w:marBottom w:val="0"/>
              <w:divBdr>
                <w:top w:val="none" w:sz="0" w:space="0" w:color="auto"/>
                <w:left w:val="none" w:sz="0" w:space="0" w:color="auto"/>
                <w:bottom w:val="none" w:sz="0" w:space="0" w:color="auto"/>
                <w:right w:val="none" w:sz="0" w:space="0" w:color="auto"/>
              </w:divBdr>
            </w:div>
          </w:divsChild>
        </w:div>
        <w:div w:id="920262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6843380">
      <w:bodyDiv w:val="1"/>
      <w:marLeft w:val="0"/>
      <w:marRight w:val="0"/>
      <w:marTop w:val="0"/>
      <w:marBottom w:val="0"/>
      <w:divBdr>
        <w:top w:val="none" w:sz="0" w:space="0" w:color="auto"/>
        <w:left w:val="none" w:sz="0" w:space="0" w:color="auto"/>
        <w:bottom w:val="none" w:sz="0" w:space="0" w:color="auto"/>
        <w:right w:val="none" w:sz="0" w:space="0" w:color="auto"/>
      </w:divBdr>
    </w:div>
    <w:div w:id="480076873">
      <w:bodyDiv w:val="1"/>
      <w:marLeft w:val="0"/>
      <w:marRight w:val="0"/>
      <w:marTop w:val="0"/>
      <w:marBottom w:val="0"/>
      <w:divBdr>
        <w:top w:val="none" w:sz="0" w:space="0" w:color="auto"/>
        <w:left w:val="none" w:sz="0" w:space="0" w:color="auto"/>
        <w:bottom w:val="none" w:sz="0" w:space="0" w:color="auto"/>
        <w:right w:val="none" w:sz="0" w:space="0" w:color="auto"/>
      </w:divBdr>
    </w:div>
    <w:div w:id="483283660">
      <w:bodyDiv w:val="1"/>
      <w:marLeft w:val="0"/>
      <w:marRight w:val="0"/>
      <w:marTop w:val="0"/>
      <w:marBottom w:val="0"/>
      <w:divBdr>
        <w:top w:val="none" w:sz="0" w:space="0" w:color="auto"/>
        <w:left w:val="none" w:sz="0" w:space="0" w:color="auto"/>
        <w:bottom w:val="none" w:sz="0" w:space="0" w:color="auto"/>
        <w:right w:val="none" w:sz="0" w:space="0" w:color="auto"/>
      </w:divBdr>
    </w:div>
    <w:div w:id="484130626">
      <w:bodyDiv w:val="1"/>
      <w:marLeft w:val="0"/>
      <w:marRight w:val="0"/>
      <w:marTop w:val="0"/>
      <w:marBottom w:val="0"/>
      <w:divBdr>
        <w:top w:val="none" w:sz="0" w:space="0" w:color="auto"/>
        <w:left w:val="none" w:sz="0" w:space="0" w:color="auto"/>
        <w:bottom w:val="none" w:sz="0" w:space="0" w:color="auto"/>
        <w:right w:val="none" w:sz="0" w:space="0" w:color="auto"/>
      </w:divBdr>
      <w:divsChild>
        <w:div w:id="13113174">
          <w:marLeft w:val="0"/>
          <w:marRight w:val="0"/>
          <w:marTop w:val="0"/>
          <w:marBottom w:val="0"/>
          <w:divBdr>
            <w:top w:val="none" w:sz="0" w:space="0" w:color="auto"/>
            <w:left w:val="none" w:sz="0" w:space="0" w:color="auto"/>
            <w:bottom w:val="none" w:sz="0" w:space="0" w:color="auto"/>
            <w:right w:val="none" w:sz="0" w:space="0" w:color="auto"/>
          </w:divBdr>
          <w:divsChild>
            <w:div w:id="184231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778857">
      <w:bodyDiv w:val="1"/>
      <w:marLeft w:val="0"/>
      <w:marRight w:val="0"/>
      <w:marTop w:val="0"/>
      <w:marBottom w:val="0"/>
      <w:divBdr>
        <w:top w:val="none" w:sz="0" w:space="0" w:color="auto"/>
        <w:left w:val="none" w:sz="0" w:space="0" w:color="auto"/>
        <w:bottom w:val="none" w:sz="0" w:space="0" w:color="auto"/>
        <w:right w:val="none" w:sz="0" w:space="0" w:color="auto"/>
      </w:divBdr>
    </w:div>
    <w:div w:id="490564810">
      <w:bodyDiv w:val="1"/>
      <w:marLeft w:val="0"/>
      <w:marRight w:val="0"/>
      <w:marTop w:val="0"/>
      <w:marBottom w:val="0"/>
      <w:divBdr>
        <w:top w:val="none" w:sz="0" w:space="0" w:color="auto"/>
        <w:left w:val="none" w:sz="0" w:space="0" w:color="auto"/>
        <w:bottom w:val="none" w:sz="0" w:space="0" w:color="auto"/>
        <w:right w:val="none" w:sz="0" w:space="0" w:color="auto"/>
      </w:divBdr>
    </w:div>
    <w:div w:id="509686382">
      <w:bodyDiv w:val="1"/>
      <w:marLeft w:val="0"/>
      <w:marRight w:val="0"/>
      <w:marTop w:val="0"/>
      <w:marBottom w:val="0"/>
      <w:divBdr>
        <w:top w:val="none" w:sz="0" w:space="0" w:color="auto"/>
        <w:left w:val="none" w:sz="0" w:space="0" w:color="auto"/>
        <w:bottom w:val="none" w:sz="0" w:space="0" w:color="auto"/>
        <w:right w:val="none" w:sz="0" w:space="0" w:color="auto"/>
      </w:divBdr>
    </w:div>
    <w:div w:id="522592649">
      <w:bodyDiv w:val="1"/>
      <w:marLeft w:val="0"/>
      <w:marRight w:val="0"/>
      <w:marTop w:val="0"/>
      <w:marBottom w:val="0"/>
      <w:divBdr>
        <w:top w:val="none" w:sz="0" w:space="0" w:color="auto"/>
        <w:left w:val="none" w:sz="0" w:space="0" w:color="auto"/>
        <w:bottom w:val="none" w:sz="0" w:space="0" w:color="auto"/>
        <w:right w:val="none" w:sz="0" w:space="0" w:color="auto"/>
      </w:divBdr>
    </w:div>
    <w:div w:id="536745786">
      <w:bodyDiv w:val="1"/>
      <w:marLeft w:val="0"/>
      <w:marRight w:val="0"/>
      <w:marTop w:val="0"/>
      <w:marBottom w:val="0"/>
      <w:divBdr>
        <w:top w:val="none" w:sz="0" w:space="0" w:color="auto"/>
        <w:left w:val="none" w:sz="0" w:space="0" w:color="auto"/>
        <w:bottom w:val="none" w:sz="0" w:space="0" w:color="auto"/>
        <w:right w:val="none" w:sz="0" w:space="0" w:color="auto"/>
      </w:divBdr>
    </w:div>
    <w:div w:id="543559435">
      <w:bodyDiv w:val="1"/>
      <w:marLeft w:val="0"/>
      <w:marRight w:val="0"/>
      <w:marTop w:val="0"/>
      <w:marBottom w:val="0"/>
      <w:divBdr>
        <w:top w:val="none" w:sz="0" w:space="0" w:color="auto"/>
        <w:left w:val="none" w:sz="0" w:space="0" w:color="auto"/>
        <w:bottom w:val="none" w:sz="0" w:space="0" w:color="auto"/>
        <w:right w:val="none" w:sz="0" w:space="0" w:color="auto"/>
      </w:divBdr>
    </w:div>
    <w:div w:id="563301274">
      <w:bodyDiv w:val="1"/>
      <w:marLeft w:val="0"/>
      <w:marRight w:val="0"/>
      <w:marTop w:val="0"/>
      <w:marBottom w:val="0"/>
      <w:divBdr>
        <w:top w:val="none" w:sz="0" w:space="0" w:color="auto"/>
        <w:left w:val="none" w:sz="0" w:space="0" w:color="auto"/>
        <w:bottom w:val="none" w:sz="0" w:space="0" w:color="auto"/>
        <w:right w:val="none" w:sz="0" w:space="0" w:color="auto"/>
      </w:divBdr>
    </w:div>
    <w:div w:id="568154046">
      <w:bodyDiv w:val="1"/>
      <w:marLeft w:val="0"/>
      <w:marRight w:val="0"/>
      <w:marTop w:val="0"/>
      <w:marBottom w:val="0"/>
      <w:divBdr>
        <w:top w:val="none" w:sz="0" w:space="0" w:color="auto"/>
        <w:left w:val="none" w:sz="0" w:space="0" w:color="auto"/>
        <w:bottom w:val="none" w:sz="0" w:space="0" w:color="auto"/>
        <w:right w:val="none" w:sz="0" w:space="0" w:color="auto"/>
      </w:divBdr>
    </w:div>
    <w:div w:id="592589702">
      <w:bodyDiv w:val="1"/>
      <w:marLeft w:val="0"/>
      <w:marRight w:val="0"/>
      <w:marTop w:val="0"/>
      <w:marBottom w:val="0"/>
      <w:divBdr>
        <w:top w:val="none" w:sz="0" w:space="0" w:color="auto"/>
        <w:left w:val="none" w:sz="0" w:space="0" w:color="auto"/>
        <w:bottom w:val="none" w:sz="0" w:space="0" w:color="auto"/>
        <w:right w:val="none" w:sz="0" w:space="0" w:color="auto"/>
      </w:divBdr>
    </w:div>
    <w:div w:id="594441808">
      <w:bodyDiv w:val="1"/>
      <w:marLeft w:val="0"/>
      <w:marRight w:val="0"/>
      <w:marTop w:val="0"/>
      <w:marBottom w:val="0"/>
      <w:divBdr>
        <w:top w:val="none" w:sz="0" w:space="0" w:color="auto"/>
        <w:left w:val="none" w:sz="0" w:space="0" w:color="auto"/>
        <w:bottom w:val="none" w:sz="0" w:space="0" w:color="auto"/>
        <w:right w:val="none" w:sz="0" w:space="0" w:color="auto"/>
      </w:divBdr>
    </w:div>
    <w:div w:id="601378800">
      <w:bodyDiv w:val="1"/>
      <w:marLeft w:val="0"/>
      <w:marRight w:val="0"/>
      <w:marTop w:val="0"/>
      <w:marBottom w:val="0"/>
      <w:divBdr>
        <w:top w:val="none" w:sz="0" w:space="0" w:color="auto"/>
        <w:left w:val="none" w:sz="0" w:space="0" w:color="auto"/>
        <w:bottom w:val="none" w:sz="0" w:space="0" w:color="auto"/>
        <w:right w:val="none" w:sz="0" w:space="0" w:color="auto"/>
      </w:divBdr>
      <w:divsChild>
        <w:div w:id="1405879492">
          <w:marLeft w:val="0"/>
          <w:marRight w:val="0"/>
          <w:marTop w:val="0"/>
          <w:marBottom w:val="0"/>
          <w:divBdr>
            <w:top w:val="none" w:sz="0" w:space="0" w:color="auto"/>
            <w:left w:val="none" w:sz="0" w:space="0" w:color="auto"/>
            <w:bottom w:val="none" w:sz="0" w:space="0" w:color="auto"/>
            <w:right w:val="none" w:sz="0" w:space="0" w:color="auto"/>
          </w:divBdr>
          <w:divsChild>
            <w:div w:id="78685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91890">
      <w:bodyDiv w:val="1"/>
      <w:marLeft w:val="0"/>
      <w:marRight w:val="0"/>
      <w:marTop w:val="0"/>
      <w:marBottom w:val="0"/>
      <w:divBdr>
        <w:top w:val="none" w:sz="0" w:space="0" w:color="auto"/>
        <w:left w:val="none" w:sz="0" w:space="0" w:color="auto"/>
        <w:bottom w:val="none" w:sz="0" w:space="0" w:color="auto"/>
        <w:right w:val="none" w:sz="0" w:space="0" w:color="auto"/>
      </w:divBdr>
      <w:divsChild>
        <w:div w:id="747312676">
          <w:marLeft w:val="0"/>
          <w:marRight w:val="0"/>
          <w:marTop w:val="0"/>
          <w:marBottom w:val="0"/>
          <w:divBdr>
            <w:top w:val="none" w:sz="0" w:space="0" w:color="auto"/>
            <w:left w:val="none" w:sz="0" w:space="0" w:color="auto"/>
            <w:bottom w:val="none" w:sz="0" w:space="0" w:color="auto"/>
            <w:right w:val="none" w:sz="0" w:space="0" w:color="auto"/>
          </w:divBdr>
          <w:divsChild>
            <w:div w:id="213451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455688">
      <w:bodyDiv w:val="1"/>
      <w:marLeft w:val="0"/>
      <w:marRight w:val="0"/>
      <w:marTop w:val="0"/>
      <w:marBottom w:val="0"/>
      <w:divBdr>
        <w:top w:val="none" w:sz="0" w:space="0" w:color="auto"/>
        <w:left w:val="none" w:sz="0" w:space="0" w:color="auto"/>
        <w:bottom w:val="none" w:sz="0" w:space="0" w:color="auto"/>
        <w:right w:val="none" w:sz="0" w:space="0" w:color="auto"/>
      </w:divBdr>
    </w:div>
    <w:div w:id="676660552">
      <w:bodyDiv w:val="1"/>
      <w:marLeft w:val="0"/>
      <w:marRight w:val="0"/>
      <w:marTop w:val="0"/>
      <w:marBottom w:val="0"/>
      <w:divBdr>
        <w:top w:val="none" w:sz="0" w:space="0" w:color="auto"/>
        <w:left w:val="none" w:sz="0" w:space="0" w:color="auto"/>
        <w:bottom w:val="none" w:sz="0" w:space="0" w:color="auto"/>
        <w:right w:val="none" w:sz="0" w:space="0" w:color="auto"/>
      </w:divBdr>
    </w:div>
    <w:div w:id="696127139">
      <w:bodyDiv w:val="1"/>
      <w:marLeft w:val="0"/>
      <w:marRight w:val="0"/>
      <w:marTop w:val="0"/>
      <w:marBottom w:val="0"/>
      <w:divBdr>
        <w:top w:val="none" w:sz="0" w:space="0" w:color="auto"/>
        <w:left w:val="none" w:sz="0" w:space="0" w:color="auto"/>
        <w:bottom w:val="none" w:sz="0" w:space="0" w:color="auto"/>
        <w:right w:val="none" w:sz="0" w:space="0" w:color="auto"/>
      </w:divBdr>
      <w:divsChild>
        <w:div w:id="266160768">
          <w:marLeft w:val="0"/>
          <w:marRight w:val="0"/>
          <w:marTop w:val="0"/>
          <w:marBottom w:val="0"/>
          <w:divBdr>
            <w:top w:val="none" w:sz="0" w:space="0" w:color="auto"/>
            <w:left w:val="none" w:sz="0" w:space="0" w:color="auto"/>
            <w:bottom w:val="none" w:sz="0" w:space="0" w:color="auto"/>
            <w:right w:val="none" w:sz="0" w:space="0" w:color="auto"/>
          </w:divBdr>
          <w:divsChild>
            <w:div w:id="1158037539">
              <w:marLeft w:val="0"/>
              <w:marRight w:val="0"/>
              <w:marTop w:val="0"/>
              <w:marBottom w:val="0"/>
              <w:divBdr>
                <w:top w:val="none" w:sz="0" w:space="0" w:color="auto"/>
                <w:left w:val="none" w:sz="0" w:space="0" w:color="auto"/>
                <w:bottom w:val="none" w:sz="0" w:space="0" w:color="auto"/>
                <w:right w:val="none" w:sz="0" w:space="0" w:color="auto"/>
              </w:divBdr>
            </w:div>
          </w:divsChild>
        </w:div>
        <w:div w:id="332073288">
          <w:marLeft w:val="0"/>
          <w:marRight w:val="0"/>
          <w:marTop w:val="0"/>
          <w:marBottom w:val="0"/>
          <w:divBdr>
            <w:top w:val="none" w:sz="0" w:space="0" w:color="auto"/>
            <w:left w:val="none" w:sz="0" w:space="0" w:color="auto"/>
            <w:bottom w:val="none" w:sz="0" w:space="0" w:color="auto"/>
            <w:right w:val="none" w:sz="0" w:space="0" w:color="auto"/>
          </w:divBdr>
          <w:divsChild>
            <w:div w:id="1046417887">
              <w:marLeft w:val="0"/>
              <w:marRight w:val="0"/>
              <w:marTop w:val="0"/>
              <w:marBottom w:val="0"/>
              <w:divBdr>
                <w:top w:val="none" w:sz="0" w:space="0" w:color="auto"/>
                <w:left w:val="none" w:sz="0" w:space="0" w:color="auto"/>
                <w:bottom w:val="none" w:sz="0" w:space="0" w:color="auto"/>
                <w:right w:val="none" w:sz="0" w:space="0" w:color="auto"/>
              </w:divBdr>
            </w:div>
          </w:divsChild>
        </w:div>
        <w:div w:id="1725180784">
          <w:marLeft w:val="0"/>
          <w:marRight w:val="0"/>
          <w:marTop w:val="0"/>
          <w:marBottom w:val="0"/>
          <w:divBdr>
            <w:top w:val="none" w:sz="0" w:space="0" w:color="auto"/>
            <w:left w:val="none" w:sz="0" w:space="0" w:color="auto"/>
            <w:bottom w:val="none" w:sz="0" w:space="0" w:color="auto"/>
            <w:right w:val="none" w:sz="0" w:space="0" w:color="auto"/>
          </w:divBdr>
          <w:divsChild>
            <w:div w:id="204952755">
              <w:marLeft w:val="0"/>
              <w:marRight w:val="0"/>
              <w:marTop w:val="0"/>
              <w:marBottom w:val="0"/>
              <w:divBdr>
                <w:top w:val="none" w:sz="0" w:space="0" w:color="auto"/>
                <w:left w:val="none" w:sz="0" w:space="0" w:color="auto"/>
                <w:bottom w:val="none" w:sz="0" w:space="0" w:color="auto"/>
                <w:right w:val="none" w:sz="0" w:space="0" w:color="auto"/>
              </w:divBdr>
            </w:div>
          </w:divsChild>
        </w:div>
        <w:div w:id="807236147">
          <w:marLeft w:val="0"/>
          <w:marRight w:val="0"/>
          <w:marTop w:val="0"/>
          <w:marBottom w:val="0"/>
          <w:divBdr>
            <w:top w:val="none" w:sz="0" w:space="0" w:color="auto"/>
            <w:left w:val="none" w:sz="0" w:space="0" w:color="auto"/>
            <w:bottom w:val="none" w:sz="0" w:space="0" w:color="auto"/>
            <w:right w:val="none" w:sz="0" w:space="0" w:color="auto"/>
          </w:divBdr>
          <w:divsChild>
            <w:div w:id="85446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58152">
      <w:bodyDiv w:val="1"/>
      <w:marLeft w:val="0"/>
      <w:marRight w:val="0"/>
      <w:marTop w:val="0"/>
      <w:marBottom w:val="0"/>
      <w:divBdr>
        <w:top w:val="none" w:sz="0" w:space="0" w:color="auto"/>
        <w:left w:val="none" w:sz="0" w:space="0" w:color="auto"/>
        <w:bottom w:val="none" w:sz="0" w:space="0" w:color="auto"/>
        <w:right w:val="none" w:sz="0" w:space="0" w:color="auto"/>
      </w:divBdr>
    </w:div>
    <w:div w:id="705445152">
      <w:bodyDiv w:val="1"/>
      <w:marLeft w:val="0"/>
      <w:marRight w:val="0"/>
      <w:marTop w:val="0"/>
      <w:marBottom w:val="0"/>
      <w:divBdr>
        <w:top w:val="none" w:sz="0" w:space="0" w:color="auto"/>
        <w:left w:val="none" w:sz="0" w:space="0" w:color="auto"/>
        <w:bottom w:val="none" w:sz="0" w:space="0" w:color="auto"/>
        <w:right w:val="none" w:sz="0" w:space="0" w:color="auto"/>
      </w:divBdr>
    </w:div>
    <w:div w:id="749234470">
      <w:bodyDiv w:val="1"/>
      <w:marLeft w:val="0"/>
      <w:marRight w:val="0"/>
      <w:marTop w:val="0"/>
      <w:marBottom w:val="0"/>
      <w:divBdr>
        <w:top w:val="none" w:sz="0" w:space="0" w:color="auto"/>
        <w:left w:val="none" w:sz="0" w:space="0" w:color="auto"/>
        <w:bottom w:val="none" w:sz="0" w:space="0" w:color="auto"/>
        <w:right w:val="none" w:sz="0" w:space="0" w:color="auto"/>
      </w:divBdr>
    </w:div>
    <w:div w:id="751243120">
      <w:bodyDiv w:val="1"/>
      <w:marLeft w:val="0"/>
      <w:marRight w:val="0"/>
      <w:marTop w:val="0"/>
      <w:marBottom w:val="0"/>
      <w:divBdr>
        <w:top w:val="none" w:sz="0" w:space="0" w:color="auto"/>
        <w:left w:val="none" w:sz="0" w:space="0" w:color="auto"/>
        <w:bottom w:val="none" w:sz="0" w:space="0" w:color="auto"/>
        <w:right w:val="none" w:sz="0" w:space="0" w:color="auto"/>
      </w:divBdr>
    </w:div>
    <w:div w:id="757674463">
      <w:bodyDiv w:val="1"/>
      <w:marLeft w:val="0"/>
      <w:marRight w:val="0"/>
      <w:marTop w:val="0"/>
      <w:marBottom w:val="0"/>
      <w:divBdr>
        <w:top w:val="none" w:sz="0" w:space="0" w:color="auto"/>
        <w:left w:val="none" w:sz="0" w:space="0" w:color="auto"/>
        <w:bottom w:val="none" w:sz="0" w:space="0" w:color="auto"/>
        <w:right w:val="none" w:sz="0" w:space="0" w:color="auto"/>
      </w:divBdr>
    </w:div>
    <w:div w:id="764695529">
      <w:bodyDiv w:val="1"/>
      <w:marLeft w:val="0"/>
      <w:marRight w:val="0"/>
      <w:marTop w:val="0"/>
      <w:marBottom w:val="0"/>
      <w:divBdr>
        <w:top w:val="none" w:sz="0" w:space="0" w:color="auto"/>
        <w:left w:val="none" w:sz="0" w:space="0" w:color="auto"/>
        <w:bottom w:val="none" w:sz="0" w:space="0" w:color="auto"/>
        <w:right w:val="none" w:sz="0" w:space="0" w:color="auto"/>
      </w:divBdr>
    </w:div>
    <w:div w:id="771826498">
      <w:bodyDiv w:val="1"/>
      <w:marLeft w:val="0"/>
      <w:marRight w:val="0"/>
      <w:marTop w:val="0"/>
      <w:marBottom w:val="0"/>
      <w:divBdr>
        <w:top w:val="none" w:sz="0" w:space="0" w:color="auto"/>
        <w:left w:val="none" w:sz="0" w:space="0" w:color="auto"/>
        <w:bottom w:val="none" w:sz="0" w:space="0" w:color="auto"/>
        <w:right w:val="none" w:sz="0" w:space="0" w:color="auto"/>
      </w:divBdr>
    </w:div>
    <w:div w:id="773214116">
      <w:bodyDiv w:val="1"/>
      <w:marLeft w:val="0"/>
      <w:marRight w:val="0"/>
      <w:marTop w:val="0"/>
      <w:marBottom w:val="0"/>
      <w:divBdr>
        <w:top w:val="none" w:sz="0" w:space="0" w:color="auto"/>
        <w:left w:val="none" w:sz="0" w:space="0" w:color="auto"/>
        <w:bottom w:val="none" w:sz="0" w:space="0" w:color="auto"/>
        <w:right w:val="none" w:sz="0" w:space="0" w:color="auto"/>
      </w:divBdr>
    </w:div>
    <w:div w:id="778567808">
      <w:bodyDiv w:val="1"/>
      <w:marLeft w:val="0"/>
      <w:marRight w:val="0"/>
      <w:marTop w:val="0"/>
      <w:marBottom w:val="0"/>
      <w:divBdr>
        <w:top w:val="none" w:sz="0" w:space="0" w:color="auto"/>
        <w:left w:val="none" w:sz="0" w:space="0" w:color="auto"/>
        <w:bottom w:val="none" w:sz="0" w:space="0" w:color="auto"/>
        <w:right w:val="none" w:sz="0" w:space="0" w:color="auto"/>
      </w:divBdr>
    </w:div>
    <w:div w:id="820389333">
      <w:bodyDiv w:val="1"/>
      <w:marLeft w:val="0"/>
      <w:marRight w:val="0"/>
      <w:marTop w:val="0"/>
      <w:marBottom w:val="0"/>
      <w:divBdr>
        <w:top w:val="none" w:sz="0" w:space="0" w:color="auto"/>
        <w:left w:val="none" w:sz="0" w:space="0" w:color="auto"/>
        <w:bottom w:val="none" w:sz="0" w:space="0" w:color="auto"/>
        <w:right w:val="none" w:sz="0" w:space="0" w:color="auto"/>
      </w:divBdr>
    </w:div>
    <w:div w:id="833447473">
      <w:bodyDiv w:val="1"/>
      <w:marLeft w:val="0"/>
      <w:marRight w:val="0"/>
      <w:marTop w:val="0"/>
      <w:marBottom w:val="0"/>
      <w:divBdr>
        <w:top w:val="none" w:sz="0" w:space="0" w:color="auto"/>
        <w:left w:val="none" w:sz="0" w:space="0" w:color="auto"/>
        <w:bottom w:val="none" w:sz="0" w:space="0" w:color="auto"/>
        <w:right w:val="none" w:sz="0" w:space="0" w:color="auto"/>
      </w:divBdr>
      <w:divsChild>
        <w:div w:id="1950231843">
          <w:marLeft w:val="0"/>
          <w:marRight w:val="0"/>
          <w:marTop w:val="0"/>
          <w:marBottom w:val="0"/>
          <w:divBdr>
            <w:top w:val="none" w:sz="0" w:space="0" w:color="auto"/>
            <w:left w:val="none" w:sz="0" w:space="0" w:color="auto"/>
            <w:bottom w:val="none" w:sz="0" w:space="0" w:color="auto"/>
            <w:right w:val="none" w:sz="0" w:space="0" w:color="auto"/>
          </w:divBdr>
          <w:divsChild>
            <w:div w:id="91150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074588">
      <w:bodyDiv w:val="1"/>
      <w:marLeft w:val="0"/>
      <w:marRight w:val="0"/>
      <w:marTop w:val="0"/>
      <w:marBottom w:val="0"/>
      <w:divBdr>
        <w:top w:val="none" w:sz="0" w:space="0" w:color="auto"/>
        <w:left w:val="none" w:sz="0" w:space="0" w:color="auto"/>
        <w:bottom w:val="none" w:sz="0" w:space="0" w:color="auto"/>
        <w:right w:val="none" w:sz="0" w:space="0" w:color="auto"/>
      </w:divBdr>
    </w:div>
    <w:div w:id="840268390">
      <w:bodyDiv w:val="1"/>
      <w:marLeft w:val="0"/>
      <w:marRight w:val="0"/>
      <w:marTop w:val="0"/>
      <w:marBottom w:val="0"/>
      <w:divBdr>
        <w:top w:val="none" w:sz="0" w:space="0" w:color="auto"/>
        <w:left w:val="none" w:sz="0" w:space="0" w:color="auto"/>
        <w:bottom w:val="none" w:sz="0" w:space="0" w:color="auto"/>
        <w:right w:val="none" w:sz="0" w:space="0" w:color="auto"/>
      </w:divBdr>
    </w:div>
    <w:div w:id="847871581">
      <w:bodyDiv w:val="1"/>
      <w:marLeft w:val="0"/>
      <w:marRight w:val="0"/>
      <w:marTop w:val="0"/>
      <w:marBottom w:val="0"/>
      <w:divBdr>
        <w:top w:val="none" w:sz="0" w:space="0" w:color="auto"/>
        <w:left w:val="none" w:sz="0" w:space="0" w:color="auto"/>
        <w:bottom w:val="none" w:sz="0" w:space="0" w:color="auto"/>
        <w:right w:val="none" w:sz="0" w:space="0" w:color="auto"/>
      </w:divBdr>
      <w:divsChild>
        <w:div w:id="47539583">
          <w:marLeft w:val="0"/>
          <w:marRight w:val="0"/>
          <w:marTop w:val="0"/>
          <w:marBottom w:val="0"/>
          <w:divBdr>
            <w:top w:val="none" w:sz="0" w:space="0" w:color="auto"/>
            <w:left w:val="none" w:sz="0" w:space="0" w:color="auto"/>
            <w:bottom w:val="none" w:sz="0" w:space="0" w:color="auto"/>
            <w:right w:val="none" w:sz="0" w:space="0" w:color="auto"/>
          </w:divBdr>
          <w:divsChild>
            <w:div w:id="88548918">
              <w:marLeft w:val="0"/>
              <w:marRight w:val="0"/>
              <w:marTop w:val="0"/>
              <w:marBottom w:val="0"/>
              <w:divBdr>
                <w:top w:val="none" w:sz="0" w:space="0" w:color="auto"/>
                <w:left w:val="none" w:sz="0" w:space="0" w:color="auto"/>
                <w:bottom w:val="none" w:sz="0" w:space="0" w:color="auto"/>
                <w:right w:val="none" w:sz="0" w:space="0" w:color="auto"/>
              </w:divBdr>
            </w:div>
          </w:divsChild>
        </w:div>
        <w:div w:id="587890268">
          <w:marLeft w:val="0"/>
          <w:marRight w:val="0"/>
          <w:marTop w:val="0"/>
          <w:marBottom w:val="0"/>
          <w:divBdr>
            <w:top w:val="none" w:sz="0" w:space="0" w:color="auto"/>
            <w:left w:val="none" w:sz="0" w:space="0" w:color="auto"/>
            <w:bottom w:val="none" w:sz="0" w:space="0" w:color="auto"/>
            <w:right w:val="none" w:sz="0" w:space="0" w:color="auto"/>
          </w:divBdr>
          <w:divsChild>
            <w:div w:id="165972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5116">
      <w:bodyDiv w:val="1"/>
      <w:marLeft w:val="0"/>
      <w:marRight w:val="0"/>
      <w:marTop w:val="0"/>
      <w:marBottom w:val="0"/>
      <w:divBdr>
        <w:top w:val="none" w:sz="0" w:space="0" w:color="auto"/>
        <w:left w:val="none" w:sz="0" w:space="0" w:color="auto"/>
        <w:bottom w:val="none" w:sz="0" w:space="0" w:color="auto"/>
        <w:right w:val="none" w:sz="0" w:space="0" w:color="auto"/>
      </w:divBdr>
    </w:div>
    <w:div w:id="855146344">
      <w:bodyDiv w:val="1"/>
      <w:marLeft w:val="0"/>
      <w:marRight w:val="0"/>
      <w:marTop w:val="0"/>
      <w:marBottom w:val="0"/>
      <w:divBdr>
        <w:top w:val="none" w:sz="0" w:space="0" w:color="auto"/>
        <w:left w:val="none" w:sz="0" w:space="0" w:color="auto"/>
        <w:bottom w:val="none" w:sz="0" w:space="0" w:color="auto"/>
        <w:right w:val="none" w:sz="0" w:space="0" w:color="auto"/>
      </w:divBdr>
    </w:div>
    <w:div w:id="857886191">
      <w:bodyDiv w:val="1"/>
      <w:marLeft w:val="0"/>
      <w:marRight w:val="0"/>
      <w:marTop w:val="0"/>
      <w:marBottom w:val="0"/>
      <w:divBdr>
        <w:top w:val="none" w:sz="0" w:space="0" w:color="auto"/>
        <w:left w:val="none" w:sz="0" w:space="0" w:color="auto"/>
        <w:bottom w:val="none" w:sz="0" w:space="0" w:color="auto"/>
        <w:right w:val="none" w:sz="0" w:space="0" w:color="auto"/>
      </w:divBdr>
    </w:div>
    <w:div w:id="867375750">
      <w:bodyDiv w:val="1"/>
      <w:marLeft w:val="0"/>
      <w:marRight w:val="0"/>
      <w:marTop w:val="0"/>
      <w:marBottom w:val="0"/>
      <w:divBdr>
        <w:top w:val="none" w:sz="0" w:space="0" w:color="auto"/>
        <w:left w:val="none" w:sz="0" w:space="0" w:color="auto"/>
        <w:bottom w:val="none" w:sz="0" w:space="0" w:color="auto"/>
        <w:right w:val="none" w:sz="0" w:space="0" w:color="auto"/>
      </w:divBdr>
      <w:divsChild>
        <w:div w:id="1003631568">
          <w:marLeft w:val="0"/>
          <w:marRight w:val="0"/>
          <w:marTop w:val="0"/>
          <w:marBottom w:val="0"/>
          <w:divBdr>
            <w:top w:val="none" w:sz="0" w:space="0" w:color="auto"/>
            <w:left w:val="none" w:sz="0" w:space="0" w:color="auto"/>
            <w:bottom w:val="none" w:sz="0" w:space="0" w:color="auto"/>
            <w:right w:val="none" w:sz="0" w:space="0" w:color="auto"/>
          </w:divBdr>
          <w:divsChild>
            <w:div w:id="131756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342933">
      <w:bodyDiv w:val="1"/>
      <w:marLeft w:val="0"/>
      <w:marRight w:val="0"/>
      <w:marTop w:val="0"/>
      <w:marBottom w:val="0"/>
      <w:divBdr>
        <w:top w:val="none" w:sz="0" w:space="0" w:color="auto"/>
        <w:left w:val="none" w:sz="0" w:space="0" w:color="auto"/>
        <w:bottom w:val="none" w:sz="0" w:space="0" w:color="auto"/>
        <w:right w:val="none" w:sz="0" w:space="0" w:color="auto"/>
      </w:divBdr>
    </w:div>
    <w:div w:id="869687513">
      <w:bodyDiv w:val="1"/>
      <w:marLeft w:val="0"/>
      <w:marRight w:val="0"/>
      <w:marTop w:val="0"/>
      <w:marBottom w:val="0"/>
      <w:divBdr>
        <w:top w:val="none" w:sz="0" w:space="0" w:color="auto"/>
        <w:left w:val="none" w:sz="0" w:space="0" w:color="auto"/>
        <w:bottom w:val="none" w:sz="0" w:space="0" w:color="auto"/>
        <w:right w:val="none" w:sz="0" w:space="0" w:color="auto"/>
      </w:divBdr>
    </w:div>
    <w:div w:id="870923525">
      <w:bodyDiv w:val="1"/>
      <w:marLeft w:val="0"/>
      <w:marRight w:val="0"/>
      <w:marTop w:val="0"/>
      <w:marBottom w:val="0"/>
      <w:divBdr>
        <w:top w:val="none" w:sz="0" w:space="0" w:color="auto"/>
        <w:left w:val="none" w:sz="0" w:space="0" w:color="auto"/>
        <w:bottom w:val="none" w:sz="0" w:space="0" w:color="auto"/>
        <w:right w:val="none" w:sz="0" w:space="0" w:color="auto"/>
      </w:divBdr>
    </w:div>
    <w:div w:id="873351737">
      <w:bodyDiv w:val="1"/>
      <w:marLeft w:val="0"/>
      <w:marRight w:val="0"/>
      <w:marTop w:val="0"/>
      <w:marBottom w:val="0"/>
      <w:divBdr>
        <w:top w:val="none" w:sz="0" w:space="0" w:color="auto"/>
        <w:left w:val="none" w:sz="0" w:space="0" w:color="auto"/>
        <w:bottom w:val="none" w:sz="0" w:space="0" w:color="auto"/>
        <w:right w:val="none" w:sz="0" w:space="0" w:color="auto"/>
      </w:divBdr>
    </w:div>
    <w:div w:id="877887426">
      <w:bodyDiv w:val="1"/>
      <w:marLeft w:val="0"/>
      <w:marRight w:val="0"/>
      <w:marTop w:val="0"/>
      <w:marBottom w:val="0"/>
      <w:divBdr>
        <w:top w:val="none" w:sz="0" w:space="0" w:color="auto"/>
        <w:left w:val="none" w:sz="0" w:space="0" w:color="auto"/>
        <w:bottom w:val="none" w:sz="0" w:space="0" w:color="auto"/>
        <w:right w:val="none" w:sz="0" w:space="0" w:color="auto"/>
      </w:divBdr>
    </w:div>
    <w:div w:id="878980800">
      <w:bodyDiv w:val="1"/>
      <w:marLeft w:val="0"/>
      <w:marRight w:val="0"/>
      <w:marTop w:val="0"/>
      <w:marBottom w:val="0"/>
      <w:divBdr>
        <w:top w:val="none" w:sz="0" w:space="0" w:color="auto"/>
        <w:left w:val="none" w:sz="0" w:space="0" w:color="auto"/>
        <w:bottom w:val="none" w:sz="0" w:space="0" w:color="auto"/>
        <w:right w:val="none" w:sz="0" w:space="0" w:color="auto"/>
      </w:divBdr>
      <w:divsChild>
        <w:div w:id="1083985914">
          <w:marLeft w:val="0"/>
          <w:marRight w:val="0"/>
          <w:marTop w:val="0"/>
          <w:marBottom w:val="0"/>
          <w:divBdr>
            <w:top w:val="none" w:sz="0" w:space="0" w:color="auto"/>
            <w:left w:val="none" w:sz="0" w:space="0" w:color="auto"/>
            <w:bottom w:val="none" w:sz="0" w:space="0" w:color="auto"/>
            <w:right w:val="none" w:sz="0" w:space="0" w:color="auto"/>
          </w:divBdr>
          <w:divsChild>
            <w:div w:id="1714116102">
              <w:marLeft w:val="0"/>
              <w:marRight w:val="0"/>
              <w:marTop w:val="0"/>
              <w:marBottom w:val="0"/>
              <w:divBdr>
                <w:top w:val="none" w:sz="0" w:space="0" w:color="auto"/>
                <w:left w:val="none" w:sz="0" w:space="0" w:color="auto"/>
                <w:bottom w:val="none" w:sz="0" w:space="0" w:color="auto"/>
                <w:right w:val="none" w:sz="0" w:space="0" w:color="auto"/>
              </w:divBdr>
            </w:div>
          </w:divsChild>
        </w:div>
        <w:div w:id="132404787">
          <w:marLeft w:val="0"/>
          <w:marRight w:val="0"/>
          <w:marTop w:val="0"/>
          <w:marBottom w:val="0"/>
          <w:divBdr>
            <w:top w:val="none" w:sz="0" w:space="0" w:color="auto"/>
            <w:left w:val="none" w:sz="0" w:space="0" w:color="auto"/>
            <w:bottom w:val="none" w:sz="0" w:space="0" w:color="auto"/>
            <w:right w:val="none" w:sz="0" w:space="0" w:color="auto"/>
          </w:divBdr>
          <w:divsChild>
            <w:div w:id="1991905845">
              <w:marLeft w:val="0"/>
              <w:marRight w:val="0"/>
              <w:marTop w:val="0"/>
              <w:marBottom w:val="0"/>
              <w:divBdr>
                <w:top w:val="none" w:sz="0" w:space="0" w:color="auto"/>
                <w:left w:val="none" w:sz="0" w:space="0" w:color="auto"/>
                <w:bottom w:val="none" w:sz="0" w:space="0" w:color="auto"/>
                <w:right w:val="none" w:sz="0" w:space="0" w:color="auto"/>
              </w:divBdr>
            </w:div>
          </w:divsChild>
        </w:div>
        <w:div w:id="1854145896">
          <w:marLeft w:val="0"/>
          <w:marRight w:val="0"/>
          <w:marTop w:val="0"/>
          <w:marBottom w:val="0"/>
          <w:divBdr>
            <w:top w:val="none" w:sz="0" w:space="0" w:color="auto"/>
            <w:left w:val="none" w:sz="0" w:space="0" w:color="auto"/>
            <w:bottom w:val="none" w:sz="0" w:space="0" w:color="auto"/>
            <w:right w:val="none" w:sz="0" w:space="0" w:color="auto"/>
          </w:divBdr>
          <w:divsChild>
            <w:div w:id="121461996">
              <w:marLeft w:val="0"/>
              <w:marRight w:val="0"/>
              <w:marTop w:val="0"/>
              <w:marBottom w:val="0"/>
              <w:divBdr>
                <w:top w:val="none" w:sz="0" w:space="0" w:color="auto"/>
                <w:left w:val="none" w:sz="0" w:space="0" w:color="auto"/>
                <w:bottom w:val="none" w:sz="0" w:space="0" w:color="auto"/>
                <w:right w:val="none" w:sz="0" w:space="0" w:color="auto"/>
              </w:divBdr>
            </w:div>
          </w:divsChild>
        </w:div>
        <w:div w:id="1037970720">
          <w:marLeft w:val="0"/>
          <w:marRight w:val="0"/>
          <w:marTop w:val="0"/>
          <w:marBottom w:val="0"/>
          <w:divBdr>
            <w:top w:val="none" w:sz="0" w:space="0" w:color="auto"/>
            <w:left w:val="none" w:sz="0" w:space="0" w:color="auto"/>
            <w:bottom w:val="none" w:sz="0" w:space="0" w:color="auto"/>
            <w:right w:val="none" w:sz="0" w:space="0" w:color="auto"/>
          </w:divBdr>
          <w:divsChild>
            <w:div w:id="133256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88320">
      <w:bodyDiv w:val="1"/>
      <w:marLeft w:val="0"/>
      <w:marRight w:val="0"/>
      <w:marTop w:val="0"/>
      <w:marBottom w:val="0"/>
      <w:divBdr>
        <w:top w:val="none" w:sz="0" w:space="0" w:color="auto"/>
        <w:left w:val="none" w:sz="0" w:space="0" w:color="auto"/>
        <w:bottom w:val="none" w:sz="0" w:space="0" w:color="auto"/>
        <w:right w:val="none" w:sz="0" w:space="0" w:color="auto"/>
      </w:divBdr>
    </w:div>
    <w:div w:id="885530384">
      <w:bodyDiv w:val="1"/>
      <w:marLeft w:val="0"/>
      <w:marRight w:val="0"/>
      <w:marTop w:val="0"/>
      <w:marBottom w:val="0"/>
      <w:divBdr>
        <w:top w:val="none" w:sz="0" w:space="0" w:color="auto"/>
        <w:left w:val="none" w:sz="0" w:space="0" w:color="auto"/>
        <w:bottom w:val="none" w:sz="0" w:space="0" w:color="auto"/>
        <w:right w:val="none" w:sz="0" w:space="0" w:color="auto"/>
      </w:divBdr>
    </w:div>
    <w:div w:id="894239887">
      <w:bodyDiv w:val="1"/>
      <w:marLeft w:val="0"/>
      <w:marRight w:val="0"/>
      <w:marTop w:val="0"/>
      <w:marBottom w:val="0"/>
      <w:divBdr>
        <w:top w:val="none" w:sz="0" w:space="0" w:color="auto"/>
        <w:left w:val="none" w:sz="0" w:space="0" w:color="auto"/>
        <w:bottom w:val="none" w:sz="0" w:space="0" w:color="auto"/>
        <w:right w:val="none" w:sz="0" w:space="0" w:color="auto"/>
      </w:divBdr>
    </w:div>
    <w:div w:id="894509962">
      <w:bodyDiv w:val="1"/>
      <w:marLeft w:val="0"/>
      <w:marRight w:val="0"/>
      <w:marTop w:val="0"/>
      <w:marBottom w:val="0"/>
      <w:divBdr>
        <w:top w:val="none" w:sz="0" w:space="0" w:color="auto"/>
        <w:left w:val="none" w:sz="0" w:space="0" w:color="auto"/>
        <w:bottom w:val="none" w:sz="0" w:space="0" w:color="auto"/>
        <w:right w:val="none" w:sz="0" w:space="0" w:color="auto"/>
      </w:divBdr>
      <w:divsChild>
        <w:div w:id="1148861702">
          <w:marLeft w:val="0"/>
          <w:marRight w:val="0"/>
          <w:marTop w:val="0"/>
          <w:marBottom w:val="0"/>
          <w:divBdr>
            <w:top w:val="none" w:sz="0" w:space="0" w:color="auto"/>
            <w:left w:val="none" w:sz="0" w:space="0" w:color="auto"/>
            <w:bottom w:val="none" w:sz="0" w:space="0" w:color="auto"/>
            <w:right w:val="none" w:sz="0" w:space="0" w:color="auto"/>
          </w:divBdr>
          <w:divsChild>
            <w:div w:id="179641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8766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
    <w:div w:id="903414636">
      <w:bodyDiv w:val="1"/>
      <w:marLeft w:val="0"/>
      <w:marRight w:val="0"/>
      <w:marTop w:val="0"/>
      <w:marBottom w:val="0"/>
      <w:divBdr>
        <w:top w:val="none" w:sz="0" w:space="0" w:color="auto"/>
        <w:left w:val="none" w:sz="0" w:space="0" w:color="auto"/>
        <w:bottom w:val="none" w:sz="0" w:space="0" w:color="auto"/>
        <w:right w:val="none" w:sz="0" w:space="0" w:color="auto"/>
      </w:divBdr>
    </w:div>
    <w:div w:id="912816686">
      <w:bodyDiv w:val="1"/>
      <w:marLeft w:val="0"/>
      <w:marRight w:val="0"/>
      <w:marTop w:val="0"/>
      <w:marBottom w:val="0"/>
      <w:divBdr>
        <w:top w:val="none" w:sz="0" w:space="0" w:color="auto"/>
        <w:left w:val="none" w:sz="0" w:space="0" w:color="auto"/>
        <w:bottom w:val="none" w:sz="0" w:space="0" w:color="auto"/>
        <w:right w:val="none" w:sz="0" w:space="0" w:color="auto"/>
      </w:divBdr>
    </w:div>
    <w:div w:id="940915554">
      <w:bodyDiv w:val="1"/>
      <w:marLeft w:val="0"/>
      <w:marRight w:val="0"/>
      <w:marTop w:val="0"/>
      <w:marBottom w:val="0"/>
      <w:divBdr>
        <w:top w:val="none" w:sz="0" w:space="0" w:color="auto"/>
        <w:left w:val="none" w:sz="0" w:space="0" w:color="auto"/>
        <w:bottom w:val="none" w:sz="0" w:space="0" w:color="auto"/>
        <w:right w:val="none" w:sz="0" w:space="0" w:color="auto"/>
      </w:divBdr>
      <w:divsChild>
        <w:div w:id="1225414907">
          <w:marLeft w:val="0"/>
          <w:marRight w:val="0"/>
          <w:marTop w:val="0"/>
          <w:marBottom w:val="0"/>
          <w:divBdr>
            <w:top w:val="none" w:sz="0" w:space="0" w:color="auto"/>
            <w:left w:val="none" w:sz="0" w:space="0" w:color="auto"/>
            <w:bottom w:val="none" w:sz="0" w:space="0" w:color="auto"/>
            <w:right w:val="none" w:sz="0" w:space="0" w:color="auto"/>
          </w:divBdr>
          <w:divsChild>
            <w:div w:id="1060982181">
              <w:marLeft w:val="0"/>
              <w:marRight w:val="0"/>
              <w:marTop w:val="0"/>
              <w:marBottom w:val="0"/>
              <w:divBdr>
                <w:top w:val="none" w:sz="0" w:space="0" w:color="auto"/>
                <w:left w:val="none" w:sz="0" w:space="0" w:color="auto"/>
                <w:bottom w:val="none" w:sz="0" w:space="0" w:color="auto"/>
                <w:right w:val="none" w:sz="0" w:space="0" w:color="auto"/>
              </w:divBdr>
            </w:div>
          </w:divsChild>
        </w:div>
        <w:div w:id="2144687701">
          <w:marLeft w:val="0"/>
          <w:marRight w:val="0"/>
          <w:marTop w:val="0"/>
          <w:marBottom w:val="0"/>
          <w:divBdr>
            <w:top w:val="none" w:sz="0" w:space="0" w:color="auto"/>
            <w:left w:val="none" w:sz="0" w:space="0" w:color="auto"/>
            <w:bottom w:val="none" w:sz="0" w:space="0" w:color="auto"/>
            <w:right w:val="none" w:sz="0" w:space="0" w:color="auto"/>
          </w:divBdr>
          <w:divsChild>
            <w:div w:id="766343009">
              <w:marLeft w:val="0"/>
              <w:marRight w:val="0"/>
              <w:marTop w:val="0"/>
              <w:marBottom w:val="0"/>
              <w:divBdr>
                <w:top w:val="none" w:sz="0" w:space="0" w:color="auto"/>
                <w:left w:val="none" w:sz="0" w:space="0" w:color="auto"/>
                <w:bottom w:val="none" w:sz="0" w:space="0" w:color="auto"/>
                <w:right w:val="none" w:sz="0" w:space="0" w:color="auto"/>
              </w:divBdr>
            </w:div>
          </w:divsChild>
        </w:div>
        <w:div w:id="760099523">
          <w:marLeft w:val="0"/>
          <w:marRight w:val="0"/>
          <w:marTop w:val="0"/>
          <w:marBottom w:val="0"/>
          <w:divBdr>
            <w:top w:val="none" w:sz="0" w:space="0" w:color="auto"/>
            <w:left w:val="none" w:sz="0" w:space="0" w:color="auto"/>
            <w:bottom w:val="none" w:sz="0" w:space="0" w:color="auto"/>
            <w:right w:val="none" w:sz="0" w:space="0" w:color="auto"/>
          </w:divBdr>
          <w:divsChild>
            <w:div w:id="18672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572662">
      <w:bodyDiv w:val="1"/>
      <w:marLeft w:val="0"/>
      <w:marRight w:val="0"/>
      <w:marTop w:val="0"/>
      <w:marBottom w:val="0"/>
      <w:divBdr>
        <w:top w:val="none" w:sz="0" w:space="0" w:color="auto"/>
        <w:left w:val="none" w:sz="0" w:space="0" w:color="auto"/>
        <w:bottom w:val="none" w:sz="0" w:space="0" w:color="auto"/>
        <w:right w:val="none" w:sz="0" w:space="0" w:color="auto"/>
      </w:divBdr>
    </w:div>
    <w:div w:id="957419394">
      <w:bodyDiv w:val="1"/>
      <w:marLeft w:val="0"/>
      <w:marRight w:val="0"/>
      <w:marTop w:val="0"/>
      <w:marBottom w:val="0"/>
      <w:divBdr>
        <w:top w:val="none" w:sz="0" w:space="0" w:color="auto"/>
        <w:left w:val="none" w:sz="0" w:space="0" w:color="auto"/>
        <w:bottom w:val="none" w:sz="0" w:space="0" w:color="auto"/>
        <w:right w:val="none" w:sz="0" w:space="0" w:color="auto"/>
      </w:divBdr>
      <w:divsChild>
        <w:div w:id="724261515">
          <w:marLeft w:val="0"/>
          <w:marRight w:val="0"/>
          <w:marTop w:val="0"/>
          <w:marBottom w:val="0"/>
          <w:divBdr>
            <w:top w:val="none" w:sz="0" w:space="0" w:color="auto"/>
            <w:left w:val="none" w:sz="0" w:space="0" w:color="auto"/>
            <w:bottom w:val="none" w:sz="0" w:space="0" w:color="auto"/>
            <w:right w:val="none" w:sz="0" w:space="0" w:color="auto"/>
          </w:divBdr>
          <w:divsChild>
            <w:div w:id="129108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07543">
      <w:bodyDiv w:val="1"/>
      <w:marLeft w:val="0"/>
      <w:marRight w:val="0"/>
      <w:marTop w:val="0"/>
      <w:marBottom w:val="0"/>
      <w:divBdr>
        <w:top w:val="none" w:sz="0" w:space="0" w:color="auto"/>
        <w:left w:val="none" w:sz="0" w:space="0" w:color="auto"/>
        <w:bottom w:val="none" w:sz="0" w:space="0" w:color="auto"/>
        <w:right w:val="none" w:sz="0" w:space="0" w:color="auto"/>
      </w:divBdr>
      <w:divsChild>
        <w:div w:id="1955089937">
          <w:marLeft w:val="0"/>
          <w:marRight w:val="0"/>
          <w:marTop w:val="0"/>
          <w:marBottom w:val="0"/>
          <w:divBdr>
            <w:top w:val="none" w:sz="0" w:space="0" w:color="auto"/>
            <w:left w:val="none" w:sz="0" w:space="0" w:color="auto"/>
            <w:bottom w:val="none" w:sz="0" w:space="0" w:color="auto"/>
            <w:right w:val="none" w:sz="0" w:space="0" w:color="auto"/>
          </w:divBdr>
          <w:divsChild>
            <w:div w:id="149992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510900">
      <w:bodyDiv w:val="1"/>
      <w:marLeft w:val="0"/>
      <w:marRight w:val="0"/>
      <w:marTop w:val="0"/>
      <w:marBottom w:val="0"/>
      <w:divBdr>
        <w:top w:val="none" w:sz="0" w:space="0" w:color="auto"/>
        <w:left w:val="none" w:sz="0" w:space="0" w:color="auto"/>
        <w:bottom w:val="none" w:sz="0" w:space="0" w:color="auto"/>
        <w:right w:val="none" w:sz="0" w:space="0" w:color="auto"/>
      </w:divBdr>
    </w:div>
    <w:div w:id="987244656">
      <w:bodyDiv w:val="1"/>
      <w:marLeft w:val="0"/>
      <w:marRight w:val="0"/>
      <w:marTop w:val="0"/>
      <w:marBottom w:val="0"/>
      <w:divBdr>
        <w:top w:val="none" w:sz="0" w:space="0" w:color="auto"/>
        <w:left w:val="none" w:sz="0" w:space="0" w:color="auto"/>
        <w:bottom w:val="none" w:sz="0" w:space="0" w:color="auto"/>
        <w:right w:val="none" w:sz="0" w:space="0" w:color="auto"/>
      </w:divBdr>
    </w:div>
    <w:div w:id="988440836">
      <w:bodyDiv w:val="1"/>
      <w:marLeft w:val="0"/>
      <w:marRight w:val="0"/>
      <w:marTop w:val="0"/>
      <w:marBottom w:val="0"/>
      <w:divBdr>
        <w:top w:val="none" w:sz="0" w:space="0" w:color="auto"/>
        <w:left w:val="none" w:sz="0" w:space="0" w:color="auto"/>
        <w:bottom w:val="none" w:sz="0" w:space="0" w:color="auto"/>
        <w:right w:val="none" w:sz="0" w:space="0" w:color="auto"/>
      </w:divBdr>
    </w:div>
    <w:div w:id="1007171722">
      <w:bodyDiv w:val="1"/>
      <w:marLeft w:val="0"/>
      <w:marRight w:val="0"/>
      <w:marTop w:val="0"/>
      <w:marBottom w:val="0"/>
      <w:divBdr>
        <w:top w:val="none" w:sz="0" w:space="0" w:color="auto"/>
        <w:left w:val="none" w:sz="0" w:space="0" w:color="auto"/>
        <w:bottom w:val="none" w:sz="0" w:space="0" w:color="auto"/>
        <w:right w:val="none" w:sz="0" w:space="0" w:color="auto"/>
      </w:divBdr>
    </w:div>
    <w:div w:id="1007707586">
      <w:bodyDiv w:val="1"/>
      <w:marLeft w:val="0"/>
      <w:marRight w:val="0"/>
      <w:marTop w:val="0"/>
      <w:marBottom w:val="0"/>
      <w:divBdr>
        <w:top w:val="none" w:sz="0" w:space="0" w:color="auto"/>
        <w:left w:val="none" w:sz="0" w:space="0" w:color="auto"/>
        <w:bottom w:val="none" w:sz="0" w:space="0" w:color="auto"/>
        <w:right w:val="none" w:sz="0" w:space="0" w:color="auto"/>
      </w:divBdr>
      <w:divsChild>
        <w:div w:id="1609191048">
          <w:marLeft w:val="0"/>
          <w:marRight w:val="0"/>
          <w:marTop w:val="0"/>
          <w:marBottom w:val="0"/>
          <w:divBdr>
            <w:top w:val="none" w:sz="0" w:space="0" w:color="auto"/>
            <w:left w:val="none" w:sz="0" w:space="0" w:color="auto"/>
            <w:bottom w:val="none" w:sz="0" w:space="0" w:color="auto"/>
            <w:right w:val="none" w:sz="0" w:space="0" w:color="auto"/>
          </w:divBdr>
          <w:divsChild>
            <w:div w:id="1241914429">
              <w:marLeft w:val="0"/>
              <w:marRight w:val="0"/>
              <w:marTop w:val="0"/>
              <w:marBottom w:val="0"/>
              <w:divBdr>
                <w:top w:val="none" w:sz="0" w:space="0" w:color="auto"/>
                <w:left w:val="none" w:sz="0" w:space="0" w:color="auto"/>
                <w:bottom w:val="none" w:sz="0" w:space="0" w:color="auto"/>
                <w:right w:val="none" w:sz="0" w:space="0" w:color="auto"/>
              </w:divBdr>
            </w:div>
          </w:divsChild>
        </w:div>
        <w:div w:id="652100146">
          <w:marLeft w:val="0"/>
          <w:marRight w:val="0"/>
          <w:marTop w:val="0"/>
          <w:marBottom w:val="0"/>
          <w:divBdr>
            <w:top w:val="none" w:sz="0" w:space="0" w:color="auto"/>
            <w:left w:val="none" w:sz="0" w:space="0" w:color="auto"/>
            <w:bottom w:val="none" w:sz="0" w:space="0" w:color="auto"/>
            <w:right w:val="none" w:sz="0" w:space="0" w:color="auto"/>
          </w:divBdr>
          <w:divsChild>
            <w:div w:id="1736733141">
              <w:marLeft w:val="0"/>
              <w:marRight w:val="0"/>
              <w:marTop w:val="0"/>
              <w:marBottom w:val="0"/>
              <w:divBdr>
                <w:top w:val="none" w:sz="0" w:space="0" w:color="auto"/>
                <w:left w:val="none" w:sz="0" w:space="0" w:color="auto"/>
                <w:bottom w:val="none" w:sz="0" w:space="0" w:color="auto"/>
                <w:right w:val="none" w:sz="0" w:space="0" w:color="auto"/>
              </w:divBdr>
            </w:div>
          </w:divsChild>
        </w:div>
        <w:div w:id="2036466649">
          <w:marLeft w:val="0"/>
          <w:marRight w:val="0"/>
          <w:marTop w:val="0"/>
          <w:marBottom w:val="0"/>
          <w:divBdr>
            <w:top w:val="none" w:sz="0" w:space="0" w:color="auto"/>
            <w:left w:val="none" w:sz="0" w:space="0" w:color="auto"/>
            <w:bottom w:val="none" w:sz="0" w:space="0" w:color="auto"/>
            <w:right w:val="none" w:sz="0" w:space="0" w:color="auto"/>
          </w:divBdr>
          <w:divsChild>
            <w:div w:id="1392312917">
              <w:marLeft w:val="0"/>
              <w:marRight w:val="0"/>
              <w:marTop w:val="0"/>
              <w:marBottom w:val="0"/>
              <w:divBdr>
                <w:top w:val="none" w:sz="0" w:space="0" w:color="auto"/>
                <w:left w:val="none" w:sz="0" w:space="0" w:color="auto"/>
                <w:bottom w:val="none" w:sz="0" w:space="0" w:color="auto"/>
                <w:right w:val="none" w:sz="0" w:space="0" w:color="auto"/>
              </w:divBdr>
            </w:div>
          </w:divsChild>
        </w:div>
        <w:div w:id="791556214">
          <w:marLeft w:val="0"/>
          <w:marRight w:val="0"/>
          <w:marTop w:val="0"/>
          <w:marBottom w:val="0"/>
          <w:divBdr>
            <w:top w:val="none" w:sz="0" w:space="0" w:color="auto"/>
            <w:left w:val="none" w:sz="0" w:space="0" w:color="auto"/>
            <w:bottom w:val="none" w:sz="0" w:space="0" w:color="auto"/>
            <w:right w:val="none" w:sz="0" w:space="0" w:color="auto"/>
          </w:divBdr>
          <w:divsChild>
            <w:div w:id="122232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693943">
      <w:bodyDiv w:val="1"/>
      <w:marLeft w:val="0"/>
      <w:marRight w:val="0"/>
      <w:marTop w:val="0"/>
      <w:marBottom w:val="0"/>
      <w:divBdr>
        <w:top w:val="none" w:sz="0" w:space="0" w:color="auto"/>
        <w:left w:val="none" w:sz="0" w:space="0" w:color="auto"/>
        <w:bottom w:val="none" w:sz="0" w:space="0" w:color="auto"/>
        <w:right w:val="none" w:sz="0" w:space="0" w:color="auto"/>
      </w:divBdr>
    </w:div>
    <w:div w:id="1019046108">
      <w:bodyDiv w:val="1"/>
      <w:marLeft w:val="0"/>
      <w:marRight w:val="0"/>
      <w:marTop w:val="0"/>
      <w:marBottom w:val="0"/>
      <w:divBdr>
        <w:top w:val="none" w:sz="0" w:space="0" w:color="auto"/>
        <w:left w:val="none" w:sz="0" w:space="0" w:color="auto"/>
        <w:bottom w:val="none" w:sz="0" w:space="0" w:color="auto"/>
        <w:right w:val="none" w:sz="0" w:space="0" w:color="auto"/>
      </w:divBdr>
    </w:div>
    <w:div w:id="1034185636">
      <w:bodyDiv w:val="1"/>
      <w:marLeft w:val="0"/>
      <w:marRight w:val="0"/>
      <w:marTop w:val="0"/>
      <w:marBottom w:val="0"/>
      <w:divBdr>
        <w:top w:val="none" w:sz="0" w:space="0" w:color="auto"/>
        <w:left w:val="none" w:sz="0" w:space="0" w:color="auto"/>
        <w:bottom w:val="none" w:sz="0" w:space="0" w:color="auto"/>
        <w:right w:val="none" w:sz="0" w:space="0" w:color="auto"/>
      </w:divBdr>
    </w:div>
    <w:div w:id="1047485767">
      <w:bodyDiv w:val="1"/>
      <w:marLeft w:val="0"/>
      <w:marRight w:val="0"/>
      <w:marTop w:val="0"/>
      <w:marBottom w:val="0"/>
      <w:divBdr>
        <w:top w:val="none" w:sz="0" w:space="0" w:color="auto"/>
        <w:left w:val="none" w:sz="0" w:space="0" w:color="auto"/>
        <w:bottom w:val="none" w:sz="0" w:space="0" w:color="auto"/>
        <w:right w:val="none" w:sz="0" w:space="0" w:color="auto"/>
      </w:divBdr>
    </w:div>
    <w:div w:id="1063606445">
      <w:bodyDiv w:val="1"/>
      <w:marLeft w:val="0"/>
      <w:marRight w:val="0"/>
      <w:marTop w:val="0"/>
      <w:marBottom w:val="0"/>
      <w:divBdr>
        <w:top w:val="none" w:sz="0" w:space="0" w:color="auto"/>
        <w:left w:val="none" w:sz="0" w:space="0" w:color="auto"/>
        <w:bottom w:val="none" w:sz="0" w:space="0" w:color="auto"/>
        <w:right w:val="none" w:sz="0" w:space="0" w:color="auto"/>
      </w:divBdr>
    </w:div>
    <w:div w:id="1072236339">
      <w:bodyDiv w:val="1"/>
      <w:marLeft w:val="0"/>
      <w:marRight w:val="0"/>
      <w:marTop w:val="0"/>
      <w:marBottom w:val="0"/>
      <w:divBdr>
        <w:top w:val="none" w:sz="0" w:space="0" w:color="auto"/>
        <w:left w:val="none" w:sz="0" w:space="0" w:color="auto"/>
        <w:bottom w:val="none" w:sz="0" w:space="0" w:color="auto"/>
        <w:right w:val="none" w:sz="0" w:space="0" w:color="auto"/>
      </w:divBdr>
    </w:div>
    <w:div w:id="1080836243">
      <w:bodyDiv w:val="1"/>
      <w:marLeft w:val="0"/>
      <w:marRight w:val="0"/>
      <w:marTop w:val="0"/>
      <w:marBottom w:val="0"/>
      <w:divBdr>
        <w:top w:val="none" w:sz="0" w:space="0" w:color="auto"/>
        <w:left w:val="none" w:sz="0" w:space="0" w:color="auto"/>
        <w:bottom w:val="none" w:sz="0" w:space="0" w:color="auto"/>
        <w:right w:val="none" w:sz="0" w:space="0" w:color="auto"/>
      </w:divBdr>
      <w:divsChild>
        <w:div w:id="8432012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6418713">
      <w:bodyDiv w:val="1"/>
      <w:marLeft w:val="0"/>
      <w:marRight w:val="0"/>
      <w:marTop w:val="0"/>
      <w:marBottom w:val="0"/>
      <w:divBdr>
        <w:top w:val="none" w:sz="0" w:space="0" w:color="auto"/>
        <w:left w:val="none" w:sz="0" w:space="0" w:color="auto"/>
        <w:bottom w:val="none" w:sz="0" w:space="0" w:color="auto"/>
        <w:right w:val="none" w:sz="0" w:space="0" w:color="auto"/>
      </w:divBdr>
    </w:div>
    <w:div w:id="1094858406">
      <w:bodyDiv w:val="1"/>
      <w:marLeft w:val="0"/>
      <w:marRight w:val="0"/>
      <w:marTop w:val="0"/>
      <w:marBottom w:val="0"/>
      <w:divBdr>
        <w:top w:val="none" w:sz="0" w:space="0" w:color="auto"/>
        <w:left w:val="none" w:sz="0" w:space="0" w:color="auto"/>
        <w:bottom w:val="none" w:sz="0" w:space="0" w:color="auto"/>
        <w:right w:val="none" w:sz="0" w:space="0" w:color="auto"/>
      </w:divBdr>
      <w:divsChild>
        <w:div w:id="929971861">
          <w:marLeft w:val="0"/>
          <w:marRight w:val="0"/>
          <w:marTop w:val="0"/>
          <w:marBottom w:val="0"/>
          <w:divBdr>
            <w:top w:val="none" w:sz="0" w:space="0" w:color="auto"/>
            <w:left w:val="none" w:sz="0" w:space="0" w:color="auto"/>
            <w:bottom w:val="none" w:sz="0" w:space="0" w:color="auto"/>
            <w:right w:val="none" w:sz="0" w:space="0" w:color="auto"/>
          </w:divBdr>
          <w:divsChild>
            <w:div w:id="467746231">
              <w:marLeft w:val="0"/>
              <w:marRight w:val="0"/>
              <w:marTop w:val="0"/>
              <w:marBottom w:val="0"/>
              <w:divBdr>
                <w:top w:val="none" w:sz="0" w:space="0" w:color="auto"/>
                <w:left w:val="none" w:sz="0" w:space="0" w:color="auto"/>
                <w:bottom w:val="none" w:sz="0" w:space="0" w:color="auto"/>
                <w:right w:val="none" w:sz="0" w:space="0" w:color="auto"/>
              </w:divBdr>
            </w:div>
          </w:divsChild>
        </w:div>
        <w:div w:id="1028292269">
          <w:marLeft w:val="0"/>
          <w:marRight w:val="0"/>
          <w:marTop w:val="0"/>
          <w:marBottom w:val="0"/>
          <w:divBdr>
            <w:top w:val="none" w:sz="0" w:space="0" w:color="auto"/>
            <w:left w:val="none" w:sz="0" w:space="0" w:color="auto"/>
            <w:bottom w:val="none" w:sz="0" w:space="0" w:color="auto"/>
            <w:right w:val="none" w:sz="0" w:space="0" w:color="auto"/>
          </w:divBdr>
          <w:divsChild>
            <w:div w:id="1730880539">
              <w:marLeft w:val="0"/>
              <w:marRight w:val="0"/>
              <w:marTop w:val="0"/>
              <w:marBottom w:val="0"/>
              <w:divBdr>
                <w:top w:val="none" w:sz="0" w:space="0" w:color="auto"/>
                <w:left w:val="none" w:sz="0" w:space="0" w:color="auto"/>
                <w:bottom w:val="none" w:sz="0" w:space="0" w:color="auto"/>
                <w:right w:val="none" w:sz="0" w:space="0" w:color="auto"/>
              </w:divBdr>
            </w:div>
          </w:divsChild>
        </w:div>
        <w:div w:id="595745098">
          <w:marLeft w:val="0"/>
          <w:marRight w:val="0"/>
          <w:marTop w:val="0"/>
          <w:marBottom w:val="0"/>
          <w:divBdr>
            <w:top w:val="none" w:sz="0" w:space="0" w:color="auto"/>
            <w:left w:val="none" w:sz="0" w:space="0" w:color="auto"/>
            <w:bottom w:val="none" w:sz="0" w:space="0" w:color="auto"/>
            <w:right w:val="none" w:sz="0" w:space="0" w:color="auto"/>
          </w:divBdr>
          <w:divsChild>
            <w:div w:id="6981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32202">
      <w:bodyDiv w:val="1"/>
      <w:marLeft w:val="0"/>
      <w:marRight w:val="0"/>
      <w:marTop w:val="0"/>
      <w:marBottom w:val="0"/>
      <w:divBdr>
        <w:top w:val="none" w:sz="0" w:space="0" w:color="auto"/>
        <w:left w:val="none" w:sz="0" w:space="0" w:color="auto"/>
        <w:bottom w:val="none" w:sz="0" w:space="0" w:color="auto"/>
        <w:right w:val="none" w:sz="0" w:space="0" w:color="auto"/>
      </w:divBdr>
    </w:div>
    <w:div w:id="1122379670">
      <w:bodyDiv w:val="1"/>
      <w:marLeft w:val="0"/>
      <w:marRight w:val="0"/>
      <w:marTop w:val="0"/>
      <w:marBottom w:val="0"/>
      <w:divBdr>
        <w:top w:val="none" w:sz="0" w:space="0" w:color="auto"/>
        <w:left w:val="none" w:sz="0" w:space="0" w:color="auto"/>
        <w:bottom w:val="none" w:sz="0" w:space="0" w:color="auto"/>
        <w:right w:val="none" w:sz="0" w:space="0" w:color="auto"/>
      </w:divBdr>
    </w:div>
    <w:div w:id="1123843471">
      <w:bodyDiv w:val="1"/>
      <w:marLeft w:val="0"/>
      <w:marRight w:val="0"/>
      <w:marTop w:val="0"/>
      <w:marBottom w:val="0"/>
      <w:divBdr>
        <w:top w:val="none" w:sz="0" w:space="0" w:color="auto"/>
        <w:left w:val="none" w:sz="0" w:space="0" w:color="auto"/>
        <w:bottom w:val="none" w:sz="0" w:space="0" w:color="auto"/>
        <w:right w:val="none" w:sz="0" w:space="0" w:color="auto"/>
      </w:divBdr>
    </w:div>
    <w:div w:id="1134299319">
      <w:bodyDiv w:val="1"/>
      <w:marLeft w:val="0"/>
      <w:marRight w:val="0"/>
      <w:marTop w:val="0"/>
      <w:marBottom w:val="0"/>
      <w:divBdr>
        <w:top w:val="none" w:sz="0" w:space="0" w:color="auto"/>
        <w:left w:val="none" w:sz="0" w:space="0" w:color="auto"/>
        <w:bottom w:val="none" w:sz="0" w:space="0" w:color="auto"/>
        <w:right w:val="none" w:sz="0" w:space="0" w:color="auto"/>
      </w:divBdr>
      <w:divsChild>
        <w:div w:id="587350773">
          <w:marLeft w:val="0"/>
          <w:marRight w:val="0"/>
          <w:marTop w:val="0"/>
          <w:marBottom w:val="0"/>
          <w:divBdr>
            <w:top w:val="none" w:sz="0" w:space="0" w:color="auto"/>
            <w:left w:val="none" w:sz="0" w:space="0" w:color="auto"/>
            <w:bottom w:val="none" w:sz="0" w:space="0" w:color="auto"/>
            <w:right w:val="none" w:sz="0" w:space="0" w:color="auto"/>
          </w:divBdr>
          <w:divsChild>
            <w:div w:id="1254432414">
              <w:marLeft w:val="0"/>
              <w:marRight w:val="0"/>
              <w:marTop w:val="0"/>
              <w:marBottom w:val="0"/>
              <w:divBdr>
                <w:top w:val="none" w:sz="0" w:space="0" w:color="auto"/>
                <w:left w:val="none" w:sz="0" w:space="0" w:color="auto"/>
                <w:bottom w:val="none" w:sz="0" w:space="0" w:color="auto"/>
                <w:right w:val="none" w:sz="0" w:space="0" w:color="auto"/>
              </w:divBdr>
            </w:div>
          </w:divsChild>
        </w:div>
        <w:div w:id="1847208655">
          <w:marLeft w:val="0"/>
          <w:marRight w:val="0"/>
          <w:marTop w:val="0"/>
          <w:marBottom w:val="0"/>
          <w:divBdr>
            <w:top w:val="none" w:sz="0" w:space="0" w:color="auto"/>
            <w:left w:val="none" w:sz="0" w:space="0" w:color="auto"/>
            <w:bottom w:val="none" w:sz="0" w:space="0" w:color="auto"/>
            <w:right w:val="none" w:sz="0" w:space="0" w:color="auto"/>
          </w:divBdr>
          <w:divsChild>
            <w:div w:id="2047246151">
              <w:marLeft w:val="0"/>
              <w:marRight w:val="0"/>
              <w:marTop w:val="0"/>
              <w:marBottom w:val="0"/>
              <w:divBdr>
                <w:top w:val="none" w:sz="0" w:space="0" w:color="auto"/>
                <w:left w:val="none" w:sz="0" w:space="0" w:color="auto"/>
                <w:bottom w:val="none" w:sz="0" w:space="0" w:color="auto"/>
                <w:right w:val="none" w:sz="0" w:space="0" w:color="auto"/>
              </w:divBdr>
            </w:div>
          </w:divsChild>
        </w:div>
        <w:div w:id="2032295030">
          <w:marLeft w:val="0"/>
          <w:marRight w:val="0"/>
          <w:marTop w:val="0"/>
          <w:marBottom w:val="0"/>
          <w:divBdr>
            <w:top w:val="none" w:sz="0" w:space="0" w:color="auto"/>
            <w:left w:val="none" w:sz="0" w:space="0" w:color="auto"/>
            <w:bottom w:val="none" w:sz="0" w:space="0" w:color="auto"/>
            <w:right w:val="none" w:sz="0" w:space="0" w:color="auto"/>
          </w:divBdr>
          <w:divsChild>
            <w:div w:id="9996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911573">
      <w:bodyDiv w:val="1"/>
      <w:marLeft w:val="0"/>
      <w:marRight w:val="0"/>
      <w:marTop w:val="0"/>
      <w:marBottom w:val="0"/>
      <w:divBdr>
        <w:top w:val="none" w:sz="0" w:space="0" w:color="auto"/>
        <w:left w:val="none" w:sz="0" w:space="0" w:color="auto"/>
        <w:bottom w:val="none" w:sz="0" w:space="0" w:color="auto"/>
        <w:right w:val="none" w:sz="0" w:space="0" w:color="auto"/>
      </w:divBdr>
    </w:div>
    <w:div w:id="1156804411">
      <w:bodyDiv w:val="1"/>
      <w:marLeft w:val="0"/>
      <w:marRight w:val="0"/>
      <w:marTop w:val="0"/>
      <w:marBottom w:val="0"/>
      <w:divBdr>
        <w:top w:val="none" w:sz="0" w:space="0" w:color="auto"/>
        <w:left w:val="none" w:sz="0" w:space="0" w:color="auto"/>
        <w:bottom w:val="none" w:sz="0" w:space="0" w:color="auto"/>
        <w:right w:val="none" w:sz="0" w:space="0" w:color="auto"/>
      </w:divBdr>
    </w:div>
    <w:div w:id="1171916342">
      <w:bodyDiv w:val="1"/>
      <w:marLeft w:val="0"/>
      <w:marRight w:val="0"/>
      <w:marTop w:val="0"/>
      <w:marBottom w:val="0"/>
      <w:divBdr>
        <w:top w:val="none" w:sz="0" w:space="0" w:color="auto"/>
        <w:left w:val="none" w:sz="0" w:space="0" w:color="auto"/>
        <w:bottom w:val="none" w:sz="0" w:space="0" w:color="auto"/>
        <w:right w:val="none" w:sz="0" w:space="0" w:color="auto"/>
      </w:divBdr>
    </w:div>
    <w:div w:id="1188254724">
      <w:bodyDiv w:val="1"/>
      <w:marLeft w:val="0"/>
      <w:marRight w:val="0"/>
      <w:marTop w:val="0"/>
      <w:marBottom w:val="0"/>
      <w:divBdr>
        <w:top w:val="none" w:sz="0" w:space="0" w:color="auto"/>
        <w:left w:val="none" w:sz="0" w:space="0" w:color="auto"/>
        <w:bottom w:val="none" w:sz="0" w:space="0" w:color="auto"/>
        <w:right w:val="none" w:sz="0" w:space="0" w:color="auto"/>
      </w:divBdr>
      <w:divsChild>
        <w:div w:id="2024818047">
          <w:marLeft w:val="0"/>
          <w:marRight w:val="0"/>
          <w:marTop w:val="0"/>
          <w:marBottom w:val="0"/>
          <w:divBdr>
            <w:top w:val="none" w:sz="0" w:space="0" w:color="auto"/>
            <w:left w:val="none" w:sz="0" w:space="0" w:color="auto"/>
            <w:bottom w:val="none" w:sz="0" w:space="0" w:color="auto"/>
            <w:right w:val="none" w:sz="0" w:space="0" w:color="auto"/>
          </w:divBdr>
          <w:divsChild>
            <w:div w:id="63618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304457">
      <w:bodyDiv w:val="1"/>
      <w:marLeft w:val="0"/>
      <w:marRight w:val="0"/>
      <w:marTop w:val="0"/>
      <w:marBottom w:val="0"/>
      <w:divBdr>
        <w:top w:val="none" w:sz="0" w:space="0" w:color="auto"/>
        <w:left w:val="none" w:sz="0" w:space="0" w:color="auto"/>
        <w:bottom w:val="none" w:sz="0" w:space="0" w:color="auto"/>
        <w:right w:val="none" w:sz="0" w:space="0" w:color="auto"/>
      </w:divBdr>
    </w:div>
    <w:div w:id="1193498718">
      <w:bodyDiv w:val="1"/>
      <w:marLeft w:val="0"/>
      <w:marRight w:val="0"/>
      <w:marTop w:val="0"/>
      <w:marBottom w:val="0"/>
      <w:divBdr>
        <w:top w:val="none" w:sz="0" w:space="0" w:color="auto"/>
        <w:left w:val="none" w:sz="0" w:space="0" w:color="auto"/>
        <w:bottom w:val="none" w:sz="0" w:space="0" w:color="auto"/>
        <w:right w:val="none" w:sz="0" w:space="0" w:color="auto"/>
      </w:divBdr>
      <w:divsChild>
        <w:div w:id="587691096">
          <w:marLeft w:val="0"/>
          <w:marRight w:val="0"/>
          <w:marTop w:val="0"/>
          <w:marBottom w:val="0"/>
          <w:divBdr>
            <w:top w:val="none" w:sz="0" w:space="0" w:color="auto"/>
            <w:left w:val="none" w:sz="0" w:space="0" w:color="auto"/>
            <w:bottom w:val="none" w:sz="0" w:space="0" w:color="auto"/>
            <w:right w:val="none" w:sz="0" w:space="0" w:color="auto"/>
          </w:divBdr>
          <w:divsChild>
            <w:div w:id="125647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313203">
      <w:bodyDiv w:val="1"/>
      <w:marLeft w:val="0"/>
      <w:marRight w:val="0"/>
      <w:marTop w:val="0"/>
      <w:marBottom w:val="0"/>
      <w:divBdr>
        <w:top w:val="none" w:sz="0" w:space="0" w:color="auto"/>
        <w:left w:val="none" w:sz="0" w:space="0" w:color="auto"/>
        <w:bottom w:val="none" w:sz="0" w:space="0" w:color="auto"/>
        <w:right w:val="none" w:sz="0" w:space="0" w:color="auto"/>
      </w:divBdr>
    </w:div>
    <w:div w:id="1196503715">
      <w:bodyDiv w:val="1"/>
      <w:marLeft w:val="0"/>
      <w:marRight w:val="0"/>
      <w:marTop w:val="0"/>
      <w:marBottom w:val="0"/>
      <w:divBdr>
        <w:top w:val="none" w:sz="0" w:space="0" w:color="auto"/>
        <w:left w:val="none" w:sz="0" w:space="0" w:color="auto"/>
        <w:bottom w:val="none" w:sz="0" w:space="0" w:color="auto"/>
        <w:right w:val="none" w:sz="0" w:space="0" w:color="auto"/>
      </w:divBdr>
    </w:div>
    <w:div w:id="1197351515">
      <w:bodyDiv w:val="1"/>
      <w:marLeft w:val="0"/>
      <w:marRight w:val="0"/>
      <w:marTop w:val="0"/>
      <w:marBottom w:val="0"/>
      <w:divBdr>
        <w:top w:val="none" w:sz="0" w:space="0" w:color="auto"/>
        <w:left w:val="none" w:sz="0" w:space="0" w:color="auto"/>
        <w:bottom w:val="none" w:sz="0" w:space="0" w:color="auto"/>
        <w:right w:val="none" w:sz="0" w:space="0" w:color="auto"/>
      </w:divBdr>
    </w:div>
    <w:div w:id="1201361024">
      <w:bodyDiv w:val="1"/>
      <w:marLeft w:val="0"/>
      <w:marRight w:val="0"/>
      <w:marTop w:val="0"/>
      <w:marBottom w:val="0"/>
      <w:divBdr>
        <w:top w:val="none" w:sz="0" w:space="0" w:color="auto"/>
        <w:left w:val="none" w:sz="0" w:space="0" w:color="auto"/>
        <w:bottom w:val="none" w:sz="0" w:space="0" w:color="auto"/>
        <w:right w:val="none" w:sz="0" w:space="0" w:color="auto"/>
      </w:divBdr>
    </w:div>
    <w:div w:id="1209950053">
      <w:bodyDiv w:val="1"/>
      <w:marLeft w:val="0"/>
      <w:marRight w:val="0"/>
      <w:marTop w:val="0"/>
      <w:marBottom w:val="0"/>
      <w:divBdr>
        <w:top w:val="none" w:sz="0" w:space="0" w:color="auto"/>
        <w:left w:val="none" w:sz="0" w:space="0" w:color="auto"/>
        <w:bottom w:val="none" w:sz="0" w:space="0" w:color="auto"/>
        <w:right w:val="none" w:sz="0" w:space="0" w:color="auto"/>
      </w:divBdr>
    </w:div>
    <w:div w:id="1210150590">
      <w:bodyDiv w:val="1"/>
      <w:marLeft w:val="0"/>
      <w:marRight w:val="0"/>
      <w:marTop w:val="0"/>
      <w:marBottom w:val="0"/>
      <w:divBdr>
        <w:top w:val="none" w:sz="0" w:space="0" w:color="auto"/>
        <w:left w:val="none" w:sz="0" w:space="0" w:color="auto"/>
        <w:bottom w:val="none" w:sz="0" w:space="0" w:color="auto"/>
        <w:right w:val="none" w:sz="0" w:space="0" w:color="auto"/>
      </w:divBdr>
    </w:div>
    <w:div w:id="1227834063">
      <w:bodyDiv w:val="1"/>
      <w:marLeft w:val="0"/>
      <w:marRight w:val="0"/>
      <w:marTop w:val="0"/>
      <w:marBottom w:val="0"/>
      <w:divBdr>
        <w:top w:val="none" w:sz="0" w:space="0" w:color="auto"/>
        <w:left w:val="none" w:sz="0" w:space="0" w:color="auto"/>
        <w:bottom w:val="none" w:sz="0" w:space="0" w:color="auto"/>
        <w:right w:val="none" w:sz="0" w:space="0" w:color="auto"/>
      </w:divBdr>
      <w:divsChild>
        <w:div w:id="1114710798">
          <w:marLeft w:val="0"/>
          <w:marRight w:val="0"/>
          <w:marTop w:val="0"/>
          <w:marBottom w:val="0"/>
          <w:divBdr>
            <w:top w:val="none" w:sz="0" w:space="0" w:color="auto"/>
            <w:left w:val="none" w:sz="0" w:space="0" w:color="auto"/>
            <w:bottom w:val="none" w:sz="0" w:space="0" w:color="auto"/>
            <w:right w:val="none" w:sz="0" w:space="0" w:color="auto"/>
          </w:divBdr>
          <w:divsChild>
            <w:div w:id="85835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481523">
      <w:bodyDiv w:val="1"/>
      <w:marLeft w:val="0"/>
      <w:marRight w:val="0"/>
      <w:marTop w:val="0"/>
      <w:marBottom w:val="0"/>
      <w:divBdr>
        <w:top w:val="none" w:sz="0" w:space="0" w:color="auto"/>
        <w:left w:val="none" w:sz="0" w:space="0" w:color="auto"/>
        <w:bottom w:val="none" w:sz="0" w:space="0" w:color="auto"/>
        <w:right w:val="none" w:sz="0" w:space="0" w:color="auto"/>
      </w:divBdr>
    </w:div>
    <w:div w:id="1250388906">
      <w:bodyDiv w:val="1"/>
      <w:marLeft w:val="0"/>
      <w:marRight w:val="0"/>
      <w:marTop w:val="0"/>
      <w:marBottom w:val="0"/>
      <w:divBdr>
        <w:top w:val="none" w:sz="0" w:space="0" w:color="auto"/>
        <w:left w:val="none" w:sz="0" w:space="0" w:color="auto"/>
        <w:bottom w:val="none" w:sz="0" w:space="0" w:color="auto"/>
        <w:right w:val="none" w:sz="0" w:space="0" w:color="auto"/>
      </w:divBdr>
    </w:div>
    <w:div w:id="1253704072">
      <w:bodyDiv w:val="1"/>
      <w:marLeft w:val="0"/>
      <w:marRight w:val="0"/>
      <w:marTop w:val="0"/>
      <w:marBottom w:val="0"/>
      <w:divBdr>
        <w:top w:val="none" w:sz="0" w:space="0" w:color="auto"/>
        <w:left w:val="none" w:sz="0" w:space="0" w:color="auto"/>
        <w:bottom w:val="none" w:sz="0" w:space="0" w:color="auto"/>
        <w:right w:val="none" w:sz="0" w:space="0" w:color="auto"/>
      </w:divBdr>
    </w:div>
    <w:div w:id="1292202951">
      <w:bodyDiv w:val="1"/>
      <w:marLeft w:val="0"/>
      <w:marRight w:val="0"/>
      <w:marTop w:val="0"/>
      <w:marBottom w:val="0"/>
      <w:divBdr>
        <w:top w:val="none" w:sz="0" w:space="0" w:color="auto"/>
        <w:left w:val="none" w:sz="0" w:space="0" w:color="auto"/>
        <w:bottom w:val="none" w:sz="0" w:space="0" w:color="auto"/>
        <w:right w:val="none" w:sz="0" w:space="0" w:color="auto"/>
      </w:divBdr>
    </w:div>
    <w:div w:id="1293291509">
      <w:bodyDiv w:val="1"/>
      <w:marLeft w:val="0"/>
      <w:marRight w:val="0"/>
      <w:marTop w:val="0"/>
      <w:marBottom w:val="0"/>
      <w:divBdr>
        <w:top w:val="none" w:sz="0" w:space="0" w:color="auto"/>
        <w:left w:val="none" w:sz="0" w:space="0" w:color="auto"/>
        <w:bottom w:val="none" w:sz="0" w:space="0" w:color="auto"/>
        <w:right w:val="none" w:sz="0" w:space="0" w:color="auto"/>
      </w:divBdr>
    </w:div>
    <w:div w:id="1320816106">
      <w:bodyDiv w:val="1"/>
      <w:marLeft w:val="0"/>
      <w:marRight w:val="0"/>
      <w:marTop w:val="0"/>
      <w:marBottom w:val="0"/>
      <w:divBdr>
        <w:top w:val="none" w:sz="0" w:space="0" w:color="auto"/>
        <w:left w:val="none" w:sz="0" w:space="0" w:color="auto"/>
        <w:bottom w:val="none" w:sz="0" w:space="0" w:color="auto"/>
        <w:right w:val="none" w:sz="0" w:space="0" w:color="auto"/>
      </w:divBdr>
    </w:div>
    <w:div w:id="1322394264">
      <w:bodyDiv w:val="1"/>
      <w:marLeft w:val="0"/>
      <w:marRight w:val="0"/>
      <w:marTop w:val="0"/>
      <w:marBottom w:val="0"/>
      <w:divBdr>
        <w:top w:val="none" w:sz="0" w:space="0" w:color="auto"/>
        <w:left w:val="none" w:sz="0" w:space="0" w:color="auto"/>
        <w:bottom w:val="none" w:sz="0" w:space="0" w:color="auto"/>
        <w:right w:val="none" w:sz="0" w:space="0" w:color="auto"/>
      </w:divBdr>
    </w:div>
    <w:div w:id="1330863831">
      <w:bodyDiv w:val="1"/>
      <w:marLeft w:val="0"/>
      <w:marRight w:val="0"/>
      <w:marTop w:val="0"/>
      <w:marBottom w:val="0"/>
      <w:divBdr>
        <w:top w:val="none" w:sz="0" w:space="0" w:color="auto"/>
        <w:left w:val="none" w:sz="0" w:space="0" w:color="auto"/>
        <w:bottom w:val="none" w:sz="0" w:space="0" w:color="auto"/>
        <w:right w:val="none" w:sz="0" w:space="0" w:color="auto"/>
      </w:divBdr>
    </w:div>
    <w:div w:id="1340885898">
      <w:bodyDiv w:val="1"/>
      <w:marLeft w:val="0"/>
      <w:marRight w:val="0"/>
      <w:marTop w:val="0"/>
      <w:marBottom w:val="0"/>
      <w:divBdr>
        <w:top w:val="none" w:sz="0" w:space="0" w:color="auto"/>
        <w:left w:val="none" w:sz="0" w:space="0" w:color="auto"/>
        <w:bottom w:val="none" w:sz="0" w:space="0" w:color="auto"/>
        <w:right w:val="none" w:sz="0" w:space="0" w:color="auto"/>
      </w:divBdr>
    </w:div>
    <w:div w:id="1342706159">
      <w:bodyDiv w:val="1"/>
      <w:marLeft w:val="0"/>
      <w:marRight w:val="0"/>
      <w:marTop w:val="0"/>
      <w:marBottom w:val="0"/>
      <w:divBdr>
        <w:top w:val="none" w:sz="0" w:space="0" w:color="auto"/>
        <w:left w:val="none" w:sz="0" w:space="0" w:color="auto"/>
        <w:bottom w:val="none" w:sz="0" w:space="0" w:color="auto"/>
        <w:right w:val="none" w:sz="0" w:space="0" w:color="auto"/>
      </w:divBdr>
      <w:divsChild>
        <w:div w:id="203955981">
          <w:marLeft w:val="0"/>
          <w:marRight w:val="0"/>
          <w:marTop w:val="0"/>
          <w:marBottom w:val="0"/>
          <w:divBdr>
            <w:top w:val="none" w:sz="0" w:space="0" w:color="auto"/>
            <w:left w:val="none" w:sz="0" w:space="0" w:color="auto"/>
            <w:bottom w:val="none" w:sz="0" w:space="0" w:color="auto"/>
            <w:right w:val="none" w:sz="0" w:space="0" w:color="auto"/>
          </w:divBdr>
          <w:divsChild>
            <w:div w:id="76422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291030">
      <w:bodyDiv w:val="1"/>
      <w:marLeft w:val="0"/>
      <w:marRight w:val="0"/>
      <w:marTop w:val="0"/>
      <w:marBottom w:val="0"/>
      <w:divBdr>
        <w:top w:val="none" w:sz="0" w:space="0" w:color="auto"/>
        <w:left w:val="none" w:sz="0" w:space="0" w:color="auto"/>
        <w:bottom w:val="none" w:sz="0" w:space="0" w:color="auto"/>
        <w:right w:val="none" w:sz="0" w:space="0" w:color="auto"/>
      </w:divBdr>
    </w:div>
    <w:div w:id="1391926877">
      <w:bodyDiv w:val="1"/>
      <w:marLeft w:val="0"/>
      <w:marRight w:val="0"/>
      <w:marTop w:val="0"/>
      <w:marBottom w:val="0"/>
      <w:divBdr>
        <w:top w:val="none" w:sz="0" w:space="0" w:color="auto"/>
        <w:left w:val="none" w:sz="0" w:space="0" w:color="auto"/>
        <w:bottom w:val="none" w:sz="0" w:space="0" w:color="auto"/>
        <w:right w:val="none" w:sz="0" w:space="0" w:color="auto"/>
      </w:divBdr>
      <w:divsChild>
        <w:div w:id="1406609936">
          <w:marLeft w:val="0"/>
          <w:marRight w:val="0"/>
          <w:marTop w:val="0"/>
          <w:marBottom w:val="0"/>
          <w:divBdr>
            <w:top w:val="none" w:sz="0" w:space="0" w:color="auto"/>
            <w:left w:val="none" w:sz="0" w:space="0" w:color="auto"/>
            <w:bottom w:val="none" w:sz="0" w:space="0" w:color="auto"/>
            <w:right w:val="none" w:sz="0" w:space="0" w:color="auto"/>
          </w:divBdr>
        </w:div>
        <w:div w:id="1100444275">
          <w:marLeft w:val="0"/>
          <w:marRight w:val="0"/>
          <w:marTop w:val="0"/>
          <w:marBottom w:val="0"/>
          <w:divBdr>
            <w:top w:val="none" w:sz="0" w:space="0" w:color="auto"/>
            <w:left w:val="none" w:sz="0" w:space="0" w:color="auto"/>
            <w:bottom w:val="none" w:sz="0" w:space="0" w:color="auto"/>
            <w:right w:val="none" w:sz="0" w:space="0" w:color="auto"/>
          </w:divBdr>
        </w:div>
        <w:div w:id="262494776">
          <w:marLeft w:val="0"/>
          <w:marRight w:val="0"/>
          <w:marTop w:val="0"/>
          <w:marBottom w:val="0"/>
          <w:divBdr>
            <w:top w:val="none" w:sz="0" w:space="0" w:color="auto"/>
            <w:left w:val="none" w:sz="0" w:space="0" w:color="auto"/>
            <w:bottom w:val="none" w:sz="0" w:space="0" w:color="auto"/>
            <w:right w:val="none" w:sz="0" w:space="0" w:color="auto"/>
          </w:divBdr>
        </w:div>
        <w:div w:id="620964758">
          <w:marLeft w:val="0"/>
          <w:marRight w:val="0"/>
          <w:marTop w:val="0"/>
          <w:marBottom w:val="0"/>
          <w:divBdr>
            <w:top w:val="none" w:sz="0" w:space="0" w:color="auto"/>
            <w:left w:val="none" w:sz="0" w:space="0" w:color="auto"/>
            <w:bottom w:val="none" w:sz="0" w:space="0" w:color="auto"/>
            <w:right w:val="none" w:sz="0" w:space="0" w:color="auto"/>
          </w:divBdr>
        </w:div>
        <w:div w:id="1061826753">
          <w:marLeft w:val="0"/>
          <w:marRight w:val="0"/>
          <w:marTop w:val="0"/>
          <w:marBottom w:val="0"/>
          <w:divBdr>
            <w:top w:val="none" w:sz="0" w:space="0" w:color="auto"/>
            <w:left w:val="none" w:sz="0" w:space="0" w:color="auto"/>
            <w:bottom w:val="none" w:sz="0" w:space="0" w:color="auto"/>
            <w:right w:val="none" w:sz="0" w:space="0" w:color="auto"/>
          </w:divBdr>
        </w:div>
        <w:div w:id="1439325321">
          <w:marLeft w:val="0"/>
          <w:marRight w:val="0"/>
          <w:marTop w:val="0"/>
          <w:marBottom w:val="0"/>
          <w:divBdr>
            <w:top w:val="none" w:sz="0" w:space="0" w:color="auto"/>
            <w:left w:val="none" w:sz="0" w:space="0" w:color="auto"/>
            <w:bottom w:val="none" w:sz="0" w:space="0" w:color="auto"/>
            <w:right w:val="none" w:sz="0" w:space="0" w:color="auto"/>
          </w:divBdr>
        </w:div>
        <w:div w:id="1203980879">
          <w:marLeft w:val="0"/>
          <w:marRight w:val="0"/>
          <w:marTop w:val="0"/>
          <w:marBottom w:val="0"/>
          <w:divBdr>
            <w:top w:val="none" w:sz="0" w:space="0" w:color="auto"/>
            <w:left w:val="none" w:sz="0" w:space="0" w:color="auto"/>
            <w:bottom w:val="none" w:sz="0" w:space="0" w:color="auto"/>
            <w:right w:val="none" w:sz="0" w:space="0" w:color="auto"/>
          </w:divBdr>
        </w:div>
      </w:divsChild>
    </w:div>
    <w:div w:id="1402634020">
      <w:bodyDiv w:val="1"/>
      <w:marLeft w:val="0"/>
      <w:marRight w:val="0"/>
      <w:marTop w:val="0"/>
      <w:marBottom w:val="0"/>
      <w:divBdr>
        <w:top w:val="none" w:sz="0" w:space="0" w:color="auto"/>
        <w:left w:val="none" w:sz="0" w:space="0" w:color="auto"/>
        <w:bottom w:val="none" w:sz="0" w:space="0" w:color="auto"/>
        <w:right w:val="none" w:sz="0" w:space="0" w:color="auto"/>
      </w:divBdr>
      <w:divsChild>
        <w:div w:id="1352564126">
          <w:marLeft w:val="0"/>
          <w:marRight w:val="0"/>
          <w:marTop w:val="0"/>
          <w:marBottom w:val="0"/>
          <w:divBdr>
            <w:top w:val="none" w:sz="0" w:space="0" w:color="auto"/>
            <w:left w:val="none" w:sz="0" w:space="0" w:color="auto"/>
            <w:bottom w:val="none" w:sz="0" w:space="0" w:color="auto"/>
            <w:right w:val="none" w:sz="0" w:space="0" w:color="auto"/>
          </w:divBdr>
          <w:divsChild>
            <w:div w:id="189380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060574">
      <w:bodyDiv w:val="1"/>
      <w:marLeft w:val="0"/>
      <w:marRight w:val="0"/>
      <w:marTop w:val="0"/>
      <w:marBottom w:val="0"/>
      <w:divBdr>
        <w:top w:val="none" w:sz="0" w:space="0" w:color="auto"/>
        <w:left w:val="none" w:sz="0" w:space="0" w:color="auto"/>
        <w:bottom w:val="none" w:sz="0" w:space="0" w:color="auto"/>
        <w:right w:val="none" w:sz="0" w:space="0" w:color="auto"/>
      </w:divBdr>
    </w:div>
    <w:div w:id="1408258973">
      <w:bodyDiv w:val="1"/>
      <w:marLeft w:val="0"/>
      <w:marRight w:val="0"/>
      <w:marTop w:val="0"/>
      <w:marBottom w:val="0"/>
      <w:divBdr>
        <w:top w:val="none" w:sz="0" w:space="0" w:color="auto"/>
        <w:left w:val="none" w:sz="0" w:space="0" w:color="auto"/>
        <w:bottom w:val="none" w:sz="0" w:space="0" w:color="auto"/>
        <w:right w:val="none" w:sz="0" w:space="0" w:color="auto"/>
      </w:divBdr>
    </w:div>
    <w:div w:id="1414165580">
      <w:bodyDiv w:val="1"/>
      <w:marLeft w:val="0"/>
      <w:marRight w:val="0"/>
      <w:marTop w:val="0"/>
      <w:marBottom w:val="0"/>
      <w:divBdr>
        <w:top w:val="none" w:sz="0" w:space="0" w:color="auto"/>
        <w:left w:val="none" w:sz="0" w:space="0" w:color="auto"/>
        <w:bottom w:val="none" w:sz="0" w:space="0" w:color="auto"/>
        <w:right w:val="none" w:sz="0" w:space="0" w:color="auto"/>
      </w:divBdr>
      <w:divsChild>
        <w:div w:id="944385716">
          <w:marLeft w:val="0"/>
          <w:marRight w:val="0"/>
          <w:marTop w:val="0"/>
          <w:marBottom w:val="0"/>
          <w:divBdr>
            <w:top w:val="none" w:sz="0" w:space="0" w:color="auto"/>
            <w:left w:val="none" w:sz="0" w:space="0" w:color="auto"/>
            <w:bottom w:val="none" w:sz="0" w:space="0" w:color="auto"/>
            <w:right w:val="none" w:sz="0" w:space="0" w:color="auto"/>
          </w:divBdr>
          <w:divsChild>
            <w:div w:id="94916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41228">
      <w:bodyDiv w:val="1"/>
      <w:marLeft w:val="0"/>
      <w:marRight w:val="0"/>
      <w:marTop w:val="0"/>
      <w:marBottom w:val="0"/>
      <w:divBdr>
        <w:top w:val="none" w:sz="0" w:space="0" w:color="auto"/>
        <w:left w:val="none" w:sz="0" w:space="0" w:color="auto"/>
        <w:bottom w:val="none" w:sz="0" w:space="0" w:color="auto"/>
        <w:right w:val="none" w:sz="0" w:space="0" w:color="auto"/>
      </w:divBdr>
    </w:div>
    <w:div w:id="1427924633">
      <w:bodyDiv w:val="1"/>
      <w:marLeft w:val="0"/>
      <w:marRight w:val="0"/>
      <w:marTop w:val="0"/>
      <w:marBottom w:val="0"/>
      <w:divBdr>
        <w:top w:val="none" w:sz="0" w:space="0" w:color="auto"/>
        <w:left w:val="none" w:sz="0" w:space="0" w:color="auto"/>
        <w:bottom w:val="none" w:sz="0" w:space="0" w:color="auto"/>
        <w:right w:val="none" w:sz="0" w:space="0" w:color="auto"/>
      </w:divBdr>
    </w:div>
    <w:div w:id="1438477806">
      <w:bodyDiv w:val="1"/>
      <w:marLeft w:val="0"/>
      <w:marRight w:val="0"/>
      <w:marTop w:val="0"/>
      <w:marBottom w:val="0"/>
      <w:divBdr>
        <w:top w:val="none" w:sz="0" w:space="0" w:color="auto"/>
        <w:left w:val="none" w:sz="0" w:space="0" w:color="auto"/>
        <w:bottom w:val="none" w:sz="0" w:space="0" w:color="auto"/>
        <w:right w:val="none" w:sz="0" w:space="0" w:color="auto"/>
      </w:divBdr>
    </w:div>
    <w:div w:id="1460877247">
      <w:bodyDiv w:val="1"/>
      <w:marLeft w:val="0"/>
      <w:marRight w:val="0"/>
      <w:marTop w:val="0"/>
      <w:marBottom w:val="0"/>
      <w:divBdr>
        <w:top w:val="none" w:sz="0" w:space="0" w:color="auto"/>
        <w:left w:val="none" w:sz="0" w:space="0" w:color="auto"/>
        <w:bottom w:val="none" w:sz="0" w:space="0" w:color="auto"/>
        <w:right w:val="none" w:sz="0" w:space="0" w:color="auto"/>
      </w:divBdr>
    </w:div>
    <w:div w:id="1472014390">
      <w:bodyDiv w:val="1"/>
      <w:marLeft w:val="0"/>
      <w:marRight w:val="0"/>
      <w:marTop w:val="0"/>
      <w:marBottom w:val="0"/>
      <w:divBdr>
        <w:top w:val="none" w:sz="0" w:space="0" w:color="auto"/>
        <w:left w:val="none" w:sz="0" w:space="0" w:color="auto"/>
        <w:bottom w:val="none" w:sz="0" w:space="0" w:color="auto"/>
        <w:right w:val="none" w:sz="0" w:space="0" w:color="auto"/>
      </w:divBdr>
    </w:div>
    <w:div w:id="1496189107">
      <w:bodyDiv w:val="1"/>
      <w:marLeft w:val="0"/>
      <w:marRight w:val="0"/>
      <w:marTop w:val="0"/>
      <w:marBottom w:val="0"/>
      <w:divBdr>
        <w:top w:val="none" w:sz="0" w:space="0" w:color="auto"/>
        <w:left w:val="none" w:sz="0" w:space="0" w:color="auto"/>
        <w:bottom w:val="none" w:sz="0" w:space="0" w:color="auto"/>
        <w:right w:val="none" w:sz="0" w:space="0" w:color="auto"/>
      </w:divBdr>
    </w:div>
    <w:div w:id="1501118368">
      <w:bodyDiv w:val="1"/>
      <w:marLeft w:val="0"/>
      <w:marRight w:val="0"/>
      <w:marTop w:val="0"/>
      <w:marBottom w:val="0"/>
      <w:divBdr>
        <w:top w:val="none" w:sz="0" w:space="0" w:color="auto"/>
        <w:left w:val="none" w:sz="0" w:space="0" w:color="auto"/>
        <w:bottom w:val="none" w:sz="0" w:space="0" w:color="auto"/>
        <w:right w:val="none" w:sz="0" w:space="0" w:color="auto"/>
      </w:divBdr>
      <w:divsChild>
        <w:div w:id="2091271472">
          <w:marLeft w:val="0"/>
          <w:marRight w:val="0"/>
          <w:marTop w:val="0"/>
          <w:marBottom w:val="0"/>
          <w:divBdr>
            <w:top w:val="none" w:sz="0" w:space="0" w:color="auto"/>
            <w:left w:val="none" w:sz="0" w:space="0" w:color="auto"/>
            <w:bottom w:val="none" w:sz="0" w:space="0" w:color="auto"/>
            <w:right w:val="none" w:sz="0" w:space="0" w:color="auto"/>
          </w:divBdr>
          <w:divsChild>
            <w:div w:id="148655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70438">
      <w:bodyDiv w:val="1"/>
      <w:marLeft w:val="0"/>
      <w:marRight w:val="0"/>
      <w:marTop w:val="0"/>
      <w:marBottom w:val="0"/>
      <w:divBdr>
        <w:top w:val="none" w:sz="0" w:space="0" w:color="auto"/>
        <w:left w:val="none" w:sz="0" w:space="0" w:color="auto"/>
        <w:bottom w:val="none" w:sz="0" w:space="0" w:color="auto"/>
        <w:right w:val="none" w:sz="0" w:space="0" w:color="auto"/>
      </w:divBdr>
    </w:div>
    <w:div w:id="1524977857">
      <w:bodyDiv w:val="1"/>
      <w:marLeft w:val="0"/>
      <w:marRight w:val="0"/>
      <w:marTop w:val="0"/>
      <w:marBottom w:val="0"/>
      <w:divBdr>
        <w:top w:val="none" w:sz="0" w:space="0" w:color="auto"/>
        <w:left w:val="none" w:sz="0" w:space="0" w:color="auto"/>
        <w:bottom w:val="none" w:sz="0" w:space="0" w:color="auto"/>
        <w:right w:val="none" w:sz="0" w:space="0" w:color="auto"/>
      </w:divBdr>
      <w:divsChild>
        <w:div w:id="1568882373">
          <w:marLeft w:val="0"/>
          <w:marRight w:val="0"/>
          <w:marTop w:val="0"/>
          <w:marBottom w:val="0"/>
          <w:divBdr>
            <w:top w:val="none" w:sz="0" w:space="0" w:color="auto"/>
            <w:left w:val="none" w:sz="0" w:space="0" w:color="auto"/>
            <w:bottom w:val="none" w:sz="0" w:space="0" w:color="auto"/>
            <w:right w:val="none" w:sz="0" w:space="0" w:color="auto"/>
          </w:divBdr>
          <w:divsChild>
            <w:div w:id="118963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110692">
      <w:bodyDiv w:val="1"/>
      <w:marLeft w:val="0"/>
      <w:marRight w:val="0"/>
      <w:marTop w:val="0"/>
      <w:marBottom w:val="0"/>
      <w:divBdr>
        <w:top w:val="none" w:sz="0" w:space="0" w:color="auto"/>
        <w:left w:val="none" w:sz="0" w:space="0" w:color="auto"/>
        <w:bottom w:val="none" w:sz="0" w:space="0" w:color="auto"/>
        <w:right w:val="none" w:sz="0" w:space="0" w:color="auto"/>
      </w:divBdr>
    </w:div>
    <w:div w:id="1551965462">
      <w:bodyDiv w:val="1"/>
      <w:marLeft w:val="0"/>
      <w:marRight w:val="0"/>
      <w:marTop w:val="0"/>
      <w:marBottom w:val="0"/>
      <w:divBdr>
        <w:top w:val="none" w:sz="0" w:space="0" w:color="auto"/>
        <w:left w:val="none" w:sz="0" w:space="0" w:color="auto"/>
        <w:bottom w:val="none" w:sz="0" w:space="0" w:color="auto"/>
        <w:right w:val="none" w:sz="0" w:space="0" w:color="auto"/>
      </w:divBdr>
    </w:div>
    <w:div w:id="1558543007">
      <w:bodyDiv w:val="1"/>
      <w:marLeft w:val="0"/>
      <w:marRight w:val="0"/>
      <w:marTop w:val="0"/>
      <w:marBottom w:val="0"/>
      <w:divBdr>
        <w:top w:val="none" w:sz="0" w:space="0" w:color="auto"/>
        <w:left w:val="none" w:sz="0" w:space="0" w:color="auto"/>
        <w:bottom w:val="none" w:sz="0" w:space="0" w:color="auto"/>
        <w:right w:val="none" w:sz="0" w:space="0" w:color="auto"/>
      </w:divBdr>
      <w:divsChild>
        <w:div w:id="249587942">
          <w:marLeft w:val="0"/>
          <w:marRight w:val="0"/>
          <w:marTop w:val="0"/>
          <w:marBottom w:val="0"/>
          <w:divBdr>
            <w:top w:val="none" w:sz="0" w:space="0" w:color="auto"/>
            <w:left w:val="none" w:sz="0" w:space="0" w:color="auto"/>
            <w:bottom w:val="none" w:sz="0" w:space="0" w:color="auto"/>
            <w:right w:val="none" w:sz="0" w:space="0" w:color="auto"/>
          </w:divBdr>
          <w:divsChild>
            <w:div w:id="61259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733094">
      <w:bodyDiv w:val="1"/>
      <w:marLeft w:val="0"/>
      <w:marRight w:val="0"/>
      <w:marTop w:val="0"/>
      <w:marBottom w:val="0"/>
      <w:divBdr>
        <w:top w:val="none" w:sz="0" w:space="0" w:color="auto"/>
        <w:left w:val="none" w:sz="0" w:space="0" w:color="auto"/>
        <w:bottom w:val="none" w:sz="0" w:space="0" w:color="auto"/>
        <w:right w:val="none" w:sz="0" w:space="0" w:color="auto"/>
      </w:divBdr>
    </w:div>
    <w:div w:id="1600333679">
      <w:bodyDiv w:val="1"/>
      <w:marLeft w:val="0"/>
      <w:marRight w:val="0"/>
      <w:marTop w:val="0"/>
      <w:marBottom w:val="0"/>
      <w:divBdr>
        <w:top w:val="none" w:sz="0" w:space="0" w:color="auto"/>
        <w:left w:val="none" w:sz="0" w:space="0" w:color="auto"/>
        <w:bottom w:val="none" w:sz="0" w:space="0" w:color="auto"/>
        <w:right w:val="none" w:sz="0" w:space="0" w:color="auto"/>
      </w:divBdr>
      <w:divsChild>
        <w:div w:id="1182667512">
          <w:marLeft w:val="0"/>
          <w:marRight w:val="0"/>
          <w:marTop w:val="0"/>
          <w:marBottom w:val="0"/>
          <w:divBdr>
            <w:top w:val="none" w:sz="0" w:space="0" w:color="auto"/>
            <w:left w:val="none" w:sz="0" w:space="0" w:color="auto"/>
            <w:bottom w:val="none" w:sz="0" w:space="0" w:color="auto"/>
            <w:right w:val="none" w:sz="0" w:space="0" w:color="auto"/>
          </w:divBdr>
          <w:divsChild>
            <w:div w:id="147726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703680">
      <w:bodyDiv w:val="1"/>
      <w:marLeft w:val="0"/>
      <w:marRight w:val="0"/>
      <w:marTop w:val="0"/>
      <w:marBottom w:val="0"/>
      <w:divBdr>
        <w:top w:val="none" w:sz="0" w:space="0" w:color="auto"/>
        <w:left w:val="none" w:sz="0" w:space="0" w:color="auto"/>
        <w:bottom w:val="none" w:sz="0" w:space="0" w:color="auto"/>
        <w:right w:val="none" w:sz="0" w:space="0" w:color="auto"/>
      </w:divBdr>
    </w:div>
    <w:div w:id="1611233143">
      <w:bodyDiv w:val="1"/>
      <w:marLeft w:val="0"/>
      <w:marRight w:val="0"/>
      <w:marTop w:val="0"/>
      <w:marBottom w:val="0"/>
      <w:divBdr>
        <w:top w:val="none" w:sz="0" w:space="0" w:color="auto"/>
        <w:left w:val="none" w:sz="0" w:space="0" w:color="auto"/>
        <w:bottom w:val="none" w:sz="0" w:space="0" w:color="auto"/>
        <w:right w:val="none" w:sz="0" w:space="0" w:color="auto"/>
      </w:divBdr>
    </w:div>
    <w:div w:id="1613245036">
      <w:bodyDiv w:val="1"/>
      <w:marLeft w:val="0"/>
      <w:marRight w:val="0"/>
      <w:marTop w:val="0"/>
      <w:marBottom w:val="0"/>
      <w:divBdr>
        <w:top w:val="none" w:sz="0" w:space="0" w:color="auto"/>
        <w:left w:val="none" w:sz="0" w:space="0" w:color="auto"/>
        <w:bottom w:val="none" w:sz="0" w:space="0" w:color="auto"/>
        <w:right w:val="none" w:sz="0" w:space="0" w:color="auto"/>
      </w:divBdr>
    </w:div>
    <w:div w:id="1627006049">
      <w:bodyDiv w:val="1"/>
      <w:marLeft w:val="0"/>
      <w:marRight w:val="0"/>
      <w:marTop w:val="0"/>
      <w:marBottom w:val="0"/>
      <w:divBdr>
        <w:top w:val="none" w:sz="0" w:space="0" w:color="auto"/>
        <w:left w:val="none" w:sz="0" w:space="0" w:color="auto"/>
        <w:bottom w:val="none" w:sz="0" w:space="0" w:color="auto"/>
        <w:right w:val="none" w:sz="0" w:space="0" w:color="auto"/>
      </w:divBdr>
    </w:div>
    <w:div w:id="1628268546">
      <w:bodyDiv w:val="1"/>
      <w:marLeft w:val="0"/>
      <w:marRight w:val="0"/>
      <w:marTop w:val="0"/>
      <w:marBottom w:val="0"/>
      <w:divBdr>
        <w:top w:val="none" w:sz="0" w:space="0" w:color="auto"/>
        <w:left w:val="none" w:sz="0" w:space="0" w:color="auto"/>
        <w:bottom w:val="none" w:sz="0" w:space="0" w:color="auto"/>
        <w:right w:val="none" w:sz="0" w:space="0" w:color="auto"/>
      </w:divBdr>
    </w:div>
    <w:div w:id="1631745384">
      <w:bodyDiv w:val="1"/>
      <w:marLeft w:val="0"/>
      <w:marRight w:val="0"/>
      <w:marTop w:val="0"/>
      <w:marBottom w:val="0"/>
      <w:divBdr>
        <w:top w:val="none" w:sz="0" w:space="0" w:color="auto"/>
        <w:left w:val="none" w:sz="0" w:space="0" w:color="auto"/>
        <w:bottom w:val="none" w:sz="0" w:space="0" w:color="auto"/>
        <w:right w:val="none" w:sz="0" w:space="0" w:color="auto"/>
      </w:divBdr>
    </w:div>
    <w:div w:id="1645429673">
      <w:bodyDiv w:val="1"/>
      <w:marLeft w:val="0"/>
      <w:marRight w:val="0"/>
      <w:marTop w:val="0"/>
      <w:marBottom w:val="0"/>
      <w:divBdr>
        <w:top w:val="none" w:sz="0" w:space="0" w:color="auto"/>
        <w:left w:val="none" w:sz="0" w:space="0" w:color="auto"/>
        <w:bottom w:val="none" w:sz="0" w:space="0" w:color="auto"/>
        <w:right w:val="none" w:sz="0" w:space="0" w:color="auto"/>
      </w:divBdr>
    </w:div>
    <w:div w:id="1647314235">
      <w:bodyDiv w:val="1"/>
      <w:marLeft w:val="0"/>
      <w:marRight w:val="0"/>
      <w:marTop w:val="0"/>
      <w:marBottom w:val="0"/>
      <w:divBdr>
        <w:top w:val="none" w:sz="0" w:space="0" w:color="auto"/>
        <w:left w:val="none" w:sz="0" w:space="0" w:color="auto"/>
        <w:bottom w:val="none" w:sz="0" w:space="0" w:color="auto"/>
        <w:right w:val="none" w:sz="0" w:space="0" w:color="auto"/>
      </w:divBdr>
      <w:divsChild>
        <w:div w:id="1714429274">
          <w:marLeft w:val="0"/>
          <w:marRight w:val="0"/>
          <w:marTop w:val="0"/>
          <w:marBottom w:val="0"/>
          <w:divBdr>
            <w:top w:val="none" w:sz="0" w:space="0" w:color="auto"/>
            <w:left w:val="none" w:sz="0" w:space="0" w:color="auto"/>
            <w:bottom w:val="none" w:sz="0" w:space="0" w:color="auto"/>
            <w:right w:val="none" w:sz="0" w:space="0" w:color="auto"/>
          </w:divBdr>
          <w:divsChild>
            <w:div w:id="102474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33469">
      <w:bodyDiv w:val="1"/>
      <w:marLeft w:val="0"/>
      <w:marRight w:val="0"/>
      <w:marTop w:val="0"/>
      <w:marBottom w:val="0"/>
      <w:divBdr>
        <w:top w:val="none" w:sz="0" w:space="0" w:color="auto"/>
        <w:left w:val="none" w:sz="0" w:space="0" w:color="auto"/>
        <w:bottom w:val="none" w:sz="0" w:space="0" w:color="auto"/>
        <w:right w:val="none" w:sz="0" w:space="0" w:color="auto"/>
      </w:divBdr>
    </w:div>
    <w:div w:id="1654142376">
      <w:bodyDiv w:val="1"/>
      <w:marLeft w:val="0"/>
      <w:marRight w:val="0"/>
      <w:marTop w:val="0"/>
      <w:marBottom w:val="0"/>
      <w:divBdr>
        <w:top w:val="none" w:sz="0" w:space="0" w:color="auto"/>
        <w:left w:val="none" w:sz="0" w:space="0" w:color="auto"/>
        <w:bottom w:val="none" w:sz="0" w:space="0" w:color="auto"/>
        <w:right w:val="none" w:sz="0" w:space="0" w:color="auto"/>
      </w:divBdr>
      <w:divsChild>
        <w:div w:id="697701955">
          <w:marLeft w:val="0"/>
          <w:marRight w:val="0"/>
          <w:marTop w:val="0"/>
          <w:marBottom w:val="0"/>
          <w:divBdr>
            <w:top w:val="none" w:sz="0" w:space="0" w:color="auto"/>
            <w:left w:val="none" w:sz="0" w:space="0" w:color="auto"/>
            <w:bottom w:val="none" w:sz="0" w:space="0" w:color="auto"/>
            <w:right w:val="none" w:sz="0" w:space="0" w:color="auto"/>
          </w:divBdr>
          <w:divsChild>
            <w:div w:id="1210144368">
              <w:marLeft w:val="0"/>
              <w:marRight w:val="0"/>
              <w:marTop w:val="0"/>
              <w:marBottom w:val="0"/>
              <w:divBdr>
                <w:top w:val="none" w:sz="0" w:space="0" w:color="auto"/>
                <w:left w:val="none" w:sz="0" w:space="0" w:color="auto"/>
                <w:bottom w:val="none" w:sz="0" w:space="0" w:color="auto"/>
                <w:right w:val="none" w:sz="0" w:space="0" w:color="auto"/>
              </w:divBdr>
            </w:div>
          </w:divsChild>
        </w:div>
        <w:div w:id="1592083218">
          <w:marLeft w:val="0"/>
          <w:marRight w:val="0"/>
          <w:marTop w:val="0"/>
          <w:marBottom w:val="0"/>
          <w:divBdr>
            <w:top w:val="none" w:sz="0" w:space="0" w:color="auto"/>
            <w:left w:val="none" w:sz="0" w:space="0" w:color="auto"/>
            <w:bottom w:val="none" w:sz="0" w:space="0" w:color="auto"/>
            <w:right w:val="none" w:sz="0" w:space="0" w:color="auto"/>
          </w:divBdr>
          <w:divsChild>
            <w:div w:id="23941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413777">
      <w:bodyDiv w:val="1"/>
      <w:marLeft w:val="0"/>
      <w:marRight w:val="0"/>
      <w:marTop w:val="0"/>
      <w:marBottom w:val="0"/>
      <w:divBdr>
        <w:top w:val="none" w:sz="0" w:space="0" w:color="auto"/>
        <w:left w:val="none" w:sz="0" w:space="0" w:color="auto"/>
        <w:bottom w:val="none" w:sz="0" w:space="0" w:color="auto"/>
        <w:right w:val="none" w:sz="0" w:space="0" w:color="auto"/>
      </w:divBdr>
    </w:div>
    <w:div w:id="1667980551">
      <w:bodyDiv w:val="1"/>
      <w:marLeft w:val="0"/>
      <w:marRight w:val="0"/>
      <w:marTop w:val="0"/>
      <w:marBottom w:val="0"/>
      <w:divBdr>
        <w:top w:val="none" w:sz="0" w:space="0" w:color="auto"/>
        <w:left w:val="none" w:sz="0" w:space="0" w:color="auto"/>
        <w:bottom w:val="none" w:sz="0" w:space="0" w:color="auto"/>
        <w:right w:val="none" w:sz="0" w:space="0" w:color="auto"/>
      </w:divBdr>
      <w:divsChild>
        <w:div w:id="20095977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8966931">
      <w:bodyDiv w:val="1"/>
      <w:marLeft w:val="0"/>
      <w:marRight w:val="0"/>
      <w:marTop w:val="0"/>
      <w:marBottom w:val="0"/>
      <w:divBdr>
        <w:top w:val="none" w:sz="0" w:space="0" w:color="auto"/>
        <w:left w:val="none" w:sz="0" w:space="0" w:color="auto"/>
        <w:bottom w:val="none" w:sz="0" w:space="0" w:color="auto"/>
        <w:right w:val="none" w:sz="0" w:space="0" w:color="auto"/>
      </w:divBdr>
    </w:div>
    <w:div w:id="1690718495">
      <w:bodyDiv w:val="1"/>
      <w:marLeft w:val="0"/>
      <w:marRight w:val="0"/>
      <w:marTop w:val="0"/>
      <w:marBottom w:val="0"/>
      <w:divBdr>
        <w:top w:val="none" w:sz="0" w:space="0" w:color="auto"/>
        <w:left w:val="none" w:sz="0" w:space="0" w:color="auto"/>
        <w:bottom w:val="none" w:sz="0" w:space="0" w:color="auto"/>
        <w:right w:val="none" w:sz="0" w:space="0" w:color="auto"/>
      </w:divBdr>
    </w:div>
    <w:div w:id="1696999995">
      <w:bodyDiv w:val="1"/>
      <w:marLeft w:val="0"/>
      <w:marRight w:val="0"/>
      <w:marTop w:val="0"/>
      <w:marBottom w:val="0"/>
      <w:divBdr>
        <w:top w:val="none" w:sz="0" w:space="0" w:color="auto"/>
        <w:left w:val="none" w:sz="0" w:space="0" w:color="auto"/>
        <w:bottom w:val="none" w:sz="0" w:space="0" w:color="auto"/>
        <w:right w:val="none" w:sz="0" w:space="0" w:color="auto"/>
      </w:divBdr>
      <w:divsChild>
        <w:div w:id="1776360613">
          <w:marLeft w:val="0"/>
          <w:marRight w:val="0"/>
          <w:marTop w:val="0"/>
          <w:marBottom w:val="0"/>
          <w:divBdr>
            <w:top w:val="none" w:sz="0" w:space="0" w:color="auto"/>
            <w:left w:val="none" w:sz="0" w:space="0" w:color="auto"/>
            <w:bottom w:val="none" w:sz="0" w:space="0" w:color="auto"/>
            <w:right w:val="none" w:sz="0" w:space="0" w:color="auto"/>
          </w:divBdr>
          <w:divsChild>
            <w:div w:id="1535540285">
              <w:marLeft w:val="0"/>
              <w:marRight w:val="0"/>
              <w:marTop w:val="0"/>
              <w:marBottom w:val="0"/>
              <w:divBdr>
                <w:top w:val="none" w:sz="0" w:space="0" w:color="auto"/>
                <w:left w:val="none" w:sz="0" w:space="0" w:color="auto"/>
                <w:bottom w:val="none" w:sz="0" w:space="0" w:color="auto"/>
                <w:right w:val="none" w:sz="0" w:space="0" w:color="auto"/>
              </w:divBdr>
            </w:div>
          </w:divsChild>
        </w:div>
        <w:div w:id="1243874682">
          <w:marLeft w:val="0"/>
          <w:marRight w:val="0"/>
          <w:marTop w:val="0"/>
          <w:marBottom w:val="0"/>
          <w:divBdr>
            <w:top w:val="none" w:sz="0" w:space="0" w:color="auto"/>
            <w:left w:val="none" w:sz="0" w:space="0" w:color="auto"/>
            <w:bottom w:val="none" w:sz="0" w:space="0" w:color="auto"/>
            <w:right w:val="none" w:sz="0" w:space="0" w:color="auto"/>
          </w:divBdr>
          <w:divsChild>
            <w:div w:id="626353181">
              <w:marLeft w:val="0"/>
              <w:marRight w:val="0"/>
              <w:marTop w:val="0"/>
              <w:marBottom w:val="0"/>
              <w:divBdr>
                <w:top w:val="none" w:sz="0" w:space="0" w:color="auto"/>
                <w:left w:val="none" w:sz="0" w:space="0" w:color="auto"/>
                <w:bottom w:val="none" w:sz="0" w:space="0" w:color="auto"/>
                <w:right w:val="none" w:sz="0" w:space="0" w:color="auto"/>
              </w:divBdr>
            </w:div>
          </w:divsChild>
        </w:div>
        <w:div w:id="889728403">
          <w:marLeft w:val="0"/>
          <w:marRight w:val="0"/>
          <w:marTop w:val="0"/>
          <w:marBottom w:val="0"/>
          <w:divBdr>
            <w:top w:val="none" w:sz="0" w:space="0" w:color="auto"/>
            <w:left w:val="none" w:sz="0" w:space="0" w:color="auto"/>
            <w:bottom w:val="none" w:sz="0" w:space="0" w:color="auto"/>
            <w:right w:val="none" w:sz="0" w:space="0" w:color="auto"/>
          </w:divBdr>
          <w:divsChild>
            <w:div w:id="1943609281">
              <w:marLeft w:val="0"/>
              <w:marRight w:val="0"/>
              <w:marTop w:val="0"/>
              <w:marBottom w:val="0"/>
              <w:divBdr>
                <w:top w:val="none" w:sz="0" w:space="0" w:color="auto"/>
                <w:left w:val="none" w:sz="0" w:space="0" w:color="auto"/>
                <w:bottom w:val="none" w:sz="0" w:space="0" w:color="auto"/>
                <w:right w:val="none" w:sz="0" w:space="0" w:color="auto"/>
              </w:divBdr>
            </w:div>
          </w:divsChild>
        </w:div>
        <w:div w:id="1111819020">
          <w:marLeft w:val="0"/>
          <w:marRight w:val="0"/>
          <w:marTop w:val="0"/>
          <w:marBottom w:val="0"/>
          <w:divBdr>
            <w:top w:val="none" w:sz="0" w:space="0" w:color="auto"/>
            <w:left w:val="none" w:sz="0" w:space="0" w:color="auto"/>
            <w:bottom w:val="none" w:sz="0" w:space="0" w:color="auto"/>
            <w:right w:val="none" w:sz="0" w:space="0" w:color="auto"/>
          </w:divBdr>
          <w:divsChild>
            <w:div w:id="51684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817504">
      <w:bodyDiv w:val="1"/>
      <w:marLeft w:val="0"/>
      <w:marRight w:val="0"/>
      <w:marTop w:val="0"/>
      <w:marBottom w:val="0"/>
      <w:divBdr>
        <w:top w:val="none" w:sz="0" w:space="0" w:color="auto"/>
        <w:left w:val="none" w:sz="0" w:space="0" w:color="auto"/>
        <w:bottom w:val="none" w:sz="0" w:space="0" w:color="auto"/>
        <w:right w:val="none" w:sz="0" w:space="0" w:color="auto"/>
      </w:divBdr>
      <w:divsChild>
        <w:div w:id="15936232">
          <w:marLeft w:val="0"/>
          <w:marRight w:val="0"/>
          <w:marTop w:val="0"/>
          <w:marBottom w:val="0"/>
          <w:divBdr>
            <w:top w:val="none" w:sz="0" w:space="0" w:color="auto"/>
            <w:left w:val="none" w:sz="0" w:space="0" w:color="auto"/>
            <w:bottom w:val="none" w:sz="0" w:space="0" w:color="auto"/>
            <w:right w:val="none" w:sz="0" w:space="0" w:color="auto"/>
          </w:divBdr>
          <w:divsChild>
            <w:div w:id="53859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639863">
      <w:bodyDiv w:val="1"/>
      <w:marLeft w:val="0"/>
      <w:marRight w:val="0"/>
      <w:marTop w:val="0"/>
      <w:marBottom w:val="0"/>
      <w:divBdr>
        <w:top w:val="none" w:sz="0" w:space="0" w:color="auto"/>
        <w:left w:val="none" w:sz="0" w:space="0" w:color="auto"/>
        <w:bottom w:val="none" w:sz="0" w:space="0" w:color="auto"/>
        <w:right w:val="none" w:sz="0" w:space="0" w:color="auto"/>
      </w:divBdr>
    </w:div>
    <w:div w:id="1748183783">
      <w:bodyDiv w:val="1"/>
      <w:marLeft w:val="0"/>
      <w:marRight w:val="0"/>
      <w:marTop w:val="0"/>
      <w:marBottom w:val="0"/>
      <w:divBdr>
        <w:top w:val="none" w:sz="0" w:space="0" w:color="auto"/>
        <w:left w:val="none" w:sz="0" w:space="0" w:color="auto"/>
        <w:bottom w:val="none" w:sz="0" w:space="0" w:color="auto"/>
        <w:right w:val="none" w:sz="0" w:space="0" w:color="auto"/>
      </w:divBdr>
      <w:divsChild>
        <w:div w:id="1273245808">
          <w:marLeft w:val="0"/>
          <w:marRight w:val="0"/>
          <w:marTop w:val="0"/>
          <w:marBottom w:val="0"/>
          <w:divBdr>
            <w:top w:val="none" w:sz="0" w:space="0" w:color="auto"/>
            <w:left w:val="none" w:sz="0" w:space="0" w:color="auto"/>
            <w:bottom w:val="none" w:sz="0" w:space="0" w:color="auto"/>
            <w:right w:val="none" w:sz="0" w:space="0" w:color="auto"/>
          </w:divBdr>
          <w:divsChild>
            <w:div w:id="20140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767425">
      <w:bodyDiv w:val="1"/>
      <w:marLeft w:val="0"/>
      <w:marRight w:val="0"/>
      <w:marTop w:val="0"/>
      <w:marBottom w:val="0"/>
      <w:divBdr>
        <w:top w:val="none" w:sz="0" w:space="0" w:color="auto"/>
        <w:left w:val="none" w:sz="0" w:space="0" w:color="auto"/>
        <w:bottom w:val="none" w:sz="0" w:space="0" w:color="auto"/>
        <w:right w:val="none" w:sz="0" w:space="0" w:color="auto"/>
      </w:divBdr>
    </w:div>
    <w:div w:id="1761635025">
      <w:bodyDiv w:val="1"/>
      <w:marLeft w:val="0"/>
      <w:marRight w:val="0"/>
      <w:marTop w:val="0"/>
      <w:marBottom w:val="0"/>
      <w:divBdr>
        <w:top w:val="none" w:sz="0" w:space="0" w:color="auto"/>
        <w:left w:val="none" w:sz="0" w:space="0" w:color="auto"/>
        <w:bottom w:val="none" w:sz="0" w:space="0" w:color="auto"/>
        <w:right w:val="none" w:sz="0" w:space="0" w:color="auto"/>
      </w:divBdr>
    </w:div>
    <w:div w:id="1784693478">
      <w:bodyDiv w:val="1"/>
      <w:marLeft w:val="0"/>
      <w:marRight w:val="0"/>
      <w:marTop w:val="0"/>
      <w:marBottom w:val="0"/>
      <w:divBdr>
        <w:top w:val="none" w:sz="0" w:space="0" w:color="auto"/>
        <w:left w:val="none" w:sz="0" w:space="0" w:color="auto"/>
        <w:bottom w:val="none" w:sz="0" w:space="0" w:color="auto"/>
        <w:right w:val="none" w:sz="0" w:space="0" w:color="auto"/>
      </w:divBdr>
    </w:div>
    <w:div w:id="1786344709">
      <w:bodyDiv w:val="1"/>
      <w:marLeft w:val="0"/>
      <w:marRight w:val="0"/>
      <w:marTop w:val="0"/>
      <w:marBottom w:val="0"/>
      <w:divBdr>
        <w:top w:val="none" w:sz="0" w:space="0" w:color="auto"/>
        <w:left w:val="none" w:sz="0" w:space="0" w:color="auto"/>
        <w:bottom w:val="none" w:sz="0" w:space="0" w:color="auto"/>
        <w:right w:val="none" w:sz="0" w:space="0" w:color="auto"/>
      </w:divBdr>
    </w:div>
    <w:div w:id="1788040325">
      <w:bodyDiv w:val="1"/>
      <w:marLeft w:val="0"/>
      <w:marRight w:val="0"/>
      <w:marTop w:val="0"/>
      <w:marBottom w:val="0"/>
      <w:divBdr>
        <w:top w:val="none" w:sz="0" w:space="0" w:color="auto"/>
        <w:left w:val="none" w:sz="0" w:space="0" w:color="auto"/>
        <w:bottom w:val="none" w:sz="0" w:space="0" w:color="auto"/>
        <w:right w:val="none" w:sz="0" w:space="0" w:color="auto"/>
      </w:divBdr>
    </w:div>
    <w:div w:id="1789154237">
      <w:bodyDiv w:val="1"/>
      <w:marLeft w:val="0"/>
      <w:marRight w:val="0"/>
      <w:marTop w:val="0"/>
      <w:marBottom w:val="0"/>
      <w:divBdr>
        <w:top w:val="none" w:sz="0" w:space="0" w:color="auto"/>
        <w:left w:val="none" w:sz="0" w:space="0" w:color="auto"/>
        <w:bottom w:val="none" w:sz="0" w:space="0" w:color="auto"/>
        <w:right w:val="none" w:sz="0" w:space="0" w:color="auto"/>
      </w:divBdr>
    </w:div>
    <w:div w:id="1797068048">
      <w:bodyDiv w:val="1"/>
      <w:marLeft w:val="0"/>
      <w:marRight w:val="0"/>
      <w:marTop w:val="0"/>
      <w:marBottom w:val="0"/>
      <w:divBdr>
        <w:top w:val="none" w:sz="0" w:space="0" w:color="auto"/>
        <w:left w:val="none" w:sz="0" w:space="0" w:color="auto"/>
        <w:bottom w:val="none" w:sz="0" w:space="0" w:color="auto"/>
        <w:right w:val="none" w:sz="0" w:space="0" w:color="auto"/>
      </w:divBdr>
    </w:div>
    <w:div w:id="1812669576">
      <w:bodyDiv w:val="1"/>
      <w:marLeft w:val="0"/>
      <w:marRight w:val="0"/>
      <w:marTop w:val="0"/>
      <w:marBottom w:val="0"/>
      <w:divBdr>
        <w:top w:val="none" w:sz="0" w:space="0" w:color="auto"/>
        <w:left w:val="none" w:sz="0" w:space="0" w:color="auto"/>
        <w:bottom w:val="none" w:sz="0" w:space="0" w:color="auto"/>
        <w:right w:val="none" w:sz="0" w:space="0" w:color="auto"/>
      </w:divBdr>
    </w:div>
    <w:div w:id="1824932605">
      <w:bodyDiv w:val="1"/>
      <w:marLeft w:val="0"/>
      <w:marRight w:val="0"/>
      <w:marTop w:val="0"/>
      <w:marBottom w:val="0"/>
      <w:divBdr>
        <w:top w:val="none" w:sz="0" w:space="0" w:color="auto"/>
        <w:left w:val="none" w:sz="0" w:space="0" w:color="auto"/>
        <w:bottom w:val="none" w:sz="0" w:space="0" w:color="auto"/>
        <w:right w:val="none" w:sz="0" w:space="0" w:color="auto"/>
      </w:divBdr>
      <w:divsChild>
        <w:div w:id="1929580460">
          <w:marLeft w:val="0"/>
          <w:marRight w:val="0"/>
          <w:marTop w:val="0"/>
          <w:marBottom w:val="0"/>
          <w:divBdr>
            <w:top w:val="none" w:sz="0" w:space="0" w:color="auto"/>
            <w:left w:val="none" w:sz="0" w:space="0" w:color="auto"/>
            <w:bottom w:val="none" w:sz="0" w:space="0" w:color="auto"/>
            <w:right w:val="none" w:sz="0" w:space="0" w:color="auto"/>
          </w:divBdr>
          <w:divsChild>
            <w:div w:id="119171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519284">
      <w:bodyDiv w:val="1"/>
      <w:marLeft w:val="0"/>
      <w:marRight w:val="0"/>
      <w:marTop w:val="0"/>
      <w:marBottom w:val="0"/>
      <w:divBdr>
        <w:top w:val="none" w:sz="0" w:space="0" w:color="auto"/>
        <w:left w:val="none" w:sz="0" w:space="0" w:color="auto"/>
        <w:bottom w:val="none" w:sz="0" w:space="0" w:color="auto"/>
        <w:right w:val="none" w:sz="0" w:space="0" w:color="auto"/>
      </w:divBdr>
      <w:divsChild>
        <w:div w:id="248150935">
          <w:marLeft w:val="0"/>
          <w:marRight w:val="0"/>
          <w:marTop w:val="0"/>
          <w:marBottom w:val="0"/>
          <w:divBdr>
            <w:top w:val="none" w:sz="0" w:space="0" w:color="auto"/>
            <w:left w:val="none" w:sz="0" w:space="0" w:color="auto"/>
            <w:bottom w:val="none" w:sz="0" w:space="0" w:color="auto"/>
            <w:right w:val="none" w:sz="0" w:space="0" w:color="auto"/>
          </w:divBdr>
          <w:divsChild>
            <w:div w:id="152300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033844">
      <w:bodyDiv w:val="1"/>
      <w:marLeft w:val="0"/>
      <w:marRight w:val="0"/>
      <w:marTop w:val="0"/>
      <w:marBottom w:val="0"/>
      <w:divBdr>
        <w:top w:val="none" w:sz="0" w:space="0" w:color="auto"/>
        <w:left w:val="none" w:sz="0" w:space="0" w:color="auto"/>
        <w:bottom w:val="none" w:sz="0" w:space="0" w:color="auto"/>
        <w:right w:val="none" w:sz="0" w:space="0" w:color="auto"/>
      </w:divBdr>
    </w:div>
    <w:div w:id="1856000358">
      <w:bodyDiv w:val="1"/>
      <w:marLeft w:val="0"/>
      <w:marRight w:val="0"/>
      <w:marTop w:val="0"/>
      <w:marBottom w:val="0"/>
      <w:divBdr>
        <w:top w:val="none" w:sz="0" w:space="0" w:color="auto"/>
        <w:left w:val="none" w:sz="0" w:space="0" w:color="auto"/>
        <w:bottom w:val="none" w:sz="0" w:space="0" w:color="auto"/>
        <w:right w:val="none" w:sz="0" w:space="0" w:color="auto"/>
      </w:divBdr>
    </w:div>
    <w:div w:id="1865820366">
      <w:bodyDiv w:val="1"/>
      <w:marLeft w:val="0"/>
      <w:marRight w:val="0"/>
      <w:marTop w:val="0"/>
      <w:marBottom w:val="0"/>
      <w:divBdr>
        <w:top w:val="none" w:sz="0" w:space="0" w:color="auto"/>
        <w:left w:val="none" w:sz="0" w:space="0" w:color="auto"/>
        <w:bottom w:val="none" w:sz="0" w:space="0" w:color="auto"/>
        <w:right w:val="none" w:sz="0" w:space="0" w:color="auto"/>
      </w:divBdr>
    </w:div>
    <w:div w:id="1873347212">
      <w:bodyDiv w:val="1"/>
      <w:marLeft w:val="0"/>
      <w:marRight w:val="0"/>
      <w:marTop w:val="0"/>
      <w:marBottom w:val="0"/>
      <w:divBdr>
        <w:top w:val="none" w:sz="0" w:space="0" w:color="auto"/>
        <w:left w:val="none" w:sz="0" w:space="0" w:color="auto"/>
        <w:bottom w:val="none" w:sz="0" w:space="0" w:color="auto"/>
        <w:right w:val="none" w:sz="0" w:space="0" w:color="auto"/>
      </w:divBdr>
    </w:div>
    <w:div w:id="1887184140">
      <w:bodyDiv w:val="1"/>
      <w:marLeft w:val="0"/>
      <w:marRight w:val="0"/>
      <w:marTop w:val="0"/>
      <w:marBottom w:val="0"/>
      <w:divBdr>
        <w:top w:val="none" w:sz="0" w:space="0" w:color="auto"/>
        <w:left w:val="none" w:sz="0" w:space="0" w:color="auto"/>
        <w:bottom w:val="none" w:sz="0" w:space="0" w:color="auto"/>
        <w:right w:val="none" w:sz="0" w:space="0" w:color="auto"/>
      </w:divBdr>
    </w:div>
    <w:div w:id="1902935699">
      <w:bodyDiv w:val="1"/>
      <w:marLeft w:val="0"/>
      <w:marRight w:val="0"/>
      <w:marTop w:val="0"/>
      <w:marBottom w:val="0"/>
      <w:divBdr>
        <w:top w:val="none" w:sz="0" w:space="0" w:color="auto"/>
        <w:left w:val="none" w:sz="0" w:space="0" w:color="auto"/>
        <w:bottom w:val="none" w:sz="0" w:space="0" w:color="auto"/>
        <w:right w:val="none" w:sz="0" w:space="0" w:color="auto"/>
      </w:divBdr>
      <w:divsChild>
        <w:div w:id="1598636892">
          <w:marLeft w:val="0"/>
          <w:marRight w:val="0"/>
          <w:marTop w:val="0"/>
          <w:marBottom w:val="0"/>
          <w:divBdr>
            <w:top w:val="none" w:sz="0" w:space="0" w:color="auto"/>
            <w:left w:val="none" w:sz="0" w:space="0" w:color="auto"/>
            <w:bottom w:val="none" w:sz="0" w:space="0" w:color="auto"/>
            <w:right w:val="none" w:sz="0" w:space="0" w:color="auto"/>
          </w:divBdr>
          <w:divsChild>
            <w:div w:id="577055973">
              <w:marLeft w:val="0"/>
              <w:marRight w:val="0"/>
              <w:marTop w:val="0"/>
              <w:marBottom w:val="0"/>
              <w:divBdr>
                <w:top w:val="none" w:sz="0" w:space="0" w:color="auto"/>
                <w:left w:val="none" w:sz="0" w:space="0" w:color="auto"/>
                <w:bottom w:val="none" w:sz="0" w:space="0" w:color="auto"/>
                <w:right w:val="none" w:sz="0" w:space="0" w:color="auto"/>
              </w:divBdr>
            </w:div>
          </w:divsChild>
        </w:div>
        <w:div w:id="1578586943">
          <w:marLeft w:val="0"/>
          <w:marRight w:val="0"/>
          <w:marTop w:val="0"/>
          <w:marBottom w:val="0"/>
          <w:divBdr>
            <w:top w:val="none" w:sz="0" w:space="0" w:color="auto"/>
            <w:left w:val="none" w:sz="0" w:space="0" w:color="auto"/>
            <w:bottom w:val="none" w:sz="0" w:space="0" w:color="auto"/>
            <w:right w:val="none" w:sz="0" w:space="0" w:color="auto"/>
          </w:divBdr>
          <w:divsChild>
            <w:div w:id="24132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950039">
      <w:bodyDiv w:val="1"/>
      <w:marLeft w:val="0"/>
      <w:marRight w:val="0"/>
      <w:marTop w:val="0"/>
      <w:marBottom w:val="0"/>
      <w:divBdr>
        <w:top w:val="none" w:sz="0" w:space="0" w:color="auto"/>
        <w:left w:val="none" w:sz="0" w:space="0" w:color="auto"/>
        <w:bottom w:val="none" w:sz="0" w:space="0" w:color="auto"/>
        <w:right w:val="none" w:sz="0" w:space="0" w:color="auto"/>
      </w:divBdr>
    </w:div>
    <w:div w:id="1905723384">
      <w:bodyDiv w:val="1"/>
      <w:marLeft w:val="0"/>
      <w:marRight w:val="0"/>
      <w:marTop w:val="0"/>
      <w:marBottom w:val="0"/>
      <w:divBdr>
        <w:top w:val="none" w:sz="0" w:space="0" w:color="auto"/>
        <w:left w:val="none" w:sz="0" w:space="0" w:color="auto"/>
        <w:bottom w:val="none" w:sz="0" w:space="0" w:color="auto"/>
        <w:right w:val="none" w:sz="0" w:space="0" w:color="auto"/>
      </w:divBdr>
      <w:divsChild>
        <w:div w:id="1076898929">
          <w:marLeft w:val="0"/>
          <w:marRight w:val="0"/>
          <w:marTop w:val="0"/>
          <w:marBottom w:val="0"/>
          <w:divBdr>
            <w:top w:val="none" w:sz="0" w:space="0" w:color="auto"/>
            <w:left w:val="none" w:sz="0" w:space="0" w:color="auto"/>
            <w:bottom w:val="none" w:sz="0" w:space="0" w:color="auto"/>
            <w:right w:val="none" w:sz="0" w:space="0" w:color="auto"/>
          </w:divBdr>
          <w:divsChild>
            <w:div w:id="170239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426793">
      <w:bodyDiv w:val="1"/>
      <w:marLeft w:val="0"/>
      <w:marRight w:val="0"/>
      <w:marTop w:val="0"/>
      <w:marBottom w:val="0"/>
      <w:divBdr>
        <w:top w:val="none" w:sz="0" w:space="0" w:color="auto"/>
        <w:left w:val="none" w:sz="0" w:space="0" w:color="auto"/>
        <w:bottom w:val="none" w:sz="0" w:space="0" w:color="auto"/>
        <w:right w:val="none" w:sz="0" w:space="0" w:color="auto"/>
      </w:divBdr>
      <w:divsChild>
        <w:div w:id="864250067">
          <w:marLeft w:val="0"/>
          <w:marRight w:val="0"/>
          <w:marTop w:val="0"/>
          <w:marBottom w:val="0"/>
          <w:divBdr>
            <w:top w:val="none" w:sz="0" w:space="0" w:color="auto"/>
            <w:left w:val="none" w:sz="0" w:space="0" w:color="auto"/>
            <w:bottom w:val="none" w:sz="0" w:space="0" w:color="auto"/>
            <w:right w:val="none" w:sz="0" w:space="0" w:color="auto"/>
          </w:divBdr>
          <w:divsChild>
            <w:div w:id="908534494">
              <w:marLeft w:val="0"/>
              <w:marRight w:val="0"/>
              <w:marTop w:val="0"/>
              <w:marBottom w:val="0"/>
              <w:divBdr>
                <w:top w:val="none" w:sz="0" w:space="0" w:color="auto"/>
                <w:left w:val="none" w:sz="0" w:space="0" w:color="auto"/>
                <w:bottom w:val="none" w:sz="0" w:space="0" w:color="auto"/>
                <w:right w:val="none" w:sz="0" w:space="0" w:color="auto"/>
              </w:divBdr>
            </w:div>
          </w:divsChild>
        </w:div>
        <w:div w:id="2033218478">
          <w:marLeft w:val="0"/>
          <w:marRight w:val="0"/>
          <w:marTop w:val="0"/>
          <w:marBottom w:val="0"/>
          <w:divBdr>
            <w:top w:val="none" w:sz="0" w:space="0" w:color="auto"/>
            <w:left w:val="none" w:sz="0" w:space="0" w:color="auto"/>
            <w:bottom w:val="none" w:sz="0" w:space="0" w:color="auto"/>
            <w:right w:val="none" w:sz="0" w:space="0" w:color="auto"/>
          </w:divBdr>
          <w:divsChild>
            <w:div w:id="130746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079582">
      <w:bodyDiv w:val="1"/>
      <w:marLeft w:val="0"/>
      <w:marRight w:val="0"/>
      <w:marTop w:val="0"/>
      <w:marBottom w:val="0"/>
      <w:divBdr>
        <w:top w:val="none" w:sz="0" w:space="0" w:color="auto"/>
        <w:left w:val="none" w:sz="0" w:space="0" w:color="auto"/>
        <w:bottom w:val="none" w:sz="0" w:space="0" w:color="auto"/>
        <w:right w:val="none" w:sz="0" w:space="0" w:color="auto"/>
      </w:divBdr>
    </w:div>
    <w:div w:id="1913074827">
      <w:bodyDiv w:val="1"/>
      <w:marLeft w:val="0"/>
      <w:marRight w:val="0"/>
      <w:marTop w:val="0"/>
      <w:marBottom w:val="0"/>
      <w:divBdr>
        <w:top w:val="none" w:sz="0" w:space="0" w:color="auto"/>
        <w:left w:val="none" w:sz="0" w:space="0" w:color="auto"/>
        <w:bottom w:val="none" w:sz="0" w:space="0" w:color="auto"/>
        <w:right w:val="none" w:sz="0" w:space="0" w:color="auto"/>
      </w:divBdr>
    </w:div>
    <w:div w:id="1928734888">
      <w:bodyDiv w:val="1"/>
      <w:marLeft w:val="0"/>
      <w:marRight w:val="0"/>
      <w:marTop w:val="0"/>
      <w:marBottom w:val="0"/>
      <w:divBdr>
        <w:top w:val="none" w:sz="0" w:space="0" w:color="auto"/>
        <w:left w:val="none" w:sz="0" w:space="0" w:color="auto"/>
        <w:bottom w:val="none" w:sz="0" w:space="0" w:color="auto"/>
        <w:right w:val="none" w:sz="0" w:space="0" w:color="auto"/>
      </w:divBdr>
    </w:div>
    <w:div w:id="1939367429">
      <w:bodyDiv w:val="1"/>
      <w:marLeft w:val="0"/>
      <w:marRight w:val="0"/>
      <w:marTop w:val="0"/>
      <w:marBottom w:val="0"/>
      <w:divBdr>
        <w:top w:val="none" w:sz="0" w:space="0" w:color="auto"/>
        <w:left w:val="none" w:sz="0" w:space="0" w:color="auto"/>
        <w:bottom w:val="none" w:sz="0" w:space="0" w:color="auto"/>
        <w:right w:val="none" w:sz="0" w:space="0" w:color="auto"/>
      </w:divBdr>
    </w:div>
    <w:div w:id="1948537938">
      <w:bodyDiv w:val="1"/>
      <w:marLeft w:val="0"/>
      <w:marRight w:val="0"/>
      <w:marTop w:val="0"/>
      <w:marBottom w:val="0"/>
      <w:divBdr>
        <w:top w:val="none" w:sz="0" w:space="0" w:color="auto"/>
        <w:left w:val="none" w:sz="0" w:space="0" w:color="auto"/>
        <w:bottom w:val="none" w:sz="0" w:space="0" w:color="auto"/>
        <w:right w:val="none" w:sz="0" w:space="0" w:color="auto"/>
      </w:divBdr>
    </w:div>
    <w:div w:id="1949117879">
      <w:bodyDiv w:val="1"/>
      <w:marLeft w:val="0"/>
      <w:marRight w:val="0"/>
      <w:marTop w:val="0"/>
      <w:marBottom w:val="0"/>
      <w:divBdr>
        <w:top w:val="none" w:sz="0" w:space="0" w:color="auto"/>
        <w:left w:val="none" w:sz="0" w:space="0" w:color="auto"/>
        <w:bottom w:val="none" w:sz="0" w:space="0" w:color="auto"/>
        <w:right w:val="none" w:sz="0" w:space="0" w:color="auto"/>
      </w:divBdr>
    </w:div>
    <w:div w:id="1952589018">
      <w:bodyDiv w:val="1"/>
      <w:marLeft w:val="0"/>
      <w:marRight w:val="0"/>
      <w:marTop w:val="0"/>
      <w:marBottom w:val="0"/>
      <w:divBdr>
        <w:top w:val="none" w:sz="0" w:space="0" w:color="auto"/>
        <w:left w:val="none" w:sz="0" w:space="0" w:color="auto"/>
        <w:bottom w:val="none" w:sz="0" w:space="0" w:color="auto"/>
        <w:right w:val="none" w:sz="0" w:space="0" w:color="auto"/>
      </w:divBdr>
    </w:div>
    <w:div w:id="1975520075">
      <w:bodyDiv w:val="1"/>
      <w:marLeft w:val="0"/>
      <w:marRight w:val="0"/>
      <w:marTop w:val="0"/>
      <w:marBottom w:val="0"/>
      <w:divBdr>
        <w:top w:val="none" w:sz="0" w:space="0" w:color="auto"/>
        <w:left w:val="none" w:sz="0" w:space="0" w:color="auto"/>
        <w:bottom w:val="none" w:sz="0" w:space="0" w:color="auto"/>
        <w:right w:val="none" w:sz="0" w:space="0" w:color="auto"/>
      </w:divBdr>
    </w:div>
    <w:div w:id="1989742906">
      <w:bodyDiv w:val="1"/>
      <w:marLeft w:val="0"/>
      <w:marRight w:val="0"/>
      <w:marTop w:val="0"/>
      <w:marBottom w:val="0"/>
      <w:divBdr>
        <w:top w:val="none" w:sz="0" w:space="0" w:color="auto"/>
        <w:left w:val="none" w:sz="0" w:space="0" w:color="auto"/>
        <w:bottom w:val="none" w:sz="0" w:space="0" w:color="auto"/>
        <w:right w:val="none" w:sz="0" w:space="0" w:color="auto"/>
      </w:divBdr>
      <w:divsChild>
        <w:div w:id="1574244776">
          <w:marLeft w:val="0"/>
          <w:marRight w:val="0"/>
          <w:marTop w:val="0"/>
          <w:marBottom w:val="0"/>
          <w:divBdr>
            <w:top w:val="none" w:sz="0" w:space="0" w:color="auto"/>
            <w:left w:val="none" w:sz="0" w:space="0" w:color="auto"/>
            <w:bottom w:val="none" w:sz="0" w:space="0" w:color="auto"/>
            <w:right w:val="none" w:sz="0" w:space="0" w:color="auto"/>
          </w:divBdr>
          <w:divsChild>
            <w:div w:id="158205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92338">
      <w:bodyDiv w:val="1"/>
      <w:marLeft w:val="0"/>
      <w:marRight w:val="0"/>
      <w:marTop w:val="0"/>
      <w:marBottom w:val="0"/>
      <w:divBdr>
        <w:top w:val="none" w:sz="0" w:space="0" w:color="auto"/>
        <w:left w:val="none" w:sz="0" w:space="0" w:color="auto"/>
        <w:bottom w:val="none" w:sz="0" w:space="0" w:color="auto"/>
        <w:right w:val="none" w:sz="0" w:space="0" w:color="auto"/>
      </w:divBdr>
      <w:divsChild>
        <w:div w:id="1770155221">
          <w:marLeft w:val="0"/>
          <w:marRight w:val="0"/>
          <w:marTop w:val="0"/>
          <w:marBottom w:val="0"/>
          <w:divBdr>
            <w:top w:val="none" w:sz="0" w:space="0" w:color="auto"/>
            <w:left w:val="none" w:sz="0" w:space="0" w:color="auto"/>
            <w:bottom w:val="none" w:sz="0" w:space="0" w:color="auto"/>
            <w:right w:val="none" w:sz="0" w:space="0" w:color="auto"/>
          </w:divBdr>
          <w:divsChild>
            <w:div w:id="2033874751">
              <w:marLeft w:val="0"/>
              <w:marRight w:val="0"/>
              <w:marTop w:val="0"/>
              <w:marBottom w:val="0"/>
              <w:divBdr>
                <w:top w:val="none" w:sz="0" w:space="0" w:color="auto"/>
                <w:left w:val="none" w:sz="0" w:space="0" w:color="auto"/>
                <w:bottom w:val="none" w:sz="0" w:space="0" w:color="auto"/>
                <w:right w:val="none" w:sz="0" w:space="0" w:color="auto"/>
              </w:divBdr>
            </w:div>
          </w:divsChild>
        </w:div>
        <w:div w:id="1596861553">
          <w:marLeft w:val="0"/>
          <w:marRight w:val="0"/>
          <w:marTop w:val="0"/>
          <w:marBottom w:val="0"/>
          <w:divBdr>
            <w:top w:val="none" w:sz="0" w:space="0" w:color="auto"/>
            <w:left w:val="none" w:sz="0" w:space="0" w:color="auto"/>
            <w:bottom w:val="none" w:sz="0" w:space="0" w:color="auto"/>
            <w:right w:val="none" w:sz="0" w:space="0" w:color="auto"/>
          </w:divBdr>
          <w:divsChild>
            <w:div w:id="203457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156686">
      <w:bodyDiv w:val="1"/>
      <w:marLeft w:val="0"/>
      <w:marRight w:val="0"/>
      <w:marTop w:val="0"/>
      <w:marBottom w:val="0"/>
      <w:divBdr>
        <w:top w:val="none" w:sz="0" w:space="0" w:color="auto"/>
        <w:left w:val="none" w:sz="0" w:space="0" w:color="auto"/>
        <w:bottom w:val="none" w:sz="0" w:space="0" w:color="auto"/>
        <w:right w:val="none" w:sz="0" w:space="0" w:color="auto"/>
      </w:divBdr>
      <w:divsChild>
        <w:div w:id="140275770">
          <w:marLeft w:val="0"/>
          <w:marRight w:val="0"/>
          <w:marTop w:val="0"/>
          <w:marBottom w:val="0"/>
          <w:divBdr>
            <w:top w:val="none" w:sz="0" w:space="0" w:color="auto"/>
            <w:left w:val="none" w:sz="0" w:space="0" w:color="auto"/>
            <w:bottom w:val="none" w:sz="0" w:space="0" w:color="auto"/>
            <w:right w:val="none" w:sz="0" w:space="0" w:color="auto"/>
          </w:divBdr>
          <w:divsChild>
            <w:div w:id="20768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124984">
      <w:bodyDiv w:val="1"/>
      <w:marLeft w:val="0"/>
      <w:marRight w:val="0"/>
      <w:marTop w:val="0"/>
      <w:marBottom w:val="0"/>
      <w:divBdr>
        <w:top w:val="none" w:sz="0" w:space="0" w:color="auto"/>
        <w:left w:val="none" w:sz="0" w:space="0" w:color="auto"/>
        <w:bottom w:val="none" w:sz="0" w:space="0" w:color="auto"/>
        <w:right w:val="none" w:sz="0" w:space="0" w:color="auto"/>
      </w:divBdr>
    </w:div>
    <w:div w:id="2024627210">
      <w:bodyDiv w:val="1"/>
      <w:marLeft w:val="0"/>
      <w:marRight w:val="0"/>
      <w:marTop w:val="0"/>
      <w:marBottom w:val="0"/>
      <w:divBdr>
        <w:top w:val="none" w:sz="0" w:space="0" w:color="auto"/>
        <w:left w:val="none" w:sz="0" w:space="0" w:color="auto"/>
        <w:bottom w:val="none" w:sz="0" w:space="0" w:color="auto"/>
        <w:right w:val="none" w:sz="0" w:space="0" w:color="auto"/>
      </w:divBdr>
      <w:divsChild>
        <w:div w:id="1720008481">
          <w:marLeft w:val="0"/>
          <w:marRight w:val="0"/>
          <w:marTop w:val="0"/>
          <w:marBottom w:val="0"/>
          <w:divBdr>
            <w:top w:val="none" w:sz="0" w:space="0" w:color="auto"/>
            <w:left w:val="none" w:sz="0" w:space="0" w:color="auto"/>
            <w:bottom w:val="none" w:sz="0" w:space="0" w:color="auto"/>
            <w:right w:val="none" w:sz="0" w:space="0" w:color="auto"/>
          </w:divBdr>
          <w:divsChild>
            <w:div w:id="1433282822">
              <w:marLeft w:val="0"/>
              <w:marRight w:val="0"/>
              <w:marTop w:val="0"/>
              <w:marBottom w:val="0"/>
              <w:divBdr>
                <w:top w:val="none" w:sz="0" w:space="0" w:color="auto"/>
                <w:left w:val="none" w:sz="0" w:space="0" w:color="auto"/>
                <w:bottom w:val="none" w:sz="0" w:space="0" w:color="auto"/>
                <w:right w:val="none" w:sz="0" w:space="0" w:color="auto"/>
              </w:divBdr>
              <w:divsChild>
                <w:div w:id="1674599536">
                  <w:marLeft w:val="0"/>
                  <w:marRight w:val="0"/>
                  <w:marTop w:val="0"/>
                  <w:marBottom w:val="0"/>
                  <w:divBdr>
                    <w:top w:val="none" w:sz="0" w:space="0" w:color="auto"/>
                    <w:left w:val="none" w:sz="0" w:space="0" w:color="auto"/>
                    <w:bottom w:val="none" w:sz="0" w:space="0" w:color="auto"/>
                    <w:right w:val="none" w:sz="0" w:space="0" w:color="auto"/>
                  </w:divBdr>
                  <w:divsChild>
                    <w:div w:id="930624665">
                      <w:marLeft w:val="0"/>
                      <w:marRight w:val="0"/>
                      <w:marTop w:val="0"/>
                      <w:marBottom w:val="0"/>
                      <w:divBdr>
                        <w:top w:val="none" w:sz="0" w:space="0" w:color="auto"/>
                        <w:left w:val="none" w:sz="0" w:space="0" w:color="auto"/>
                        <w:bottom w:val="none" w:sz="0" w:space="0" w:color="auto"/>
                        <w:right w:val="none" w:sz="0" w:space="0" w:color="auto"/>
                      </w:divBdr>
                      <w:divsChild>
                        <w:div w:id="1490173066">
                          <w:marLeft w:val="0"/>
                          <w:marRight w:val="0"/>
                          <w:marTop w:val="0"/>
                          <w:marBottom w:val="0"/>
                          <w:divBdr>
                            <w:top w:val="none" w:sz="0" w:space="0" w:color="auto"/>
                            <w:left w:val="none" w:sz="0" w:space="0" w:color="auto"/>
                            <w:bottom w:val="none" w:sz="0" w:space="0" w:color="auto"/>
                            <w:right w:val="none" w:sz="0" w:space="0" w:color="auto"/>
                          </w:divBdr>
                          <w:divsChild>
                            <w:div w:id="1096904140">
                              <w:marLeft w:val="0"/>
                              <w:marRight w:val="0"/>
                              <w:marTop w:val="0"/>
                              <w:marBottom w:val="0"/>
                              <w:divBdr>
                                <w:top w:val="none" w:sz="0" w:space="0" w:color="auto"/>
                                <w:left w:val="none" w:sz="0" w:space="0" w:color="auto"/>
                                <w:bottom w:val="none" w:sz="0" w:space="0" w:color="auto"/>
                                <w:right w:val="none" w:sz="0" w:space="0" w:color="auto"/>
                              </w:divBdr>
                              <w:divsChild>
                                <w:div w:id="436565682">
                                  <w:marLeft w:val="0"/>
                                  <w:marRight w:val="0"/>
                                  <w:marTop w:val="0"/>
                                  <w:marBottom w:val="0"/>
                                  <w:divBdr>
                                    <w:top w:val="none" w:sz="0" w:space="0" w:color="auto"/>
                                    <w:left w:val="none" w:sz="0" w:space="0" w:color="auto"/>
                                    <w:bottom w:val="none" w:sz="0" w:space="0" w:color="auto"/>
                                    <w:right w:val="none" w:sz="0" w:space="0" w:color="auto"/>
                                  </w:divBdr>
                                  <w:divsChild>
                                    <w:div w:id="561991719">
                                      <w:marLeft w:val="0"/>
                                      <w:marRight w:val="0"/>
                                      <w:marTop w:val="0"/>
                                      <w:marBottom w:val="0"/>
                                      <w:divBdr>
                                        <w:top w:val="none" w:sz="0" w:space="0" w:color="auto"/>
                                        <w:left w:val="none" w:sz="0" w:space="0" w:color="auto"/>
                                        <w:bottom w:val="none" w:sz="0" w:space="0" w:color="auto"/>
                                        <w:right w:val="none" w:sz="0" w:space="0" w:color="auto"/>
                                      </w:divBdr>
                                      <w:divsChild>
                                        <w:div w:id="74669320">
                                          <w:marLeft w:val="0"/>
                                          <w:marRight w:val="0"/>
                                          <w:marTop w:val="0"/>
                                          <w:marBottom w:val="0"/>
                                          <w:divBdr>
                                            <w:top w:val="none" w:sz="0" w:space="0" w:color="auto"/>
                                            <w:left w:val="none" w:sz="0" w:space="0" w:color="auto"/>
                                            <w:bottom w:val="none" w:sz="0" w:space="0" w:color="auto"/>
                                            <w:right w:val="none" w:sz="0" w:space="0" w:color="auto"/>
                                          </w:divBdr>
                                          <w:divsChild>
                                            <w:div w:id="30435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2862445">
                          <w:marLeft w:val="0"/>
                          <w:marRight w:val="0"/>
                          <w:marTop w:val="0"/>
                          <w:marBottom w:val="0"/>
                          <w:divBdr>
                            <w:top w:val="none" w:sz="0" w:space="0" w:color="auto"/>
                            <w:left w:val="none" w:sz="0" w:space="0" w:color="auto"/>
                            <w:bottom w:val="none" w:sz="0" w:space="0" w:color="auto"/>
                            <w:right w:val="none" w:sz="0" w:space="0" w:color="auto"/>
                          </w:divBdr>
                          <w:divsChild>
                            <w:div w:id="172576760">
                              <w:marLeft w:val="0"/>
                              <w:marRight w:val="0"/>
                              <w:marTop w:val="0"/>
                              <w:marBottom w:val="0"/>
                              <w:divBdr>
                                <w:top w:val="none" w:sz="0" w:space="0" w:color="auto"/>
                                <w:left w:val="none" w:sz="0" w:space="0" w:color="auto"/>
                                <w:bottom w:val="none" w:sz="0" w:space="0" w:color="auto"/>
                                <w:right w:val="none" w:sz="0" w:space="0" w:color="auto"/>
                              </w:divBdr>
                              <w:divsChild>
                                <w:div w:id="64193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2413038">
      <w:bodyDiv w:val="1"/>
      <w:marLeft w:val="0"/>
      <w:marRight w:val="0"/>
      <w:marTop w:val="0"/>
      <w:marBottom w:val="0"/>
      <w:divBdr>
        <w:top w:val="none" w:sz="0" w:space="0" w:color="auto"/>
        <w:left w:val="none" w:sz="0" w:space="0" w:color="auto"/>
        <w:bottom w:val="none" w:sz="0" w:space="0" w:color="auto"/>
        <w:right w:val="none" w:sz="0" w:space="0" w:color="auto"/>
      </w:divBdr>
    </w:div>
    <w:div w:id="2052143894">
      <w:bodyDiv w:val="1"/>
      <w:marLeft w:val="0"/>
      <w:marRight w:val="0"/>
      <w:marTop w:val="0"/>
      <w:marBottom w:val="0"/>
      <w:divBdr>
        <w:top w:val="none" w:sz="0" w:space="0" w:color="auto"/>
        <w:left w:val="none" w:sz="0" w:space="0" w:color="auto"/>
        <w:bottom w:val="none" w:sz="0" w:space="0" w:color="auto"/>
        <w:right w:val="none" w:sz="0" w:space="0" w:color="auto"/>
      </w:divBdr>
    </w:div>
    <w:div w:id="2059041010">
      <w:bodyDiv w:val="1"/>
      <w:marLeft w:val="0"/>
      <w:marRight w:val="0"/>
      <w:marTop w:val="0"/>
      <w:marBottom w:val="0"/>
      <w:divBdr>
        <w:top w:val="none" w:sz="0" w:space="0" w:color="auto"/>
        <w:left w:val="none" w:sz="0" w:space="0" w:color="auto"/>
        <w:bottom w:val="none" w:sz="0" w:space="0" w:color="auto"/>
        <w:right w:val="none" w:sz="0" w:space="0" w:color="auto"/>
      </w:divBdr>
    </w:div>
    <w:div w:id="2061128180">
      <w:bodyDiv w:val="1"/>
      <w:marLeft w:val="0"/>
      <w:marRight w:val="0"/>
      <w:marTop w:val="0"/>
      <w:marBottom w:val="0"/>
      <w:divBdr>
        <w:top w:val="none" w:sz="0" w:space="0" w:color="auto"/>
        <w:left w:val="none" w:sz="0" w:space="0" w:color="auto"/>
        <w:bottom w:val="none" w:sz="0" w:space="0" w:color="auto"/>
        <w:right w:val="none" w:sz="0" w:space="0" w:color="auto"/>
      </w:divBdr>
    </w:div>
    <w:div w:id="2073655004">
      <w:bodyDiv w:val="1"/>
      <w:marLeft w:val="0"/>
      <w:marRight w:val="0"/>
      <w:marTop w:val="0"/>
      <w:marBottom w:val="0"/>
      <w:divBdr>
        <w:top w:val="none" w:sz="0" w:space="0" w:color="auto"/>
        <w:left w:val="none" w:sz="0" w:space="0" w:color="auto"/>
        <w:bottom w:val="none" w:sz="0" w:space="0" w:color="auto"/>
        <w:right w:val="none" w:sz="0" w:space="0" w:color="auto"/>
      </w:divBdr>
      <w:divsChild>
        <w:div w:id="1746612587">
          <w:marLeft w:val="0"/>
          <w:marRight w:val="0"/>
          <w:marTop w:val="0"/>
          <w:marBottom w:val="0"/>
          <w:divBdr>
            <w:top w:val="none" w:sz="0" w:space="0" w:color="auto"/>
            <w:left w:val="none" w:sz="0" w:space="0" w:color="auto"/>
            <w:bottom w:val="none" w:sz="0" w:space="0" w:color="auto"/>
            <w:right w:val="none" w:sz="0" w:space="0" w:color="auto"/>
          </w:divBdr>
          <w:divsChild>
            <w:div w:id="102726350">
              <w:marLeft w:val="0"/>
              <w:marRight w:val="0"/>
              <w:marTop w:val="0"/>
              <w:marBottom w:val="0"/>
              <w:divBdr>
                <w:top w:val="none" w:sz="0" w:space="0" w:color="auto"/>
                <w:left w:val="none" w:sz="0" w:space="0" w:color="auto"/>
                <w:bottom w:val="none" w:sz="0" w:space="0" w:color="auto"/>
                <w:right w:val="none" w:sz="0" w:space="0" w:color="auto"/>
              </w:divBdr>
              <w:divsChild>
                <w:div w:id="1671831471">
                  <w:marLeft w:val="0"/>
                  <w:marRight w:val="0"/>
                  <w:marTop w:val="0"/>
                  <w:marBottom w:val="0"/>
                  <w:divBdr>
                    <w:top w:val="none" w:sz="0" w:space="0" w:color="auto"/>
                    <w:left w:val="none" w:sz="0" w:space="0" w:color="auto"/>
                    <w:bottom w:val="none" w:sz="0" w:space="0" w:color="auto"/>
                    <w:right w:val="none" w:sz="0" w:space="0" w:color="auto"/>
                  </w:divBdr>
                  <w:divsChild>
                    <w:div w:id="45035349">
                      <w:marLeft w:val="0"/>
                      <w:marRight w:val="0"/>
                      <w:marTop w:val="0"/>
                      <w:marBottom w:val="0"/>
                      <w:divBdr>
                        <w:top w:val="none" w:sz="0" w:space="0" w:color="auto"/>
                        <w:left w:val="none" w:sz="0" w:space="0" w:color="auto"/>
                        <w:bottom w:val="none" w:sz="0" w:space="0" w:color="auto"/>
                        <w:right w:val="none" w:sz="0" w:space="0" w:color="auto"/>
                      </w:divBdr>
                      <w:divsChild>
                        <w:div w:id="972443023">
                          <w:marLeft w:val="0"/>
                          <w:marRight w:val="0"/>
                          <w:marTop w:val="0"/>
                          <w:marBottom w:val="0"/>
                          <w:divBdr>
                            <w:top w:val="none" w:sz="0" w:space="0" w:color="auto"/>
                            <w:left w:val="none" w:sz="0" w:space="0" w:color="auto"/>
                            <w:bottom w:val="none" w:sz="0" w:space="0" w:color="auto"/>
                            <w:right w:val="none" w:sz="0" w:space="0" w:color="auto"/>
                          </w:divBdr>
                          <w:divsChild>
                            <w:div w:id="58990145">
                              <w:marLeft w:val="0"/>
                              <w:marRight w:val="0"/>
                              <w:marTop w:val="0"/>
                              <w:marBottom w:val="0"/>
                              <w:divBdr>
                                <w:top w:val="none" w:sz="0" w:space="0" w:color="auto"/>
                                <w:left w:val="none" w:sz="0" w:space="0" w:color="auto"/>
                                <w:bottom w:val="none" w:sz="0" w:space="0" w:color="auto"/>
                                <w:right w:val="none" w:sz="0" w:space="0" w:color="auto"/>
                              </w:divBdr>
                              <w:divsChild>
                                <w:div w:id="1108165033">
                                  <w:marLeft w:val="0"/>
                                  <w:marRight w:val="0"/>
                                  <w:marTop w:val="0"/>
                                  <w:marBottom w:val="0"/>
                                  <w:divBdr>
                                    <w:top w:val="none" w:sz="0" w:space="0" w:color="auto"/>
                                    <w:left w:val="none" w:sz="0" w:space="0" w:color="auto"/>
                                    <w:bottom w:val="none" w:sz="0" w:space="0" w:color="auto"/>
                                    <w:right w:val="none" w:sz="0" w:space="0" w:color="auto"/>
                                  </w:divBdr>
                                  <w:divsChild>
                                    <w:div w:id="477646051">
                                      <w:marLeft w:val="0"/>
                                      <w:marRight w:val="0"/>
                                      <w:marTop w:val="0"/>
                                      <w:marBottom w:val="0"/>
                                      <w:divBdr>
                                        <w:top w:val="none" w:sz="0" w:space="0" w:color="auto"/>
                                        <w:left w:val="none" w:sz="0" w:space="0" w:color="auto"/>
                                        <w:bottom w:val="none" w:sz="0" w:space="0" w:color="auto"/>
                                        <w:right w:val="none" w:sz="0" w:space="0" w:color="auto"/>
                                      </w:divBdr>
                                      <w:divsChild>
                                        <w:div w:id="689069096">
                                          <w:marLeft w:val="0"/>
                                          <w:marRight w:val="0"/>
                                          <w:marTop w:val="0"/>
                                          <w:marBottom w:val="0"/>
                                          <w:divBdr>
                                            <w:top w:val="none" w:sz="0" w:space="0" w:color="auto"/>
                                            <w:left w:val="none" w:sz="0" w:space="0" w:color="auto"/>
                                            <w:bottom w:val="none" w:sz="0" w:space="0" w:color="auto"/>
                                            <w:right w:val="none" w:sz="0" w:space="0" w:color="auto"/>
                                          </w:divBdr>
                                          <w:divsChild>
                                            <w:div w:id="178345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627644">
                          <w:marLeft w:val="0"/>
                          <w:marRight w:val="0"/>
                          <w:marTop w:val="0"/>
                          <w:marBottom w:val="0"/>
                          <w:divBdr>
                            <w:top w:val="none" w:sz="0" w:space="0" w:color="auto"/>
                            <w:left w:val="none" w:sz="0" w:space="0" w:color="auto"/>
                            <w:bottom w:val="none" w:sz="0" w:space="0" w:color="auto"/>
                            <w:right w:val="none" w:sz="0" w:space="0" w:color="auto"/>
                          </w:divBdr>
                          <w:divsChild>
                            <w:div w:id="1281181634">
                              <w:marLeft w:val="0"/>
                              <w:marRight w:val="0"/>
                              <w:marTop w:val="0"/>
                              <w:marBottom w:val="0"/>
                              <w:divBdr>
                                <w:top w:val="none" w:sz="0" w:space="0" w:color="auto"/>
                                <w:left w:val="none" w:sz="0" w:space="0" w:color="auto"/>
                                <w:bottom w:val="none" w:sz="0" w:space="0" w:color="auto"/>
                                <w:right w:val="none" w:sz="0" w:space="0" w:color="auto"/>
                              </w:divBdr>
                              <w:divsChild>
                                <w:div w:id="12374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1293534">
      <w:bodyDiv w:val="1"/>
      <w:marLeft w:val="0"/>
      <w:marRight w:val="0"/>
      <w:marTop w:val="0"/>
      <w:marBottom w:val="0"/>
      <w:divBdr>
        <w:top w:val="none" w:sz="0" w:space="0" w:color="auto"/>
        <w:left w:val="none" w:sz="0" w:space="0" w:color="auto"/>
        <w:bottom w:val="none" w:sz="0" w:space="0" w:color="auto"/>
        <w:right w:val="none" w:sz="0" w:space="0" w:color="auto"/>
      </w:divBdr>
    </w:div>
    <w:div w:id="2083945661">
      <w:bodyDiv w:val="1"/>
      <w:marLeft w:val="0"/>
      <w:marRight w:val="0"/>
      <w:marTop w:val="0"/>
      <w:marBottom w:val="0"/>
      <w:divBdr>
        <w:top w:val="none" w:sz="0" w:space="0" w:color="auto"/>
        <w:left w:val="none" w:sz="0" w:space="0" w:color="auto"/>
        <w:bottom w:val="none" w:sz="0" w:space="0" w:color="auto"/>
        <w:right w:val="none" w:sz="0" w:space="0" w:color="auto"/>
      </w:divBdr>
      <w:divsChild>
        <w:div w:id="610429778">
          <w:marLeft w:val="0"/>
          <w:marRight w:val="0"/>
          <w:marTop w:val="0"/>
          <w:marBottom w:val="0"/>
          <w:divBdr>
            <w:top w:val="none" w:sz="0" w:space="0" w:color="auto"/>
            <w:left w:val="none" w:sz="0" w:space="0" w:color="auto"/>
            <w:bottom w:val="none" w:sz="0" w:space="0" w:color="auto"/>
            <w:right w:val="none" w:sz="0" w:space="0" w:color="auto"/>
          </w:divBdr>
          <w:divsChild>
            <w:div w:id="126657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405046">
      <w:bodyDiv w:val="1"/>
      <w:marLeft w:val="0"/>
      <w:marRight w:val="0"/>
      <w:marTop w:val="0"/>
      <w:marBottom w:val="0"/>
      <w:divBdr>
        <w:top w:val="none" w:sz="0" w:space="0" w:color="auto"/>
        <w:left w:val="none" w:sz="0" w:space="0" w:color="auto"/>
        <w:bottom w:val="none" w:sz="0" w:space="0" w:color="auto"/>
        <w:right w:val="none" w:sz="0" w:space="0" w:color="auto"/>
      </w:divBdr>
    </w:div>
    <w:div w:id="2095741230">
      <w:bodyDiv w:val="1"/>
      <w:marLeft w:val="0"/>
      <w:marRight w:val="0"/>
      <w:marTop w:val="0"/>
      <w:marBottom w:val="0"/>
      <w:divBdr>
        <w:top w:val="none" w:sz="0" w:space="0" w:color="auto"/>
        <w:left w:val="none" w:sz="0" w:space="0" w:color="auto"/>
        <w:bottom w:val="none" w:sz="0" w:space="0" w:color="auto"/>
        <w:right w:val="none" w:sz="0" w:space="0" w:color="auto"/>
      </w:divBdr>
    </w:div>
    <w:div w:id="2102216516">
      <w:bodyDiv w:val="1"/>
      <w:marLeft w:val="0"/>
      <w:marRight w:val="0"/>
      <w:marTop w:val="0"/>
      <w:marBottom w:val="0"/>
      <w:divBdr>
        <w:top w:val="none" w:sz="0" w:space="0" w:color="auto"/>
        <w:left w:val="none" w:sz="0" w:space="0" w:color="auto"/>
        <w:bottom w:val="none" w:sz="0" w:space="0" w:color="auto"/>
        <w:right w:val="none" w:sz="0" w:space="0" w:color="auto"/>
      </w:divBdr>
      <w:divsChild>
        <w:div w:id="1376081095">
          <w:marLeft w:val="0"/>
          <w:marRight w:val="0"/>
          <w:marTop w:val="0"/>
          <w:marBottom w:val="0"/>
          <w:divBdr>
            <w:top w:val="none" w:sz="0" w:space="0" w:color="auto"/>
            <w:left w:val="none" w:sz="0" w:space="0" w:color="auto"/>
            <w:bottom w:val="none" w:sz="0" w:space="0" w:color="auto"/>
            <w:right w:val="none" w:sz="0" w:space="0" w:color="auto"/>
          </w:divBdr>
          <w:divsChild>
            <w:div w:id="19045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917540">
      <w:bodyDiv w:val="1"/>
      <w:marLeft w:val="0"/>
      <w:marRight w:val="0"/>
      <w:marTop w:val="0"/>
      <w:marBottom w:val="0"/>
      <w:divBdr>
        <w:top w:val="none" w:sz="0" w:space="0" w:color="auto"/>
        <w:left w:val="none" w:sz="0" w:space="0" w:color="auto"/>
        <w:bottom w:val="none" w:sz="0" w:space="0" w:color="auto"/>
        <w:right w:val="none" w:sz="0" w:space="0" w:color="auto"/>
      </w:divBdr>
    </w:div>
    <w:div w:id="2106074849">
      <w:bodyDiv w:val="1"/>
      <w:marLeft w:val="0"/>
      <w:marRight w:val="0"/>
      <w:marTop w:val="0"/>
      <w:marBottom w:val="0"/>
      <w:divBdr>
        <w:top w:val="none" w:sz="0" w:space="0" w:color="auto"/>
        <w:left w:val="none" w:sz="0" w:space="0" w:color="auto"/>
        <w:bottom w:val="none" w:sz="0" w:space="0" w:color="auto"/>
        <w:right w:val="none" w:sz="0" w:space="0" w:color="auto"/>
      </w:divBdr>
      <w:divsChild>
        <w:div w:id="773549969">
          <w:marLeft w:val="0"/>
          <w:marRight w:val="0"/>
          <w:marTop w:val="0"/>
          <w:marBottom w:val="0"/>
          <w:divBdr>
            <w:top w:val="none" w:sz="0" w:space="0" w:color="auto"/>
            <w:left w:val="none" w:sz="0" w:space="0" w:color="auto"/>
            <w:bottom w:val="none" w:sz="0" w:space="0" w:color="auto"/>
            <w:right w:val="none" w:sz="0" w:space="0" w:color="auto"/>
          </w:divBdr>
          <w:divsChild>
            <w:div w:id="7427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520603">
      <w:bodyDiv w:val="1"/>
      <w:marLeft w:val="0"/>
      <w:marRight w:val="0"/>
      <w:marTop w:val="0"/>
      <w:marBottom w:val="0"/>
      <w:divBdr>
        <w:top w:val="none" w:sz="0" w:space="0" w:color="auto"/>
        <w:left w:val="none" w:sz="0" w:space="0" w:color="auto"/>
        <w:bottom w:val="none" w:sz="0" w:space="0" w:color="auto"/>
        <w:right w:val="none" w:sz="0" w:space="0" w:color="auto"/>
      </w:divBdr>
    </w:div>
    <w:div w:id="21182588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grievance@choksiheraeus.com" TargetMode="Externa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yperlink" Target="mailto:" TargetMode="External"/><Relationship Id="rId4" Type="http://schemas.openxmlformats.org/officeDocument/2006/relationships/settings" Target="settings.xml"/><Relationship Id="rId9" Type="http://schemas.openxmlformats.org/officeDocument/2006/relationships/hyperlink" Target="mailto:ehs.udr@ravindraheraeus.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10D279-3539-4282-B1C1-C32DE20140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1</Pages>
  <Words>22677</Words>
  <Characters>129259</Characters>
  <Application>Microsoft Office Word</Application>
  <DocSecurity>0</DocSecurity>
  <Lines>1077</Lines>
  <Paragraphs>303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komal bhakar</dc:creator>
  <cp:lastModifiedBy>Hetvi Topiwala</cp:lastModifiedBy>
  <cp:revision>24</cp:revision>
  <cp:lastPrinted>2025-07-28T11:43:00Z</cp:lastPrinted>
  <dcterms:created xsi:type="dcterms:W3CDTF">2025-08-23T06:01:00Z</dcterms:created>
  <dcterms:modified xsi:type="dcterms:W3CDTF">2025-09-09T09:25:00Z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1B1B7C5A390640F5903885C3756E4744_13</vt:lpwstr>
  </property>
  <property fmtid="{D5CDD505-2E9C-101B-9397-08002B2CF9AE}" pid="4" name="GrammarlyDocumentId">
    <vt:lpwstr>9dfae72c6e2f297d368c0dba118eb5790bdf605df560ad4d565eee1a3e3aa3ed</vt:lpwstr>
  </property>
</Properties>
</file>