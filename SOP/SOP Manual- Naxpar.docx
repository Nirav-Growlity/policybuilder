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B369A" w14:textId="6750B58B" w:rsidR="00770280" w:rsidRPr="007746EC" w:rsidRDefault="0077547A" w:rsidP="26E94102">
      <w:pPr>
        <w:rPr>
          <w:rFonts w:cstheme="minorBidi"/>
          <w:sz w:val="24"/>
          <w:szCs w:val="24"/>
        </w:rPr>
      </w:pPr>
      <w:r>
        <w:rPr>
          <w:noProof/>
        </w:rPr>
        <w:drawing>
          <wp:anchor distT="0" distB="0" distL="114300" distR="114300" simplePos="0" relativeHeight="251658240" behindDoc="0" locked="0" layoutInCell="1" allowOverlap="1" wp14:anchorId="3B32FF1F" wp14:editId="3233D7A6">
            <wp:simplePos x="0" y="0"/>
            <wp:positionH relativeFrom="column">
              <wp:posOffset>-939165</wp:posOffset>
            </wp:positionH>
            <wp:positionV relativeFrom="paragraph">
              <wp:posOffset>-804545</wp:posOffset>
            </wp:positionV>
            <wp:extent cx="7679526" cy="10820194"/>
            <wp:effectExtent l="0" t="0" r="0" b="0"/>
            <wp:wrapNone/>
            <wp:docPr id="490034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34866" name="Picture 490034866"/>
                    <pic:cNvPicPr/>
                  </pic:nvPicPr>
                  <pic:blipFill>
                    <a:blip r:embed="rId11">
                      <a:extLst>
                        <a:ext uri="{28A0092B-C50C-407E-A947-70E740481C1C}">
                          <a14:useLocalDpi xmlns:a14="http://schemas.microsoft.com/office/drawing/2010/main"/>
                        </a:ext>
                      </a:extLst>
                    </a:blip>
                    <a:stretch>
                      <a:fillRect/>
                    </a:stretch>
                  </pic:blipFill>
                  <pic:spPr>
                    <a:xfrm>
                      <a:off x="0" y="0"/>
                      <a:ext cx="7679526" cy="10820194"/>
                    </a:xfrm>
                    <a:prstGeom prst="rect">
                      <a:avLst/>
                    </a:prstGeom>
                  </pic:spPr>
                </pic:pic>
              </a:graphicData>
            </a:graphic>
            <wp14:sizeRelH relativeFrom="page">
              <wp14:pctWidth>0</wp14:pctWidth>
            </wp14:sizeRelH>
            <wp14:sizeRelV relativeFrom="page">
              <wp14:pctHeight>0</wp14:pctHeight>
            </wp14:sizeRelV>
          </wp:anchor>
        </w:drawing>
      </w:r>
    </w:p>
    <w:p w14:paraId="509D4B6D" w14:textId="5D0ECDD2" w:rsidR="054010DE" w:rsidRDefault="054010DE" w:rsidP="054010DE">
      <w:pPr>
        <w:rPr>
          <w:rFonts w:cstheme="minorBidi"/>
          <w:sz w:val="24"/>
          <w:szCs w:val="24"/>
        </w:rPr>
      </w:pPr>
    </w:p>
    <w:p w14:paraId="12E70114" w14:textId="5473C620" w:rsidR="054010DE" w:rsidRDefault="054010DE" w:rsidP="054010DE">
      <w:pPr>
        <w:rPr>
          <w:rFonts w:cstheme="minorBidi"/>
          <w:sz w:val="24"/>
          <w:szCs w:val="24"/>
        </w:rPr>
      </w:pPr>
    </w:p>
    <w:p w14:paraId="748AE04E" w14:textId="00E1886B" w:rsidR="054010DE" w:rsidRDefault="054010DE" w:rsidP="054010DE">
      <w:pPr>
        <w:rPr>
          <w:rFonts w:cstheme="minorBidi"/>
          <w:sz w:val="24"/>
          <w:szCs w:val="24"/>
        </w:rPr>
      </w:pPr>
    </w:p>
    <w:p w14:paraId="0D422C5B" w14:textId="3F671CD9" w:rsidR="054010DE" w:rsidRDefault="054010DE" w:rsidP="054010DE">
      <w:pPr>
        <w:rPr>
          <w:rFonts w:cstheme="minorBidi"/>
          <w:sz w:val="24"/>
          <w:szCs w:val="24"/>
        </w:rPr>
      </w:pPr>
    </w:p>
    <w:p w14:paraId="1B9626E0" w14:textId="178D5298" w:rsidR="054010DE" w:rsidRDefault="054010DE" w:rsidP="054010DE">
      <w:pPr>
        <w:rPr>
          <w:rFonts w:cstheme="minorBidi"/>
          <w:sz w:val="24"/>
          <w:szCs w:val="24"/>
        </w:rPr>
      </w:pPr>
    </w:p>
    <w:p w14:paraId="604C8826" w14:textId="26F2AEA9" w:rsidR="054010DE" w:rsidRDefault="054010DE" w:rsidP="054010DE">
      <w:pPr>
        <w:rPr>
          <w:rFonts w:cstheme="minorBidi"/>
          <w:sz w:val="24"/>
          <w:szCs w:val="24"/>
        </w:rPr>
      </w:pPr>
    </w:p>
    <w:p w14:paraId="18645E1F" w14:textId="79D5443E" w:rsidR="054010DE" w:rsidRDefault="054010DE" w:rsidP="054010DE">
      <w:pPr>
        <w:rPr>
          <w:rFonts w:cstheme="minorBidi"/>
          <w:sz w:val="24"/>
          <w:szCs w:val="24"/>
        </w:rPr>
      </w:pPr>
    </w:p>
    <w:p w14:paraId="00DFED08" w14:textId="0F205B06" w:rsidR="054010DE" w:rsidRDefault="054010DE" w:rsidP="054010DE">
      <w:pPr>
        <w:rPr>
          <w:rFonts w:cstheme="minorBidi"/>
          <w:sz w:val="24"/>
          <w:szCs w:val="24"/>
        </w:rPr>
      </w:pPr>
    </w:p>
    <w:p w14:paraId="08B998E2" w14:textId="534D2386" w:rsidR="054010DE" w:rsidRDefault="054010DE" w:rsidP="054010DE">
      <w:pPr>
        <w:rPr>
          <w:rFonts w:cstheme="minorBidi"/>
          <w:sz w:val="24"/>
          <w:szCs w:val="24"/>
        </w:rPr>
      </w:pPr>
    </w:p>
    <w:p w14:paraId="629590E1" w14:textId="60C9440C" w:rsidR="054010DE" w:rsidRDefault="054010DE" w:rsidP="054010DE">
      <w:pPr>
        <w:rPr>
          <w:rFonts w:cstheme="minorBidi"/>
          <w:sz w:val="24"/>
          <w:szCs w:val="24"/>
        </w:rPr>
      </w:pPr>
    </w:p>
    <w:p w14:paraId="73F32FA9" w14:textId="5D64B6B8" w:rsidR="054010DE" w:rsidRDefault="054010DE" w:rsidP="054010DE">
      <w:pPr>
        <w:rPr>
          <w:rFonts w:cstheme="minorBidi"/>
          <w:sz w:val="24"/>
          <w:szCs w:val="24"/>
        </w:rPr>
      </w:pPr>
    </w:p>
    <w:p w14:paraId="702C437D" w14:textId="77777777" w:rsidR="007746EC" w:rsidRDefault="007746EC" w:rsidP="054010DE">
      <w:pPr>
        <w:rPr>
          <w:rFonts w:cstheme="minorBidi"/>
          <w:b/>
          <w:bCs/>
          <w:color w:val="2F5496" w:themeColor="accent1" w:themeShade="BF"/>
          <w:sz w:val="36"/>
          <w:szCs w:val="36"/>
          <w:u w:val="single"/>
        </w:rPr>
      </w:pPr>
    </w:p>
    <w:p w14:paraId="4224EBE8" w14:textId="4651F3D7" w:rsidR="09A44112" w:rsidRDefault="09A44112" w:rsidP="09A44112">
      <w:pPr>
        <w:rPr>
          <w:rFonts w:cstheme="minorBidi"/>
          <w:b/>
          <w:bCs/>
          <w:color w:val="2F5496" w:themeColor="accent1" w:themeShade="BF"/>
          <w:sz w:val="36"/>
          <w:szCs w:val="36"/>
          <w:u w:val="single"/>
        </w:rPr>
      </w:pPr>
    </w:p>
    <w:p w14:paraId="76E70B0A" w14:textId="23AAE910" w:rsidR="09A44112" w:rsidRDefault="09A44112" w:rsidP="09A44112">
      <w:pPr>
        <w:rPr>
          <w:rFonts w:cstheme="minorBidi"/>
          <w:b/>
          <w:bCs/>
          <w:color w:val="2F5496" w:themeColor="accent1" w:themeShade="BF"/>
          <w:sz w:val="36"/>
          <w:szCs w:val="36"/>
          <w:u w:val="single"/>
        </w:rPr>
      </w:pPr>
    </w:p>
    <w:p w14:paraId="59B1A9A7" w14:textId="091A3B44" w:rsidR="09A44112" w:rsidRDefault="09A44112" w:rsidP="09A44112">
      <w:pPr>
        <w:rPr>
          <w:rFonts w:cstheme="minorBidi"/>
          <w:b/>
          <w:bCs/>
          <w:color w:val="2F5496" w:themeColor="accent1" w:themeShade="BF"/>
          <w:sz w:val="36"/>
          <w:szCs w:val="36"/>
          <w:u w:val="single"/>
        </w:rPr>
      </w:pPr>
    </w:p>
    <w:p w14:paraId="5BC698EA" w14:textId="604317ED" w:rsidR="09A44112" w:rsidRDefault="09A44112" w:rsidP="09A44112">
      <w:pPr>
        <w:rPr>
          <w:rFonts w:cstheme="minorBidi"/>
          <w:b/>
          <w:bCs/>
          <w:color w:val="2F5496" w:themeColor="accent1" w:themeShade="BF"/>
          <w:sz w:val="36"/>
          <w:szCs w:val="36"/>
          <w:u w:val="single"/>
        </w:rPr>
      </w:pPr>
    </w:p>
    <w:p w14:paraId="3D59179B" w14:textId="2BD8F102" w:rsidR="09A44112" w:rsidRDefault="09A44112" w:rsidP="09A44112">
      <w:pPr>
        <w:rPr>
          <w:rFonts w:cstheme="minorBidi"/>
          <w:b/>
          <w:bCs/>
          <w:color w:val="2F5496" w:themeColor="accent1" w:themeShade="BF"/>
          <w:sz w:val="36"/>
          <w:szCs w:val="36"/>
          <w:u w:val="single"/>
        </w:rPr>
      </w:pPr>
    </w:p>
    <w:p w14:paraId="4DC7C072" w14:textId="5AFF2B8B" w:rsidR="09A44112" w:rsidRDefault="09A44112" w:rsidP="09A44112">
      <w:pPr>
        <w:rPr>
          <w:rFonts w:cstheme="minorBidi"/>
          <w:b/>
          <w:bCs/>
          <w:color w:val="2F5496" w:themeColor="accent1" w:themeShade="BF"/>
          <w:sz w:val="36"/>
          <w:szCs w:val="36"/>
          <w:u w:val="single"/>
        </w:rPr>
      </w:pPr>
    </w:p>
    <w:p w14:paraId="0A3B7DD7" w14:textId="21CAA8AA" w:rsidR="09A44112" w:rsidRDefault="09A44112" w:rsidP="09A44112">
      <w:pPr>
        <w:rPr>
          <w:rFonts w:cstheme="minorBidi"/>
          <w:b/>
          <w:bCs/>
          <w:color w:val="2F5496" w:themeColor="accent1" w:themeShade="BF"/>
          <w:sz w:val="36"/>
          <w:szCs w:val="36"/>
          <w:u w:val="single"/>
        </w:rPr>
      </w:pPr>
    </w:p>
    <w:p w14:paraId="245C9CCA" w14:textId="66BEA70B" w:rsidR="09A44112" w:rsidRDefault="09A44112" w:rsidP="09A44112">
      <w:pPr>
        <w:rPr>
          <w:rFonts w:cstheme="minorBidi"/>
          <w:b/>
          <w:bCs/>
          <w:color w:val="2F5496" w:themeColor="accent1" w:themeShade="BF"/>
          <w:sz w:val="36"/>
          <w:szCs w:val="36"/>
          <w:u w:val="single"/>
        </w:rPr>
      </w:pPr>
    </w:p>
    <w:p w14:paraId="3D89B89B" w14:textId="2571DE77" w:rsidR="09A44112" w:rsidRDefault="09A44112" w:rsidP="09A44112">
      <w:pPr>
        <w:rPr>
          <w:rFonts w:cstheme="minorBidi"/>
          <w:b/>
          <w:bCs/>
          <w:color w:val="2F5496" w:themeColor="accent1" w:themeShade="BF"/>
          <w:sz w:val="36"/>
          <w:szCs w:val="36"/>
          <w:u w:val="single"/>
        </w:rPr>
      </w:pPr>
    </w:p>
    <w:p w14:paraId="19DF88BC" w14:textId="77777777" w:rsidR="0077547A" w:rsidRDefault="0077547A" w:rsidP="09A44112">
      <w:pPr>
        <w:rPr>
          <w:rFonts w:cstheme="minorBidi"/>
          <w:b/>
          <w:bCs/>
          <w:color w:val="2F5496" w:themeColor="accent1" w:themeShade="BF"/>
          <w:sz w:val="36"/>
          <w:szCs w:val="36"/>
          <w:u w:val="single"/>
        </w:rPr>
      </w:pPr>
    </w:p>
    <w:p w14:paraId="02A61D40" w14:textId="77777777" w:rsidR="0077547A" w:rsidRDefault="0077547A" w:rsidP="09A44112">
      <w:pPr>
        <w:rPr>
          <w:rFonts w:cstheme="minorBidi"/>
          <w:b/>
          <w:bCs/>
          <w:color w:val="2F5496" w:themeColor="accent1" w:themeShade="BF"/>
          <w:sz w:val="36"/>
          <w:szCs w:val="36"/>
          <w:u w:val="single"/>
        </w:rPr>
      </w:pPr>
    </w:p>
    <w:p w14:paraId="1CBFD07D" w14:textId="77777777" w:rsidR="0077547A" w:rsidRDefault="0077547A" w:rsidP="09A44112">
      <w:pPr>
        <w:rPr>
          <w:rFonts w:cstheme="minorBidi"/>
          <w:b/>
          <w:bCs/>
          <w:color w:val="2F5496" w:themeColor="accent1" w:themeShade="BF"/>
          <w:sz w:val="36"/>
          <w:szCs w:val="36"/>
          <w:u w:val="single"/>
        </w:rPr>
      </w:pPr>
    </w:p>
    <w:p w14:paraId="7FE9F2B1" w14:textId="351F301E" w:rsidR="0077547A" w:rsidRDefault="0077547A" w:rsidP="09A44112">
      <w:pPr>
        <w:rPr>
          <w:rFonts w:cstheme="minorBidi"/>
          <w:b/>
          <w:bCs/>
          <w:color w:val="2F5496" w:themeColor="accent1" w:themeShade="BF"/>
          <w:sz w:val="36"/>
          <w:szCs w:val="36"/>
          <w:u w:val="single"/>
        </w:rPr>
      </w:pPr>
    </w:p>
    <w:p w14:paraId="22FEB7C6" w14:textId="301558B6" w:rsidR="09A44112" w:rsidRDefault="09A44112" w:rsidP="09A44112">
      <w:pPr>
        <w:rPr>
          <w:rFonts w:cstheme="minorBidi"/>
          <w:b/>
          <w:bCs/>
          <w:color w:val="2F5496" w:themeColor="accent1" w:themeShade="BF"/>
          <w:sz w:val="36"/>
          <w:szCs w:val="36"/>
          <w:u w:val="single"/>
        </w:rPr>
      </w:pPr>
    </w:p>
    <w:sdt>
      <w:sdtPr>
        <w:rPr>
          <w:rFonts w:asciiTheme="minorHAnsi" w:eastAsiaTheme="minorEastAsia" w:hAnsiTheme="minorHAnsi" w:cs="Mangal"/>
          <w:color w:val="auto"/>
          <w:kern w:val="2"/>
          <w:sz w:val="22"/>
          <w:szCs w:val="22"/>
          <w:lang w:val="en-IN" w:bidi="hi-IN"/>
          <w14:ligatures w14:val="standardContextual"/>
        </w:rPr>
        <w:id w:val="-1912616060"/>
        <w:docPartObj>
          <w:docPartGallery w:val="Table of Contents"/>
          <w:docPartUnique/>
        </w:docPartObj>
      </w:sdtPr>
      <w:sdtEndPr>
        <w:rPr>
          <w:b/>
          <w:bCs/>
          <w:noProof/>
        </w:rPr>
      </w:sdtEndPr>
      <w:sdtContent>
        <w:p w14:paraId="2BAA0124" w14:textId="5AB0206C" w:rsidR="0082669E" w:rsidRDefault="0082669E">
          <w:pPr>
            <w:pStyle w:val="TOCHeading"/>
          </w:pPr>
          <w:r>
            <w:t>Contents</w:t>
          </w:r>
        </w:p>
        <w:p w14:paraId="0C0DDC42" w14:textId="3143D28D" w:rsidR="001A321B" w:rsidRDefault="0082669E">
          <w:pPr>
            <w:pStyle w:val="TOC1"/>
            <w:tabs>
              <w:tab w:val="right" w:leader="dot" w:pos="9016"/>
            </w:tabs>
            <w:rPr>
              <w:rFonts w:eastAsiaTheme="minorEastAsia" w:cstheme="minorBidi"/>
              <w:noProof/>
              <w:sz w:val="24"/>
              <w:szCs w:val="24"/>
              <w:lang w:eastAsia="en-IN" w:bidi="ar-SA"/>
            </w:rPr>
          </w:pPr>
          <w:r>
            <w:fldChar w:fldCharType="begin"/>
          </w:r>
          <w:r>
            <w:instrText>TOC \o "1-3" \z \u \h</w:instrText>
          </w:r>
          <w:r>
            <w:fldChar w:fldCharType="separate"/>
          </w:r>
          <w:hyperlink w:anchor="_Toc233029843" w:history="1">
            <w:r w:rsidR="001A321B" w:rsidRPr="00C015FF">
              <w:rPr>
                <w:rStyle w:val="Hyperlink"/>
                <w:i/>
                <w:iCs/>
                <w:noProof/>
              </w:rPr>
              <w:t>Introduction</w:t>
            </w:r>
            <w:r w:rsidR="001A321B">
              <w:rPr>
                <w:noProof/>
                <w:webHidden/>
              </w:rPr>
              <w:tab/>
            </w:r>
            <w:r w:rsidR="001A321B">
              <w:rPr>
                <w:noProof/>
                <w:webHidden/>
              </w:rPr>
              <w:fldChar w:fldCharType="begin"/>
            </w:r>
            <w:r w:rsidR="001A321B">
              <w:rPr>
                <w:noProof/>
                <w:webHidden/>
              </w:rPr>
              <w:instrText xml:space="preserve"> PAGEREF _Toc233029843 \h </w:instrText>
            </w:r>
            <w:r w:rsidR="001A321B">
              <w:rPr>
                <w:noProof/>
                <w:webHidden/>
              </w:rPr>
            </w:r>
            <w:r w:rsidR="001A321B">
              <w:rPr>
                <w:noProof/>
                <w:webHidden/>
              </w:rPr>
              <w:fldChar w:fldCharType="separate"/>
            </w:r>
            <w:r w:rsidR="001A321B">
              <w:rPr>
                <w:noProof/>
                <w:webHidden/>
              </w:rPr>
              <w:t>3</w:t>
            </w:r>
            <w:r w:rsidR="001A321B">
              <w:rPr>
                <w:noProof/>
                <w:webHidden/>
              </w:rPr>
              <w:fldChar w:fldCharType="end"/>
            </w:r>
          </w:hyperlink>
        </w:p>
        <w:p w14:paraId="0AC79836" w14:textId="6E275D2D" w:rsidR="001A321B" w:rsidRDefault="001A321B">
          <w:pPr>
            <w:pStyle w:val="TOC1"/>
            <w:tabs>
              <w:tab w:val="right" w:leader="dot" w:pos="9016"/>
            </w:tabs>
            <w:rPr>
              <w:rFonts w:eastAsiaTheme="minorEastAsia" w:cstheme="minorBidi"/>
              <w:noProof/>
              <w:sz w:val="24"/>
              <w:szCs w:val="24"/>
              <w:lang w:eastAsia="en-IN" w:bidi="ar-SA"/>
            </w:rPr>
          </w:pPr>
          <w:hyperlink w:anchor="_Toc233029844" w:history="1">
            <w:r w:rsidRPr="00C015FF">
              <w:rPr>
                <w:rStyle w:val="Hyperlink"/>
                <w:i/>
                <w:iCs/>
                <w:noProof/>
              </w:rPr>
              <w:t>Scope</w:t>
            </w:r>
            <w:r>
              <w:rPr>
                <w:noProof/>
                <w:webHidden/>
              </w:rPr>
              <w:tab/>
            </w:r>
            <w:r>
              <w:rPr>
                <w:noProof/>
                <w:webHidden/>
              </w:rPr>
              <w:fldChar w:fldCharType="begin"/>
            </w:r>
            <w:r>
              <w:rPr>
                <w:noProof/>
                <w:webHidden/>
              </w:rPr>
              <w:instrText xml:space="preserve"> PAGEREF _Toc233029844 \h </w:instrText>
            </w:r>
            <w:r>
              <w:rPr>
                <w:noProof/>
                <w:webHidden/>
              </w:rPr>
            </w:r>
            <w:r>
              <w:rPr>
                <w:noProof/>
                <w:webHidden/>
              </w:rPr>
              <w:fldChar w:fldCharType="separate"/>
            </w:r>
            <w:r>
              <w:rPr>
                <w:noProof/>
                <w:webHidden/>
              </w:rPr>
              <w:t>4</w:t>
            </w:r>
            <w:r>
              <w:rPr>
                <w:noProof/>
                <w:webHidden/>
              </w:rPr>
              <w:fldChar w:fldCharType="end"/>
            </w:r>
          </w:hyperlink>
        </w:p>
        <w:p w14:paraId="262706FE" w14:textId="4A55F48B" w:rsidR="001A321B" w:rsidRDefault="001A321B">
          <w:pPr>
            <w:pStyle w:val="TOC2"/>
            <w:tabs>
              <w:tab w:val="right" w:leader="dot" w:pos="9016"/>
            </w:tabs>
            <w:rPr>
              <w:rFonts w:eastAsiaTheme="minorEastAsia" w:cstheme="minorBidi"/>
              <w:noProof/>
              <w:sz w:val="24"/>
              <w:szCs w:val="24"/>
              <w:lang w:eastAsia="en-IN" w:bidi="ar-SA"/>
            </w:rPr>
          </w:pPr>
          <w:hyperlink w:anchor="_Toc233029845" w:history="1">
            <w:r w:rsidRPr="00C015FF">
              <w:rPr>
                <w:rStyle w:val="Hyperlink"/>
                <w:noProof/>
              </w:rPr>
              <w:t>1. Efficient Energy Management</w:t>
            </w:r>
            <w:r>
              <w:rPr>
                <w:noProof/>
                <w:webHidden/>
              </w:rPr>
              <w:tab/>
            </w:r>
            <w:r>
              <w:rPr>
                <w:noProof/>
                <w:webHidden/>
              </w:rPr>
              <w:fldChar w:fldCharType="begin"/>
            </w:r>
            <w:r>
              <w:rPr>
                <w:noProof/>
                <w:webHidden/>
              </w:rPr>
              <w:instrText xml:space="preserve"> PAGEREF _Toc233029845 \h </w:instrText>
            </w:r>
            <w:r>
              <w:rPr>
                <w:noProof/>
                <w:webHidden/>
              </w:rPr>
            </w:r>
            <w:r>
              <w:rPr>
                <w:noProof/>
                <w:webHidden/>
              </w:rPr>
              <w:fldChar w:fldCharType="separate"/>
            </w:r>
            <w:r>
              <w:rPr>
                <w:noProof/>
                <w:webHidden/>
              </w:rPr>
              <w:t>5</w:t>
            </w:r>
            <w:r>
              <w:rPr>
                <w:noProof/>
                <w:webHidden/>
              </w:rPr>
              <w:fldChar w:fldCharType="end"/>
            </w:r>
          </w:hyperlink>
        </w:p>
        <w:p w14:paraId="4243FAAA" w14:textId="57B01D8C" w:rsidR="001A321B" w:rsidRDefault="001A321B">
          <w:pPr>
            <w:pStyle w:val="TOC2"/>
            <w:tabs>
              <w:tab w:val="right" w:leader="dot" w:pos="9016"/>
            </w:tabs>
            <w:rPr>
              <w:rFonts w:eastAsiaTheme="minorEastAsia" w:cstheme="minorBidi"/>
              <w:noProof/>
              <w:sz w:val="24"/>
              <w:szCs w:val="24"/>
              <w:lang w:eastAsia="en-IN" w:bidi="ar-SA"/>
            </w:rPr>
          </w:pPr>
          <w:hyperlink w:anchor="_Toc233029846" w:history="1">
            <w:r w:rsidRPr="00C015FF">
              <w:rPr>
                <w:rStyle w:val="Hyperlink"/>
                <w:noProof/>
              </w:rPr>
              <w:t>2. Water Conservation and Management Practices</w:t>
            </w:r>
            <w:r>
              <w:rPr>
                <w:noProof/>
                <w:webHidden/>
              </w:rPr>
              <w:tab/>
            </w:r>
            <w:r>
              <w:rPr>
                <w:noProof/>
                <w:webHidden/>
              </w:rPr>
              <w:fldChar w:fldCharType="begin"/>
            </w:r>
            <w:r>
              <w:rPr>
                <w:noProof/>
                <w:webHidden/>
              </w:rPr>
              <w:instrText xml:space="preserve"> PAGEREF _Toc233029846 \h </w:instrText>
            </w:r>
            <w:r>
              <w:rPr>
                <w:noProof/>
                <w:webHidden/>
              </w:rPr>
            </w:r>
            <w:r>
              <w:rPr>
                <w:noProof/>
                <w:webHidden/>
              </w:rPr>
              <w:fldChar w:fldCharType="separate"/>
            </w:r>
            <w:r>
              <w:rPr>
                <w:noProof/>
                <w:webHidden/>
              </w:rPr>
              <w:t>9</w:t>
            </w:r>
            <w:r>
              <w:rPr>
                <w:noProof/>
                <w:webHidden/>
              </w:rPr>
              <w:fldChar w:fldCharType="end"/>
            </w:r>
          </w:hyperlink>
        </w:p>
        <w:p w14:paraId="44F43508" w14:textId="7F2BDB97" w:rsidR="001A321B" w:rsidRDefault="001A321B">
          <w:pPr>
            <w:pStyle w:val="TOC2"/>
            <w:tabs>
              <w:tab w:val="right" w:leader="dot" w:pos="9016"/>
            </w:tabs>
            <w:rPr>
              <w:rFonts w:eastAsiaTheme="minorEastAsia" w:cstheme="minorBidi"/>
              <w:noProof/>
              <w:sz w:val="24"/>
              <w:szCs w:val="24"/>
              <w:lang w:eastAsia="en-IN" w:bidi="ar-SA"/>
            </w:rPr>
          </w:pPr>
          <w:hyperlink w:anchor="_Toc233029847" w:history="1">
            <w:r w:rsidRPr="00C015FF">
              <w:rPr>
                <w:rStyle w:val="Hyperlink"/>
                <w:noProof/>
              </w:rPr>
              <w:t>3. Air pollution Management</w:t>
            </w:r>
            <w:r>
              <w:rPr>
                <w:noProof/>
                <w:webHidden/>
              </w:rPr>
              <w:tab/>
            </w:r>
            <w:r>
              <w:rPr>
                <w:noProof/>
                <w:webHidden/>
              </w:rPr>
              <w:fldChar w:fldCharType="begin"/>
            </w:r>
            <w:r>
              <w:rPr>
                <w:noProof/>
                <w:webHidden/>
              </w:rPr>
              <w:instrText xml:space="preserve"> PAGEREF _Toc233029847 \h </w:instrText>
            </w:r>
            <w:r>
              <w:rPr>
                <w:noProof/>
                <w:webHidden/>
              </w:rPr>
            </w:r>
            <w:r>
              <w:rPr>
                <w:noProof/>
                <w:webHidden/>
              </w:rPr>
              <w:fldChar w:fldCharType="separate"/>
            </w:r>
            <w:r>
              <w:rPr>
                <w:noProof/>
                <w:webHidden/>
              </w:rPr>
              <w:t>16</w:t>
            </w:r>
            <w:r>
              <w:rPr>
                <w:noProof/>
                <w:webHidden/>
              </w:rPr>
              <w:fldChar w:fldCharType="end"/>
            </w:r>
          </w:hyperlink>
        </w:p>
        <w:p w14:paraId="67A3559C" w14:textId="5FB9C48F" w:rsidR="001A321B" w:rsidRDefault="001A321B">
          <w:pPr>
            <w:pStyle w:val="TOC2"/>
            <w:tabs>
              <w:tab w:val="right" w:leader="dot" w:pos="9016"/>
            </w:tabs>
            <w:rPr>
              <w:rFonts w:eastAsiaTheme="minorEastAsia" w:cstheme="minorBidi"/>
              <w:noProof/>
              <w:sz w:val="24"/>
              <w:szCs w:val="24"/>
              <w:lang w:eastAsia="en-IN" w:bidi="ar-SA"/>
            </w:rPr>
          </w:pPr>
          <w:hyperlink w:anchor="_Toc233029848" w:history="1">
            <w:r w:rsidRPr="00C015FF">
              <w:rPr>
                <w:rStyle w:val="Hyperlink"/>
                <w:noProof/>
              </w:rPr>
              <w:t>4. Waste Management Procedures</w:t>
            </w:r>
            <w:r>
              <w:rPr>
                <w:noProof/>
                <w:webHidden/>
              </w:rPr>
              <w:tab/>
            </w:r>
            <w:r>
              <w:rPr>
                <w:noProof/>
                <w:webHidden/>
              </w:rPr>
              <w:fldChar w:fldCharType="begin"/>
            </w:r>
            <w:r>
              <w:rPr>
                <w:noProof/>
                <w:webHidden/>
              </w:rPr>
              <w:instrText xml:space="preserve"> PAGEREF _Toc233029848 \h </w:instrText>
            </w:r>
            <w:r>
              <w:rPr>
                <w:noProof/>
                <w:webHidden/>
              </w:rPr>
            </w:r>
            <w:r>
              <w:rPr>
                <w:noProof/>
                <w:webHidden/>
              </w:rPr>
              <w:fldChar w:fldCharType="separate"/>
            </w:r>
            <w:r>
              <w:rPr>
                <w:noProof/>
                <w:webHidden/>
              </w:rPr>
              <w:t>20</w:t>
            </w:r>
            <w:r>
              <w:rPr>
                <w:noProof/>
                <w:webHidden/>
              </w:rPr>
              <w:fldChar w:fldCharType="end"/>
            </w:r>
          </w:hyperlink>
        </w:p>
        <w:p w14:paraId="00183C7C" w14:textId="17812884" w:rsidR="001A321B" w:rsidRDefault="001A321B">
          <w:pPr>
            <w:pStyle w:val="TOC2"/>
            <w:tabs>
              <w:tab w:val="right" w:leader="dot" w:pos="9016"/>
            </w:tabs>
            <w:rPr>
              <w:rFonts w:eastAsiaTheme="minorEastAsia" w:cstheme="minorBidi"/>
              <w:noProof/>
              <w:sz w:val="24"/>
              <w:szCs w:val="24"/>
              <w:lang w:eastAsia="en-IN" w:bidi="ar-SA"/>
            </w:rPr>
          </w:pPr>
          <w:hyperlink w:anchor="_Toc233029849" w:history="1">
            <w:r w:rsidRPr="00C015FF">
              <w:rPr>
                <w:rStyle w:val="Hyperlink"/>
                <w:noProof/>
              </w:rPr>
              <w:t xml:space="preserve">5. </w:t>
            </w:r>
            <w:r w:rsidRPr="00C015FF">
              <w:rPr>
                <w:rStyle w:val="Hyperlink"/>
                <w:bCs/>
                <w:noProof/>
              </w:rPr>
              <w:t>Hazardous Substances Management and Reduction</w:t>
            </w:r>
            <w:r>
              <w:rPr>
                <w:noProof/>
                <w:webHidden/>
              </w:rPr>
              <w:tab/>
            </w:r>
            <w:r>
              <w:rPr>
                <w:noProof/>
                <w:webHidden/>
              </w:rPr>
              <w:fldChar w:fldCharType="begin"/>
            </w:r>
            <w:r>
              <w:rPr>
                <w:noProof/>
                <w:webHidden/>
              </w:rPr>
              <w:instrText xml:space="preserve"> PAGEREF _Toc233029849 \h </w:instrText>
            </w:r>
            <w:r>
              <w:rPr>
                <w:noProof/>
                <w:webHidden/>
              </w:rPr>
            </w:r>
            <w:r>
              <w:rPr>
                <w:noProof/>
                <w:webHidden/>
              </w:rPr>
              <w:fldChar w:fldCharType="separate"/>
            </w:r>
            <w:r>
              <w:rPr>
                <w:noProof/>
                <w:webHidden/>
              </w:rPr>
              <w:t>34</w:t>
            </w:r>
            <w:r>
              <w:rPr>
                <w:noProof/>
                <w:webHidden/>
              </w:rPr>
              <w:fldChar w:fldCharType="end"/>
            </w:r>
          </w:hyperlink>
        </w:p>
        <w:p w14:paraId="3CD5095C" w14:textId="6F4A6290" w:rsidR="001A321B" w:rsidRDefault="001A321B">
          <w:pPr>
            <w:pStyle w:val="TOC2"/>
            <w:tabs>
              <w:tab w:val="right" w:leader="dot" w:pos="9016"/>
            </w:tabs>
            <w:rPr>
              <w:rFonts w:eastAsiaTheme="minorEastAsia" w:cstheme="minorBidi"/>
              <w:noProof/>
              <w:sz w:val="24"/>
              <w:szCs w:val="24"/>
              <w:lang w:eastAsia="en-IN" w:bidi="ar-SA"/>
            </w:rPr>
          </w:pPr>
          <w:hyperlink w:anchor="_Toc233029850" w:history="1">
            <w:r w:rsidRPr="00C015FF">
              <w:rPr>
                <w:rStyle w:val="Hyperlink"/>
                <w:noProof/>
              </w:rPr>
              <w:t>6. Material Management Procedures</w:t>
            </w:r>
            <w:r>
              <w:rPr>
                <w:noProof/>
                <w:webHidden/>
              </w:rPr>
              <w:tab/>
            </w:r>
            <w:r>
              <w:rPr>
                <w:noProof/>
                <w:webHidden/>
              </w:rPr>
              <w:fldChar w:fldCharType="begin"/>
            </w:r>
            <w:r>
              <w:rPr>
                <w:noProof/>
                <w:webHidden/>
              </w:rPr>
              <w:instrText xml:space="preserve"> PAGEREF _Toc233029850 \h </w:instrText>
            </w:r>
            <w:r>
              <w:rPr>
                <w:noProof/>
                <w:webHidden/>
              </w:rPr>
            </w:r>
            <w:r>
              <w:rPr>
                <w:noProof/>
                <w:webHidden/>
              </w:rPr>
              <w:fldChar w:fldCharType="separate"/>
            </w:r>
            <w:r>
              <w:rPr>
                <w:noProof/>
                <w:webHidden/>
              </w:rPr>
              <w:t>37</w:t>
            </w:r>
            <w:r>
              <w:rPr>
                <w:noProof/>
                <w:webHidden/>
              </w:rPr>
              <w:fldChar w:fldCharType="end"/>
            </w:r>
          </w:hyperlink>
        </w:p>
        <w:p w14:paraId="53D4DD9F" w14:textId="7E364010" w:rsidR="001A321B" w:rsidRDefault="001A321B">
          <w:pPr>
            <w:pStyle w:val="TOC2"/>
            <w:tabs>
              <w:tab w:val="right" w:leader="dot" w:pos="9016"/>
            </w:tabs>
            <w:rPr>
              <w:rFonts w:eastAsiaTheme="minorEastAsia" w:cstheme="minorBidi"/>
              <w:noProof/>
              <w:sz w:val="24"/>
              <w:szCs w:val="24"/>
              <w:lang w:eastAsia="en-IN" w:bidi="ar-SA"/>
            </w:rPr>
          </w:pPr>
          <w:hyperlink w:anchor="_Toc233029851" w:history="1">
            <w:r w:rsidRPr="00C015FF">
              <w:rPr>
                <w:rStyle w:val="Hyperlink"/>
                <w:bCs/>
                <w:noProof/>
              </w:rPr>
              <w:t>7. Supplier Selection, Engagement and Management</w:t>
            </w:r>
            <w:r>
              <w:rPr>
                <w:noProof/>
                <w:webHidden/>
              </w:rPr>
              <w:tab/>
            </w:r>
            <w:r>
              <w:rPr>
                <w:noProof/>
                <w:webHidden/>
              </w:rPr>
              <w:fldChar w:fldCharType="begin"/>
            </w:r>
            <w:r>
              <w:rPr>
                <w:noProof/>
                <w:webHidden/>
              </w:rPr>
              <w:instrText xml:space="preserve"> PAGEREF _Toc233029851 \h </w:instrText>
            </w:r>
            <w:r>
              <w:rPr>
                <w:noProof/>
                <w:webHidden/>
              </w:rPr>
            </w:r>
            <w:r>
              <w:rPr>
                <w:noProof/>
                <w:webHidden/>
              </w:rPr>
              <w:fldChar w:fldCharType="separate"/>
            </w:r>
            <w:r>
              <w:rPr>
                <w:noProof/>
                <w:webHidden/>
              </w:rPr>
              <w:t>41</w:t>
            </w:r>
            <w:r>
              <w:rPr>
                <w:noProof/>
                <w:webHidden/>
              </w:rPr>
              <w:fldChar w:fldCharType="end"/>
            </w:r>
          </w:hyperlink>
        </w:p>
        <w:p w14:paraId="28470404" w14:textId="209E823D" w:rsidR="001A321B" w:rsidRDefault="001A321B">
          <w:pPr>
            <w:pStyle w:val="TOC2"/>
            <w:tabs>
              <w:tab w:val="right" w:leader="dot" w:pos="9016"/>
            </w:tabs>
            <w:rPr>
              <w:rFonts w:eastAsiaTheme="minorEastAsia" w:cstheme="minorBidi"/>
              <w:noProof/>
              <w:sz w:val="24"/>
              <w:szCs w:val="24"/>
              <w:lang w:eastAsia="en-IN" w:bidi="ar-SA"/>
            </w:rPr>
          </w:pPr>
          <w:hyperlink w:anchor="_Toc233029852" w:history="1">
            <w:r w:rsidRPr="00C015FF">
              <w:rPr>
                <w:rStyle w:val="Hyperlink"/>
                <w:noProof/>
              </w:rPr>
              <w:t>8. Provision of Emergency Equipment</w:t>
            </w:r>
            <w:r>
              <w:rPr>
                <w:noProof/>
                <w:webHidden/>
              </w:rPr>
              <w:tab/>
            </w:r>
            <w:r>
              <w:rPr>
                <w:noProof/>
                <w:webHidden/>
              </w:rPr>
              <w:fldChar w:fldCharType="begin"/>
            </w:r>
            <w:r>
              <w:rPr>
                <w:noProof/>
                <w:webHidden/>
              </w:rPr>
              <w:instrText xml:space="preserve"> PAGEREF _Toc233029852 \h </w:instrText>
            </w:r>
            <w:r>
              <w:rPr>
                <w:noProof/>
                <w:webHidden/>
              </w:rPr>
            </w:r>
            <w:r>
              <w:rPr>
                <w:noProof/>
                <w:webHidden/>
              </w:rPr>
              <w:fldChar w:fldCharType="separate"/>
            </w:r>
            <w:r>
              <w:rPr>
                <w:noProof/>
                <w:webHidden/>
              </w:rPr>
              <w:t>44</w:t>
            </w:r>
            <w:r>
              <w:rPr>
                <w:noProof/>
                <w:webHidden/>
              </w:rPr>
              <w:fldChar w:fldCharType="end"/>
            </w:r>
          </w:hyperlink>
        </w:p>
        <w:p w14:paraId="4771CC78" w14:textId="50472492" w:rsidR="001A321B" w:rsidRDefault="001A321B">
          <w:pPr>
            <w:pStyle w:val="TOC2"/>
            <w:tabs>
              <w:tab w:val="right" w:leader="dot" w:pos="9016"/>
            </w:tabs>
            <w:rPr>
              <w:rFonts w:eastAsiaTheme="minorEastAsia" w:cstheme="minorBidi"/>
              <w:noProof/>
              <w:sz w:val="24"/>
              <w:szCs w:val="24"/>
              <w:lang w:eastAsia="en-IN" w:bidi="ar-SA"/>
            </w:rPr>
          </w:pPr>
          <w:hyperlink w:anchor="_Toc233029853" w:history="1">
            <w:r w:rsidRPr="00C015FF">
              <w:rPr>
                <w:rStyle w:val="Hyperlink"/>
                <w:noProof/>
              </w:rPr>
              <w:t>9. Equipment Safety Inspection</w:t>
            </w:r>
            <w:r>
              <w:rPr>
                <w:noProof/>
                <w:webHidden/>
              </w:rPr>
              <w:tab/>
            </w:r>
            <w:r>
              <w:rPr>
                <w:noProof/>
                <w:webHidden/>
              </w:rPr>
              <w:fldChar w:fldCharType="begin"/>
            </w:r>
            <w:r>
              <w:rPr>
                <w:noProof/>
                <w:webHidden/>
              </w:rPr>
              <w:instrText xml:space="preserve"> PAGEREF _Toc233029853 \h </w:instrText>
            </w:r>
            <w:r>
              <w:rPr>
                <w:noProof/>
                <w:webHidden/>
              </w:rPr>
            </w:r>
            <w:r>
              <w:rPr>
                <w:noProof/>
                <w:webHidden/>
              </w:rPr>
              <w:fldChar w:fldCharType="separate"/>
            </w:r>
            <w:r>
              <w:rPr>
                <w:noProof/>
                <w:webHidden/>
              </w:rPr>
              <w:t>47</w:t>
            </w:r>
            <w:r>
              <w:rPr>
                <w:noProof/>
                <w:webHidden/>
              </w:rPr>
              <w:fldChar w:fldCharType="end"/>
            </w:r>
          </w:hyperlink>
        </w:p>
        <w:p w14:paraId="73BDE837" w14:textId="08B1D596" w:rsidR="001A321B" w:rsidRDefault="001A321B">
          <w:pPr>
            <w:pStyle w:val="TOC2"/>
            <w:tabs>
              <w:tab w:val="right" w:leader="dot" w:pos="9016"/>
            </w:tabs>
            <w:rPr>
              <w:rFonts w:eastAsiaTheme="minorEastAsia" w:cstheme="minorBidi"/>
              <w:noProof/>
              <w:sz w:val="24"/>
              <w:szCs w:val="24"/>
              <w:lang w:eastAsia="en-IN" w:bidi="ar-SA"/>
            </w:rPr>
          </w:pPr>
          <w:hyperlink w:anchor="_Toc233029854" w:history="1">
            <w:r w:rsidRPr="00C015FF">
              <w:rPr>
                <w:rStyle w:val="Hyperlink"/>
                <w:noProof/>
              </w:rPr>
              <w:t>10. Workplace Safety Practices</w:t>
            </w:r>
            <w:r>
              <w:rPr>
                <w:noProof/>
                <w:webHidden/>
              </w:rPr>
              <w:tab/>
            </w:r>
            <w:r>
              <w:rPr>
                <w:noProof/>
                <w:webHidden/>
              </w:rPr>
              <w:fldChar w:fldCharType="begin"/>
            </w:r>
            <w:r>
              <w:rPr>
                <w:noProof/>
                <w:webHidden/>
              </w:rPr>
              <w:instrText xml:space="preserve"> PAGEREF _Toc233029854 \h </w:instrText>
            </w:r>
            <w:r>
              <w:rPr>
                <w:noProof/>
                <w:webHidden/>
              </w:rPr>
            </w:r>
            <w:r>
              <w:rPr>
                <w:noProof/>
                <w:webHidden/>
              </w:rPr>
              <w:fldChar w:fldCharType="separate"/>
            </w:r>
            <w:r>
              <w:rPr>
                <w:noProof/>
                <w:webHidden/>
              </w:rPr>
              <w:t>51</w:t>
            </w:r>
            <w:r>
              <w:rPr>
                <w:noProof/>
                <w:webHidden/>
              </w:rPr>
              <w:fldChar w:fldCharType="end"/>
            </w:r>
          </w:hyperlink>
        </w:p>
        <w:p w14:paraId="578270E7" w14:textId="3785DD68" w:rsidR="001A321B" w:rsidRDefault="001A321B">
          <w:pPr>
            <w:pStyle w:val="TOC2"/>
            <w:tabs>
              <w:tab w:val="right" w:leader="dot" w:pos="9016"/>
            </w:tabs>
            <w:rPr>
              <w:rFonts w:eastAsiaTheme="minorEastAsia" w:cstheme="minorBidi"/>
              <w:noProof/>
              <w:sz w:val="24"/>
              <w:szCs w:val="24"/>
              <w:lang w:eastAsia="en-IN" w:bidi="ar-SA"/>
            </w:rPr>
          </w:pPr>
          <w:hyperlink w:anchor="_Toc233029855" w:history="1">
            <w:r w:rsidRPr="00C015FF">
              <w:rPr>
                <w:rStyle w:val="Hyperlink"/>
                <w:noProof/>
              </w:rPr>
              <w:t>11. Employee Evaluation Practices</w:t>
            </w:r>
            <w:r>
              <w:rPr>
                <w:noProof/>
                <w:webHidden/>
              </w:rPr>
              <w:tab/>
            </w:r>
            <w:r>
              <w:rPr>
                <w:noProof/>
                <w:webHidden/>
              </w:rPr>
              <w:fldChar w:fldCharType="begin"/>
            </w:r>
            <w:r>
              <w:rPr>
                <w:noProof/>
                <w:webHidden/>
              </w:rPr>
              <w:instrText xml:space="preserve"> PAGEREF _Toc233029855 \h </w:instrText>
            </w:r>
            <w:r>
              <w:rPr>
                <w:noProof/>
                <w:webHidden/>
              </w:rPr>
            </w:r>
            <w:r>
              <w:rPr>
                <w:noProof/>
                <w:webHidden/>
              </w:rPr>
              <w:fldChar w:fldCharType="separate"/>
            </w:r>
            <w:r>
              <w:rPr>
                <w:noProof/>
                <w:webHidden/>
              </w:rPr>
              <w:t>56</w:t>
            </w:r>
            <w:r>
              <w:rPr>
                <w:noProof/>
                <w:webHidden/>
              </w:rPr>
              <w:fldChar w:fldCharType="end"/>
            </w:r>
          </w:hyperlink>
        </w:p>
        <w:p w14:paraId="42322F8D" w14:textId="7A3C9431" w:rsidR="001A321B" w:rsidRDefault="001A321B">
          <w:pPr>
            <w:pStyle w:val="TOC2"/>
            <w:tabs>
              <w:tab w:val="right" w:leader="dot" w:pos="9016"/>
            </w:tabs>
            <w:rPr>
              <w:rFonts w:eastAsiaTheme="minorEastAsia" w:cstheme="minorBidi"/>
              <w:noProof/>
              <w:sz w:val="24"/>
              <w:szCs w:val="24"/>
              <w:lang w:eastAsia="en-IN" w:bidi="ar-SA"/>
            </w:rPr>
          </w:pPr>
          <w:hyperlink w:anchor="_Toc233029856" w:history="1">
            <w:r w:rsidRPr="00C015FF">
              <w:rPr>
                <w:rStyle w:val="Hyperlink"/>
                <w:noProof/>
              </w:rPr>
              <w:t>12. Procedure for Sensitive Transactions</w:t>
            </w:r>
            <w:r>
              <w:rPr>
                <w:noProof/>
                <w:webHidden/>
              </w:rPr>
              <w:tab/>
            </w:r>
            <w:r>
              <w:rPr>
                <w:noProof/>
                <w:webHidden/>
              </w:rPr>
              <w:fldChar w:fldCharType="begin"/>
            </w:r>
            <w:r>
              <w:rPr>
                <w:noProof/>
                <w:webHidden/>
              </w:rPr>
              <w:instrText xml:space="preserve"> PAGEREF _Toc233029856 \h </w:instrText>
            </w:r>
            <w:r>
              <w:rPr>
                <w:noProof/>
                <w:webHidden/>
              </w:rPr>
            </w:r>
            <w:r>
              <w:rPr>
                <w:noProof/>
                <w:webHidden/>
              </w:rPr>
              <w:fldChar w:fldCharType="separate"/>
            </w:r>
            <w:r>
              <w:rPr>
                <w:noProof/>
                <w:webHidden/>
              </w:rPr>
              <w:t>58</w:t>
            </w:r>
            <w:r>
              <w:rPr>
                <w:noProof/>
                <w:webHidden/>
              </w:rPr>
              <w:fldChar w:fldCharType="end"/>
            </w:r>
          </w:hyperlink>
        </w:p>
        <w:p w14:paraId="1A5701B3" w14:textId="14B9EB19" w:rsidR="001A321B" w:rsidRDefault="001A321B">
          <w:pPr>
            <w:pStyle w:val="TOC2"/>
            <w:tabs>
              <w:tab w:val="right" w:leader="dot" w:pos="9016"/>
            </w:tabs>
            <w:rPr>
              <w:rFonts w:eastAsiaTheme="minorEastAsia" w:cstheme="minorBidi"/>
              <w:noProof/>
              <w:sz w:val="24"/>
              <w:szCs w:val="24"/>
              <w:lang w:eastAsia="en-IN" w:bidi="ar-SA"/>
            </w:rPr>
          </w:pPr>
          <w:hyperlink w:anchor="_Toc233029857" w:history="1">
            <w:r w:rsidRPr="00C015FF">
              <w:rPr>
                <w:rStyle w:val="Hyperlink"/>
                <w:noProof/>
              </w:rPr>
              <w:t>13. Anti-Corruption and Information Security Due Diligence Program on Third Parties</w:t>
            </w:r>
            <w:r>
              <w:rPr>
                <w:noProof/>
                <w:webHidden/>
              </w:rPr>
              <w:tab/>
            </w:r>
            <w:r>
              <w:rPr>
                <w:noProof/>
                <w:webHidden/>
              </w:rPr>
              <w:fldChar w:fldCharType="begin"/>
            </w:r>
            <w:r>
              <w:rPr>
                <w:noProof/>
                <w:webHidden/>
              </w:rPr>
              <w:instrText xml:space="preserve"> PAGEREF _Toc233029857 \h </w:instrText>
            </w:r>
            <w:r>
              <w:rPr>
                <w:noProof/>
                <w:webHidden/>
              </w:rPr>
            </w:r>
            <w:r>
              <w:rPr>
                <w:noProof/>
                <w:webHidden/>
              </w:rPr>
              <w:fldChar w:fldCharType="separate"/>
            </w:r>
            <w:r>
              <w:rPr>
                <w:noProof/>
                <w:webHidden/>
              </w:rPr>
              <w:t>60</w:t>
            </w:r>
            <w:r>
              <w:rPr>
                <w:noProof/>
                <w:webHidden/>
              </w:rPr>
              <w:fldChar w:fldCharType="end"/>
            </w:r>
          </w:hyperlink>
        </w:p>
        <w:p w14:paraId="33FA855D" w14:textId="16E902D3" w:rsidR="0082669E" w:rsidRDefault="0082669E">
          <w:r>
            <w:rPr>
              <w:b/>
              <w:bCs/>
              <w:noProof/>
            </w:rPr>
            <w:fldChar w:fldCharType="end"/>
          </w:r>
        </w:p>
      </w:sdtContent>
    </w:sdt>
    <w:p w14:paraId="4861BF3F" w14:textId="77777777" w:rsidR="007746EC" w:rsidRDefault="007746EC" w:rsidP="007746EC">
      <w:pPr>
        <w:rPr>
          <w:rFonts w:cstheme="minorHAnsi"/>
          <w:b/>
          <w:bCs/>
          <w:color w:val="2F5496" w:themeColor="accent1" w:themeShade="BF"/>
          <w:sz w:val="36"/>
          <w:szCs w:val="36"/>
          <w:u w:val="single"/>
        </w:rPr>
      </w:pPr>
    </w:p>
    <w:p w14:paraId="509A511B" w14:textId="77777777" w:rsidR="002F723E" w:rsidRDefault="002F723E" w:rsidP="007746EC">
      <w:pPr>
        <w:rPr>
          <w:rFonts w:cstheme="minorHAnsi"/>
          <w:b/>
          <w:bCs/>
          <w:color w:val="2F5496" w:themeColor="accent1" w:themeShade="BF"/>
          <w:sz w:val="36"/>
          <w:szCs w:val="36"/>
          <w:u w:val="single"/>
        </w:rPr>
      </w:pPr>
    </w:p>
    <w:p w14:paraId="19123269" w14:textId="77777777" w:rsidR="002F723E" w:rsidRDefault="002F723E" w:rsidP="007746EC">
      <w:pPr>
        <w:rPr>
          <w:rFonts w:cstheme="minorHAnsi"/>
          <w:b/>
          <w:bCs/>
          <w:color w:val="2F5496" w:themeColor="accent1" w:themeShade="BF"/>
          <w:sz w:val="36"/>
          <w:szCs w:val="36"/>
          <w:u w:val="single"/>
        </w:rPr>
      </w:pPr>
    </w:p>
    <w:p w14:paraId="195FB7DA" w14:textId="77777777" w:rsidR="002F723E" w:rsidRDefault="002F723E" w:rsidP="007746EC">
      <w:pPr>
        <w:rPr>
          <w:rFonts w:cstheme="minorHAnsi"/>
          <w:b/>
          <w:bCs/>
          <w:color w:val="2F5496" w:themeColor="accent1" w:themeShade="BF"/>
          <w:sz w:val="36"/>
          <w:szCs w:val="36"/>
          <w:u w:val="single"/>
        </w:rPr>
      </w:pPr>
    </w:p>
    <w:p w14:paraId="54EBB7C3" w14:textId="77777777" w:rsidR="002F723E" w:rsidRDefault="002F723E" w:rsidP="007746EC">
      <w:pPr>
        <w:rPr>
          <w:rFonts w:cstheme="minorHAnsi"/>
          <w:b/>
          <w:bCs/>
          <w:color w:val="2F5496" w:themeColor="accent1" w:themeShade="BF"/>
          <w:sz w:val="36"/>
          <w:szCs w:val="36"/>
          <w:u w:val="single"/>
        </w:rPr>
      </w:pPr>
    </w:p>
    <w:p w14:paraId="59295575" w14:textId="4808905A" w:rsidR="005A2121" w:rsidRDefault="005A2121" w:rsidP="5B9B55FB">
      <w:pPr>
        <w:rPr>
          <w:rFonts w:cstheme="minorBidi"/>
          <w:b/>
          <w:bCs/>
          <w:color w:val="2F5496" w:themeColor="accent1" w:themeShade="BF"/>
          <w:sz w:val="36"/>
          <w:szCs w:val="36"/>
          <w:u w:val="single"/>
        </w:rPr>
      </w:pPr>
    </w:p>
    <w:p w14:paraId="26548588" w14:textId="75CB7B4D" w:rsidR="5B9B55FB" w:rsidRDefault="5B9B55FB" w:rsidP="5B9B55FB">
      <w:pPr>
        <w:rPr>
          <w:rFonts w:cstheme="minorBidi"/>
          <w:b/>
          <w:bCs/>
          <w:color w:val="2F5496" w:themeColor="accent1" w:themeShade="BF"/>
          <w:sz w:val="36"/>
          <w:szCs w:val="36"/>
          <w:u w:val="single"/>
        </w:rPr>
      </w:pPr>
    </w:p>
    <w:p w14:paraId="21E423F7" w14:textId="0C47D49B" w:rsidR="5B9B55FB" w:rsidRDefault="5B9B55FB" w:rsidP="5B9B55FB">
      <w:pPr>
        <w:rPr>
          <w:rFonts w:cstheme="minorBidi"/>
          <w:b/>
          <w:bCs/>
          <w:color w:val="2F5496" w:themeColor="accent1" w:themeShade="BF"/>
          <w:sz w:val="36"/>
          <w:szCs w:val="36"/>
          <w:u w:val="single"/>
        </w:rPr>
      </w:pPr>
    </w:p>
    <w:p w14:paraId="71DD3DD7" w14:textId="2D316D22" w:rsidR="00A455A8" w:rsidRDefault="00A455A8" w:rsidP="014B1B93">
      <w:pPr>
        <w:rPr>
          <w:rFonts w:cstheme="minorBidi"/>
          <w:b/>
          <w:bCs/>
          <w:color w:val="2F5496" w:themeColor="accent1" w:themeShade="BF"/>
          <w:sz w:val="36"/>
          <w:szCs w:val="36"/>
          <w:u w:val="single"/>
        </w:rPr>
      </w:pPr>
    </w:p>
    <w:p w14:paraId="4502FF90" w14:textId="77777777" w:rsidR="00A57BED" w:rsidRPr="002819C4" w:rsidRDefault="00A57BED" w:rsidP="014B1B93">
      <w:pPr>
        <w:rPr>
          <w:rFonts w:cstheme="minorBidi"/>
          <w:b/>
          <w:bCs/>
          <w:color w:val="2F5496" w:themeColor="accent1" w:themeShade="BF"/>
          <w:sz w:val="36"/>
          <w:szCs w:val="36"/>
          <w:u w:val="single"/>
        </w:rPr>
      </w:pPr>
    </w:p>
    <w:p w14:paraId="7E781D07" w14:textId="746FC8A2" w:rsidR="00BB361D" w:rsidRPr="000A634E" w:rsidRDefault="014B1B93" w:rsidP="3094E857">
      <w:pPr>
        <w:pStyle w:val="Heading1"/>
        <w:rPr>
          <w:i/>
          <w:iCs/>
          <w:sz w:val="32"/>
          <w:szCs w:val="32"/>
        </w:rPr>
      </w:pPr>
      <w:bookmarkStart w:id="0" w:name="_Toc233029843"/>
      <w:r w:rsidRPr="3094E857">
        <w:rPr>
          <w:i/>
          <w:iCs/>
          <w:sz w:val="32"/>
          <w:szCs w:val="32"/>
        </w:rPr>
        <w:t>Introduction</w:t>
      </w:r>
      <w:bookmarkEnd w:id="0"/>
    </w:p>
    <w:p w14:paraId="604554D3" w14:textId="556E862A" w:rsidR="000A634E" w:rsidRPr="000A634E" w:rsidRDefault="000A634E" w:rsidP="000A634E">
      <w:pPr>
        <w:spacing w:after="240"/>
        <w:jc w:val="center"/>
        <w:rPr>
          <w:rFonts w:cstheme="minorHAnsi"/>
          <w:b/>
          <w:bCs/>
          <w:sz w:val="24"/>
          <w:szCs w:val="24"/>
        </w:rPr>
      </w:pPr>
      <w:r w:rsidRPr="000A634E">
        <w:rPr>
          <w:rFonts w:cstheme="minorHAnsi"/>
          <w:b/>
          <w:bCs/>
          <w:sz w:val="24"/>
          <w:szCs w:val="24"/>
        </w:rPr>
        <w:t>“Structured Practices for Consistent Performance — at Naxpar Pharma Pvt. Ltd., our Standard Operating Practices form the foundation of quality, compliance and sustainable growth.”</w:t>
      </w:r>
    </w:p>
    <w:p w14:paraId="5ED411EB" w14:textId="5064B7AE" w:rsidR="000A634E" w:rsidRPr="000A634E" w:rsidRDefault="000A634E" w:rsidP="000A634E">
      <w:pPr>
        <w:spacing w:after="240"/>
        <w:jc w:val="both"/>
        <w:rPr>
          <w:rFonts w:cstheme="minorHAnsi"/>
          <w:sz w:val="24"/>
          <w:szCs w:val="24"/>
        </w:rPr>
      </w:pPr>
      <w:r w:rsidRPr="000A634E">
        <w:rPr>
          <w:rFonts w:cstheme="minorHAnsi"/>
          <w:sz w:val="24"/>
          <w:szCs w:val="24"/>
        </w:rPr>
        <w:t>At Naxpar Pharma Pvt. Ltd., clearly defined and consistently implemented practices form the basis of reliable and efficient operations. This Standard Operating Practices (SOP) document serves as a structured framework designed to ensure uniformity, accountability and operational control across all functions.</w:t>
      </w:r>
    </w:p>
    <w:p w14:paraId="08C05A76" w14:textId="44E5717F" w:rsidR="000A634E" w:rsidRPr="000A634E" w:rsidRDefault="000A634E" w:rsidP="000A634E">
      <w:pPr>
        <w:spacing w:after="240"/>
        <w:jc w:val="both"/>
        <w:rPr>
          <w:rFonts w:cstheme="minorHAnsi"/>
          <w:sz w:val="24"/>
          <w:szCs w:val="24"/>
        </w:rPr>
      </w:pPr>
      <w:r w:rsidRPr="000A634E">
        <w:rPr>
          <w:rFonts w:cstheme="minorHAnsi"/>
          <w:sz w:val="24"/>
          <w:szCs w:val="24"/>
        </w:rPr>
        <w:t>As a manufacturer of pharmaceutical and healthcare formulations, a strong emphasis is placed on maintaining high standards of quality, regulatory compliance and responsible manufacturing. From material handling to final product dispatch, this document supports systematic execution of activities while ensuring safety, efficiency and adherence to applicable standards.</w:t>
      </w:r>
    </w:p>
    <w:p w14:paraId="565B1E88" w14:textId="1966441D" w:rsidR="000A634E" w:rsidRPr="000A634E" w:rsidRDefault="000A634E" w:rsidP="000A634E">
      <w:pPr>
        <w:spacing w:after="240"/>
        <w:jc w:val="both"/>
        <w:rPr>
          <w:rFonts w:cstheme="minorHAnsi"/>
          <w:sz w:val="24"/>
          <w:szCs w:val="24"/>
        </w:rPr>
      </w:pPr>
      <w:r w:rsidRPr="000A634E">
        <w:rPr>
          <w:rFonts w:cstheme="minorHAnsi"/>
          <w:sz w:val="24"/>
          <w:szCs w:val="24"/>
        </w:rPr>
        <w:t>Each section of this document is developed to establish clarity in processes, minimise operational variability and align practices with the expectations of customers, regulatory authorities and other stakeholders. It enables effective coordination across functions while reinforcing a culture of discipline, consistency and continuous improvement.</w:t>
      </w:r>
    </w:p>
    <w:p w14:paraId="0E3DDBFD" w14:textId="45EF607F" w:rsidR="00AE5380" w:rsidRPr="00AE5380" w:rsidRDefault="000A634E" w:rsidP="00AE5380">
      <w:pPr>
        <w:spacing w:after="240"/>
        <w:jc w:val="both"/>
        <w:rPr>
          <w:rFonts w:cstheme="minorHAnsi"/>
          <w:sz w:val="24"/>
          <w:szCs w:val="24"/>
        </w:rPr>
      </w:pPr>
      <w:r w:rsidRPr="000A634E">
        <w:rPr>
          <w:rFonts w:cstheme="minorHAnsi"/>
          <w:sz w:val="24"/>
          <w:szCs w:val="24"/>
        </w:rPr>
        <w:t xml:space="preserve">This document is designed as a dynamic system, evolving with operational requirements and industry expectations. Regular updates and improvements ensure that practices remain relevant, </w:t>
      </w:r>
      <w:proofErr w:type="spellStart"/>
      <w:r w:rsidRPr="000A634E">
        <w:rPr>
          <w:rFonts w:cstheme="minorHAnsi"/>
          <w:sz w:val="24"/>
          <w:szCs w:val="24"/>
        </w:rPr>
        <w:t>effective</w:t>
      </w:r>
      <w:r w:rsidR="006935F7">
        <w:rPr>
          <w:rFonts w:cstheme="minorHAnsi"/>
          <w:sz w:val="24"/>
          <w:szCs w:val="24"/>
        </w:rPr>
        <w:t>and</w:t>
      </w:r>
      <w:proofErr w:type="spellEnd"/>
      <w:r w:rsidRPr="000A634E">
        <w:rPr>
          <w:rFonts w:cstheme="minorHAnsi"/>
          <w:sz w:val="24"/>
          <w:szCs w:val="24"/>
        </w:rPr>
        <w:t xml:space="preserve"> aligned with environmental responsibility, workplace safety and ethical business conduct.</w:t>
      </w:r>
    </w:p>
    <w:p w14:paraId="2344C0CE" w14:textId="77777777" w:rsidR="00BB361D" w:rsidRPr="007746EC" w:rsidRDefault="00BB361D">
      <w:pPr>
        <w:rPr>
          <w:rFonts w:cstheme="minorHAnsi"/>
          <w:sz w:val="24"/>
          <w:szCs w:val="24"/>
        </w:rPr>
      </w:pPr>
    </w:p>
    <w:p w14:paraId="28C8C565" w14:textId="77777777" w:rsidR="00BB361D" w:rsidRPr="007746EC" w:rsidRDefault="00BB361D">
      <w:pPr>
        <w:rPr>
          <w:rFonts w:cstheme="minorHAnsi"/>
          <w:sz w:val="24"/>
          <w:szCs w:val="24"/>
        </w:rPr>
      </w:pPr>
    </w:p>
    <w:p w14:paraId="51FEB7A9" w14:textId="77777777" w:rsidR="00BB361D" w:rsidRPr="007746EC" w:rsidRDefault="00BB361D">
      <w:pPr>
        <w:rPr>
          <w:rFonts w:cstheme="minorHAnsi"/>
          <w:sz w:val="24"/>
          <w:szCs w:val="24"/>
        </w:rPr>
      </w:pPr>
    </w:p>
    <w:p w14:paraId="1AD1AAED" w14:textId="77777777" w:rsidR="00BB361D" w:rsidRPr="007746EC" w:rsidRDefault="00BB361D">
      <w:pPr>
        <w:rPr>
          <w:rFonts w:cstheme="minorHAnsi"/>
          <w:sz w:val="24"/>
          <w:szCs w:val="24"/>
        </w:rPr>
      </w:pPr>
    </w:p>
    <w:p w14:paraId="5635C870" w14:textId="77777777" w:rsidR="00BB361D" w:rsidRPr="007746EC" w:rsidRDefault="00BB361D">
      <w:pPr>
        <w:rPr>
          <w:rFonts w:cstheme="minorHAnsi"/>
          <w:sz w:val="24"/>
          <w:szCs w:val="24"/>
        </w:rPr>
      </w:pPr>
    </w:p>
    <w:p w14:paraId="3DAC5679" w14:textId="77777777" w:rsidR="007746EC" w:rsidRDefault="007746EC">
      <w:pPr>
        <w:rPr>
          <w:rFonts w:cstheme="minorHAnsi"/>
          <w:sz w:val="24"/>
          <w:szCs w:val="24"/>
        </w:rPr>
      </w:pPr>
    </w:p>
    <w:p w14:paraId="19A48FB2" w14:textId="77777777" w:rsidR="004C1BBE" w:rsidRDefault="004C1BBE">
      <w:pPr>
        <w:rPr>
          <w:rFonts w:cstheme="minorHAnsi"/>
          <w:sz w:val="24"/>
          <w:szCs w:val="24"/>
        </w:rPr>
      </w:pPr>
    </w:p>
    <w:p w14:paraId="2267323E" w14:textId="77777777" w:rsidR="004C1BBE" w:rsidRDefault="004C1BBE">
      <w:pPr>
        <w:rPr>
          <w:rFonts w:cstheme="minorHAnsi"/>
          <w:sz w:val="24"/>
          <w:szCs w:val="24"/>
        </w:rPr>
      </w:pPr>
    </w:p>
    <w:p w14:paraId="3C11307E" w14:textId="77777777" w:rsidR="003B2239" w:rsidRDefault="003B2239">
      <w:pPr>
        <w:rPr>
          <w:rFonts w:cstheme="minorHAnsi"/>
          <w:sz w:val="24"/>
          <w:szCs w:val="24"/>
        </w:rPr>
      </w:pPr>
    </w:p>
    <w:p w14:paraId="1AAF4CC5" w14:textId="18447C13" w:rsidR="007746EC" w:rsidRPr="00176AED" w:rsidRDefault="014B1B93" w:rsidP="3094E857">
      <w:pPr>
        <w:pStyle w:val="Heading1"/>
        <w:rPr>
          <w:i/>
          <w:iCs/>
          <w:sz w:val="32"/>
          <w:szCs w:val="32"/>
        </w:rPr>
      </w:pPr>
      <w:bookmarkStart w:id="1" w:name="_Toc233029844"/>
      <w:r w:rsidRPr="3094E857">
        <w:rPr>
          <w:i/>
          <w:iCs/>
          <w:sz w:val="32"/>
          <w:szCs w:val="32"/>
        </w:rPr>
        <w:lastRenderedPageBreak/>
        <w:t>Scope</w:t>
      </w:r>
      <w:bookmarkEnd w:id="1"/>
    </w:p>
    <w:p w14:paraId="6885330B" w14:textId="2796ECF8" w:rsidR="000A634E" w:rsidRPr="000A634E" w:rsidRDefault="000A634E" w:rsidP="000A634E">
      <w:pPr>
        <w:spacing w:after="240"/>
        <w:jc w:val="both"/>
        <w:rPr>
          <w:rFonts w:cstheme="minorHAnsi"/>
          <w:sz w:val="24"/>
          <w:szCs w:val="24"/>
        </w:rPr>
      </w:pPr>
      <w:r w:rsidRPr="000A634E">
        <w:rPr>
          <w:rFonts w:cstheme="minorHAnsi"/>
          <w:sz w:val="24"/>
          <w:szCs w:val="24"/>
        </w:rPr>
        <w:t xml:space="preserve">The </w:t>
      </w:r>
      <w:r w:rsidR="007318AB">
        <w:rPr>
          <w:rFonts w:cstheme="minorHAnsi"/>
          <w:sz w:val="24"/>
          <w:szCs w:val="24"/>
        </w:rPr>
        <w:t>Standard Operating Practices</w:t>
      </w:r>
      <w:r w:rsidRPr="000A634E">
        <w:rPr>
          <w:rFonts w:cstheme="minorHAnsi"/>
          <w:sz w:val="24"/>
          <w:szCs w:val="24"/>
        </w:rPr>
        <w:t xml:space="preserve"> document applies to all operations of </w:t>
      </w:r>
      <w:r w:rsidRPr="000A634E">
        <w:rPr>
          <w:rFonts w:cstheme="minorHAnsi"/>
          <w:b/>
          <w:bCs/>
          <w:sz w:val="24"/>
          <w:szCs w:val="24"/>
        </w:rPr>
        <w:t>Naxpar Pharma Pvt. Ltd.</w:t>
      </w:r>
      <w:r w:rsidRPr="000A634E">
        <w:rPr>
          <w:rFonts w:cstheme="minorHAnsi"/>
          <w:sz w:val="24"/>
          <w:szCs w:val="24"/>
        </w:rPr>
        <w:t xml:space="preserve">, covering employees, contractors, vendors and relevant stakeholders. It establishes a structured framework for integrating </w:t>
      </w:r>
      <w:r w:rsidR="007318AB">
        <w:rPr>
          <w:rFonts w:cstheme="minorHAnsi"/>
          <w:sz w:val="24"/>
          <w:szCs w:val="24"/>
        </w:rPr>
        <w:t>Sustainability</w:t>
      </w:r>
      <w:r w:rsidRPr="000A634E">
        <w:rPr>
          <w:rFonts w:cstheme="minorHAnsi"/>
          <w:sz w:val="24"/>
          <w:szCs w:val="24"/>
        </w:rPr>
        <w:t xml:space="preserve"> principles into day-to-day activities across the organisation.</w:t>
      </w:r>
    </w:p>
    <w:p w14:paraId="59040FC0" w14:textId="262B57D6" w:rsidR="000A634E" w:rsidRPr="000A634E" w:rsidRDefault="000A634E" w:rsidP="000A634E">
      <w:pPr>
        <w:spacing w:after="240"/>
        <w:jc w:val="both"/>
        <w:rPr>
          <w:rFonts w:cstheme="minorHAnsi"/>
          <w:sz w:val="24"/>
          <w:szCs w:val="24"/>
        </w:rPr>
      </w:pPr>
      <w:r w:rsidRPr="000A634E">
        <w:rPr>
          <w:rFonts w:cstheme="minorHAnsi"/>
          <w:sz w:val="24"/>
          <w:szCs w:val="24"/>
        </w:rPr>
        <w:t>This document outlines standard practices aimed at reducing environmental impact, ensuring safe and healthy working conditions, maintaining ethical business conduct and promoting transparent stakeholder engagement. It reflects a systematic approach towards responsible operations, regulatory compliance and sustainable growth aligned with applicable standards.</w:t>
      </w:r>
    </w:p>
    <w:p w14:paraId="0BF5300A" w14:textId="46154E11" w:rsidR="002F723E" w:rsidRDefault="002F723E" w:rsidP="007746EC">
      <w:pPr>
        <w:spacing w:after="240"/>
        <w:jc w:val="both"/>
        <w:rPr>
          <w:rFonts w:cs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889"/>
        <w:gridCol w:w="6471"/>
      </w:tblGrid>
      <w:tr w:rsidR="002F723E" w:rsidRPr="005C1972" w14:paraId="45582362" w14:textId="77777777" w:rsidTr="26E94102">
        <w:trPr>
          <w:trHeight w:val="635"/>
        </w:trPr>
        <w:tc>
          <w:tcPr>
            <w:tcW w:w="2889" w:type="dxa"/>
            <w:shd w:val="clear" w:color="auto" w:fill="FFFFFF" w:themeFill="background1"/>
            <w:tcMar>
              <w:top w:w="0" w:type="dxa"/>
              <w:left w:w="108" w:type="dxa"/>
              <w:bottom w:w="0" w:type="dxa"/>
              <w:right w:w="108" w:type="dxa"/>
            </w:tcMar>
            <w:vAlign w:val="center"/>
            <w:hideMark/>
          </w:tcPr>
          <w:p w14:paraId="49A5B02B" w14:textId="77777777" w:rsidR="002F723E" w:rsidRPr="002F723E" w:rsidRDefault="7953236D" w:rsidP="26E94102">
            <w:pPr>
              <w:spacing w:after="0" w:line="276" w:lineRule="auto"/>
              <w:jc w:val="center"/>
              <w:rPr>
                <w:rFonts w:cstheme="minorBidi"/>
                <w:sz w:val="24"/>
                <w:szCs w:val="24"/>
              </w:rPr>
            </w:pPr>
            <w:r w:rsidRPr="26E94102">
              <w:rPr>
                <w:rFonts w:cstheme="minorBidi"/>
                <w:b/>
                <w:bCs/>
                <w:sz w:val="24"/>
                <w:szCs w:val="24"/>
              </w:rPr>
              <w:t>Site</w:t>
            </w:r>
          </w:p>
        </w:tc>
        <w:tc>
          <w:tcPr>
            <w:tcW w:w="6471" w:type="dxa"/>
            <w:shd w:val="clear" w:color="auto" w:fill="FFFFFF" w:themeFill="background1"/>
            <w:tcMar>
              <w:top w:w="0" w:type="dxa"/>
              <w:left w:w="108" w:type="dxa"/>
              <w:bottom w:w="0" w:type="dxa"/>
              <w:right w:w="108" w:type="dxa"/>
            </w:tcMar>
            <w:vAlign w:val="center"/>
            <w:hideMark/>
          </w:tcPr>
          <w:p w14:paraId="74644280" w14:textId="77777777" w:rsidR="002F723E" w:rsidRPr="002F723E" w:rsidRDefault="002F723E" w:rsidP="002F723E">
            <w:pPr>
              <w:spacing w:after="0" w:line="276" w:lineRule="auto"/>
              <w:jc w:val="center"/>
              <w:rPr>
                <w:rFonts w:cstheme="minorHAnsi"/>
                <w:sz w:val="24"/>
                <w:szCs w:val="24"/>
              </w:rPr>
            </w:pPr>
            <w:r w:rsidRPr="002F723E">
              <w:rPr>
                <w:rFonts w:cstheme="minorHAnsi"/>
                <w:b/>
                <w:bCs/>
                <w:sz w:val="24"/>
                <w:szCs w:val="24"/>
              </w:rPr>
              <w:t>Address</w:t>
            </w:r>
          </w:p>
        </w:tc>
      </w:tr>
      <w:tr w:rsidR="002F723E" w:rsidRPr="005C1972" w14:paraId="22E468B9" w14:textId="77777777" w:rsidTr="26E94102">
        <w:trPr>
          <w:trHeight w:val="996"/>
        </w:trPr>
        <w:tc>
          <w:tcPr>
            <w:tcW w:w="2889" w:type="dxa"/>
            <w:shd w:val="clear" w:color="auto" w:fill="FFFFFF" w:themeFill="background1"/>
            <w:tcMar>
              <w:top w:w="0" w:type="dxa"/>
              <w:left w:w="108" w:type="dxa"/>
              <w:bottom w:w="0" w:type="dxa"/>
              <w:right w:w="108" w:type="dxa"/>
            </w:tcMar>
            <w:vAlign w:val="center"/>
            <w:hideMark/>
          </w:tcPr>
          <w:p w14:paraId="61523C3E" w14:textId="63BA8063" w:rsidR="002F723E" w:rsidRPr="002F723E" w:rsidRDefault="002F723E">
            <w:pPr>
              <w:spacing w:line="276" w:lineRule="auto"/>
              <w:jc w:val="center"/>
              <w:rPr>
                <w:rFonts w:cstheme="minorHAnsi"/>
                <w:b/>
                <w:bCs/>
                <w:sz w:val="24"/>
                <w:szCs w:val="24"/>
              </w:rPr>
            </w:pPr>
            <w:r w:rsidRPr="002F723E">
              <w:rPr>
                <w:rFonts w:cstheme="minorHAnsi"/>
                <w:b/>
                <w:bCs/>
                <w:sz w:val="24"/>
                <w:szCs w:val="24"/>
              </w:rPr>
              <w:t>Naxpar Pharma Pvt. Ltd.</w:t>
            </w:r>
          </w:p>
        </w:tc>
        <w:tc>
          <w:tcPr>
            <w:tcW w:w="6471" w:type="dxa"/>
            <w:shd w:val="clear" w:color="auto" w:fill="FFFFFF" w:themeFill="background1"/>
            <w:tcMar>
              <w:top w:w="0" w:type="dxa"/>
              <w:left w:w="108" w:type="dxa"/>
              <w:bottom w:w="0" w:type="dxa"/>
              <w:right w:w="108" w:type="dxa"/>
            </w:tcMar>
            <w:vAlign w:val="center"/>
            <w:hideMark/>
          </w:tcPr>
          <w:p w14:paraId="2ADE07F7" w14:textId="591AA1E7" w:rsidR="002F723E" w:rsidRPr="002F723E" w:rsidRDefault="002F723E" w:rsidP="002F723E">
            <w:pPr>
              <w:jc w:val="center"/>
              <w:rPr>
                <w:rFonts w:cstheme="minorHAnsi"/>
                <w:color w:val="000000" w:themeColor="text1"/>
                <w:sz w:val="24"/>
                <w:szCs w:val="24"/>
              </w:rPr>
            </w:pPr>
            <w:r w:rsidRPr="002F723E">
              <w:rPr>
                <w:rFonts w:cstheme="minorHAnsi"/>
                <w:color w:val="000000" w:themeColor="text1"/>
                <w:sz w:val="24"/>
                <w:szCs w:val="24"/>
                <w:shd w:val="clear" w:color="auto" w:fill="FFFFFF"/>
              </w:rPr>
              <w:t>182, Village Gurumajra, Kishanpura, Tehsil Baddi, Dist. Solan – 174101. (H.P), INDIA.</w:t>
            </w:r>
          </w:p>
        </w:tc>
      </w:tr>
    </w:tbl>
    <w:p w14:paraId="436AB316" w14:textId="77777777" w:rsidR="002F723E" w:rsidRPr="00AE5380" w:rsidRDefault="002F723E" w:rsidP="007746EC">
      <w:pPr>
        <w:spacing w:after="240"/>
        <w:jc w:val="both"/>
        <w:rPr>
          <w:rFonts w:cstheme="minorHAnsi"/>
          <w:sz w:val="24"/>
          <w:szCs w:val="24"/>
        </w:rPr>
      </w:pPr>
    </w:p>
    <w:p w14:paraId="5F9BE2DE" w14:textId="77777777" w:rsidR="007746EC" w:rsidRDefault="007746EC">
      <w:pPr>
        <w:rPr>
          <w:rFonts w:cstheme="minorHAnsi"/>
          <w:sz w:val="24"/>
          <w:szCs w:val="24"/>
        </w:rPr>
      </w:pPr>
    </w:p>
    <w:p w14:paraId="36D7DC02" w14:textId="77777777" w:rsidR="002F723E" w:rsidRDefault="002F723E">
      <w:pPr>
        <w:rPr>
          <w:rFonts w:cstheme="minorHAnsi"/>
          <w:sz w:val="24"/>
          <w:szCs w:val="24"/>
        </w:rPr>
      </w:pPr>
    </w:p>
    <w:p w14:paraId="71A92B09" w14:textId="77777777" w:rsidR="002F723E" w:rsidRDefault="002F723E">
      <w:pPr>
        <w:rPr>
          <w:rFonts w:cstheme="minorHAnsi"/>
          <w:sz w:val="24"/>
          <w:szCs w:val="24"/>
        </w:rPr>
      </w:pPr>
    </w:p>
    <w:p w14:paraId="491FC010" w14:textId="77777777" w:rsidR="002F723E" w:rsidRDefault="002F723E">
      <w:pPr>
        <w:rPr>
          <w:rFonts w:cstheme="minorHAnsi"/>
          <w:sz w:val="24"/>
          <w:szCs w:val="24"/>
        </w:rPr>
      </w:pPr>
    </w:p>
    <w:p w14:paraId="244052F9" w14:textId="77777777" w:rsidR="00EE273D" w:rsidRDefault="00EE273D">
      <w:pPr>
        <w:rPr>
          <w:rFonts w:cstheme="minorHAnsi"/>
          <w:sz w:val="24"/>
          <w:szCs w:val="24"/>
        </w:rPr>
      </w:pPr>
    </w:p>
    <w:p w14:paraId="0BC0C584" w14:textId="77777777" w:rsidR="00EE273D" w:rsidRDefault="00EE273D">
      <w:pPr>
        <w:rPr>
          <w:rFonts w:cstheme="minorHAnsi"/>
          <w:sz w:val="24"/>
          <w:szCs w:val="24"/>
        </w:rPr>
      </w:pPr>
    </w:p>
    <w:p w14:paraId="4D653BBD" w14:textId="77777777" w:rsidR="00EE273D" w:rsidRDefault="00EE273D">
      <w:pPr>
        <w:rPr>
          <w:rFonts w:cstheme="minorHAnsi"/>
          <w:sz w:val="24"/>
          <w:szCs w:val="24"/>
        </w:rPr>
      </w:pPr>
    </w:p>
    <w:p w14:paraId="1BD54D1B" w14:textId="77777777" w:rsidR="00EE273D" w:rsidRDefault="00EE273D">
      <w:pPr>
        <w:rPr>
          <w:rFonts w:cstheme="minorHAnsi"/>
          <w:sz w:val="24"/>
          <w:szCs w:val="24"/>
        </w:rPr>
      </w:pPr>
    </w:p>
    <w:p w14:paraId="29DDB0DD" w14:textId="77777777" w:rsidR="000A634E" w:rsidRDefault="000A634E">
      <w:pPr>
        <w:rPr>
          <w:rFonts w:cstheme="minorHAnsi"/>
          <w:sz w:val="24"/>
          <w:szCs w:val="24"/>
        </w:rPr>
      </w:pPr>
    </w:p>
    <w:p w14:paraId="23EDAF54" w14:textId="77777777" w:rsidR="000A634E" w:rsidRDefault="000A634E">
      <w:pPr>
        <w:rPr>
          <w:rFonts w:cstheme="minorHAnsi"/>
          <w:sz w:val="24"/>
          <w:szCs w:val="24"/>
        </w:rPr>
      </w:pPr>
    </w:p>
    <w:p w14:paraId="122C64A3" w14:textId="77777777" w:rsidR="007318AB" w:rsidRDefault="007318AB">
      <w:pPr>
        <w:rPr>
          <w:rFonts w:cstheme="minorHAnsi"/>
          <w:sz w:val="24"/>
          <w:szCs w:val="24"/>
        </w:rPr>
      </w:pPr>
    </w:p>
    <w:p w14:paraId="3AE7F3DA" w14:textId="77777777" w:rsidR="007318AB" w:rsidRDefault="007318AB">
      <w:pPr>
        <w:rPr>
          <w:rFonts w:cstheme="minorHAnsi"/>
          <w:sz w:val="24"/>
          <w:szCs w:val="24"/>
        </w:rPr>
      </w:pPr>
    </w:p>
    <w:p w14:paraId="5EEBFDA5" w14:textId="77777777" w:rsidR="00176AED" w:rsidRDefault="00176AED">
      <w:pPr>
        <w:rPr>
          <w:rFonts w:cstheme="minorHAnsi"/>
          <w:sz w:val="24"/>
          <w:szCs w:val="24"/>
        </w:rPr>
      </w:pPr>
    </w:p>
    <w:p w14:paraId="7205A678" w14:textId="77777777" w:rsidR="004C1BBE" w:rsidRDefault="004C1BBE">
      <w:pPr>
        <w:rPr>
          <w:rFonts w:cstheme="minorHAnsi"/>
          <w:sz w:val="24"/>
          <w:szCs w:val="24"/>
        </w:rPr>
      </w:pPr>
    </w:p>
    <w:p w14:paraId="116CFA81" w14:textId="4D5646C4" w:rsidR="00EE273D" w:rsidRPr="000A634E" w:rsidRDefault="014B1B93" w:rsidP="00EE273D">
      <w:pPr>
        <w:pStyle w:val="Heading2"/>
        <w:rPr>
          <w:u w:val="none"/>
        </w:rPr>
      </w:pPr>
      <w:bookmarkStart w:id="2" w:name="_Toc233029845"/>
      <w:r>
        <w:rPr>
          <w:u w:val="none"/>
        </w:rPr>
        <w:lastRenderedPageBreak/>
        <w:t>1. Efficient Energy Management</w:t>
      </w:r>
      <w:bookmarkEnd w:id="2"/>
      <w:r>
        <w:rPr>
          <w:u w:val="none"/>
        </w:rPr>
        <w:t xml:space="preserve"> </w:t>
      </w:r>
    </w:p>
    <w:p w14:paraId="2EB35C77" w14:textId="14AAA97D" w:rsidR="00647E4A" w:rsidRPr="0077547A" w:rsidRDefault="00647E4A" w:rsidP="00647E4A">
      <w:pPr>
        <w:rPr>
          <w:b/>
          <w:bCs/>
          <w:sz w:val="24"/>
          <w:szCs w:val="24"/>
        </w:rPr>
      </w:pPr>
      <w:r w:rsidRPr="0077547A">
        <w:rPr>
          <w:b/>
          <w:bCs/>
          <w:sz w:val="24"/>
          <w:szCs w:val="24"/>
        </w:rPr>
        <w:t>Overview</w:t>
      </w:r>
    </w:p>
    <w:p w14:paraId="31EF1FDE" w14:textId="757DB44A" w:rsidR="00647E4A" w:rsidRPr="0077547A" w:rsidRDefault="00647E4A" w:rsidP="00647E4A">
      <w:pPr>
        <w:jc w:val="both"/>
        <w:rPr>
          <w:sz w:val="24"/>
          <w:szCs w:val="24"/>
        </w:rPr>
      </w:pPr>
      <w:r w:rsidRPr="0077547A">
        <w:rPr>
          <w:sz w:val="24"/>
          <w:szCs w:val="24"/>
        </w:rPr>
        <w:t xml:space="preserve">At Naxpar Pharma Pvt. Ltd., we maintain a systematic approach to managing energy consumption across all operational activities. Energy usage is controlled through defined practices, efficient equipment </w:t>
      </w:r>
      <w:proofErr w:type="spellStart"/>
      <w:r w:rsidRPr="0077547A">
        <w:rPr>
          <w:sz w:val="24"/>
          <w:szCs w:val="24"/>
        </w:rPr>
        <w:t>utilisation</w:t>
      </w:r>
      <w:r w:rsidR="006935F7" w:rsidRPr="0077547A">
        <w:rPr>
          <w:sz w:val="24"/>
          <w:szCs w:val="24"/>
        </w:rPr>
        <w:t>and</w:t>
      </w:r>
      <w:proofErr w:type="spellEnd"/>
      <w:r w:rsidRPr="0077547A">
        <w:rPr>
          <w:sz w:val="24"/>
          <w:szCs w:val="24"/>
        </w:rPr>
        <w:t xml:space="preserve"> continuous monitoring mechanisms. We focus on minimising energy loss, improving process efficiency and ensuring responsible consumption across production and support functions. These practices contribute to operational efficiency while supporting environmental responsibility and sustainability objectives.</w:t>
      </w:r>
    </w:p>
    <w:p w14:paraId="2F959103" w14:textId="77777777" w:rsidR="00647E4A" w:rsidRPr="0077547A" w:rsidRDefault="00647E4A" w:rsidP="00647E4A">
      <w:pPr>
        <w:rPr>
          <w:b/>
          <w:bCs/>
          <w:sz w:val="24"/>
          <w:szCs w:val="24"/>
        </w:rPr>
      </w:pPr>
      <w:r w:rsidRPr="0077547A">
        <w:rPr>
          <w:b/>
          <w:bCs/>
          <w:sz w:val="24"/>
          <w:szCs w:val="24"/>
        </w:rPr>
        <w:t>Purpose</w:t>
      </w:r>
    </w:p>
    <w:p w14:paraId="17E8DFEE" w14:textId="026E3846" w:rsidR="00647E4A" w:rsidRPr="0077547A" w:rsidRDefault="00647E4A" w:rsidP="00647E4A">
      <w:pPr>
        <w:jc w:val="both"/>
        <w:rPr>
          <w:sz w:val="24"/>
          <w:szCs w:val="24"/>
        </w:rPr>
      </w:pPr>
      <w:r w:rsidRPr="0077547A">
        <w:rPr>
          <w:sz w:val="24"/>
          <w:szCs w:val="24"/>
        </w:rPr>
        <w:t>To define standardised practices for effective energy management, ensuring optimal utilisation of energy resources, improved operational efficiency and reduced environmental impact.</w:t>
      </w:r>
    </w:p>
    <w:p w14:paraId="4165F6AE" w14:textId="77777777" w:rsidR="00647E4A" w:rsidRPr="0077547A" w:rsidRDefault="00647E4A" w:rsidP="00647E4A">
      <w:pPr>
        <w:rPr>
          <w:b/>
          <w:bCs/>
          <w:sz w:val="24"/>
          <w:szCs w:val="24"/>
        </w:rPr>
      </w:pPr>
      <w:r w:rsidRPr="0077547A">
        <w:rPr>
          <w:b/>
          <w:bCs/>
          <w:sz w:val="24"/>
          <w:szCs w:val="24"/>
        </w:rPr>
        <w:t>Scope</w:t>
      </w:r>
    </w:p>
    <w:p w14:paraId="7FB556E3" w14:textId="597193B2" w:rsidR="00647E4A" w:rsidRPr="0077547A" w:rsidRDefault="00647E4A" w:rsidP="00647E4A">
      <w:pPr>
        <w:jc w:val="both"/>
        <w:rPr>
          <w:sz w:val="24"/>
          <w:szCs w:val="24"/>
        </w:rPr>
      </w:pPr>
      <w:r w:rsidRPr="0077547A">
        <w:rPr>
          <w:sz w:val="24"/>
          <w:szCs w:val="24"/>
        </w:rPr>
        <w:t>These practices apply to all areas of operations where energy is utilised, including manufacturing processes, utility systems, storage areas and supporting functions, ensuring consistent control and responsible usage across the organisation.</w:t>
      </w:r>
    </w:p>
    <w:p w14:paraId="7B6EBE70" w14:textId="7EE02CE2" w:rsidR="00647E4A" w:rsidRPr="0077547A" w:rsidRDefault="00647E4A" w:rsidP="00647E4A">
      <w:pPr>
        <w:jc w:val="both"/>
        <w:rPr>
          <w:b/>
          <w:bCs/>
          <w:sz w:val="24"/>
          <w:szCs w:val="24"/>
        </w:rPr>
      </w:pPr>
      <w:r w:rsidRPr="0077547A">
        <w:rPr>
          <w:b/>
          <w:bCs/>
          <w:sz w:val="24"/>
          <w:szCs w:val="24"/>
        </w:rPr>
        <w:t>Procedure</w:t>
      </w:r>
    </w:p>
    <w:p w14:paraId="33BC9D1D" w14:textId="753BEB54" w:rsidR="00AB1845" w:rsidRPr="0077547A" w:rsidRDefault="00D07627" w:rsidP="00D07627">
      <w:pPr>
        <w:spacing w:line="276" w:lineRule="auto"/>
        <w:jc w:val="both"/>
        <w:rPr>
          <w:rFonts w:cstheme="minorHAnsi"/>
          <w:sz w:val="24"/>
          <w:szCs w:val="24"/>
        </w:rPr>
      </w:pPr>
      <w:r w:rsidRPr="0077547A">
        <w:rPr>
          <w:rFonts w:cstheme="minorHAnsi"/>
          <w:sz w:val="24"/>
          <w:szCs w:val="24"/>
        </w:rPr>
        <w:t>The following procedures reflects the established practices implemented to enhance energy efficiency, optimize resource utilization and minimize environmental impact in our operations.</w:t>
      </w:r>
    </w:p>
    <w:p w14:paraId="724C316D" w14:textId="3A89732C" w:rsidR="00F2545F" w:rsidRPr="0077547A" w:rsidRDefault="00D07627" w:rsidP="00ED1847">
      <w:pPr>
        <w:pStyle w:val="ListParagraph"/>
        <w:numPr>
          <w:ilvl w:val="0"/>
          <w:numId w:val="12"/>
        </w:numPr>
        <w:ind w:left="357" w:hanging="357"/>
        <w:rPr>
          <w:b/>
          <w:bCs/>
          <w:sz w:val="24"/>
          <w:szCs w:val="24"/>
        </w:rPr>
      </w:pPr>
      <w:r w:rsidRPr="0077547A">
        <w:rPr>
          <w:b/>
          <w:bCs/>
          <w:sz w:val="24"/>
          <w:szCs w:val="24"/>
        </w:rPr>
        <w:t>Energy Conservation Through Technological Advancements</w:t>
      </w:r>
    </w:p>
    <w:p w14:paraId="0E50E54C" w14:textId="16BFFA4B" w:rsidR="00F2545F" w:rsidRPr="0077547A" w:rsidRDefault="00F2545F" w:rsidP="00F2545F">
      <w:pPr>
        <w:jc w:val="both"/>
        <w:rPr>
          <w:sz w:val="24"/>
          <w:szCs w:val="24"/>
        </w:rPr>
      </w:pPr>
      <w:r w:rsidRPr="0077547A">
        <w:rPr>
          <w:sz w:val="24"/>
          <w:szCs w:val="24"/>
        </w:rPr>
        <w:t xml:space="preserve">At Naxpar Pharma Pvt. Ltd., energy conservation is integrated into operational practices through the adoption of advanced technologies, standardised equipment specifications and controlled usage mechanisms. </w:t>
      </w:r>
    </w:p>
    <w:p w14:paraId="47706C7F" w14:textId="3CBD3402" w:rsidR="00F2545F" w:rsidRPr="0077547A" w:rsidRDefault="00F2545F" w:rsidP="00ED1847">
      <w:pPr>
        <w:pStyle w:val="ListParagraph"/>
        <w:numPr>
          <w:ilvl w:val="0"/>
          <w:numId w:val="13"/>
        </w:numPr>
        <w:ind w:left="357" w:hanging="357"/>
        <w:jc w:val="both"/>
        <w:rPr>
          <w:b/>
          <w:bCs/>
          <w:sz w:val="24"/>
          <w:szCs w:val="24"/>
        </w:rPr>
      </w:pPr>
      <w:r w:rsidRPr="0077547A">
        <w:rPr>
          <w:b/>
          <w:bCs/>
          <w:sz w:val="24"/>
          <w:szCs w:val="24"/>
        </w:rPr>
        <w:t>Standardisation of Energy-Efficient Equipment</w:t>
      </w:r>
    </w:p>
    <w:p w14:paraId="4FEF9E79" w14:textId="1B3D893E" w:rsidR="00F2545F" w:rsidRPr="0077547A" w:rsidRDefault="00F2545F" w:rsidP="00ED1847">
      <w:pPr>
        <w:pStyle w:val="ListParagraph"/>
        <w:numPr>
          <w:ilvl w:val="0"/>
          <w:numId w:val="14"/>
        </w:numPr>
        <w:spacing w:after="0" w:line="276" w:lineRule="auto"/>
        <w:ind w:left="714" w:hanging="357"/>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t xml:space="preserve">Defined procurement specifications are established to ensure the selection and use of energy-efficient equipment across all applicable operations. </w:t>
      </w:r>
    </w:p>
    <w:p w14:paraId="369F762D" w14:textId="5DF1BDA0" w:rsidR="00F2545F" w:rsidRPr="0077547A" w:rsidRDefault="00F2545F" w:rsidP="00ED1847">
      <w:pPr>
        <w:pStyle w:val="ListParagraph"/>
        <w:numPr>
          <w:ilvl w:val="0"/>
          <w:numId w:val="14"/>
        </w:numPr>
        <w:spacing w:after="0" w:line="276" w:lineRule="auto"/>
        <w:ind w:left="714" w:hanging="357"/>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t xml:space="preserve">Electronically Commutated (EC) fans and blowers are utilised to enable precise speed control, reduced power consumption and improved system efficiency. </w:t>
      </w:r>
    </w:p>
    <w:p w14:paraId="1E857D9B" w14:textId="1E048DAD" w:rsidR="00F2545F" w:rsidRPr="0077547A" w:rsidRDefault="00F2545F" w:rsidP="00ED1847">
      <w:pPr>
        <w:pStyle w:val="ListParagraph"/>
        <w:numPr>
          <w:ilvl w:val="0"/>
          <w:numId w:val="14"/>
        </w:numPr>
        <w:spacing w:after="0" w:line="276" w:lineRule="auto"/>
        <w:ind w:left="714" w:hanging="357"/>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t xml:space="preserve">EC systems support lower heat generation, reduced operational losses and consistent performance under continuous operating conditions. </w:t>
      </w:r>
    </w:p>
    <w:p w14:paraId="0230744F" w14:textId="5ADAE0AB" w:rsidR="00F2545F" w:rsidRPr="0077547A" w:rsidRDefault="00F2545F" w:rsidP="00ED1847">
      <w:pPr>
        <w:pStyle w:val="ListParagraph"/>
        <w:numPr>
          <w:ilvl w:val="0"/>
          <w:numId w:val="14"/>
        </w:numPr>
        <w:spacing w:after="0" w:line="276" w:lineRule="auto"/>
        <w:ind w:left="714" w:hanging="357"/>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t xml:space="preserve">Standardisation of IE3 efficiency motors is maintained across relevant systems to ensure higher energy efficiency compared to conventional motors. </w:t>
      </w:r>
    </w:p>
    <w:p w14:paraId="17EABBBD" w14:textId="0F88C687" w:rsidR="00F2545F" w:rsidRPr="0077547A" w:rsidRDefault="00F2545F" w:rsidP="00ED1847">
      <w:pPr>
        <w:pStyle w:val="ListParagraph"/>
        <w:numPr>
          <w:ilvl w:val="0"/>
          <w:numId w:val="14"/>
        </w:numPr>
        <w:spacing w:after="0" w:line="276" w:lineRule="auto"/>
        <w:ind w:left="714" w:hanging="357"/>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t xml:space="preserve">IE3 motors contribute to improved starting performance, better thermal management and enhanced operational reliability. </w:t>
      </w:r>
    </w:p>
    <w:p w14:paraId="23310E9E" w14:textId="5C392727" w:rsidR="00F2545F" w:rsidRPr="0077547A" w:rsidRDefault="00F2545F" w:rsidP="00ED1847">
      <w:pPr>
        <w:pStyle w:val="ListParagraph"/>
        <w:numPr>
          <w:ilvl w:val="0"/>
          <w:numId w:val="14"/>
        </w:numPr>
        <w:spacing w:after="0" w:line="276" w:lineRule="auto"/>
        <w:ind w:left="714" w:hanging="357"/>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lastRenderedPageBreak/>
        <w:t xml:space="preserve">Selection of energy-efficient equipment is aligned with recognised efficiency standards to support compliance and sustainability objectives. </w:t>
      </w:r>
    </w:p>
    <w:p w14:paraId="4DDAB44D" w14:textId="79BD89CD" w:rsidR="00F2545F" w:rsidRPr="0077547A" w:rsidRDefault="00F2545F" w:rsidP="00ED1847">
      <w:pPr>
        <w:pStyle w:val="ListParagraph"/>
        <w:numPr>
          <w:ilvl w:val="0"/>
          <w:numId w:val="14"/>
        </w:numPr>
        <w:spacing w:line="276" w:lineRule="auto"/>
        <w:ind w:left="714" w:hanging="357"/>
        <w:contextualSpacing w:val="0"/>
        <w:jc w:val="both"/>
        <w:rPr>
          <w:rFonts w:cstheme="minorHAnsi"/>
          <w:b/>
          <w:bCs/>
          <w:sz w:val="24"/>
          <w:szCs w:val="24"/>
        </w:rPr>
      </w:pPr>
      <w:r w:rsidRPr="0077547A">
        <w:rPr>
          <w:rFonts w:eastAsia="Times New Roman" w:cstheme="minorHAnsi"/>
          <w:kern w:val="0"/>
          <w:sz w:val="24"/>
          <w:szCs w:val="24"/>
          <w:lang w:eastAsia="en-IN"/>
          <w14:ligatures w14:val="none"/>
        </w:rPr>
        <w:t>Periodic evaluation of equipment performance is carried out to ensure continued efficiency and identify opportunities for improvement.</w:t>
      </w:r>
    </w:p>
    <w:p w14:paraId="246124E2" w14:textId="6AAE9BE2" w:rsidR="00F2545F" w:rsidRPr="0077547A" w:rsidRDefault="00F2545F" w:rsidP="00ED1847">
      <w:pPr>
        <w:pStyle w:val="ListParagraph"/>
        <w:numPr>
          <w:ilvl w:val="0"/>
          <w:numId w:val="13"/>
        </w:numPr>
        <w:ind w:left="357" w:hanging="357"/>
        <w:jc w:val="both"/>
        <w:rPr>
          <w:b/>
          <w:bCs/>
          <w:sz w:val="24"/>
          <w:szCs w:val="24"/>
        </w:rPr>
      </w:pPr>
      <w:r w:rsidRPr="0077547A">
        <w:rPr>
          <w:b/>
          <w:bCs/>
          <w:sz w:val="24"/>
          <w:szCs w:val="24"/>
        </w:rPr>
        <w:t>Energy-Efficient Lighting Systems</w:t>
      </w:r>
    </w:p>
    <w:p w14:paraId="56B7553D" w14:textId="77777777" w:rsidR="00ED6A45" w:rsidRPr="0077547A" w:rsidRDefault="00ED6A45" w:rsidP="00ED6A45">
      <w:pPr>
        <w:spacing w:before="100" w:beforeAutospacing="1" w:after="0" w:line="276" w:lineRule="auto"/>
        <w:jc w:val="both"/>
        <w:rPr>
          <w:rFonts w:cstheme="minorHAnsi"/>
          <w:b/>
          <w:bCs/>
          <w:sz w:val="24"/>
          <w:szCs w:val="24"/>
        </w:rPr>
      </w:pPr>
      <w:r w:rsidRPr="0077547A">
        <w:rPr>
          <w:rFonts w:cstheme="minorHAnsi"/>
          <w:b/>
          <w:bCs/>
          <w:sz w:val="24"/>
          <w:szCs w:val="24"/>
        </w:rPr>
        <w:t>LED Lighting Conversion</w:t>
      </w:r>
    </w:p>
    <w:p w14:paraId="524DF2C8" w14:textId="421353EF" w:rsidR="00ED6A45" w:rsidRPr="0077547A" w:rsidRDefault="00ED6A45" w:rsidP="00ED1847">
      <w:pPr>
        <w:pStyle w:val="ListParagraph"/>
        <w:numPr>
          <w:ilvl w:val="0"/>
          <w:numId w:val="84"/>
        </w:numPr>
        <w:spacing w:after="0" w:line="276" w:lineRule="auto"/>
        <w:ind w:left="714" w:hanging="357"/>
        <w:jc w:val="both"/>
        <w:rPr>
          <w:rFonts w:cstheme="minorHAnsi"/>
          <w:sz w:val="24"/>
          <w:szCs w:val="24"/>
        </w:rPr>
      </w:pPr>
      <w:r w:rsidRPr="0077547A">
        <w:rPr>
          <w:rFonts w:cstheme="minorHAnsi"/>
          <w:sz w:val="24"/>
          <w:szCs w:val="24"/>
        </w:rPr>
        <w:t>All conventional fluorescent, incandescent and halogen lighting systems have been replaced with energy-efficient LED fixtures across production areas, packaging sections, warehouses and administrative offices.</w:t>
      </w:r>
    </w:p>
    <w:p w14:paraId="1367B288" w14:textId="77777777" w:rsidR="00ED6A45" w:rsidRPr="0077547A" w:rsidRDefault="00ED6A45" w:rsidP="00ED1847">
      <w:pPr>
        <w:pStyle w:val="ListParagraph"/>
        <w:numPr>
          <w:ilvl w:val="0"/>
          <w:numId w:val="84"/>
        </w:numPr>
        <w:spacing w:before="100" w:beforeAutospacing="1" w:after="0" w:line="276" w:lineRule="auto"/>
        <w:ind w:left="714" w:hanging="357"/>
        <w:jc w:val="both"/>
        <w:rPr>
          <w:rFonts w:cstheme="minorHAnsi"/>
          <w:sz w:val="24"/>
          <w:szCs w:val="24"/>
        </w:rPr>
      </w:pPr>
      <w:r w:rsidRPr="0077547A">
        <w:rPr>
          <w:rFonts w:cstheme="minorHAnsi"/>
          <w:sz w:val="24"/>
          <w:szCs w:val="24"/>
        </w:rPr>
        <w:t>LEDs are selected for their high lumen-per-watt efficiency and extended service life, ensuring optimal illumination with reduced power consumption.</w:t>
      </w:r>
    </w:p>
    <w:p w14:paraId="0C38D703" w14:textId="77777777" w:rsidR="00ED6A45" w:rsidRPr="0077547A" w:rsidRDefault="00ED6A45" w:rsidP="00ED1847">
      <w:pPr>
        <w:pStyle w:val="ListParagraph"/>
        <w:numPr>
          <w:ilvl w:val="0"/>
          <w:numId w:val="84"/>
        </w:numPr>
        <w:spacing w:before="100" w:beforeAutospacing="1" w:after="0" w:line="276" w:lineRule="auto"/>
        <w:ind w:left="714" w:hanging="357"/>
        <w:jc w:val="both"/>
        <w:rPr>
          <w:rFonts w:cstheme="minorHAnsi"/>
          <w:sz w:val="24"/>
          <w:szCs w:val="24"/>
        </w:rPr>
      </w:pPr>
      <w:r w:rsidRPr="0077547A">
        <w:rPr>
          <w:rFonts w:cstheme="minorHAnsi"/>
          <w:sz w:val="24"/>
          <w:szCs w:val="24"/>
        </w:rPr>
        <w:t>This upgrade has contributed to noticeable reductions in lighting-related energy usage, along with lower maintenance requirements.</w:t>
      </w:r>
    </w:p>
    <w:p w14:paraId="7B9D4C21" w14:textId="1DDA1AAA" w:rsidR="00ED6A45" w:rsidRPr="0077547A" w:rsidRDefault="00ED6A45" w:rsidP="33CEAB00">
      <w:pPr>
        <w:spacing w:before="100" w:beforeAutospacing="1" w:after="0" w:line="276" w:lineRule="auto"/>
        <w:jc w:val="both"/>
        <w:rPr>
          <w:rFonts w:cstheme="minorBidi"/>
          <w:b/>
          <w:bCs/>
          <w:sz w:val="24"/>
          <w:szCs w:val="24"/>
        </w:rPr>
      </w:pPr>
      <w:r w:rsidRPr="0077547A">
        <w:rPr>
          <w:rFonts w:cstheme="minorBidi"/>
          <w:b/>
          <w:bCs/>
          <w:sz w:val="24"/>
          <w:szCs w:val="24"/>
        </w:rPr>
        <w:t xml:space="preserve">Motion </w:t>
      </w:r>
      <w:r w:rsidR="00904704" w:rsidRPr="0077547A">
        <w:rPr>
          <w:rFonts w:cstheme="minorBidi"/>
          <w:b/>
          <w:bCs/>
          <w:sz w:val="24"/>
          <w:szCs w:val="24"/>
        </w:rPr>
        <w:t>Sensors</w:t>
      </w:r>
    </w:p>
    <w:p w14:paraId="5C7E771C" w14:textId="5E190099" w:rsidR="00ED6A45" w:rsidRPr="0077547A" w:rsidRDefault="00ED6A45" w:rsidP="00ED1847">
      <w:pPr>
        <w:pStyle w:val="ListParagraph"/>
        <w:numPr>
          <w:ilvl w:val="0"/>
          <w:numId w:val="85"/>
        </w:numPr>
        <w:spacing w:after="0" w:line="240" w:lineRule="auto"/>
        <w:ind w:left="714" w:hanging="357"/>
        <w:jc w:val="both"/>
        <w:rPr>
          <w:rFonts w:cstheme="minorHAnsi"/>
          <w:sz w:val="24"/>
          <w:szCs w:val="24"/>
        </w:rPr>
      </w:pPr>
      <w:r w:rsidRPr="0077547A">
        <w:rPr>
          <w:rFonts w:cstheme="minorHAnsi"/>
          <w:sz w:val="24"/>
          <w:szCs w:val="24"/>
        </w:rPr>
        <w:t xml:space="preserve">Motion sensors are installed in low-traffic areas such as storage rooms, corridors, utility </w:t>
      </w:r>
      <w:proofErr w:type="spellStart"/>
      <w:r w:rsidRPr="0077547A">
        <w:rPr>
          <w:rFonts w:cstheme="minorHAnsi"/>
          <w:sz w:val="24"/>
          <w:szCs w:val="24"/>
        </w:rPr>
        <w:t>areas</w:t>
      </w:r>
      <w:r w:rsidR="006935F7" w:rsidRPr="0077547A">
        <w:rPr>
          <w:rFonts w:cstheme="minorHAnsi"/>
          <w:sz w:val="24"/>
          <w:szCs w:val="24"/>
        </w:rPr>
        <w:t>and</w:t>
      </w:r>
      <w:proofErr w:type="spellEnd"/>
      <w:r w:rsidRPr="0077547A">
        <w:rPr>
          <w:rFonts w:cstheme="minorHAnsi"/>
          <w:sz w:val="24"/>
          <w:szCs w:val="24"/>
        </w:rPr>
        <w:t xml:space="preserve"> restrooms, ensuring that lighting is activated only when required.</w:t>
      </w:r>
    </w:p>
    <w:p w14:paraId="1E2988FD" w14:textId="5A522A19" w:rsidR="00ED6A45" w:rsidRPr="0077547A" w:rsidRDefault="00ED6A45" w:rsidP="00ED1847">
      <w:pPr>
        <w:numPr>
          <w:ilvl w:val="0"/>
          <w:numId w:val="85"/>
        </w:numPr>
        <w:spacing w:before="100" w:beforeAutospacing="1" w:after="0" w:line="276" w:lineRule="auto"/>
        <w:ind w:left="714" w:hanging="357"/>
        <w:jc w:val="both"/>
        <w:rPr>
          <w:sz w:val="24"/>
          <w:szCs w:val="24"/>
        </w:rPr>
      </w:pPr>
      <w:r w:rsidRPr="0077547A">
        <w:rPr>
          <w:rFonts w:cstheme="minorBidi"/>
          <w:sz w:val="24"/>
          <w:szCs w:val="24"/>
        </w:rPr>
        <w:t xml:space="preserve"> </w:t>
      </w:r>
      <w:r w:rsidR="008D7508" w:rsidRPr="0077547A">
        <w:rPr>
          <w:rFonts w:cstheme="minorBidi"/>
          <w:sz w:val="24"/>
          <w:szCs w:val="24"/>
        </w:rPr>
        <w:t xml:space="preserve">These </w:t>
      </w:r>
      <w:r w:rsidRPr="0077547A">
        <w:rPr>
          <w:rFonts w:cstheme="minorBidi"/>
          <w:sz w:val="24"/>
          <w:szCs w:val="24"/>
        </w:rPr>
        <w:t xml:space="preserve">sensor-based systems help prevent unnecessary energy consumption during </w:t>
      </w:r>
      <w:r w:rsidR="00480863" w:rsidRPr="0077547A">
        <w:rPr>
          <w:rFonts w:cstheme="minorBidi"/>
          <w:sz w:val="24"/>
          <w:szCs w:val="24"/>
        </w:rPr>
        <w:t xml:space="preserve">low-traffic </w:t>
      </w:r>
      <w:r w:rsidRPr="0077547A">
        <w:rPr>
          <w:rFonts w:cstheme="minorBidi"/>
          <w:sz w:val="24"/>
          <w:szCs w:val="24"/>
        </w:rPr>
        <w:t>hours</w:t>
      </w:r>
      <w:r w:rsidR="00D27CEC" w:rsidRPr="0077547A">
        <w:rPr>
          <w:rFonts w:cstheme="minorBidi"/>
          <w:sz w:val="24"/>
          <w:szCs w:val="24"/>
        </w:rPr>
        <w:t>.</w:t>
      </w:r>
      <w:r w:rsidRPr="0077547A">
        <w:rPr>
          <w:rFonts w:cstheme="minorBidi"/>
          <w:sz w:val="24"/>
          <w:szCs w:val="24"/>
        </w:rPr>
        <w:t xml:space="preserve"> </w:t>
      </w:r>
    </w:p>
    <w:p w14:paraId="489E4D35" w14:textId="4AA07BF0" w:rsidR="00B43478" w:rsidRPr="0077547A" w:rsidRDefault="00B43478" w:rsidP="33CEAB00">
      <w:pPr>
        <w:pStyle w:val="ListParagraph"/>
        <w:spacing w:beforeAutospacing="1" w:after="0" w:line="276" w:lineRule="auto"/>
        <w:jc w:val="both"/>
        <w:rPr>
          <w:rFonts w:cstheme="minorBidi"/>
          <w:b/>
          <w:bCs/>
          <w:kern w:val="0"/>
          <w:sz w:val="24"/>
          <w:szCs w:val="24"/>
          <w:lang w:eastAsia="en-IN"/>
          <w14:ligatures w14:val="none"/>
        </w:rPr>
      </w:pPr>
    </w:p>
    <w:p w14:paraId="1DD2F4AD" w14:textId="57A9674A" w:rsidR="00A9108A" w:rsidRPr="0077547A" w:rsidDel="00AB76CF" w:rsidRDefault="00A9108A" w:rsidP="00ED1847">
      <w:pPr>
        <w:pStyle w:val="ListParagraph"/>
        <w:numPr>
          <w:ilvl w:val="0"/>
          <w:numId w:val="12"/>
        </w:numPr>
        <w:ind w:left="357" w:hanging="357"/>
        <w:rPr>
          <w:b/>
          <w:bCs/>
          <w:sz w:val="24"/>
          <w:szCs w:val="24"/>
        </w:rPr>
      </w:pPr>
      <w:r w:rsidRPr="0077547A" w:rsidDel="00AB76CF">
        <w:rPr>
          <w:b/>
          <w:bCs/>
          <w:sz w:val="24"/>
          <w:szCs w:val="24"/>
        </w:rPr>
        <w:t>Heat Recovery and Resource Optimisation</w:t>
      </w:r>
    </w:p>
    <w:p w14:paraId="198CA142" w14:textId="227A0BD3" w:rsidR="00090D4E" w:rsidRPr="0077547A" w:rsidDel="00AB76CF" w:rsidRDefault="00090D4E" w:rsidP="00ED1847">
      <w:pPr>
        <w:pStyle w:val="ListParagraph"/>
        <w:numPr>
          <w:ilvl w:val="0"/>
          <w:numId w:val="15"/>
        </w:numPr>
        <w:ind w:left="357" w:hanging="357"/>
        <w:jc w:val="both"/>
        <w:rPr>
          <w:b/>
          <w:bCs/>
          <w:sz w:val="24"/>
          <w:szCs w:val="24"/>
        </w:rPr>
      </w:pPr>
      <w:r w:rsidRPr="0077547A">
        <w:rPr>
          <w:rFonts w:cstheme="minorBidi"/>
          <w:b/>
          <w:bCs/>
          <w:sz w:val="24"/>
          <w:szCs w:val="24"/>
        </w:rPr>
        <w:t xml:space="preserve"> </w:t>
      </w:r>
      <w:r w:rsidR="0037578C" w:rsidRPr="0077547A">
        <w:rPr>
          <w:rFonts w:cstheme="minorBidi"/>
          <w:b/>
          <w:bCs/>
          <w:sz w:val="24"/>
          <w:szCs w:val="24"/>
        </w:rPr>
        <w:t xml:space="preserve">Boiler </w:t>
      </w:r>
      <w:r w:rsidRPr="0077547A">
        <w:rPr>
          <w:rFonts w:cstheme="minorBidi"/>
          <w:b/>
          <w:bCs/>
          <w:sz w:val="24"/>
          <w:szCs w:val="24"/>
        </w:rPr>
        <w:t>Waste Heat Recovery</w:t>
      </w:r>
    </w:p>
    <w:p w14:paraId="1AEFC987" w14:textId="7863DBC1" w:rsidR="00090D4E" w:rsidRPr="0077547A" w:rsidDel="00AB76CF" w:rsidRDefault="0037578C" w:rsidP="00ED1847">
      <w:pPr>
        <w:pStyle w:val="ListParagraph"/>
        <w:numPr>
          <w:ilvl w:val="0"/>
          <w:numId w:val="14"/>
        </w:numPr>
        <w:jc w:val="both"/>
        <w:rPr>
          <w:sz w:val="24"/>
          <w:szCs w:val="24"/>
        </w:rPr>
      </w:pPr>
      <w:r w:rsidRPr="0077547A">
        <w:rPr>
          <w:sz w:val="24"/>
          <w:szCs w:val="24"/>
        </w:rPr>
        <w:t xml:space="preserve">Boiler </w:t>
      </w:r>
      <w:r w:rsidR="00090D4E" w:rsidRPr="0077547A">
        <w:rPr>
          <w:sz w:val="24"/>
          <w:szCs w:val="24"/>
        </w:rPr>
        <w:t xml:space="preserve">at Naxpar Pharma Pvt. Ltd. generate significant thermal energy from </w:t>
      </w:r>
      <w:r w:rsidR="00E70D3A" w:rsidRPr="0077547A">
        <w:rPr>
          <w:sz w:val="24"/>
          <w:szCs w:val="24"/>
        </w:rPr>
        <w:t xml:space="preserve">flue </w:t>
      </w:r>
      <w:r w:rsidR="00090D4E" w:rsidRPr="0077547A">
        <w:rPr>
          <w:sz w:val="24"/>
          <w:szCs w:val="24"/>
        </w:rPr>
        <w:t>gases during operation.</w:t>
      </w:r>
    </w:p>
    <w:p w14:paraId="7C130BA4" w14:textId="755303A4" w:rsidR="00090D4E" w:rsidRPr="0077547A" w:rsidDel="00AB76CF" w:rsidRDefault="00090D4E" w:rsidP="00ED1847">
      <w:pPr>
        <w:pStyle w:val="ListParagraph"/>
        <w:numPr>
          <w:ilvl w:val="0"/>
          <w:numId w:val="14"/>
        </w:numPr>
        <w:jc w:val="both"/>
        <w:rPr>
          <w:sz w:val="24"/>
          <w:szCs w:val="24"/>
        </w:rPr>
      </w:pPr>
      <w:r w:rsidRPr="0077547A">
        <w:rPr>
          <w:sz w:val="24"/>
          <w:szCs w:val="24"/>
        </w:rPr>
        <w:t xml:space="preserve">This heat is recovered using </w:t>
      </w:r>
      <w:r w:rsidR="00662A52" w:rsidRPr="0077547A">
        <w:rPr>
          <w:sz w:val="24"/>
          <w:szCs w:val="24"/>
        </w:rPr>
        <w:t xml:space="preserve">economizer </w:t>
      </w:r>
      <w:r w:rsidR="00A57BED" w:rsidRPr="0077547A">
        <w:rPr>
          <w:sz w:val="24"/>
          <w:szCs w:val="24"/>
        </w:rPr>
        <w:t>systems,</w:t>
      </w:r>
      <w:r w:rsidRPr="0077547A">
        <w:rPr>
          <w:sz w:val="24"/>
          <w:szCs w:val="24"/>
        </w:rPr>
        <w:t xml:space="preserve"> which extract thermal energy from high-temperature</w:t>
      </w:r>
      <w:r w:rsidR="4149C6E2" w:rsidRPr="0077547A">
        <w:rPr>
          <w:sz w:val="24"/>
          <w:szCs w:val="24"/>
        </w:rPr>
        <w:t xml:space="preserve"> </w:t>
      </w:r>
      <w:r w:rsidR="00E22764" w:rsidRPr="0077547A">
        <w:rPr>
          <w:sz w:val="24"/>
          <w:szCs w:val="24"/>
        </w:rPr>
        <w:t>flue gases</w:t>
      </w:r>
      <w:r w:rsidRPr="0077547A">
        <w:rPr>
          <w:sz w:val="24"/>
          <w:szCs w:val="24"/>
        </w:rPr>
        <w:t>.</w:t>
      </w:r>
    </w:p>
    <w:p w14:paraId="01B29D59" w14:textId="2E096ADF" w:rsidR="00090D4E" w:rsidRPr="0077547A" w:rsidDel="00AB76CF" w:rsidRDefault="00090D4E" w:rsidP="00ED1847">
      <w:pPr>
        <w:pStyle w:val="ListParagraph"/>
        <w:numPr>
          <w:ilvl w:val="0"/>
          <w:numId w:val="14"/>
        </w:numPr>
        <w:jc w:val="both"/>
        <w:rPr>
          <w:sz w:val="24"/>
          <w:szCs w:val="24"/>
        </w:rPr>
      </w:pPr>
      <w:r w:rsidRPr="0077547A">
        <w:rPr>
          <w:sz w:val="24"/>
          <w:szCs w:val="24"/>
        </w:rPr>
        <w:t xml:space="preserve">The recovered thermal energy is utilised for preheating </w:t>
      </w:r>
      <w:r w:rsidR="005C5BD8" w:rsidRPr="0077547A">
        <w:rPr>
          <w:sz w:val="24"/>
          <w:szCs w:val="24"/>
        </w:rPr>
        <w:t>boiler inlet-</w:t>
      </w:r>
      <w:r w:rsidRPr="0077547A">
        <w:rPr>
          <w:sz w:val="24"/>
          <w:szCs w:val="24"/>
        </w:rPr>
        <w:t>water and maintaining required temperatures in</w:t>
      </w:r>
      <w:r w:rsidR="4C559B36" w:rsidRPr="0077547A">
        <w:rPr>
          <w:sz w:val="24"/>
          <w:szCs w:val="24"/>
        </w:rPr>
        <w:t xml:space="preserve"> </w:t>
      </w:r>
      <w:r w:rsidR="00C32386" w:rsidRPr="0077547A">
        <w:rPr>
          <w:sz w:val="24"/>
          <w:szCs w:val="24"/>
        </w:rPr>
        <w:t>the infeed water to the boiler.</w:t>
      </w:r>
    </w:p>
    <w:p w14:paraId="7ED89DFC" w14:textId="14E577BE" w:rsidR="00A9108A" w:rsidRPr="0077547A" w:rsidDel="00AB76CF" w:rsidRDefault="00090D4E" w:rsidP="00ED1847">
      <w:pPr>
        <w:pStyle w:val="ListParagraph"/>
        <w:numPr>
          <w:ilvl w:val="0"/>
          <w:numId w:val="14"/>
        </w:numPr>
        <w:jc w:val="both"/>
        <w:rPr>
          <w:sz w:val="24"/>
          <w:szCs w:val="24"/>
        </w:rPr>
      </w:pPr>
      <w:r w:rsidRPr="0077547A" w:rsidDel="00AB76CF">
        <w:rPr>
          <w:sz w:val="24"/>
          <w:szCs w:val="24"/>
        </w:rPr>
        <w:t>Utilisation of recovered heat reduces dependence on external fuel-based heating systems, thereby lowering overall energy consumption and associated carbon emissions.</w:t>
      </w:r>
    </w:p>
    <w:p w14:paraId="4CFDAD5A" w14:textId="2E943754" w:rsidR="00625ED4" w:rsidRPr="0077547A" w:rsidDel="00AB76CF" w:rsidRDefault="00625ED4" w:rsidP="00ED1847">
      <w:pPr>
        <w:pStyle w:val="ListParagraph"/>
        <w:numPr>
          <w:ilvl w:val="0"/>
          <w:numId w:val="15"/>
        </w:numPr>
        <w:ind w:left="357" w:hanging="357"/>
        <w:jc w:val="both"/>
        <w:rPr>
          <w:rFonts w:cstheme="minorHAnsi"/>
          <w:b/>
          <w:bCs/>
          <w:sz w:val="24"/>
          <w:szCs w:val="24"/>
        </w:rPr>
      </w:pPr>
      <w:r w:rsidRPr="0077547A" w:rsidDel="00AB76CF">
        <w:rPr>
          <w:rFonts w:cstheme="minorHAnsi"/>
          <w:b/>
          <w:bCs/>
          <w:sz w:val="24"/>
          <w:szCs w:val="24"/>
        </w:rPr>
        <w:t>Pipeline Thermal Insulation System</w:t>
      </w:r>
    </w:p>
    <w:p w14:paraId="3AF040FE" w14:textId="24DEDF76" w:rsidR="00625ED4" w:rsidRPr="0077547A" w:rsidDel="00AB76CF" w:rsidRDefault="00625ED4" w:rsidP="00ED1847">
      <w:pPr>
        <w:pStyle w:val="ListParagraph"/>
        <w:numPr>
          <w:ilvl w:val="0"/>
          <w:numId w:val="87"/>
        </w:numPr>
        <w:spacing w:before="100" w:beforeAutospacing="1" w:after="0" w:line="276" w:lineRule="auto"/>
        <w:ind w:left="714" w:hanging="357"/>
        <w:jc w:val="both"/>
        <w:rPr>
          <w:rFonts w:cstheme="minorBidi"/>
          <w:b/>
          <w:bCs/>
          <w:sz w:val="24"/>
          <w:szCs w:val="24"/>
        </w:rPr>
      </w:pPr>
      <w:r w:rsidRPr="0077547A">
        <w:rPr>
          <w:rFonts w:cstheme="minorBidi"/>
          <w:sz w:val="24"/>
          <w:szCs w:val="24"/>
        </w:rPr>
        <w:t xml:space="preserve">All hot water and steam pipelines connected to </w:t>
      </w:r>
      <w:r w:rsidR="00311E33" w:rsidRPr="0077547A">
        <w:rPr>
          <w:rFonts w:cstheme="minorBidi"/>
          <w:sz w:val="24"/>
          <w:szCs w:val="24"/>
        </w:rPr>
        <w:t xml:space="preserve">Boiler </w:t>
      </w:r>
      <w:r w:rsidRPr="0077547A">
        <w:rPr>
          <w:rFonts w:cstheme="minorBidi"/>
          <w:sz w:val="24"/>
          <w:szCs w:val="24"/>
        </w:rPr>
        <w:t>heat recovery systems are fitted with high-quality insulation to minimize thermal losses.</w:t>
      </w:r>
    </w:p>
    <w:p w14:paraId="2DFA2E4F" w14:textId="55B34677" w:rsidR="00625ED4" w:rsidRPr="0077547A" w:rsidDel="00AB76CF" w:rsidRDefault="00625ED4" w:rsidP="00ED1847">
      <w:pPr>
        <w:pStyle w:val="ListParagraph"/>
        <w:numPr>
          <w:ilvl w:val="0"/>
          <w:numId w:val="87"/>
        </w:numPr>
        <w:spacing w:before="100" w:beforeAutospacing="1" w:after="0" w:line="276" w:lineRule="auto"/>
        <w:ind w:left="714" w:hanging="357"/>
        <w:jc w:val="both"/>
        <w:rPr>
          <w:rFonts w:cstheme="minorHAnsi"/>
          <w:b/>
          <w:bCs/>
          <w:sz w:val="24"/>
          <w:szCs w:val="24"/>
        </w:rPr>
      </w:pPr>
      <w:r w:rsidRPr="0077547A" w:rsidDel="00AB76CF">
        <w:rPr>
          <w:rFonts w:cstheme="minorHAnsi"/>
          <w:sz w:val="24"/>
          <w:szCs w:val="24"/>
        </w:rPr>
        <w:t xml:space="preserve">Insulation helps maintain consistent process temperatures, shortens heating cycle </w:t>
      </w:r>
      <w:r w:rsidR="000C5787" w:rsidRPr="0077547A" w:rsidDel="00AB76CF">
        <w:rPr>
          <w:rFonts w:cstheme="minorHAnsi"/>
          <w:sz w:val="24"/>
          <w:szCs w:val="24"/>
        </w:rPr>
        <w:t>times</w:t>
      </w:r>
      <w:r w:rsidR="000C5787" w:rsidRPr="0077547A">
        <w:rPr>
          <w:rFonts w:cstheme="minorHAnsi"/>
          <w:sz w:val="24"/>
          <w:szCs w:val="24"/>
        </w:rPr>
        <w:t xml:space="preserve"> and</w:t>
      </w:r>
      <w:r w:rsidRPr="0077547A" w:rsidDel="00AB76CF">
        <w:rPr>
          <w:rFonts w:cstheme="minorHAnsi"/>
          <w:sz w:val="24"/>
          <w:szCs w:val="24"/>
        </w:rPr>
        <w:t xml:space="preserve"> improves overall thermal efficiency.</w:t>
      </w:r>
    </w:p>
    <w:p w14:paraId="71CF64F6" w14:textId="1902AC23" w:rsidR="00625ED4" w:rsidRPr="0077547A" w:rsidDel="00AB76CF" w:rsidRDefault="00625ED4" w:rsidP="00ED1847">
      <w:pPr>
        <w:pStyle w:val="ListParagraph"/>
        <w:numPr>
          <w:ilvl w:val="0"/>
          <w:numId w:val="15"/>
        </w:numPr>
        <w:ind w:left="357" w:hanging="357"/>
        <w:jc w:val="both"/>
        <w:rPr>
          <w:rFonts w:cstheme="minorHAnsi"/>
          <w:b/>
          <w:bCs/>
          <w:sz w:val="24"/>
          <w:szCs w:val="24"/>
        </w:rPr>
      </w:pPr>
      <w:r w:rsidRPr="0077547A" w:rsidDel="00AB76CF">
        <w:rPr>
          <w:rFonts w:cstheme="minorHAnsi"/>
          <w:b/>
          <w:bCs/>
          <w:sz w:val="24"/>
          <w:szCs w:val="24"/>
        </w:rPr>
        <w:t>Reduction in External Energy Consumption</w:t>
      </w:r>
    </w:p>
    <w:p w14:paraId="3C613085" w14:textId="0C82C97E" w:rsidR="00625ED4" w:rsidRPr="0077547A" w:rsidDel="00AB76CF" w:rsidRDefault="00625ED4" w:rsidP="00ED1847">
      <w:pPr>
        <w:pStyle w:val="ListParagraph"/>
        <w:numPr>
          <w:ilvl w:val="0"/>
          <w:numId w:val="86"/>
        </w:numPr>
        <w:spacing w:after="0" w:line="276" w:lineRule="auto"/>
        <w:jc w:val="both"/>
        <w:rPr>
          <w:rFonts w:cstheme="minorHAnsi"/>
          <w:sz w:val="24"/>
          <w:szCs w:val="24"/>
          <w:lang w:val="en-US"/>
        </w:rPr>
      </w:pPr>
      <w:r w:rsidRPr="0077547A" w:rsidDel="00AB76CF">
        <w:rPr>
          <w:rFonts w:cstheme="minorHAnsi"/>
          <w:sz w:val="24"/>
          <w:szCs w:val="24"/>
        </w:rPr>
        <w:t>By reusing internally generated heat, the system reduces reliance on external heating systems such as electric boilers or fossil-fuel-based heaters.</w:t>
      </w:r>
    </w:p>
    <w:p w14:paraId="778F4198" w14:textId="7C2FED06" w:rsidR="00625ED4" w:rsidRPr="0077547A" w:rsidDel="00AB76CF" w:rsidRDefault="00625ED4" w:rsidP="00ED1847">
      <w:pPr>
        <w:pStyle w:val="ListParagraph"/>
        <w:numPr>
          <w:ilvl w:val="0"/>
          <w:numId w:val="86"/>
        </w:numPr>
        <w:spacing w:after="0" w:line="276" w:lineRule="auto"/>
        <w:jc w:val="both"/>
        <w:rPr>
          <w:rFonts w:cstheme="minorHAnsi"/>
          <w:sz w:val="24"/>
          <w:szCs w:val="24"/>
          <w:lang w:val="en-US"/>
        </w:rPr>
      </w:pPr>
      <w:r w:rsidRPr="0077547A" w:rsidDel="00AB76CF">
        <w:rPr>
          <w:rFonts w:cstheme="minorHAnsi"/>
          <w:sz w:val="24"/>
          <w:szCs w:val="24"/>
        </w:rPr>
        <w:lastRenderedPageBreak/>
        <w:t>This results in:</w:t>
      </w:r>
    </w:p>
    <w:p w14:paraId="4DD457E8" w14:textId="360E628A" w:rsidR="00625ED4" w:rsidRPr="0077547A" w:rsidDel="00AB76CF" w:rsidRDefault="00625ED4" w:rsidP="00ED1847">
      <w:pPr>
        <w:pStyle w:val="ListParagraph"/>
        <w:numPr>
          <w:ilvl w:val="0"/>
          <w:numId w:val="88"/>
        </w:numPr>
        <w:spacing w:after="0" w:line="276" w:lineRule="auto"/>
        <w:ind w:left="1208" w:hanging="357"/>
        <w:jc w:val="both"/>
        <w:rPr>
          <w:rFonts w:cstheme="minorHAnsi"/>
          <w:sz w:val="24"/>
          <w:szCs w:val="24"/>
          <w:lang w:val="en-US"/>
        </w:rPr>
      </w:pPr>
      <w:r w:rsidRPr="0077547A" w:rsidDel="00AB76CF">
        <w:rPr>
          <w:rFonts w:cstheme="minorHAnsi"/>
          <w:sz w:val="24"/>
          <w:szCs w:val="24"/>
        </w:rPr>
        <w:t>Lower energy consumption</w:t>
      </w:r>
    </w:p>
    <w:p w14:paraId="663D4A80" w14:textId="1C23953F" w:rsidR="00625ED4" w:rsidRPr="0077547A" w:rsidDel="00AB76CF" w:rsidRDefault="00625ED4" w:rsidP="00ED1847">
      <w:pPr>
        <w:pStyle w:val="ListParagraph"/>
        <w:numPr>
          <w:ilvl w:val="0"/>
          <w:numId w:val="88"/>
        </w:numPr>
        <w:spacing w:after="0" w:line="276" w:lineRule="auto"/>
        <w:ind w:left="1208" w:hanging="357"/>
        <w:jc w:val="both"/>
        <w:rPr>
          <w:rFonts w:cstheme="minorHAnsi"/>
          <w:sz w:val="24"/>
          <w:szCs w:val="24"/>
          <w:lang w:val="en-US"/>
        </w:rPr>
      </w:pPr>
      <w:r w:rsidRPr="0077547A" w:rsidDel="00AB76CF">
        <w:rPr>
          <w:rFonts w:cstheme="minorHAnsi"/>
          <w:sz w:val="24"/>
          <w:szCs w:val="24"/>
        </w:rPr>
        <w:t>Reduced fuel usage</w:t>
      </w:r>
    </w:p>
    <w:p w14:paraId="58600DEE" w14:textId="457CDACA" w:rsidR="00625ED4" w:rsidRPr="0077547A" w:rsidDel="00AB76CF" w:rsidRDefault="00625ED4" w:rsidP="00ED1847">
      <w:pPr>
        <w:pStyle w:val="ListParagraph"/>
        <w:numPr>
          <w:ilvl w:val="0"/>
          <w:numId w:val="88"/>
        </w:numPr>
        <w:spacing w:after="0" w:line="276" w:lineRule="auto"/>
        <w:ind w:left="1208" w:hanging="357"/>
        <w:jc w:val="both"/>
        <w:rPr>
          <w:rFonts w:cstheme="minorHAnsi"/>
          <w:sz w:val="24"/>
          <w:szCs w:val="24"/>
          <w:lang w:val="en-US"/>
        </w:rPr>
      </w:pPr>
      <w:r w:rsidRPr="0077547A" w:rsidDel="00AB76CF">
        <w:rPr>
          <w:rFonts w:cstheme="minorHAnsi"/>
          <w:sz w:val="24"/>
          <w:szCs w:val="24"/>
        </w:rPr>
        <w:t>A measurable decrease in carbon dioxide emissions</w:t>
      </w:r>
    </w:p>
    <w:p w14:paraId="5BDB898B" w14:textId="1494BA99" w:rsidR="0037636C" w:rsidRPr="0077547A" w:rsidDel="00AB76CF" w:rsidRDefault="00625ED4" w:rsidP="00ED1847">
      <w:pPr>
        <w:pStyle w:val="ListParagraph"/>
        <w:numPr>
          <w:ilvl w:val="0"/>
          <w:numId w:val="89"/>
        </w:numPr>
        <w:spacing w:after="100" w:afterAutospacing="1" w:line="276" w:lineRule="auto"/>
        <w:ind w:left="714" w:hanging="357"/>
        <w:contextualSpacing w:val="0"/>
        <w:jc w:val="both"/>
        <w:rPr>
          <w:rFonts w:cstheme="minorHAnsi"/>
          <w:sz w:val="24"/>
          <w:szCs w:val="24"/>
          <w:lang w:val="en-US"/>
        </w:rPr>
      </w:pPr>
      <w:r w:rsidRPr="0077547A" w:rsidDel="00AB76CF">
        <w:rPr>
          <w:rFonts w:cstheme="minorHAnsi"/>
          <w:sz w:val="24"/>
          <w:szCs w:val="24"/>
        </w:rPr>
        <w:t xml:space="preserve">The initiative directly supports </w:t>
      </w:r>
      <w:proofErr w:type="spellStart"/>
      <w:r w:rsidR="002800FD" w:rsidRPr="0077547A" w:rsidDel="00AB76CF">
        <w:rPr>
          <w:rFonts w:cstheme="minorHAnsi"/>
          <w:sz w:val="24"/>
          <w:szCs w:val="24"/>
        </w:rPr>
        <w:t>Naxpar’s</w:t>
      </w:r>
      <w:proofErr w:type="spellEnd"/>
      <w:r w:rsidRPr="0077547A" w:rsidDel="00AB76CF">
        <w:rPr>
          <w:rFonts w:cstheme="minorHAnsi"/>
          <w:sz w:val="24"/>
          <w:szCs w:val="24"/>
        </w:rPr>
        <w:t xml:space="preserve"> sustainability and decarbonization goals, aligning with both internal targets and external environmental compliance frameworks.</w:t>
      </w:r>
    </w:p>
    <w:p w14:paraId="345AD512" w14:textId="44B02D05" w:rsidR="002819C4" w:rsidRPr="0077547A" w:rsidRDefault="00A41353" w:rsidP="00ED1847">
      <w:pPr>
        <w:pStyle w:val="ListParagraph"/>
        <w:numPr>
          <w:ilvl w:val="0"/>
          <w:numId w:val="12"/>
        </w:numPr>
        <w:ind w:left="357" w:hanging="357"/>
        <w:rPr>
          <w:b/>
          <w:bCs/>
          <w:sz w:val="24"/>
          <w:szCs w:val="24"/>
        </w:rPr>
      </w:pPr>
      <w:r w:rsidRPr="0077547A">
        <w:rPr>
          <w:b/>
          <w:bCs/>
          <w:sz w:val="24"/>
          <w:szCs w:val="24"/>
        </w:rPr>
        <w:t>Clean Fuel Adoption and Emission Reduction</w:t>
      </w:r>
    </w:p>
    <w:p w14:paraId="0DB5CC45" w14:textId="77777777" w:rsidR="002819C4" w:rsidRPr="0077547A" w:rsidRDefault="002819C4" w:rsidP="00ED1847">
      <w:pPr>
        <w:pStyle w:val="ListParagraph"/>
        <w:numPr>
          <w:ilvl w:val="0"/>
          <w:numId w:val="16"/>
        </w:numPr>
        <w:rPr>
          <w:b/>
          <w:bCs/>
          <w:sz w:val="24"/>
          <w:szCs w:val="24"/>
        </w:rPr>
      </w:pPr>
      <w:r w:rsidRPr="0077547A">
        <w:rPr>
          <w:b/>
          <w:bCs/>
          <w:sz w:val="24"/>
          <w:szCs w:val="24"/>
        </w:rPr>
        <w:t>Transition to Cleaner Fuel Systems</w:t>
      </w:r>
    </w:p>
    <w:p w14:paraId="6E1A7A8A" w14:textId="77777777" w:rsidR="00800A52" w:rsidRPr="0077547A" w:rsidRDefault="00800A52" w:rsidP="00ED1847">
      <w:pPr>
        <w:pStyle w:val="ListParagraph"/>
        <w:numPr>
          <w:ilvl w:val="0"/>
          <w:numId w:val="14"/>
        </w:numPr>
        <w:spacing w:line="276" w:lineRule="auto"/>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t xml:space="preserve">Conventional diesel-fired boiler systems have been replaced with LPG-fired boilers for steam generation processes. </w:t>
      </w:r>
    </w:p>
    <w:p w14:paraId="08DC04D6" w14:textId="20D1953B" w:rsidR="00800A52" w:rsidRPr="0077547A" w:rsidRDefault="00800A52" w:rsidP="00ED1847">
      <w:pPr>
        <w:pStyle w:val="ListParagraph"/>
        <w:numPr>
          <w:ilvl w:val="0"/>
          <w:numId w:val="14"/>
        </w:numPr>
        <w:spacing w:line="276" w:lineRule="auto"/>
        <w:jc w:val="both"/>
        <w:rPr>
          <w:rFonts w:eastAsia="Times New Roman" w:cstheme="minorBidi"/>
          <w:kern w:val="0"/>
          <w:sz w:val="24"/>
          <w:szCs w:val="24"/>
          <w:lang w:eastAsia="en-IN"/>
          <w14:ligatures w14:val="none"/>
        </w:rPr>
      </w:pPr>
      <w:r w:rsidRPr="0077547A">
        <w:rPr>
          <w:rFonts w:eastAsia="Times New Roman" w:cstheme="minorBidi"/>
          <w:kern w:val="0"/>
          <w:sz w:val="24"/>
          <w:szCs w:val="24"/>
          <w:lang w:eastAsia="en-IN"/>
          <w14:ligatures w14:val="none"/>
        </w:rPr>
        <w:t>The boiler system has been upgraded from a 1.</w:t>
      </w:r>
      <w:r w:rsidR="00C63E58" w:rsidRPr="0077547A">
        <w:rPr>
          <w:rFonts w:eastAsia="Times New Roman" w:cstheme="minorBidi"/>
          <w:kern w:val="0"/>
          <w:sz w:val="24"/>
          <w:szCs w:val="24"/>
          <w:lang w:eastAsia="en-IN"/>
          <w14:ligatures w14:val="none"/>
        </w:rPr>
        <w:t>2</w:t>
      </w:r>
      <w:r w:rsidRPr="0077547A">
        <w:rPr>
          <w:rFonts w:eastAsia="Times New Roman" w:cstheme="minorBidi"/>
          <w:kern w:val="0"/>
          <w:sz w:val="24"/>
          <w:szCs w:val="24"/>
          <w:lang w:eastAsia="en-IN"/>
          <w14:ligatures w14:val="none"/>
        </w:rPr>
        <w:t xml:space="preserve"> Ton </w:t>
      </w:r>
      <w:r w:rsidR="0009167B" w:rsidRPr="0077547A">
        <w:rPr>
          <w:rFonts w:eastAsia="Times New Roman" w:cstheme="minorBidi"/>
          <w:kern w:val="0"/>
          <w:sz w:val="24"/>
          <w:szCs w:val="24"/>
          <w:lang w:eastAsia="en-IN"/>
          <w14:ligatures w14:val="none"/>
        </w:rPr>
        <w:t>D</w:t>
      </w:r>
      <w:r w:rsidRPr="0077547A">
        <w:rPr>
          <w:rFonts w:eastAsia="Times New Roman" w:cstheme="minorBidi"/>
          <w:kern w:val="0"/>
          <w:sz w:val="24"/>
          <w:szCs w:val="24"/>
          <w:lang w:eastAsia="en-IN"/>
          <w14:ligatures w14:val="none"/>
        </w:rPr>
        <w:t xml:space="preserve">iesel-fired boiler to a higher-capacity 2.0 Ton LPG-fired boiler to improve operational efficiency and support production requirements. </w:t>
      </w:r>
    </w:p>
    <w:p w14:paraId="7BB22D3A" w14:textId="77777777" w:rsidR="00800A52" w:rsidRPr="0077547A" w:rsidRDefault="00800A52" w:rsidP="00ED1847">
      <w:pPr>
        <w:pStyle w:val="ListParagraph"/>
        <w:numPr>
          <w:ilvl w:val="0"/>
          <w:numId w:val="14"/>
        </w:numPr>
        <w:spacing w:line="276" w:lineRule="auto"/>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t xml:space="preserve">LPG is utilised as a cleaner fuel alternative due to its lower emission profile and improved combustion efficiency compared to diesel. </w:t>
      </w:r>
    </w:p>
    <w:p w14:paraId="7D7DFFB4" w14:textId="77777777" w:rsidR="00800A52" w:rsidRPr="0077547A" w:rsidRDefault="00800A52" w:rsidP="00ED1847">
      <w:pPr>
        <w:pStyle w:val="ListParagraph"/>
        <w:numPr>
          <w:ilvl w:val="0"/>
          <w:numId w:val="14"/>
        </w:numPr>
        <w:spacing w:line="276" w:lineRule="auto"/>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t xml:space="preserve">Boiler operations follow optimized fuel usage and preventive maintenance practices to maintain energy efficiency and operational reliability. </w:t>
      </w:r>
    </w:p>
    <w:p w14:paraId="65C7A37C" w14:textId="77777777" w:rsidR="00800A52" w:rsidRPr="0077547A" w:rsidRDefault="00800A52" w:rsidP="00ED1847">
      <w:pPr>
        <w:pStyle w:val="ListParagraph"/>
        <w:numPr>
          <w:ilvl w:val="0"/>
          <w:numId w:val="14"/>
        </w:numPr>
        <w:spacing w:line="276" w:lineRule="auto"/>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t xml:space="preserve">Fuel consumption and boiler performance are periodically monitored to ensure efficient system operation. </w:t>
      </w:r>
    </w:p>
    <w:p w14:paraId="36D7B912" w14:textId="77777777" w:rsidR="00800A52" w:rsidRPr="0077547A" w:rsidRDefault="00800A52" w:rsidP="00ED1847">
      <w:pPr>
        <w:pStyle w:val="ListParagraph"/>
        <w:numPr>
          <w:ilvl w:val="0"/>
          <w:numId w:val="14"/>
        </w:numPr>
        <w:spacing w:line="276" w:lineRule="auto"/>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t xml:space="preserve">Replacement of diesel-based systems with LPG-fired boilers has resulted in reduced fuel-related emissions and improved environmental performance. </w:t>
      </w:r>
    </w:p>
    <w:p w14:paraId="39B91E1C" w14:textId="140554EB" w:rsidR="002819C4" w:rsidRPr="0077547A" w:rsidRDefault="00800A52" w:rsidP="014B1B93">
      <w:pPr>
        <w:pStyle w:val="ListParagraph"/>
        <w:numPr>
          <w:ilvl w:val="0"/>
          <w:numId w:val="14"/>
        </w:numPr>
        <w:spacing w:line="276" w:lineRule="auto"/>
        <w:jc w:val="both"/>
        <w:rPr>
          <w:rFonts w:eastAsia="Times New Roman" w:cstheme="minorBidi"/>
          <w:kern w:val="0"/>
          <w:sz w:val="24"/>
          <w:szCs w:val="24"/>
          <w:lang w:eastAsia="en-IN"/>
          <w14:ligatures w14:val="none"/>
        </w:rPr>
      </w:pPr>
      <w:r w:rsidRPr="0077547A">
        <w:rPr>
          <w:rFonts w:eastAsia="Times New Roman" w:cstheme="minorBidi"/>
          <w:kern w:val="0"/>
          <w:sz w:val="24"/>
          <w:szCs w:val="24"/>
          <w:lang w:eastAsia="en-IN"/>
          <w14:ligatures w14:val="none"/>
        </w:rPr>
        <w:t>These initiatives support Naxpar Pharma’s environmental management and sustainability commitments</w:t>
      </w:r>
      <w:r w:rsidR="002819C4" w:rsidRPr="0077547A">
        <w:rPr>
          <w:rFonts w:eastAsia="Times New Roman" w:cstheme="minorBidi"/>
          <w:kern w:val="0"/>
          <w:sz w:val="24"/>
          <w:szCs w:val="24"/>
          <w:lang w:eastAsia="en-IN"/>
          <w14:ligatures w14:val="none"/>
        </w:rPr>
        <w:t>.</w:t>
      </w:r>
    </w:p>
    <w:p w14:paraId="111C2525" w14:textId="77777777" w:rsidR="00A41353" w:rsidRPr="0077547A" w:rsidRDefault="00A41353" w:rsidP="00ED1847">
      <w:pPr>
        <w:pStyle w:val="ListParagraph"/>
        <w:numPr>
          <w:ilvl w:val="1"/>
          <w:numId w:val="16"/>
        </w:numPr>
        <w:rPr>
          <w:b/>
          <w:bCs/>
          <w:sz w:val="24"/>
          <w:szCs w:val="24"/>
        </w:rPr>
      </w:pPr>
      <w:r w:rsidRPr="0077547A">
        <w:rPr>
          <w:b/>
          <w:bCs/>
          <w:sz w:val="24"/>
          <w:szCs w:val="24"/>
        </w:rPr>
        <w:t>Emission Reduction and Environmental Impact</w:t>
      </w:r>
    </w:p>
    <w:p w14:paraId="7FC9A8CC" w14:textId="77777777" w:rsidR="00A41353" w:rsidRPr="0077547A" w:rsidRDefault="00A41353" w:rsidP="00ED1847">
      <w:pPr>
        <w:pStyle w:val="ListParagraph"/>
        <w:numPr>
          <w:ilvl w:val="0"/>
          <w:numId w:val="14"/>
        </w:numPr>
        <w:spacing w:after="0" w:line="276" w:lineRule="auto"/>
        <w:ind w:left="714" w:hanging="357"/>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t xml:space="preserve">Reduction in diesel consumption has directly contributed to a decrease in carbon dioxide (CO₂) emissions generated during operations. </w:t>
      </w:r>
    </w:p>
    <w:p w14:paraId="765D8853" w14:textId="77777777" w:rsidR="00A41353" w:rsidRPr="0077547A" w:rsidRDefault="00A41353" w:rsidP="00ED1847">
      <w:pPr>
        <w:pStyle w:val="ListParagraph"/>
        <w:numPr>
          <w:ilvl w:val="0"/>
          <w:numId w:val="14"/>
        </w:numPr>
        <w:spacing w:after="0" w:line="276" w:lineRule="auto"/>
        <w:ind w:left="714" w:hanging="357"/>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t xml:space="preserve">Cleaner combustion of LPG supports lower emission of particulate matter and other air pollutants. </w:t>
      </w:r>
    </w:p>
    <w:p w14:paraId="7D43DFD8" w14:textId="77777777" w:rsidR="00A41353" w:rsidRPr="0077547A" w:rsidRDefault="00A41353" w:rsidP="00ED1847">
      <w:pPr>
        <w:pStyle w:val="ListParagraph"/>
        <w:numPr>
          <w:ilvl w:val="0"/>
          <w:numId w:val="14"/>
        </w:numPr>
        <w:spacing w:after="0" w:line="276" w:lineRule="auto"/>
        <w:ind w:left="714" w:hanging="357"/>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t xml:space="preserve">Implementation of cleaner fuel systems aligns with environmental compliance requirements and air quality standards. </w:t>
      </w:r>
    </w:p>
    <w:p w14:paraId="2FEF5FE0" w14:textId="77777777" w:rsidR="00A41353" w:rsidRPr="0077547A" w:rsidRDefault="00A41353" w:rsidP="014B1B93">
      <w:pPr>
        <w:pStyle w:val="ListParagraph"/>
        <w:numPr>
          <w:ilvl w:val="0"/>
          <w:numId w:val="14"/>
        </w:numPr>
        <w:spacing w:line="276" w:lineRule="auto"/>
        <w:ind w:left="714" w:hanging="357"/>
        <w:contextualSpacing w:val="0"/>
        <w:jc w:val="both"/>
        <w:rPr>
          <w:rFonts w:eastAsia="Times New Roman" w:cstheme="minorBidi"/>
          <w:kern w:val="0"/>
          <w:sz w:val="24"/>
          <w:szCs w:val="24"/>
          <w:lang w:eastAsia="en-IN"/>
          <w14:ligatures w14:val="none"/>
        </w:rPr>
      </w:pPr>
      <w:r w:rsidRPr="0077547A">
        <w:rPr>
          <w:rFonts w:eastAsia="Times New Roman" w:cstheme="minorBidi"/>
          <w:kern w:val="0"/>
          <w:sz w:val="24"/>
          <w:szCs w:val="24"/>
          <w:lang w:eastAsia="en-IN"/>
          <w14:ligatures w14:val="none"/>
        </w:rPr>
        <w:t>Continuous efforts are maintained to minimise the carbon footprint associated with manufacturing activities.</w:t>
      </w:r>
    </w:p>
    <w:p w14:paraId="4B24E510" w14:textId="3CB0E01C" w:rsidR="003C7EB6" w:rsidRPr="0077547A" w:rsidRDefault="006E4082" w:rsidP="00ED1847">
      <w:pPr>
        <w:pStyle w:val="ListParagraph"/>
        <w:numPr>
          <w:ilvl w:val="0"/>
          <w:numId w:val="12"/>
        </w:numPr>
        <w:spacing w:after="120"/>
        <w:ind w:left="357" w:hanging="357"/>
        <w:contextualSpacing w:val="0"/>
        <w:rPr>
          <w:b/>
          <w:bCs/>
          <w:sz w:val="24"/>
          <w:szCs w:val="24"/>
        </w:rPr>
      </w:pPr>
      <w:r w:rsidRPr="0077547A">
        <w:rPr>
          <w:b/>
          <w:bCs/>
          <w:sz w:val="24"/>
          <w:szCs w:val="24"/>
        </w:rPr>
        <w:t>Carbon Audits</w:t>
      </w:r>
    </w:p>
    <w:p w14:paraId="335FA6F6" w14:textId="635119AE" w:rsidR="000027A0" w:rsidRPr="0077547A" w:rsidRDefault="000027A0" w:rsidP="000027A0">
      <w:pPr>
        <w:spacing w:before="100" w:beforeAutospacing="1" w:after="100" w:afterAutospacing="1"/>
        <w:jc w:val="both"/>
        <w:rPr>
          <w:rFonts w:cstheme="minorHAnsi"/>
          <w:sz w:val="24"/>
          <w:szCs w:val="24"/>
          <w:lang w:val="en-US"/>
        </w:rPr>
      </w:pPr>
      <w:r w:rsidRPr="0077547A">
        <w:rPr>
          <w:rFonts w:cstheme="minorHAnsi"/>
          <w:sz w:val="24"/>
          <w:szCs w:val="24"/>
          <w:lang w:val="en-US"/>
        </w:rPr>
        <w:t>Naxpar undertakes comprehensive carbon footprint assessments to quantify and manage its greenhouse gas (GHG) emissions. The calculation process follows internationally recognized standards, primarily the Greenhouse Gas (GHG) Protocol, ensuring consistency, accuracy</w:t>
      </w:r>
      <w:r w:rsidR="000C5787"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global comparability. Emissions are systematically categorized into:</w:t>
      </w:r>
    </w:p>
    <w:p w14:paraId="7794EE93" w14:textId="59A32862" w:rsidR="000027A0" w:rsidRPr="0077547A" w:rsidRDefault="000027A0" w:rsidP="00ED1847">
      <w:pPr>
        <w:numPr>
          <w:ilvl w:val="0"/>
          <w:numId w:val="14"/>
        </w:numPr>
        <w:spacing w:before="100" w:beforeAutospacing="1" w:after="100" w:afterAutospacing="1" w:line="240" w:lineRule="auto"/>
        <w:jc w:val="both"/>
        <w:rPr>
          <w:rFonts w:cstheme="minorHAnsi"/>
          <w:sz w:val="24"/>
          <w:szCs w:val="24"/>
          <w:lang w:val="en-US"/>
        </w:rPr>
      </w:pPr>
      <w:r w:rsidRPr="0077547A">
        <w:rPr>
          <w:rFonts w:cstheme="minorHAnsi"/>
          <w:b/>
          <w:bCs/>
          <w:sz w:val="24"/>
          <w:szCs w:val="24"/>
          <w:lang w:val="en-US"/>
        </w:rPr>
        <w:lastRenderedPageBreak/>
        <w:t>Scope 1</w:t>
      </w:r>
      <w:r w:rsidRPr="0077547A">
        <w:rPr>
          <w:rFonts w:cstheme="minorHAnsi"/>
          <w:sz w:val="24"/>
          <w:szCs w:val="24"/>
          <w:lang w:val="en-US"/>
        </w:rPr>
        <w:t xml:space="preserve"> – </w:t>
      </w:r>
      <w:r w:rsidRPr="0077547A">
        <w:rPr>
          <w:rFonts w:cstheme="minorHAnsi"/>
          <w:b/>
          <w:bCs/>
          <w:sz w:val="24"/>
          <w:szCs w:val="24"/>
          <w:lang w:val="en-US"/>
        </w:rPr>
        <w:t>Direct emissions</w:t>
      </w:r>
      <w:r w:rsidRPr="0077547A">
        <w:rPr>
          <w:rFonts w:cstheme="minorHAnsi"/>
          <w:sz w:val="24"/>
          <w:szCs w:val="24"/>
          <w:lang w:val="en-US"/>
        </w:rPr>
        <w:t xml:space="preserve"> from sources owned or controlled by the company, such as emissions from boilers, generators</w:t>
      </w:r>
      <w:r w:rsidR="000C5787"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manufacturing equipment.</w:t>
      </w:r>
    </w:p>
    <w:p w14:paraId="27917AFC" w14:textId="38D9AAC7" w:rsidR="000027A0" w:rsidRPr="0077547A" w:rsidRDefault="000027A0" w:rsidP="00ED1847">
      <w:pPr>
        <w:numPr>
          <w:ilvl w:val="0"/>
          <w:numId w:val="14"/>
        </w:numPr>
        <w:spacing w:before="100" w:beforeAutospacing="1" w:after="100" w:afterAutospacing="1" w:line="240" w:lineRule="auto"/>
        <w:jc w:val="both"/>
        <w:rPr>
          <w:rFonts w:cstheme="minorHAnsi"/>
          <w:sz w:val="24"/>
          <w:szCs w:val="24"/>
          <w:lang w:val="en-US"/>
        </w:rPr>
      </w:pPr>
      <w:r w:rsidRPr="0077547A">
        <w:rPr>
          <w:rFonts w:cstheme="minorHAnsi"/>
          <w:b/>
          <w:bCs/>
          <w:sz w:val="24"/>
          <w:szCs w:val="24"/>
          <w:lang w:val="en-US"/>
        </w:rPr>
        <w:t>Scope 2</w:t>
      </w:r>
      <w:r w:rsidRPr="0077547A">
        <w:rPr>
          <w:rFonts w:cstheme="minorHAnsi"/>
          <w:sz w:val="24"/>
          <w:szCs w:val="24"/>
          <w:lang w:val="en-US"/>
        </w:rPr>
        <w:t xml:space="preserve"> – </w:t>
      </w:r>
      <w:r w:rsidRPr="0077547A">
        <w:rPr>
          <w:rFonts w:cstheme="minorHAnsi"/>
          <w:b/>
          <w:bCs/>
          <w:sz w:val="24"/>
          <w:szCs w:val="24"/>
          <w:lang w:val="en-US"/>
        </w:rPr>
        <w:t>Indirect emissions</w:t>
      </w:r>
      <w:r w:rsidRPr="0077547A">
        <w:rPr>
          <w:rFonts w:cstheme="minorHAnsi"/>
          <w:sz w:val="24"/>
          <w:szCs w:val="24"/>
          <w:lang w:val="en-US"/>
        </w:rPr>
        <w:t xml:space="preserve"> from the consumption of purchased electricity or other forms of imported energy used in production and administrative operations.</w:t>
      </w:r>
    </w:p>
    <w:p w14:paraId="1327D983" w14:textId="39531F7F" w:rsidR="000027A0" w:rsidRPr="0077547A" w:rsidRDefault="000027A0" w:rsidP="00ED1847">
      <w:pPr>
        <w:numPr>
          <w:ilvl w:val="0"/>
          <w:numId w:val="14"/>
        </w:numPr>
        <w:spacing w:before="100" w:beforeAutospacing="1" w:after="100" w:afterAutospacing="1" w:line="240" w:lineRule="auto"/>
        <w:jc w:val="both"/>
        <w:rPr>
          <w:rFonts w:cstheme="minorHAnsi"/>
          <w:sz w:val="24"/>
          <w:szCs w:val="24"/>
          <w:lang w:val="en-US"/>
        </w:rPr>
      </w:pPr>
      <w:r w:rsidRPr="0077547A">
        <w:rPr>
          <w:rFonts w:cstheme="minorHAnsi"/>
          <w:b/>
          <w:bCs/>
          <w:sz w:val="24"/>
          <w:szCs w:val="24"/>
          <w:lang w:val="en-US"/>
        </w:rPr>
        <w:t>Scope 3</w:t>
      </w:r>
      <w:r w:rsidRPr="0077547A">
        <w:rPr>
          <w:rFonts w:cstheme="minorHAnsi"/>
          <w:sz w:val="24"/>
          <w:szCs w:val="24"/>
          <w:lang w:val="en-US"/>
        </w:rPr>
        <w:t xml:space="preserve"> – </w:t>
      </w:r>
      <w:r w:rsidRPr="0077547A">
        <w:rPr>
          <w:rFonts w:cstheme="minorHAnsi"/>
          <w:b/>
          <w:bCs/>
          <w:sz w:val="24"/>
          <w:szCs w:val="24"/>
          <w:lang w:val="en-US"/>
        </w:rPr>
        <w:t>Other indirect emissions</w:t>
      </w:r>
      <w:r w:rsidRPr="0077547A">
        <w:rPr>
          <w:rFonts w:cstheme="minorHAnsi"/>
          <w:sz w:val="24"/>
          <w:szCs w:val="24"/>
          <w:lang w:val="en-US"/>
        </w:rPr>
        <w:t xml:space="preserve"> that occur in the value chain, including emissions from upstream activities (e.g., raw material transportation, supplier emissions) and downstream activities (e.g., product distribution, waste disposal</w:t>
      </w:r>
      <w:r w:rsidR="000C5787"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employee commuting).</w:t>
      </w:r>
    </w:p>
    <w:p w14:paraId="7AD02066" w14:textId="2B448D8B" w:rsidR="000027A0" w:rsidRPr="0077547A" w:rsidRDefault="000027A0" w:rsidP="000027A0">
      <w:pPr>
        <w:spacing w:before="100" w:beforeAutospacing="1" w:after="100" w:afterAutospacing="1"/>
        <w:jc w:val="both"/>
        <w:rPr>
          <w:rFonts w:cstheme="minorHAnsi"/>
          <w:sz w:val="24"/>
          <w:szCs w:val="24"/>
          <w:lang w:val="en-US"/>
        </w:rPr>
      </w:pPr>
      <w:r w:rsidRPr="0077547A">
        <w:rPr>
          <w:rFonts w:cstheme="minorHAnsi"/>
          <w:sz w:val="24"/>
          <w:szCs w:val="24"/>
          <w:lang w:val="en-US"/>
        </w:rPr>
        <w:t>To support this process, Naxpar maintains energy consumption data, production volumes, transport logs</w:t>
      </w:r>
      <w:r w:rsidR="000C5787"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supplier information. These data points are used to calculate CO₂-equivalent emissions across all scopes. Regular third-party carbon audits are performed to monitor emissions trends over time, assess progress toward emission reduction targets</w:t>
      </w:r>
      <w:r w:rsidR="000C5787"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identify opportunities for further energy efficiency or cleaner technologies. These audits also aid in maintaining regulatory compliance, improving environmental transparency</w:t>
      </w:r>
      <w:r w:rsidR="000C5787"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guiding sustainability initiatives across operations.</w:t>
      </w:r>
    </w:p>
    <w:p w14:paraId="5008CE15" w14:textId="1DA64DD2" w:rsidR="003C7EB6" w:rsidRPr="0077547A" w:rsidRDefault="000027A0" w:rsidP="000027A0">
      <w:pPr>
        <w:spacing w:line="276" w:lineRule="auto"/>
        <w:jc w:val="both"/>
        <w:rPr>
          <w:rFonts w:eastAsia="Times New Roman" w:cstheme="minorHAnsi"/>
          <w:kern w:val="0"/>
          <w:sz w:val="24"/>
          <w:szCs w:val="24"/>
          <w:lang w:eastAsia="en-IN"/>
          <w14:ligatures w14:val="none"/>
        </w:rPr>
      </w:pPr>
      <w:r w:rsidRPr="0077547A">
        <w:rPr>
          <w:rFonts w:cstheme="minorHAnsi"/>
          <w:sz w:val="24"/>
          <w:szCs w:val="24"/>
          <w:lang w:val="en-US"/>
        </w:rPr>
        <w:t>By embedding carbon footprint calculations into its environmental management system, Naxpar Pharma strengthens its strategic approach to sustainability and reaffirms its commitment to mitigating climate change.</w:t>
      </w:r>
    </w:p>
    <w:p w14:paraId="6AF8EFDC" w14:textId="77777777" w:rsidR="00AA1460" w:rsidRPr="0077547A" w:rsidRDefault="00AA1460" w:rsidP="00AA1460">
      <w:pPr>
        <w:jc w:val="both"/>
        <w:rPr>
          <w:b/>
          <w:bCs/>
          <w:sz w:val="24"/>
          <w:szCs w:val="24"/>
        </w:rPr>
      </w:pPr>
      <w:r w:rsidRPr="0077547A">
        <w:rPr>
          <w:b/>
          <w:bCs/>
          <w:sz w:val="24"/>
          <w:szCs w:val="24"/>
        </w:rPr>
        <w:t>Responsibilities</w:t>
      </w:r>
    </w:p>
    <w:p w14:paraId="6B16B3F8" w14:textId="16A918E2" w:rsidR="00AA1460" w:rsidRPr="0077547A" w:rsidRDefault="00683C66" w:rsidP="00ED1847">
      <w:pPr>
        <w:pStyle w:val="ListParagraph"/>
        <w:numPr>
          <w:ilvl w:val="0"/>
          <w:numId w:val="14"/>
        </w:numPr>
        <w:spacing w:after="0" w:line="276" w:lineRule="auto"/>
        <w:ind w:left="714" w:hanging="357"/>
        <w:contextualSpacing w:val="0"/>
        <w:jc w:val="both"/>
        <w:rPr>
          <w:rFonts w:eastAsia="Times New Roman" w:cstheme="minorBidi"/>
          <w:kern w:val="0"/>
          <w:sz w:val="24"/>
          <w:szCs w:val="24"/>
          <w:lang w:eastAsia="en-IN"/>
          <w14:ligatures w14:val="none"/>
        </w:rPr>
      </w:pPr>
      <w:r w:rsidRPr="0077547A">
        <w:rPr>
          <w:rFonts w:eastAsia="Times New Roman" w:cstheme="minorBidi"/>
          <w:b/>
          <w:bCs/>
          <w:kern w:val="0"/>
          <w:sz w:val="24"/>
          <w:szCs w:val="24"/>
          <w:lang w:eastAsia="en-IN"/>
          <w14:ligatures w14:val="none"/>
        </w:rPr>
        <w:t xml:space="preserve">EHS </w:t>
      </w:r>
      <w:r w:rsidR="00AA1460" w:rsidRPr="0077547A">
        <w:rPr>
          <w:rFonts w:eastAsia="Times New Roman" w:cstheme="minorBidi"/>
          <w:b/>
          <w:bCs/>
          <w:kern w:val="0"/>
          <w:sz w:val="24"/>
          <w:szCs w:val="24"/>
          <w:lang w:eastAsia="en-IN"/>
          <w14:ligatures w14:val="none"/>
        </w:rPr>
        <w:t xml:space="preserve">Manager: </w:t>
      </w:r>
      <w:r w:rsidR="00AA1460" w:rsidRPr="0077547A">
        <w:rPr>
          <w:rFonts w:eastAsia="Times New Roman" w:cstheme="minorBidi"/>
          <w:kern w:val="0"/>
          <w:sz w:val="24"/>
          <w:szCs w:val="24"/>
          <w:lang w:eastAsia="en-IN"/>
          <w14:ligatures w14:val="none"/>
        </w:rPr>
        <w:t>Monitor energy performance and recommend improvements.</w:t>
      </w:r>
    </w:p>
    <w:p w14:paraId="61032468" w14:textId="25E6E506" w:rsidR="00AA1460" w:rsidRPr="0077547A" w:rsidRDefault="00AA1460" w:rsidP="00ED1847">
      <w:pPr>
        <w:pStyle w:val="ListParagraph"/>
        <w:numPr>
          <w:ilvl w:val="0"/>
          <w:numId w:val="14"/>
        </w:numPr>
        <w:spacing w:after="0" w:line="276" w:lineRule="auto"/>
        <w:ind w:left="714" w:hanging="357"/>
        <w:contextualSpacing w:val="0"/>
        <w:jc w:val="both"/>
        <w:rPr>
          <w:rFonts w:eastAsia="Times New Roman" w:cstheme="minorBidi"/>
          <w:kern w:val="0"/>
          <w:sz w:val="24"/>
          <w:szCs w:val="24"/>
          <w:lang w:eastAsia="en-IN"/>
          <w14:ligatures w14:val="none"/>
        </w:rPr>
      </w:pPr>
      <w:r w:rsidRPr="0077547A">
        <w:rPr>
          <w:rFonts w:eastAsia="Times New Roman" w:cstheme="minorBidi"/>
          <w:b/>
          <w:bCs/>
          <w:kern w:val="0"/>
          <w:sz w:val="24"/>
          <w:szCs w:val="24"/>
          <w:lang w:eastAsia="en-IN"/>
          <w14:ligatures w14:val="none"/>
        </w:rPr>
        <w:t>Maintenance Team:</w:t>
      </w:r>
      <w:r w:rsidRPr="0077547A">
        <w:rPr>
          <w:rFonts w:eastAsia="Times New Roman" w:cstheme="minorBidi"/>
          <w:kern w:val="0"/>
          <w:sz w:val="24"/>
          <w:szCs w:val="24"/>
          <w:lang w:eastAsia="en-IN"/>
          <w14:ligatures w14:val="none"/>
        </w:rPr>
        <w:t xml:space="preserve"> Ensure regular upkeep of energy-efficient equipment</w:t>
      </w:r>
      <w:r w:rsidR="00B750A6" w:rsidRPr="0077547A">
        <w:rPr>
          <w:rFonts w:eastAsia="Times New Roman" w:cstheme="minorBidi"/>
          <w:sz w:val="24"/>
          <w:szCs w:val="24"/>
          <w:lang w:eastAsia="en-IN"/>
        </w:rPr>
        <w:t xml:space="preserve"> and adhere to energy-saving protocols and report </w:t>
      </w:r>
      <w:r w:rsidR="00B750A6" w:rsidRPr="0077547A">
        <w:rPr>
          <w:rFonts w:eastAsia="Times New Roman" w:cstheme="minorBidi"/>
          <w:kern w:val="0"/>
          <w:sz w:val="24"/>
          <w:szCs w:val="24"/>
          <w:lang w:eastAsia="en-IN"/>
          <w14:ligatures w14:val="none"/>
        </w:rPr>
        <w:t>inefficiencies</w:t>
      </w:r>
      <w:r w:rsidR="0089724D" w:rsidRPr="0077547A">
        <w:rPr>
          <w:rFonts w:eastAsia="Times New Roman" w:cstheme="minorBidi"/>
          <w:kern w:val="0"/>
          <w:sz w:val="24"/>
          <w:szCs w:val="24"/>
          <w:lang w:eastAsia="en-IN"/>
          <w14:ligatures w14:val="none"/>
        </w:rPr>
        <w:t>.</w:t>
      </w:r>
    </w:p>
    <w:p w14:paraId="0923183A" w14:textId="6CAC17F6" w:rsidR="00AA1460" w:rsidRPr="0077547A" w:rsidRDefault="00AA1460" w:rsidP="00ED1847">
      <w:pPr>
        <w:numPr>
          <w:ilvl w:val="0"/>
          <w:numId w:val="14"/>
        </w:numPr>
        <w:spacing w:after="0" w:line="276" w:lineRule="auto"/>
        <w:ind w:left="714" w:hanging="357"/>
        <w:jc w:val="both"/>
        <w:rPr>
          <w:rFonts w:eastAsia="Times New Roman" w:cstheme="minorBidi"/>
          <w:kern w:val="0"/>
          <w:sz w:val="24"/>
          <w:szCs w:val="24"/>
          <w:lang w:eastAsia="en-IN"/>
          <w14:ligatures w14:val="none"/>
        </w:rPr>
      </w:pPr>
      <w:r w:rsidRPr="0077547A">
        <w:rPr>
          <w:rFonts w:eastAsia="Times New Roman" w:cstheme="minorBidi"/>
          <w:b/>
          <w:bCs/>
          <w:kern w:val="0"/>
          <w:sz w:val="24"/>
          <w:szCs w:val="24"/>
          <w:lang w:eastAsia="en-IN"/>
          <w14:ligatures w14:val="none"/>
        </w:rPr>
        <w:t>Procurement Team:</w:t>
      </w:r>
      <w:r w:rsidRPr="0077547A">
        <w:rPr>
          <w:rFonts w:eastAsia="Times New Roman" w:cstheme="minorBidi"/>
          <w:kern w:val="0"/>
          <w:sz w:val="24"/>
          <w:szCs w:val="24"/>
          <w:lang w:eastAsia="en-IN"/>
          <w14:ligatures w14:val="none"/>
        </w:rPr>
        <w:t xml:space="preserve"> Procure energy-efficient technologies and suppliers.</w:t>
      </w:r>
    </w:p>
    <w:p w14:paraId="24705503" w14:textId="77777777" w:rsidR="00AA1460" w:rsidRPr="0077547A" w:rsidRDefault="00AA1460" w:rsidP="014B1B93">
      <w:pPr>
        <w:pStyle w:val="ListParagraph"/>
        <w:numPr>
          <w:ilvl w:val="0"/>
          <w:numId w:val="14"/>
        </w:numPr>
        <w:spacing w:line="276" w:lineRule="auto"/>
        <w:ind w:left="714" w:hanging="357"/>
        <w:contextualSpacing w:val="0"/>
        <w:jc w:val="both"/>
        <w:rPr>
          <w:rFonts w:eastAsia="Times New Roman" w:cstheme="minorBidi"/>
          <w:kern w:val="0"/>
          <w:sz w:val="24"/>
          <w:szCs w:val="24"/>
          <w:lang w:eastAsia="en-IN"/>
          <w14:ligatures w14:val="none"/>
        </w:rPr>
      </w:pPr>
      <w:r w:rsidRPr="0077547A">
        <w:rPr>
          <w:rFonts w:eastAsia="Times New Roman" w:cstheme="minorBidi"/>
          <w:b/>
          <w:bCs/>
          <w:kern w:val="0"/>
          <w:sz w:val="24"/>
          <w:szCs w:val="24"/>
          <w:lang w:eastAsia="en-IN"/>
          <w14:ligatures w14:val="none"/>
        </w:rPr>
        <w:t>Employees:</w:t>
      </w:r>
      <w:r w:rsidRPr="0077547A">
        <w:rPr>
          <w:rFonts w:eastAsia="Times New Roman" w:cstheme="minorBidi"/>
          <w:kern w:val="0"/>
          <w:sz w:val="24"/>
          <w:szCs w:val="24"/>
          <w:lang w:eastAsia="en-IN"/>
          <w14:ligatures w14:val="none"/>
        </w:rPr>
        <w:t xml:space="preserve"> Implement energy-efficient practices in daily tasks.</w:t>
      </w:r>
    </w:p>
    <w:p w14:paraId="118A7E21" w14:textId="4715296E" w:rsidR="014B1B93" w:rsidRPr="0077547A" w:rsidRDefault="014B1B93" w:rsidP="014B1B93">
      <w:pPr>
        <w:pStyle w:val="ListParagraph"/>
        <w:spacing w:line="276" w:lineRule="auto"/>
        <w:ind w:left="714" w:hanging="357"/>
        <w:contextualSpacing w:val="0"/>
        <w:jc w:val="both"/>
        <w:rPr>
          <w:rFonts w:eastAsia="Times New Roman" w:cstheme="minorBidi"/>
          <w:sz w:val="24"/>
          <w:szCs w:val="24"/>
          <w:lang w:eastAsia="en-IN"/>
        </w:rPr>
      </w:pPr>
    </w:p>
    <w:p w14:paraId="4B3549C5" w14:textId="1671B5BD" w:rsidR="00A638C2" w:rsidRPr="0077547A" w:rsidRDefault="00AA1460" w:rsidP="00A638C2">
      <w:pPr>
        <w:jc w:val="both"/>
        <w:rPr>
          <w:rFonts w:cstheme="minorHAnsi"/>
          <w:sz w:val="24"/>
          <w:szCs w:val="24"/>
        </w:rPr>
      </w:pPr>
      <w:r w:rsidRPr="0077547A">
        <w:rPr>
          <w:b/>
          <w:bCs/>
          <w:sz w:val="24"/>
          <w:szCs w:val="24"/>
        </w:rPr>
        <w:t>Review Mechanism</w:t>
      </w:r>
    </w:p>
    <w:p w14:paraId="26220C92" w14:textId="3B891D46" w:rsidR="0002597B" w:rsidRDefault="55142833" w:rsidP="26E94102">
      <w:pPr>
        <w:jc w:val="both"/>
        <w:rPr>
          <w:rFonts w:cstheme="minorBidi"/>
          <w:sz w:val="24"/>
          <w:szCs w:val="24"/>
        </w:rPr>
      </w:pPr>
      <w:r w:rsidRPr="0077547A">
        <w:rPr>
          <w:rFonts w:cstheme="minorBidi"/>
          <w:sz w:val="24"/>
          <w:szCs w:val="24"/>
        </w:rPr>
        <w:t xml:space="preserve">This Standard Operating Practices (SOP) </w:t>
      </w:r>
      <w:r w:rsidR="190A26CD" w:rsidRPr="0077547A">
        <w:rPr>
          <w:rFonts w:cstheme="minorBidi"/>
          <w:sz w:val="24"/>
          <w:szCs w:val="24"/>
        </w:rPr>
        <w:t xml:space="preserve">is </w:t>
      </w:r>
      <w:r w:rsidRPr="0077547A">
        <w:rPr>
          <w:rFonts w:cstheme="minorBidi"/>
          <w:sz w:val="24"/>
          <w:szCs w:val="24"/>
        </w:rPr>
        <w:t xml:space="preserve">reviewed </w:t>
      </w:r>
      <w:r w:rsidR="190A26CD" w:rsidRPr="0077547A">
        <w:rPr>
          <w:rFonts w:cstheme="minorBidi"/>
          <w:sz w:val="24"/>
          <w:szCs w:val="24"/>
        </w:rPr>
        <w:t xml:space="preserve">annually </w:t>
      </w:r>
      <w:r w:rsidRPr="0077547A">
        <w:rPr>
          <w:rFonts w:cstheme="minorBidi"/>
          <w:sz w:val="24"/>
          <w:szCs w:val="24"/>
        </w:rPr>
        <w:t>to evaluate its effectiveness in managing energy use, resource optimisation</w:t>
      </w:r>
      <w:r w:rsidR="000C5787"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emission reduction across operations at Naxpar Pharma Pvt. Ltd. Key parameters such as energy consumption, fuel usage, equipment performance</w:t>
      </w:r>
      <w:r w:rsidR="190A26CD" w:rsidRPr="0077547A">
        <w:rPr>
          <w:rFonts w:cstheme="minorBidi"/>
          <w:sz w:val="24"/>
          <w:szCs w:val="24"/>
        </w:rPr>
        <w:t xml:space="preserve"> </w:t>
      </w:r>
      <w:r w:rsidRPr="0077547A">
        <w:rPr>
          <w:rFonts w:cstheme="minorBidi"/>
          <w:sz w:val="24"/>
          <w:szCs w:val="24"/>
        </w:rPr>
        <w:t>are assessed to identify gaps and improvement opportunities. Based on the findings, necessary corrective actions and updates are implemented to enhance efficiency, ensure regulatory compliance</w:t>
      </w:r>
      <w:r w:rsidR="000C5787"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support continuous improvement in </w:t>
      </w:r>
      <w:r w:rsidR="190A26CD" w:rsidRPr="0077547A">
        <w:rPr>
          <w:rFonts w:cstheme="minorBidi"/>
          <w:sz w:val="24"/>
          <w:szCs w:val="24"/>
        </w:rPr>
        <w:t xml:space="preserve">the current </w:t>
      </w:r>
      <w:r w:rsidRPr="0077547A">
        <w:rPr>
          <w:rFonts w:cstheme="minorBidi"/>
          <w:sz w:val="24"/>
          <w:szCs w:val="24"/>
        </w:rPr>
        <w:t>practices</w:t>
      </w:r>
      <w:r w:rsidR="2DC2A128" w:rsidRPr="0077547A">
        <w:rPr>
          <w:rFonts w:cstheme="minorBidi"/>
          <w:sz w:val="24"/>
          <w:szCs w:val="24"/>
        </w:rPr>
        <w:t>.</w:t>
      </w:r>
    </w:p>
    <w:p w14:paraId="29013F36" w14:textId="0520A801" w:rsidR="3094E857" w:rsidRDefault="3094E857" w:rsidP="3094E857">
      <w:pPr>
        <w:jc w:val="both"/>
        <w:rPr>
          <w:rFonts w:cstheme="minorBidi"/>
          <w:sz w:val="24"/>
          <w:szCs w:val="24"/>
        </w:rPr>
      </w:pPr>
    </w:p>
    <w:p w14:paraId="6C1DEBAE" w14:textId="77777777" w:rsidR="0077547A" w:rsidRDefault="0077547A" w:rsidP="3094E857">
      <w:pPr>
        <w:jc w:val="both"/>
        <w:rPr>
          <w:rFonts w:cstheme="minorBidi"/>
          <w:sz w:val="24"/>
          <w:szCs w:val="24"/>
        </w:rPr>
      </w:pPr>
    </w:p>
    <w:p w14:paraId="0FE16F17" w14:textId="77777777" w:rsidR="0077547A" w:rsidRDefault="0077547A" w:rsidP="3094E857">
      <w:pPr>
        <w:jc w:val="both"/>
        <w:rPr>
          <w:rFonts w:cstheme="minorBidi"/>
          <w:sz w:val="24"/>
          <w:szCs w:val="24"/>
        </w:rPr>
      </w:pPr>
    </w:p>
    <w:p w14:paraId="7E0B3F06" w14:textId="6487D95D" w:rsidR="00A638C2" w:rsidRDefault="014B1B93" w:rsidP="009D55EE">
      <w:pPr>
        <w:pStyle w:val="Heading2"/>
        <w:rPr>
          <w:u w:val="none"/>
        </w:rPr>
      </w:pPr>
      <w:bookmarkStart w:id="3" w:name="_Toc233029846"/>
      <w:r>
        <w:rPr>
          <w:u w:val="none"/>
        </w:rPr>
        <w:lastRenderedPageBreak/>
        <w:t>2. Water Conservation and Management Practices</w:t>
      </w:r>
      <w:bookmarkEnd w:id="3"/>
    </w:p>
    <w:p w14:paraId="530497AB" w14:textId="77777777" w:rsidR="00BD32B3" w:rsidRPr="0077547A" w:rsidRDefault="00BD32B3" w:rsidP="00BD32B3">
      <w:pPr>
        <w:rPr>
          <w:b/>
          <w:bCs/>
          <w:sz w:val="24"/>
          <w:szCs w:val="24"/>
        </w:rPr>
      </w:pPr>
      <w:r w:rsidRPr="0077547A">
        <w:rPr>
          <w:b/>
          <w:bCs/>
          <w:sz w:val="24"/>
          <w:szCs w:val="24"/>
        </w:rPr>
        <w:t>Overview</w:t>
      </w:r>
    </w:p>
    <w:p w14:paraId="723B4C44" w14:textId="2CACDF2F" w:rsidR="00BD32B3" w:rsidRPr="0077547A" w:rsidRDefault="00BD32B3" w:rsidP="00BD32B3">
      <w:pPr>
        <w:jc w:val="both"/>
        <w:rPr>
          <w:sz w:val="24"/>
          <w:szCs w:val="24"/>
        </w:rPr>
      </w:pPr>
      <w:r w:rsidRPr="0077547A">
        <w:rPr>
          <w:sz w:val="24"/>
          <w:szCs w:val="24"/>
        </w:rPr>
        <w:t>At Naxpar Pharma Pvt. Ltd., a systematic approach is followed for water conservation and management across all operations through controlled usage, recycling and monitoring practices. Technologies for water reuse, efficient cooling systems and rainwater harvesting are implemented to minimise consumption, while water audits, risk assessments and wastewater quality monitoring ensure responsible management and regulatory compliance. Control measures are established to prevent groundwater contamination and appropriate treatment processes are in place for removal of Active Pharmaceutical Ingredients (APIs) from wastewater, supporting sustainable water use and reduced environmental impact.</w:t>
      </w:r>
    </w:p>
    <w:p w14:paraId="67E9C20A" w14:textId="77777777" w:rsidR="00BD32B3" w:rsidRPr="0077547A" w:rsidRDefault="00BD32B3" w:rsidP="00BD32B3">
      <w:pPr>
        <w:rPr>
          <w:b/>
          <w:bCs/>
          <w:sz w:val="24"/>
          <w:szCs w:val="24"/>
        </w:rPr>
      </w:pPr>
      <w:r w:rsidRPr="0077547A">
        <w:rPr>
          <w:b/>
          <w:bCs/>
          <w:sz w:val="24"/>
          <w:szCs w:val="24"/>
        </w:rPr>
        <w:t>Purpose</w:t>
      </w:r>
    </w:p>
    <w:p w14:paraId="0DC5E4DC" w14:textId="1634C84B" w:rsidR="00BD32B3" w:rsidRPr="0077547A" w:rsidRDefault="00BD32B3" w:rsidP="00BD32B3">
      <w:pPr>
        <w:jc w:val="both"/>
        <w:rPr>
          <w:sz w:val="24"/>
          <w:szCs w:val="24"/>
        </w:rPr>
      </w:pPr>
      <w:r w:rsidRPr="0077547A">
        <w:rPr>
          <w:sz w:val="24"/>
          <w:szCs w:val="24"/>
        </w:rPr>
        <w:t>To ensure efficient use, conservation</w:t>
      </w:r>
      <w:r w:rsidR="000C5787" w:rsidRPr="0077547A">
        <w:rPr>
          <w:sz w:val="24"/>
          <w:szCs w:val="24"/>
        </w:rPr>
        <w:t xml:space="preserve"> </w:t>
      </w:r>
      <w:r w:rsidR="006935F7" w:rsidRPr="0077547A">
        <w:rPr>
          <w:sz w:val="24"/>
          <w:szCs w:val="24"/>
        </w:rPr>
        <w:t>and</w:t>
      </w:r>
      <w:r w:rsidRPr="0077547A">
        <w:rPr>
          <w:sz w:val="24"/>
          <w:szCs w:val="24"/>
        </w:rPr>
        <w:t xml:space="preserve"> responsible management of water resources while minimising environmental impact and maintaining regulatory compliance.</w:t>
      </w:r>
    </w:p>
    <w:p w14:paraId="7BE97C9F" w14:textId="77777777" w:rsidR="00BD32B3" w:rsidRPr="0077547A" w:rsidRDefault="00BD32B3" w:rsidP="00BD32B3">
      <w:pPr>
        <w:rPr>
          <w:b/>
          <w:bCs/>
          <w:sz w:val="24"/>
          <w:szCs w:val="24"/>
        </w:rPr>
      </w:pPr>
      <w:r w:rsidRPr="0077547A">
        <w:rPr>
          <w:b/>
          <w:bCs/>
          <w:sz w:val="24"/>
          <w:szCs w:val="24"/>
        </w:rPr>
        <w:t>Scope</w:t>
      </w:r>
    </w:p>
    <w:p w14:paraId="475EE283" w14:textId="2362370A" w:rsidR="00BD32B3" w:rsidRPr="0077547A" w:rsidRDefault="00BD32B3" w:rsidP="00BD32B3">
      <w:pPr>
        <w:jc w:val="both"/>
        <w:rPr>
          <w:sz w:val="24"/>
          <w:szCs w:val="24"/>
        </w:rPr>
      </w:pPr>
      <w:r w:rsidRPr="0077547A">
        <w:rPr>
          <w:sz w:val="24"/>
          <w:szCs w:val="24"/>
        </w:rPr>
        <w:t>This applies to all operations and activities at Naxpar Pharma Pvt. Ltd. where water is utilised, including production processes, utility systems, wastewater treatment</w:t>
      </w:r>
      <w:r w:rsidR="000C5787" w:rsidRPr="0077547A">
        <w:rPr>
          <w:sz w:val="24"/>
          <w:szCs w:val="24"/>
        </w:rPr>
        <w:t xml:space="preserve"> </w:t>
      </w:r>
      <w:r w:rsidR="006935F7" w:rsidRPr="0077547A">
        <w:rPr>
          <w:sz w:val="24"/>
          <w:szCs w:val="24"/>
        </w:rPr>
        <w:t>and</w:t>
      </w:r>
      <w:r w:rsidRPr="0077547A">
        <w:rPr>
          <w:sz w:val="24"/>
          <w:szCs w:val="24"/>
        </w:rPr>
        <w:t xml:space="preserve"> supporting functions, ensuring consistent control, monitoring</w:t>
      </w:r>
      <w:r w:rsidR="000C5787" w:rsidRPr="0077547A">
        <w:rPr>
          <w:sz w:val="24"/>
          <w:szCs w:val="24"/>
        </w:rPr>
        <w:t xml:space="preserve"> </w:t>
      </w:r>
      <w:r w:rsidR="006935F7" w:rsidRPr="0077547A">
        <w:rPr>
          <w:sz w:val="24"/>
          <w:szCs w:val="24"/>
        </w:rPr>
        <w:t>and</w:t>
      </w:r>
      <w:r w:rsidRPr="0077547A">
        <w:rPr>
          <w:sz w:val="24"/>
          <w:szCs w:val="24"/>
        </w:rPr>
        <w:t xml:space="preserve"> responsible water management across the organisation.</w:t>
      </w:r>
    </w:p>
    <w:p w14:paraId="1E249415" w14:textId="77777777" w:rsidR="00BD32B3" w:rsidRPr="0077547A" w:rsidRDefault="00BD32B3" w:rsidP="00BD32B3">
      <w:pPr>
        <w:jc w:val="both"/>
        <w:rPr>
          <w:b/>
          <w:bCs/>
          <w:sz w:val="24"/>
          <w:szCs w:val="24"/>
        </w:rPr>
      </w:pPr>
      <w:r w:rsidRPr="0077547A">
        <w:rPr>
          <w:b/>
          <w:bCs/>
          <w:sz w:val="24"/>
          <w:szCs w:val="24"/>
        </w:rPr>
        <w:t>Procedure</w:t>
      </w:r>
    </w:p>
    <w:p w14:paraId="7926B8A1" w14:textId="77777777" w:rsidR="0079438B" w:rsidRPr="0077547A" w:rsidRDefault="0079438B" w:rsidP="00ED1847">
      <w:pPr>
        <w:pStyle w:val="ListParagraph"/>
        <w:numPr>
          <w:ilvl w:val="0"/>
          <w:numId w:val="17"/>
        </w:numPr>
        <w:spacing w:after="0" w:line="276" w:lineRule="auto"/>
        <w:jc w:val="both"/>
        <w:rPr>
          <w:rFonts w:cstheme="minorHAnsi"/>
          <w:bCs/>
          <w:i/>
          <w:iCs/>
          <w:color w:val="000000"/>
          <w:sz w:val="24"/>
          <w:szCs w:val="24"/>
          <w:lang w:val="en-US"/>
        </w:rPr>
      </w:pPr>
      <w:r w:rsidRPr="0077547A">
        <w:rPr>
          <w:rFonts w:cstheme="minorHAnsi"/>
          <w:b/>
          <w:bCs/>
          <w:i/>
          <w:iCs/>
          <w:color w:val="000000"/>
          <w:sz w:val="24"/>
          <w:szCs w:val="24"/>
          <w:lang w:val="en-US"/>
        </w:rPr>
        <w:t>Water Reclamation</w:t>
      </w:r>
    </w:p>
    <w:p w14:paraId="5D85E01D" w14:textId="77777777" w:rsidR="0079438B" w:rsidRPr="0077547A" w:rsidRDefault="0079438B" w:rsidP="00ED1847">
      <w:pPr>
        <w:pStyle w:val="ListParagraph"/>
        <w:numPr>
          <w:ilvl w:val="0"/>
          <w:numId w:val="106"/>
        </w:numPr>
        <w:spacing w:after="0" w:line="276" w:lineRule="auto"/>
        <w:jc w:val="both"/>
        <w:rPr>
          <w:rFonts w:cstheme="minorHAnsi"/>
          <w:bCs/>
          <w:color w:val="000000"/>
          <w:sz w:val="24"/>
          <w:szCs w:val="24"/>
          <w:lang w:val="en-US"/>
        </w:rPr>
      </w:pPr>
      <w:r w:rsidRPr="0077547A">
        <w:rPr>
          <w:rFonts w:cstheme="minorHAnsi"/>
          <w:b/>
          <w:bCs/>
          <w:color w:val="000000"/>
          <w:sz w:val="24"/>
          <w:szCs w:val="24"/>
          <w:lang w:val="en-US"/>
        </w:rPr>
        <w:t>Pre-Operation Checks</w:t>
      </w:r>
    </w:p>
    <w:p w14:paraId="73F39A77" w14:textId="61CE0AF4" w:rsidR="0079438B" w:rsidRPr="0077547A" w:rsidRDefault="0079438B" w:rsidP="00ED1847">
      <w:pPr>
        <w:numPr>
          <w:ilvl w:val="0"/>
          <w:numId w:val="94"/>
        </w:numPr>
        <w:spacing w:after="0" w:line="276" w:lineRule="auto"/>
        <w:jc w:val="both"/>
        <w:rPr>
          <w:rFonts w:cstheme="minorBidi"/>
          <w:color w:val="000000"/>
          <w:sz w:val="24"/>
          <w:szCs w:val="24"/>
          <w:lang w:val="en-US"/>
        </w:rPr>
      </w:pPr>
      <w:r w:rsidRPr="0077547A">
        <w:rPr>
          <w:rFonts w:cstheme="minorBidi"/>
          <w:color w:val="000000" w:themeColor="text1"/>
          <w:sz w:val="24"/>
          <w:szCs w:val="24"/>
          <w:lang w:val="en-US"/>
        </w:rPr>
        <w:t>The operations, maintenance</w:t>
      </w:r>
      <w:r w:rsidR="000C5787" w:rsidRPr="0077547A">
        <w:rPr>
          <w:rFonts w:cstheme="minorBidi"/>
          <w:color w:val="000000" w:themeColor="text1"/>
          <w:sz w:val="24"/>
          <w:szCs w:val="24"/>
          <w:lang w:val="en-US"/>
        </w:rPr>
        <w:t xml:space="preserve"> </w:t>
      </w:r>
      <w:r w:rsidR="006935F7" w:rsidRPr="0077547A">
        <w:rPr>
          <w:rFonts w:cstheme="minorBidi"/>
          <w:color w:val="000000" w:themeColor="text1"/>
          <w:sz w:val="24"/>
          <w:szCs w:val="24"/>
          <w:lang w:val="en-US"/>
        </w:rPr>
        <w:t>and</w:t>
      </w:r>
      <w:r w:rsidRPr="0077547A">
        <w:rPr>
          <w:rFonts w:cstheme="minorBidi"/>
          <w:color w:val="000000" w:themeColor="text1"/>
          <w:sz w:val="24"/>
          <w:szCs w:val="24"/>
          <w:lang w:val="en-US"/>
        </w:rPr>
        <w:t xml:space="preserve"> EHS teams conduct routine inspections of the Effluent Treatment Plant (ETP), including feed tanks, pumps, pipelines, valves</w:t>
      </w:r>
      <w:r w:rsidR="000C5787" w:rsidRPr="0077547A">
        <w:rPr>
          <w:rFonts w:cstheme="minorBidi"/>
          <w:color w:val="000000" w:themeColor="text1"/>
          <w:sz w:val="24"/>
          <w:szCs w:val="24"/>
          <w:lang w:val="en-US"/>
        </w:rPr>
        <w:t xml:space="preserve"> </w:t>
      </w:r>
      <w:r w:rsidR="006935F7" w:rsidRPr="0077547A">
        <w:rPr>
          <w:rFonts w:cstheme="minorBidi"/>
          <w:color w:val="000000" w:themeColor="text1"/>
          <w:sz w:val="24"/>
          <w:szCs w:val="24"/>
          <w:lang w:val="en-US"/>
        </w:rPr>
        <w:t>and</w:t>
      </w:r>
      <w:r w:rsidRPr="0077547A">
        <w:rPr>
          <w:rFonts w:cstheme="minorBidi"/>
          <w:color w:val="000000" w:themeColor="text1"/>
          <w:sz w:val="24"/>
          <w:szCs w:val="24"/>
          <w:lang w:val="en-US"/>
        </w:rPr>
        <w:t xml:space="preserve"> storage tanks prior to operation.</w:t>
      </w:r>
    </w:p>
    <w:p w14:paraId="6379B094" w14:textId="69B7FA88" w:rsidR="0079438B" w:rsidRPr="0077547A" w:rsidRDefault="0079438B" w:rsidP="00ED1847">
      <w:pPr>
        <w:numPr>
          <w:ilvl w:val="0"/>
          <w:numId w:val="94"/>
        </w:numPr>
        <w:spacing w:after="0" w:line="276" w:lineRule="auto"/>
        <w:jc w:val="both"/>
        <w:rPr>
          <w:rFonts w:cstheme="minorHAnsi"/>
          <w:bCs/>
          <w:color w:val="000000"/>
          <w:sz w:val="24"/>
          <w:szCs w:val="24"/>
          <w:lang w:val="en-US"/>
        </w:rPr>
      </w:pPr>
      <w:r w:rsidRPr="0077547A">
        <w:rPr>
          <w:rFonts w:cstheme="minorHAnsi"/>
          <w:bCs/>
          <w:color w:val="000000"/>
          <w:sz w:val="24"/>
          <w:szCs w:val="24"/>
          <w:lang w:val="en-US"/>
        </w:rPr>
        <w:t>Operators verify that chemical dosing systems, pH adjustment units</w:t>
      </w:r>
      <w:r w:rsidR="002447FD" w:rsidRPr="0077547A">
        <w:rPr>
          <w:rFonts w:cstheme="minorHAnsi"/>
          <w:bCs/>
          <w:color w:val="000000"/>
          <w:sz w:val="24"/>
          <w:szCs w:val="24"/>
          <w:lang w:val="en-US"/>
        </w:rPr>
        <w:t xml:space="preserve"> </w:t>
      </w:r>
      <w:r w:rsidR="006935F7" w:rsidRPr="0077547A">
        <w:rPr>
          <w:rFonts w:cstheme="minorHAnsi"/>
          <w:bCs/>
          <w:color w:val="000000"/>
          <w:sz w:val="24"/>
          <w:szCs w:val="24"/>
          <w:lang w:val="en-US"/>
        </w:rPr>
        <w:t>and</w:t>
      </w:r>
      <w:r w:rsidRPr="0077547A">
        <w:rPr>
          <w:rFonts w:cstheme="minorHAnsi"/>
          <w:bCs/>
          <w:color w:val="000000"/>
          <w:sz w:val="24"/>
          <w:szCs w:val="24"/>
          <w:lang w:val="en-US"/>
        </w:rPr>
        <w:t xml:space="preserve"> treatment chemicals are available and functioning properly.</w:t>
      </w:r>
    </w:p>
    <w:p w14:paraId="4E780697" w14:textId="4051B729" w:rsidR="0079438B" w:rsidRPr="0077547A" w:rsidRDefault="0079438B" w:rsidP="00ED1847">
      <w:pPr>
        <w:numPr>
          <w:ilvl w:val="0"/>
          <w:numId w:val="94"/>
        </w:numPr>
        <w:spacing w:after="0" w:line="276" w:lineRule="auto"/>
        <w:jc w:val="both"/>
        <w:rPr>
          <w:rFonts w:cstheme="minorHAnsi"/>
          <w:bCs/>
          <w:color w:val="000000"/>
          <w:sz w:val="24"/>
          <w:szCs w:val="24"/>
          <w:lang w:val="en-US"/>
        </w:rPr>
      </w:pPr>
      <w:r w:rsidRPr="0077547A">
        <w:rPr>
          <w:rFonts w:cstheme="minorHAnsi"/>
          <w:bCs/>
          <w:color w:val="000000"/>
          <w:sz w:val="24"/>
          <w:szCs w:val="24"/>
          <w:lang w:val="en-US"/>
        </w:rPr>
        <w:t xml:space="preserve">Safety personnel confirm the availability of personal protective equipment (PPE), spill containment </w:t>
      </w:r>
      <w:proofErr w:type="gramStart"/>
      <w:r w:rsidRPr="0077547A">
        <w:rPr>
          <w:rFonts w:cstheme="minorHAnsi"/>
          <w:bCs/>
          <w:color w:val="000000"/>
          <w:sz w:val="24"/>
          <w:szCs w:val="24"/>
          <w:lang w:val="en-US"/>
        </w:rPr>
        <w:t>materials</w:t>
      </w:r>
      <w:r w:rsidR="002447FD" w:rsidRPr="0077547A">
        <w:rPr>
          <w:rFonts w:cstheme="minorHAnsi"/>
          <w:bCs/>
          <w:color w:val="000000"/>
          <w:sz w:val="24"/>
          <w:szCs w:val="24"/>
          <w:lang w:val="en-US"/>
        </w:rPr>
        <w:t xml:space="preserve">  </w:t>
      </w:r>
      <w:r w:rsidR="006935F7" w:rsidRPr="0077547A">
        <w:rPr>
          <w:rFonts w:cstheme="minorHAnsi"/>
          <w:bCs/>
          <w:color w:val="000000"/>
          <w:sz w:val="24"/>
          <w:szCs w:val="24"/>
          <w:lang w:val="en-US"/>
        </w:rPr>
        <w:t>and</w:t>
      </w:r>
      <w:proofErr w:type="gramEnd"/>
      <w:r w:rsidRPr="0077547A">
        <w:rPr>
          <w:rFonts w:cstheme="minorHAnsi"/>
          <w:bCs/>
          <w:color w:val="000000"/>
          <w:sz w:val="24"/>
          <w:szCs w:val="24"/>
          <w:lang w:val="en-US"/>
        </w:rPr>
        <w:t xml:space="preserve"> emergency response equipment.</w:t>
      </w:r>
    </w:p>
    <w:p w14:paraId="6DA1AD1D" w14:textId="77777777" w:rsidR="0079438B" w:rsidRPr="0077547A" w:rsidRDefault="0079438B" w:rsidP="00ED1847">
      <w:pPr>
        <w:pStyle w:val="ListParagraph"/>
        <w:numPr>
          <w:ilvl w:val="0"/>
          <w:numId w:val="106"/>
        </w:numPr>
        <w:spacing w:after="0" w:line="276" w:lineRule="auto"/>
        <w:jc w:val="both"/>
        <w:rPr>
          <w:rFonts w:cstheme="minorHAnsi"/>
          <w:b/>
          <w:bCs/>
          <w:color w:val="000000"/>
          <w:sz w:val="24"/>
          <w:szCs w:val="24"/>
          <w:lang w:val="en-US"/>
        </w:rPr>
      </w:pPr>
      <w:r w:rsidRPr="0077547A">
        <w:rPr>
          <w:rFonts w:cstheme="minorHAnsi"/>
          <w:b/>
          <w:bCs/>
          <w:color w:val="000000"/>
          <w:sz w:val="24"/>
          <w:szCs w:val="24"/>
          <w:lang w:val="en-US"/>
        </w:rPr>
        <w:t>Daily Operations</w:t>
      </w:r>
    </w:p>
    <w:p w14:paraId="6E7B1EB4" w14:textId="77777777" w:rsidR="0079438B" w:rsidRPr="0077547A" w:rsidRDefault="0079438B" w:rsidP="0079438B">
      <w:pPr>
        <w:jc w:val="both"/>
        <w:rPr>
          <w:rFonts w:cstheme="minorHAnsi"/>
          <w:sz w:val="24"/>
          <w:szCs w:val="24"/>
          <w:u w:val="single"/>
        </w:rPr>
      </w:pPr>
      <w:r w:rsidRPr="0077547A">
        <w:rPr>
          <w:rFonts w:cstheme="minorHAnsi"/>
          <w:sz w:val="24"/>
          <w:szCs w:val="24"/>
          <w:u w:val="single"/>
        </w:rPr>
        <w:t>Influent Monitoring</w:t>
      </w:r>
    </w:p>
    <w:p w14:paraId="0455D242" w14:textId="77777777" w:rsidR="0079438B" w:rsidRPr="0077547A" w:rsidRDefault="0079438B" w:rsidP="00ED1847">
      <w:pPr>
        <w:numPr>
          <w:ilvl w:val="0"/>
          <w:numId w:val="101"/>
        </w:numPr>
        <w:spacing w:after="0" w:line="240" w:lineRule="auto"/>
        <w:jc w:val="both"/>
        <w:rPr>
          <w:rFonts w:cstheme="minorHAnsi"/>
          <w:sz w:val="24"/>
          <w:szCs w:val="24"/>
        </w:rPr>
      </w:pPr>
      <w:r w:rsidRPr="0077547A">
        <w:rPr>
          <w:rFonts w:cstheme="minorHAnsi"/>
          <w:sz w:val="24"/>
          <w:szCs w:val="24"/>
        </w:rPr>
        <w:t>Effluent generated from manufacturing and utility operations is collected and routed to the ETP for treatment.</w:t>
      </w:r>
    </w:p>
    <w:p w14:paraId="6B6FF2FC" w14:textId="19EC86A0" w:rsidR="0079438B" w:rsidRPr="0077547A" w:rsidRDefault="0079438B" w:rsidP="00ED1847">
      <w:pPr>
        <w:numPr>
          <w:ilvl w:val="0"/>
          <w:numId w:val="101"/>
        </w:numPr>
        <w:spacing w:after="0" w:line="240" w:lineRule="auto"/>
        <w:jc w:val="both"/>
        <w:rPr>
          <w:rFonts w:cstheme="minorHAnsi"/>
          <w:sz w:val="24"/>
          <w:szCs w:val="24"/>
        </w:rPr>
      </w:pPr>
      <w:r w:rsidRPr="0077547A">
        <w:rPr>
          <w:rFonts w:cstheme="minorHAnsi"/>
          <w:sz w:val="24"/>
          <w:szCs w:val="24"/>
        </w:rPr>
        <w:t>Key parameters such as pH, temperature, TDS, COD</w:t>
      </w:r>
      <w:r w:rsidR="002447FD"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flow rates are monitored regularly to ensure proper treatment performance.</w:t>
      </w:r>
    </w:p>
    <w:p w14:paraId="40C9928D" w14:textId="77777777" w:rsidR="0079438B" w:rsidRPr="0077547A" w:rsidRDefault="0079438B" w:rsidP="0079438B">
      <w:pPr>
        <w:jc w:val="both"/>
        <w:rPr>
          <w:rFonts w:cstheme="minorHAnsi"/>
          <w:sz w:val="24"/>
          <w:szCs w:val="24"/>
          <w:u w:val="single"/>
        </w:rPr>
      </w:pPr>
      <w:r w:rsidRPr="0077547A">
        <w:rPr>
          <w:rFonts w:cstheme="minorHAnsi"/>
          <w:sz w:val="24"/>
          <w:szCs w:val="24"/>
          <w:u w:val="single"/>
        </w:rPr>
        <w:t>Effluent Treatment</w:t>
      </w:r>
    </w:p>
    <w:p w14:paraId="1007FF5F" w14:textId="21F55CBA" w:rsidR="0079438B" w:rsidRPr="0077547A" w:rsidRDefault="0079438B" w:rsidP="00ED1847">
      <w:pPr>
        <w:pStyle w:val="ListParagraph"/>
        <w:numPr>
          <w:ilvl w:val="0"/>
          <w:numId w:val="113"/>
        </w:numPr>
        <w:spacing w:after="0" w:line="240" w:lineRule="auto"/>
        <w:jc w:val="both"/>
        <w:rPr>
          <w:rFonts w:cstheme="minorHAnsi"/>
          <w:sz w:val="24"/>
          <w:szCs w:val="24"/>
        </w:rPr>
      </w:pPr>
      <w:r w:rsidRPr="0077547A">
        <w:rPr>
          <w:rFonts w:cstheme="minorHAnsi"/>
          <w:sz w:val="24"/>
          <w:szCs w:val="24"/>
        </w:rPr>
        <w:t xml:space="preserve">Wastewater generated from manufacturing and utility operations is treated through a multi-stage treatment process within the Effluent Treatment Plant (ETP). These stages </w:t>
      </w:r>
      <w:r w:rsidRPr="0077547A">
        <w:rPr>
          <w:rFonts w:cstheme="minorHAnsi"/>
          <w:sz w:val="24"/>
          <w:szCs w:val="24"/>
        </w:rPr>
        <w:lastRenderedPageBreak/>
        <w:t>include primary treatment for removal of suspended solids, secondary biological treatment for degradation of organic matter</w:t>
      </w:r>
      <w:r w:rsidR="002447FD"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tertiary treatment for further purification and polishing of the treated effluent.</w:t>
      </w:r>
    </w:p>
    <w:p w14:paraId="1DDC9251" w14:textId="5CF312AD" w:rsidR="0079438B" w:rsidRPr="0077547A" w:rsidRDefault="0079438B" w:rsidP="00ED1847">
      <w:pPr>
        <w:pStyle w:val="ListParagraph"/>
        <w:numPr>
          <w:ilvl w:val="0"/>
          <w:numId w:val="113"/>
        </w:numPr>
        <w:spacing w:after="0" w:line="240" w:lineRule="auto"/>
        <w:jc w:val="both"/>
        <w:rPr>
          <w:rFonts w:cstheme="minorHAnsi"/>
          <w:sz w:val="24"/>
          <w:szCs w:val="24"/>
        </w:rPr>
      </w:pPr>
      <w:r w:rsidRPr="0077547A">
        <w:rPr>
          <w:rFonts w:cstheme="minorHAnsi"/>
          <w:sz w:val="24"/>
          <w:szCs w:val="24"/>
        </w:rPr>
        <w:t xml:space="preserve">During these treatment stages, </w:t>
      </w:r>
      <w:r w:rsidRPr="0077547A">
        <w:rPr>
          <w:rStyle w:val="Strong"/>
          <w:rFonts w:cstheme="minorHAnsi"/>
          <w:b w:val="0"/>
          <w:bCs w:val="0"/>
          <w:sz w:val="24"/>
          <w:szCs w:val="24"/>
        </w:rPr>
        <w:t>residual Active Pharmaceutical Ingredients (APIs), intermediates</w:t>
      </w:r>
      <w:r w:rsidR="002447FD" w:rsidRPr="0077547A">
        <w:rPr>
          <w:rStyle w:val="Strong"/>
          <w:rFonts w:cstheme="minorHAnsi"/>
          <w:b w:val="0"/>
          <w:bCs w:val="0"/>
          <w:sz w:val="24"/>
          <w:szCs w:val="24"/>
        </w:rPr>
        <w:t xml:space="preserve"> </w:t>
      </w:r>
      <w:r w:rsidR="006935F7" w:rsidRPr="0077547A">
        <w:rPr>
          <w:rStyle w:val="Strong"/>
          <w:rFonts w:cstheme="minorHAnsi"/>
          <w:b w:val="0"/>
          <w:bCs w:val="0"/>
          <w:sz w:val="24"/>
          <w:szCs w:val="24"/>
        </w:rPr>
        <w:t>and</w:t>
      </w:r>
      <w:r w:rsidRPr="0077547A">
        <w:rPr>
          <w:rStyle w:val="Strong"/>
          <w:rFonts w:cstheme="minorHAnsi"/>
          <w:b w:val="0"/>
          <w:bCs w:val="0"/>
          <w:sz w:val="24"/>
          <w:szCs w:val="24"/>
        </w:rPr>
        <w:t xml:space="preserve"> other pharmaceutical compounds present in the wastewater are reduced through chemical neutralization processes</w:t>
      </w:r>
      <w:r w:rsidRPr="0077547A">
        <w:rPr>
          <w:rFonts w:cstheme="minorHAnsi"/>
          <w:sz w:val="24"/>
          <w:szCs w:val="24"/>
        </w:rPr>
        <w:t xml:space="preserve">. These processes help break down complex pharmaceutical residues and minimize their presence in the treated water. </w:t>
      </w:r>
    </w:p>
    <w:p w14:paraId="31E5E6BF" w14:textId="78716918" w:rsidR="0079438B" w:rsidRPr="0077547A" w:rsidRDefault="0079438B" w:rsidP="00ED1847">
      <w:pPr>
        <w:numPr>
          <w:ilvl w:val="0"/>
          <w:numId w:val="102"/>
        </w:numPr>
        <w:spacing w:after="0" w:line="240" w:lineRule="auto"/>
        <w:jc w:val="both"/>
        <w:rPr>
          <w:rFonts w:cstheme="minorHAnsi"/>
          <w:sz w:val="24"/>
          <w:szCs w:val="24"/>
        </w:rPr>
      </w:pPr>
      <w:r w:rsidRPr="0077547A">
        <w:rPr>
          <w:rFonts w:cstheme="minorHAnsi"/>
          <w:sz w:val="24"/>
          <w:szCs w:val="24"/>
        </w:rPr>
        <w:t xml:space="preserve">Electrolyte or coagulant chemical such as ferric </w:t>
      </w:r>
      <w:r w:rsidR="007C184F" w:rsidRPr="0077547A">
        <w:rPr>
          <w:rFonts w:cstheme="minorHAnsi"/>
          <w:sz w:val="24"/>
          <w:szCs w:val="24"/>
        </w:rPr>
        <w:t>alum</w:t>
      </w:r>
      <w:r w:rsidRPr="0077547A">
        <w:rPr>
          <w:rFonts w:cstheme="minorHAnsi"/>
          <w:sz w:val="24"/>
          <w:szCs w:val="24"/>
        </w:rPr>
        <w:t xml:space="preserve"> is added in controlled quantities in the neutralization tank, while air blowers ensure proper mixing and floc formation for effective removal of suspended contaminants.</w:t>
      </w:r>
    </w:p>
    <w:p w14:paraId="2329F0B8" w14:textId="58DA2F3A" w:rsidR="0079438B" w:rsidRPr="0077547A" w:rsidRDefault="0079438B" w:rsidP="00ED1847">
      <w:pPr>
        <w:numPr>
          <w:ilvl w:val="0"/>
          <w:numId w:val="102"/>
        </w:numPr>
        <w:spacing w:after="0" w:line="240" w:lineRule="auto"/>
        <w:jc w:val="both"/>
        <w:rPr>
          <w:rFonts w:cstheme="minorBidi"/>
          <w:sz w:val="24"/>
          <w:szCs w:val="24"/>
        </w:rPr>
      </w:pPr>
      <w:r w:rsidRPr="0077547A">
        <w:rPr>
          <w:rFonts w:cstheme="minorBidi"/>
          <w:sz w:val="24"/>
          <w:szCs w:val="24"/>
        </w:rPr>
        <w:t>Advanced treatment methods such as activated carbon adsorption or chemical oxidation are applied where required to further reduce trace pharmaceutical compounds. The treatment method is selected based on periodic assessment of effluent characteristics and API load.</w:t>
      </w:r>
    </w:p>
    <w:p w14:paraId="1B0487EE" w14:textId="3B3BCCFA" w:rsidR="0079438B" w:rsidRPr="0077547A" w:rsidRDefault="0079438B" w:rsidP="00ED1847">
      <w:pPr>
        <w:numPr>
          <w:ilvl w:val="0"/>
          <w:numId w:val="102"/>
        </w:numPr>
        <w:spacing w:after="0" w:line="240" w:lineRule="auto"/>
        <w:jc w:val="both"/>
        <w:rPr>
          <w:rFonts w:cstheme="minorHAnsi"/>
          <w:sz w:val="24"/>
          <w:szCs w:val="24"/>
        </w:rPr>
      </w:pPr>
      <w:r w:rsidRPr="0077547A">
        <w:rPr>
          <w:rFonts w:cstheme="minorHAnsi"/>
          <w:sz w:val="24"/>
          <w:szCs w:val="24"/>
        </w:rPr>
        <w:t>Treated effluent is regularly monitored for parameters such as pH, COD, TDS</w:t>
      </w:r>
      <w:r w:rsidR="002447FD"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residual API levels to ensure compliance with applicable regulatory standards. Any deviation in treatment efficiency is reported to the EHS team</w:t>
      </w:r>
      <w:r w:rsidR="00ED6137"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corrective actions are implemented promptly.</w:t>
      </w:r>
    </w:p>
    <w:p w14:paraId="17DF7B12" w14:textId="77777777" w:rsidR="0079438B" w:rsidRPr="0077547A" w:rsidRDefault="0079438B" w:rsidP="0079438B">
      <w:pPr>
        <w:jc w:val="both"/>
        <w:rPr>
          <w:rFonts w:cstheme="minorHAnsi"/>
          <w:sz w:val="24"/>
          <w:szCs w:val="24"/>
          <w:u w:val="single"/>
        </w:rPr>
      </w:pPr>
      <w:r w:rsidRPr="0077547A">
        <w:rPr>
          <w:rFonts w:cstheme="minorHAnsi"/>
          <w:sz w:val="24"/>
          <w:szCs w:val="24"/>
          <w:u w:val="single"/>
        </w:rPr>
        <w:t>Water Recovery and Reuse</w:t>
      </w:r>
    </w:p>
    <w:p w14:paraId="7381318F" w14:textId="003353DD" w:rsidR="0079438B" w:rsidRPr="0077547A" w:rsidRDefault="0079438B" w:rsidP="00ED1847">
      <w:pPr>
        <w:numPr>
          <w:ilvl w:val="0"/>
          <w:numId w:val="103"/>
        </w:numPr>
        <w:spacing w:after="0" w:line="240" w:lineRule="auto"/>
        <w:jc w:val="both"/>
        <w:rPr>
          <w:rFonts w:cstheme="minorHAnsi"/>
          <w:sz w:val="24"/>
          <w:szCs w:val="24"/>
        </w:rPr>
      </w:pPr>
      <w:r w:rsidRPr="0077547A">
        <w:rPr>
          <w:rFonts w:cstheme="minorHAnsi"/>
          <w:sz w:val="24"/>
          <w:szCs w:val="24"/>
        </w:rPr>
        <w:t>Treated water suitable for reuse is stored in designated storage tanks and reused for non-critical applications such as floor cleaning, utility washing, cooling systems</w:t>
      </w:r>
      <w:r w:rsidR="00ED6137"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other auxiliary activities.</w:t>
      </w:r>
    </w:p>
    <w:p w14:paraId="3379996F" w14:textId="3D5AF313" w:rsidR="0079438B" w:rsidRPr="0077547A" w:rsidRDefault="0079438B" w:rsidP="00ED1847">
      <w:pPr>
        <w:numPr>
          <w:ilvl w:val="0"/>
          <w:numId w:val="103"/>
        </w:numPr>
        <w:spacing w:after="0" w:line="240" w:lineRule="auto"/>
        <w:jc w:val="both"/>
        <w:rPr>
          <w:rFonts w:cstheme="minorBidi"/>
          <w:sz w:val="24"/>
          <w:szCs w:val="24"/>
          <w:u w:val="single"/>
        </w:rPr>
      </w:pPr>
      <w:r w:rsidRPr="0077547A">
        <w:rPr>
          <w:rFonts w:cstheme="minorBidi"/>
          <w:sz w:val="24"/>
          <w:szCs w:val="24"/>
          <w:u w:val="single"/>
        </w:rPr>
        <w:t>Sampling &amp; Testing</w:t>
      </w:r>
    </w:p>
    <w:p w14:paraId="5B0001CD" w14:textId="4C24EBDF" w:rsidR="0079438B" w:rsidRPr="0077547A" w:rsidRDefault="0079438B" w:rsidP="00ED1847">
      <w:pPr>
        <w:numPr>
          <w:ilvl w:val="0"/>
          <w:numId w:val="104"/>
        </w:numPr>
        <w:spacing w:after="0" w:line="240" w:lineRule="auto"/>
        <w:jc w:val="both"/>
        <w:rPr>
          <w:rFonts w:cstheme="minorHAnsi"/>
          <w:sz w:val="24"/>
          <w:szCs w:val="24"/>
        </w:rPr>
      </w:pPr>
      <w:r w:rsidRPr="0077547A">
        <w:rPr>
          <w:rFonts w:cstheme="minorHAnsi"/>
          <w:sz w:val="24"/>
          <w:szCs w:val="24"/>
        </w:rPr>
        <w:t xml:space="preserve">Treated water is sampled periodically and </w:t>
      </w:r>
      <w:proofErr w:type="spellStart"/>
      <w:r w:rsidRPr="0077547A">
        <w:rPr>
          <w:rFonts w:cstheme="minorHAnsi"/>
          <w:sz w:val="24"/>
          <w:szCs w:val="24"/>
        </w:rPr>
        <w:t>analyzed</w:t>
      </w:r>
      <w:proofErr w:type="spellEnd"/>
      <w:r w:rsidRPr="0077547A">
        <w:rPr>
          <w:rFonts w:cstheme="minorHAnsi"/>
          <w:sz w:val="24"/>
          <w:szCs w:val="24"/>
        </w:rPr>
        <w:t xml:space="preserve"> for parameters such as pH, COD, TDS</w:t>
      </w:r>
      <w:r w:rsidR="00ED6137"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suspended solids to verify compliance with internal standards and regulatory limits.</w:t>
      </w:r>
    </w:p>
    <w:p w14:paraId="05B5C48A" w14:textId="77777777" w:rsidR="0079438B" w:rsidRPr="0077547A" w:rsidRDefault="0079438B" w:rsidP="0079438B">
      <w:pPr>
        <w:spacing w:after="0" w:line="240" w:lineRule="auto"/>
        <w:ind w:left="720"/>
        <w:jc w:val="both"/>
        <w:rPr>
          <w:rFonts w:cstheme="minorHAnsi"/>
          <w:sz w:val="24"/>
          <w:szCs w:val="24"/>
        </w:rPr>
      </w:pPr>
    </w:p>
    <w:p w14:paraId="2A520471" w14:textId="77777777" w:rsidR="0079438B" w:rsidRPr="0077547A" w:rsidRDefault="0079438B" w:rsidP="0079438B">
      <w:pPr>
        <w:spacing w:line="276" w:lineRule="auto"/>
        <w:jc w:val="both"/>
        <w:rPr>
          <w:rFonts w:cstheme="minorHAnsi"/>
          <w:bCs/>
          <w:color w:val="000000"/>
          <w:sz w:val="24"/>
          <w:szCs w:val="24"/>
          <w:lang w:val="en-US"/>
        </w:rPr>
      </w:pPr>
      <w:r w:rsidRPr="0077547A">
        <w:rPr>
          <w:rFonts w:cstheme="minorHAnsi"/>
          <w:b/>
          <w:bCs/>
          <w:color w:val="000000"/>
          <w:sz w:val="24"/>
          <w:szCs w:val="24"/>
          <w:lang w:val="en-US"/>
        </w:rPr>
        <w:t>1.3 Non-Compliance Response Procedures</w:t>
      </w:r>
    </w:p>
    <w:p w14:paraId="27813D44" w14:textId="3E4DD5FD" w:rsidR="0079438B" w:rsidRPr="0077547A" w:rsidRDefault="0079438B" w:rsidP="00ED1847">
      <w:pPr>
        <w:numPr>
          <w:ilvl w:val="0"/>
          <w:numId w:val="95"/>
        </w:numPr>
        <w:spacing w:after="0" w:line="276" w:lineRule="auto"/>
        <w:jc w:val="both"/>
        <w:rPr>
          <w:rFonts w:cstheme="minorBidi"/>
          <w:color w:val="000000"/>
          <w:sz w:val="24"/>
          <w:szCs w:val="24"/>
          <w:lang w:val="en-US"/>
        </w:rPr>
      </w:pPr>
      <w:r w:rsidRPr="0077547A">
        <w:rPr>
          <w:rFonts w:cstheme="minorBidi"/>
          <w:color w:val="000000" w:themeColor="text1"/>
          <w:sz w:val="24"/>
          <w:szCs w:val="24"/>
          <w:lang w:val="en-US"/>
        </w:rPr>
        <w:t xml:space="preserve">Any deviation in treatment performance or water quality is immediately reported to the </w:t>
      </w:r>
      <w:r w:rsidR="00685A81" w:rsidRPr="0077547A">
        <w:rPr>
          <w:rFonts w:cstheme="minorBidi"/>
          <w:color w:val="000000" w:themeColor="text1"/>
          <w:sz w:val="24"/>
          <w:szCs w:val="24"/>
          <w:lang w:val="en-US"/>
        </w:rPr>
        <w:t>EHS Manager</w:t>
      </w:r>
      <w:r w:rsidR="00090359" w:rsidRPr="0077547A">
        <w:rPr>
          <w:rFonts w:cstheme="minorBidi"/>
          <w:color w:val="000000" w:themeColor="text1"/>
          <w:sz w:val="24"/>
          <w:szCs w:val="24"/>
          <w:lang w:val="en-US"/>
        </w:rPr>
        <w:t xml:space="preserve"> </w:t>
      </w:r>
      <w:r w:rsidRPr="0077547A">
        <w:rPr>
          <w:rFonts w:cstheme="minorBidi"/>
          <w:color w:val="000000" w:themeColor="text1"/>
          <w:sz w:val="24"/>
          <w:szCs w:val="24"/>
          <w:lang w:val="en-US"/>
        </w:rPr>
        <w:t>or designated responsible personnel.</w:t>
      </w:r>
    </w:p>
    <w:p w14:paraId="241827DB" w14:textId="77777777" w:rsidR="0079438B" w:rsidRPr="0077547A" w:rsidRDefault="0079438B" w:rsidP="00ED1847">
      <w:pPr>
        <w:numPr>
          <w:ilvl w:val="0"/>
          <w:numId w:val="95"/>
        </w:numPr>
        <w:spacing w:after="0" w:line="276" w:lineRule="auto"/>
        <w:jc w:val="both"/>
        <w:rPr>
          <w:rFonts w:cstheme="minorHAnsi"/>
          <w:bCs/>
          <w:color w:val="000000"/>
          <w:sz w:val="24"/>
          <w:szCs w:val="24"/>
          <w:lang w:val="en-US"/>
        </w:rPr>
      </w:pPr>
      <w:r w:rsidRPr="0077547A">
        <w:rPr>
          <w:rFonts w:cstheme="minorHAnsi"/>
          <w:bCs/>
          <w:color w:val="000000"/>
          <w:sz w:val="24"/>
          <w:szCs w:val="24"/>
          <w:lang w:val="en-US"/>
        </w:rPr>
        <w:t>Corrective actions may include adjusting chemical dosing, modifying operational parameters, conducting equipment maintenance, or increasing monitoring frequency.</w:t>
      </w:r>
    </w:p>
    <w:p w14:paraId="4DBDC158" w14:textId="77777777" w:rsidR="0079438B" w:rsidRPr="0077547A" w:rsidRDefault="0079438B" w:rsidP="00ED1847">
      <w:pPr>
        <w:numPr>
          <w:ilvl w:val="0"/>
          <w:numId w:val="95"/>
        </w:numPr>
        <w:spacing w:after="0" w:line="276" w:lineRule="auto"/>
        <w:jc w:val="both"/>
        <w:rPr>
          <w:rFonts w:cstheme="minorHAnsi"/>
          <w:bCs/>
          <w:color w:val="000000"/>
          <w:sz w:val="24"/>
          <w:szCs w:val="24"/>
          <w:lang w:val="en-US"/>
        </w:rPr>
      </w:pPr>
      <w:r w:rsidRPr="0077547A">
        <w:rPr>
          <w:rFonts w:cstheme="minorHAnsi"/>
          <w:bCs/>
          <w:color w:val="000000"/>
          <w:sz w:val="24"/>
          <w:szCs w:val="24"/>
          <w:lang w:val="en-US"/>
        </w:rPr>
        <w:t>All deviations and corrective actions are recorded and reviewed to ensure effective resolution.</w:t>
      </w:r>
    </w:p>
    <w:p w14:paraId="03AF1D12" w14:textId="77777777" w:rsidR="0079438B" w:rsidRPr="0077547A" w:rsidRDefault="0079438B" w:rsidP="00ED1847">
      <w:pPr>
        <w:pStyle w:val="ListParagraph"/>
        <w:numPr>
          <w:ilvl w:val="1"/>
          <w:numId w:val="112"/>
        </w:numPr>
        <w:spacing w:after="0" w:line="276" w:lineRule="auto"/>
        <w:jc w:val="both"/>
        <w:rPr>
          <w:rFonts w:cstheme="minorHAnsi"/>
          <w:bCs/>
          <w:color w:val="000000"/>
          <w:sz w:val="24"/>
          <w:szCs w:val="24"/>
          <w:lang w:val="en-US"/>
        </w:rPr>
      </w:pPr>
      <w:r w:rsidRPr="0077547A">
        <w:rPr>
          <w:rFonts w:cstheme="minorHAnsi"/>
          <w:b/>
          <w:bCs/>
          <w:color w:val="000000"/>
          <w:sz w:val="24"/>
          <w:szCs w:val="24"/>
          <w:lang w:val="en-US"/>
        </w:rPr>
        <w:t>Post-Operation Procedures</w:t>
      </w:r>
    </w:p>
    <w:p w14:paraId="6FFAF5AE" w14:textId="3F79B8C2" w:rsidR="0079438B" w:rsidRPr="0077547A" w:rsidRDefault="0079438B" w:rsidP="00ED1847">
      <w:pPr>
        <w:numPr>
          <w:ilvl w:val="0"/>
          <w:numId w:val="96"/>
        </w:numPr>
        <w:spacing w:after="0" w:line="276" w:lineRule="auto"/>
        <w:jc w:val="both"/>
        <w:rPr>
          <w:rFonts w:cstheme="minorHAnsi"/>
          <w:bCs/>
          <w:color w:val="000000"/>
          <w:sz w:val="24"/>
          <w:szCs w:val="24"/>
          <w:lang w:val="en-US"/>
        </w:rPr>
      </w:pPr>
      <w:r w:rsidRPr="0077547A">
        <w:rPr>
          <w:rFonts w:cstheme="minorHAnsi"/>
          <w:bCs/>
          <w:color w:val="000000"/>
          <w:sz w:val="24"/>
          <w:szCs w:val="24"/>
          <w:lang w:val="en-US"/>
        </w:rPr>
        <w:t>Operators ensure that tanks, pumps, pipelines</w:t>
      </w:r>
      <w:r w:rsidR="00ED6137" w:rsidRPr="0077547A">
        <w:rPr>
          <w:rFonts w:cstheme="minorHAnsi"/>
          <w:bCs/>
          <w:color w:val="000000"/>
          <w:sz w:val="24"/>
          <w:szCs w:val="24"/>
          <w:lang w:val="en-US"/>
        </w:rPr>
        <w:t xml:space="preserve"> </w:t>
      </w:r>
      <w:r w:rsidR="006935F7" w:rsidRPr="0077547A">
        <w:rPr>
          <w:rFonts w:cstheme="minorHAnsi"/>
          <w:bCs/>
          <w:color w:val="000000"/>
          <w:sz w:val="24"/>
          <w:szCs w:val="24"/>
          <w:lang w:val="en-US"/>
        </w:rPr>
        <w:t>and</w:t>
      </w:r>
      <w:r w:rsidRPr="0077547A">
        <w:rPr>
          <w:rFonts w:cstheme="minorHAnsi"/>
          <w:bCs/>
          <w:color w:val="000000"/>
          <w:sz w:val="24"/>
          <w:szCs w:val="24"/>
          <w:lang w:val="en-US"/>
        </w:rPr>
        <w:t xml:space="preserve"> surrounding work areas are maintained in clean condition after operations.</w:t>
      </w:r>
    </w:p>
    <w:p w14:paraId="09B0129E" w14:textId="63C69BF8" w:rsidR="0079438B" w:rsidRPr="0077547A" w:rsidRDefault="0079438B" w:rsidP="00ED1847">
      <w:pPr>
        <w:numPr>
          <w:ilvl w:val="0"/>
          <w:numId w:val="96"/>
        </w:numPr>
        <w:spacing w:after="0" w:line="276" w:lineRule="auto"/>
        <w:jc w:val="both"/>
        <w:rPr>
          <w:rFonts w:cstheme="minorBidi"/>
          <w:color w:val="000000"/>
          <w:sz w:val="24"/>
          <w:szCs w:val="24"/>
          <w:lang w:val="en-US"/>
        </w:rPr>
      </w:pPr>
      <w:r w:rsidRPr="0077547A">
        <w:rPr>
          <w:rFonts w:cstheme="minorBidi"/>
          <w:color w:val="000000" w:themeColor="text1"/>
          <w:sz w:val="24"/>
          <w:szCs w:val="24"/>
          <w:lang w:val="en-US"/>
        </w:rPr>
        <w:t>Shutdown procedures for the ETP systems are carried out according to operational guidelines.</w:t>
      </w:r>
    </w:p>
    <w:p w14:paraId="42C6FB5C" w14:textId="3BB1BE2C" w:rsidR="0079438B" w:rsidRPr="0077547A" w:rsidRDefault="0079438B" w:rsidP="00ED1847">
      <w:pPr>
        <w:numPr>
          <w:ilvl w:val="0"/>
          <w:numId w:val="96"/>
        </w:numPr>
        <w:spacing w:after="0" w:line="276" w:lineRule="auto"/>
        <w:jc w:val="both"/>
        <w:rPr>
          <w:rFonts w:cstheme="minorHAnsi"/>
          <w:bCs/>
          <w:color w:val="000000"/>
          <w:sz w:val="24"/>
          <w:szCs w:val="24"/>
          <w:lang w:val="en-US"/>
        </w:rPr>
      </w:pPr>
      <w:r w:rsidRPr="0077547A">
        <w:rPr>
          <w:rFonts w:cstheme="minorHAnsi"/>
          <w:bCs/>
          <w:color w:val="000000"/>
          <w:sz w:val="24"/>
          <w:szCs w:val="24"/>
          <w:lang w:val="en-US"/>
        </w:rPr>
        <w:t>Daily records of operational parameters, water quality results</w:t>
      </w:r>
      <w:r w:rsidR="00ED6137" w:rsidRPr="0077547A">
        <w:rPr>
          <w:rFonts w:cstheme="minorHAnsi"/>
          <w:bCs/>
          <w:color w:val="000000"/>
          <w:sz w:val="24"/>
          <w:szCs w:val="24"/>
          <w:lang w:val="en-US"/>
        </w:rPr>
        <w:t xml:space="preserve"> </w:t>
      </w:r>
      <w:r w:rsidR="006935F7" w:rsidRPr="0077547A">
        <w:rPr>
          <w:rFonts w:cstheme="minorHAnsi"/>
          <w:bCs/>
          <w:color w:val="000000"/>
          <w:sz w:val="24"/>
          <w:szCs w:val="24"/>
          <w:lang w:val="en-US"/>
        </w:rPr>
        <w:t>and</w:t>
      </w:r>
      <w:r w:rsidRPr="0077547A">
        <w:rPr>
          <w:rFonts w:cstheme="minorHAnsi"/>
          <w:bCs/>
          <w:color w:val="000000"/>
          <w:sz w:val="24"/>
          <w:szCs w:val="24"/>
          <w:lang w:val="en-US"/>
        </w:rPr>
        <w:t xml:space="preserve"> maintenance activities are maintained.</w:t>
      </w:r>
    </w:p>
    <w:p w14:paraId="66A5C898" w14:textId="77777777" w:rsidR="0079438B" w:rsidRPr="0077547A" w:rsidRDefault="0079438B" w:rsidP="00ED1847">
      <w:pPr>
        <w:pStyle w:val="ListParagraph"/>
        <w:numPr>
          <w:ilvl w:val="1"/>
          <w:numId w:val="112"/>
        </w:numPr>
        <w:spacing w:after="0" w:line="276" w:lineRule="auto"/>
        <w:jc w:val="both"/>
        <w:rPr>
          <w:rFonts w:cstheme="minorHAnsi"/>
          <w:bCs/>
          <w:color w:val="000000"/>
          <w:sz w:val="24"/>
          <w:szCs w:val="24"/>
          <w:lang w:val="en-US"/>
        </w:rPr>
      </w:pPr>
      <w:r w:rsidRPr="0077547A">
        <w:rPr>
          <w:rFonts w:cstheme="minorHAnsi"/>
          <w:b/>
          <w:bCs/>
          <w:color w:val="000000"/>
          <w:sz w:val="24"/>
          <w:szCs w:val="24"/>
          <w:lang w:val="en-US"/>
        </w:rPr>
        <w:t>Routine Maintenance</w:t>
      </w:r>
    </w:p>
    <w:p w14:paraId="77C3BE95" w14:textId="2CD70B1C" w:rsidR="0079438B" w:rsidRPr="0077547A" w:rsidRDefault="3AEDC7D9" w:rsidP="26E94102">
      <w:pPr>
        <w:spacing w:line="276" w:lineRule="auto"/>
        <w:jc w:val="both"/>
        <w:rPr>
          <w:rFonts w:cstheme="minorBidi"/>
          <w:color w:val="000000" w:themeColor="text1"/>
          <w:sz w:val="24"/>
          <w:szCs w:val="24"/>
          <w:u w:val="single"/>
          <w:lang w:val="en-US"/>
        </w:rPr>
      </w:pPr>
      <w:r w:rsidRPr="0077547A">
        <w:rPr>
          <w:rFonts w:cstheme="minorBidi"/>
          <w:color w:val="000000" w:themeColor="text1"/>
          <w:sz w:val="24"/>
          <w:szCs w:val="24"/>
          <w:u w:val="single"/>
          <w:lang w:val="en-US"/>
        </w:rPr>
        <w:lastRenderedPageBreak/>
        <w:t>Maintenance Schedule Table:</w:t>
      </w:r>
    </w:p>
    <w:tbl>
      <w:tblPr>
        <w:tblStyle w:val="TableGrid"/>
        <w:tblW w:w="0" w:type="auto"/>
        <w:tblLook w:val="04A0" w:firstRow="1" w:lastRow="0" w:firstColumn="1" w:lastColumn="0" w:noHBand="0" w:noVBand="1"/>
      </w:tblPr>
      <w:tblGrid>
        <w:gridCol w:w="1885"/>
        <w:gridCol w:w="1885"/>
        <w:gridCol w:w="1254"/>
        <w:gridCol w:w="1748"/>
        <w:gridCol w:w="2244"/>
      </w:tblGrid>
      <w:tr w:rsidR="0079438B" w:rsidRPr="0077547A" w14:paraId="5AC20A01" w14:textId="77777777" w:rsidTr="33CEAB00">
        <w:trPr>
          <w:trHeight w:val="328"/>
        </w:trPr>
        <w:tc>
          <w:tcPr>
            <w:tcW w:w="0" w:type="auto"/>
            <w:hideMark/>
          </w:tcPr>
          <w:p w14:paraId="2B7344C1" w14:textId="77777777" w:rsidR="0079438B" w:rsidRPr="0077547A" w:rsidRDefault="0079438B">
            <w:pPr>
              <w:rPr>
                <w:rFonts w:asciiTheme="minorHAnsi" w:hAnsiTheme="minorHAnsi" w:cstheme="minorHAnsi"/>
                <w:b/>
                <w:bCs/>
                <w:sz w:val="24"/>
                <w:szCs w:val="24"/>
              </w:rPr>
            </w:pPr>
            <w:r w:rsidRPr="0077547A">
              <w:rPr>
                <w:rFonts w:asciiTheme="minorHAnsi" w:hAnsiTheme="minorHAnsi" w:cstheme="minorHAnsi"/>
                <w:b/>
                <w:bCs/>
                <w:sz w:val="24"/>
                <w:szCs w:val="24"/>
              </w:rPr>
              <w:t>Equipment</w:t>
            </w:r>
          </w:p>
        </w:tc>
        <w:tc>
          <w:tcPr>
            <w:tcW w:w="0" w:type="auto"/>
            <w:hideMark/>
          </w:tcPr>
          <w:p w14:paraId="0021716A" w14:textId="77777777" w:rsidR="0079438B" w:rsidRPr="0077547A" w:rsidRDefault="0079438B">
            <w:pPr>
              <w:rPr>
                <w:rFonts w:asciiTheme="minorHAnsi" w:hAnsiTheme="minorHAnsi" w:cstheme="minorHAnsi"/>
                <w:b/>
                <w:bCs/>
                <w:sz w:val="24"/>
                <w:szCs w:val="24"/>
              </w:rPr>
            </w:pPr>
            <w:r w:rsidRPr="0077547A">
              <w:rPr>
                <w:rFonts w:asciiTheme="minorHAnsi" w:hAnsiTheme="minorHAnsi" w:cstheme="minorHAnsi"/>
                <w:b/>
                <w:bCs/>
                <w:sz w:val="24"/>
                <w:szCs w:val="24"/>
              </w:rPr>
              <w:t>Task</w:t>
            </w:r>
          </w:p>
        </w:tc>
        <w:tc>
          <w:tcPr>
            <w:tcW w:w="0" w:type="auto"/>
            <w:hideMark/>
          </w:tcPr>
          <w:p w14:paraId="1E08A60F" w14:textId="77777777" w:rsidR="0079438B" w:rsidRPr="0077547A" w:rsidRDefault="0079438B">
            <w:pPr>
              <w:rPr>
                <w:rFonts w:asciiTheme="minorHAnsi" w:hAnsiTheme="minorHAnsi" w:cstheme="minorHAnsi"/>
                <w:b/>
                <w:bCs/>
                <w:sz w:val="24"/>
                <w:szCs w:val="24"/>
              </w:rPr>
            </w:pPr>
            <w:r w:rsidRPr="0077547A">
              <w:rPr>
                <w:rFonts w:asciiTheme="minorHAnsi" w:hAnsiTheme="minorHAnsi" w:cstheme="minorHAnsi"/>
                <w:b/>
                <w:bCs/>
                <w:sz w:val="24"/>
                <w:szCs w:val="24"/>
              </w:rPr>
              <w:t>Frequency</w:t>
            </w:r>
          </w:p>
        </w:tc>
        <w:tc>
          <w:tcPr>
            <w:tcW w:w="0" w:type="auto"/>
            <w:hideMark/>
          </w:tcPr>
          <w:p w14:paraId="4CD749EB" w14:textId="77777777" w:rsidR="0079438B" w:rsidRPr="0077547A" w:rsidRDefault="0079438B">
            <w:pPr>
              <w:rPr>
                <w:rFonts w:asciiTheme="minorHAnsi" w:hAnsiTheme="minorHAnsi" w:cstheme="minorHAnsi"/>
                <w:b/>
                <w:bCs/>
                <w:sz w:val="24"/>
                <w:szCs w:val="24"/>
              </w:rPr>
            </w:pPr>
            <w:r w:rsidRPr="0077547A">
              <w:rPr>
                <w:rFonts w:asciiTheme="minorHAnsi" w:hAnsiTheme="minorHAnsi" w:cstheme="minorHAnsi"/>
                <w:b/>
                <w:bCs/>
                <w:sz w:val="24"/>
                <w:szCs w:val="24"/>
              </w:rPr>
              <w:t>Responsible Team</w:t>
            </w:r>
          </w:p>
        </w:tc>
        <w:tc>
          <w:tcPr>
            <w:tcW w:w="0" w:type="auto"/>
            <w:hideMark/>
          </w:tcPr>
          <w:p w14:paraId="7A3B94A2" w14:textId="77777777" w:rsidR="0079438B" w:rsidRPr="0077547A" w:rsidRDefault="0079438B">
            <w:pPr>
              <w:rPr>
                <w:rFonts w:asciiTheme="minorHAnsi" w:hAnsiTheme="minorHAnsi" w:cstheme="minorHAnsi"/>
                <w:b/>
                <w:bCs/>
                <w:sz w:val="24"/>
                <w:szCs w:val="24"/>
              </w:rPr>
            </w:pPr>
            <w:r w:rsidRPr="0077547A">
              <w:rPr>
                <w:rFonts w:asciiTheme="minorHAnsi" w:hAnsiTheme="minorHAnsi" w:cstheme="minorHAnsi"/>
                <w:b/>
                <w:bCs/>
                <w:sz w:val="24"/>
                <w:szCs w:val="24"/>
              </w:rPr>
              <w:t>Remarks</w:t>
            </w:r>
          </w:p>
        </w:tc>
      </w:tr>
      <w:tr w:rsidR="0079438B" w:rsidRPr="0077547A" w14:paraId="254B3D5C" w14:textId="77777777" w:rsidTr="33CEAB00">
        <w:tc>
          <w:tcPr>
            <w:tcW w:w="0" w:type="auto"/>
            <w:hideMark/>
          </w:tcPr>
          <w:p w14:paraId="6106ABA4" w14:textId="77777777" w:rsidR="0079438B" w:rsidRPr="0077547A" w:rsidRDefault="0079438B">
            <w:pPr>
              <w:rPr>
                <w:rFonts w:asciiTheme="minorHAnsi" w:hAnsiTheme="minorHAnsi" w:cstheme="minorHAnsi"/>
                <w:b/>
                <w:sz w:val="24"/>
                <w:szCs w:val="24"/>
              </w:rPr>
            </w:pPr>
            <w:r w:rsidRPr="0077547A">
              <w:rPr>
                <w:rFonts w:asciiTheme="minorHAnsi" w:hAnsiTheme="minorHAnsi" w:cstheme="minorHAnsi"/>
                <w:b/>
                <w:sz w:val="24"/>
                <w:szCs w:val="24"/>
              </w:rPr>
              <w:t>ETP Pumps</w:t>
            </w:r>
          </w:p>
        </w:tc>
        <w:tc>
          <w:tcPr>
            <w:tcW w:w="0" w:type="auto"/>
            <w:hideMark/>
          </w:tcPr>
          <w:p w14:paraId="57F3A644" w14:textId="77777777" w:rsidR="0079438B" w:rsidRPr="0077547A" w:rsidRDefault="0079438B">
            <w:pPr>
              <w:rPr>
                <w:rFonts w:asciiTheme="minorHAnsi" w:hAnsiTheme="minorHAnsi" w:cstheme="minorHAnsi"/>
                <w:bCs/>
                <w:sz w:val="24"/>
                <w:szCs w:val="24"/>
              </w:rPr>
            </w:pPr>
            <w:r w:rsidRPr="0077547A">
              <w:rPr>
                <w:rFonts w:asciiTheme="minorHAnsi" w:hAnsiTheme="minorHAnsi" w:cstheme="minorHAnsi"/>
                <w:bCs/>
                <w:sz w:val="24"/>
                <w:szCs w:val="24"/>
              </w:rPr>
              <w:t>Inspection and lubrication</w:t>
            </w:r>
          </w:p>
        </w:tc>
        <w:tc>
          <w:tcPr>
            <w:tcW w:w="0" w:type="auto"/>
            <w:hideMark/>
          </w:tcPr>
          <w:p w14:paraId="393E69ED" w14:textId="77777777" w:rsidR="0079438B" w:rsidRPr="0077547A" w:rsidRDefault="0079438B">
            <w:pPr>
              <w:rPr>
                <w:rFonts w:asciiTheme="minorHAnsi" w:hAnsiTheme="minorHAnsi" w:cstheme="minorHAnsi"/>
                <w:bCs/>
                <w:sz w:val="24"/>
                <w:szCs w:val="24"/>
              </w:rPr>
            </w:pPr>
            <w:r w:rsidRPr="0077547A">
              <w:rPr>
                <w:rFonts w:asciiTheme="minorHAnsi" w:hAnsiTheme="minorHAnsi" w:cstheme="minorHAnsi"/>
                <w:bCs/>
                <w:sz w:val="24"/>
                <w:szCs w:val="24"/>
              </w:rPr>
              <w:t>Weekly</w:t>
            </w:r>
          </w:p>
        </w:tc>
        <w:tc>
          <w:tcPr>
            <w:tcW w:w="0" w:type="auto"/>
            <w:hideMark/>
          </w:tcPr>
          <w:p w14:paraId="2A72802A" w14:textId="77777777" w:rsidR="0079438B" w:rsidRPr="0077547A" w:rsidRDefault="0079438B">
            <w:pPr>
              <w:rPr>
                <w:rFonts w:asciiTheme="minorHAnsi" w:hAnsiTheme="minorHAnsi" w:cstheme="minorHAnsi"/>
                <w:bCs/>
                <w:sz w:val="24"/>
                <w:szCs w:val="24"/>
              </w:rPr>
            </w:pPr>
            <w:r w:rsidRPr="0077547A">
              <w:rPr>
                <w:rFonts w:asciiTheme="minorHAnsi" w:hAnsiTheme="minorHAnsi" w:cstheme="minorHAnsi"/>
                <w:bCs/>
                <w:sz w:val="24"/>
                <w:szCs w:val="24"/>
              </w:rPr>
              <w:t>Maintenance Team</w:t>
            </w:r>
          </w:p>
        </w:tc>
        <w:tc>
          <w:tcPr>
            <w:tcW w:w="0" w:type="auto"/>
            <w:hideMark/>
          </w:tcPr>
          <w:p w14:paraId="05ABA7A6" w14:textId="77777777" w:rsidR="0079438B" w:rsidRPr="0077547A" w:rsidRDefault="0079438B">
            <w:pPr>
              <w:rPr>
                <w:rFonts w:asciiTheme="minorHAnsi" w:hAnsiTheme="minorHAnsi" w:cstheme="minorHAnsi"/>
                <w:bCs/>
                <w:sz w:val="24"/>
                <w:szCs w:val="24"/>
              </w:rPr>
            </w:pPr>
            <w:r w:rsidRPr="0077547A">
              <w:rPr>
                <w:rFonts w:asciiTheme="minorHAnsi" w:hAnsiTheme="minorHAnsi" w:cstheme="minorHAnsi"/>
                <w:bCs/>
                <w:sz w:val="24"/>
                <w:szCs w:val="24"/>
              </w:rPr>
              <w:t>Monitor vibration and flow</w:t>
            </w:r>
          </w:p>
        </w:tc>
      </w:tr>
      <w:tr w:rsidR="0079438B" w:rsidRPr="0077547A" w14:paraId="4E8C66D7" w14:textId="77777777" w:rsidTr="33CEAB00">
        <w:tc>
          <w:tcPr>
            <w:tcW w:w="0" w:type="auto"/>
            <w:hideMark/>
          </w:tcPr>
          <w:p w14:paraId="527DB2C9" w14:textId="77777777" w:rsidR="0079438B" w:rsidRPr="0077547A" w:rsidRDefault="0079438B">
            <w:pPr>
              <w:rPr>
                <w:rFonts w:asciiTheme="minorHAnsi" w:hAnsiTheme="minorHAnsi" w:cstheme="minorHAnsi"/>
                <w:b/>
                <w:sz w:val="24"/>
                <w:szCs w:val="24"/>
              </w:rPr>
            </w:pPr>
            <w:r w:rsidRPr="0077547A">
              <w:rPr>
                <w:rFonts w:asciiTheme="minorHAnsi" w:hAnsiTheme="minorHAnsi" w:cstheme="minorHAnsi"/>
                <w:b/>
                <w:sz w:val="24"/>
                <w:szCs w:val="24"/>
              </w:rPr>
              <w:t>Chemical Dosing Systems</w:t>
            </w:r>
          </w:p>
        </w:tc>
        <w:tc>
          <w:tcPr>
            <w:tcW w:w="0" w:type="auto"/>
            <w:hideMark/>
          </w:tcPr>
          <w:p w14:paraId="3B40A3FC" w14:textId="77777777" w:rsidR="0079438B" w:rsidRPr="0077547A" w:rsidRDefault="0079438B">
            <w:pPr>
              <w:rPr>
                <w:rFonts w:asciiTheme="minorHAnsi" w:hAnsiTheme="minorHAnsi" w:cstheme="minorHAnsi"/>
                <w:bCs/>
                <w:sz w:val="24"/>
                <w:szCs w:val="24"/>
              </w:rPr>
            </w:pPr>
            <w:r w:rsidRPr="0077547A">
              <w:rPr>
                <w:rFonts w:asciiTheme="minorHAnsi" w:hAnsiTheme="minorHAnsi" w:cstheme="minorHAnsi"/>
                <w:bCs/>
                <w:sz w:val="24"/>
                <w:szCs w:val="24"/>
              </w:rPr>
              <w:t>Calibration and inspection</w:t>
            </w:r>
          </w:p>
        </w:tc>
        <w:tc>
          <w:tcPr>
            <w:tcW w:w="0" w:type="auto"/>
            <w:hideMark/>
          </w:tcPr>
          <w:p w14:paraId="39DFC1A8" w14:textId="77777777" w:rsidR="0079438B" w:rsidRPr="0077547A" w:rsidRDefault="0079438B">
            <w:pPr>
              <w:rPr>
                <w:rFonts w:asciiTheme="minorHAnsi" w:hAnsiTheme="minorHAnsi" w:cstheme="minorHAnsi"/>
                <w:bCs/>
                <w:sz w:val="24"/>
                <w:szCs w:val="24"/>
              </w:rPr>
            </w:pPr>
            <w:r w:rsidRPr="0077547A">
              <w:rPr>
                <w:rFonts w:asciiTheme="minorHAnsi" w:hAnsiTheme="minorHAnsi" w:cstheme="minorHAnsi"/>
                <w:bCs/>
                <w:sz w:val="24"/>
                <w:szCs w:val="24"/>
              </w:rPr>
              <w:t>Monthly</w:t>
            </w:r>
          </w:p>
        </w:tc>
        <w:tc>
          <w:tcPr>
            <w:tcW w:w="0" w:type="auto"/>
            <w:hideMark/>
          </w:tcPr>
          <w:p w14:paraId="58150BF8" w14:textId="77777777" w:rsidR="0079438B" w:rsidRPr="0077547A" w:rsidRDefault="0079438B">
            <w:pPr>
              <w:rPr>
                <w:rFonts w:asciiTheme="minorHAnsi" w:hAnsiTheme="minorHAnsi" w:cstheme="minorHAnsi"/>
                <w:bCs/>
                <w:sz w:val="24"/>
                <w:szCs w:val="24"/>
              </w:rPr>
            </w:pPr>
            <w:r w:rsidRPr="0077547A">
              <w:rPr>
                <w:rFonts w:asciiTheme="minorHAnsi" w:hAnsiTheme="minorHAnsi" w:cstheme="minorHAnsi"/>
                <w:bCs/>
                <w:sz w:val="24"/>
                <w:szCs w:val="24"/>
              </w:rPr>
              <w:t>Maintenance Team</w:t>
            </w:r>
          </w:p>
        </w:tc>
        <w:tc>
          <w:tcPr>
            <w:tcW w:w="0" w:type="auto"/>
            <w:hideMark/>
          </w:tcPr>
          <w:p w14:paraId="3A78FCF0" w14:textId="77777777" w:rsidR="0079438B" w:rsidRPr="0077547A" w:rsidRDefault="0079438B">
            <w:pPr>
              <w:rPr>
                <w:rFonts w:asciiTheme="minorHAnsi" w:hAnsiTheme="minorHAnsi" w:cstheme="minorHAnsi"/>
                <w:bCs/>
                <w:sz w:val="24"/>
                <w:szCs w:val="24"/>
              </w:rPr>
            </w:pPr>
            <w:r w:rsidRPr="0077547A">
              <w:rPr>
                <w:rFonts w:asciiTheme="minorHAnsi" w:hAnsiTheme="minorHAnsi" w:cstheme="minorHAnsi"/>
                <w:bCs/>
                <w:sz w:val="24"/>
                <w:szCs w:val="24"/>
              </w:rPr>
              <w:t>Ensure accurate dosing</w:t>
            </w:r>
          </w:p>
        </w:tc>
      </w:tr>
      <w:tr w:rsidR="0079438B" w:rsidRPr="0077547A" w14:paraId="7FFD3006" w14:textId="77777777" w:rsidTr="33CEAB00">
        <w:tc>
          <w:tcPr>
            <w:tcW w:w="0" w:type="auto"/>
            <w:hideMark/>
          </w:tcPr>
          <w:p w14:paraId="27B154C7" w14:textId="22BFEF11" w:rsidR="0079438B" w:rsidRPr="0077547A" w:rsidRDefault="0079438B" w:rsidP="33CEAB00">
            <w:pPr>
              <w:rPr>
                <w:rFonts w:asciiTheme="minorHAnsi" w:hAnsiTheme="minorHAnsi" w:cstheme="minorBidi"/>
                <w:b/>
                <w:bCs/>
                <w:sz w:val="24"/>
                <w:szCs w:val="24"/>
              </w:rPr>
            </w:pPr>
            <w:r w:rsidRPr="0077547A">
              <w:rPr>
                <w:rFonts w:asciiTheme="minorHAnsi" w:hAnsiTheme="minorHAnsi" w:cstheme="minorBidi"/>
                <w:b/>
                <w:bCs/>
                <w:sz w:val="24"/>
                <w:szCs w:val="24"/>
              </w:rPr>
              <w:t xml:space="preserve">Flow Meters </w:t>
            </w:r>
          </w:p>
        </w:tc>
        <w:tc>
          <w:tcPr>
            <w:tcW w:w="0" w:type="auto"/>
            <w:hideMark/>
          </w:tcPr>
          <w:p w14:paraId="590E2F3B" w14:textId="77777777" w:rsidR="0079438B" w:rsidRPr="0077547A" w:rsidRDefault="0079438B">
            <w:pPr>
              <w:rPr>
                <w:rFonts w:asciiTheme="minorHAnsi" w:hAnsiTheme="minorHAnsi" w:cstheme="minorHAnsi"/>
                <w:bCs/>
                <w:sz w:val="24"/>
                <w:szCs w:val="24"/>
              </w:rPr>
            </w:pPr>
            <w:r w:rsidRPr="0077547A">
              <w:rPr>
                <w:rFonts w:asciiTheme="minorHAnsi" w:hAnsiTheme="minorHAnsi" w:cstheme="minorHAnsi"/>
                <w:bCs/>
                <w:sz w:val="24"/>
                <w:szCs w:val="24"/>
              </w:rPr>
              <w:t>Calibration</w:t>
            </w:r>
          </w:p>
        </w:tc>
        <w:tc>
          <w:tcPr>
            <w:tcW w:w="0" w:type="auto"/>
            <w:hideMark/>
          </w:tcPr>
          <w:p w14:paraId="1036DB94" w14:textId="77777777" w:rsidR="0079438B" w:rsidRPr="0077547A" w:rsidRDefault="0079438B">
            <w:pPr>
              <w:rPr>
                <w:rFonts w:asciiTheme="minorHAnsi" w:hAnsiTheme="minorHAnsi" w:cstheme="minorHAnsi"/>
                <w:bCs/>
                <w:sz w:val="24"/>
                <w:szCs w:val="24"/>
              </w:rPr>
            </w:pPr>
            <w:r w:rsidRPr="0077547A">
              <w:rPr>
                <w:rFonts w:asciiTheme="minorHAnsi" w:hAnsiTheme="minorHAnsi" w:cstheme="minorHAnsi"/>
                <w:bCs/>
                <w:sz w:val="24"/>
                <w:szCs w:val="24"/>
              </w:rPr>
              <w:t>Annually</w:t>
            </w:r>
          </w:p>
        </w:tc>
        <w:tc>
          <w:tcPr>
            <w:tcW w:w="0" w:type="auto"/>
            <w:hideMark/>
          </w:tcPr>
          <w:p w14:paraId="23927AE2" w14:textId="77777777" w:rsidR="0079438B" w:rsidRPr="0077547A" w:rsidRDefault="0079438B">
            <w:pPr>
              <w:rPr>
                <w:rFonts w:asciiTheme="minorHAnsi" w:hAnsiTheme="minorHAnsi" w:cstheme="minorHAnsi"/>
                <w:bCs/>
                <w:sz w:val="24"/>
                <w:szCs w:val="24"/>
              </w:rPr>
            </w:pPr>
            <w:r w:rsidRPr="0077547A">
              <w:rPr>
                <w:rFonts w:asciiTheme="minorHAnsi" w:hAnsiTheme="minorHAnsi" w:cstheme="minorHAnsi"/>
                <w:bCs/>
                <w:sz w:val="24"/>
                <w:szCs w:val="24"/>
              </w:rPr>
              <w:t>Maintenance Team</w:t>
            </w:r>
          </w:p>
        </w:tc>
        <w:tc>
          <w:tcPr>
            <w:tcW w:w="0" w:type="auto"/>
            <w:hideMark/>
          </w:tcPr>
          <w:p w14:paraId="4580F9D5" w14:textId="77777777" w:rsidR="0079438B" w:rsidRPr="0077547A" w:rsidRDefault="0079438B">
            <w:pPr>
              <w:rPr>
                <w:rFonts w:asciiTheme="minorHAnsi" w:hAnsiTheme="minorHAnsi" w:cstheme="minorHAnsi"/>
                <w:bCs/>
                <w:sz w:val="24"/>
                <w:szCs w:val="24"/>
              </w:rPr>
            </w:pPr>
            <w:r w:rsidRPr="0077547A">
              <w:rPr>
                <w:rFonts w:asciiTheme="minorHAnsi" w:hAnsiTheme="minorHAnsi" w:cstheme="minorHAnsi"/>
                <w:bCs/>
                <w:sz w:val="24"/>
                <w:szCs w:val="24"/>
              </w:rPr>
              <w:t>Ensure measurement accuracy</w:t>
            </w:r>
          </w:p>
        </w:tc>
      </w:tr>
    </w:tbl>
    <w:p w14:paraId="2F28599B" w14:textId="77777777" w:rsidR="0079438B" w:rsidRPr="0077547A" w:rsidRDefault="0079438B" w:rsidP="0079438B">
      <w:pPr>
        <w:rPr>
          <w:rFonts w:cstheme="minorHAnsi"/>
          <w:b/>
          <w:sz w:val="24"/>
          <w:szCs w:val="24"/>
          <w:lang w:val="en-US"/>
        </w:rPr>
      </w:pPr>
    </w:p>
    <w:p w14:paraId="3A0259DD" w14:textId="77777777" w:rsidR="0079438B" w:rsidRPr="0077547A" w:rsidRDefault="0079438B" w:rsidP="00ED1847">
      <w:pPr>
        <w:pStyle w:val="ListParagraph"/>
        <w:numPr>
          <w:ilvl w:val="1"/>
          <w:numId w:val="112"/>
        </w:numPr>
        <w:spacing w:after="0" w:line="276" w:lineRule="auto"/>
        <w:jc w:val="both"/>
        <w:rPr>
          <w:rFonts w:cstheme="minorHAnsi"/>
          <w:bCs/>
          <w:color w:val="000000"/>
          <w:sz w:val="24"/>
          <w:szCs w:val="24"/>
          <w:lang w:val="en-US"/>
        </w:rPr>
      </w:pPr>
      <w:r w:rsidRPr="0077547A">
        <w:rPr>
          <w:rFonts w:cstheme="minorHAnsi"/>
          <w:b/>
          <w:bCs/>
          <w:color w:val="000000"/>
          <w:sz w:val="24"/>
          <w:szCs w:val="24"/>
          <w:lang w:val="en-US"/>
        </w:rPr>
        <w:t>Emergency Procedures</w:t>
      </w:r>
    </w:p>
    <w:p w14:paraId="073E42DD" w14:textId="2340055E" w:rsidR="0079438B" w:rsidRPr="0077547A" w:rsidRDefault="0079438B" w:rsidP="00ED1847">
      <w:pPr>
        <w:numPr>
          <w:ilvl w:val="0"/>
          <w:numId w:val="97"/>
        </w:numPr>
        <w:spacing w:after="0" w:line="276" w:lineRule="auto"/>
        <w:jc w:val="both"/>
        <w:rPr>
          <w:rFonts w:cstheme="minorBidi"/>
          <w:color w:val="000000"/>
          <w:sz w:val="24"/>
          <w:szCs w:val="24"/>
          <w:lang w:val="en-US"/>
        </w:rPr>
      </w:pPr>
      <w:r w:rsidRPr="0077547A">
        <w:rPr>
          <w:rFonts w:cstheme="minorBidi"/>
          <w:color w:val="000000" w:themeColor="text1"/>
          <w:sz w:val="24"/>
          <w:szCs w:val="24"/>
          <w:lang w:val="en-US"/>
        </w:rPr>
        <w:t>In case of ETP system malfunction, overflow, or accidental spillage, operators initiate emergency shutdown and containment measures.</w:t>
      </w:r>
    </w:p>
    <w:p w14:paraId="7A97C803" w14:textId="2CD973B4" w:rsidR="0079438B" w:rsidRPr="0077547A" w:rsidRDefault="0079438B" w:rsidP="00ED1847">
      <w:pPr>
        <w:numPr>
          <w:ilvl w:val="0"/>
          <w:numId w:val="97"/>
        </w:numPr>
        <w:spacing w:after="0" w:line="276" w:lineRule="auto"/>
        <w:jc w:val="both"/>
        <w:rPr>
          <w:rFonts w:cstheme="minorHAnsi"/>
          <w:bCs/>
          <w:color w:val="000000"/>
          <w:sz w:val="24"/>
          <w:szCs w:val="24"/>
          <w:lang w:val="en-US"/>
        </w:rPr>
      </w:pPr>
      <w:r w:rsidRPr="0077547A">
        <w:rPr>
          <w:rFonts w:cstheme="minorHAnsi"/>
          <w:bCs/>
          <w:color w:val="000000"/>
          <w:sz w:val="24"/>
          <w:szCs w:val="24"/>
          <w:lang w:val="en-US"/>
        </w:rPr>
        <w:t>The EHS department is notified immediately</w:t>
      </w:r>
      <w:r w:rsidR="00ED6137" w:rsidRPr="0077547A">
        <w:rPr>
          <w:rFonts w:cstheme="minorHAnsi"/>
          <w:bCs/>
          <w:color w:val="000000"/>
          <w:sz w:val="24"/>
          <w:szCs w:val="24"/>
          <w:lang w:val="en-US"/>
        </w:rPr>
        <w:t xml:space="preserve"> </w:t>
      </w:r>
      <w:r w:rsidR="006935F7" w:rsidRPr="0077547A">
        <w:rPr>
          <w:rFonts w:cstheme="minorHAnsi"/>
          <w:bCs/>
          <w:color w:val="000000"/>
          <w:sz w:val="24"/>
          <w:szCs w:val="24"/>
          <w:lang w:val="en-US"/>
        </w:rPr>
        <w:t>and</w:t>
      </w:r>
      <w:r w:rsidRPr="0077547A">
        <w:rPr>
          <w:rFonts w:cstheme="minorHAnsi"/>
          <w:bCs/>
          <w:color w:val="000000"/>
          <w:sz w:val="24"/>
          <w:szCs w:val="24"/>
          <w:lang w:val="en-US"/>
        </w:rPr>
        <w:t xml:space="preserve"> corrective measures are implemented.</w:t>
      </w:r>
    </w:p>
    <w:p w14:paraId="2BE10FFB" w14:textId="2D389270" w:rsidR="0079438B" w:rsidRPr="0077547A" w:rsidRDefault="0079438B" w:rsidP="00ED1847">
      <w:pPr>
        <w:numPr>
          <w:ilvl w:val="0"/>
          <w:numId w:val="97"/>
        </w:numPr>
        <w:spacing w:after="0" w:line="276" w:lineRule="auto"/>
        <w:jc w:val="both"/>
        <w:rPr>
          <w:rFonts w:cstheme="minorHAnsi"/>
          <w:bCs/>
          <w:color w:val="000000"/>
          <w:sz w:val="24"/>
          <w:szCs w:val="24"/>
          <w:lang w:val="en-US"/>
        </w:rPr>
      </w:pPr>
      <w:r w:rsidRPr="0077547A">
        <w:rPr>
          <w:rFonts w:cstheme="minorHAnsi"/>
          <w:bCs/>
          <w:color w:val="000000"/>
          <w:sz w:val="24"/>
          <w:szCs w:val="24"/>
          <w:lang w:val="en-US"/>
        </w:rPr>
        <w:t>Incident details are documented</w:t>
      </w:r>
      <w:r w:rsidR="00ED6137" w:rsidRPr="0077547A">
        <w:rPr>
          <w:rFonts w:cstheme="minorHAnsi"/>
          <w:bCs/>
          <w:color w:val="000000"/>
          <w:sz w:val="24"/>
          <w:szCs w:val="24"/>
          <w:lang w:val="en-US"/>
        </w:rPr>
        <w:t xml:space="preserve"> </w:t>
      </w:r>
      <w:r w:rsidR="006935F7" w:rsidRPr="0077547A">
        <w:rPr>
          <w:rFonts w:cstheme="minorHAnsi"/>
          <w:bCs/>
          <w:color w:val="000000"/>
          <w:sz w:val="24"/>
          <w:szCs w:val="24"/>
          <w:lang w:val="en-US"/>
        </w:rPr>
        <w:t>and</w:t>
      </w:r>
      <w:r w:rsidRPr="0077547A">
        <w:rPr>
          <w:rFonts w:cstheme="minorHAnsi"/>
          <w:bCs/>
          <w:color w:val="000000"/>
          <w:sz w:val="24"/>
          <w:szCs w:val="24"/>
          <w:lang w:val="en-US"/>
        </w:rPr>
        <w:t xml:space="preserve"> preventive measures are reviewed to avoid recurrence.</w:t>
      </w:r>
    </w:p>
    <w:p w14:paraId="742ED171" w14:textId="77777777" w:rsidR="0079438B" w:rsidRPr="0077547A" w:rsidRDefault="0079438B" w:rsidP="0079438B">
      <w:pPr>
        <w:spacing w:line="276" w:lineRule="auto"/>
        <w:jc w:val="both"/>
        <w:rPr>
          <w:rFonts w:cstheme="minorHAnsi"/>
          <w:bCs/>
          <w:color w:val="000000"/>
          <w:sz w:val="24"/>
          <w:szCs w:val="24"/>
          <w:lang w:val="en-US"/>
        </w:rPr>
      </w:pPr>
    </w:p>
    <w:p w14:paraId="4325E445" w14:textId="77777777" w:rsidR="0079438B" w:rsidRPr="0077547A" w:rsidRDefault="0079438B" w:rsidP="00ED1847">
      <w:pPr>
        <w:pStyle w:val="ListParagraph"/>
        <w:numPr>
          <w:ilvl w:val="0"/>
          <w:numId w:val="17"/>
        </w:numPr>
        <w:spacing w:after="0" w:line="276" w:lineRule="auto"/>
        <w:jc w:val="both"/>
        <w:rPr>
          <w:rFonts w:cstheme="minorHAnsi"/>
          <w:bCs/>
          <w:i/>
          <w:iCs/>
          <w:color w:val="000000"/>
          <w:sz w:val="24"/>
          <w:szCs w:val="24"/>
          <w:lang w:val="en-US"/>
        </w:rPr>
      </w:pPr>
      <w:r w:rsidRPr="0077547A">
        <w:rPr>
          <w:rFonts w:cstheme="minorHAnsi"/>
          <w:b/>
          <w:bCs/>
          <w:i/>
          <w:iCs/>
          <w:color w:val="000000"/>
          <w:sz w:val="24"/>
          <w:szCs w:val="24"/>
          <w:lang w:val="en-US"/>
        </w:rPr>
        <w:t>Recycled Water Usage (Water Reuse)</w:t>
      </w:r>
    </w:p>
    <w:p w14:paraId="331D7AF4" w14:textId="628272A1" w:rsidR="0079438B" w:rsidRPr="0077547A" w:rsidRDefault="0079438B" w:rsidP="0077547A">
      <w:pPr>
        <w:pStyle w:val="NormalWeb"/>
        <w:spacing w:line="276" w:lineRule="auto"/>
        <w:jc w:val="both"/>
        <w:rPr>
          <w:rFonts w:asciiTheme="minorHAnsi" w:hAnsiTheme="minorHAnsi" w:cstheme="minorBidi"/>
        </w:rPr>
      </w:pPr>
      <w:r w:rsidRPr="0077547A">
        <w:rPr>
          <w:rFonts w:asciiTheme="minorHAnsi" w:hAnsiTheme="minorHAnsi" w:cstheme="minorBidi"/>
        </w:rPr>
        <w:t xml:space="preserve">Treated water recovered through the </w:t>
      </w:r>
      <w:r w:rsidRPr="0077547A">
        <w:rPr>
          <w:rStyle w:val="Strong"/>
          <w:rFonts w:asciiTheme="minorHAnsi" w:hAnsiTheme="minorHAnsi" w:cstheme="minorBidi"/>
        </w:rPr>
        <w:t xml:space="preserve">ETP </w:t>
      </w:r>
      <w:r w:rsidRPr="0077547A">
        <w:rPr>
          <w:rFonts w:asciiTheme="minorHAnsi" w:hAnsiTheme="minorHAnsi" w:cstheme="minorBidi"/>
        </w:rPr>
        <w:t xml:space="preserve">is utilized for various </w:t>
      </w:r>
      <w:r w:rsidRPr="0077547A">
        <w:rPr>
          <w:rStyle w:val="Strong"/>
          <w:rFonts w:asciiTheme="minorHAnsi" w:hAnsiTheme="minorHAnsi" w:cstheme="minorBidi"/>
        </w:rPr>
        <w:t>non-potable applications</w:t>
      </w:r>
      <w:r w:rsidRPr="0077547A">
        <w:rPr>
          <w:rFonts w:asciiTheme="minorHAnsi" w:hAnsiTheme="minorHAnsi" w:cstheme="minorBidi"/>
        </w:rPr>
        <w:t xml:space="preserve"> within the facility to promote efficient water utilization and reduce dependence on freshwater sources.</w:t>
      </w:r>
      <w:r w:rsidR="0077547A" w:rsidRPr="0077547A">
        <w:rPr>
          <w:rFonts w:asciiTheme="minorHAnsi" w:hAnsiTheme="minorHAnsi" w:cstheme="minorBidi"/>
        </w:rPr>
        <w:t xml:space="preserve"> </w:t>
      </w:r>
      <w:r w:rsidR="014B1B93" w:rsidRPr="0077547A">
        <w:rPr>
          <w:rFonts w:asciiTheme="minorHAnsi" w:hAnsiTheme="minorHAnsi" w:cstheme="minorBidi"/>
        </w:rPr>
        <w:t>Typical reuse applications include:</w:t>
      </w:r>
    </w:p>
    <w:p w14:paraId="0D02AA5A" w14:textId="21693993" w:rsidR="0079438B" w:rsidRPr="0077547A" w:rsidRDefault="0079438B" w:rsidP="0077547A">
      <w:pPr>
        <w:pStyle w:val="ListParagraph"/>
        <w:numPr>
          <w:ilvl w:val="0"/>
          <w:numId w:val="97"/>
        </w:numPr>
        <w:spacing w:after="0" w:line="276" w:lineRule="auto"/>
        <w:jc w:val="both"/>
        <w:rPr>
          <w:rFonts w:cstheme="minorBidi"/>
          <w:b/>
          <w:bCs/>
          <w:sz w:val="24"/>
          <w:szCs w:val="24"/>
        </w:rPr>
      </w:pPr>
      <w:r w:rsidRPr="0077547A">
        <w:rPr>
          <w:rFonts w:cstheme="minorBidi"/>
          <w:b/>
          <w:bCs/>
          <w:sz w:val="24"/>
          <w:szCs w:val="24"/>
        </w:rPr>
        <w:t xml:space="preserve">Cooling Systems: </w:t>
      </w:r>
      <w:r w:rsidRPr="0077547A">
        <w:rPr>
          <w:rFonts w:cstheme="minorBidi"/>
          <w:sz w:val="24"/>
          <w:szCs w:val="24"/>
        </w:rPr>
        <w:t>Treated water recovered from the ETP systems is utilized in cooling towers or condenser circulation systems to support heat exchange processes within manufacturing and utility operations. This helps maintain efficient cooling performance while reducing reliance on fresh water sources.</w:t>
      </w:r>
    </w:p>
    <w:p w14:paraId="33E9F633" w14:textId="51FF4AF8" w:rsidR="002F6079" w:rsidRPr="0077547A" w:rsidRDefault="006C28BF" w:rsidP="0077547A">
      <w:pPr>
        <w:numPr>
          <w:ilvl w:val="0"/>
          <w:numId w:val="97"/>
        </w:numPr>
        <w:spacing w:after="0" w:line="276" w:lineRule="auto"/>
        <w:jc w:val="both"/>
        <w:rPr>
          <w:rFonts w:cstheme="minorBidi"/>
          <w:sz w:val="24"/>
          <w:szCs w:val="24"/>
        </w:rPr>
      </w:pPr>
      <w:r w:rsidRPr="0077547A">
        <w:rPr>
          <w:rFonts w:cstheme="minorBidi"/>
          <w:b/>
          <w:bCs/>
          <w:sz w:val="24"/>
          <w:szCs w:val="24"/>
        </w:rPr>
        <w:t>Horticulture:</w:t>
      </w:r>
      <w:r w:rsidRPr="0077547A">
        <w:rPr>
          <w:rFonts w:cstheme="minorBidi"/>
          <w:sz w:val="24"/>
          <w:szCs w:val="24"/>
        </w:rPr>
        <w:t xml:space="preserve"> Treated water recovered from ETP operations is used for gardening purposes</w:t>
      </w:r>
      <w:r w:rsidR="00BA690B" w:rsidRPr="0077547A">
        <w:rPr>
          <w:rFonts w:cstheme="minorBidi"/>
          <w:sz w:val="24"/>
          <w:szCs w:val="24"/>
        </w:rPr>
        <w:t xml:space="preserve"> in the plant premises</w:t>
      </w:r>
      <w:r w:rsidR="00AF113B" w:rsidRPr="0077547A">
        <w:rPr>
          <w:rFonts w:cstheme="minorBidi"/>
          <w:sz w:val="24"/>
          <w:szCs w:val="24"/>
        </w:rPr>
        <w:t xml:space="preserve"> to maintain green-belt area.</w:t>
      </w:r>
    </w:p>
    <w:p w14:paraId="6657E577" w14:textId="26947AE8" w:rsidR="00BA690B" w:rsidRPr="0077547A" w:rsidRDefault="5B9FDFC0" w:rsidP="0077547A">
      <w:pPr>
        <w:pStyle w:val="ListParagraph"/>
        <w:numPr>
          <w:ilvl w:val="0"/>
          <w:numId w:val="97"/>
        </w:numPr>
        <w:spacing w:after="0" w:line="276" w:lineRule="auto"/>
        <w:jc w:val="both"/>
        <w:rPr>
          <w:rFonts w:cstheme="minorBidi"/>
          <w:sz w:val="24"/>
          <w:szCs w:val="24"/>
        </w:rPr>
      </w:pPr>
      <w:r w:rsidRPr="0077547A">
        <w:rPr>
          <w:rFonts w:cstheme="minorBidi"/>
          <w:b/>
          <w:bCs/>
          <w:sz w:val="24"/>
          <w:szCs w:val="24"/>
        </w:rPr>
        <w:t xml:space="preserve">Cleaning </w:t>
      </w:r>
      <w:r w:rsidR="0CB84ECF" w:rsidRPr="0077547A">
        <w:rPr>
          <w:rFonts w:cstheme="minorBidi"/>
          <w:b/>
          <w:bCs/>
          <w:sz w:val="24"/>
          <w:szCs w:val="24"/>
        </w:rPr>
        <w:t xml:space="preserve">and Construction </w:t>
      </w:r>
      <w:r w:rsidRPr="0077547A">
        <w:rPr>
          <w:rFonts w:cstheme="minorBidi"/>
          <w:b/>
          <w:bCs/>
          <w:sz w:val="24"/>
          <w:szCs w:val="24"/>
        </w:rPr>
        <w:t>Activities</w:t>
      </w:r>
      <w:r w:rsidRPr="0077547A">
        <w:rPr>
          <w:rFonts w:cstheme="minorBidi"/>
          <w:sz w:val="24"/>
          <w:szCs w:val="24"/>
        </w:rPr>
        <w:t xml:space="preserve">: </w:t>
      </w:r>
      <w:r w:rsidR="0CB84ECF" w:rsidRPr="0077547A">
        <w:rPr>
          <w:rFonts w:cstheme="minorBidi"/>
          <w:sz w:val="24"/>
          <w:szCs w:val="24"/>
        </w:rPr>
        <w:t>External areas of the plant are cleaned using this treated water and construction/civil related requirements are also fulfilled using this treated water.</w:t>
      </w:r>
    </w:p>
    <w:p w14:paraId="50E96E85" w14:textId="77777777" w:rsidR="0079438B" w:rsidRPr="0077547A" w:rsidRDefault="0079438B" w:rsidP="0079438B">
      <w:pPr>
        <w:pStyle w:val="ListParagraph"/>
        <w:spacing w:after="0" w:line="240" w:lineRule="auto"/>
        <w:jc w:val="both"/>
        <w:rPr>
          <w:rFonts w:cstheme="minorHAnsi"/>
          <w:sz w:val="24"/>
          <w:szCs w:val="24"/>
        </w:rPr>
      </w:pPr>
    </w:p>
    <w:p w14:paraId="513D8784" w14:textId="0D8D2F93" w:rsidR="0079438B" w:rsidRPr="0077547A" w:rsidRDefault="0079438B" w:rsidP="0079438B">
      <w:pPr>
        <w:jc w:val="both"/>
        <w:rPr>
          <w:rFonts w:cstheme="minorHAnsi"/>
          <w:sz w:val="24"/>
          <w:szCs w:val="24"/>
        </w:rPr>
      </w:pPr>
      <w:r w:rsidRPr="0077547A">
        <w:rPr>
          <w:rFonts w:cstheme="minorHAnsi"/>
          <w:sz w:val="24"/>
          <w:szCs w:val="24"/>
        </w:rPr>
        <w:t>Recycled water is allocated based on operational requirements and quality suitability. Storage tanks, transfer pipelines</w:t>
      </w:r>
      <w:r w:rsidR="00ED6137"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valves are inspected regularly to ensure safe handling and prevent contamination. All reuse volumes are recorded in the Water Reuse Log Sheet</w:t>
      </w:r>
      <w:r w:rsidR="00ED6137"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any deviation in quality or supply is reported to the Utilities Supervisor for corrective action.</w:t>
      </w:r>
    </w:p>
    <w:p w14:paraId="4084BAE1" w14:textId="77777777" w:rsidR="0079438B" w:rsidRPr="0077547A" w:rsidRDefault="0079438B" w:rsidP="0079438B">
      <w:pPr>
        <w:spacing w:line="276" w:lineRule="auto"/>
        <w:jc w:val="both"/>
        <w:rPr>
          <w:rFonts w:cstheme="minorHAnsi"/>
          <w:bCs/>
          <w:color w:val="000000"/>
          <w:sz w:val="24"/>
          <w:szCs w:val="24"/>
          <w:lang w:val="en-US"/>
        </w:rPr>
      </w:pPr>
      <w:r w:rsidRPr="0077547A">
        <w:rPr>
          <w:rFonts w:cstheme="minorHAnsi"/>
          <w:b/>
          <w:bCs/>
          <w:color w:val="000000"/>
          <w:sz w:val="24"/>
          <w:szCs w:val="24"/>
          <w:lang w:val="en-US"/>
        </w:rPr>
        <w:t>Record Keeping</w:t>
      </w:r>
    </w:p>
    <w:p w14:paraId="3F02211B" w14:textId="7C66C1BD" w:rsidR="0079438B" w:rsidRPr="0077547A" w:rsidRDefault="0079438B" w:rsidP="00ED1847">
      <w:pPr>
        <w:numPr>
          <w:ilvl w:val="0"/>
          <w:numId w:val="98"/>
        </w:numPr>
        <w:spacing w:after="0" w:line="276" w:lineRule="auto"/>
        <w:jc w:val="both"/>
        <w:rPr>
          <w:rFonts w:cstheme="minorHAnsi"/>
          <w:bCs/>
          <w:color w:val="000000"/>
          <w:sz w:val="24"/>
          <w:szCs w:val="24"/>
          <w:lang w:val="en-US"/>
        </w:rPr>
      </w:pPr>
      <w:r w:rsidRPr="0077547A">
        <w:rPr>
          <w:rFonts w:cstheme="minorHAnsi"/>
          <w:bCs/>
          <w:color w:val="000000"/>
          <w:sz w:val="24"/>
          <w:szCs w:val="24"/>
          <w:lang w:val="en-US"/>
        </w:rPr>
        <w:lastRenderedPageBreak/>
        <w:t>Operators maintain records of treated water volumes, reuse quantities, storage levels</w:t>
      </w:r>
      <w:r w:rsidR="00ED6137" w:rsidRPr="0077547A">
        <w:rPr>
          <w:rFonts w:cstheme="minorHAnsi"/>
          <w:bCs/>
          <w:color w:val="000000"/>
          <w:sz w:val="24"/>
          <w:szCs w:val="24"/>
          <w:lang w:val="en-US"/>
        </w:rPr>
        <w:t xml:space="preserve"> </w:t>
      </w:r>
      <w:r w:rsidR="006935F7" w:rsidRPr="0077547A">
        <w:rPr>
          <w:rFonts w:cstheme="minorHAnsi"/>
          <w:bCs/>
          <w:color w:val="000000"/>
          <w:sz w:val="24"/>
          <w:szCs w:val="24"/>
          <w:lang w:val="en-US"/>
        </w:rPr>
        <w:t>and</w:t>
      </w:r>
      <w:r w:rsidRPr="0077547A">
        <w:rPr>
          <w:rFonts w:cstheme="minorHAnsi"/>
          <w:bCs/>
          <w:color w:val="000000"/>
          <w:sz w:val="24"/>
          <w:szCs w:val="24"/>
          <w:lang w:val="en-US"/>
        </w:rPr>
        <w:t xml:space="preserve"> operational data.</w:t>
      </w:r>
    </w:p>
    <w:p w14:paraId="4FBCDAB4" w14:textId="0D23575D" w:rsidR="0079438B" w:rsidRPr="0077547A" w:rsidRDefault="0079438B" w:rsidP="00ED1847">
      <w:pPr>
        <w:numPr>
          <w:ilvl w:val="0"/>
          <w:numId w:val="98"/>
        </w:numPr>
        <w:spacing w:after="0" w:line="276" w:lineRule="auto"/>
        <w:jc w:val="both"/>
        <w:rPr>
          <w:rFonts w:cstheme="minorHAnsi"/>
          <w:bCs/>
          <w:color w:val="000000"/>
          <w:sz w:val="24"/>
          <w:szCs w:val="24"/>
          <w:lang w:val="en-US"/>
        </w:rPr>
      </w:pPr>
      <w:r w:rsidRPr="0077547A">
        <w:rPr>
          <w:rFonts w:cstheme="minorHAnsi"/>
          <w:bCs/>
          <w:color w:val="000000"/>
          <w:sz w:val="24"/>
          <w:szCs w:val="24"/>
          <w:lang w:val="en-US"/>
        </w:rPr>
        <w:t>Water quality reports, maintenance logs</w:t>
      </w:r>
      <w:r w:rsidR="00ED6137" w:rsidRPr="0077547A">
        <w:rPr>
          <w:rFonts w:cstheme="minorHAnsi"/>
          <w:bCs/>
          <w:color w:val="000000"/>
          <w:sz w:val="24"/>
          <w:szCs w:val="24"/>
          <w:lang w:val="en-US"/>
        </w:rPr>
        <w:t xml:space="preserve"> </w:t>
      </w:r>
      <w:r w:rsidR="006935F7" w:rsidRPr="0077547A">
        <w:rPr>
          <w:rFonts w:cstheme="minorHAnsi"/>
          <w:bCs/>
          <w:color w:val="000000"/>
          <w:sz w:val="24"/>
          <w:szCs w:val="24"/>
          <w:lang w:val="en-US"/>
        </w:rPr>
        <w:t>and</w:t>
      </w:r>
      <w:r w:rsidRPr="0077547A">
        <w:rPr>
          <w:rFonts w:cstheme="minorHAnsi"/>
          <w:bCs/>
          <w:color w:val="000000"/>
          <w:sz w:val="24"/>
          <w:szCs w:val="24"/>
          <w:lang w:val="en-US"/>
        </w:rPr>
        <w:t xml:space="preserve"> corrective action records are maintained for inspection and regulatory compliance.</w:t>
      </w:r>
    </w:p>
    <w:p w14:paraId="1B1F19B0" w14:textId="77777777" w:rsidR="0079438B" w:rsidRPr="0077547A" w:rsidRDefault="0079438B" w:rsidP="0079438B">
      <w:pPr>
        <w:spacing w:line="276" w:lineRule="auto"/>
        <w:jc w:val="both"/>
        <w:rPr>
          <w:rFonts w:cstheme="minorHAnsi"/>
          <w:bCs/>
          <w:color w:val="000000"/>
          <w:sz w:val="24"/>
          <w:szCs w:val="24"/>
          <w:lang w:val="en-US"/>
        </w:rPr>
      </w:pPr>
      <w:r w:rsidRPr="0077547A">
        <w:rPr>
          <w:rFonts w:cstheme="minorHAnsi"/>
          <w:b/>
          <w:bCs/>
          <w:color w:val="000000"/>
          <w:sz w:val="24"/>
          <w:szCs w:val="24"/>
          <w:lang w:val="en-US"/>
        </w:rPr>
        <w:t>Training</w:t>
      </w:r>
    </w:p>
    <w:p w14:paraId="132936CD" w14:textId="1FDB4D40" w:rsidR="0079438B" w:rsidRPr="0077547A" w:rsidRDefault="0079438B" w:rsidP="00ED1847">
      <w:pPr>
        <w:numPr>
          <w:ilvl w:val="0"/>
          <w:numId w:val="99"/>
        </w:numPr>
        <w:spacing w:after="100" w:afterAutospacing="1" w:line="276" w:lineRule="auto"/>
        <w:jc w:val="both"/>
        <w:rPr>
          <w:rFonts w:cstheme="minorHAnsi"/>
          <w:bCs/>
          <w:color w:val="000000"/>
          <w:sz w:val="24"/>
          <w:szCs w:val="24"/>
          <w:lang w:val="en-US"/>
        </w:rPr>
      </w:pPr>
      <w:r w:rsidRPr="0077547A">
        <w:rPr>
          <w:rFonts w:cstheme="minorHAnsi"/>
          <w:bCs/>
          <w:color w:val="000000"/>
          <w:sz w:val="24"/>
          <w:szCs w:val="24"/>
          <w:lang w:val="en-US"/>
        </w:rPr>
        <w:t>Personnel involved in wastewater treatment and reuse operations receive training on system operation, monitoring</w:t>
      </w:r>
      <w:r w:rsidR="00ED6137" w:rsidRPr="0077547A">
        <w:rPr>
          <w:rFonts w:cstheme="minorHAnsi"/>
          <w:bCs/>
          <w:color w:val="000000"/>
          <w:sz w:val="24"/>
          <w:szCs w:val="24"/>
          <w:lang w:val="en-US"/>
        </w:rPr>
        <w:t xml:space="preserve"> </w:t>
      </w:r>
      <w:r w:rsidR="006935F7" w:rsidRPr="0077547A">
        <w:rPr>
          <w:rFonts w:cstheme="minorHAnsi"/>
          <w:bCs/>
          <w:color w:val="000000"/>
          <w:sz w:val="24"/>
          <w:szCs w:val="24"/>
          <w:lang w:val="en-US"/>
        </w:rPr>
        <w:t>and</w:t>
      </w:r>
      <w:r w:rsidRPr="0077547A">
        <w:rPr>
          <w:rFonts w:cstheme="minorHAnsi"/>
          <w:bCs/>
          <w:color w:val="000000"/>
          <w:sz w:val="24"/>
          <w:szCs w:val="24"/>
          <w:lang w:val="en-US"/>
        </w:rPr>
        <w:t xml:space="preserve"> safe handling practices.</w:t>
      </w:r>
    </w:p>
    <w:p w14:paraId="2F28235A" w14:textId="77777777" w:rsidR="0079438B" w:rsidRPr="0077547A" w:rsidRDefault="0079438B" w:rsidP="00ED1847">
      <w:pPr>
        <w:numPr>
          <w:ilvl w:val="0"/>
          <w:numId w:val="99"/>
        </w:numPr>
        <w:spacing w:after="100" w:afterAutospacing="1" w:line="276" w:lineRule="auto"/>
        <w:jc w:val="both"/>
        <w:rPr>
          <w:rFonts w:cstheme="minorHAnsi"/>
          <w:bCs/>
          <w:color w:val="000000"/>
          <w:sz w:val="24"/>
          <w:szCs w:val="24"/>
          <w:lang w:val="en-US"/>
        </w:rPr>
      </w:pPr>
      <w:r w:rsidRPr="0077547A">
        <w:rPr>
          <w:rFonts w:cstheme="minorHAnsi"/>
          <w:bCs/>
          <w:color w:val="000000"/>
          <w:sz w:val="24"/>
          <w:szCs w:val="24"/>
          <w:lang w:val="en-US"/>
        </w:rPr>
        <w:t>Periodic refresher training is conducted to reinforce compliance with operational procedures and environmental management practices.</w:t>
      </w:r>
    </w:p>
    <w:p w14:paraId="31E0F51C" w14:textId="77777777" w:rsidR="0079438B" w:rsidRPr="0077547A" w:rsidRDefault="0079438B" w:rsidP="00ED1847">
      <w:pPr>
        <w:pStyle w:val="ListParagraph"/>
        <w:numPr>
          <w:ilvl w:val="0"/>
          <w:numId w:val="17"/>
        </w:numPr>
        <w:spacing w:after="0" w:line="276" w:lineRule="auto"/>
        <w:jc w:val="both"/>
        <w:rPr>
          <w:rFonts w:cstheme="minorHAnsi"/>
          <w:bCs/>
          <w:i/>
          <w:iCs/>
          <w:color w:val="000000"/>
          <w:sz w:val="24"/>
          <w:szCs w:val="24"/>
          <w:lang w:val="en-US"/>
        </w:rPr>
      </w:pPr>
      <w:r w:rsidRPr="0077547A">
        <w:rPr>
          <w:rFonts w:cstheme="minorHAnsi"/>
          <w:b/>
          <w:bCs/>
          <w:i/>
          <w:iCs/>
          <w:color w:val="000000"/>
          <w:sz w:val="24"/>
          <w:szCs w:val="24"/>
          <w:lang w:val="en-US"/>
        </w:rPr>
        <w:t>Reduction in Water Consumption</w:t>
      </w:r>
    </w:p>
    <w:p w14:paraId="1E27FC9B" w14:textId="77777777" w:rsidR="0079438B" w:rsidRPr="0077547A" w:rsidRDefault="0079438B" w:rsidP="0079438B">
      <w:pPr>
        <w:spacing w:after="120" w:line="276" w:lineRule="auto"/>
        <w:jc w:val="both"/>
        <w:rPr>
          <w:rFonts w:cstheme="minorHAnsi"/>
          <w:b/>
          <w:bCs/>
          <w:sz w:val="24"/>
          <w:szCs w:val="24"/>
          <w:lang w:val="en-US"/>
        </w:rPr>
      </w:pPr>
      <w:r w:rsidRPr="0077547A">
        <w:rPr>
          <w:rFonts w:cstheme="minorHAnsi"/>
          <w:b/>
          <w:bCs/>
          <w:sz w:val="24"/>
          <w:szCs w:val="24"/>
          <w:lang w:val="en-US"/>
        </w:rPr>
        <w:t xml:space="preserve">Water Usage Optimization </w:t>
      </w:r>
    </w:p>
    <w:p w14:paraId="7F127A15" w14:textId="77777777" w:rsidR="0079438B" w:rsidRPr="0077547A" w:rsidRDefault="0079438B" w:rsidP="00ED1847">
      <w:pPr>
        <w:pStyle w:val="ListParagraph"/>
        <w:numPr>
          <w:ilvl w:val="0"/>
          <w:numId w:val="100"/>
        </w:numPr>
        <w:spacing w:after="0" w:line="240" w:lineRule="auto"/>
        <w:ind w:left="357" w:hanging="357"/>
        <w:jc w:val="both"/>
        <w:rPr>
          <w:rFonts w:cstheme="minorHAnsi"/>
          <w:sz w:val="24"/>
          <w:szCs w:val="24"/>
        </w:rPr>
      </w:pPr>
      <w:r w:rsidRPr="0077547A">
        <w:rPr>
          <w:rFonts w:cstheme="minorHAnsi"/>
          <w:b/>
          <w:bCs/>
          <w:sz w:val="24"/>
          <w:szCs w:val="24"/>
        </w:rPr>
        <w:t>Water-Efficient Washing &amp; Cleaning Practices</w:t>
      </w:r>
      <w:r w:rsidRPr="0077547A">
        <w:rPr>
          <w:rFonts w:cstheme="minorHAnsi"/>
          <w:sz w:val="24"/>
          <w:szCs w:val="24"/>
        </w:rPr>
        <w:t>:</w:t>
      </w:r>
    </w:p>
    <w:p w14:paraId="02E2652E" w14:textId="77777777" w:rsidR="0079438B" w:rsidRPr="0077547A" w:rsidRDefault="3AEDC7D9" w:rsidP="26E94102">
      <w:pPr>
        <w:spacing w:after="120" w:line="276" w:lineRule="auto"/>
        <w:jc w:val="both"/>
        <w:rPr>
          <w:rFonts w:cstheme="minorBidi"/>
          <w:sz w:val="24"/>
          <w:szCs w:val="24"/>
        </w:rPr>
      </w:pPr>
      <w:r w:rsidRPr="0077547A">
        <w:rPr>
          <w:rFonts w:cstheme="minorBidi"/>
          <w:sz w:val="24"/>
          <w:szCs w:val="24"/>
        </w:rPr>
        <w:t>All washing and cleaning tasks are performed in accordance with standardized work instructions designed to ensure effective cleaning with minimal water use. These instructions specify:</w:t>
      </w:r>
    </w:p>
    <w:p w14:paraId="1A90A515" w14:textId="262B2B1C" w:rsidR="0079438B" w:rsidRPr="0077547A" w:rsidRDefault="3AEDC7D9" w:rsidP="26E94102">
      <w:pPr>
        <w:numPr>
          <w:ilvl w:val="0"/>
          <w:numId w:val="105"/>
        </w:numPr>
        <w:tabs>
          <w:tab w:val="clear" w:pos="720"/>
          <w:tab w:val="num" w:pos="1080"/>
        </w:tabs>
        <w:spacing w:after="0" w:line="276" w:lineRule="auto"/>
        <w:ind w:left="360"/>
        <w:jc w:val="both"/>
        <w:rPr>
          <w:rFonts w:cstheme="minorBidi"/>
          <w:sz w:val="24"/>
          <w:szCs w:val="24"/>
        </w:rPr>
      </w:pPr>
      <w:r w:rsidRPr="0077547A">
        <w:rPr>
          <w:rFonts w:cstheme="minorBidi"/>
          <w:sz w:val="24"/>
          <w:szCs w:val="24"/>
          <w:u w:val="single"/>
        </w:rPr>
        <w:t>Nozzle Type &amp; Spray Pattern:</w:t>
      </w:r>
      <w:r w:rsidRPr="0077547A">
        <w:rPr>
          <w:rFonts w:cstheme="minorBidi"/>
          <w:sz w:val="24"/>
          <w:szCs w:val="24"/>
        </w:rPr>
        <w:t xml:space="preserve"> Use of high-pressure, low-flow nozzles and controlled-spray systems for optimal coverage.</w:t>
      </w:r>
    </w:p>
    <w:p w14:paraId="3A19E30E" w14:textId="77777777" w:rsidR="0079438B" w:rsidRPr="0077547A" w:rsidRDefault="3AEDC7D9" w:rsidP="26E94102">
      <w:pPr>
        <w:numPr>
          <w:ilvl w:val="0"/>
          <w:numId w:val="105"/>
        </w:numPr>
        <w:tabs>
          <w:tab w:val="clear" w:pos="720"/>
          <w:tab w:val="num" w:pos="1080"/>
        </w:tabs>
        <w:spacing w:after="0" w:line="276" w:lineRule="auto"/>
        <w:ind w:left="360"/>
        <w:jc w:val="both"/>
        <w:rPr>
          <w:rFonts w:cstheme="minorBidi"/>
          <w:sz w:val="24"/>
          <w:szCs w:val="24"/>
        </w:rPr>
      </w:pPr>
      <w:r w:rsidRPr="0077547A">
        <w:rPr>
          <w:rFonts w:cstheme="minorBidi"/>
          <w:sz w:val="24"/>
          <w:szCs w:val="24"/>
          <w:u w:val="single"/>
        </w:rPr>
        <w:t>Cleaning Sequence:</w:t>
      </w:r>
      <w:r w:rsidRPr="0077547A">
        <w:rPr>
          <w:rFonts w:cstheme="minorBidi"/>
          <w:sz w:val="24"/>
          <w:szCs w:val="24"/>
        </w:rPr>
        <w:t xml:space="preserve"> A structured top-to-bottom process, moving from cleaner to dirtier areas to avoid repeated washing.</w:t>
      </w:r>
    </w:p>
    <w:p w14:paraId="0E28746B" w14:textId="77777777" w:rsidR="0079438B" w:rsidRPr="0077547A" w:rsidRDefault="3AEDC7D9" w:rsidP="26E94102">
      <w:pPr>
        <w:numPr>
          <w:ilvl w:val="0"/>
          <w:numId w:val="105"/>
        </w:numPr>
        <w:tabs>
          <w:tab w:val="clear" w:pos="720"/>
          <w:tab w:val="num" w:pos="1080"/>
        </w:tabs>
        <w:spacing w:after="120" w:line="276" w:lineRule="auto"/>
        <w:ind w:left="357" w:hanging="357"/>
        <w:jc w:val="both"/>
        <w:rPr>
          <w:rFonts w:cstheme="minorBidi"/>
          <w:sz w:val="24"/>
          <w:szCs w:val="24"/>
        </w:rPr>
      </w:pPr>
      <w:r w:rsidRPr="0077547A">
        <w:rPr>
          <w:rFonts w:cstheme="minorBidi"/>
          <w:sz w:val="24"/>
          <w:szCs w:val="24"/>
          <w:u w:val="single"/>
        </w:rPr>
        <w:t>Maximum Duration:</w:t>
      </w:r>
      <w:r w:rsidRPr="0077547A">
        <w:rPr>
          <w:rFonts w:cstheme="minorBidi"/>
          <w:sz w:val="24"/>
          <w:szCs w:val="24"/>
        </w:rPr>
        <w:t xml:space="preserve"> Fixed time limits for each cleaning task to maintain consistency and prevent water wastage.</w:t>
      </w:r>
    </w:p>
    <w:p w14:paraId="4106E8AA" w14:textId="3B2F4826" w:rsidR="0079438B" w:rsidRPr="0077547A" w:rsidRDefault="3AEDC7D9" w:rsidP="26E94102">
      <w:pPr>
        <w:spacing w:after="120" w:line="276" w:lineRule="auto"/>
        <w:jc w:val="both"/>
        <w:rPr>
          <w:rFonts w:cstheme="minorBidi"/>
          <w:sz w:val="24"/>
          <w:szCs w:val="24"/>
        </w:rPr>
      </w:pPr>
      <w:r w:rsidRPr="0077547A">
        <w:rPr>
          <w:rFonts w:cstheme="minorBidi"/>
          <w:sz w:val="24"/>
          <w:szCs w:val="24"/>
        </w:rPr>
        <w:t>To support these practices, all equipment is maintained routinely to ensure accurate flow control, avoid leakages</w:t>
      </w:r>
      <w:r w:rsidR="00ED6137"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sustain efficiency. Cleaning schedules are designed to balance hygiene needs with water conservation, preventing redundant or unnecessary washing activities. Additionally, all pharmaceutical-grade cleaning and sanitising agents used in the facility are low-rinse formulations, enabling effective cleaning without the need for extra rinse cycles or additional water beyond the specified limits. Treated water recovered from the on-site water treatment system is reused for non-potable cleaning activities such as </w:t>
      </w:r>
      <w:r w:rsidR="172AD57F" w:rsidRPr="0077547A">
        <w:rPr>
          <w:rFonts w:cstheme="minorBidi"/>
          <w:sz w:val="24"/>
          <w:szCs w:val="24"/>
        </w:rPr>
        <w:t xml:space="preserve">external </w:t>
      </w:r>
      <w:r w:rsidRPr="0077547A">
        <w:rPr>
          <w:rFonts w:cstheme="minorBidi"/>
          <w:sz w:val="24"/>
          <w:szCs w:val="24"/>
        </w:rPr>
        <w:t xml:space="preserve">floor </w:t>
      </w:r>
      <w:r w:rsidR="3B09DFD7" w:rsidRPr="0077547A">
        <w:rPr>
          <w:rFonts w:cstheme="minorBidi"/>
          <w:sz w:val="24"/>
          <w:szCs w:val="24"/>
        </w:rPr>
        <w:t>washing,</w:t>
      </w:r>
      <w:r w:rsidRPr="0077547A">
        <w:rPr>
          <w:rFonts w:cstheme="minorBidi"/>
          <w:sz w:val="24"/>
          <w:szCs w:val="24"/>
        </w:rPr>
        <w:t xml:space="preserve"> The quality of reused water is verified regularly as per internal </w:t>
      </w:r>
      <w:r w:rsidR="1AC42577" w:rsidRPr="0077547A">
        <w:rPr>
          <w:rFonts w:cstheme="minorBidi"/>
          <w:sz w:val="24"/>
          <w:szCs w:val="24"/>
        </w:rPr>
        <w:t>testing procedures</w:t>
      </w:r>
      <w:r w:rsidRPr="0077547A">
        <w:rPr>
          <w:rFonts w:cstheme="minorBidi"/>
          <w:sz w:val="24"/>
          <w:szCs w:val="24"/>
        </w:rPr>
        <w:t>.</w:t>
      </w:r>
    </w:p>
    <w:p w14:paraId="411899A6" w14:textId="77777777" w:rsidR="0079438B" w:rsidRPr="0077547A" w:rsidRDefault="0079438B" w:rsidP="00ED1847">
      <w:pPr>
        <w:pStyle w:val="ListParagraph"/>
        <w:numPr>
          <w:ilvl w:val="0"/>
          <w:numId w:val="100"/>
        </w:numPr>
        <w:spacing w:after="0" w:line="240" w:lineRule="auto"/>
        <w:ind w:left="357" w:hanging="357"/>
        <w:jc w:val="both"/>
        <w:rPr>
          <w:rFonts w:cstheme="minorHAnsi"/>
          <w:sz w:val="24"/>
          <w:szCs w:val="24"/>
        </w:rPr>
      </w:pPr>
      <w:r w:rsidRPr="0077547A">
        <w:rPr>
          <w:rFonts w:cstheme="minorBidi"/>
          <w:b/>
          <w:bCs/>
          <w:sz w:val="24"/>
          <w:szCs w:val="24"/>
        </w:rPr>
        <w:t>Water-Efficient Cooling Systems</w:t>
      </w:r>
      <w:r w:rsidRPr="0077547A">
        <w:rPr>
          <w:rFonts w:cstheme="minorBidi"/>
          <w:sz w:val="24"/>
          <w:szCs w:val="24"/>
          <w:lang w:val="en-US"/>
        </w:rPr>
        <w:t>:</w:t>
      </w:r>
    </w:p>
    <w:p w14:paraId="3070E48D" w14:textId="60BEF3F4" w:rsidR="00AA116D" w:rsidRPr="0077547A" w:rsidRDefault="606C9CD9" w:rsidP="477411DD">
      <w:pPr>
        <w:spacing w:after="80" w:line="276" w:lineRule="auto"/>
        <w:jc w:val="both"/>
        <w:rPr>
          <w:sz w:val="24"/>
          <w:szCs w:val="24"/>
        </w:rPr>
      </w:pPr>
      <w:r w:rsidRPr="0077547A">
        <w:rPr>
          <w:rFonts w:ascii="Calibri" w:eastAsia="Calibri" w:hAnsi="Calibri" w:cs="Calibri"/>
          <w:sz w:val="24"/>
          <w:szCs w:val="24"/>
        </w:rPr>
        <w:t xml:space="preserve">Naxpar Pharma Pvt. Ltd. operates a closed-loop water cooling system to support efficient water use in its manufacturing operations. The system recirculates cooling water within a closed circuit, reducing the need for </w:t>
      </w:r>
      <w:r w:rsidR="24FAED93" w:rsidRPr="0077547A">
        <w:rPr>
          <w:rFonts w:ascii="Calibri" w:eastAsia="Calibri" w:hAnsi="Calibri" w:cs="Calibri"/>
          <w:sz w:val="24"/>
          <w:szCs w:val="24"/>
        </w:rPr>
        <w:t>freshwater</w:t>
      </w:r>
      <w:r w:rsidRPr="0077547A">
        <w:rPr>
          <w:rFonts w:ascii="Calibri" w:eastAsia="Calibri" w:hAnsi="Calibri" w:cs="Calibri"/>
          <w:sz w:val="24"/>
          <w:szCs w:val="24"/>
        </w:rPr>
        <w:t xml:space="preserve"> intake and minimizing water losses.</w:t>
      </w:r>
    </w:p>
    <w:p w14:paraId="464FACFA" w14:textId="667DC9A8" w:rsidR="00AA116D" w:rsidRPr="0077547A" w:rsidRDefault="606C9CD9" w:rsidP="477411DD">
      <w:pPr>
        <w:spacing w:after="80" w:line="276" w:lineRule="auto"/>
        <w:jc w:val="both"/>
        <w:rPr>
          <w:sz w:val="24"/>
          <w:szCs w:val="24"/>
        </w:rPr>
      </w:pPr>
      <w:r w:rsidRPr="0077547A">
        <w:rPr>
          <w:rFonts w:ascii="Calibri" w:eastAsia="Calibri" w:hAnsi="Calibri" w:cs="Calibri"/>
          <w:sz w:val="24"/>
          <w:szCs w:val="24"/>
        </w:rPr>
        <w:t>To maintain water efficiency, the Company follows the following operating practices:</w:t>
      </w:r>
    </w:p>
    <w:p w14:paraId="08D2C5AC" w14:textId="0CA144D5" w:rsidR="00AA116D" w:rsidRPr="0077547A" w:rsidRDefault="606C9CD9" w:rsidP="00ED1847">
      <w:pPr>
        <w:pStyle w:val="ListParagraph"/>
        <w:numPr>
          <w:ilvl w:val="0"/>
          <w:numId w:val="11"/>
        </w:numPr>
        <w:spacing w:after="80" w:line="276" w:lineRule="auto"/>
        <w:jc w:val="both"/>
        <w:rPr>
          <w:rFonts w:ascii="Calibri" w:eastAsia="Calibri" w:hAnsi="Calibri" w:cs="Calibri"/>
          <w:sz w:val="24"/>
          <w:szCs w:val="24"/>
        </w:rPr>
      </w:pPr>
      <w:r w:rsidRPr="0077547A">
        <w:rPr>
          <w:rFonts w:ascii="Calibri" w:eastAsia="Calibri" w:hAnsi="Calibri" w:cs="Calibri"/>
          <w:sz w:val="24"/>
          <w:szCs w:val="24"/>
        </w:rPr>
        <w:t>Continuous recirculation and reuse of cooling water.</w:t>
      </w:r>
    </w:p>
    <w:p w14:paraId="5E100EEA" w14:textId="1FEFA09D" w:rsidR="00AA116D" w:rsidRPr="0077547A" w:rsidRDefault="606C9CD9" w:rsidP="00ED1847">
      <w:pPr>
        <w:pStyle w:val="ListParagraph"/>
        <w:numPr>
          <w:ilvl w:val="0"/>
          <w:numId w:val="11"/>
        </w:numPr>
        <w:spacing w:after="80" w:line="276" w:lineRule="auto"/>
        <w:jc w:val="both"/>
        <w:rPr>
          <w:rFonts w:ascii="Calibri" w:eastAsia="Calibri" w:hAnsi="Calibri" w:cs="Calibri"/>
          <w:sz w:val="24"/>
          <w:szCs w:val="24"/>
        </w:rPr>
      </w:pPr>
      <w:r w:rsidRPr="0077547A">
        <w:rPr>
          <w:rFonts w:ascii="Calibri" w:eastAsia="Calibri" w:hAnsi="Calibri" w:cs="Calibri"/>
          <w:sz w:val="24"/>
          <w:szCs w:val="24"/>
        </w:rPr>
        <w:t>Regular monitoring of system performance, including water levels, temperature</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pressure.</w:t>
      </w:r>
    </w:p>
    <w:p w14:paraId="226ECA27" w14:textId="417C1252" w:rsidR="00AA116D" w:rsidRPr="0077547A" w:rsidRDefault="606C9CD9" w:rsidP="00ED1847">
      <w:pPr>
        <w:pStyle w:val="ListParagraph"/>
        <w:numPr>
          <w:ilvl w:val="0"/>
          <w:numId w:val="11"/>
        </w:numPr>
        <w:spacing w:after="80" w:line="276" w:lineRule="auto"/>
        <w:jc w:val="both"/>
        <w:rPr>
          <w:rFonts w:ascii="Calibri" w:eastAsia="Calibri" w:hAnsi="Calibri" w:cs="Calibri"/>
          <w:sz w:val="24"/>
          <w:szCs w:val="24"/>
        </w:rPr>
      </w:pPr>
      <w:r w:rsidRPr="0077547A">
        <w:rPr>
          <w:rFonts w:ascii="Calibri" w:eastAsia="Calibri" w:hAnsi="Calibri" w:cs="Calibri"/>
          <w:sz w:val="24"/>
          <w:szCs w:val="24"/>
        </w:rPr>
        <w:lastRenderedPageBreak/>
        <w:t>Routine inspection of pumps, pipelines</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valves to identify and address leaks.</w:t>
      </w:r>
    </w:p>
    <w:p w14:paraId="37A55F65" w14:textId="11C94429" w:rsidR="00AA116D" w:rsidRPr="0077547A" w:rsidRDefault="606C9CD9" w:rsidP="00ED1847">
      <w:pPr>
        <w:pStyle w:val="ListParagraph"/>
        <w:numPr>
          <w:ilvl w:val="0"/>
          <w:numId w:val="11"/>
        </w:numPr>
        <w:spacing w:after="80" w:line="276" w:lineRule="auto"/>
        <w:jc w:val="both"/>
        <w:rPr>
          <w:rFonts w:ascii="Calibri" w:eastAsia="Calibri" w:hAnsi="Calibri" w:cs="Calibri"/>
          <w:sz w:val="24"/>
          <w:szCs w:val="24"/>
        </w:rPr>
      </w:pPr>
      <w:r w:rsidRPr="0077547A">
        <w:rPr>
          <w:rFonts w:ascii="Calibri" w:eastAsia="Calibri" w:hAnsi="Calibri" w:cs="Calibri"/>
          <w:sz w:val="24"/>
          <w:szCs w:val="24"/>
        </w:rPr>
        <w:t>Preventive maintenance of cooling equipment to ensure efficient operation.</w:t>
      </w:r>
    </w:p>
    <w:p w14:paraId="10501059" w14:textId="4FD7ABAE" w:rsidR="477411DD" w:rsidRPr="0077547A" w:rsidRDefault="3B0668EE" w:rsidP="26E94102">
      <w:pPr>
        <w:spacing w:after="80" w:line="276" w:lineRule="auto"/>
        <w:jc w:val="both"/>
        <w:rPr>
          <w:rFonts w:ascii="Calibri" w:eastAsia="Calibri" w:hAnsi="Calibri" w:cs="Calibri"/>
          <w:sz w:val="24"/>
          <w:szCs w:val="24"/>
        </w:rPr>
      </w:pPr>
      <w:r w:rsidRPr="0077547A">
        <w:rPr>
          <w:rFonts w:ascii="Calibri" w:eastAsia="Calibri" w:hAnsi="Calibri" w:cs="Calibri"/>
          <w:sz w:val="24"/>
          <w:szCs w:val="24"/>
        </w:rPr>
        <w:t>These practices help optimize water consumption, reduce water wastage</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support sustainable water management across operations</w:t>
      </w:r>
      <w:r w:rsidR="67DB0300" w:rsidRPr="0077547A">
        <w:rPr>
          <w:rFonts w:ascii="Calibri" w:eastAsia="Calibri" w:hAnsi="Calibri" w:cs="Calibri"/>
          <w:sz w:val="24"/>
          <w:szCs w:val="24"/>
        </w:rPr>
        <w:t>.</w:t>
      </w:r>
    </w:p>
    <w:p w14:paraId="19347CAC" w14:textId="4543DC72" w:rsidR="0079438B" w:rsidRPr="0077547A" w:rsidRDefault="00E9512D" w:rsidP="0079438B">
      <w:pPr>
        <w:spacing w:line="276" w:lineRule="auto"/>
        <w:jc w:val="both"/>
        <w:rPr>
          <w:rFonts w:cstheme="minorHAnsi"/>
          <w:bCs/>
          <w:color w:val="000000"/>
          <w:sz w:val="24"/>
          <w:szCs w:val="24"/>
          <w:lang w:val="en-US"/>
        </w:rPr>
      </w:pPr>
      <w:r w:rsidRPr="0077547A">
        <w:rPr>
          <w:rFonts w:cstheme="minorHAnsi"/>
          <w:b/>
          <w:bCs/>
          <w:color w:val="000000"/>
          <w:sz w:val="24"/>
          <w:szCs w:val="24"/>
          <w:lang w:val="en-US"/>
        </w:rPr>
        <w:t>Rainwater</w:t>
      </w:r>
      <w:r w:rsidR="0079438B" w:rsidRPr="0077547A">
        <w:rPr>
          <w:rFonts w:cstheme="minorHAnsi"/>
          <w:b/>
          <w:bCs/>
          <w:color w:val="000000"/>
          <w:sz w:val="24"/>
          <w:szCs w:val="24"/>
          <w:lang w:val="en-US"/>
        </w:rPr>
        <w:t xml:space="preserve"> Harvesting</w:t>
      </w:r>
    </w:p>
    <w:p w14:paraId="56589593" w14:textId="56F70370" w:rsidR="00BF0E9F" w:rsidRPr="0077547A" w:rsidRDefault="0079438B" w:rsidP="3DEA5ED0">
      <w:pPr>
        <w:spacing w:after="0" w:line="276" w:lineRule="auto"/>
        <w:jc w:val="both"/>
        <w:rPr>
          <w:rFonts w:cstheme="minorBidi"/>
          <w:sz w:val="24"/>
          <w:szCs w:val="24"/>
          <w:lang w:val="en-US"/>
        </w:rPr>
      </w:pPr>
      <w:r w:rsidRPr="0077547A">
        <w:rPr>
          <w:rFonts w:cstheme="minorBidi"/>
          <w:sz w:val="24"/>
          <w:szCs w:val="24"/>
        </w:rPr>
        <w:t>To reduce dependency on groundwater and promote sustainable water use practices in line with government regulations</w:t>
      </w:r>
      <w:r w:rsidR="00AA116D" w:rsidRPr="0077547A">
        <w:rPr>
          <w:rFonts w:cstheme="minorBidi"/>
          <w:sz w:val="24"/>
          <w:szCs w:val="24"/>
        </w:rPr>
        <w:t>, Naxpar</w:t>
      </w:r>
      <w:r w:rsidRPr="0077547A">
        <w:rPr>
          <w:rFonts w:cstheme="minorBidi"/>
          <w:sz w:val="24"/>
          <w:szCs w:val="24"/>
        </w:rPr>
        <w:t xml:space="preserve"> has implemented a robust rainwater harvesting system integrated into its facility infrastructure.</w:t>
      </w:r>
      <w:r w:rsidR="5DDED019" w:rsidRPr="0077547A">
        <w:rPr>
          <w:rFonts w:ascii="Calibri" w:eastAsia="Calibri" w:hAnsi="Calibri" w:cs="Calibri"/>
          <w:b/>
          <w:bCs/>
          <w:sz w:val="24"/>
          <w:szCs w:val="24"/>
        </w:rPr>
        <w:t xml:space="preserve"> </w:t>
      </w:r>
    </w:p>
    <w:p w14:paraId="48155D39" w14:textId="1FE20E86" w:rsidR="00BF0E9F" w:rsidRPr="0077547A" w:rsidRDefault="5DDED019" w:rsidP="00ED1847">
      <w:pPr>
        <w:pStyle w:val="ListParagraph"/>
        <w:numPr>
          <w:ilvl w:val="0"/>
          <w:numId w:val="10"/>
        </w:numPr>
        <w:spacing w:after="0" w:line="276" w:lineRule="auto"/>
        <w:jc w:val="both"/>
        <w:rPr>
          <w:rFonts w:ascii="Calibri" w:eastAsia="Calibri" w:hAnsi="Calibri" w:cs="Calibri"/>
          <w:sz w:val="24"/>
          <w:szCs w:val="24"/>
        </w:rPr>
      </w:pPr>
      <w:r w:rsidRPr="0077547A">
        <w:rPr>
          <w:rFonts w:ascii="Calibri" w:eastAsia="Calibri" w:hAnsi="Calibri" w:cs="Calibri"/>
          <w:b/>
          <w:bCs/>
          <w:sz w:val="24"/>
          <w:szCs w:val="24"/>
        </w:rPr>
        <w:t>Strategic Rooftop Collection:</w:t>
      </w:r>
      <w:r w:rsidRPr="0077547A">
        <w:rPr>
          <w:rFonts w:ascii="Calibri" w:eastAsia="Calibri" w:hAnsi="Calibri" w:cs="Calibri"/>
          <w:sz w:val="24"/>
          <w:szCs w:val="24"/>
        </w:rPr>
        <w:t xml:space="preserve"> Rainwater is collected from the rooftop surfaces of production blocks, utility areas</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administrative buildings. The collected rainwater is directed through a network of drainage channels and downpipes towards designated Rainwater Harvesting (RWH) pits located within the facility premises.</w:t>
      </w:r>
    </w:p>
    <w:p w14:paraId="20E593BB" w14:textId="7D446BD0" w:rsidR="00BF0E9F" w:rsidRPr="0077547A" w:rsidRDefault="5DDED019" w:rsidP="00ED1847">
      <w:pPr>
        <w:pStyle w:val="ListParagraph"/>
        <w:numPr>
          <w:ilvl w:val="0"/>
          <w:numId w:val="10"/>
        </w:numPr>
        <w:spacing w:after="0" w:line="276" w:lineRule="auto"/>
        <w:jc w:val="both"/>
        <w:rPr>
          <w:rFonts w:ascii="Calibri" w:eastAsia="Calibri" w:hAnsi="Calibri" w:cs="Calibri"/>
          <w:sz w:val="24"/>
          <w:szCs w:val="24"/>
        </w:rPr>
      </w:pPr>
      <w:r w:rsidRPr="0077547A">
        <w:rPr>
          <w:rFonts w:ascii="Calibri" w:eastAsia="Calibri" w:hAnsi="Calibri" w:cs="Calibri"/>
          <w:b/>
          <w:bCs/>
          <w:sz w:val="24"/>
          <w:szCs w:val="24"/>
        </w:rPr>
        <w:t>Groundwater Recharge Infrastructure:</w:t>
      </w:r>
      <w:r w:rsidRPr="0077547A">
        <w:rPr>
          <w:rFonts w:ascii="Calibri" w:eastAsia="Calibri" w:hAnsi="Calibri" w:cs="Calibri"/>
          <w:sz w:val="24"/>
          <w:szCs w:val="24"/>
        </w:rPr>
        <w:t xml:space="preserve"> The harvested rainwater is conveyed to dedicated RWH pits designed to facilitate the infiltration of water into the ground. This process supports the natural replenishment of the local groundwater table and enhances aquifer recharge. Periodic inspection and maintenance of the collection system and recharge structures are conducted to ensure effective rainwater harvesting and groundwater recharge.</w:t>
      </w:r>
    </w:p>
    <w:p w14:paraId="0A6B4B2D" w14:textId="22EC301A" w:rsidR="3DEA5ED0" w:rsidRPr="0077547A" w:rsidRDefault="3DEA5ED0" w:rsidP="3DEA5ED0">
      <w:pPr>
        <w:pStyle w:val="ListParagraph"/>
        <w:jc w:val="both"/>
        <w:rPr>
          <w:rFonts w:ascii="Calibri" w:eastAsia="Calibri" w:hAnsi="Calibri" w:cs="Calibri"/>
          <w:sz w:val="24"/>
          <w:szCs w:val="24"/>
        </w:rPr>
      </w:pPr>
    </w:p>
    <w:p w14:paraId="22EB6C9F" w14:textId="77777777" w:rsidR="0079438B" w:rsidRPr="0077547A" w:rsidRDefault="0079438B" w:rsidP="00ED1847">
      <w:pPr>
        <w:pStyle w:val="ListParagraph"/>
        <w:numPr>
          <w:ilvl w:val="0"/>
          <w:numId w:val="109"/>
        </w:numPr>
        <w:spacing w:after="0" w:line="276" w:lineRule="auto"/>
        <w:ind w:left="357" w:hanging="357"/>
        <w:jc w:val="both"/>
        <w:rPr>
          <w:rFonts w:cstheme="minorHAnsi"/>
          <w:bCs/>
          <w:color w:val="000000"/>
          <w:sz w:val="24"/>
          <w:szCs w:val="24"/>
          <w:lang w:val="en-US"/>
        </w:rPr>
      </w:pPr>
      <w:r w:rsidRPr="0077547A">
        <w:rPr>
          <w:rFonts w:cstheme="minorHAnsi"/>
          <w:b/>
          <w:bCs/>
          <w:i/>
          <w:iCs/>
          <w:color w:val="000000"/>
          <w:sz w:val="24"/>
          <w:szCs w:val="24"/>
          <w:lang w:val="en-US"/>
        </w:rPr>
        <w:t>Groundwater Contamination Prevention</w:t>
      </w:r>
    </w:p>
    <w:p w14:paraId="3CB2E58E" w14:textId="60DDCDA7" w:rsidR="0079438B" w:rsidRPr="0077547A" w:rsidRDefault="0079438B" w:rsidP="0079438B">
      <w:pPr>
        <w:spacing w:line="276" w:lineRule="auto"/>
        <w:ind w:left="357"/>
        <w:jc w:val="both"/>
        <w:rPr>
          <w:rFonts w:cstheme="minorHAnsi"/>
          <w:bCs/>
          <w:color w:val="000000"/>
          <w:sz w:val="24"/>
          <w:szCs w:val="24"/>
          <w:lang w:val="en-US"/>
        </w:rPr>
      </w:pPr>
      <w:r w:rsidRPr="0077547A">
        <w:rPr>
          <w:rFonts w:cstheme="minorHAnsi"/>
          <w:bCs/>
          <w:color w:val="000000"/>
          <w:sz w:val="24"/>
          <w:szCs w:val="24"/>
          <w:lang w:val="en-US"/>
        </w:rPr>
        <w:t xml:space="preserve">As part of its environmental risk management and regulatory compliance framework, </w:t>
      </w:r>
      <w:r w:rsidR="00AA116D" w:rsidRPr="0077547A">
        <w:rPr>
          <w:rFonts w:cstheme="minorHAnsi"/>
          <w:bCs/>
          <w:color w:val="000000"/>
          <w:sz w:val="24"/>
          <w:szCs w:val="24"/>
          <w:lang w:val="en-US"/>
        </w:rPr>
        <w:t xml:space="preserve">Naxpar Pharma </w:t>
      </w:r>
      <w:r w:rsidRPr="0077547A">
        <w:rPr>
          <w:rFonts w:cstheme="minorHAnsi"/>
          <w:bCs/>
          <w:color w:val="000000"/>
          <w:sz w:val="24"/>
          <w:szCs w:val="24"/>
          <w:lang w:val="en-US"/>
        </w:rPr>
        <w:t xml:space="preserve">Pvt. Ltd. has established structured groundwater and soil protection measures within its </w:t>
      </w:r>
      <w:r w:rsidRPr="0077547A">
        <w:rPr>
          <w:rFonts w:cstheme="minorHAnsi"/>
          <w:bCs/>
          <w:color w:val="000000"/>
          <w:sz w:val="24"/>
          <w:szCs w:val="24"/>
        </w:rPr>
        <w:t>pharmaceutical manufacturing and chemical handling operations</w:t>
      </w:r>
      <w:r w:rsidRPr="0077547A">
        <w:rPr>
          <w:rFonts w:cstheme="minorHAnsi"/>
          <w:bCs/>
          <w:color w:val="000000"/>
          <w:sz w:val="24"/>
          <w:szCs w:val="24"/>
          <w:lang w:val="en-US"/>
        </w:rPr>
        <w:t>.</w:t>
      </w:r>
    </w:p>
    <w:p w14:paraId="361D519A" w14:textId="3E53FC21" w:rsidR="0079438B" w:rsidRPr="0077547A" w:rsidRDefault="0079438B" w:rsidP="00ED1847">
      <w:pPr>
        <w:pStyle w:val="ListParagraph"/>
        <w:numPr>
          <w:ilvl w:val="0"/>
          <w:numId w:val="111"/>
        </w:numPr>
        <w:spacing w:after="0" w:line="276" w:lineRule="auto"/>
        <w:jc w:val="both"/>
        <w:rPr>
          <w:rFonts w:cstheme="minorHAnsi"/>
          <w:bCs/>
          <w:color w:val="000000"/>
          <w:sz w:val="24"/>
          <w:szCs w:val="24"/>
          <w:lang w:val="en-US"/>
        </w:rPr>
      </w:pPr>
      <w:r w:rsidRPr="0077547A">
        <w:rPr>
          <w:rFonts w:cstheme="minorHAnsi"/>
          <w:b/>
          <w:color w:val="000000"/>
          <w:sz w:val="24"/>
          <w:szCs w:val="24"/>
        </w:rPr>
        <w:t>Engineered Containment Systems:</w:t>
      </w:r>
      <w:r w:rsidRPr="0077547A">
        <w:rPr>
          <w:rFonts w:cstheme="minorHAnsi"/>
          <w:bCs/>
          <w:color w:val="000000"/>
          <w:sz w:val="24"/>
          <w:szCs w:val="24"/>
        </w:rPr>
        <w:t xml:space="preserve"> </w:t>
      </w:r>
      <w:r w:rsidRPr="0077547A">
        <w:rPr>
          <w:rFonts w:cstheme="minorHAnsi"/>
          <w:bCs/>
          <w:color w:val="000000"/>
          <w:sz w:val="24"/>
          <w:szCs w:val="24"/>
          <w:lang w:val="en-US"/>
        </w:rPr>
        <w:t xml:space="preserve">RCC flooring with chemical-resistant coating and designated collection pits have been constructed in </w:t>
      </w:r>
      <w:r w:rsidRPr="0077547A">
        <w:rPr>
          <w:rFonts w:cstheme="minorHAnsi"/>
          <w:bCs/>
          <w:color w:val="000000"/>
          <w:sz w:val="24"/>
          <w:szCs w:val="24"/>
        </w:rPr>
        <w:t>tant coatings and designated collection pits are provided in solvent storage, reaction</w:t>
      </w:r>
      <w:r w:rsidR="00ED6137" w:rsidRPr="0077547A">
        <w:rPr>
          <w:rFonts w:cstheme="minorHAnsi"/>
          <w:bCs/>
          <w:color w:val="000000"/>
          <w:sz w:val="24"/>
          <w:szCs w:val="24"/>
        </w:rPr>
        <w:t xml:space="preserve"> </w:t>
      </w:r>
      <w:r w:rsidR="006935F7" w:rsidRPr="0077547A">
        <w:rPr>
          <w:rFonts w:cstheme="minorHAnsi"/>
          <w:bCs/>
          <w:color w:val="000000"/>
          <w:sz w:val="24"/>
          <w:szCs w:val="24"/>
        </w:rPr>
        <w:t>and</w:t>
      </w:r>
      <w:r w:rsidRPr="0077547A">
        <w:rPr>
          <w:rFonts w:cstheme="minorHAnsi"/>
          <w:bCs/>
          <w:color w:val="000000"/>
          <w:sz w:val="24"/>
          <w:szCs w:val="24"/>
        </w:rPr>
        <w:t xml:space="preserve"> handling areas</w:t>
      </w:r>
      <w:r w:rsidRPr="0077547A">
        <w:rPr>
          <w:rFonts w:cstheme="minorHAnsi"/>
          <w:bCs/>
          <w:color w:val="000000"/>
          <w:sz w:val="24"/>
          <w:szCs w:val="24"/>
          <w:lang w:val="en-US"/>
        </w:rPr>
        <w:t>. These engineered containment systems ensure that any accidental spills or leakages remain confined within a controlled boundary, preventing percolation into the soil and safeguarding underlying groundwater resources.</w:t>
      </w:r>
    </w:p>
    <w:p w14:paraId="1DD052B2" w14:textId="36FC4279" w:rsidR="0079438B" w:rsidRPr="0077547A" w:rsidRDefault="0079438B" w:rsidP="00ED1847">
      <w:pPr>
        <w:pStyle w:val="ListParagraph"/>
        <w:numPr>
          <w:ilvl w:val="0"/>
          <w:numId w:val="111"/>
        </w:numPr>
        <w:spacing w:after="0" w:line="276" w:lineRule="auto"/>
        <w:jc w:val="both"/>
        <w:rPr>
          <w:rFonts w:cstheme="minorBidi"/>
          <w:color w:val="000000"/>
          <w:sz w:val="24"/>
          <w:szCs w:val="24"/>
          <w:lang w:val="en-US"/>
        </w:rPr>
      </w:pPr>
      <w:r w:rsidRPr="0077547A">
        <w:rPr>
          <w:rFonts w:cstheme="minorBidi"/>
          <w:b/>
          <w:bCs/>
          <w:color w:val="000000" w:themeColor="text1"/>
          <w:sz w:val="24"/>
          <w:szCs w:val="24"/>
        </w:rPr>
        <w:t>Safe Chemical Storage Practices:</w:t>
      </w:r>
      <w:r w:rsidRPr="0077547A">
        <w:rPr>
          <w:rFonts w:cstheme="minorBidi"/>
          <w:color w:val="000000" w:themeColor="text1"/>
          <w:sz w:val="24"/>
          <w:szCs w:val="24"/>
          <w:lang w:val="en-US"/>
        </w:rPr>
        <w:t xml:space="preserve"> </w:t>
      </w:r>
      <w:r w:rsidRPr="0077547A">
        <w:rPr>
          <w:rFonts w:cstheme="minorBidi"/>
          <w:color w:val="000000" w:themeColor="text1"/>
          <w:sz w:val="24"/>
          <w:szCs w:val="24"/>
        </w:rPr>
        <w:t>Process chemicals, including solvents</w:t>
      </w:r>
      <w:r w:rsidR="00ED6137" w:rsidRPr="0077547A">
        <w:rPr>
          <w:rFonts w:cstheme="minorBidi"/>
          <w:color w:val="000000" w:themeColor="text1"/>
          <w:sz w:val="24"/>
          <w:szCs w:val="24"/>
        </w:rPr>
        <w:t xml:space="preserve"> </w:t>
      </w:r>
      <w:r w:rsidR="006935F7" w:rsidRPr="0077547A">
        <w:rPr>
          <w:rFonts w:cstheme="minorBidi"/>
          <w:color w:val="000000" w:themeColor="text1"/>
          <w:sz w:val="24"/>
          <w:szCs w:val="24"/>
        </w:rPr>
        <w:t>and</w:t>
      </w:r>
      <w:r w:rsidRPr="0077547A">
        <w:rPr>
          <w:rFonts w:cstheme="minorBidi"/>
          <w:color w:val="000000" w:themeColor="text1"/>
          <w:sz w:val="24"/>
          <w:szCs w:val="24"/>
        </w:rPr>
        <w:t xml:space="preserve"> reagents</w:t>
      </w:r>
      <w:r w:rsidRPr="0077547A">
        <w:rPr>
          <w:rFonts w:cstheme="minorBidi"/>
          <w:color w:val="000000" w:themeColor="text1"/>
          <w:sz w:val="24"/>
          <w:szCs w:val="24"/>
          <w:lang w:val="en-US"/>
        </w:rPr>
        <w:t xml:space="preserve"> are stored in sealed, corrosion-resistant drums and tanks that are clearly labelled and positioned within designated storage zones equipped with secondary containment arrangements. This controlled storage practice significantly </w:t>
      </w:r>
      <w:r w:rsidR="00151DE0" w:rsidRPr="0077547A">
        <w:rPr>
          <w:rFonts w:cstheme="minorBidi"/>
          <w:color w:val="000000" w:themeColor="text1"/>
          <w:sz w:val="24"/>
          <w:szCs w:val="24"/>
          <w:lang w:val="en-US"/>
        </w:rPr>
        <w:t>minimizes</w:t>
      </w:r>
      <w:r w:rsidRPr="0077547A">
        <w:rPr>
          <w:rFonts w:cstheme="minorBidi"/>
          <w:color w:val="000000" w:themeColor="text1"/>
          <w:sz w:val="24"/>
          <w:szCs w:val="24"/>
          <w:lang w:val="en-US"/>
        </w:rPr>
        <w:t xml:space="preserve"> the possibility of uncontrolled discharge and environmental contamination.</w:t>
      </w:r>
    </w:p>
    <w:p w14:paraId="5C0130A8" w14:textId="0010CB3B" w:rsidR="0079438B" w:rsidRPr="0077547A" w:rsidRDefault="0079438B" w:rsidP="00ED1847">
      <w:pPr>
        <w:pStyle w:val="ListParagraph"/>
        <w:numPr>
          <w:ilvl w:val="0"/>
          <w:numId w:val="111"/>
        </w:numPr>
        <w:spacing w:after="0" w:line="276" w:lineRule="auto"/>
        <w:jc w:val="both"/>
        <w:rPr>
          <w:rFonts w:cstheme="minorHAnsi"/>
          <w:bCs/>
          <w:color w:val="000000"/>
          <w:sz w:val="24"/>
          <w:szCs w:val="24"/>
          <w:lang w:val="en-US"/>
        </w:rPr>
      </w:pPr>
      <w:r w:rsidRPr="0077547A">
        <w:rPr>
          <w:rFonts w:cstheme="minorHAnsi"/>
          <w:b/>
          <w:color w:val="000000"/>
          <w:sz w:val="24"/>
          <w:szCs w:val="24"/>
        </w:rPr>
        <w:t>Employee Training &amp; Awareness:</w:t>
      </w:r>
      <w:r w:rsidRPr="0077547A">
        <w:rPr>
          <w:rFonts w:cstheme="minorHAnsi"/>
          <w:bCs/>
          <w:color w:val="000000"/>
          <w:sz w:val="24"/>
          <w:szCs w:val="24"/>
        </w:rPr>
        <w:t xml:space="preserve"> </w:t>
      </w:r>
      <w:r w:rsidRPr="0077547A">
        <w:rPr>
          <w:rFonts w:cstheme="minorHAnsi"/>
          <w:bCs/>
          <w:color w:val="000000"/>
          <w:sz w:val="24"/>
          <w:szCs w:val="24"/>
          <w:lang w:val="en-US"/>
        </w:rPr>
        <w:t>Periodic training sessions are conducted to ensure employees understand safe chemical handling, transfer procedures, spill prevention methods</w:t>
      </w:r>
      <w:r w:rsidR="00ED6137" w:rsidRPr="0077547A">
        <w:rPr>
          <w:rFonts w:cstheme="minorHAnsi"/>
          <w:bCs/>
          <w:color w:val="000000"/>
          <w:sz w:val="24"/>
          <w:szCs w:val="24"/>
          <w:lang w:val="en-US"/>
        </w:rPr>
        <w:t xml:space="preserve"> </w:t>
      </w:r>
      <w:r w:rsidR="006935F7" w:rsidRPr="0077547A">
        <w:rPr>
          <w:rFonts w:cstheme="minorHAnsi"/>
          <w:bCs/>
          <w:color w:val="000000"/>
          <w:sz w:val="24"/>
          <w:szCs w:val="24"/>
          <w:lang w:val="en-US"/>
        </w:rPr>
        <w:t>and</w:t>
      </w:r>
      <w:r w:rsidRPr="0077547A">
        <w:rPr>
          <w:rFonts w:cstheme="minorHAnsi"/>
          <w:bCs/>
          <w:color w:val="000000"/>
          <w:sz w:val="24"/>
          <w:szCs w:val="24"/>
          <w:lang w:val="en-US"/>
        </w:rPr>
        <w:t xml:space="preserve"> wastewater management practices. These awareness </w:t>
      </w:r>
      <w:r w:rsidRPr="0077547A">
        <w:rPr>
          <w:rFonts w:cstheme="minorHAnsi"/>
          <w:bCs/>
          <w:color w:val="000000"/>
          <w:sz w:val="24"/>
          <w:szCs w:val="24"/>
          <w:lang w:val="en-US"/>
        </w:rPr>
        <w:lastRenderedPageBreak/>
        <w:t>programs strengthen operational discipline and reduce the risk of groundwater contamination incidents.</w:t>
      </w:r>
    </w:p>
    <w:p w14:paraId="34B48D80" w14:textId="0D653E39" w:rsidR="0079438B" w:rsidRPr="0077547A" w:rsidRDefault="0079438B" w:rsidP="00ED1847">
      <w:pPr>
        <w:pStyle w:val="ListParagraph"/>
        <w:numPr>
          <w:ilvl w:val="0"/>
          <w:numId w:val="111"/>
        </w:numPr>
        <w:spacing w:after="0" w:line="276" w:lineRule="auto"/>
        <w:jc w:val="both"/>
        <w:rPr>
          <w:rFonts w:cstheme="minorHAnsi"/>
          <w:bCs/>
          <w:color w:val="000000"/>
          <w:sz w:val="24"/>
          <w:szCs w:val="24"/>
          <w:lang w:val="en-US"/>
        </w:rPr>
      </w:pPr>
      <w:r w:rsidRPr="0077547A">
        <w:rPr>
          <w:rFonts w:cstheme="minorHAnsi"/>
          <w:b/>
          <w:color w:val="000000"/>
          <w:sz w:val="24"/>
          <w:szCs w:val="24"/>
        </w:rPr>
        <w:t>Inspection &amp; Preventive Maintenance:</w:t>
      </w:r>
      <w:r w:rsidRPr="0077547A">
        <w:rPr>
          <w:rFonts w:cstheme="minorHAnsi"/>
          <w:bCs/>
          <w:color w:val="000000"/>
          <w:sz w:val="24"/>
          <w:szCs w:val="24"/>
        </w:rPr>
        <w:t xml:space="preserve"> </w:t>
      </w:r>
      <w:r w:rsidRPr="0077547A">
        <w:rPr>
          <w:rFonts w:cstheme="minorHAnsi"/>
          <w:bCs/>
          <w:color w:val="000000"/>
          <w:sz w:val="24"/>
          <w:szCs w:val="24"/>
          <w:lang w:val="en-US"/>
        </w:rPr>
        <w:t>Hazardous material storage areas, pipelines</w:t>
      </w:r>
      <w:r w:rsidR="00ED6137" w:rsidRPr="0077547A">
        <w:rPr>
          <w:rFonts w:cstheme="minorHAnsi"/>
          <w:bCs/>
          <w:color w:val="000000"/>
          <w:sz w:val="24"/>
          <w:szCs w:val="24"/>
          <w:lang w:val="en-US"/>
        </w:rPr>
        <w:t xml:space="preserve"> </w:t>
      </w:r>
      <w:r w:rsidR="006935F7" w:rsidRPr="0077547A">
        <w:rPr>
          <w:rFonts w:cstheme="minorHAnsi"/>
          <w:bCs/>
          <w:color w:val="000000"/>
          <w:sz w:val="24"/>
          <w:szCs w:val="24"/>
          <w:lang w:val="en-US"/>
        </w:rPr>
        <w:t>and</w:t>
      </w:r>
      <w:r w:rsidRPr="0077547A">
        <w:rPr>
          <w:rFonts w:cstheme="minorHAnsi"/>
          <w:bCs/>
          <w:color w:val="000000"/>
          <w:sz w:val="24"/>
          <w:szCs w:val="24"/>
          <w:lang w:val="en-US"/>
        </w:rPr>
        <w:t xml:space="preserve"> transfer systems are routinely inspected and maintained to preserve containment integrity. Operational protocols include monitoring of storage conditions, scheduled leak detection checks</w:t>
      </w:r>
      <w:r w:rsidR="00ED6137" w:rsidRPr="0077547A">
        <w:rPr>
          <w:rFonts w:cstheme="minorHAnsi"/>
          <w:bCs/>
          <w:color w:val="000000"/>
          <w:sz w:val="24"/>
          <w:szCs w:val="24"/>
          <w:lang w:val="en-US"/>
        </w:rPr>
        <w:t xml:space="preserve"> </w:t>
      </w:r>
      <w:r w:rsidR="006935F7" w:rsidRPr="0077547A">
        <w:rPr>
          <w:rFonts w:cstheme="minorHAnsi"/>
          <w:bCs/>
          <w:color w:val="000000"/>
          <w:sz w:val="24"/>
          <w:szCs w:val="24"/>
          <w:lang w:val="en-US"/>
        </w:rPr>
        <w:t>and</w:t>
      </w:r>
      <w:r w:rsidRPr="0077547A">
        <w:rPr>
          <w:rFonts w:cstheme="minorHAnsi"/>
          <w:bCs/>
          <w:color w:val="000000"/>
          <w:sz w:val="24"/>
          <w:szCs w:val="24"/>
          <w:lang w:val="en-US"/>
        </w:rPr>
        <w:t xml:space="preserve"> immediate implementation of corrective measures in the event of any irregularities.</w:t>
      </w:r>
    </w:p>
    <w:p w14:paraId="0DA533A1" w14:textId="1F514497" w:rsidR="0079438B" w:rsidRPr="0077547A" w:rsidRDefault="0079438B" w:rsidP="00ED1847">
      <w:pPr>
        <w:pStyle w:val="ListParagraph"/>
        <w:numPr>
          <w:ilvl w:val="0"/>
          <w:numId w:val="111"/>
        </w:numPr>
        <w:spacing w:after="100" w:afterAutospacing="1" w:line="276" w:lineRule="auto"/>
        <w:ind w:left="1077" w:hanging="357"/>
        <w:contextualSpacing w:val="0"/>
        <w:jc w:val="both"/>
        <w:rPr>
          <w:rFonts w:cstheme="minorHAnsi"/>
          <w:bCs/>
          <w:color w:val="000000"/>
          <w:sz w:val="24"/>
          <w:szCs w:val="24"/>
          <w:lang w:val="en-US"/>
        </w:rPr>
      </w:pPr>
      <w:r w:rsidRPr="0077547A">
        <w:rPr>
          <w:rFonts w:cstheme="minorHAnsi"/>
          <w:b/>
          <w:color w:val="000000"/>
          <w:sz w:val="24"/>
          <w:szCs w:val="24"/>
        </w:rPr>
        <w:t>Documentation &amp; Compliance Monitoring:</w:t>
      </w:r>
      <w:r w:rsidRPr="0077547A">
        <w:rPr>
          <w:rFonts w:cstheme="minorHAnsi"/>
          <w:bCs/>
          <w:color w:val="000000"/>
          <w:sz w:val="24"/>
          <w:szCs w:val="24"/>
        </w:rPr>
        <w:t xml:space="preserve"> </w:t>
      </w:r>
      <w:r w:rsidRPr="0077547A">
        <w:rPr>
          <w:rFonts w:cstheme="minorHAnsi"/>
          <w:bCs/>
          <w:color w:val="000000"/>
          <w:sz w:val="24"/>
          <w:szCs w:val="24"/>
          <w:lang w:val="en-US"/>
        </w:rPr>
        <w:t>Detailed documentation and systematic record-keeping are maintained for chemical inventories, inspection reports, maintenance logs</w:t>
      </w:r>
      <w:r w:rsidR="00ED6137" w:rsidRPr="0077547A">
        <w:rPr>
          <w:rFonts w:cstheme="minorHAnsi"/>
          <w:bCs/>
          <w:color w:val="000000"/>
          <w:sz w:val="24"/>
          <w:szCs w:val="24"/>
          <w:lang w:val="en-US"/>
        </w:rPr>
        <w:t xml:space="preserve"> </w:t>
      </w:r>
      <w:r w:rsidR="006935F7" w:rsidRPr="0077547A">
        <w:rPr>
          <w:rFonts w:cstheme="minorHAnsi"/>
          <w:bCs/>
          <w:color w:val="000000"/>
          <w:sz w:val="24"/>
          <w:szCs w:val="24"/>
          <w:lang w:val="en-US"/>
        </w:rPr>
        <w:t>and</w:t>
      </w:r>
      <w:r w:rsidRPr="0077547A">
        <w:rPr>
          <w:rFonts w:cstheme="minorHAnsi"/>
          <w:bCs/>
          <w:color w:val="000000"/>
          <w:sz w:val="24"/>
          <w:szCs w:val="24"/>
          <w:lang w:val="en-US"/>
        </w:rPr>
        <w:t xml:space="preserve"> employee training activities. This structured compliance framework supports adherence to environmental regulations and promotes continuous improvement in contamination prevention and environmental protection performance.</w:t>
      </w:r>
    </w:p>
    <w:p w14:paraId="15BA6FF2" w14:textId="77777777" w:rsidR="0079438B" w:rsidRPr="0077547A" w:rsidRDefault="0079438B" w:rsidP="00ED1847">
      <w:pPr>
        <w:pStyle w:val="ListParagraph"/>
        <w:numPr>
          <w:ilvl w:val="0"/>
          <w:numId w:val="110"/>
        </w:numPr>
        <w:spacing w:after="0" w:line="276" w:lineRule="auto"/>
        <w:jc w:val="both"/>
        <w:rPr>
          <w:rFonts w:cstheme="minorHAnsi"/>
          <w:bCs/>
          <w:i/>
          <w:iCs/>
          <w:color w:val="000000"/>
          <w:sz w:val="24"/>
          <w:szCs w:val="24"/>
          <w:lang w:val="en-US"/>
        </w:rPr>
      </w:pPr>
      <w:r w:rsidRPr="0077547A">
        <w:rPr>
          <w:rFonts w:cstheme="minorHAnsi"/>
          <w:b/>
          <w:bCs/>
          <w:i/>
          <w:iCs/>
          <w:color w:val="000000"/>
          <w:sz w:val="24"/>
          <w:szCs w:val="24"/>
          <w:lang w:val="en-US"/>
        </w:rPr>
        <w:t>Water Audit</w:t>
      </w:r>
    </w:p>
    <w:p w14:paraId="2C656331" w14:textId="77777777" w:rsidR="0079438B" w:rsidRPr="0077547A" w:rsidRDefault="0079438B" w:rsidP="00ED1847">
      <w:pPr>
        <w:pStyle w:val="ListParagraph"/>
        <w:numPr>
          <w:ilvl w:val="0"/>
          <w:numId w:val="93"/>
        </w:numPr>
        <w:spacing w:after="0" w:line="276" w:lineRule="auto"/>
        <w:jc w:val="both"/>
        <w:rPr>
          <w:rFonts w:cstheme="minorHAnsi"/>
          <w:b/>
          <w:bCs/>
          <w:sz w:val="24"/>
          <w:szCs w:val="24"/>
          <w:lang w:val="en-US"/>
        </w:rPr>
      </w:pPr>
      <w:r w:rsidRPr="0077547A">
        <w:rPr>
          <w:rFonts w:cstheme="minorHAnsi"/>
          <w:b/>
          <w:bCs/>
          <w:sz w:val="24"/>
          <w:szCs w:val="24"/>
          <w:lang w:val="en-US"/>
        </w:rPr>
        <w:t>Planning the Water Audit</w:t>
      </w:r>
    </w:p>
    <w:p w14:paraId="489B2531" w14:textId="0BC12A81" w:rsidR="0079438B" w:rsidRPr="0077547A" w:rsidRDefault="0079438B" w:rsidP="00ED1847">
      <w:pPr>
        <w:numPr>
          <w:ilvl w:val="0"/>
          <w:numId w:val="91"/>
        </w:numPr>
        <w:spacing w:after="0" w:line="276" w:lineRule="auto"/>
        <w:jc w:val="both"/>
        <w:rPr>
          <w:rFonts w:cstheme="minorHAnsi"/>
          <w:sz w:val="24"/>
          <w:szCs w:val="24"/>
          <w:lang w:val="en-US"/>
        </w:rPr>
      </w:pPr>
      <w:r w:rsidRPr="0077547A">
        <w:rPr>
          <w:rFonts w:cstheme="minorHAnsi"/>
          <w:sz w:val="24"/>
          <w:szCs w:val="24"/>
          <w:lang w:val="en-US"/>
        </w:rPr>
        <w:t>Define audit objectives, scope</w:t>
      </w:r>
      <w:r w:rsidR="00ED6137"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methodology in alignment with corporate sustainability targets.</w:t>
      </w:r>
    </w:p>
    <w:p w14:paraId="02EEB334" w14:textId="77777777" w:rsidR="0079438B" w:rsidRPr="0077547A" w:rsidRDefault="0079438B" w:rsidP="00ED1847">
      <w:pPr>
        <w:numPr>
          <w:ilvl w:val="0"/>
          <w:numId w:val="91"/>
        </w:numPr>
        <w:spacing w:after="0" w:line="276" w:lineRule="auto"/>
        <w:jc w:val="both"/>
        <w:rPr>
          <w:rFonts w:cstheme="minorHAnsi"/>
          <w:sz w:val="24"/>
          <w:szCs w:val="24"/>
          <w:lang w:val="en-US"/>
        </w:rPr>
      </w:pPr>
      <w:r w:rsidRPr="0077547A">
        <w:rPr>
          <w:rFonts w:cstheme="minorHAnsi"/>
          <w:sz w:val="24"/>
          <w:szCs w:val="24"/>
          <w:lang w:val="en-US"/>
        </w:rPr>
        <w:t>Assign responsibilities and establish a timeline for conducting the audit.</w:t>
      </w:r>
    </w:p>
    <w:p w14:paraId="1A5D82AC" w14:textId="0C884938" w:rsidR="0079438B" w:rsidRPr="0077547A" w:rsidRDefault="0079438B" w:rsidP="00ED1847">
      <w:pPr>
        <w:numPr>
          <w:ilvl w:val="0"/>
          <w:numId w:val="91"/>
        </w:numPr>
        <w:spacing w:after="0" w:line="276" w:lineRule="auto"/>
        <w:jc w:val="both"/>
        <w:rPr>
          <w:rFonts w:cstheme="minorHAnsi"/>
          <w:sz w:val="24"/>
          <w:szCs w:val="24"/>
          <w:lang w:val="en-US"/>
        </w:rPr>
      </w:pPr>
      <w:r w:rsidRPr="0077547A">
        <w:rPr>
          <w:rFonts w:cstheme="minorHAnsi"/>
          <w:sz w:val="24"/>
          <w:szCs w:val="24"/>
          <w:lang w:val="en-US"/>
        </w:rPr>
        <w:t>Collect historical data on water consumption, wastewater generation, recycling efficiency</w:t>
      </w:r>
      <w:r w:rsidR="00ED6137"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previous audit recommendations.</w:t>
      </w:r>
    </w:p>
    <w:p w14:paraId="106ABD7B" w14:textId="636D9F37" w:rsidR="0079438B" w:rsidRPr="0077547A" w:rsidRDefault="0079438B" w:rsidP="00ED1847">
      <w:pPr>
        <w:numPr>
          <w:ilvl w:val="0"/>
          <w:numId w:val="91"/>
        </w:numPr>
        <w:spacing w:after="0" w:line="276" w:lineRule="auto"/>
        <w:jc w:val="both"/>
        <w:rPr>
          <w:rFonts w:cstheme="minorHAnsi"/>
          <w:sz w:val="24"/>
          <w:szCs w:val="24"/>
          <w:lang w:val="en-US"/>
        </w:rPr>
      </w:pPr>
      <w:r w:rsidRPr="0077547A">
        <w:rPr>
          <w:rFonts w:cstheme="minorHAnsi"/>
          <w:sz w:val="24"/>
          <w:szCs w:val="24"/>
          <w:lang w:val="en-US"/>
        </w:rPr>
        <w:t>Develop a checklist of water-consuming activities, including cleaning, equipment cooling</w:t>
      </w:r>
      <w:r w:rsidR="00ED6137"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sanitation, ensuring adherence to water management principles.</w:t>
      </w:r>
    </w:p>
    <w:p w14:paraId="69F3DC9E" w14:textId="77777777" w:rsidR="0079438B" w:rsidRPr="0077547A" w:rsidRDefault="0079438B" w:rsidP="00ED1847">
      <w:pPr>
        <w:pStyle w:val="ListParagraph"/>
        <w:numPr>
          <w:ilvl w:val="1"/>
          <w:numId w:val="93"/>
        </w:numPr>
        <w:spacing w:after="0" w:line="276" w:lineRule="auto"/>
        <w:jc w:val="both"/>
        <w:rPr>
          <w:rFonts w:cstheme="minorHAnsi"/>
          <w:b/>
          <w:bCs/>
          <w:sz w:val="24"/>
          <w:szCs w:val="24"/>
          <w:lang w:val="en-US"/>
        </w:rPr>
      </w:pPr>
      <w:r w:rsidRPr="0077547A">
        <w:rPr>
          <w:rFonts w:cstheme="minorHAnsi"/>
          <w:b/>
          <w:bCs/>
          <w:sz w:val="24"/>
          <w:szCs w:val="24"/>
          <w:lang w:val="en-US"/>
        </w:rPr>
        <w:t>Data Collection</w:t>
      </w:r>
    </w:p>
    <w:p w14:paraId="4B63776F" w14:textId="77777777" w:rsidR="0079438B" w:rsidRPr="0077547A" w:rsidRDefault="0079438B" w:rsidP="00ED1847">
      <w:pPr>
        <w:pStyle w:val="ListParagraph"/>
        <w:numPr>
          <w:ilvl w:val="0"/>
          <w:numId w:val="100"/>
        </w:numPr>
        <w:spacing w:after="0" w:line="276" w:lineRule="auto"/>
        <w:ind w:left="714" w:hanging="357"/>
        <w:jc w:val="both"/>
        <w:rPr>
          <w:rFonts w:cstheme="minorHAnsi"/>
          <w:sz w:val="24"/>
          <w:szCs w:val="24"/>
          <w:lang w:val="en-US"/>
        </w:rPr>
      </w:pPr>
      <w:r w:rsidRPr="0077547A">
        <w:rPr>
          <w:rFonts w:cstheme="minorHAnsi"/>
          <w:b/>
          <w:bCs/>
          <w:sz w:val="24"/>
          <w:szCs w:val="24"/>
          <w:lang w:val="en-US"/>
        </w:rPr>
        <w:t>Water Consumption Monitoring:</w:t>
      </w:r>
    </w:p>
    <w:p w14:paraId="41E9B597" w14:textId="7F81F1D2" w:rsidR="0079438B" w:rsidRPr="0077547A" w:rsidRDefault="0079438B" w:rsidP="00ED1847">
      <w:pPr>
        <w:numPr>
          <w:ilvl w:val="0"/>
          <w:numId w:val="107"/>
        </w:numPr>
        <w:spacing w:after="0" w:line="276" w:lineRule="auto"/>
        <w:jc w:val="both"/>
        <w:rPr>
          <w:rFonts w:cstheme="minorHAnsi"/>
          <w:sz w:val="24"/>
          <w:szCs w:val="24"/>
          <w:lang w:val="en-US"/>
        </w:rPr>
      </w:pPr>
      <w:r w:rsidRPr="0077547A">
        <w:rPr>
          <w:rFonts w:cstheme="minorHAnsi"/>
          <w:sz w:val="24"/>
          <w:szCs w:val="24"/>
          <w:lang w:val="en-US"/>
        </w:rPr>
        <w:t>Measure water consumption at different points using flow meters, manual readings</w:t>
      </w:r>
      <w:r w:rsidR="00ED6137"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system logs.</w:t>
      </w:r>
    </w:p>
    <w:p w14:paraId="3DE83AA5" w14:textId="6C756243" w:rsidR="0079438B" w:rsidRPr="0077547A" w:rsidRDefault="0079438B" w:rsidP="00ED1847">
      <w:pPr>
        <w:numPr>
          <w:ilvl w:val="0"/>
          <w:numId w:val="107"/>
        </w:numPr>
        <w:spacing w:after="0" w:line="276" w:lineRule="auto"/>
        <w:jc w:val="both"/>
        <w:rPr>
          <w:rFonts w:cstheme="minorHAnsi"/>
          <w:sz w:val="24"/>
          <w:szCs w:val="24"/>
          <w:lang w:val="en-US"/>
        </w:rPr>
      </w:pPr>
      <w:r w:rsidRPr="0077547A">
        <w:rPr>
          <w:rFonts w:cstheme="minorHAnsi"/>
          <w:sz w:val="24"/>
          <w:szCs w:val="24"/>
          <w:lang w:val="en-US"/>
        </w:rPr>
        <w:t>Conduct physical inspections of pipelines, valves, cooling towers</w:t>
      </w:r>
      <w:r w:rsidR="00ED6137"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equipment for leaks, corrosion</w:t>
      </w:r>
      <w:r w:rsidR="00ED6137"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inefficiencies.</w:t>
      </w:r>
    </w:p>
    <w:p w14:paraId="111EAF26" w14:textId="493DF675" w:rsidR="0079438B" w:rsidRPr="0077547A" w:rsidRDefault="0079438B" w:rsidP="00ED1847">
      <w:pPr>
        <w:numPr>
          <w:ilvl w:val="0"/>
          <w:numId w:val="107"/>
        </w:numPr>
        <w:spacing w:after="0" w:line="276" w:lineRule="auto"/>
        <w:jc w:val="both"/>
        <w:rPr>
          <w:rFonts w:cstheme="minorBidi"/>
          <w:sz w:val="24"/>
          <w:szCs w:val="24"/>
          <w:lang w:val="en-US"/>
        </w:rPr>
      </w:pPr>
      <w:r w:rsidRPr="0077547A">
        <w:rPr>
          <w:rFonts w:cstheme="minorBidi"/>
          <w:sz w:val="24"/>
          <w:szCs w:val="24"/>
          <w:lang w:val="en-US"/>
        </w:rPr>
        <w:t xml:space="preserve">Review the effectiveness of existing water-saving technologies and </w:t>
      </w:r>
      <w:r w:rsidR="00707B63" w:rsidRPr="0077547A">
        <w:rPr>
          <w:rFonts w:cstheme="minorBidi"/>
          <w:sz w:val="24"/>
          <w:szCs w:val="24"/>
          <w:lang w:val="en-US"/>
        </w:rPr>
        <w:t>best operational</w:t>
      </w:r>
      <w:r w:rsidRPr="0077547A">
        <w:rPr>
          <w:rFonts w:cstheme="minorBidi"/>
          <w:sz w:val="24"/>
          <w:szCs w:val="24"/>
          <w:lang w:val="en-US"/>
        </w:rPr>
        <w:t xml:space="preserve"> practices.</w:t>
      </w:r>
    </w:p>
    <w:p w14:paraId="61320B29" w14:textId="77777777" w:rsidR="0079438B" w:rsidRPr="0077547A" w:rsidRDefault="0079438B" w:rsidP="00ED1847">
      <w:pPr>
        <w:numPr>
          <w:ilvl w:val="0"/>
          <w:numId w:val="107"/>
        </w:numPr>
        <w:spacing w:after="0" w:line="276" w:lineRule="auto"/>
        <w:jc w:val="both"/>
        <w:rPr>
          <w:rFonts w:cstheme="minorHAnsi"/>
          <w:sz w:val="24"/>
          <w:szCs w:val="24"/>
          <w:lang w:val="en-US"/>
        </w:rPr>
      </w:pPr>
      <w:r w:rsidRPr="0077547A">
        <w:rPr>
          <w:rFonts w:cstheme="minorHAnsi"/>
          <w:sz w:val="24"/>
          <w:szCs w:val="24"/>
          <w:lang w:val="en-US"/>
        </w:rPr>
        <w:t>Interview employees to gather insights on daily water usage habits and identify potential areas for improvement.</w:t>
      </w:r>
    </w:p>
    <w:p w14:paraId="57E3133D" w14:textId="77777777" w:rsidR="0079438B" w:rsidRPr="0077547A" w:rsidRDefault="0079438B" w:rsidP="00ED1847">
      <w:pPr>
        <w:pStyle w:val="ListParagraph"/>
        <w:numPr>
          <w:ilvl w:val="0"/>
          <w:numId w:val="100"/>
        </w:numPr>
        <w:spacing w:after="0" w:line="276" w:lineRule="auto"/>
        <w:ind w:left="714" w:hanging="357"/>
        <w:jc w:val="both"/>
        <w:rPr>
          <w:rFonts w:cstheme="minorHAnsi"/>
          <w:sz w:val="24"/>
          <w:szCs w:val="24"/>
          <w:lang w:val="en-US"/>
        </w:rPr>
      </w:pPr>
      <w:r w:rsidRPr="0077547A">
        <w:rPr>
          <w:rFonts w:cstheme="minorHAnsi"/>
          <w:b/>
          <w:bCs/>
          <w:sz w:val="24"/>
          <w:szCs w:val="24"/>
          <w:lang w:val="en-US"/>
        </w:rPr>
        <w:t>Wastewater Quality Assessment:</w:t>
      </w:r>
    </w:p>
    <w:p w14:paraId="3D65E1DA" w14:textId="218041B0" w:rsidR="0079438B" w:rsidRPr="0077547A" w:rsidRDefault="0079438B" w:rsidP="00ED1847">
      <w:pPr>
        <w:numPr>
          <w:ilvl w:val="0"/>
          <w:numId w:val="108"/>
        </w:numPr>
        <w:spacing w:after="0" w:line="276" w:lineRule="auto"/>
        <w:jc w:val="both"/>
        <w:rPr>
          <w:rFonts w:cstheme="minorBidi"/>
          <w:sz w:val="24"/>
          <w:szCs w:val="24"/>
          <w:lang w:val="en-US"/>
        </w:rPr>
      </w:pPr>
      <w:r w:rsidRPr="0077547A">
        <w:rPr>
          <w:rFonts w:cstheme="minorBidi"/>
          <w:sz w:val="24"/>
          <w:szCs w:val="24"/>
          <w:lang w:val="en-US"/>
        </w:rPr>
        <w:t xml:space="preserve">Wastewater samples are collected from </w:t>
      </w:r>
      <w:r w:rsidRPr="0077547A">
        <w:rPr>
          <w:rFonts w:eastAsia="Calibri" w:cstheme="minorBidi"/>
          <w:sz w:val="24"/>
          <w:szCs w:val="24"/>
          <w:lang w:val="en-US"/>
        </w:rPr>
        <w:t>treatments</w:t>
      </w:r>
      <w:r w:rsidRPr="0077547A">
        <w:rPr>
          <w:rFonts w:cstheme="minorBidi"/>
          <w:sz w:val="24"/>
          <w:szCs w:val="24"/>
          <w:lang w:val="en-US"/>
        </w:rPr>
        <w:t xml:space="preserve"> inlet, each treatment stage and the final treated effluent. This enables a comprehensive evaluation of contaminant levels across the treatment process.</w:t>
      </w:r>
    </w:p>
    <w:p w14:paraId="0896481B" w14:textId="57AF27E1" w:rsidR="0079438B" w:rsidRPr="0077547A" w:rsidRDefault="0079438B" w:rsidP="00ED1847">
      <w:pPr>
        <w:numPr>
          <w:ilvl w:val="0"/>
          <w:numId w:val="108"/>
        </w:numPr>
        <w:spacing w:after="0" w:line="276" w:lineRule="auto"/>
        <w:jc w:val="both"/>
        <w:rPr>
          <w:rFonts w:cstheme="minorHAnsi"/>
          <w:sz w:val="24"/>
          <w:szCs w:val="24"/>
          <w:lang w:val="en-US"/>
        </w:rPr>
      </w:pPr>
      <w:r w:rsidRPr="0077547A">
        <w:rPr>
          <w:rFonts w:cstheme="minorHAnsi"/>
          <w:sz w:val="24"/>
          <w:szCs w:val="24"/>
          <w:lang w:val="en-US"/>
        </w:rPr>
        <w:t xml:space="preserve">Samples are tested for key environmental indicators such as pH, Biochemical Oxygen Demand (BOD), Chemical Oxygen Demand (COD), Total Suspended Solids </w:t>
      </w:r>
      <w:r w:rsidRPr="0077547A">
        <w:rPr>
          <w:rFonts w:cstheme="minorHAnsi"/>
          <w:sz w:val="24"/>
          <w:szCs w:val="24"/>
          <w:lang w:val="en-US"/>
        </w:rPr>
        <w:lastRenderedPageBreak/>
        <w:t>(TSS)</w:t>
      </w:r>
      <w:r w:rsidR="006935F7" w:rsidRPr="0077547A">
        <w:rPr>
          <w:rFonts w:cstheme="minorHAnsi"/>
          <w:sz w:val="24"/>
          <w:szCs w:val="24"/>
          <w:lang w:val="en-US"/>
        </w:rPr>
        <w:t>and</w:t>
      </w:r>
      <w:r w:rsidRPr="0077547A">
        <w:rPr>
          <w:rFonts w:cstheme="minorHAnsi"/>
          <w:sz w:val="24"/>
          <w:szCs w:val="24"/>
          <w:lang w:val="en-US"/>
        </w:rPr>
        <w:t xml:space="preserve"> Ammoniacal Nitrogen. These tests are performed using standard analytical methods to ensure accuracy and consistency.</w:t>
      </w:r>
    </w:p>
    <w:p w14:paraId="0858FA78" w14:textId="0FF71337" w:rsidR="0079438B" w:rsidRPr="0077547A" w:rsidRDefault="0079438B" w:rsidP="00ED1847">
      <w:pPr>
        <w:numPr>
          <w:ilvl w:val="0"/>
          <w:numId w:val="108"/>
        </w:numPr>
        <w:spacing w:after="0" w:line="276" w:lineRule="auto"/>
        <w:jc w:val="both"/>
        <w:rPr>
          <w:rFonts w:cstheme="minorBidi"/>
          <w:sz w:val="24"/>
          <w:szCs w:val="24"/>
          <w:lang w:val="en-US"/>
        </w:rPr>
      </w:pPr>
      <w:r w:rsidRPr="0077547A">
        <w:rPr>
          <w:rFonts w:cstheme="minorBidi"/>
          <w:sz w:val="24"/>
          <w:szCs w:val="24"/>
          <w:lang w:val="en-US"/>
        </w:rPr>
        <w:t xml:space="preserve">By testing the quality of treated effluent used internally </w:t>
      </w:r>
      <w:r w:rsidR="00C00062" w:rsidRPr="0077547A">
        <w:rPr>
          <w:rFonts w:cstheme="minorBidi"/>
          <w:sz w:val="24"/>
          <w:szCs w:val="24"/>
          <w:lang w:val="en-US"/>
        </w:rPr>
        <w:t>reuse</w:t>
      </w:r>
      <w:r w:rsidRPr="0077547A">
        <w:rPr>
          <w:rFonts w:cstheme="minorBidi"/>
          <w:sz w:val="24"/>
          <w:szCs w:val="24"/>
          <w:lang w:val="en-US"/>
        </w:rPr>
        <w:t xml:space="preserve"> water is routinely monitored to ensure it meets internal specifications and safety parameters.</w:t>
      </w:r>
    </w:p>
    <w:p w14:paraId="588D8C15" w14:textId="4CCB2251" w:rsidR="0079438B" w:rsidRPr="0077547A" w:rsidRDefault="0079438B" w:rsidP="00ED1847">
      <w:pPr>
        <w:numPr>
          <w:ilvl w:val="0"/>
          <w:numId w:val="108"/>
        </w:numPr>
        <w:spacing w:after="0" w:line="276" w:lineRule="auto"/>
        <w:jc w:val="both"/>
        <w:rPr>
          <w:rFonts w:cstheme="minorHAnsi"/>
          <w:sz w:val="24"/>
          <w:szCs w:val="24"/>
          <w:lang w:val="en-US"/>
        </w:rPr>
      </w:pPr>
      <w:r w:rsidRPr="0077547A">
        <w:rPr>
          <w:rFonts w:cstheme="minorHAnsi"/>
          <w:sz w:val="24"/>
          <w:szCs w:val="24"/>
          <w:lang w:val="en-US"/>
        </w:rPr>
        <w:t>Detailed records are maintained for each sampling and testing activity. This includes sample logs, test reports, treatment system observations</w:t>
      </w:r>
      <w:r w:rsidR="00ED6137"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any corrective actions taken in case of non-compliance. These records support internal audits, statutory reporting</w:t>
      </w:r>
      <w:r w:rsidR="00ED6137"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continuous environmental performance improvement. </w:t>
      </w:r>
    </w:p>
    <w:p w14:paraId="4943EE33" w14:textId="77777777" w:rsidR="0079438B" w:rsidRPr="0077547A" w:rsidRDefault="0079438B" w:rsidP="00ED1847">
      <w:pPr>
        <w:pStyle w:val="ListParagraph"/>
        <w:numPr>
          <w:ilvl w:val="2"/>
          <w:numId w:val="93"/>
        </w:numPr>
        <w:spacing w:after="0" w:line="276" w:lineRule="auto"/>
        <w:jc w:val="both"/>
        <w:rPr>
          <w:rFonts w:cstheme="minorHAnsi"/>
          <w:b/>
          <w:bCs/>
          <w:sz w:val="24"/>
          <w:szCs w:val="24"/>
          <w:lang w:val="en-US"/>
        </w:rPr>
      </w:pPr>
      <w:r w:rsidRPr="0077547A">
        <w:rPr>
          <w:rFonts w:cstheme="minorHAnsi"/>
          <w:b/>
          <w:bCs/>
          <w:sz w:val="24"/>
          <w:szCs w:val="24"/>
          <w:lang w:val="en-US"/>
        </w:rPr>
        <w:t>Data Analysis and Identification of Inefficiencies</w:t>
      </w:r>
    </w:p>
    <w:p w14:paraId="4E15FBEF" w14:textId="27F04DFA" w:rsidR="0079438B" w:rsidRPr="0077547A" w:rsidRDefault="0079438B" w:rsidP="00ED1847">
      <w:pPr>
        <w:numPr>
          <w:ilvl w:val="0"/>
          <w:numId w:val="92"/>
        </w:numPr>
        <w:spacing w:after="0" w:line="276" w:lineRule="auto"/>
        <w:jc w:val="both"/>
        <w:rPr>
          <w:rFonts w:cstheme="minorHAnsi"/>
          <w:sz w:val="24"/>
          <w:szCs w:val="24"/>
          <w:lang w:val="en-US"/>
        </w:rPr>
      </w:pPr>
      <w:r w:rsidRPr="0077547A">
        <w:rPr>
          <w:rFonts w:cstheme="minorHAnsi"/>
          <w:sz w:val="24"/>
          <w:szCs w:val="24"/>
          <w:lang w:val="en-US"/>
        </w:rPr>
        <w:t>Compare collected data against industry benchmarks, historical trends</w:t>
      </w:r>
      <w:r w:rsidR="00ED6137"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regulatory limits.</w:t>
      </w:r>
    </w:p>
    <w:p w14:paraId="046497A4" w14:textId="565A4098" w:rsidR="0079438B" w:rsidRPr="0077547A" w:rsidRDefault="0079438B" w:rsidP="00ED1847">
      <w:pPr>
        <w:numPr>
          <w:ilvl w:val="0"/>
          <w:numId w:val="92"/>
        </w:numPr>
        <w:spacing w:after="0" w:line="276" w:lineRule="auto"/>
        <w:jc w:val="both"/>
        <w:rPr>
          <w:rFonts w:cstheme="minorBidi"/>
          <w:sz w:val="24"/>
          <w:szCs w:val="24"/>
          <w:lang w:val="en-US"/>
        </w:rPr>
      </w:pPr>
      <w:r w:rsidRPr="0077547A">
        <w:rPr>
          <w:rFonts w:cstheme="minorBidi"/>
          <w:sz w:val="24"/>
          <w:szCs w:val="24"/>
          <w:lang w:val="en-US"/>
        </w:rPr>
        <w:t>Evaluate the potential for integrating advanced water-saving measures, such as closed-loop systems and water-efficient fixtures.</w:t>
      </w:r>
    </w:p>
    <w:p w14:paraId="10A33FD6" w14:textId="5091EB58" w:rsidR="26E94102" w:rsidRPr="0077547A" w:rsidRDefault="3AEDC7D9" w:rsidP="26E94102">
      <w:pPr>
        <w:numPr>
          <w:ilvl w:val="0"/>
          <w:numId w:val="92"/>
        </w:numPr>
        <w:spacing w:after="100" w:afterAutospacing="1" w:line="276" w:lineRule="auto"/>
        <w:ind w:left="714" w:hanging="357"/>
        <w:jc w:val="both"/>
        <w:rPr>
          <w:rFonts w:cstheme="minorBidi"/>
          <w:sz w:val="24"/>
          <w:szCs w:val="24"/>
          <w:lang w:val="en-US"/>
        </w:rPr>
      </w:pPr>
      <w:r w:rsidRPr="0077547A">
        <w:rPr>
          <w:rFonts w:cstheme="minorBidi"/>
          <w:sz w:val="24"/>
          <w:szCs w:val="24"/>
          <w:lang w:val="en-US"/>
        </w:rPr>
        <w:t>Identify areas where wastewater treatment can be improved to enhance reuse.</w:t>
      </w:r>
    </w:p>
    <w:p w14:paraId="5DC799B5" w14:textId="77777777" w:rsidR="0079438B" w:rsidRPr="0077547A" w:rsidRDefault="0079438B" w:rsidP="0079438B">
      <w:pPr>
        <w:spacing w:after="120" w:line="276" w:lineRule="auto"/>
        <w:rPr>
          <w:rFonts w:eastAsia="Calibri" w:cstheme="minorHAnsi"/>
          <w:b/>
          <w:bCs/>
          <w:sz w:val="24"/>
          <w:szCs w:val="24"/>
          <w:u w:val="single"/>
        </w:rPr>
      </w:pPr>
      <w:r w:rsidRPr="0077547A">
        <w:rPr>
          <w:rFonts w:eastAsia="Calibri" w:cstheme="minorHAnsi"/>
          <w:b/>
          <w:bCs/>
          <w:sz w:val="24"/>
          <w:szCs w:val="24"/>
          <w:u w:val="single"/>
        </w:rPr>
        <w:t>Roles and Responsibilities</w:t>
      </w:r>
    </w:p>
    <w:p w14:paraId="4D609D94" w14:textId="48EC2D69" w:rsidR="0079438B" w:rsidRPr="0077547A" w:rsidRDefault="00515CCA" w:rsidP="00ED1847">
      <w:pPr>
        <w:numPr>
          <w:ilvl w:val="0"/>
          <w:numId w:val="90"/>
        </w:numPr>
        <w:spacing w:after="0" w:line="276" w:lineRule="auto"/>
        <w:jc w:val="both"/>
        <w:rPr>
          <w:rFonts w:cstheme="minorBidi"/>
          <w:b/>
          <w:bCs/>
          <w:color w:val="000000"/>
          <w:sz w:val="24"/>
          <w:szCs w:val="24"/>
          <w:lang w:val="en-US"/>
        </w:rPr>
      </w:pPr>
      <w:r w:rsidRPr="0077547A">
        <w:rPr>
          <w:rFonts w:cstheme="minorBidi"/>
          <w:b/>
          <w:bCs/>
          <w:color w:val="000000" w:themeColor="text1"/>
          <w:sz w:val="24"/>
          <w:szCs w:val="24"/>
          <w:lang w:val="en-US"/>
        </w:rPr>
        <w:t xml:space="preserve">EHS </w:t>
      </w:r>
      <w:r w:rsidR="0079438B" w:rsidRPr="0077547A">
        <w:rPr>
          <w:rFonts w:cstheme="minorBidi"/>
          <w:b/>
          <w:bCs/>
          <w:color w:val="000000" w:themeColor="text1"/>
          <w:sz w:val="24"/>
          <w:szCs w:val="24"/>
          <w:lang w:val="en-US"/>
        </w:rPr>
        <w:t xml:space="preserve">Manager: </w:t>
      </w:r>
      <w:r w:rsidR="0079438B" w:rsidRPr="0077547A">
        <w:rPr>
          <w:rFonts w:cstheme="minorBidi"/>
          <w:color w:val="000000" w:themeColor="text1"/>
          <w:sz w:val="24"/>
          <w:szCs w:val="24"/>
          <w:lang w:val="en-US"/>
        </w:rPr>
        <w:t>Ensures overall SOP implementation, regulatory compliance</w:t>
      </w:r>
      <w:r w:rsidR="00ED6137" w:rsidRPr="0077547A">
        <w:rPr>
          <w:rFonts w:cstheme="minorBidi"/>
          <w:color w:val="000000" w:themeColor="text1"/>
          <w:sz w:val="24"/>
          <w:szCs w:val="24"/>
          <w:lang w:val="en-US"/>
        </w:rPr>
        <w:t xml:space="preserve"> </w:t>
      </w:r>
      <w:r w:rsidR="006935F7" w:rsidRPr="0077547A">
        <w:rPr>
          <w:rFonts w:cstheme="minorBidi"/>
          <w:color w:val="000000" w:themeColor="text1"/>
          <w:sz w:val="24"/>
          <w:szCs w:val="24"/>
          <w:lang w:val="en-US"/>
        </w:rPr>
        <w:t>and</w:t>
      </w:r>
      <w:r w:rsidR="0079438B" w:rsidRPr="0077547A">
        <w:rPr>
          <w:rFonts w:cstheme="minorBidi"/>
          <w:color w:val="000000" w:themeColor="text1"/>
          <w:sz w:val="24"/>
          <w:szCs w:val="24"/>
          <w:lang w:val="en-US"/>
        </w:rPr>
        <w:t xml:space="preserve"> performance reporting</w:t>
      </w:r>
      <w:r w:rsidR="0079438B" w:rsidRPr="0077547A">
        <w:rPr>
          <w:rFonts w:cstheme="minorBidi"/>
          <w:b/>
          <w:bCs/>
          <w:color w:val="000000" w:themeColor="text1"/>
          <w:sz w:val="24"/>
          <w:szCs w:val="24"/>
          <w:lang w:val="en-US"/>
        </w:rPr>
        <w:t>.</w:t>
      </w:r>
    </w:p>
    <w:p w14:paraId="0E8A1507" w14:textId="77777777" w:rsidR="0079438B" w:rsidRPr="0077547A" w:rsidRDefault="0079438B" w:rsidP="00ED1847">
      <w:pPr>
        <w:numPr>
          <w:ilvl w:val="0"/>
          <w:numId w:val="90"/>
        </w:numPr>
        <w:spacing w:after="0" w:line="276" w:lineRule="auto"/>
        <w:jc w:val="both"/>
        <w:rPr>
          <w:rFonts w:cstheme="minorHAnsi"/>
          <w:b/>
          <w:bCs/>
          <w:color w:val="000000"/>
          <w:sz w:val="24"/>
          <w:szCs w:val="24"/>
          <w:lang w:val="en-US"/>
        </w:rPr>
      </w:pPr>
      <w:r w:rsidRPr="0077547A">
        <w:rPr>
          <w:rFonts w:cstheme="minorHAnsi"/>
          <w:b/>
          <w:bCs/>
          <w:color w:val="000000"/>
          <w:sz w:val="24"/>
          <w:szCs w:val="24"/>
          <w:lang w:val="en-US"/>
        </w:rPr>
        <w:t xml:space="preserve">Maintenance Team: </w:t>
      </w:r>
      <w:r w:rsidRPr="0077547A">
        <w:rPr>
          <w:rFonts w:cstheme="minorHAnsi"/>
          <w:color w:val="000000"/>
          <w:sz w:val="24"/>
          <w:szCs w:val="24"/>
          <w:lang w:val="en-US"/>
        </w:rPr>
        <w:t>Maintains equipment and pipeline integrity to minimize water loss and prevent leakages.</w:t>
      </w:r>
    </w:p>
    <w:p w14:paraId="62557459" w14:textId="439C0ABC" w:rsidR="0079438B" w:rsidRPr="0077547A" w:rsidRDefault="00515CCA" w:rsidP="00ED1847">
      <w:pPr>
        <w:numPr>
          <w:ilvl w:val="0"/>
          <w:numId w:val="90"/>
        </w:numPr>
        <w:spacing w:after="0" w:line="276" w:lineRule="auto"/>
        <w:jc w:val="both"/>
        <w:rPr>
          <w:rFonts w:cstheme="minorBidi"/>
          <w:b/>
          <w:bCs/>
          <w:color w:val="000000"/>
          <w:sz w:val="24"/>
          <w:szCs w:val="24"/>
          <w:lang w:val="en-US"/>
        </w:rPr>
      </w:pPr>
      <w:r w:rsidRPr="0077547A">
        <w:rPr>
          <w:rFonts w:cstheme="minorBidi"/>
          <w:b/>
          <w:bCs/>
          <w:color w:val="000000" w:themeColor="text1"/>
          <w:sz w:val="24"/>
          <w:szCs w:val="24"/>
          <w:lang w:val="en-US"/>
        </w:rPr>
        <w:t xml:space="preserve">Production </w:t>
      </w:r>
      <w:r w:rsidR="0079438B" w:rsidRPr="0077547A">
        <w:rPr>
          <w:rFonts w:cstheme="minorBidi"/>
          <w:b/>
          <w:bCs/>
          <w:color w:val="000000" w:themeColor="text1"/>
          <w:sz w:val="24"/>
          <w:szCs w:val="24"/>
          <w:lang w:val="en-US"/>
        </w:rPr>
        <w:t xml:space="preserve">Team: </w:t>
      </w:r>
      <w:r w:rsidR="0079438B" w:rsidRPr="0077547A">
        <w:rPr>
          <w:rFonts w:cstheme="minorBidi"/>
          <w:color w:val="000000" w:themeColor="text1"/>
          <w:sz w:val="24"/>
          <w:szCs w:val="24"/>
          <w:lang w:val="en-US"/>
        </w:rPr>
        <w:t>Implements water conservation practices during routine operations and monitors consumption</w:t>
      </w:r>
      <w:r w:rsidR="0079438B" w:rsidRPr="0077547A">
        <w:rPr>
          <w:rFonts w:cstheme="minorBidi"/>
          <w:b/>
          <w:bCs/>
          <w:color w:val="000000" w:themeColor="text1"/>
          <w:sz w:val="24"/>
          <w:szCs w:val="24"/>
          <w:lang w:val="en-US"/>
        </w:rPr>
        <w:t>.</w:t>
      </w:r>
    </w:p>
    <w:p w14:paraId="035D6D20" w14:textId="77777777" w:rsidR="0079438B" w:rsidRPr="0077547A" w:rsidRDefault="0079438B" w:rsidP="00ED1847">
      <w:pPr>
        <w:numPr>
          <w:ilvl w:val="0"/>
          <w:numId w:val="90"/>
        </w:numPr>
        <w:spacing w:after="100" w:afterAutospacing="1" w:line="276" w:lineRule="auto"/>
        <w:ind w:left="357" w:hanging="357"/>
        <w:jc w:val="both"/>
        <w:rPr>
          <w:rFonts w:cstheme="minorHAnsi"/>
          <w:bCs/>
          <w:color w:val="000000"/>
          <w:sz w:val="24"/>
          <w:szCs w:val="24"/>
          <w:lang w:val="en-US"/>
        </w:rPr>
      </w:pPr>
      <w:r w:rsidRPr="0077547A">
        <w:rPr>
          <w:rFonts w:cstheme="minorHAnsi"/>
          <w:b/>
          <w:bCs/>
          <w:color w:val="000000"/>
          <w:sz w:val="24"/>
          <w:szCs w:val="24"/>
          <w:lang w:val="en-US"/>
        </w:rPr>
        <w:t xml:space="preserve">Quality Control Team: </w:t>
      </w:r>
      <w:r w:rsidRPr="0077547A">
        <w:rPr>
          <w:rFonts w:cstheme="minorHAnsi"/>
          <w:color w:val="000000"/>
          <w:sz w:val="24"/>
          <w:szCs w:val="24"/>
          <w:lang w:val="en-US"/>
        </w:rPr>
        <w:t>Verifies that treated water meets internal reuse criteria and external discharge standards</w:t>
      </w:r>
      <w:r w:rsidRPr="0077547A">
        <w:rPr>
          <w:rFonts w:cstheme="minorHAnsi"/>
          <w:b/>
          <w:bCs/>
          <w:color w:val="000000"/>
          <w:sz w:val="24"/>
          <w:szCs w:val="24"/>
          <w:lang w:val="en-US"/>
        </w:rPr>
        <w:t>.</w:t>
      </w:r>
    </w:p>
    <w:p w14:paraId="32302298" w14:textId="18C0BA04" w:rsidR="0079438B" w:rsidRPr="0077547A" w:rsidRDefault="0079438B" w:rsidP="0079438B">
      <w:pPr>
        <w:spacing w:line="276" w:lineRule="auto"/>
        <w:jc w:val="both"/>
        <w:rPr>
          <w:rFonts w:cstheme="minorHAnsi"/>
          <w:b/>
          <w:sz w:val="24"/>
          <w:szCs w:val="24"/>
          <w:u w:val="single"/>
        </w:rPr>
      </w:pPr>
      <w:r w:rsidRPr="0077547A">
        <w:rPr>
          <w:rFonts w:cstheme="minorHAnsi"/>
          <w:b/>
          <w:sz w:val="24"/>
          <w:szCs w:val="24"/>
          <w:u w:val="single"/>
        </w:rPr>
        <w:t xml:space="preserve">Review </w:t>
      </w:r>
      <w:r w:rsidR="0091401B" w:rsidRPr="0077547A">
        <w:rPr>
          <w:rFonts w:cstheme="minorHAnsi"/>
          <w:b/>
          <w:sz w:val="24"/>
          <w:szCs w:val="24"/>
          <w:u w:val="single"/>
        </w:rPr>
        <w:t>Mechanism</w:t>
      </w:r>
    </w:p>
    <w:p w14:paraId="3F0355F5" w14:textId="2796FAD3" w:rsidR="0079438B" w:rsidRPr="0077547A" w:rsidRDefault="0079438B" w:rsidP="0091401B">
      <w:pPr>
        <w:jc w:val="both"/>
        <w:rPr>
          <w:sz w:val="24"/>
          <w:szCs w:val="24"/>
          <w:lang w:eastAsia="en-IN"/>
        </w:rPr>
      </w:pPr>
      <w:r w:rsidRPr="0077547A">
        <w:rPr>
          <w:rFonts w:cstheme="minorBidi"/>
          <w:sz w:val="24"/>
          <w:szCs w:val="24"/>
        </w:rPr>
        <w:t xml:space="preserve">The </w:t>
      </w:r>
      <w:r w:rsidR="00515CCA" w:rsidRPr="0077547A">
        <w:rPr>
          <w:rFonts w:cstheme="minorBidi"/>
          <w:sz w:val="24"/>
          <w:szCs w:val="24"/>
        </w:rPr>
        <w:t>EHS</w:t>
      </w:r>
      <w:r w:rsidRPr="0077547A">
        <w:rPr>
          <w:rFonts w:cstheme="minorBidi"/>
          <w:sz w:val="24"/>
          <w:szCs w:val="24"/>
        </w:rPr>
        <w:t xml:space="preserve"> Manager conducts annual reviews to assess the effectiveness of water optimization practices. Annual audits are performed to ensure compliance with operational goals and regulatory standards. Performance data, including water usage efficiency and recycling rates, is analysed</w:t>
      </w:r>
      <w:r w:rsidR="00ED6137"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improvements are proposed based on audit findings. Any necessary adjustments to processes, procedures, or technology are implemented to ensure continuous water resource optimization.</w:t>
      </w:r>
    </w:p>
    <w:p w14:paraId="6B6E8F3D" w14:textId="3DB9EA2F" w:rsidR="004C1BBE" w:rsidRDefault="004C1BBE" w:rsidP="26E94102">
      <w:pPr>
        <w:rPr>
          <w:lang w:eastAsia="en-IN"/>
        </w:rPr>
      </w:pPr>
    </w:p>
    <w:p w14:paraId="239A3847" w14:textId="77777777" w:rsidR="0077547A" w:rsidRDefault="0077547A" w:rsidP="26E94102">
      <w:pPr>
        <w:rPr>
          <w:lang w:eastAsia="en-IN"/>
        </w:rPr>
      </w:pPr>
    </w:p>
    <w:p w14:paraId="03D7F9FD" w14:textId="77777777" w:rsidR="0077547A" w:rsidRDefault="0077547A" w:rsidP="26E94102">
      <w:pPr>
        <w:rPr>
          <w:lang w:eastAsia="en-IN"/>
        </w:rPr>
      </w:pPr>
    </w:p>
    <w:p w14:paraId="525E32E9" w14:textId="5B29AD52" w:rsidR="00B30091" w:rsidRPr="00B30091" w:rsidRDefault="014B1B93" w:rsidP="00B30091">
      <w:pPr>
        <w:pStyle w:val="Heading2"/>
        <w:rPr>
          <w:u w:val="none"/>
        </w:rPr>
      </w:pPr>
      <w:bookmarkStart w:id="4" w:name="_Toc233029847"/>
      <w:r>
        <w:rPr>
          <w:u w:val="none"/>
        </w:rPr>
        <w:lastRenderedPageBreak/>
        <w:t>3. Air pollution Management</w:t>
      </w:r>
      <w:bookmarkEnd w:id="4"/>
    </w:p>
    <w:p w14:paraId="710AEF7F" w14:textId="77777777" w:rsidR="0062089E" w:rsidRPr="0077547A" w:rsidRDefault="4780D335" w:rsidP="0062089E">
      <w:pPr>
        <w:rPr>
          <w:b/>
          <w:bCs/>
          <w:sz w:val="24"/>
          <w:szCs w:val="24"/>
        </w:rPr>
      </w:pPr>
      <w:r w:rsidRPr="0077547A">
        <w:rPr>
          <w:b/>
          <w:bCs/>
          <w:sz w:val="24"/>
          <w:szCs w:val="24"/>
        </w:rPr>
        <w:t>Overview</w:t>
      </w:r>
    </w:p>
    <w:p w14:paraId="38D1E3B4" w14:textId="233F9776" w:rsidR="0062089E" w:rsidRPr="0077547A" w:rsidRDefault="13638F14" w:rsidP="0091401B">
      <w:pPr>
        <w:jc w:val="both"/>
        <w:rPr>
          <w:sz w:val="24"/>
          <w:szCs w:val="24"/>
        </w:rPr>
      </w:pPr>
      <w:r w:rsidRPr="0077547A">
        <w:rPr>
          <w:rFonts w:ascii="Calibri" w:eastAsia="Calibri" w:hAnsi="Calibri" w:cs="Calibri"/>
          <w:sz w:val="24"/>
          <w:szCs w:val="24"/>
        </w:rPr>
        <w:t xml:space="preserve">The Air </w:t>
      </w:r>
      <w:r w:rsidR="6DAEFD20" w:rsidRPr="0077547A">
        <w:rPr>
          <w:rFonts w:ascii="Calibri" w:eastAsia="Calibri" w:hAnsi="Calibri" w:cs="Calibri"/>
          <w:sz w:val="24"/>
          <w:szCs w:val="24"/>
        </w:rPr>
        <w:t xml:space="preserve">Pollution </w:t>
      </w:r>
      <w:r w:rsidRPr="0077547A">
        <w:rPr>
          <w:rFonts w:ascii="Calibri" w:eastAsia="Calibri" w:hAnsi="Calibri" w:cs="Calibri"/>
          <w:sz w:val="24"/>
          <w:szCs w:val="24"/>
        </w:rPr>
        <w:t>Management Standard Operating Practices (SOP) at Naxpar Pharma Pvt. Ltd. outline the practices implemented to prevent, monitor</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manage air emissions arising from manufacturing and utility operations. As the Company manufactures liquid formulations, the potential for particulate matter generation is inherently limited. Air emission management therefore focuses on maintaining efficient operations, preventing unnecessary emissions</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ensuring compliance with applicable environmental requirements.</w:t>
      </w:r>
    </w:p>
    <w:p w14:paraId="4B92BFFD" w14:textId="59A2468F" w:rsidR="0062089E" w:rsidRPr="0077547A" w:rsidRDefault="13638F14" w:rsidP="0091401B">
      <w:pPr>
        <w:jc w:val="both"/>
        <w:rPr>
          <w:sz w:val="24"/>
          <w:szCs w:val="24"/>
        </w:rPr>
      </w:pPr>
      <w:r w:rsidRPr="0077547A">
        <w:rPr>
          <w:rFonts w:ascii="Calibri" w:eastAsia="Calibri" w:hAnsi="Calibri" w:cs="Calibri"/>
          <w:sz w:val="24"/>
          <w:szCs w:val="24"/>
        </w:rPr>
        <w:t>The SOP includes measures such as controlled manufacturing practices, preventive maintenance of utility equipment, periodic ambient air quality and stack emission monitoring</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regular review of environmental performance. These practices help ensure that emissions remain within prescribed regulatory limits and support the Company's commitment to responsible environmental management.</w:t>
      </w:r>
    </w:p>
    <w:p w14:paraId="57DC39A1" w14:textId="77777777" w:rsidR="0062089E" w:rsidRPr="0077547A" w:rsidRDefault="4780D335" w:rsidP="0062089E">
      <w:pPr>
        <w:rPr>
          <w:b/>
          <w:bCs/>
          <w:sz w:val="24"/>
          <w:szCs w:val="24"/>
        </w:rPr>
      </w:pPr>
      <w:r w:rsidRPr="0077547A">
        <w:rPr>
          <w:b/>
          <w:bCs/>
          <w:sz w:val="24"/>
          <w:szCs w:val="24"/>
        </w:rPr>
        <w:t>Purpose</w:t>
      </w:r>
    </w:p>
    <w:p w14:paraId="369BC4D5" w14:textId="75FD8F84" w:rsidR="0062089E" w:rsidRPr="0077547A" w:rsidRDefault="2AA82A05" w:rsidP="26E94102">
      <w:pPr>
        <w:jc w:val="both"/>
        <w:rPr>
          <w:sz w:val="24"/>
          <w:szCs w:val="24"/>
        </w:rPr>
      </w:pPr>
      <w:r w:rsidRPr="0077547A">
        <w:rPr>
          <w:rFonts w:ascii="Calibri" w:eastAsia="Calibri" w:hAnsi="Calibri" w:cs="Calibri"/>
          <w:sz w:val="24"/>
          <w:szCs w:val="24"/>
        </w:rPr>
        <w:t>To establish standardized practices for the prevention, monitoring</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management of air emissions arising from manufacturing and utility operations, ensuring compliance with applicable environmental regulations, minimizing environmental impact</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promoting continual improvement in environmental performance.</w:t>
      </w:r>
    </w:p>
    <w:p w14:paraId="10DAF613" w14:textId="77777777" w:rsidR="0062089E" w:rsidRPr="0077547A" w:rsidRDefault="0062089E" w:rsidP="0062089E">
      <w:pPr>
        <w:rPr>
          <w:b/>
          <w:bCs/>
          <w:sz w:val="24"/>
          <w:szCs w:val="24"/>
        </w:rPr>
      </w:pPr>
      <w:r w:rsidRPr="0077547A">
        <w:rPr>
          <w:b/>
          <w:bCs/>
          <w:sz w:val="24"/>
          <w:szCs w:val="24"/>
        </w:rPr>
        <w:t>Scope</w:t>
      </w:r>
    </w:p>
    <w:p w14:paraId="3B1EF073" w14:textId="57BE52A9" w:rsidR="0062089E" w:rsidRPr="0077547A" w:rsidRDefault="0062089E" w:rsidP="0062089E">
      <w:pPr>
        <w:jc w:val="both"/>
        <w:rPr>
          <w:sz w:val="24"/>
          <w:szCs w:val="24"/>
        </w:rPr>
      </w:pPr>
      <w:r w:rsidRPr="0077547A">
        <w:rPr>
          <w:sz w:val="24"/>
          <w:szCs w:val="24"/>
        </w:rPr>
        <w:t>These practices apply to all operations and utility systems at Naxpar Pharma Pvt. Ltd. that generate air emissions, noise, or odour, ensuring consistent control and compliance across the facility.</w:t>
      </w:r>
    </w:p>
    <w:p w14:paraId="2CFB3270" w14:textId="77777777" w:rsidR="0062089E" w:rsidRPr="0077547A" w:rsidRDefault="0062089E" w:rsidP="0062089E">
      <w:pPr>
        <w:jc w:val="both"/>
        <w:rPr>
          <w:b/>
          <w:bCs/>
          <w:sz w:val="24"/>
          <w:szCs w:val="24"/>
        </w:rPr>
      </w:pPr>
      <w:r w:rsidRPr="0077547A">
        <w:rPr>
          <w:b/>
          <w:bCs/>
          <w:sz w:val="24"/>
          <w:szCs w:val="24"/>
        </w:rPr>
        <w:t>Procedure</w:t>
      </w:r>
    </w:p>
    <w:p w14:paraId="61F90CC3" w14:textId="77777777" w:rsidR="0091401B" w:rsidRPr="0077547A" w:rsidRDefault="7D3834AA" w:rsidP="26E94102">
      <w:pPr>
        <w:pStyle w:val="ListParagraph"/>
        <w:numPr>
          <w:ilvl w:val="0"/>
          <w:numId w:val="116"/>
        </w:numPr>
        <w:spacing w:after="0" w:line="276" w:lineRule="auto"/>
        <w:rPr>
          <w:rFonts w:cstheme="minorBidi"/>
          <w:b/>
          <w:bCs/>
          <w:sz w:val="24"/>
          <w:szCs w:val="24"/>
          <w:lang w:val="en-US"/>
        </w:rPr>
      </w:pPr>
      <w:r w:rsidRPr="0077547A">
        <w:rPr>
          <w:rFonts w:cstheme="minorBidi"/>
          <w:b/>
          <w:bCs/>
          <w:sz w:val="24"/>
          <w:szCs w:val="24"/>
          <w:lang w:val="en-US"/>
        </w:rPr>
        <w:t>Emissions Reduction and Monitoring</w:t>
      </w:r>
    </w:p>
    <w:p w14:paraId="56C2C959" w14:textId="562578F1" w:rsidR="26E94102" w:rsidRPr="0077547A" w:rsidRDefault="014B1B93" w:rsidP="014B1B93">
      <w:pPr>
        <w:pStyle w:val="NormalWeb"/>
        <w:spacing w:after="0" w:afterAutospacing="0"/>
        <w:jc w:val="both"/>
        <w:rPr>
          <w:rFonts w:asciiTheme="minorHAnsi" w:eastAsiaTheme="minorEastAsia" w:hAnsiTheme="minorHAnsi" w:cstheme="minorBidi"/>
        </w:rPr>
      </w:pPr>
      <w:r w:rsidRPr="0077547A">
        <w:rPr>
          <w:rFonts w:asciiTheme="minorHAnsi" w:eastAsiaTheme="minorEastAsia" w:hAnsiTheme="minorHAnsi" w:cstheme="minorBidi"/>
          <w:b/>
          <w:bCs/>
        </w:rPr>
        <w:t>1.1 Particulate Emission Prevention and Control:</w:t>
      </w:r>
    </w:p>
    <w:p w14:paraId="008AD40E" w14:textId="2DBF7643" w:rsidR="36A7D090" w:rsidRPr="0077547A" w:rsidRDefault="36A7D090" w:rsidP="26E94102">
      <w:pPr>
        <w:jc w:val="both"/>
        <w:rPr>
          <w:sz w:val="24"/>
          <w:szCs w:val="24"/>
        </w:rPr>
      </w:pPr>
      <w:r w:rsidRPr="0077547A">
        <w:rPr>
          <w:sz w:val="24"/>
          <w:szCs w:val="24"/>
        </w:rPr>
        <w:t xml:space="preserve">We at </w:t>
      </w:r>
      <w:r w:rsidR="295A9AA7" w:rsidRPr="0077547A">
        <w:rPr>
          <w:sz w:val="24"/>
          <w:szCs w:val="24"/>
        </w:rPr>
        <w:t>Naxpar Pharma Pvt. Ltd. manufacture liquid formulations and does not undertake tablet manufacturing or other powder-intensive operations that typically generate significant particulate matter emissions. As a result, the risk of particulate matter generation is minimized at the source through the nature of the manufacturing process.</w:t>
      </w:r>
    </w:p>
    <w:p w14:paraId="51D1389D" w14:textId="1B77B743" w:rsidR="295A9AA7" w:rsidRPr="0077547A" w:rsidRDefault="295A9AA7" w:rsidP="26E94102">
      <w:pPr>
        <w:jc w:val="both"/>
        <w:rPr>
          <w:sz w:val="24"/>
          <w:szCs w:val="24"/>
        </w:rPr>
      </w:pPr>
      <w:r w:rsidRPr="0077547A">
        <w:rPr>
          <w:sz w:val="24"/>
          <w:szCs w:val="24"/>
        </w:rPr>
        <w:t>To further mitigate particulate matter emissions, manufacturing activities are conducted in controlled process areas and in accordance with established operating procedures. Raw materials are handled carefully to prevent unnecessary releases</w:t>
      </w:r>
      <w:r w:rsidR="00ED6137" w:rsidRPr="0077547A">
        <w:rPr>
          <w:sz w:val="24"/>
          <w:szCs w:val="24"/>
        </w:rPr>
        <w:t xml:space="preserve"> </w:t>
      </w:r>
      <w:r w:rsidR="006935F7" w:rsidRPr="0077547A">
        <w:rPr>
          <w:sz w:val="24"/>
          <w:szCs w:val="24"/>
        </w:rPr>
        <w:t>and</w:t>
      </w:r>
      <w:r w:rsidRPr="0077547A">
        <w:rPr>
          <w:sz w:val="24"/>
          <w:szCs w:val="24"/>
        </w:rPr>
        <w:t xml:space="preserve"> routine housekeeping practices are implemented to maintain clean operational areas and prevent the accumulation of particulate matter.</w:t>
      </w:r>
    </w:p>
    <w:p w14:paraId="17971FD7" w14:textId="0E9CDF73" w:rsidR="295A9AA7" w:rsidRPr="0077547A" w:rsidRDefault="295A9AA7" w:rsidP="26E94102">
      <w:pPr>
        <w:jc w:val="both"/>
        <w:rPr>
          <w:sz w:val="24"/>
          <w:szCs w:val="24"/>
        </w:rPr>
      </w:pPr>
      <w:r w:rsidRPr="0077547A">
        <w:rPr>
          <w:sz w:val="24"/>
          <w:szCs w:val="24"/>
        </w:rPr>
        <w:t xml:space="preserve">Equipment and utility systems are regularly inspected and maintained to ensure efficient operation and to minimize the potential for unintended emissions. In addition, periodic </w:t>
      </w:r>
      <w:r w:rsidRPr="0077547A">
        <w:rPr>
          <w:sz w:val="24"/>
          <w:szCs w:val="24"/>
        </w:rPr>
        <w:lastRenderedPageBreak/>
        <w:t>ambient air quality monitoring is conducted through approved laboratories to assess air quality parameters and verify compliance with applicable environmental regulations and statutory requirements.</w:t>
      </w:r>
    </w:p>
    <w:p w14:paraId="2AC7E6F7" w14:textId="5ABE4600" w:rsidR="295A9AA7" w:rsidRPr="0077547A" w:rsidRDefault="295A9AA7" w:rsidP="26E94102">
      <w:pPr>
        <w:jc w:val="both"/>
        <w:rPr>
          <w:sz w:val="24"/>
          <w:szCs w:val="24"/>
        </w:rPr>
      </w:pPr>
      <w:r w:rsidRPr="0077547A">
        <w:rPr>
          <w:sz w:val="24"/>
          <w:szCs w:val="24"/>
        </w:rPr>
        <w:t>Through the use of liquid-based manufacturing processes, preventive maintenance practices, controlled operations</w:t>
      </w:r>
      <w:r w:rsidR="00ED6137" w:rsidRPr="0077547A">
        <w:rPr>
          <w:sz w:val="24"/>
          <w:szCs w:val="24"/>
        </w:rPr>
        <w:t xml:space="preserve"> </w:t>
      </w:r>
      <w:r w:rsidR="006935F7" w:rsidRPr="0077547A">
        <w:rPr>
          <w:sz w:val="24"/>
          <w:szCs w:val="24"/>
        </w:rPr>
        <w:t>and</w:t>
      </w:r>
      <w:r w:rsidRPr="0077547A">
        <w:rPr>
          <w:sz w:val="24"/>
          <w:szCs w:val="24"/>
        </w:rPr>
        <w:t xml:space="preserve"> regular air quality monitoring, the Company effectively minimizes particulate matter emissions and maintains ambient air quality within prescribed regulatory limits.</w:t>
      </w:r>
    </w:p>
    <w:p w14:paraId="1578EF30" w14:textId="1B3AF305" w:rsidR="0091401B" w:rsidRPr="0077547A" w:rsidRDefault="014B1B93" w:rsidP="014B1B93">
      <w:pPr>
        <w:pStyle w:val="NormalWeb"/>
        <w:spacing w:after="0" w:afterAutospacing="0" w:line="276" w:lineRule="auto"/>
        <w:jc w:val="both"/>
        <w:rPr>
          <w:rStyle w:val="Strong"/>
          <w:rFonts w:asciiTheme="minorHAnsi" w:hAnsiTheme="minorHAnsi" w:cstheme="minorBidi"/>
          <w:lang w:val="en-US"/>
        </w:rPr>
      </w:pPr>
      <w:r w:rsidRPr="0077547A">
        <w:rPr>
          <w:rStyle w:val="Strong"/>
          <w:rFonts w:asciiTheme="minorHAnsi" w:hAnsiTheme="minorHAnsi" w:cstheme="minorBidi"/>
        </w:rPr>
        <w:t xml:space="preserve">1.2 </w:t>
      </w:r>
      <w:proofErr w:type="spellStart"/>
      <w:r w:rsidRPr="0077547A">
        <w:rPr>
          <w:rStyle w:val="Strong"/>
          <w:rFonts w:asciiTheme="minorHAnsi" w:hAnsiTheme="minorHAnsi" w:cstheme="minorBidi"/>
        </w:rPr>
        <w:t>SOx</w:t>
      </w:r>
      <w:proofErr w:type="spellEnd"/>
      <w:r w:rsidRPr="0077547A">
        <w:rPr>
          <w:rStyle w:val="Strong"/>
          <w:rFonts w:asciiTheme="minorHAnsi" w:hAnsiTheme="minorHAnsi" w:cstheme="minorBidi"/>
        </w:rPr>
        <w:t>, NOx &amp; VOC Emission Control:</w:t>
      </w:r>
    </w:p>
    <w:p w14:paraId="201156CB" w14:textId="509064D6" w:rsidR="0091401B" w:rsidRPr="0077547A" w:rsidRDefault="5EB13E14" w:rsidP="26E94102">
      <w:pPr>
        <w:spacing w:before="100" w:beforeAutospacing="1" w:after="0" w:line="276" w:lineRule="auto"/>
        <w:jc w:val="both"/>
        <w:rPr>
          <w:sz w:val="24"/>
          <w:szCs w:val="24"/>
        </w:rPr>
      </w:pPr>
      <w:r w:rsidRPr="0077547A">
        <w:rPr>
          <w:rFonts w:ascii="Calibri" w:eastAsia="Calibri" w:hAnsi="Calibri" w:cs="Calibri"/>
          <w:sz w:val="24"/>
          <w:szCs w:val="24"/>
        </w:rPr>
        <w:t>Naxpar Pharma Pvt. Ltd. has undertaken a fuel transition initiative by replacing its High-Speed Diesel (HSD)-fired boiler with an LPG-fired boiler for utility operations. This transition was implemented to reduce air emissions associated with fuel combustion, as LPG is a cleaner-burning fuel with significantly lower sulphur content and improved combustion efficiency compared to HSD. As a result, the potential generation of sulphur oxides (SO₂), particulate matter</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other combustion-related pollutants has been substantially reduced.</w:t>
      </w:r>
    </w:p>
    <w:p w14:paraId="1649C9CF" w14:textId="67B0D945" w:rsidR="0091401B" w:rsidRPr="0077547A" w:rsidRDefault="5EB13E14" w:rsidP="26E94102">
      <w:pPr>
        <w:spacing w:before="100" w:beforeAutospacing="1" w:after="0" w:line="276" w:lineRule="auto"/>
        <w:jc w:val="both"/>
        <w:rPr>
          <w:sz w:val="24"/>
          <w:szCs w:val="24"/>
        </w:rPr>
      </w:pPr>
      <w:r w:rsidRPr="0077547A">
        <w:rPr>
          <w:rFonts w:ascii="Calibri" w:eastAsia="Calibri" w:hAnsi="Calibri" w:cs="Calibri"/>
          <w:sz w:val="24"/>
          <w:szCs w:val="24"/>
        </w:rPr>
        <w:t>To further minimize emissions, the Company operates the boiler under controlled conditions and implements a preventive maintenance program covering burners, fuel supply systems</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associated equipment. Regular inspection, tuning</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maintenance activities are carried out to ensure efficient combustion, optimize fuel utilization</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reduce the formation of nitrogen oxides (NOx).</w:t>
      </w:r>
    </w:p>
    <w:p w14:paraId="7ADDCBE8" w14:textId="45697FD7" w:rsidR="0091401B" w:rsidRPr="0077547A" w:rsidRDefault="5EB13E14" w:rsidP="26E94102">
      <w:pPr>
        <w:spacing w:before="100" w:beforeAutospacing="1" w:after="0" w:line="276" w:lineRule="auto"/>
        <w:jc w:val="both"/>
        <w:rPr>
          <w:sz w:val="24"/>
          <w:szCs w:val="24"/>
        </w:rPr>
      </w:pPr>
      <w:r w:rsidRPr="0077547A">
        <w:rPr>
          <w:rFonts w:ascii="Calibri" w:eastAsia="Calibri" w:hAnsi="Calibri" w:cs="Calibri"/>
          <w:sz w:val="24"/>
          <w:szCs w:val="24"/>
        </w:rPr>
        <w:t>Volatile Organic Compound (VOC) emissions are controlled through responsible chemical and solvent management practices. Raw materials and solvents are stored in designated containers and handled in accordance with established operating procedures to minimize evaporation losses, leaks</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unintended releases. Material handling activities are conducted in controlled process areas</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good housekeeping practices are maintained throughout the facility to prevent fugitive VOC emissions.</w:t>
      </w:r>
    </w:p>
    <w:p w14:paraId="1F5959CD" w14:textId="4B3BFDF3" w:rsidR="0091401B" w:rsidRPr="0077547A" w:rsidRDefault="5EB13E14" w:rsidP="26E94102">
      <w:pPr>
        <w:spacing w:before="100" w:beforeAutospacing="1" w:after="0" w:line="276" w:lineRule="auto"/>
        <w:jc w:val="both"/>
        <w:rPr>
          <w:sz w:val="24"/>
          <w:szCs w:val="24"/>
        </w:rPr>
      </w:pPr>
      <w:r w:rsidRPr="0077547A">
        <w:rPr>
          <w:rFonts w:ascii="Calibri" w:eastAsia="Calibri" w:hAnsi="Calibri" w:cs="Calibri"/>
          <w:sz w:val="24"/>
          <w:szCs w:val="24"/>
        </w:rPr>
        <w:t>To verify the effectiveness of these controls, Naxpar Pharma Pvt. Ltd. conducts periodic stack emission monitoring and ambient air quality monitoring through approved external laboratories. Monitoring results are reviewed against applicable regulatory requirements to confirm compliance and evaluate environmental performance. Any observations identified through monitoring activities are assessed and addressed through corrective and preventive actions, where necessary.</w:t>
      </w:r>
    </w:p>
    <w:p w14:paraId="41AC7B8E" w14:textId="4F23D448" w:rsidR="0091401B" w:rsidRPr="0077547A" w:rsidRDefault="5EB13E14" w:rsidP="26E94102">
      <w:pPr>
        <w:spacing w:before="100" w:beforeAutospacing="1" w:after="0" w:line="276" w:lineRule="auto"/>
        <w:jc w:val="both"/>
        <w:rPr>
          <w:rFonts w:cstheme="minorBidi"/>
          <w:sz w:val="24"/>
          <w:szCs w:val="24"/>
          <w:lang w:val="en-US"/>
        </w:rPr>
      </w:pPr>
      <w:r w:rsidRPr="0077547A">
        <w:rPr>
          <w:rFonts w:ascii="Calibri" w:eastAsia="Calibri" w:hAnsi="Calibri" w:cs="Calibri"/>
          <w:sz w:val="24"/>
          <w:szCs w:val="24"/>
        </w:rPr>
        <w:t>Through the adoption of cleaner fuel technology, controlled operational practices, preventive maintenance, responsible chemical management</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periodic environmental monitoring, Naxpar Pharma Pvt. Ltd. continuously works to minimize VOC, SO₂</w:t>
      </w:r>
      <w:r w:rsidR="00ED6137"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NOx emissions and reduce the environmental impact of its operations</w:t>
      </w:r>
    </w:p>
    <w:p w14:paraId="3ED465BC" w14:textId="16343AFE" w:rsidR="0091401B" w:rsidRPr="0077547A" w:rsidRDefault="7D3834AA" w:rsidP="26E94102">
      <w:pPr>
        <w:pStyle w:val="ListParagraph"/>
        <w:numPr>
          <w:ilvl w:val="0"/>
          <w:numId w:val="116"/>
        </w:numPr>
        <w:spacing w:before="100" w:beforeAutospacing="1" w:after="0" w:line="276" w:lineRule="auto"/>
        <w:jc w:val="both"/>
        <w:rPr>
          <w:rFonts w:cstheme="minorBidi"/>
          <w:sz w:val="24"/>
          <w:szCs w:val="24"/>
          <w:lang w:val="en-US"/>
        </w:rPr>
      </w:pPr>
      <w:r w:rsidRPr="0077547A">
        <w:rPr>
          <w:rFonts w:cstheme="minorBidi"/>
          <w:b/>
          <w:bCs/>
          <w:sz w:val="24"/>
          <w:szCs w:val="24"/>
          <w:lang w:val="en-US"/>
        </w:rPr>
        <w:lastRenderedPageBreak/>
        <w:t>Monitoring and Maintenance:</w:t>
      </w:r>
    </w:p>
    <w:p w14:paraId="4089FBC3" w14:textId="050BD7FE" w:rsidR="0091401B" w:rsidRPr="0077547A" w:rsidRDefault="01BE5666" w:rsidP="26E94102">
      <w:pPr>
        <w:tabs>
          <w:tab w:val="num" w:pos="720"/>
        </w:tabs>
        <w:spacing w:after="0" w:line="276" w:lineRule="auto"/>
        <w:jc w:val="both"/>
        <w:rPr>
          <w:rFonts w:cstheme="minorBidi"/>
          <w:sz w:val="24"/>
          <w:szCs w:val="24"/>
          <w:lang w:val="en-US"/>
        </w:rPr>
      </w:pPr>
      <w:r w:rsidRPr="0077547A">
        <w:rPr>
          <w:rFonts w:ascii="Calibri" w:eastAsia="Calibri" w:hAnsi="Calibri" w:cs="Calibri"/>
          <w:sz w:val="24"/>
          <w:szCs w:val="24"/>
          <w:lang w:val="en-US"/>
        </w:rPr>
        <w:t>Naxpar Pharma Pvt. Ltd. conducts periodic monitoring and preventive maintenance activities to ensure effective air emission management. The LPG-fired boiler and other utility equipment are routinely inspected and maintained to support efficient operation and minimize emissions.</w:t>
      </w:r>
    </w:p>
    <w:p w14:paraId="52CAF485" w14:textId="44D0D74F" w:rsidR="0091401B" w:rsidRPr="0077547A" w:rsidRDefault="01BE5666" w:rsidP="26E94102">
      <w:pPr>
        <w:spacing w:line="276" w:lineRule="auto"/>
        <w:jc w:val="both"/>
        <w:rPr>
          <w:rFonts w:ascii="Calibri" w:eastAsia="Calibri" w:hAnsi="Calibri" w:cs="Calibri"/>
          <w:sz w:val="24"/>
          <w:szCs w:val="24"/>
          <w:lang w:val="en-US"/>
        </w:rPr>
      </w:pPr>
      <w:r w:rsidRPr="0077547A">
        <w:rPr>
          <w:rFonts w:ascii="Calibri" w:eastAsia="Calibri" w:hAnsi="Calibri" w:cs="Calibri"/>
          <w:sz w:val="24"/>
          <w:szCs w:val="24"/>
          <w:lang w:val="en-US"/>
        </w:rPr>
        <w:t>Stack emissions and ambient air quality are monitored through NABL-accredited laboratories in accordance with applicable regulatory requirements and Pollution Control Board consent conditions. Monitoring results are reviewed to verify compliance with prescribed environmental standards and identify opportunities for improvement.</w:t>
      </w:r>
    </w:p>
    <w:p w14:paraId="358B1ED4" w14:textId="142B542A" w:rsidR="0091401B" w:rsidRPr="0077547A" w:rsidRDefault="7D3834AA" w:rsidP="26E94102">
      <w:pPr>
        <w:pStyle w:val="ListParagraph"/>
        <w:numPr>
          <w:ilvl w:val="0"/>
          <w:numId w:val="116"/>
        </w:numPr>
        <w:spacing w:after="0" w:line="276" w:lineRule="auto"/>
        <w:jc w:val="both"/>
        <w:rPr>
          <w:rFonts w:cstheme="minorBidi"/>
          <w:b/>
          <w:bCs/>
          <w:sz w:val="24"/>
          <w:szCs w:val="24"/>
          <w:lang w:val="en-US"/>
        </w:rPr>
      </w:pPr>
      <w:r w:rsidRPr="0077547A">
        <w:rPr>
          <w:rFonts w:cstheme="minorBidi"/>
          <w:b/>
          <w:bCs/>
          <w:sz w:val="24"/>
          <w:szCs w:val="24"/>
          <w:lang w:val="en-US"/>
        </w:rPr>
        <w:t>Key Parameters Monitored:</w:t>
      </w:r>
    </w:p>
    <w:p w14:paraId="03D85EA8" w14:textId="77777777" w:rsidR="00D54908" w:rsidRPr="0077547A" w:rsidRDefault="00D54908" w:rsidP="00D54908">
      <w:pPr>
        <w:pStyle w:val="ListParagraph"/>
        <w:spacing w:after="0" w:line="276" w:lineRule="auto"/>
        <w:jc w:val="both"/>
        <w:rPr>
          <w:rFonts w:cstheme="minorHAnsi"/>
          <w:b/>
          <w:bCs/>
          <w:sz w:val="24"/>
          <w:szCs w:val="24"/>
          <w:lang w:val="en-US"/>
        </w:rPr>
      </w:pPr>
    </w:p>
    <w:tbl>
      <w:tblPr>
        <w:tblStyle w:val="TableGrid"/>
        <w:tblW w:w="0" w:type="auto"/>
        <w:jc w:val="center"/>
        <w:tblLook w:val="04A0" w:firstRow="1" w:lastRow="0" w:firstColumn="1" w:lastColumn="0" w:noHBand="0" w:noVBand="1"/>
      </w:tblPr>
      <w:tblGrid>
        <w:gridCol w:w="2452"/>
        <w:gridCol w:w="5796"/>
      </w:tblGrid>
      <w:tr w:rsidR="0091401B" w:rsidRPr="0077547A" w14:paraId="1E3A8E39" w14:textId="77777777">
        <w:trPr>
          <w:jc w:val="center"/>
        </w:trPr>
        <w:tc>
          <w:tcPr>
            <w:tcW w:w="0" w:type="auto"/>
            <w:hideMark/>
          </w:tcPr>
          <w:p w14:paraId="352A7007" w14:textId="77777777" w:rsidR="0091401B" w:rsidRPr="0077547A" w:rsidRDefault="0091401B">
            <w:pPr>
              <w:spacing w:line="276" w:lineRule="auto"/>
              <w:jc w:val="both"/>
              <w:rPr>
                <w:rFonts w:asciiTheme="minorHAnsi" w:hAnsiTheme="minorHAnsi" w:cstheme="minorHAnsi"/>
                <w:b/>
                <w:bCs/>
                <w:sz w:val="24"/>
                <w:szCs w:val="24"/>
              </w:rPr>
            </w:pPr>
            <w:r w:rsidRPr="0077547A">
              <w:rPr>
                <w:rFonts w:asciiTheme="minorHAnsi" w:hAnsiTheme="minorHAnsi" w:cstheme="minorHAnsi"/>
                <w:b/>
                <w:bCs/>
                <w:sz w:val="24"/>
                <w:szCs w:val="24"/>
              </w:rPr>
              <w:t>Parameter</w:t>
            </w:r>
          </w:p>
        </w:tc>
        <w:tc>
          <w:tcPr>
            <w:tcW w:w="0" w:type="auto"/>
            <w:hideMark/>
          </w:tcPr>
          <w:p w14:paraId="38187B2F" w14:textId="77777777" w:rsidR="0091401B" w:rsidRPr="0077547A" w:rsidRDefault="0091401B">
            <w:pPr>
              <w:spacing w:line="276" w:lineRule="auto"/>
              <w:jc w:val="both"/>
              <w:rPr>
                <w:rFonts w:asciiTheme="minorHAnsi" w:hAnsiTheme="minorHAnsi" w:cstheme="minorHAnsi"/>
                <w:b/>
                <w:bCs/>
                <w:sz w:val="24"/>
                <w:szCs w:val="24"/>
              </w:rPr>
            </w:pPr>
            <w:r w:rsidRPr="0077547A">
              <w:rPr>
                <w:rFonts w:asciiTheme="minorHAnsi" w:hAnsiTheme="minorHAnsi" w:cstheme="minorHAnsi"/>
                <w:b/>
                <w:bCs/>
                <w:sz w:val="24"/>
                <w:szCs w:val="24"/>
              </w:rPr>
              <w:t>Description</w:t>
            </w:r>
          </w:p>
        </w:tc>
      </w:tr>
      <w:tr w:rsidR="0091401B" w:rsidRPr="0077547A" w14:paraId="18171FC3" w14:textId="77777777">
        <w:trPr>
          <w:jc w:val="center"/>
        </w:trPr>
        <w:tc>
          <w:tcPr>
            <w:tcW w:w="0" w:type="auto"/>
            <w:hideMark/>
          </w:tcPr>
          <w:p w14:paraId="476ED382" w14:textId="77777777" w:rsidR="0091401B" w:rsidRPr="0077547A" w:rsidRDefault="0091401B">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Particulate Matter</w:t>
            </w:r>
          </w:p>
        </w:tc>
        <w:tc>
          <w:tcPr>
            <w:tcW w:w="0" w:type="auto"/>
            <w:hideMark/>
          </w:tcPr>
          <w:p w14:paraId="01B501EA" w14:textId="77777777" w:rsidR="0091401B" w:rsidRPr="0077547A" w:rsidRDefault="0091401B">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Fine particles from processing units</w:t>
            </w:r>
          </w:p>
        </w:tc>
      </w:tr>
      <w:tr w:rsidR="0091401B" w:rsidRPr="0077547A" w14:paraId="019506A9" w14:textId="77777777">
        <w:trPr>
          <w:jc w:val="center"/>
        </w:trPr>
        <w:tc>
          <w:tcPr>
            <w:tcW w:w="0" w:type="auto"/>
            <w:hideMark/>
          </w:tcPr>
          <w:p w14:paraId="4A2A46B2" w14:textId="77777777" w:rsidR="0091401B" w:rsidRPr="0077547A" w:rsidRDefault="0091401B">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Sulfur Dioxide (SO₂)</w:t>
            </w:r>
          </w:p>
        </w:tc>
        <w:tc>
          <w:tcPr>
            <w:tcW w:w="0" w:type="auto"/>
            <w:hideMark/>
          </w:tcPr>
          <w:p w14:paraId="52E6F6C0" w14:textId="77777777" w:rsidR="0091401B" w:rsidRPr="0077547A" w:rsidRDefault="0091401B">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Released during fuel combustion, contributes to acid rain</w:t>
            </w:r>
          </w:p>
        </w:tc>
      </w:tr>
      <w:tr w:rsidR="0091401B" w:rsidRPr="0077547A" w14:paraId="6ABB1B8C" w14:textId="77777777">
        <w:trPr>
          <w:jc w:val="center"/>
        </w:trPr>
        <w:tc>
          <w:tcPr>
            <w:tcW w:w="0" w:type="auto"/>
            <w:hideMark/>
          </w:tcPr>
          <w:p w14:paraId="4D2D2BE1" w14:textId="77777777" w:rsidR="0091401B" w:rsidRPr="0077547A" w:rsidRDefault="0091401B">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Nitrogen Oxides (NOx)</w:t>
            </w:r>
          </w:p>
        </w:tc>
        <w:tc>
          <w:tcPr>
            <w:tcW w:w="0" w:type="auto"/>
            <w:hideMark/>
          </w:tcPr>
          <w:p w14:paraId="58F93034" w14:textId="77777777" w:rsidR="0091401B" w:rsidRPr="0077547A" w:rsidRDefault="0091401B">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Gases from machinery combustion processes</w:t>
            </w:r>
          </w:p>
        </w:tc>
      </w:tr>
      <w:tr w:rsidR="0091401B" w:rsidRPr="0077547A" w14:paraId="1A483DB5" w14:textId="77777777">
        <w:trPr>
          <w:jc w:val="center"/>
        </w:trPr>
        <w:tc>
          <w:tcPr>
            <w:tcW w:w="0" w:type="auto"/>
            <w:hideMark/>
          </w:tcPr>
          <w:p w14:paraId="271CAFD7" w14:textId="77777777" w:rsidR="0091401B" w:rsidRPr="0077547A" w:rsidRDefault="0091401B">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Carbon Monoxide (CO)</w:t>
            </w:r>
          </w:p>
        </w:tc>
        <w:tc>
          <w:tcPr>
            <w:tcW w:w="0" w:type="auto"/>
            <w:hideMark/>
          </w:tcPr>
          <w:p w14:paraId="129286C0" w14:textId="77777777" w:rsidR="0091401B" w:rsidRPr="0077547A" w:rsidRDefault="0091401B">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Produced by incomplete fuel combustion</w:t>
            </w:r>
          </w:p>
        </w:tc>
      </w:tr>
      <w:tr w:rsidR="0091401B" w:rsidRPr="0077547A" w14:paraId="22774C91" w14:textId="77777777">
        <w:trPr>
          <w:jc w:val="center"/>
        </w:trPr>
        <w:tc>
          <w:tcPr>
            <w:tcW w:w="0" w:type="auto"/>
            <w:hideMark/>
          </w:tcPr>
          <w:p w14:paraId="607406F1" w14:textId="77777777" w:rsidR="0091401B" w:rsidRPr="0077547A" w:rsidRDefault="0091401B">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VOCs</w:t>
            </w:r>
          </w:p>
        </w:tc>
        <w:tc>
          <w:tcPr>
            <w:tcW w:w="0" w:type="auto"/>
            <w:hideMark/>
          </w:tcPr>
          <w:p w14:paraId="5E3B429C" w14:textId="77777777" w:rsidR="0091401B" w:rsidRPr="0077547A" w:rsidRDefault="0091401B">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Emitted from chemicals</w:t>
            </w:r>
          </w:p>
        </w:tc>
      </w:tr>
      <w:tr w:rsidR="0091401B" w:rsidRPr="0077547A" w14:paraId="32312B3F" w14:textId="77777777">
        <w:trPr>
          <w:jc w:val="center"/>
        </w:trPr>
        <w:tc>
          <w:tcPr>
            <w:tcW w:w="0" w:type="auto"/>
            <w:hideMark/>
          </w:tcPr>
          <w:p w14:paraId="55C10DBF" w14:textId="77777777" w:rsidR="0091401B" w:rsidRPr="0077547A" w:rsidRDefault="0091401B">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Ozone (O₃)</w:t>
            </w:r>
          </w:p>
        </w:tc>
        <w:tc>
          <w:tcPr>
            <w:tcW w:w="0" w:type="auto"/>
            <w:hideMark/>
          </w:tcPr>
          <w:p w14:paraId="6A3945A1" w14:textId="77777777" w:rsidR="0091401B" w:rsidRPr="0077547A" w:rsidRDefault="0091401B">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Formed as a secondary pollutant</w:t>
            </w:r>
          </w:p>
        </w:tc>
      </w:tr>
      <w:tr w:rsidR="0091401B" w:rsidRPr="0077547A" w14:paraId="65358A9E" w14:textId="77777777">
        <w:trPr>
          <w:jc w:val="center"/>
        </w:trPr>
        <w:tc>
          <w:tcPr>
            <w:tcW w:w="0" w:type="auto"/>
            <w:hideMark/>
          </w:tcPr>
          <w:p w14:paraId="2354F019" w14:textId="77777777" w:rsidR="0091401B" w:rsidRPr="0077547A" w:rsidRDefault="0091401B">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Lead (Pb)</w:t>
            </w:r>
          </w:p>
        </w:tc>
        <w:tc>
          <w:tcPr>
            <w:tcW w:w="0" w:type="auto"/>
            <w:hideMark/>
          </w:tcPr>
          <w:p w14:paraId="0C8BAB41" w14:textId="77777777" w:rsidR="0091401B" w:rsidRPr="0077547A" w:rsidRDefault="0091401B">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Checked for compliance though rarely generated</w:t>
            </w:r>
          </w:p>
        </w:tc>
      </w:tr>
    </w:tbl>
    <w:p w14:paraId="70F0E600" w14:textId="7302CDD0" w:rsidR="26E94102" w:rsidRPr="0077547A" w:rsidRDefault="26E94102" w:rsidP="014B1B93">
      <w:pPr>
        <w:spacing w:line="276" w:lineRule="auto"/>
        <w:jc w:val="both"/>
        <w:rPr>
          <w:rFonts w:cstheme="minorBidi"/>
          <w:b/>
          <w:bCs/>
          <w:sz w:val="24"/>
          <w:szCs w:val="24"/>
          <w:lang w:val="en-US"/>
        </w:rPr>
      </w:pPr>
    </w:p>
    <w:p w14:paraId="0EFD2540" w14:textId="378AD2DC" w:rsidR="0091401B" w:rsidRPr="0077547A" w:rsidRDefault="7D3834AA" w:rsidP="26E94102">
      <w:pPr>
        <w:pStyle w:val="ListParagraph"/>
        <w:numPr>
          <w:ilvl w:val="0"/>
          <w:numId w:val="116"/>
        </w:numPr>
        <w:spacing w:after="0" w:line="276" w:lineRule="auto"/>
        <w:jc w:val="both"/>
        <w:rPr>
          <w:rFonts w:cstheme="minorBidi"/>
          <w:b/>
          <w:bCs/>
          <w:sz w:val="24"/>
          <w:szCs w:val="24"/>
          <w:lang w:val="en-US"/>
        </w:rPr>
      </w:pPr>
      <w:r w:rsidRPr="0077547A">
        <w:rPr>
          <w:rFonts w:cstheme="minorBidi"/>
          <w:b/>
          <w:bCs/>
          <w:sz w:val="24"/>
          <w:szCs w:val="24"/>
          <w:lang w:val="en-US"/>
        </w:rPr>
        <w:t>Inspection Schedule:</w:t>
      </w:r>
    </w:p>
    <w:p w14:paraId="5CD9647F" w14:textId="796D3386" w:rsidR="26E94102" w:rsidRPr="0077547A" w:rsidRDefault="26E94102" w:rsidP="26E94102">
      <w:pPr>
        <w:pStyle w:val="ListParagraph"/>
        <w:spacing w:after="0" w:line="276" w:lineRule="auto"/>
        <w:ind w:left="357"/>
        <w:jc w:val="both"/>
        <w:rPr>
          <w:rFonts w:cstheme="minorBidi"/>
          <w:b/>
          <w:bCs/>
          <w:sz w:val="24"/>
          <w:szCs w:val="24"/>
          <w:lang w:val="en-US"/>
        </w:rPr>
      </w:pPr>
    </w:p>
    <w:tbl>
      <w:tblPr>
        <w:tblStyle w:val="TableGrid"/>
        <w:tblW w:w="0" w:type="auto"/>
        <w:tblLook w:val="04A0" w:firstRow="1" w:lastRow="0" w:firstColumn="1" w:lastColumn="0" w:noHBand="0" w:noVBand="1"/>
      </w:tblPr>
      <w:tblGrid>
        <w:gridCol w:w="1866"/>
        <w:gridCol w:w="1400"/>
        <w:gridCol w:w="2181"/>
        <w:gridCol w:w="3569"/>
      </w:tblGrid>
      <w:tr w:rsidR="0091401B" w:rsidRPr="0077547A" w14:paraId="34CF43A6" w14:textId="77777777" w:rsidTr="26E94102">
        <w:tc>
          <w:tcPr>
            <w:tcW w:w="0" w:type="auto"/>
            <w:hideMark/>
          </w:tcPr>
          <w:p w14:paraId="208AC88A" w14:textId="77777777" w:rsidR="0091401B" w:rsidRPr="0077547A" w:rsidRDefault="0091401B">
            <w:pPr>
              <w:spacing w:line="276" w:lineRule="auto"/>
              <w:jc w:val="both"/>
              <w:rPr>
                <w:rFonts w:asciiTheme="minorHAnsi" w:hAnsiTheme="minorHAnsi" w:cstheme="minorHAnsi"/>
                <w:b/>
                <w:bCs/>
                <w:sz w:val="24"/>
                <w:szCs w:val="24"/>
              </w:rPr>
            </w:pPr>
            <w:r w:rsidRPr="0077547A">
              <w:rPr>
                <w:rFonts w:asciiTheme="minorHAnsi" w:hAnsiTheme="minorHAnsi" w:cstheme="minorHAnsi"/>
                <w:b/>
                <w:bCs/>
                <w:sz w:val="24"/>
                <w:szCs w:val="24"/>
              </w:rPr>
              <w:t>Equipment / System</w:t>
            </w:r>
          </w:p>
        </w:tc>
        <w:tc>
          <w:tcPr>
            <w:tcW w:w="0" w:type="auto"/>
            <w:hideMark/>
          </w:tcPr>
          <w:p w14:paraId="073C2A22" w14:textId="77777777" w:rsidR="0091401B" w:rsidRPr="0077547A" w:rsidRDefault="0091401B">
            <w:pPr>
              <w:spacing w:line="276" w:lineRule="auto"/>
              <w:jc w:val="both"/>
              <w:rPr>
                <w:rFonts w:asciiTheme="minorHAnsi" w:hAnsiTheme="minorHAnsi" w:cstheme="minorHAnsi"/>
                <w:b/>
                <w:bCs/>
                <w:sz w:val="24"/>
                <w:szCs w:val="24"/>
              </w:rPr>
            </w:pPr>
            <w:r w:rsidRPr="0077547A">
              <w:rPr>
                <w:rFonts w:asciiTheme="minorHAnsi" w:hAnsiTheme="minorHAnsi" w:cstheme="minorHAnsi"/>
                <w:b/>
                <w:bCs/>
                <w:sz w:val="24"/>
                <w:szCs w:val="24"/>
              </w:rPr>
              <w:t>Inspection Frequency</w:t>
            </w:r>
          </w:p>
        </w:tc>
        <w:tc>
          <w:tcPr>
            <w:tcW w:w="0" w:type="auto"/>
            <w:hideMark/>
          </w:tcPr>
          <w:p w14:paraId="2A28FF38" w14:textId="77777777" w:rsidR="0091401B" w:rsidRPr="0077547A" w:rsidRDefault="0091401B">
            <w:pPr>
              <w:spacing w:line="276" w:lineRule="auto"/>
              <w:jc w:val="both"/>
              <w:rPr>
                <w:rFonts w:asciiTheme="minorHAnsi" w:hAnsiTheme="minorHAnsi" w:cstheme="minorHAnsi"/>
                <w:b/>
                <w:bCs/>
                <w:sz w:val="24"/>
                <w:szCs w:val="24"/>
              </w:rPr>
            </w:pPr>
            <w:r w:rsidRPr="0077547A">
              <w:rPr>
                <w:rFonts w:asciiTheme="minorHAnsi" w:hAnsiTheme="minorHAnsi" w:cstheme="minorHAnsi"/>
                <w:b/>
                <w:bCs/>
                <w:sz w:val="24"/>
                <w:szCs w:val="24"/>
              </w:rPr>
              <w:t>Responsible Team</w:t>
            </w:r>
          </w:p>
        </w:tc>
        <w:tc>
          <w:tcPr>
            <w:tcW w:w="0" w:type="auto"/>
            <w:hideMark/>
          </w:tcPr>
          <w:p w14:paraId="01D3C8E9" w14:textId="77777777" w:rsidR="0091401B" w:rsidRPr="0077547A" w:rsidRDefault="0091401B">
            <w:pPr>
              <w:spacing w:line="276" w:lineRule="auto"/>
              <w:jc w:val="both"/>
              <w:rPr>
                <w:rFonts w:asciiTheme="minorHAnsi" w:hAnsiTheme="minorHAnsi" w:cstheme="minorHAnsi"/>
                <w:b/>
                <w:bCs/>
                <w:sz w:val="24"/>
                <w:szCs w:val="24"/>
              </w:rPr>
            </w:pPr>
            <w:r w:rsidRPr="0077547A">
              <w:rPr>
                <w:rFonts w:asciiTheme="minorHAnsi" w:hAnsiTheme="minorHAnsi" w:cstheme="minorHAnsi"/>
                <w:b/>
                <w:bCs/>
                <w:sz w:val="24"/>
                <w:szCs w:val="24"/>
              </w:rPr>
              <w:t>Purpose</w:t>
            </w:r>
          </w:p>
        </w:tc>
      </w:tr>
      <w:tr w:rsidR="0091401B" w:rsidRPr="0077547A" w14:paraId="16F46911" w14:textId="77777777" w:rsidTr="26E94102">
        <w:tc>
          <w:tcPr>
            <w:tcW w:w="0" w:type="auto"/>
            <w:hideMark/>
          </w:tcPr>
          <w:p w14:paraId="745A9274" w14:textId="7964515F" w:rsidR="0091401B" w:rsidRPr="0077547A" w:rsidRDefault="50AFA8DB" w:rsidP="26E94102">
            <w:pPr>
              <w:spacing w:line="276" w:lineRule="auto"/>
              <w:jc w:val="both"/>
              <w:rPr>
                <w:sz w:val="24"/>
                <w:szCs w:val="24"/>
              </w:rPr>
            </w:pPr>
            <w:r w:rsidRPr="0077547A">
              <w:rPr>
                <w:sz w:val="24"/>
                <w:szCs w:val="24"/>
              </w:rPr>
              <w:t>LPG-Fired Boiler</w:t>
            </w:r>
          </w:p>
        </w:tc>
        <w:tc>
          <w:tcPr>
            <w:tcW w:w="0" w:type="auto"/>
            <w:hideMark/>
          </w:tcPr>
          <w:p w14:paraId="51B170C3" w14:textId="35952250" w:rsidR="0091401B" w:rsidRPr="0077547A" w:rsidRDefault="32D0DB57" w:rsidP="26E94102">
            <w:pPr>
              <w:spacing w:line="276" w:lineRule="auto"/>
              <w:jc w:val="both"/>
              <w:rPr>
                <w:rFonts w:asciiTheme="minorHAnsi" w:hAnsiTheme="minorHAnsi" w:cstheme="minorBidi"/>
                <w:sz w:val="24"/>
                <w:szCs w:val="24"/>
              </w:rPr>
            </w:pPr>
            <w:r w:rsidRPr="0077547A">
              <w:rPr>
                <w:rFonts w:asciiTheme="minorHAnsi" w:hAnsiTheme="minorHAnsi" w:cstheme="minorBidi"/>
                <w:sz w:val="24"/>
                <w:szCs w:val="24"/>
              </w:rPr>
              <w:t>Bi-Annually</w:t>
            </w:r>
          </w:p>
        </w:tc>
        <w:tc>
          <w:tcPr>
            <w:tcW w:w="0" w:type="auto"/>
            <w:hideMark/>
          </w:tcPr>
          <w:p w14:paraId="1F3FD62A" w14:textId="160767FC" w:rsidR="0091401B" w:rsidRPr="0077547A" w:rsidRDefault="6A24A827" w:rsidP="26E94102">
            <w:pPr>
              <w:spacing w:line="276" w:lineRule="auto"/>
              <w:jc w:val="both"/>
              <w:rPr>
                <w:rFonts w:asciiTheme="minorHAnsi" w:hAnsiTheme="minorHAnsi" w:cstheme="minorBidi"/>
                <w:sz w:val="24"/>
                <w:szCs w:val="24"/>
              </w:rPr>
            </w:pPr>
            <w:r w:rsidRPr="0077547A">
              <w:rPr>
                <w:rFonts w:asciiTheme="minorHAnsi" w:hAnsiTheme="minorHAnsi" w:cstheme="minorBidi"/>
                <w:sz w:val="24"/>
                <w:szCs w:val="24"/>
              </w:rPr>
              <w:t>Utilities Team / EHS Team</w:t>
            </w:r>
          </w:p>
        </w:tc>
        <w:tc>
          <w:tcPr>
            <w:tcW w:w="0" w:type="auto"/>
            <w:hideMark/>
          </w:tcPr>
          <w:p w14:paraId="6F07BD41" w14:textId="07554A16" w:rsidR="0091401B" w:rsidRPr="0077547A" w:rsidRDefault="52FB025A" w:rsidP="26E94102">
            <w:pPr>
              <w:spacing w:line="276" w:lineRule="auto"/>
              <w:jc w:val="both"/>
              <w:rPr>
                <w:rFonts w:asciiTheme="minorHAnsi" w:hAnsiTheme="minorHAnsi" w:cstheme="minorBidi"/>
                <w:sz w:val="24"/>
                <w:szCs w:val="24"/>
              </w:rPr>
            </w:pPr>
            <w:r w:rsidRPr="0077547A">
              <w:rPr>
                <w:rFonts w:asciiTheme="minorHAnsi" w:hAnsiTheme="minorHAnsi" w:cstheme="minorBidi"/>
                <w:sz w:val="24"/>
                <w:szCs w:val="24"/>
              </w:rPr>
              <w:t>Ensure Efficient combustion and minimize emissions</w:t>
            </w:r>
          </w:p>
        </w:tc>
      </w:tr>
      <w:tr w:rsidR="0091401B" w:rsidRPr="0077547A" w14:paraId="1F7B5562" w14:textId="77777777" w:rsidTr="26E94102">
        <w:tc>
          <w:tcPr>
            <w:tcW w:w="0" w:type="auto"/>
            <w:hideMark/>
          </w:tcPr>
          <w:p w14:paraId="1460F281" w14:textId="0DCF8C0C" w:rsidR="0091401B" w:rsidRPr="0077547A" w:rsidRDefault="52FB025A" w:rsidP="26E94102">
            <w:pPr>
              <w:spacing w:line="276" w:lineRule="auto"/>
              <w:jc w:val="both"/>
              <w:rPr>
                <w:sz w:val="24"/>
                <w:szCs w:val="24"/>
              </w:rPr>
            </w:pPr>
            <w:r w:rsidRPr="0077547A">
              <w:rPr>
                <w:sz w:val="24"/>
                <w:szCs w:val="24"/>
              </w:rPr>
              <w:t>Diesel Generator Sets</w:t>
            </w:r>
          </w:p>
        </w:tc>
        <w:tc>
          <w:tcPr>
            <w:tcW w:w="0" w:type="auto"/>
            <w:hideMark/>
          </w:tcPr>
          <w:p w14:paraId="6643F496" w14:textId="4507D625" w:rsidR="0091401B" w:rsidRPr="0077547A" w:rsidRDefault="7254DDC7" w:rsidP="26E94102">
            <w:pPr>
              <w:spacing w:line="276" w:lineRule="auto"/>
              <w:jc w:val="both"/>
              <w:rPr>
                <w:rFonts w:asciiTheme="minorHAnsi" w:hAnsiTheme="minorHAnsi" w:cstheme="minorBidi"/>
                <w:sz w:val="24"/>
                <w:szCs w:val="24"/>
              </w:rPr>
            </w:pPr>
            <w:r w:rsidRPr="0077547A">
              <w:rPr>
                <w:rFonts w:asciiTheme="minorHAnsi" w:hAnsiTheme="minorHAnsi" w:cstheme="minorBidi"/>
                <w:sz w:val="24"/>
                <w:szCs w:val="24"/>
              </w:rPr>
              <w:t xml:space="preserve"> Bi-Annually</w:t>
            </w:r>
          </w:p>
        </w:tc>
        <w:tc>
          <w:tcPr>
            <w:tcW w:w="0" w:type="auto"/>
            <w:hideMark/>
          </w:tcPr>
          <w:p w14:paraId="580B0165" w14:textId="1EBE65F5" w:rsidR="0091401B" w:rsidRPr="0077547A" w:rsidRDefault="0DD84744" w:rsidP="26E94102">
            <w:pPr>
              <w:spacing w:line="276" w:lineRule="auto"/>
              <w:jc w:val="both"/>
              <w:rPr>
                <w:rFonts w:asciiTheme="minorHAnsi" w:hAnsiTheme="minorHAnsi" w:cstheme="minorBidi"/>
                <w:sz w:val="24"/>
                <w:szCs w:val="24"/>
              </w:rPr>
            </w:pPr>
            <w:r w:rsidRPr="0077547A">
              <w:rPr>
                <w:rFonts w:asciiTheme="minorHAnsi" w:hAnsiTheme="minorHAnsi" w:cstheme="minorBidi"/>
                <w:sz w:val="24"/>
                <w:szCs w:val="24"/>
              </w:rPr>
              <w:t xml:space="preserve">Utilities </w:t>
            </w:r>
            <w:r w:rsidR="7D3834AA" w:rsidRPr="0077547A">
              <w:rPr>
                <w:rFonts w:asciiTheme="minorHAnsi" w:hAnsiTheme="minorHAnsi" w:cstheme="minorBidi"/>
                <w:sz w:val="24"/>
                <w:szCs w:val="24"/>
              </w:rPr>
              <w:t>Team</w:t>
            </w:r>
            <w:r w:rsidRPr="0077547A">
              <w:rPr>
                <w:rFonts w:asciiTheme="minorHAnsi" w:hAnsiTheme="minorHAnsi" w:cstheme="minorBidi"/>
                <w:sz w:val="24"/>
                <w:szCs w:val="24"/>
              </w:rPr>
              <w:t xml:space="preserve"> / EHS Team</w:t>
            </w:r>
          </w:p>
        </w:tc>
        <w:tc>
          <w:tcPr>
            <w:tcW w:w="0" w:type="auto"/>
            <w:hideMark/>
          </w:tcPr>
          <w:p w14:paraId="394176E7" w14:textId="0FD52A1E" w:rsidR="0091401B" w:rsidRPr="0077547A" w:rsidRDefault="48A6D2FA" w:rsidP="26E94102">
            <w:pPr>
              <w:spacing w:line="276" w:lineRule="auto"/>
              <w:jc w:val="both"/>
              <w:rPr>
                <w:sz w:val="24"/>
                <w:szCs w:val="24"/>
              </w:rPr>
            </w:pPr>
            <w:r w:rsidRPr="0077547A">
              <w:rPr>
                <w:rFonts w:asciiTheme="minorHAnsi" w:hAnsiTheme="minorHAnsi" w:cstheme="minorBidi"/>
                <w:sz w:val="24"/>
                <w:szCs w:val="24"/>
              </w:rPr>
              <w:t>Verify operational efficiency and compliance with emission requirements</w:t>
            </w:r>
          </w:p>
        </w:tc>
      </w:tr>
      <w:tr w:rsidR="00E45A2E" w:rsidRPr="0077547A" w14:paraId="599F62EF" w14:textId="77777777" w:rsidTr="26E94102">
        <w:tc>
          <w:tcPr>
            <w:tcW w:w="0" w:type="auto"/>
          </w:tcPr>
          <w:p w14:paraId="297F0FB1" w14:textId="254AB74A" w:rsidR="00E45A2E" w:rsidRPr="0077547A" w:rsidRDefault="7254DDC7" w:rsidP="26E94102">
            <w:pPr>
              <w:spacing w:line="276" w:lineRule="auto"/>
              <w:jc w:val="both"/>
              <w:rPr>
                <w:rFonts w:asciiTheme="minorHAnsi" w:hAnsiTheme="minorHAnsi" w:cstheme="minorBidi"/>
                <w:sz w:val="24"/>
                <w:szCs w:val="24"/>
              </w:rPr>
            </w:pPr>
            <w:r w:rsidRPr="0077547A">
              <w:rPr>
                <w:rFonts w:cstheme="minorBidi"/>
                <w:sz w:val="24"/>
                <w:szCs w:val="24"/>
              </w:rPr>
              <w:t>Ambient Monitoring</w:t>
            </w:r>
          </w:p>
        </w:tc>
        <w:tc>
          <w:tcPr>
            <w:tcW w:w="0" w:type="auto"/>
          </w:tcPr>
          <w:p w14:paraId="0A89BE50" w14:textId="2F3BB860" w:rsidR="00E45A2E" w:rsidRPr="0077547A" w:rsidRDefault="7254DDC7" w:rsidP="26E94102">
            <w:pPr>
              <w:spacing w:line="276" w:lineRule="auto"/>
              <w:jc w:val="both"/>
              <w:rPr>
                <w:rFonts w:asciiTheme="minorHAnsi" w:hAnsiTheme="minorHAnsi" w:cstheme="minorBidi"/>
                <w:sz w:val="24"/>
                <w:szCs w:val="24"/>
              </w:rPr>
            </w:pPr>
            <w:r w:rsidRPr="0077547A">
              <w:rPr>
                <w:rFonts w:cstheme="minorBidi"/>
                <w:sz w:val="24"/>
                <w:szCs w:val="24"/>
              </w:rPr>
              <w:t>Bi-Annually</w:t>
            </w:r>
          </w:p>
        </w:tc>
        <w:tc>
          <w:tcPr>
            <w:tcW w:w="0" w:type="auto"/>
          </w:tcPr>
          <w:p w14:paraId="6156C1B3" w14:textId="52678801" w:rsidR="00E45A2E" w:rsidRPr="0077547A" w:rsidRDefault="0DD84744" w:rsidP="26E94102">
            <w:pPr>
              <w:spacing w:line="276" w:lineRule="auto"/>
              <w:jc w:val="both"/>
              <w:rPr>
                <w:rFonts w:cstheme="minorBidi"/>
                <w:sz w:val="24"/>
                <w:szCs w:val="24"/>
              </w:rPr>
            </w:pPr>
            <w:r w:rsidRPr="0077547A">
              <w:rPr>
                <w:rFonts w:asciiTheme="minorHAnsi" w:hAnsiTheme="minorHAnsi" w:cstheme="minorBidi"/>
                <w:sz w:val="24"/>
                <w:szCs w:val="24"/>
              </w:rPr>
              <w:t>Utilities</w:t>
            </w:r>
            <w:r w:rsidR="7254DDC7" w:rsidRPr="0077547A">
              <w:rPr>
                <w:rFonts w:cstheme="minorBidi"/>
                <w:sz w:val="24"/>
                <w:szCs w:val="24"/>
              </w:rPr>
              <w:t xml:space="preserve"> Team</w:t>
            </w:r>
            <w:r w:rsidRPr="0077547A">
              <w:rPr>
                <w:rFonts w:asciiTheme="minorHAnsi" w:hAnsiTheme="minorHAnsi" w:cstheme="minorBidi"/>
                <w:sz w:val="24"/>
                <w:szCs w:val="24"/>
              </w:rPr>
              <w:t xml:space="preserve"> / EHS Team</w:t>
            </w:r>
          </w:p>
        </w:tc>
        <w:tc>
          <w:tcPr>
            <w:tcW w:w="0" w:type="auto"/>
          </w:tcPr>
          <w:p w14:paraId="5851EA89" w14:textId="603AA625" w:rsidR="00E45A2E" w:rsidRPr="0077547A" w:rsidRDefault="4DC39658" w:rsidP="26E94102">
            <w:pPr>
              <w:spacing w:line="276" w:lineRule="auto"/>
              <w:jc w:val="both"/>
              <w:rPr>
                <w:rFonts w:asciiTheme="minorHAnsi" w:hAnsiTheme="minorHAnsi" w:cstheme="minorBidi"/>
                <w:sz w:val="24"/>
                <w:szCs w:val="24"/>
              </w:rPr>
            </w:pPr>
            <w:r w:rsidRPr="0077547A">
              <w:rPr>
                <w:rFonts w:cstheme="minorBidi"/>
                <w:sz w:val="24"/>
                <w:szCs w:val="24"/>
              </w:rPr>
              <w:t xml:space="preserve">Check atmospheric conditions to </w:t>
            </w:r>
            <w:r w:rsidR="0DD84744" w:rsidRPr="0077547A">
              <w:rPr>
                <w:rFonts w:cstheme="minorBidi"/>
                <w:sz w:val="24"/>
                <w:szCs w:val="24"/>
              </w:rPr>
              <w:t>check the impact of our operations on ambient environment.</w:t>
            </w:r>
          </w:p>
        </w:tc>
      </w:tr>
      <w:tr w:rsidR="26E94102" w:rsidRPr="0077547A" w14:paraId="5C278250" w14:textId="77777777" w:rsidTr="26E94102">
        <w:trPr>
          <w:trHeight w:val="300"/>
        </w:trPr>
        <w:tc>
          <w:tcPr>
            <w:tcW w:w="1866" w:type="dxa"/>
          </w:tcPr>
          <w:p w14:paraId="5282F8E7" w14:textId="2A00B4F0" w:rsidR="17DEB6E0" w:rsidRPr="0077547A" w:rsidRDefault="17DEB6E0" w:rsidP="26E94102">
            <w:pPr>
              <w:spacing w:line="276" w:lineRule="auto"/>
              <w:jc w:val="both"/>
              <w:rPr>
                <w:rFonts w:cstheme="minorBidi"/>
                <w:sz w:val="24"/>
                <w:szCs w:val="24"/>
              </w:rPr>
            </w:pPr>
            <w:r w:rsidRPr="0077547A">
              <w:rPr>
                <w:rFonts w:cstheme="minorBidi"/>
                <w:sz w:val="24"/>
                <w:szCs w:val="24"/>
              </w:rPr>
              <w:t>Stack Emission Monitoring</w:t>
            </w:r>
          </w:p>
        </w:tc>
        <w:tc>
          <w:tcPr>
            <w:tcW w:w="1400" w:type="dxa"/>
          </w:tcPr>
          <w:p w14:paraId="2C497496" w14:textId="54D98BBE" w:rsidR="17DEB6E0" w:rsidRPr="0077547A" w:rsidRDefault="17DEB6E0" w:rsidP="26E94102">
            <w:pPr>
              <w:spacing w:line="276" w:lineRule="auto"/>
              <w:jc w:val="both"/>
              <w:rPr>
                <w:rFonts w:cstheme="minorBidi"/>
                <w:sz w:val="24"/>
                <w:szCs w:val="24"/>
              </w:rPr>
            </w:pPr>
            <w:r w:rsidRPr="0077547A">
              <w:rPr>
                <w:rFonts w:cstheme="minorBidi"/>
                <w:sz w:val="24"/>
                <w:szCs w:val="24"/>
              </w:rPr>
              <w:t>Bi-Annually</w:t>
            </w:r>
          </w:p>
        </w:tc>
        <w:tc>
          <w:tcPr>
            <w:tcW w:w="2181" w:type="dxa"/>
          </w:tcPr>
          <w:p w14:paraId="1AF418C0" w14:textId="0B70A8FE" w:rsidR="4AD8B813" w:rsidRPr="0077547A" w:rsidRDefault="4AD8B813" w:rsidP="26E94102">
            <w:pPr>
              <w:spacing w:line="276" w:lineRule="auto"/>
              <w:jc w:val="both"/>
              <w:rPr>
                <w:rFonts w:asciiTheme="minorHAnsi" w:hAnsiTheme="minorHAnsi" w:cstheme="minorBidi"/>
                <w:sz w:val="24"/>
                <w:szCs w:val="24"/>
              </w:rPr>
            </w:pPr>
            <w:r w:rsidRPr="0077547A">
              <w:rPr>
                <w:rFonts w:asciiTheme="minorHAnsi" w:hAnsiTheme="minorHAnsi" w:cstheme="minorBidi"/>
                <w:sz w:val="24"/>
                <w:szCs w:val="24"/>
              </w:rPr>
              <w:t>Utilities Team / EHS Team</w:t>
            </w:r>
          </w:p>
        </w:tc>
        <w:tc>
          <w:tcPr>
            <w:tcW w:w="3569" w:type="dxa"/>
          </w:tcPr>
          <w:p w14:paraId="0380C848" w14:textId="7BC01909" w:rsidR="4AD8B813" w:rsidRPr="0077547A" w:rsidRDefault="4AD8B813" w:rsidP="26E94102">
            <w:pPr>
              <w:spacing w:line="276" w:lineRule="auto"/>
              <w:jc w:val="both"/>
              <w:rPr>
                <w:rFonts w:cstheme="minorBidi"/>
                <w:sz w:val="24"/>
                <w:szCs w:val="24"/>
              </w:rPr>
            </w:pPr>
            <w:r w:rsidRPr="0077547A">
              <w:rPr>
                <w:rFonts w:cstheme="minorBidi"/>
                <w:sz w:val="24"/>
                <w:szCs w:val="24"/>
              </w:rPr>
              <w:t>Verify compliance with applicable emission standards.</w:t>
            </w:r>
          </w:p>
        </w:tc>
      </w:tr>
    </w:tbl>
    <w:p w14:paraId="44E1A447" w14:textId="0E367568" w:rsidR="003A7A85" w:rsidRPr="0077547A" w:rsidRDefault="0091401B" w:rsidP="33CEAB00">
      <w:pPr>
        <w:spacing w:after="100" w:afterAutospacing="1" w:line="276" w:lineRule="auto"/>
        <w:jc w:val="both"/>
        <w:rPr>
          <w:rFonts w:cstheme="minorBidi"/>
          <w:sz w:val="24"/>
          <w:szCs w:val="24"/>
          <w:lang w:val="en-US"/>
        </w:rPr>
      </w:pPr>
      <w:r w:rsidRPr="0077547A">
        <w:rPr>
          <w:rFonts w:cstheme="minorBidi"/>
          <w:sz w:val="24"/>
          <w:szCs w:val="24"/>
          <w:lang w:val="en-US"/>
        </w:rPr>
        <w:t xml:space="preserve">All monitoring data are reviewed by the </w:t>
      </w:r>
      <w:r w:rsidR="00034717" w:rsidRPr="0077547A">
        <w:rPr>
          <w:rFonts w:cstheme="minorBidi"/>
          <w:sz w:val="24"/>
          <w:szCs w:val="24"/>
          <w:lang w:val="en-US"/>
        </w:rPr>
        <w:t xml:space="preserve">EHS </w:t>
      </w:r>
      <w:r w:rsidRPr="0077547A">
        <w:rPr>
          <w:rFonts w:cstheme="minorBidi"/>
          <w:sz w:val="24"/>
          <w:szCs w:val="24"/>
          <w:lang w:val="en-US"/>
        </w:rPr>
        <w:t>Manager for compliance and corrective action.</w:t>
      </w:r>
    </w:p>
    <w:p w14:paraId="04FDE761" w14:textId="3391FE37" w:rsidR="0091401B" w:rsidRPr="0077547A" w:rsidRDefault="56150F4D" w:rsidP="00ED1847">
      <w:pPr>
        <w:pStyle w:val="ListParagraph"/>
        <w:numPr>
          <w:ilvl w:val="0"/>
          <w:numId w:val="116"/>
        </w:numPr>
        <w:spacing w:after="0" w:line="276" w:lineRule="auto"/>
        <w:ind w:left="360"/>
        <w:rPr>
          <w:rFonts w:cstheme="minorBidi"/>
          <w:b/>
          <w:bCs/>
          <w:i/>
          <w:iCs/>
          <w:sz w:val="24"/>
          <w:szCs w:val="24"/>
          <w:lang w:val="en-US"/>
        </w:rPr>
      </w:pPr>
      <w:r w:rsidRPr="0077547A">
        <w:rPr>
          <w:rFonts w:cstheme="minorBidi"/>
          <w:b/>
          <w:bCs/>
          <w:i/>
          <w:iCs/>
          <w:sz w:val="24"/>
          <w:szCs w:val="24"/>
          <w:lang w:val="en-US"/>
        </w:rPr>
        <w:t>Odor</w:t>
      </w:r>
      <w:r w:rsidR="0091401B" w:rsidRPr="0077547A">
        <w:rPr>
          <w:rFonts w:cstheme="minorBidi"/>
          <w:b/>
          <w:bCs/>
          <w:i/>
          <w:iCs/>
          <w:sz w:val="24"/>
          <w:szCs w:val="24"/>
          <w:lang w:val="en-US"/>
        </w:rPr>
        <w:t xml:space="preserve"> Control</w:t>
      </w:r>
    </w:p>
    <w:p w14:paraId="6DCBF740" w14:textId="2C93BE7A" w:rsidR="0091401B" w:rsidRPr="0077547A" w:rsidRDefault="0470225D" w:rsidP="26E94102">
      <w:pPr>
        <w:pStyle w:val="ListParagraph"/>
        <w:numPr>
          <w:ilvl w:val="0"/>
          <w:numId w:val="100"/>
        </w:numPr>
        <w:spacing w:after="100" w:afterAutospacing="1" w:line="276" w:lineRule="auto"/>
        <w:contextualSpacing w:val="0"/>
        <w:jc w:val="both"/>
        <w:rPr>
          <w:rFonts w:cstheme="minorBidi"/>
          <w:sz w:val="24"/>
          <w:szCs w:val="24"/>
          <w:lang w:val="en-US"/>
        </w:rPr>
      </w:pPr>
      <w:r w:rsidRPr="0077547A">
        <w:rPr>
          <w:sz w:val="24"/>
          <w:szCs w:val="24"/>
          <w:lang w:val="en-US"/>
        </w:rPr>
        <w:t xml:space="preserve">Naxpar Pharma Pvt. Ltd. implements operational controls to minimize the generation and release of </w:t>
      </w:r>
      <w:proofErr w:type="spellStart"/>
      <w:r w:rsidRPr="0077547A">
        <w:rPr>
          <w:sz w:val="24"/>
          <w:szCs w:val="24"/>
          <w:lang w:val="en-US"/>
        </w:rPr>
        <w:t>odours</w:t>
      </w:r>
      <w:proofErr w:type="spellEnd"/>
      <w:r w:rsidRPr="0077547A">
        <w:rPr>
          <w:sz w:val="24"/>
          <w:szCs w:val="24"/>
          <w:lang w:val="en-US"/>
        </w:rPr>
        <w:t xml:space="preserve"> arising from chemical storage, handling</w:t>
      </w:r>
      <w:r w:rsidR="00ED6137" w:rsidRPr="0077547A">
        <w:rPr>
          <w:sz w:val="24"/>
          <w:szCs w:val="24"/>
          <w:lang w:val="en-US"/>
        </w:rPr>
        <w:t xml:space="preserve"> </w:t>
      </w:r>
      <w:r w:rsidR="006935F7" w:rsidRPr="0077547A">
        <w:rPr>
          <w:sz w:val="24"/>
          <w:szCs w:val="24"/>
          <w:lang w:val="en-US"/>
        </w:rPr>
        <w:t>and</w:t>
      </w:r>
      <w:r w:rsidRPr="0077547A">
        <w:rPr>
          <w:sz w:val="24"/>
          <w:szCs w:val="24"/>
          <w:lang w:val="en-US"/>
        </w:rPr>
        <w:t xml:space="preserve"> manufacturing </w:t>
      </w:r>
      <w:r w:rsidRPr="0077547A">
        <w:rPr>
          <w:sz w:val="24"/>
          <w:szCs w:val="24"/>
          <w:lang w:val="en-US"/>
        </w:rPr>
        <w:lastRenderedPageBreak/>
        <w:t xml:space="preserve">activities. Chemical storage areas and production sections are maintained under controlled conditions and provided with adequate ventilation to prevent the accumulation and spread of odorous </w:t>
      </w:r>
      <w:proofErr w:type="spellStart"/>
      <w:r w:rsidRPr="0077547A">
        <w:rPr>
          <w:sz w:val="24"/>
          <w:szCs w:val="24"/>
          <w:lang w:val="en-US"/>
        </w:rPr>
        <w:t>vapours</w:t>
      </w:r>
      <w:proofErr w:type="spellEnd"/>
      <w:r w:rsidRPr="0077547A">
        <w:rPr>
          <w:sz w:val="24"/>
          <w:szCs w:val="24"/>
          <w:lang w:val="en-US"/>
        </w:rPr>
        <w:t>.</w:t>
      </w:r>
    </w:p>
    <w:p w14:paraId="16B160F9" w14:textId="3AFF0C83" w:rsidR="0091401B" w:rsidRPr="0077547A" w:rsidRDefault="0470225D" w:rsidP="26E94102">
      <w:pPr>
        <w:pStyle w:val="ListParagraph"/>
        <w:numPr>
          <w:ilvl w:val="0"/>
          <w:numId w:val="100"/>
        </w:numPr>
        <w:spacing w:after="100" w:afterAutospacing="1" w:line="276" w:lineRule="auto"/>
        <w:contextualSpacing w:val="0"/>
        <w:jc w:val="both"/>
        <w:rPr>
          <w:sz w:val="24"/>
          <w:szCs w:val="24"/>
          <w:lang w:val="en-US"/>
        </w:rPr>
      </w:pPr>
      <w:r w:rsidRPr="0077547A">
        <w:rPr>
          <w:sz w:val="24"/>
          <w:szCs w:val="24"/>
          <w:lang w:val="en-US"/>
        </w:rPr>
        <w:t>Chemicals and raw materials are stored in designated containers and handled in accordance with established operating procedures to minimize spills, leaks</w:t>
      </w:r>
      <w:r w:rsidR="00ED6137" w:rsidRPr="0077547A">
        <w:rPr>
          <w:sz w:val="24"/>
          <w:szCs w:val="24"/>
          <w:lang w:val="en-US"/>
        </w:rPr>
        <w:t xml:space="preserve"> </w:t>
      </w:r>
      <w:r w:rsidR="006935F7" w:rsidRPr="0077547A">
        <w:rPr>
          <w:sz w:val="24"/>
          <w:szCs w:val="24"/>
          <w:lang w:val="en-US"/>
        </w:rPr>
        <w:t>and</w:t>
      </w:r>
      <w:r w:rsidRPr="0077547A">
        <w:rPr>
          <w:sz w:val="24"/>
          <w:szCs w:val="24"/>
          <w:lang w:val="en-US"/>
        </w:rPr>
        <w:t xml:space="preserve"> unnecessary </w:t>
      </w:r>
      <w:proofErr w:type="spellStart"/>
      <w:r w:rsidRPr="0077547A">
        <w:rPr>
          <w:sz w:val="24"/>
          <w:szCs w:val="24"/>
          <w:lang w:val="en-US"/>
        </w:rPr>
        <w:t>vapour</w:t>
      </w:r>
      <w:proofErr w:type="spellEnd"/>
      <w:r w:rsidRPr="0077547A">
        <w:rPr>
          <w:sz w:val="24"/>
          <w:szCs w:val="24"/>
          <w:lang w:val="en-US"/>
        </w:rPr>
        <w:t xml:space="preserve"> releases. Good housekeeping practices are maintained throughout the facility to ensure clean and orderly operations.</w:t>
      </w:r>
    </w:p>
    <w:p w14:paraId="479B166D" w14:textId="420DF573" w:rsidR="0091401B" w:rsidRPr="0077547A" w:rsidRDefault="0470225D" w:rsidP="26E94102">
      <w:pPr>
        <w:pStyle w:val="ListParagraph"/>
        <w:numPr>
          <w:ilvl w:val="0"/>
          <w:numId w:val="100"/>
        </w:numPr>
        <w:spacing w:after="100" w:afterAutospacing="1" w:line="276" w:lineRule="auto"/>
        <w:contextualSpacing w:val="0"/>
        <w:jc w:val="both"/>
        <w:rPr>
          <w:sz w:val="24"/>
          <w:szCs w:val="24"/>
          <w:lang w:val="en-US"/>
        </w:rPr>
      </w:pPr>
      <w:r w:rsidRPr="0077547A">
        <w:rPr>
          <w:sz w:val="24"/>
          <w:szCs w:val="24"/>
          <w:lang w:val="en-US"/>
        </w:rPr>
        <w:t xml:space="preserve">Routine inspections are conducted to identify any potential sources of </w:t>
      </w:r>
      <w:proofErr w:type="spellStart"/>
      <w:r w:rsidRPr="0077547A">
        <w:rPr>
          <w:sz w:val="24"/>
          <w:szCs w:val="24"/>
          <w:lang w:val="en-US"/>
        </w:rPr>
        <w:t>odour</w:t>
      </w:r>
      <w:proofErr w:type="spellEnd"/>
      <w:r w:rsidRPr="0077547A">
        <w:rPr>
          <w:sz w:val="24"/>
          <w:szCs w:val="24"/>
          <w:lang w:val="en-US"/>
        </w:rPr>
        <w:t xml:space="preserve"> within operational areas. Any </w:t>
      </w:r>
      <w:proofErr w:type="spellStart"/>
      <w:r w:rsidRPr="0077547A">
        <w:rPr>
          <w:sz w:val="24"/>
          <w:szCs w:val="24"/>
          <w:lang w:val="en-US"/>
        </w:rPr>
        <w:t>odour</w:t>
      </w:r>
      <w:proofErr w:type="spellEnd"/>
      <w:r w:rsidRPr="0077547A">
        <w:rPr>
          <w:sz w:val="24"/>
          <w:szCs w:val="24"/>
          <w:lang w:val="en-US"/>
        </w:rPr>
        <w:t>-related observations or concerns reported by employees or external stakeholders are documented, investigated</w:t>
      </w:r>
      <w:r w:rsidR="00A13A0A" w:rsidRPr="0077547A">
        <w:rPr>
          <w:sz w:val="24"/>
          <w:szCs w:val="24"/>
          <w:lang w:val="en-US"/>
        </w:rPr>
        <w:t xml:space="preserve"> </w:t>
      </w:r>
      <w:r w:rsidR="006935F7" w:rsidRPr="0077547A">
        <w:rPr>
          <w:sz w:val="24"/>
          <w:szCs w:val="24"/>
          <w:lang w:val="en-US"/>
        </w:rPr>
        <w:t>and</w:t>
      </w:r>
      <w:r w:rsidRPr="0077547A">
        <w:rPr>
          <w:sz w:val="24"/>
          <w:szCs w:val="24"/>
          <w:lang w:val="en-US"/>
        </w:rPr>
        <w:t xml:space="preserve"> addressed through appropriate corrective actions.</w:t>
      </w:r>
    </w:p>
    <w:p w14:paraId="7A36B3B3" w14:textId="796F1F3A" w:rsidR="0091401B" w:rsidRPr="0077547A" w:rsidRDefault="014B1B93" w:rsidP="014B1B93">
      <w:pPr>
        <w:pStyle w:val="ListParagraph"/>
        <w:numPr>
          <w:ilvl w:val="0"/>
          <w:numId w:val="100"/>
        </w:numPr>
        <w:spacing w:after="100" w:afterAutospacing="1" w:line="276" w:lineRule="auto"/>
        <w:contextualSpacing w:val="0"/>
        <w:jc w:val="both"/>
        <w:rPr>
          <w:sz w:val="24"/>
          <w:szCs w:val="24"/>
          <w:lang w:val="en-US"/>
        </w:rPr>
      </w:pPr>
      <w:r w:rsidRPr="0077547A">
        <w:rPr>
          <w:sz w:val="24"/>
          <w:szCs w:val="24"/>
          <w:lang w:val="en-US"/>
        </w:rPr>
        <w:t>Personnel involved in chemical handling and manufacturing activities are trained on proper storage, transfer, spill prevention</w:t>
      </w:r>
      <w:r w:rsidR="006232ED" w:rsidRPr="0077547A">
        <w:rPr>
          <w:sz w:val="24"/>
          <w:szCs w:val="24"/>
          <w:lang w:val="en-US"/>
        </w:rPr>
        <w:t xml:space="preserve"> </w:t>
      </w:r>
      <w:r w:rsidR="006935F7" w:rsidRPr="0077547A">
        <w:rPr>
          <w:sz w:val="24"/>
          <w:szCs w:val="24"/>
          <w:lang w:val="en-US"/>
        </w:rPr>
        <w:t>and</w:t>
      </w:r>
      <w:r w:rsidRPr="0077547A">
        <w:rPr>
          <w:sz w:val="24"/>
          <w:szCs w:val="24"/>
          <w:lang w:val="en-US"/>
        </w:rPr>
        <w:t xml:space="preserve"> </w:t>
      </w:r>
      <w:proofErr w:type="spellStart"/>
      <w:r w:rsidRPr="0077547A">
        <w:rPr>
          <w:sz w:val="24"/>
          <w:szCs w:val="24"/>
          <w:lang w:val="en-US"/>
        </w:rPr>
        <w:t>odour</w:t>
      </w:r>
      <w:proofErr w:type="spellEnd"/>
      <w:r w:rsidRPr="0077547A">
        <w:rPr>
          <w:sz w:val="24"/>
          <w:szCs w:val="24"/>
          <w:lang w:val="en-US"/>
        </w:rPr>
        <w:t xml:space="preserve"> control practices. Periodic refresher training is provided to reinforce awareness and support the effective implementation of </w:t>
      </w:r>
      <w:proofErr w:type="spellStart"/>
      <w:r w:rsidRPr="0077547A">
        <w:rPr>
          <w:sz w:val="24"/>
          <w:szCs w:val="24"/>
          <w:lang w:val="en-US"/>
        </w:rPr>
        <w:t>odour</w:t>
      </w:r>
      <w:proofErr w:type="spellEnd"/>
      <w:r w:rsidRPr="0077547A">
        <w:rPr>
          <w:sz w:val="24"/>
          <w:szCs w:val="24"/>
          <w:lang w:val="en-US"/>
        </w:rPr>
        <w:t xml:space="preserve"> management measures across the facility.</w:t>
      </w:r>
    </w:p>
    <w:p w14:paraId="1F98E672" w14:textId="77777777" w:rsidR="0091401B" w:rsidRPr="0077547A" w:rsidRDefault="0091401B" w:rsidP="00ED1847">
      <w:pPr>
        <w:pStyle w:val="ListParagraph"/>
        <w:numPr>
          <w:ilvl w:val="0"/>
          <w:numId w:val="116"/>
        </w:numPr>
        <w:spacing w:after="0" w:line="276" w:lineRule="auto"/>
        <w:ind w:left="360"/>
        <w:rPr>
          <w:rFonts w:cstheme="minorHAnsi"/>
          <w:b/>
          <w:bCs/>
          <w:i/>
          <w:iCs/>
          <w:sz w:val="24"/>
          <w:szCs w:val="24"/>
          <w:lang w:val="en-US"/>
        </w:rPr>
      </w:pPr>
      <w:r w:rsidRPr="0077547A">
        <w:rPr>
          <w:rFonts w:cstheme="minorHAnsi"/>
          <w:b/>
          <w:bCs/>
          <w:i/>
          <w:iCs/>
          <w:sz w:val="24"/>
          <w:szCs w:val="24"/>
          <w:lang w:val="en-US"/>
        </w:rPr>
        <w:t>Noise Control Procedures</w:t>
      </w:r>
    </w:p>
    <w:p w14:paraId="47CD662D" w14:textId="7CFC3A39" w:rsidR="0091401B" w:rsidRPr="0077547A" w:rsidRDefault="0091401B" w:rsidP="00ED1847">
      <w:pPr>
        <w:numPr>
          <w:ilvl w:val="0"/>
          <w:numId w:val="115"/>
        </w:numPr>
        <w:spacing w:after="0" w:line="276" w:lineRule="auto"/>
        <w:jc w:val="both"/>
        <w:rPr>
          <w:rFonts w:cstheme="minorBidi"/>
          <w:sz w:val="24"/>
          <w:szCs w:val="24"/>
          <w:lang w:val="en-US"/>
        </w:rPr>
      </w:pPr>
      <w:r w:rsidRPr="0077547A">
        <w:rPr>
          <w:rFonts w:cstheme="minorBidi"/>
          <w:sz w:val="24"/>
          <w:szCs w:val="24"/>
        </w:rPr>
        <w:t xml:space="preserve">Foam-lined acoustic panels are installed around high-noise equipment such as air compressors, </w:t>
      </w:r>
      <w:r w:rsidR="005C70E5" w:rsidRPr="0077547A">
        <w:rPr>
          <w:rFonts w:cstheme="minorBidi"/>
          <w:sz w:val="24"/>
          <w:szCs w:val="24"/>
        </w:rPr>
        <w:t>Diesel Generators</w:t>
      </w:r>
      <w:r w:rsidR="009F0911" w:rsidRPr="0077547A">
        <w:rPr>
          <w:rFonts w:cstheme="minorBidi"/>
          <w:sz w:val="24"/>
          <w:szCs w:val="24"/>
        </w:rPr>
        <w:t xml:space="preserve"> </w:t>
      </w:r>
      <w:r w:rsidRPr="0077547A">
        <w:rPr>
          <w:rFonts w:cstheme="minorBidi"/>
          <w:sz w:val="24"/>
          <w:szCs w:val="24"/>
        </w:rPr>
        <w:t xml:space="preserve">and air handling units to absorb and reduce noise levels within </w:t>
      </w:r>
      <w:r w:rsidR="003A7A85" w:rsidRPr="0077547A">
        <w:rPr>
          <w:rFonts w:cstheme="minorBidi"/>
          <w:sz w:val="24"/>
          <w:szCs w:val="24"/>
        </w:rPr>
        <w:t xml:space="preserve">Naxpar Pharma’s </w:t>
      </w:r>
      <w:r w:rsidRPr="0077547A">
        <w:rPr>
          <w:rFonts w:cstheme="minorBidi"/>
          <w:sz w:val="24"/>
          <w:szCs w:val="24"/>
        </w:rPr>
        <w:t>Pvt. Ltd.’s manufacturing facilities</w:t>
      </w:r>
      <w:r w:rsidRPr="0077547A">
        <w:rPr>
          <w:rFonts w:cstheme="minorBidi"/>
          <w:sz w:val="24"/>
          <w:szCs w:val="24"/>
          <w:lang w:val="en-US"/>
        </w:rPr>
        <w:t>.</w:t>
      </w:r>
    </w:p>
    <w:p w14:paraId="2DD5A01E" w14:textId="77777777" w:rsidR="0091401B" w:rsidRPr="0077547A" w:rsidRDefault="0091401B" w:rsidP="00ED1847">
      <w:pPr>
        <w:numPr>
          <w:ilvl w:val="0"/>
          <w:numId w:val="115"/>
        </w:numPr>
        <w:spacing w:after="0" w:line="276" w:lineRule="auto"/>
        <w:jc w:val="both"/>
        <w:rPr>
          <w:rFonts w:cstheme="minorHAnsi"/>
          <w:sz w:val="24"/>
          <w:szCs w:val="24"/>
          <w:lang w:val="en-US"/>
        </w:rPr>
      </w:pPr>
      <w:r w:rsidRPr="0077547A">
        <w:rPr>
          <w:rFonts w:cstheme="minorHAnsi"/>
          <w:sz w:val="24"/>
          <w:szCs w:val="24"/>
          <w:lang w:val="en-US"/>
        </w:rPr>
        <w:t>All machinery is inspected and maintained routinely to ensure smooth operation and to minimize noise from mechanical wear, loose fittings, or vibrations. Faulty parts are replaced promptly.</w:t>
      </w:r>
    </w:p>
    <w:p w14:paraId="776C7B95" w14:textId="2A4AD900" w:rsidR="0091401B" w:rsidRPr="0077547A" w:rsidRDefault="0091401B" w:rsidP="00ED1847">
      <w:pPr>
        <w:numPr>
          <w:ilvl w:val="0"/>
          <w:numId w:val="115"/>
        </w:numPr>
        <w:spacing w:after="0" w:line="276" w:lineRule="auto"/>
        <w:jc w:val="both"/>
        <w:rPr>
          <w:rFonts w:cstheme="minorBidi"/>
          <w:sz w:val="24"/>
          <w:szCs w:val="24"/>
          <w:lang w:val="en-US"/>
        </w:rPr>
      </w:pPr>
      <w:r w:rsidRPr="0077547A">
        <w:rPr>
          <w:rFonts w:cstheme="minorBidi"/>
          <w:sz w:val="24"/>
          <w:szCs w:val="24"/>
          <w:lang w:val="en-US"/>
        </w:rPr>
        <w:t xml:space="preserve">Noise mapping </w:t>
      </w:r>
      <w:r w:rsidR="00A162AF" w:rsidRPr="0077547A">
        <w:rPr>
          <w:rFonts w:cstheme="minorBidi"/>
          <w:sz w:val="24"/>
          <w:szCs w:val="24"/>
          <w:lang w:val="en-US"/>
        </w:rPr>
        <w:t xml:space="preserve">and monitoring </w:t>
      </w:r>
      <w:r w:rsidRPr="0077547A">
        <w:rPr>
          <w:rFonts w:cstheme="minorBidi"/>
          <w:sz w:val="24"/>
          <w:szCs w:val="24"/>
          <w:lang w:val="en-US"/>
        </w:rPr>
        <w:t xml:space="preserve">is carried out </w:t>
      </w:r>
      <w:r w:rsidR="00D8235B" w:rsidRPr="0077547A">
        <w:rPr>
          <w:rFonts w:cstheme="minorBidi"/>
          <w:sz w:val="24"/>
          <w:szCs w:val="24"/>
          <w:lang w:val="en-US"/>
        </w:rPr>
        <w:t xml:space="preserve">on a bi-annual basis </w:t>
      </w:r>
      <w:r w:rsidRPr="0077547A">
        <w:rPr>
          <w:rFonts w:cstheme="minorBidi"/>
          <w:sz w:val="24"/>
          <w:szCs w:val="24"/>
          <w:lang w:val="en-US"/>
        </w:rPr>
        <w:t>across all production areas during both day and night shifts using calibrated sound level meters. Areas exceeding permissible limits are prioritized for additional controls.</w:t>
      </w:r>
    </w:p>
    <w:p w14:paraId="17CDF76C" w14:textId="77777777" w:rsidR="0091401B" w:rsidRPr="0077547A" w:rsidRDefault="0091401B" w:rsidP="00ED1847">
      <w:pPr>
        <w:numPr>
          <w:ilvl w:val="0"/>
          <w:numId w:val="115"/>
        </w:numPr>
        <w:spacing w:after="0" w:line="276" w:lineRule="auto"/>
        <w:jc w:val="both"/>
        <w:rPr>
          <w:rFonts w:cstheme="minorHAnsi"/>
          <w:sz w:val="24"/>
          <w:szCs w:val="24"/>
          <w:lang w:val="en-US"/>
        </w:rPr>
      </w:pPr>
      <w:r w:rsidRPr="0077547A">
        <w:rPr>
          <w:rFonts w:cstheme="minorHAnsi"/>
          <w:sz w:val="24"/>
          <w:szCs w:val="24"/>
          <w:lang w:val="en-US"/>
        </w:rPr>
        <w:t>Work rotation schedules are implemented to reduce prolonged exposure to high-noise zones. Ear protection (earplugs) is provided to employees in designated areas.</w:t>
      </w:r>
    </w:p>
    <w:p w14:paraId="53999A1D" w14:textId="370DFFD0" w:rsidR="0091401B" w:rsidRPr="0077547A" w:rsidRDefault="0091401B" w:rsidP="00ED1847">
      <w:pPr>
        <w:numPr>
          <w:ilvl w:val="0"/>
          <w:numId w:val="115"/>
        </w:numPr>
        <w:spacing w:after="100" w:afterAutospacing="1" w:line="276" w:lineRule="auto"/>
        <w:ind w:left="714" w:hanging="357"/>
        <w:jc w:val="both"/>
        <w:rPr>
          <w:rFonts w:cstheme="minorHAnsi"/>
          <w:sz w:val="24"/>
          <w:szCs w:val="24"/>
          <w:lang w:val="en-US"/>
        </w:rPr>
      </w:pPr>
      <w:r w:rsidRPr="0077547A">
        <w:rPr>
          <w:rFonts w:cstheme="minorHAnsi"/>
          <w:sz w:val="24"/>
          <w:szCs w:val="24"/>
          <w:lang w:val="en-US"/>
        </w:rPr>
        <w:t>Workers are trained on hearing conservation practices and correct use of PPE. Monitoring results, maintenance logs</w:t>
      </w:r>
      <w:r w:rsidR="006232ED" w:rsidRPr="0077547A">
        <w:rPr>
          <w:rFonts w:cstheme="minorHAnsi"/>
          <w:sz w:val="24"/>
          <w:szCs w:val="24"/>
          <w:lang w:val="en-US"/>
        </w:rPr>
        <w:t xml:space="preserve"> </w:t>
      </w:r>
      <w:r w:rsidR="006935F7" w:rsidRPr="0077547A">
        <w:rPr>
          <w:rFonts w:cstheme="minorHAnsi"/>
          <w:sz w:val="24"/>
          <w:szCs w:val="24"/>
          <w:lang w:val="en-US"/>
        </w:rPr>
        <w:t>and</w:t>
      </w:r>
      <w:r w:rsidRPr="0077547A">
        <w:rPr>
          <w:rFonts w:cstheme="minorHAnsi"/>
          <w:sz w:val="24"/>
          <w:szCs w:val="24"/>
          <w:lang w:val="en-US"/>
        </w:rPr>
        <w:t xml:space="preserve"> corrective actions are documented and reviewed periodically.</w:t>
      </w:r>
    </w:p>
    <w:p w14:paraId="46BA26FF" w14:textId="77777777" w:rsidR="0091401B" w:rsidRPr="0077547A" w:rsidRDefault="0091401B" w:rsidP="001D046B">
      <w:pPr>
        <w:spacing w:after="100" w:afterAutospacing="1" w:line="276" w:lineRule="auto"/>
        <w:rPr>
          <w:rFonts w:cstheme="minorHAnsi"/>
          <w:b/>
          <w:bCs/>
          <w:i/>
          <w:iCs/>
          <w:sz w:val="24"/>
          <w:szCs w:val="24"/>
          <w:lang w:val="en-US"/>
        </w:rPr>
      </w:pPr>
      <w:r w:rsidRPr="0077547A">
        <w:rPr>
          <w:rFonts w:cstheme="minorHAnsi"/>
          <w:b/>
          <w:bCs/>
          <w:i/>
          <w:iCs/>
          <w:sz w:val="24"/>
          <w:szCs w:val="24"/>
          <w:lang w:val="en-US"/>
        </w:rPr>
        <w:t>Noise Management Table:</w:t>
      </w:r>
    </w:p>
    <w:tbl>
      <w:tblPr>
        <w:tblStyle w:val="TableGrid"/>
        <w:tblW w:w="0" w:type="auto"/>
        <w:tblLook w:val="04A0" w:firstRow="1" w:lastRow="0" w:firstColumn="1" w:lastColumn="0" w:noHBand="0" w:noVBand="1"/>
      </w:tblPr>
      <w:tblGrid>
        <w:gridCol w:w="1652"/>
        <w:gridCol w:w="1733"/>
        <w:gridCol w:w="1657"/>
        <w:gridCol w:w="1726"/>
        <w:gridCol w:w="2248"/>
      </w:tblGrid>
      <w:tr w:rsidR="0091401B" w:rsidRPr="0077547A" w14:paraId="0B44DB08" w14:textId="77777777" w:rsidTr="33CEAB00">
        <w:tc>
          <w:tcPr>
            <w:tcW w:w="0" w:type="auto"/>
            <w:hideMark/>
          </w:tcPr>
          <w:p w14:paraId="6E76E405" w14:textId="77777777" w:rsidR="0091401B" w:rsidRPr="0077547A" w:rsidRDefault="0091401B">
            <w:pPr>
              <w:spacing w:line="276" w:lineRule="auto"/>
              <w:rPr>
                <w:rFonts w:asciiTheme="minorHAnsi" w:hAnsiTheme="minorHAnsi" w:cstheme="minorHAnsi"/>
                <w:b/>
                <w:bCs/>
                <w:sz w:val="24"/>
                <w:szCs w:val="24"/>
              </w:rPr>
            </w:pPr>
            <w:r w:rsidRPr="0077547A">
              <w:rPr>
                <w:rFonts w:asciiTheme="minorHAnsi" w:hAnsiTheme="minorHAnsi" w:cstheme="minorHAnsi"/>
                <w:b/>
                <w:bCs/>
                <w:sz w:val="24"/>
                <w:szCs w:val="24"/>
              </w:rPr>
              <w:t>Equipment</w:t>
            </w:r>
          </w:p>
        </w:tc>
        <w:tc>
          <w:tcPr>
            <w:tcW w:w="0" w:type="auto"/>
            <w:hideMark/>
          </w:tcPr>
          <w:p w14:paraId="6216766C" w14:textId="77777777" w:rsidR="0091401B" w:rsidRPr="0077547A" w:rsidRDefault="0091401B">
            <w:pPr>
              <w:spacing w:line="276" w:lineRule="auto"/>
              <w:rPr>
                <w:rFonts w:asciiTheme="minorHAnsi" w:hAnsiTheme="minorHAnsi" w:cstheme="minorHAnsi"/>
                <w:b/>
                <w:bCs/>
                <w:sz w:val="24"/>
                <w:szCs w:val="24"/>
              </w:rPr>
            </w:pPr>
            <w:r w:rsidRPr="0077547A">
              <w:rPr>
                <w:rFonts w:asciiTheme="minorHAnsi" w:hAnsiTheme="minorHAnsi" w:cstheme="minorHAnsi"/>
                <w:b/>
                <w:bCs/>
                <w:sz w:val="24"/>
                <w:szCs w:val="24"/>
              </w:rPr>
              <w:t>Source of Noise</w:t>
            </w:r>
          </w:p>
        </w:tc>
        <w:tc>
          <w:tcPr>
            <w:tcW w:w="0" w:type="auto"/>
            <w:hideMark/>
          </w:tcPr>
          <w:p w14:paraId="12C9E893" w14:textId="77777777" w:rsidR="0091401B" w:rsidRPr="0077547A" w:rsidRDefault="0091401B">
            <w:pPr>
              <w:spacing w:line="276" w:lineRule="auto"/>
              <w:rPr>
                <w:rFonts w:asciiTheme="minorHAnsi" w:hAnsiTheme="minorHAnsi" w:cstheme="minorHAnsi"/>
                <w:b/>
                <w:bCs/>
                <w:sz w:val="24"/>
                <w:szCs w:val="24"/>
              </w:rPr>
            </w:pPr>
            <w:r w:rsidRPr="0077547A">
              <w:rPr>
                <w:rFonts w:asciiTheme="minorHAnsi" w:hAnsiTheme="minorHAnsi" w:cstheme="minorHAnsi"/>
                <w:b/>
                <w:bCs/>
                <w:sz w:val="24"/>
                <w:szCs w:val="24"/>
              </w:rPr>
              <w:t>Inspection Frequency</w:t>
            </w:r>
          </w:p>
        </w:tc>
        <w:tc>
          <w:tcPr>
            <w:tcW w:w="0" w:type="auto"/>
            <w:hideMark/>
          </w:tcPr>
          <w:p w14:paraId="66EC12FC" w14:textId="77777777" w:rsidR="0091401B" w:rsidRPr="0077547A" w:rsidRDefault="0091401B">
            <w:pPr>
              <w:spacing w:line="276" w:lineRule="auto"/>
              <w:rPr>
                <w:rFonts w:asciiTheme="minorHAnsi" w:hAnsiTheme="minorHAnsi" w:cstheme="minorHAnsi"/>
                <w:b/>
                <w:bCs/>
                <w:sz w:val="24"/>
                <w:szCs w:val="24"/>
              </w:rPr>
            </w:pPr>
            <w:r w:rsidRPr="0077547A">
              <w:rPr>
                <w:rFonts w:asciiTheme="minorHAnsi" w:hAnsiTheme="minorHAnsi" w:cstheme="minorHAnsi"/>
                <w:b/>
                <w:bCs/>
                <w:sz w:val="24"/>
                <w:szCs w:val="24"/>
              </w:rPr>
              <w:t>Responsible Team</w:t>
            </w:r>
          </w:p>
        </w:tc>
        <w:tc>
          <w:tcPr>
            <w:tcW w:w="0" w:type="auto"/>
            <w:hideMark/>
          </w:tcPr>
          <w:p w14:paraId="09A1479C" w14:textId="77777777" w:rsidR="0091401B" w:rsidRPr="0077547A" w:rsidRDefault="0091401B">
            <w:pPr>
              <w:spacing w:line="276" w:lineRule="auto"/>
              <w:rPr>
                <w:rFonts w:asciiTheme="minorHAnsi" w:hAnsiTheme="minorHAnsi" w:cstheme="minorHAnsi"/>
                <w:b/>
                <w:bCs/>
                <w:sz w:val="24"/>
                <w:szCs w:val="24"/>
              </w:rPr>
            </w:pPr>
            <w:r w:rsidRPr="0077547A">
              <w:rPr>
                <w:rFonts w:asciiTheme="minorHAnsi" w:hAnsiTheme="minorHAnsi" w:cstheme="minorHAnsi"/>
                <w:b/>
                <w:bCs/>
                <w:sz w:val="24"/>
                <w:szCs w:val="24"/>
              </w:rPr>
              <w:t>Maintenance Action</w:t>
            </w:r>
          </w:p>
        </w:tc>
      </w:tr>
      <w:tr w:rsidR="0091401B" w:rsidRPr="0077547A" w14:paraId="663BE65B" w14:textId="77777777" w:rsidTr="33CEAB00">
        <w:tc>
          <w:tcPr>
            <w:tcW w:w="0" w:type="auto"/>
            <w:hideMark/>
          </w:tcPr>
          <w:p w14:paraId="1D56BD7F" w14:textId="77777777" w:rsidR="0091401B" w:rsidRPr="0077547A" w:rsidRDefault="0091401B">
            <w:pPr>
              <w:spacing w:line="276" w:lineRule="auto"/>
              <w:rPr>
                <w:rFonts w:asciiTheme="minorHAnsi" w:hAnsiTheme="minorHAnsi" w:cstheme="minorHAnsi"/>
                <w:sz w:val="24"/>
                <w:szCs w:val="24"/>
              </w:rPr>
            </w:pPr>
            <w:r w:rsidRPr="0077547A">
              <w:rPr>
                <w:rFonts w:asciiTheme="minorHAnsi" w:hAnsiTheme="minorHAnsi" w:cstheme="minorHAnsi"/>
                <w:sz w:val="24"/>
                <w:szCs w:val="24"/>
              </w:rPr>
              <w:t>Compressors</w:t>
            </w:r>
          </w:p>
        </w:tc>
        <w:tc>
          <w:tcPr>
            <w:tcW w:w="0" w:type="auto"/>
            <w:hideMark/>
          </w:tcPr>
          <w:p w14:paraId="23B060A2" w14:textId="77777777" w:rsidR="0091401B" w:rsidRPr="0077547A" w:rsidRDefault="0091401B">
            <w:pPr>
              <w:spacing w:line="276" w:lineRule="auto"/>
              <w:rPr>
                <w:rFonts w:asciiTheme="minorHAnsi" w:hAnsiTheme="minorHAnsi" w:cstheme="minorHAnsi"/>
                <w:sz w:val="24"/>
                <w:szCs w:val="24"/>
              </w:rPr>
            </w:pPr>
            <w:r w:rsidRPr="0077547A">
              <w:rPr>
                <w:rFonts w:asciiTheme="minorHAnsi" w:hAnsiTheme="minorHAnsi" w:cstheme="minorHAnsi"/>
                <w:sz w:val="24"/>
                <w:szCs w:val="24"/>
              </w:rPr>
              <w:t>Leaky valves</w:t>
            </w:r>
          </w:p>
        </w:tc>
        <w:tc>
          <w:tcPr>
            <w:tcW w:w="0" w:type="auto"/>
            <w:hideMark/>
          </w:tcPr>
          <w:p w14:paraId="4077F796" w14:textId="2C4A5C36" w:rsidR="0091401B" w:rsidRPr="0077547A" w:rsidRDefault="36E4D4B6" w:rsidP="33CEAB00">
            <w:pPr>
              <w:spacing w:line="276" w:lineRule="auto"/>
              <w:rPr>
                <w:rFonts w:asciiTheme="minorHAnsi" w:hAnsiTheme="minorHAnsi" w:cstheme="minorBidi"/>
                <w:sz w:val="24"/>
                <w:szCs w:val="24"/>
              </w:rPr>
            </w:pPr>
            <w:r w:rsidRPr="0077547A">
              <w:rPr>
                <w:rFonts w:asciiTheme="minorHAnsi" w:hAnsiTheme="minorHAnsi" w:cstheme="minorBidi"/>
                <w:sz w:val="24"/>
                <w:szCs w:val="24"/>
              </w:rPr>
              <w:t xml:space="preserve">Bi-Annual </w:t>
            </w:r>
          </w:p>
        </w:tc>
        <w:tc>
          <w:tcPr>
            <w:tcW w:w="0" w:type="auto"/>
            <w:hideMark/>
          </w:tcPr>
          <w:p w14:paraId="556217AF" w14:textId="77777777" w:rsidR="0091401B" w:rsidRPr="0077547A" w:rsidRDefault="0091401B">
            <w:pPr>
              <w:spacing w:line="276" w:lineRule="auto"/>
              <w:rPr>
                <w:rFonts w:asciiTheme="minorHAnsi" w:hAnsiTheme="minorHAnsi" w:cstheme="minorHAnsi"/>
                <w:sz w:val="24"/>
                <w:szCs w:val="24"/>
              </w:rPr>
            </w:pPr>
            <w:r w:rsidRPr="0077547A">
              <w:rPr>
                <w:rFonts w:asciiTheme="minorHAnsi" w:hAnsiTheme="minorHAnsi" w:cstheme="minorHAnsi"/>
                <w:sz w:val="24"/>
                <w:szCs w:val="24"/>
              </w:rPr>
              <w:t>Maintenance Team</w:t>
            </w:r>
          </w:p>
        </w:tc>
        <w:tc>
          <w:tcPr>
            <w:tcW w:w="0" w:type="auto"/>
            <w:hideMark/>
          </w:tcPr>
          <w:p w14:paraId="2F33832B" w14:textId="77777777" w:rsidR="0091401B" w:rsidRPr="0077547A" w:rsidRDefault="0091401B">
            <w:pPr>
              <w:spacing w:line="276" w:lineRule="auto"/>
              <w:rPr>
                <w:rFonts w:asciiTheme="minorHAnsi" w:hAnsiTheme="minorHAnsi" w:cstheme="minorHAnsi"/>
                <w:sz w:val="24"/>
                <w:szCs w:val="24"/>
              </w:rPr>
            </w:pPr>
            <w:r w:rsidRPr="0077547A">
              <w:rPr>
                <w:rFonts w:asciiTheme="minorHAnsi" w:hAnsiTheme="minorHAnsi" w:cstheme="minorHAnsi"/>
                <w:sz w:val="24"/>
                <w:szCs w:val="24"/>
              </w:rPr>
              <w:t>Repair/replace faulty parts</w:t>
            </w:r>
          </w:p>
        </w:tc>
      </w:tr>
      <w:tr w:rsidR="0091401B" w:rsidRPr="0077547A" w14:paraId="465D29A4" w14:textId="77777777" w:rsidTr="33CEAB00">
        <w:tc>
          <w:tcPr>
            <w:tcW w:w="0" w:type="auto"/>
            <w:hideMark/>
          </w:tcPr>
          <w:p w14:paraId="0631B4FB" w14:textId="77777777" w:rsidR="0091401B" w:rsidRPr="0077547A" w:rsidRDefault="0091401B">
            <w:pPr>
              <w:spacing w:line="276" w:lineRule="auto"/>
              <w:rPr>
                <w:rFonts w:asciiTheme="minorHAnsi" w:hAnsiTheme="minorHAnsi" w:cstheme="minorHAnsi"/>
                <w:sz w:val="24"/>
                <w:szCs w:val="24"/>
              </w:rPr>
            </w:pPr>
            <w:r w:rsidRPr="0077547A">
              <w:rPr>
                <w:rFonts w:asciiTheme="minorHAnsi" w:hAnsiTheme="minorHAnsi" w:cstheme="minorHAnsi"/>
                <w:sz w:val="24"/>
                <w:szCs w:val="24"/>
              </w:rPr>
              <w:t>Exhaust Fans</w:t>
            </w:r>
          </w:p>
        </w:tc>
        <w:tc>
          <w:tcPr>
            <w:tcW w:w="0" w:type="auto"/>
            <w:hideMark/>
          </w:tcPr>
          <w:p w14:paraId="3BF8BE67" w14:textId="77777777" w:rsidR="0091401B" w:rsidRPr="0077547A" w:rsidRDefault="0091401B">
            <w:pPr>
              <w:spacing w:line="276" w:lineRule="auto"/>
              <w:rPr>
                <w:rFonts w:asciiTheme="minorHAnsi" w:hAnsiTheme="minorHAnsi" w:cstheme="minorHAnsi"/>
                <w:sz w:val="24"/>
                <w:szCs w:val="24"/>
              </w:rPr>
            </w:pPr>
            <w:r w:rsidRPr="0077547A">
              <w:rPr>
                <w:rFonts w:asciiTheme="minorHAnsi" w:hAnsiTheme="minorHAnsi" w:cstheme="minorHAnsi"/>
                <w:sz w:val="24"/>
                <w:szCs w:val="24"/>
              </w:rPr>
              <w:t>Vibration</w:t>
            </w:r>
          </w:p>
        </w:tc>
        <w:tc>
          <w:tcPr>
            <w:tcW w:w="0" w:type="auto"/>
            <w:hideMark/>
          </w:tcPr>
          <w:p w14:paraId="50AD3841" w14:textId="77777777" w:rsidR="0091401B" w:rsidRPr="0077547A" w:rsidRDefault="0091401B">
            <w:pPr>
              <w:spacing w:line="276" w:lineRule="auto"/>
              <w:rPr>
                <w:rFonts w:asciiTheme="minorHAnsi" w:hAnsiTheme="minorHAnsi" w:cstheme="minorHAnsi"/>
                <w:sz w:val="24"/>
                <w:szCs w:val="24"/>
              </w:rPr>
            </w:pPr>
            <w:r w:rsidRPr="0077547A">
              <w:rPr>
                <w:rFonts w:asciiTheme="minorHAnsi" w:hAnsiTheme="minorHAnsi" w:cstheme="minorHAnsi"/>
                <w:sz w:val="24"/>
                <w:szCs w:val="24"/>
              </w:rPr>
              <w:t>Monthly</w:t>
            </w:r>
          </w:p>
        </w:tc>
        <w:tc>
          <w:tcPr>
            <w:tcW w:w="0" w:type="auto"/>
            <w:hideMark/>
          </w:tcPr>
          <w:p w14:paraId="2053F05B" w14:textId="77777777" w:rsidR="0091401B" w:rsidRPr="0077547A" w:rsidRDefault="0091401B">
            <w:pPr>
              <w:spacing w:line="276" w:lineRule="auto"/>
              <w:rPr>
                <w:rFonts w:asciiTheme="minorHAnsi" w:hAnsiTheme="minorHAnsi" w:cstheme="minorHAnsi"/>
                <w:sz w:val="24"/>
                <w:szCs w:val="24"/>
              </w:rPr>
            </w:pPr>
            <w:r w:rsidRPr="0077547A">
              <w:rPr>
                <w:rFonts w:asciiTheme="minorHAnsi" w:hAnsiTheme="minorHAnsi" w:cstheme="minorHAnsi"/>
                <w:sz w:val="24"/>
                <w:szCs w:val="24"/>
              </w:rPr>
              <w:t>Maintenance Team</w:t>
            </w:r>
          </w:p>
        </w:tc>
        <w:tc>
          <w:tcPr>
            <w:tcW w:w="0" w:type="auto"/>
            <w:hideMark/>
          </w:tcPr>
          <w:p w14:paraId="4F388543" w14:textId="77777777" w:rsidR="0091401B" w:rsidRPr="0077547A" w:rsidRDefault="0091401B">
            <w:pPr>
              <w:spacing w:line="276" w:lineRule="auto"/>
              <w:rPr>
                <w:rFonts w:asciiTheme="minorHAnsi" w:hAnsiTheme="minorHAnsi" w:cstheme="minorHAnsi"/>
                <w:sz w:val="24"/>
                <w:szCs w:val="24"/>
              </w:rPr>
            </w:pPr>
            <w:r w:rsidRPr="0077547A">
              <w:rPr>
                <w:rFonts w:asciiTheme="minorHAnsi" w:hAnsiTheme="minorHAnsi" w:cstheme="minorHAnsi"/>
                <w:sz w:val="24"/>
                <w:szCs w:val="24"/>
              </w:rPr>
              <w:t>Check alignment and mounting</w:t>
            </w:r>
          </w:p>
        </w:tc>
      </w:tr>
      <w:tr w:rsidR="00A700ED" w:rsidRPr="0077547A" w14:paraId="2C2F2DE0" w14:textId="77777777" w:rsidTr="33CEAB00">
        <w:trPr>
          <w:trHeight w:val="300"/>
        </w:trPr>
        <w:tc>
          <w:tcPr>
            <w:tcW w:w="0" w:type="auto"/>
          </w:tcPr>
          <w:p w14:paraId="0F477148" w14:textId="4C05E788" w:rsidR="00A700ED" w:rsidRPr="0077547A" w:rsidRDefault="3A9CC12E" w:rsidP="33CEAB00">
            <w:pPr>
              <w:spacing w:line="276" w:lineRule="auto"/>
              <w:rPr>
                <w:rFonts w:asciiTheme="minorHAnsi" w:hAnsiTheme="minorHAnsi" w:cstheme="minorBidi"/>
                <w:sz w:val="24"/>
                <w:szCs w:val="24"/>
              </w:rPr>
            </w:pPr>
            <w:r w:rsidRPr="0077547A">
              <w:rPr>
                <w:rFonts w:cstheme="minorBidi"/>
                <w:sz w:val="24"/>
                <w:szCs w:val="24"/>
              </w:rPr>
              <w:lastRenderedPageBreak/>
              <w:t>Diesel Generators</w:t>
            </w:r>
          </w:p>
        </w:tc>
        <w:tc>
          <w:tcPr>
            <w:tcW w:w="0" w:type="auto"/>
          </w:tcPr>
          <w:p w14:paraId="42D18D1B" w14:textId="5E280325" w:rsidR="00A700ED" w:rsidRPr="0077547A" w:rsidRDefault="33CE9715" w:rsidP="33CEAB00">
            <w:pPr>
              <w:spacing w:line="276" w:lineRule="auto"/>
              <w:rPr>
                <w:rFonts w:asciiTheme="minorHAnsi" w:hAnsiTheme="minorHAnsi" w:cstheme="minorBidi"/>
                <w:sz w:val="24"/>
                <w:szCs w:val="24"/>
              </w:rPr>
            </w:pPr>
            <w:r w:rsidRPr="0077547A">
              <w:rPr>
                <w:rFonts w:cstheme="minorBidi"/>
                <w:sz w:val="24"/>
                <w:szCs w:val="24"/>
              </w:rPr>
              <w:t>Vibration or Engine Noise</w:t>
            </w:r>
          </w:p>
        </w:tc>
        <w:tc>
          <w:tcPr>
            <w:tcW w:w="0" w:type="auto"/>
          </w:tcPr>
          <w:p w14:paraId="7C1F1641" w14:textId="63065DDF" w:rsidR="00A700ED" w:rsidRPr="0077547A" w:rsidRDefault="36E4D4B6" w:rsidP="33CEAB00">
            <w:pPr>
              <w:spacing w:line="276" w:lineRule="auto"/>
              <w:rPr>
                <w:rFonts w:asciiTheme="minorHAnsi" w:hAnsiTheme="minorHAnsi" w:cstheme="minorBidi"/>
                <w:sz w:val="24"/>
                <w:szCs w:val="24"/>
              </w:rPr>
            </w:pPr>
            <w:r w:rsidRPr="0077547A">
              <w:rPr>
                <w:rFonts w:cstheme="minorBidi"/>
                <w:sz w:val="24"/>
                <w:szCs w:val="24"/>
              </w:rPr>
              <w:t>Bi-Annual</w:t>
            </w:r>
          </w:p>
        </w:tc>
        <w:tc>
          <w:tcPr>
            <w:tcW w:w="0" w:type="auto"/>
          </w:tcPr>
          <w:p w14:paraId="4FA5A676" w14:textId="3977EFCA" w:rsidR="00A700ED" w:rsidRPr="0077547A" w:rsidRDefault="36E4D4B6" w:rsidP="33CEAB00">
            <w:pPr>
              <w:spacing w:line="276" w:lineRule="auto"/>
              <w:rPr>
                <w:rFonts w:asciiTheme="minorHAnsi" w:hAnsiTheme="minorHAnsi" w:cstheme="minorBidi"/>
                <w:sz w:val="24"/>
                <w:szCs w:val="24"/>
              </w:rPr>
            </w:pPr>
            <w:r w:rsidRPr="0077547A">
              <w:rPr>
                <w:rFonts w:asciiTheme="minorHAnsi" w:hAnsiTheme="minorHAnsi" w:cstheme="minorBidi"/>
                <w:sz w:val="24"/>
                <w:szCs w:val="24"/>
              </w:rPr>
              <w:t>EHS Team</w:t>
            </w:r>
          </w:p>
        </w:tc>
        <w:tc>
          <w:tcPr>
            <w:tcW w:w="0" w:type="auto"/>
          </w:tcPr>
          <w:p w14:paraId="20EFD79C" w14:textId="198427CF" w:rsidR="00A700ED" w:rsidRPr="0077547A" w:rsidRDefault="008B111A" w:rsidP="33CEAB00">
            <w:pPr>
              <w:spacing w:line="276" w:lineRule="auto"/>
              <w:rPr>
                <w:rFonts w:asciiTheme="minorHAnsi" w:hAnsiTheme="minorHAnsi" w:cstheme="minorBidi"/>
                <w:sz w:val="24"/>
                <w:szCs w:val="24"/>
              </w:rPr>
            </w:pPr>
            <w:r w:rsidRPr="0077547A">
              <w:rPr>
                <w:rFonts w:asciiTheme="minorHAnsi" w:hAnsiTheme="minorHAnsi" w:cstheme="minorBidi"/>
                <w:sz w:val="24"/>
                <w:szCs w:val="24"/>
              </w:rPr>
              <w:t>Repair/replace faulty parts</w:t>
            </w:r>
          </w:p>
        </w:tc>
      </w:tr>
    </w:tbl>
    <w:p w14:paraId="60908DB0" w14:textId="27E121B5" w:rsidR="00082AAA" w:rsidRPr="0077547A" w:rsidRDefault="0091401B" w:rsidP="0081752E">
      <w:pPr>
        <w:spacing w:line="276" w:lineRule="auto"/>
        <w:rPr>
          <w:rFonts w:cstheme="minorHAnsi"/>
          <w:sz w:val="24"/>
          <w:szCs w:val="24"/>
          <w:lang w:val="en-US"/>
        </w:rPr>
      </w:pPr>
      <w:r w:rsidRPr="0077547A">
        <w:rPr>
          <w:rFonts w:cstheme="minorHAnsi"/>
          <w:sz w:val="24"/>
          <w:szCs w:val="24"/>
          <w:lang w:val="en-US"/>
        </w:rPr>
        <w:t>Earplugs are provided in high-noise areas and their usage is mandatory.</w:t>
      </w:r>
    </w:p>
    <w:p w14:paraId="1DDA83BE" w14:textId="77777777" w:rsidR="00BB5273" w:rsidRPr="0077547A" w:rsidRDefault="00BB5273" w:rsidP="00BB5273">
      <w:pPr>
        <w:jc w:val="both"/>
        <w:rPr>
          <w:b/>
          <w:bCs/>
          <w:sz w:val="24"/>
          <w:szCs w:val="24"/>
        </w:rPr>
      </w:pPr>
      <w:r w:rsidRPr="0077547A">
        <w:rPr>
          <w:b/>
          <w:bCs/>
          <w:sz w:val="24"/>
          <w:szCs w:val="24"/>
        </w:rPr>
        <w:t>Responsibilities</w:t>
      </w:r>
    </w:p>
    <w:p w14:paraId="21C8F23B" w14:textId="04B1AC2C" w:rsidR="00BB5273" w:rsidRPr="0077547A" w:rsidRDefault="00BB5273" w:rsidP="00ED1847">
      <w:pPr>
        <w:pStyle w:val="ListParagraph"/>
        <w:numPr>
          <w:ilvl w:val="0"/>
          <w:numId w:val="14"/>
        </w:numPr>
        <w:spacing w:after="0" w:line="276" w:lineRule="auto"/>
        <w:contextualSpacing w:val="0"/>
        <w:jc w:val="both"/>
        <w:rPr>
          <w:rFonts w:eastAsia="Times New Roman" w:cstheme="minorHAnsi"/>
          <w:kern w:val="0"/>
          <w:sz w:val="24"/>
          <w:szCs w:val="24"/>
          <w:lang w:eastAsia="en-IN"/>
          <w14:ligatures w14:val="none"/>
        </w:rPr>
      </w:pPr>
      <w:r w:rsidRPr="0077547A">
        <w:rPr>
          <w:rFonts w:eastAsia="Times New Roman" w:cstheme="minorHAnsi"/>
          <w:b/>
          <w:bCs/>
          <w:kern w:val="0"/>
          <w:sz w:val="24"/>
          <w:szCs w:val="24"/>
          <w:lang w:eastAsia="en-IN"/>
          <w14:ligatures w14:val="none"/>
        </w:rPr>
        <w:t>Management:</w:t>
      </w:r>
      <w:r w:rsidRPr="0077547A">
        <w:rPr>
          <w:rFonts w:eastAsia="Times New Roman" w:cstheme="minorHAnsi"/>
          <w:kern w:val="0"/>
          <w:sz w:val="24"/>
          <w:szCs w:val="24"/>
          <w:lang w:eastAsia="en-IN"/>
          <w14:ligatures w14:val="none"/>
        </w:rPr>
        <w:t xml:space="preserve"> Ensures implementation of air pollution control practices and provides necessary resources for emission management systems.</w:t>
      </w:r>
    </w:p>
    <w:p w14:paraId="3501822C" w14:textId="2F1B9F43" w:rsidR="00BB5273" w:rsidRPr="0077547A" w:rsidRDefault="008B111A" w:rsidP="00ED1847">
      <w:pPr>
        <w:pStyle w:val="ListParagraph"/>
        <w:numPr>
          <w:ilvl w:val="0"/>
          <w:numId w:val="14"/>
        </w:numPr>
        <w:spacing w:after="0" w:line="276" w:lineRule="auto"/>
        <w:contextualSpacing w:val="0"/>
        <w:jc w:val="both"/>
        <w:rPr>
          <w:rFonts w:eastAsia="Times New Roman" w:cstheme="minorBidi"/>
          <w:kern w:val="0"/>
          <w:sz w:val="24"/>
          <w:szCs w:val="24"/>
          <w:lang w:eastAsia="en-IN"/>
          <w14:ligatures w14:val="none"/>
        </w:rPr>
      </w:pPr>
      <w:r w:rsidRPr="0077547A">
        <w:rPr>
          <w:rFonts w:eastAsia="Times New Roman" w:cstheme="minorBidi"/>
          <w:b/>
          <w:bCs/>
          <w:kern w:val="0"/>
          <w:sz w:val="24"/>
          <w:szCs w:val="24"/>
          <w:lang w:eastAsia="en-IN"/>
          <w14:ligatures w14:val="none"/>
        </w:rPr>
        <w:t xml:space="preserve">EHS </w:t>
      </w:r>
      <w:r w:rsidR="00BB5273" w:rsidRPr="0077547A">
        <w:rPr>
          <w:rFonts w:eastAsia="Times New Roman" w:cstheme="minorBidi"/>
          <w:b/>
          <w:bCs/>
          <w:kern w:val="0"/>
          <w:sz w:val="24"/>
          <w:szCs w:val="24"/>
          <w:lang w:eastAsia="en-IN"/>
          <w14:ligatures w14:val="none"/>
        </w:rPr>
        <w:t>Manager:</w:t>
      </w:r>
      <w:r w:rsidR="00BB5273" w:rsidRPr="0077547A">
        <w:rPr>
          <w:rFonts w:eastAsia="Times New Roman" w:cstheme="minorBidi"/>
          <w:kern w:val="0"/>
          <w:sz w:val="24"/>
          <w:szCs w:val="24"/>
          <w:lang w:eastAsia="en-IN"/>
          <w14:ligatures w14:val="none"/>
        </w:rPr>
        <w:t xml:space="preserve"> Monitors air pollution control measures, ensures regulatory compliance</w:t>
      </w:r>
      <w:r w:rsidR="006232ED" w:rsidRPr="0077547A">
        <w:rPr>
          <w:rFonts w:eastAsia="Times New Roman" w:cstheme="minorBidi"/>
          <w:kern w:val="0"/>
          <w:sz w:val="24"/>
          <w:szCs w:val="24"/>
          <w:lang w:eastAsia="en-IN"/>
          <w14:ligatures w14:val="none"/>
        </w:rPr>
        <w:t xml:space="preserve"> </w:t>
      </w:r>
      <w:r w:rsidR="006935F7" w:rsidRPr="0077547A">
        <w:rPr>
          <w:rFonts w:eastAsia="Times New Roman" w:cstheme="minorBidi"/>
          <w:kern w:val="0"/>
          <w:sz w:val="24"/>
          <w:szCs w:val="24"/>
          <w:lang w:eastAsia="en-IN"/>
          <w14:ligatures w14:val="none"/>
        </w:rPr>
        <w:t>and</w:t>
      </w:r>
      <w:r w:rsidR="00BB5273" w:rsidRPr="0077547A">
        <w:rPr>
          <w:rFonts w:eastAsia="Times New Roman" w:cstheme="minorBidi"/>
          <w:kern w:val="0"/>
          <w:sz w:val="24"/>
          <w:szCs w:val="24"/>
          <w:lang w:eastAsia="en-IN"/>
          <w14:ligatures w14:val="none"/>
        </w:rPr>
        <w:t xml:space="preserve"> oversees performance of emission control systems.</w:t>
      </w:r>
    </w:p>
    <w:p w14:paraId="15EBA96E" w14:textId="7B651925" w:rsidR="00BB5273" w:rsidRPr="0077547A" w:rsidRDefault="00BB5273" w:rsidP="00ED1847">
      <w:pPr>
        <w:pStyle w:val="ListParagraph"/>
        <w:numPr>
          <w:ilvl w:val="0"/>
          <w:numId w:val="14"/>
        </w:numPr>
        <w:spacing w:after="0" w:line="276" w:lineRule="auto"/>
        <w:contextualSpacing w:val="0"/>
        <w:jc w:val="both"/>
        <w:rPr>
          <w:rFonts w:eastAsia="Times New Roman" w:cstheme="minorHAnsi"/>
          <w:kern w:val="0"/>
          <w:sz w:val="24"/>
          <w:szCs w:val="24"/>
          <w:lang w:eastAsia="en-IN"/>
          <w14:ligatures w14:val="none"/>
        </w:rPr>
      </w:pPr>
      <w:r w:rsidRPr="0077547A">
        <w:rPr>
          <w:rFonts w:eastAsia="Times New Roman" w:cstheme="minorHAnsi"/>
          <w:b/>
          <w:bCs/>
          <w:kern w:val="0"/>
          <w:sz w:val="24"/>
          <w:szCs w:val="24"/>
          <w:lang w:eastAsia="en-IN"/>
          <w14:ligatures w14:val="none"/>
        </w:rPr>
        <w:t>Department Heads:</w:t>
      </w:r>
      <w:r w:rsidRPr="0077547A">
        <w:rPr>
          <w:rFonts w:eastAsia="Times New Roman" w:cstheme="minorHAnsi"/>
          <w:kern w:val="0"/>
          <w:sz w:val="24"/>
          <w:szCs w:val="24"/>
          <w:lang w:eastAsia="en-IN"/>
          <w14:ligatures w14:val="none"/>
        </w:rPr>
        <w:t xml:space="preserve"> Ensure SOP practices related to air emissions are followed within their departments and staff are properly trained.</w:t>
      </w:r>
    </w:p>
    <w:p w14:paraId="75635E21" w14:textId="5BE9E7D3" w:rsidR="00BB5273" w:rsidRPr="0077547A" w:rsidRDefault="00BB5273" w:rsidP="00ED1847">
      <w:pPr>
        <w:pStyle w:val="ListParagraph"/>
        <w:numPr>
          <w:ilvl w:val="0"/>
          <w:numId w:val="14"/>
        </w:numPr>
        <w:spacing w:line="276" w:lineRule="auto"/>
        <w:ind w:left="714" w:hanging="357"/>
        <w:contextualSpacing w:val="0"/>
        <w:jc w:val="both"/>
        <w:rPr>
          <w:rFonts w:eastAsia="Times New Roman" w:cstheme="minorHAnsi"/>
          <w:kern w:val="0"/>
          <w:sz w:val="24"/>
          <w:szCs w:val="24"/>
          <w:lang w:eastAsia="en-IN"/>
          <w14:ligatures w14:val="none"/>
        </w:rPr>
      </w:pPr>
      <w:r w:rsidRPr="0077547A">
        <w:rPr>
          <w:rFonts w:eastAsia="Times New Roman" w:cstheme="minorHAnsi"/>
          <w:b/>
          <w:bCs/>
          <w:kern w:val="0"/>
          <w:sz w:val="24"/>
          <w:szCs w:val="24"/>
          <w:lang w:eastAsia="en-IN"/>
          <w14:ligatures w14:val="none"/>
        </w:rPr>
        <w:t>Employees:</w:t>
      </w:r>
      <w:r w:rsidRPr="0077547A">
        <w:rPr>
          <w:rFonts w:eastAsia="Times New Roman" w:cstheme="minorHAnsi"/>
          <w:kern w:val="0"/>
          <w:sz w:val="24"/>
          <w:szCs w:val="24"/>
          <w:lang w:eastAsia="en-IN"/>
          <w14:ligatures w14:val="none"/>
        </w:rPr>
        <w:t xml:space="preserve"> Follow standard procedures and report any abnormal emissions or operational issues to their supervisors.</w:t>
      </w:r>
    </w:p>
    <w:p w14:paraId="001F1533" w14:textId="77777777" w:rsidR="00BB5273" w:rsidRPr="0077547A" w:rsidRDefault="00BB5273" w:rsidP="00BB5273">
      <w:pPr>
        <w:jc w:val="both"/>
        <w:rPr>
          <w:rFonts w:cstheme="minorHAnsi"/>
          <w:sz w:val="24"/>
          <w:szCs w:val="24"/>
        </w:rPr>
      </w:pPr>
      <w:r w:rsidRPr="0077547A">
        <w:rPr>
          <w:b/>
          <w:bCs/>
          <w:sz w:val="24"/>
          <w:szCs w:val="24"/>
        </w:rPr>
        <w:t>Review Mechanism</w:t>
      </w:r>
    </w:p>
    <w:p w14:paraId="4BC292B4" w14:textId="582A5A15" w:rsidR="00512C07" w:rsidRDefault="014B1B93" w:rsidP="014B1B93">
      <w:pPr>
        <w:pStyle w:val="ListParagraph"/>
        <w:spacing w:line="276" w:lineRule="auto"/>
        <w:ind w:left="0"/>
        <w:jc w:val="both"/>
        <w:rPr>
          <w:rFonts w:cstheme="minorBidi"/>
          <w:sz w:val="24"/>
          <w:szCs w:val="24"/>
        </w:rPr>
      </w:pPr>
      <w:r w:rsidRPr="0077547A">
        <w:rPr>
          <w:rFonts w:cstheme="minorBidi"/>
          <w:sz w:val="24"/>
          <w:szCs w:val="24"/>
        </w:rPr>
        <w:t>The standard operating practices for air pollution management are reviewed bi-annually to ensure their effectiveness and compliance with environmental regulations. The Environmental Manager conducts the review process, ensuring alignment with current standards, operational changes</w:t>
      </w:r>
      <w:r w:rsidR="006232ED"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sustainability objectives. The review helps identify gaps, implement corrective actions</w:t>
      </w:r>
      <w:r w:rsidR="006232ED"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support continuous improvement in air quality management</w:t>
      </w:r>
      <w:r w:rsidRPr="014B1B93">
        <w:rPr>
          <w:rFonts w:cstheme="minorBidi"/>
          <w:sz w:val="24"/>
          <w:szCs w:val="24"/>
        </w:rPr>
        <w:t>.</w:t>
      </w:r>
    </w:p>
    <w:p w14:paraId="2A15A93E" w14:textId="04525A47" w:rsidR="014B1B93" w:rsidRDefault="014B1B93" w:rsidP="014B1B93">
      <w:pPr>
        <w:pStyle w:val="ListParagraph"/>
        <w:spacing w:line="276" w:lineRule="auto"/>
        <w:ind w:left="0"/>
        <w:jc w:val="both"/>
        <w:rPr>
          <w:rFonts w:cstheme="minorBidi"/>
          <w:sz w:val="24"/>
          <w:szCs w:val="24"/>
        </w:rPr>
      </w:pPr>
    </w:p>
    <w:p w14:paraId="69A1128C" w14:textId="00B9BF93" w:rsidR="0003078F" w:rsidRPr="0003078F" w:rsidRDefault="014B1B93" w:rsidP="0003078F">
      <w:pPr>
        <w:pStyle w:val="Heading2"/>
        <w:rPr>
          <w:u w:val="none"/>
        </w:rPr>
      </w:pPr>
      <w:bookmarkStart w:id="5" w:name="_Toc233029848"/>
      <w:r>
        <w:rPr>
          <w:u w:val="none"/>
        </w:rPr>
        <w:t>4. Waste Management Procedures</w:t>
      </w:r>
      <w:bookmarkEnd w:id="5"/>
    </w:p>
    <w:p w14:paraId="51920303" w14:textId="77777777" w:rsidR="00A40C0E" w:rsidRPr="0077547A" w:rsidRDefault="00A40C0E" w:rsidP="00A40C0E">
      <w:pPr>
        <w:spacing w:after="0" w:line="276" w:lineRule="auto"/>
        <w:jc w:val="both"/>
        <w:rPr>
          <w:rFonts w:eastAsia="Times New Roman" w:cstheme="minorHAnsi"/>
          <w:b/>
          <w:bCs/>
          <w:kern w:val="0"/>
          <w:sz w:val="24"/>
          <w:szCs w:val="24"/>
          <w:lang w:eastAsia="en-IN"/>
          <w14:ligatures w14:val="none"/>
        </w:rPr>
      </w:pPr>
      <w:r w:rsidRPr="0077547A">
        <w:rPr>
          <w:rFonts w:eastAsia="Times New Roman" w:cstheme="minorHAnsi"/>
          <w:b/>
          <w:bCs/>
          <w:kern w:val="0"/>
          <w:sz w:val="24"/>
          <w:szCs w:val="24"/>
          <w:lang w:eastAsia="en-IN"/>
          <w14:ligatures w14:val="none"/>
        </w:rPr>
        <w:t>Overview</w:t>
      </w:r>
    </w:p>
    <w:p w14:paraId="698A7C0E" w14:textId="771E0254" w:rsidR="00A40C0E" w:rsidRPr="0077547A" w:rsidRDefault="00A40C0E" w:rsidP="00A40C0E">
      <w:pPr>
        <w:spacing w:after="0" w:line="276" w:lineRule="auto"/>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t>Naxpar Pharma Pvt. Ltd. has established an integrated waste management system as part of its commitment to environmental protection, occupational safety and regulatory compliance. The company follows a structured approach to manage waste generated from its pharmaceutical manufacturing and support activities, including raw material handling, processing, packaging, quality control, utilities and maintenance operations.</w:t>
      </w:r>
    </w:p>
    <w:p w14:paraId="00C6097E" w14:textId="10C7ABC4" w:rsidR="00A40C0E" w:rsidRPr="0077547A" w:rsidRDefault="00A40C0E" w:rsidP="00A40C0E">
      <w:pPr>
        <w:spacing w:after="0" w:line="276" w:lineRule="auto"/>
        <w:jc w:val="both"/>
        <w:rPr>
          <w:rFonts w:eastAsia="Times New Roman" w:cstheme="minorHAnsi"/>
          <w:kern w:val="0"/>
          <w:sz w:val="24"/>
          <w:szCs w:val="24"/>
          <w:lang w:eastAsia="en-IN"/>
          <w14:ligatures w14:val="none"/>
        </w:rPr>
      </w:pPr>
      <w:r w:rsidRPr="0077547A">
        <w:rPr>
          <w:rFonts w:eastAsia="Times New Roman" w:cstheme="minorHAnsi"/>
          <w:kern w:val="0"/>
          <w:sz w:val="24"/>
          <w:szCs w:val="24"/>
          <w:lang w:eastAsia="en-IN"/>
          <w14:ligatures w14:val="none"/>
        </w:rPr>
        <w:t>Waste management practices are systematically implemented across the facility with a focus on identification, segregation, minimisation, safe handling and environmentally responsible disposal. The key elements of the system include:</w:t>
      </w:r>
    </w:p>
    <w:p w14:paraId="4866E989" w14:textId="32DFD436" w:rsidR="00A40C0E" w:rsidRPr="0077547A" w:rsidRDefault="00A40C0E" w:rsidP="00ED1847">
      <w:pPr>
        <w:numPr>
          <w:ilvl w:val="0"/>
          <w:numId w:val="18"/>
        </w:numPr>
        <w:spacing w:after="0" w:line="276" w:lineRule="auto"/>
        <w:jc w:val="both"/>
        <w:rPr>
          <w:rFonts w:eastAsia="Times New Roman" w:cstheme="minorHAnsi"/>
          <w:kern w:val="0"/>
          <w:sz w:val="24"/>
          <w:szCs w:val="24"/>
          <w:lang w:eastAsia="en-IN"/>
          <w14:ligatures w14:val="none"/>
        </w:rPr>
      </w:pPr>
      <w:r w:rsidRPr="0077547A">
        <w:rPr>
          <w:rFonts w:eastAsia="Times New Roman" w:cstheme="minorHAnsi"/>
          <w:b/>
          <w:bCs/>
          <w:kern w:val="0"/>
          <w:sz w:val="24"/>
          <w:szCs w:val="24"/>
          <w:lang w:eastAsia="en-IN"/>
          <w14:ligatures w14:val="none"/>
        </w:rPr>
        <w:t>Identification of Waste Streams</w:t>
      </w:r>
      <w:r w:rsidRPr="0077547A">
        <w:rPr>
          <w:rFonts w:eastAsia="Times New Roman" w:cstheme="minorHAnsi"/>
          <w:kern w:val="0"/>
          <w:sz w:val="24"/>
          <w:szCs w:val="24"/>
          <w:lang w:eastAsia="en-IN"/>
          <w14:ligatures w14:val="none"/>
        </w:rPr>
        <w:t xml:space="preserve"> – All waste generated from various operations is identified, classified and recorded for proper management. </w:t>
      </w:r>
    </w:p>
    <w:p w14:paraId="2F1A008B" w14:textId="4008F866" w:rsidR="00A40C0E" w:rsidRPr="0077547A" w:rsidRDefault="00A40C0E" w:rsidP="00ED1847">
      <w:pPr>
        <w:numPr>
          <w:ilvl w:val="0"/>
          <w:numId w:val="18"/>
        </w:numPr>
        <w:spacing w:after="0" w:line="276" w:lineRule="auto"/>
        <w:jc w:val="both"/>
        <w:rPr>
          <w:rFonts w:eastAsia="Times New Roman" w:cstheme="minorHAnsi"/>
          <w:kern w:val="0"/>
          <w:sz w:val="24"/>
          <w:szCs w:val="24"/>
          <w:lang w:eastAsia="en-IN"/>
          <w14:ligatures w14:val="none"/>
        </w:rPr>
      </w:pPr>
      <w:r w:rsidRPr="0077547A">
        <w:rPr>
          <w:rFonts w:eastAsia="Times New Roman" w:cstheme="minorHAnsi"/>
          <w:b/>
          <w:bCs/>
          <w:kern w:val="0"/>
          <w:sz w:val="24"/>
          <w:szCs w:val="24"/>
          <w:lang w:eastAsia="en-IN"/>
          <w14:ligatures w14:val="none"/>
        </w:rPr>
        <w:t>Segregation at Source</w:t>
      </w:r>
      <w:r w:rsidRPr="0077547A">
        <w:rPr>
          <w:rFonts w:eastAsia="Times New Roman" w:cstheme="minorHAnsi"/>
          <w:kern w:val="0"/>
          <w:sz w:val="24"/>
          <w:szCs w:val="24"/>
          <w:lang w:eastAsia="en-IN"/>
          <w14:ligatures w14:val="none"/>
        </w:rPr>
        <w:t xml:space="preserve"> – Waste is segregated at the point of generation into hazardous, non-hazardous and recyclable categories to ensure safe handling and disposal. </w:t>
      </w:r>
    </w:p>
    <w:p w14:paraId="13939649" w14:textId="006DA5CD" w:rsidR="00A40C0E" w:rsidRPr="0077547A" w:rsidRDefault="00A40C0E" w:rsidP="00ED1847">
      <w:pPr>
        <w:numPr>
          <w:ilvl w:val="0"/>
          <w:numId w:val="18"/>
        </w:numPr>
        <w:spacing w:after="0" w:line="276" w:lineRule="auto"/>
        <w:jc w:val="both"/>
        <w:rPr>
          <w:rFonts w:eastAsia="Times New Roman" w:cstheme="minorHAnsi"/>
          <w:kern w:val="0"/>
          <w:sz w:val="24"/>
          <w:szCs w:val="24"/>
          <w:lang w:eastAsia="en-IN"/>
          <w14:ligatures w14:val="none"/>
        </w:rPr>
      </w:pPr>
      <w:r w:rsidRPr="0077547A">
        <w:rPr>
          <w:rFonts w:eastAsia="Times New Roman" w:cstheme="minorHAnsi"/>
          <w:b/>
          <w:bCs/>
          <w:kern w:val="0"/>
          <w:sz w:val="24"/>
          <w:szCs w:val="24"/>
          <w:lang w:eastAsia="en-IN"/>
          <w14:ligatures w14:val="none"/>
        </w:rPr>
        <w:t>Waste Minimisation Practices</w:t>
      </w:r>
      <w:r w:rsidRPr="0077547A">
        <w:rPr>
          <w:rFonts w:eastAsia="Times New Roman" w:cstheme="minorHAnsi"/>
          <w:kern w:val="0"/>
          <w:sz w:val="24"/>
          <w:szCs w:val="24"/>
          <w:lang w:eastAsia="en-IN"/>
          <w14:ligatures w14:val="none"/>
        </w:rPr>
        <w:t xml:space="preserve"> – Process improvements and efficient use of materials are adopted to reduce the overall quantity of waste generated.</w:t>
      </w:r>
    </w:p>
    <w:p w14:paraId="1FF9346E" w14:textId="16AFF525" w:rsidR="00A40C0E" w:rsidRPr="0077547A" w:rsidRDefault="00A40C0E" w:rsidP="00ED1847">
      <w:pPr>
        <w:numPr>
          <w:ilvl w:val="0"/>
          <w:numId w:val="18"/>
        </w:numPr>
        <w:spacing w:after="0" w:line="276" w:lineRule="auto"/>
        <w:jc w:val="both"/>
        <w:rPr>
          <w:rFonts w:eastAsia="Times New Roman" w:cstheme="minorBidi"/>
          <w:kern w:val="0"/>
          <w:sz w:val="24"/>
          <w:szCs w:val="24"/>
          <w:lang w:eastAsia="en-IN"/>
          <w14:ligatures w14:val="none"/>
        </w:rPr>
      </w:pPr>
      <w:r w:rsidRPr="0077547A">
        <w:rPr>
          <w:rFonts w:eastAsia="Times New Roman" w:cstheme="minorBidi"/>
          <w:b/>
          <w:bCs/>
          <w:kern w:val="0"/>
          <w:sz w:val="24"/>
          <w:szCs w:val="24"/>
          <w:lang w:eastAsia="en-IN"/>
          <w14:ligatures w14:val="none"/>
        </w:rPr>
        <w:lastRenderedPageBreak/>
        <w:t>Safe Storage and Handling</w:t>
      </w:r>
      <w:r w:rsidRPr="0077547A">
        <w:rPr>
          <w:rFonts w:eastAsia="Times New Roman" w:cstheme="minorBidi"/>
          <w:kern w:val="0"/>
          <w:sz w:val="24"/>
          <w:szCs w:val="24"/>
          <w:lang w:eastAsia="en-IN"/>
          <w14:ligatures w14:val="none"/>
        </w:rPr>
        <w:t xml:space="preserve"> – Waste is stored in designated areas with proper label</w:t>
      </w:r>
      <w:r w:rsidR="00723976" w:rsidRPr="0077547A">
        <w:rPr>
          <w:rFonts w:eastAsia="Times New Roman" w:cstheme="minorBidi"/>
          <w:kern w:val="0"/>
          <w:sz w:val="24"/>
          <w:szCs w:val="24"/>
          <w:lang w:eastAsia="en-IN"/>
          <w14:ligatures w14:val="none"/>
        </w:rPr>
        <w:t>l</w:t>
      </w:r>
      <w:r w:rsidRPr="0077547A">
        <w:rPr>
          <w:rFonts w:eastAsia="Times New Roman" w:cstheme="minorBidi"/>
          <w:kern w:val="0"/>
          <w:sz w:val="24"/>
          <w:szCs w:val="24"/>
          <w:lang w:eastAsia="en-IN"/>
          <w14:ligatures w14:val="none"/>
        </w:rPr>
        <w:t xml:space="preserve">ing, containment and handling procedures to avoid spillage or contamination. </w:t>
      </w:r>
    </w:p>
    <w:p w14:paraId="2E744231" w14:textId="451A0D92" w:rsidR="00A40C0E" w:rsidRPr="0077547A" w:rsidRDefault="00A40C0E" w:rsidP="00ED1847">
      <w:pPr>
        <w:numPr>
          <w:ilvl w:val="0"/>
          <w:numId w:val="18"/>
        </w:numPr>
        <w:spacing w:line="276" w:lineRule="auto"/>
        <w:ind w:left="714" w:hanging="357"/>
        <w:jc w:val="both"/>
        <w:rPr>
          <w:rFonts w:eastAsia="Times New Roman" w:cstheme="minorHAnsi"/>
          <w:kern w:val="0"/>
          <w:sz w:val="24"/>
          <w:szCs w:val="24"/>
          <w:lang w:eastAsia="en-IN"/>
          <w14:ligatures w14:val="none"/>
        </w:rPr>
      </w:pPr>
      <w:r w:rsidRPr="0077547A">
        <w:rPr>
          <w:rFonts w:eastAsia="Times New Roman" w:cstheme="minorHAnsi"/>
          <w:b/>
          <w:bCs/>
          <w:kern w:val="0"/>
          <w:sz w:val="24"/>
          <w:szCs w:val="24"/>
          <w:lang w:eastAsia="en-IN"/>
          <w14:ligatures w14:val="none"/>
        </w:rPr>
        <w:t>Authorised Disposal and Recycling</w:t>
      </w:r>
      <w:r w:rsidRPr="0077547A">
        <w:rPr>
          <w:rFonts w:eastAsia="Times New Roman" w:cstheme="minorHAnsi"/>
          <w:kern w:val="0"/>
          <w:sz w:val="24"/>
          <w:szCs w:val="24"/>
          <w:lang w:eastAsia="en-IN"/>
          <w14:ligatures w14:val="none"/>
        </w:rPr>
        <w:t xml:space="preserve"> – Waste is disposed of or recycled through authorised vendors and approved facilities in accordance with environmental regulations. </w:t>
      </w:r>
    </w:p>
    <w:p w14:paraId="3D1C2F76" w14:textId="77777777" w:rsidR="00A40C0E" w:rsidRPr="0077547A" w:rsidRDefault="00A40C0E" w:rsidP="00A40C0E">
      <w:pPr>
        <w:spacing w:after="0" w:line="276" w:lineRule="auto"/>
        <w:jc w:val="both"/>
        <w:rPr>
          <w:rFonts w:eastAsia="Times New Roman" w:cstheme="minorHAnsi"/>
          <w:b/>
          <w:bCs/>
          <w:kern w:val="0"/>
          <w:sz w:val="24"/>
          <w:szCs w:val="24"/>
          <w:lang w:eastAsia="en-IN"/>
          <w14:ligatures w14:val="none"/>
        </w:rPr>
      </w:pPr>
      <w:r w:rsidRPr="0077547A">
        <w:rPr>
          <w:rFonts w:eastAsia="Times New Roman" w:cstheme="minorHAnsi"/>
          <w:b/>
          <w:bCs/>
          <w:kern w:val="0"/>
          <w:sz w:val="24"/>
          <w:szCs w:val="24"/>
          <w:lang w:eastAsia="en-IN"/>
          <w14:ligatures w14:val="none"/>
        </w:rPr>
        <w:t>Purpose</w:t>
      </w:r>
    </w:p>
    <w:p w14:paraId="0A9960E3" w14:textId="0A6E8BF6" w:rsidR="00A40C0E" w:rsidRPr="0077547A" w:rsidRDefault="7F62AA4B" w:rsidP="26E94102">
      <w:pPr>
        <w:spacing w:line="276" w:lineRule="auto"/>
        <w:jc w:val="both"/>
        <w:rPr>
          <w:rFonts w:eastAsia="Times New Roman" w:cstheme="minorBidi"/>
          <w:sz w:val="24"/>
          <w:szCs w:val="24"/>
          <w:lang w:eastAsia="en-IN"/>
        </w:rPr>
      </w:pPr>
      <w:r w:rsidRPr="0077547A">
        <w:rPr>
          <w:rFonts w:eastAsia="Times New Roman" w:cstheme="minorBidi"/>
          <w:kern w:val="0"/>
          <w:sz w:val="24"/>
          <w:szCs w:val="24"/>
          <w:lang w:eastAsia="en-IN"/>
          <w14:ligatures w14:val="none"/>
        </w:rPr>
        <w:t>This SOP defines a systematic framework for managing waste at Naxpar Pharma Pvt. Ltd. It ensures that all waste streams are handled in a safe, organised and environmentally responsible manner. The objective is to maintain compliance with applicable environmental regulations, protect employee health and support sustainable operational practices</w:t>
      </w:r>
      <w:r w:rsidR="7A51D4CA" w:rsidRPr="0077547A">
        <w:rPr>
          <w:rFonts w:eastAsia="Times New Roman" w:cstheme="minorBidi"/>
          <w:kern w:val="0"/>
          <w:sz w:val="24"/>
          <w:szCs w:val="24"/>
          <w:lang w:eastAsia="en-IN"/>
          <w14:ligatures w14:val="none"/>
        </w:rPr>
        <w:t>.</w:t>
      </w:r>
    </w:p>
    <w:p w14:paraId="5A323025" w14:textId="77777777" w:rsidR="00A40C0E" w:rsidRPr="0077547A" w:rsidRDefault="00A40C0E" w:rsidP="00A40C0E">
      <w:pPr>
        <w:spacing w:after="0" w:line="276" w:lineRule="auto"/>
        <w:jc w:val="both"/>
        <w:rPr>
          <w:rFonts w:eastAsia="Times New Roman" w:cstheme="minorHAnsi"/>
          <w:b/>
          <w:bCs/>
          <w:kern w:val="0"/>
          <w:sz w:val="24"/>
          <w:szCs w:val="24"/>
          <w:lang w:eastAsia="en-IN"/>
          <w14:ligatures w14:val="none"/>
        </w:rPr>
      </w:pPr>
      <w:r w:rsidRPr="0077547A">
        <w:rPr>
          <w:rFonts w:eastAsia="Times New Roman" w:cstheme="minorHAnsi"/>
          <w:b/>
          <w:bCs/>
          <w:kern w:val="0"/>
          <w:sz w:val="24"/>
          <w:szCs w:val="24"/>
          <w:lang w:eastAsia="en-IN"/>
          <w14:ligatures w14:val="none"/>
        </w:rPr>
        <w:t>Scope</w:t>
      </w:r>
    </w:p>
    <w:p w14:paraId="5A54200F" w14:textId="3AA9E49C" w:rsidR="00A40C0E" w:rsidRPr="0077547A" w:rsidRDefault="00A40C0E" w:rsidP="33CEAB00">
      <w:pPr>
        <w:spacing w:line="276" w:lineRule="auto"/>
        <w:jc w:val="both"/>
        <w:rPr>
          <w:rFonts w:eastAsia="Times New Roman" w:cstheme="minorBidi"/>
          <w:kern w:val="0"/>
          <w:sz w:val="24"/>
          <w:szCs w:val="24"/>
          <w:lang w:eastAsia="en-IN"/>
          <w14:ligatures w14:val="none"/>
        </w:rPr>
      </w:pPr>
      <w:r w:rsidRPr="0077547A">
        <w:rPr>
          <w:rFonts w:eastAsia="Times New Roman" w:cstheme="minorBidi"/>
          <w:kern w:val="0"/>
          <w:sz w:val="24"/>
          <w:szCs w:val="24"/>
          <w:lang w:eastAsia="en-IN"/>
          <w14:ligatures w14:val="none"/>
        </w:rPr>
        <w:t>This procedure is applicable to all operational and support areas of Naxpar Pharma Pvt. Ltd., covering the complete lifecycle of waste from its generation to final disposal or recycling. It includes waste generated from production processes, utilities, maintenance activities, laborator</w:t>
      </w:r>
      <w:r w:rsidR="00FB2614" w:rsidRPr="0077547A">
        <w:rPr>
          <w:rFonts w:eastAsia="Times New Roman" w:cstheme="minorBidi"/>
          <w:kern w:val="0"/>
          <w:sz w:val="24"/>
          <w:szCs w:val="24"/>
          <w:lang w:eastAsia="en-IN"/>
          <w14:ligatures w14:val="none"/>
        </w:rPr>
        <w:t>y</w:t>
      </w:r>
      <w:r w:rsidRPr="0077547A">
        <w:rPr>
          <w:rFonts w:eastAsia="Times New Roman" w:cstheme="minorBidi"/>
          <w:kern w:val="0"/>
          <w:sz w:val="24"/>
          <w:szCs w:val="24"/>
          <w:lang w:eastAsia="en-IN"/>
          <w14:ligatures w14:val="none"/>
        </w:rPr>
        <w:t xml:space="preserve"> and administrative functions, including both hazardous and non-hazardous categories.</w:t>
      </w:r>
    </w:p>
    <w:p w14:paraId="685ED323" w14:textId="77777777" w:rsidR="00A40C0E" w:rsidRPr="0077547A" w:rsidRDefault="00A40C0E" w:rsidP="00A40C0E">
      <w:pPr>
        <w:spacing w:after="0" w:line="276" w:lineRule="auto"/>
        <w:jc w:val="both"/>
        <w:rPr>
          <w:rFonts w:eastAsia="Times New Roman" w:cstheme="minorHAnsi"/>
          <w:b/>
          <w:bCs/>
          <w:kern w:val="0"/>
          <w:sz w:val="24"/>
          <w:szCs w:val="24"/>
          <w:lang w:eastAsia="en-IN"/>
          <w14:ligatures w14:val="none"/>
        </w:rPr>
      </w:pPr>
      <w:r w:rsidRPr="0077547A">
        <w:rPr>
          <w:rFonts w:eastAsia="Times New Roman" w:cstheme="minorHAnsi"/>
          <w:b/>
          <w:bCs/>
          <w:kern w:val="0"/>
          <w:sz w:val="24"/>
          <w:szCs w:val="24"/>
          <w:lang w:eastAsia="en-IN"/>
          <w14:ligatures w14:val="none"/>
        </w:rPr>
        <w:t>Definitions</w:t>
      </w:r>
    </w:p>
    <w:p w14:paraId="18D6D0F1" w14:textId="4C34EBDC" w:rsidR="00A40C0E" w:rsidRPr="0077547A" w:rsidRDefault="00A40C0E" w:rsidP="00ED1847">
      <w:pPr>
        <w:pStyle w:val="ListParagraph"/>
        <w:numPr>
          <w:ilvl w:val="0"/>
          <w:numId w:val="19"/>
        </w:numPr>
        <w:spacing w:after="0" w:line="276" w:lineRule="auto"/>
        <w:jc w:val="both"/>
        <w:rPr>
          <w:rFonts w:eastAsia="Times New Roman" w:cstheme="minorBidi"/>
          <w:kern w:val="0"/>
          <w:sz w:val="24"/>
          <w:szCs w:val="24"/>
          <w:lang w:eastAsia="en-IN"/>
          <w14:ligatures w14:val="none"/>
        </w:rPr>
      </w:pPr>
      <w:r w:rsidRPr="0077547A">
        <w:rPr>
          <w:rFonts w:eastAsia="Times New Roman" w:cstheme="minorBidi"/>
          <w:b/>
          <w:bCs/>
          <w:kern w:val="0"/>
          <w:sz w:val="24"/>
          <w:szCs w:val="24"/>
          <w:lang w:eastAsia="en-IN"/>
          <w14:ligatures w14:val="none"/>
        </w:rPr>
        <w:t>Hazardous Waste:</w:t>
      </w:r>
      <w:r w:rsidRPr="0077547A">
        <w:rPr>
          <w:rFonts w:eastAsia="Times New Roman" w:cstheme="minorBidi"/>
          <w:kern w:val="0"/>
          <w:sz w:val="24"/>
          <w:szCs w:val="24"/>
          <w:lang w:eastAsia="en-IN"/>
          <w14:ligatures w14:val="none"/>
        </w:rPr>
        <w:t xml:space="preserve"> Waste containing chemical or toxic properties that may pose risks to human health or the environment, such as process residues, solvents and contaminated materials.</w:t>
      </w:r>
    </w:p>
    <w:p w14:paraId="041A5E42" w14:textId="1C7B58D8" w:rsidR="00A40C0E" w:rsidRPr="0077547A" w:rsidRDefault="00A40C0E" w:rsidP="00ED1847">
      <w:pPr>
        <w:pStyle w:val="ListParagraph"/>
        <w:numPr>
          <w:ilvl w:val="0"/>
          <w:numId w:val="19"/>
        </w:numPr>
        <w:spacing w:after="0" w:line="276" w:lineRule="auto"/>
        <w:jc w:val="both"/>
        <w:rPr>
          <w:rFonts w:eastAsia="Times New Roman" w:cstheme="minorBidi"/>
          <w:kern w:val="0"/>
          <w:sz w:val="24"/>
          <w:szCs w:val="24"/>
          <w:lang w:eastAsia="en-IN"/>
          <w14:ligatures w14:val="none"/>
        </w:rPr>
      </w:pPr>
      <w:r w:rsidRPr="0077547A">
        <w:rPr>
          <w:rFonts w:eastAsia="Times New Roman" w:cstheme="minorBidi"/>
          <w:b/>
          <w:bCs/>
          <w:kern w:val="0"/>
          <w:sz w:val="24"/>
          <w:szCs w:val="24"/>
          <w:lang w:eastAsia="en-IN"/>
          <w14:ligatures w14:val="none"/>
        </w:rPr>
        <w:t>Non-Hazardous Waste:</w:t>
      </w:r>
      <w:r w:rsidRPr="0077547A">
        <w:rPr>
          <w:rFonts w:eastAsia="Times New Roman" w:cstheme="minorBidi"/>
          <w:kern w:val="0"/>
          <w:sz w:val="24"/>
          <w:szCs w:val="24"/>
          <w:lang w:eastAsia="en-IN"/>
          <w14:ligatures w14:val="none"/>
        </w:rPr>
        <w:t xml:space="preserve"> Waste that does not present significant environmental or health risks, including packaging waste, inert materials and general office waste.</w:t>
      </w:r>
    </w:p>
    <w:p w14:paraId="029EC001" w14:textId="6FD58C41" w:rsidR="00A40C0E" w:rsidRPr="0077547A" w:rsidRDefault="00A40C0E" w:rsidP="00ED1847">
      <w:pPr>
        <w:pStyle w:val="ListParagraph"/>
        <w:numPr>
          <w:ilvl w:val="0"/>
          <w:numId w:val="19"/>
        </w:numPr>
        <w:spacing w:after="0" w:line="276" w:lineRule="auto"/>
        <w:jc w:val="both"/>
        <w:rPr>
          <w:rFonts w:eastAsia="Times New Roman" w:cstheme="minorBidi"/>
          <w:kern w:val="0"/>
          <w:sz w:val="24"/>
          <w:szCs w:val="24"/>
          <w:lang w:eastAsia="en-IN"/>
          <w14:ligatures w14:val="none"/>
        </w:rPr>
      </w:pPr>
      <w:r w:rsidRPr="0077547A">
        <w:rPr>
          <w:rFonts w:eastAsia="Times New Roman" w:cstheme="minorBidi"/>
          <w:b/>
          <w:bCs/>
          <w:kern w:val="0"/>
          <w:sz w:val="24"/>
          <w:szCs w:val="24"/>
          <w:lang w:eastAsia="en-IN"/>
          <w14:ligatures w14:val="none"/>
        </w:rPr>
        <w:t>Recyclable Waste:</w:t>
      </w:r>
      <w:r w:rsidRPr="0077547A">
        <w:rPr>
          <w:rFonts w:eastAsia="Times New Roman" w:cstheme="minorBidi"/>
          <w:kern w:val="0"/>
          <w:sz w:val="24"/>
          <w:szCs w:val="24"/>
          <w:lang w:eastAsia="en-IN"/>
          <w14:ligatures w14:val="none"/>
        </w:rPr>
        <w:t xml:space="preserve"> Materials that can be recovered and reused after processing, such as plastics, paper, metals and containers.</w:t>
      </w:r>
    </w:p>
    <w:p w14:paraId="1F38986B" w14:textId="4BEF405D" w:rsidR="00A40C0E" w:rsidRPr="0077547A" w:rsidRDefault="00A40C0E" w:rsidP="00ED1847">
      <w:pPr>
        <w:pStyle w:val="ListParagraph"/>
        <w:numPr>
          <w:ilvl w:val="0"/>
          <w:numId w:val="19"/>
        </w:numPr>
        <w:spacing w:line="276" w:lineRule="auto"/>
        <w:ind w:left="714" w:hanging="357"/>
        <w:contextualSpacing w:val="0"/>
        <w:jc w:val="both"/>
        <w:rPr>
          <w:rFonts w:eastAsia="Times New Roman" w:cstheme="minorHAnsi"/>
          <w:kern w:val="0"/>
          <w:sz w:val="24"/>
          <w:szCs w:val="24"/>
          <w:lang w:eastAsia="en-IN"/>
          <w14:ligatures w14:val="none"/>
        </w:rPr>
      </w:pPr>
      <w:r w:rsidRPr="0077547A">
        <w:rPr>
          <w:rFonts w:eastAsia="Times New Roman" w:cstheme="minorHAnsi"/>
          <w:b/>
          <w:bCs/>
          <w:kern w:val="0"/>
          <w:sz w:val="24"/>
          <w:szCs w:val="24"/>
          <w:lang w:eastAsia="en-IN"/>
          <w14:ligatures w14:val="none"/>
        </w:rPr>
        <w:t>Biodegradable Waste:</w:t>
      </w:r>
      <w:r w:rsidRPr="0077547A">
        <w:rPr>
          <w:rFonts w:eastAsia="Times New Roman" w:cstheme="minorHAnsi"/>
          <w:kern w:val="0"/>
          <w:sz w:val="24"/>
          <w:szCs w:val="24"/>
          <w:lang w:eastAsia="en-IN"/>
          <w14:ligatures w14:val="none"/>
        </w:rPr>
        <w:t xml:space="preserve"> Organic waste that can naturally decompose, including food waste and plant-based materials.</w:t>
      </w:r>
    </w:p>
    <w:p w14:paraId="657CA414" w14:textId="20663992" w:rsidR="00A16EC2" w:rsidRPr="0077547A" w:rsidRDefault="00A40C0E" w:rsidP="006E1E75">
      <w:pPr>
        <w:spacing w:after="0" w:line="276" w:lineRule="auto"/>
        <w:jc w:val="both"/>
        <w:rPr>
          <w:rFonts w:eastAsia="Times New Roman" w:cstheme="minorHAnsi"/>
          <w:b/>
          <w:bCs/>
          <w:kern w:val="0"/>
          <w:sz w:val="24"/>
          <w:szCs w:val="24"/>
          <w:lang w:eastAsia="en-IN"/>
          <w14:ligatures w14:val="none"/>
        </w:rPr>
      </w:pPr>
      <w:r w:rsidRPr="0077547A">
        <w:rPr>
          <w:rFonts w:eastAsia="Times New Roman" w:cstheme="minorHAnsi"/>
          <w:b/>
          <w:bCs/>
          <w:kern w:val="0"/>
          <w:sz w:val="24"/>
          <w:szCs w:val="24"/>
          <w:lang w:eastAsia="en-IN"/>
          <w14:ligatures w14:val="none"/>
        </w:rPr>
        <w:t>Procedure</w:t>
      </w:r>
    </w:p>
    <w:p w14:paraId="5BF6ABFD" w14:textId="77777777" w:rsidR="006E1E75" w:rsidRPr="0077547A" w:rsidRDefault="006E1E75" w:rsidP="00ED1847">
      <w:pPr>
        <w:pStyle w:val="ListParagraph"/>
        <w:numPr>
          <w:ilvl w:val="0"/>
          <w:numId w:val="122"/>
        </w:numPr>
        <w:spacing w:after="0" w:line="276" w:lineRule="auto"/>
        <w:rPr>
          <w:rFonts w:cstheme="minorHAnsi"/>
          <w:b/>
          <w:bCs/>
          <w:i/>
          <w:iCs/>
          <w:sz w:val="24"/>
          <w:szCs w:val="24"/>
          <w:lang w:val="en-US"/>
        </w:rPr>
      </w:pPr>
      <w:r w:rsidRPr="0077547A">
        <w:rPr>
          <w:rFonts w:cstheme="minorHAnsi"/>
          <w:b/>
          <w:bCs/>
          <w:i/>
          <w:iCs/>
          <w:sz w:val="24"/>
          <w:szCs w:val="24"/>
          <w:lang w:val="en-US"/>
        </w:rPr>
        <w:t xml:space="preserve">Waste Stream Mapping </w:t>
      </w:r>
    </w:p>
    <w:p w14:paraId="2130E9A5" w14:textId="364904B8" w:rsidR="006E1E75" w:rsidRPr="0077547A" w:rsidRDefault="006E1E75" w:rsidP="33CEAB00">
      <w:pPr>
        <w:spacing w:line="276" w:lineRule="auto"/>
        <w:ind w:left="357"/>
        <w:jc w:val="both"/>
        <w:rPr>
          <w:rFonts w:eastAsia="Calibri" w:cstheme="minorBidi"/>
          <w:sz w:val="24"/>
          <w:szCs w:val="24"/>
          <w:lang w:val="en-US"/>
        </w:rPr>
      </w:pPr>
      <w:r w:rsidRPr="0077547A">
        <w:rPr>
          <w:rFonts w:eastAsia="Calibri" w:cstheme="minorBidi"/>
          <w:sz w:val="24"/>
          <w:szCs w:val="24"/>
        </w:rPr>
        <w:t>At Naxpar Pharma Pvt. Ltd., all waste is segregated at source and tracked through a structured Waste Stream Mapping process. This enables accurate identification, classification, storage, handling and disposal in compliance with:</w:t>
      </w:r>
    </w:p>
    <w:p w14:paraId="6C802585" w14:textId="77777777" w:rsidR="006E1E75" w:rsidRPr="0077547A" w:rsidRDefault="006E1E75" w:rsidP="00ED1847">
      <w:pPr>
        <w:pStyle w:val="ListParagraph"/>
        <w:numPr>
          <w:ilvl w:val="0"/>
          <w:numId w:val="31"/>
        </w:numPr>
        <w:spacing w:after="0" w:line="276" w:lineRule="auto"/>
        <w:jc w:val="both"/>
        <w:rPr>
          <w:rFonts w:eastAsia="Calibri" w:cstheme="minorHAnsi"/>
          <w:sz w:val="24"/>
          <w:szCs w:val="24"/>
        </w:rPr>
      </w:pPr>
      <w:r w:rsidRPr="0077547A">
        <w:rPr>
          <w:rFonts w:eastAsia="Calibri" w:cstheme="minorHAnsi"/>
          <w:sz w:val="24"/>
          <w:szCs w:val="24"/>
        </w:rPr>
        <w:t>Hazardous and Other Wastes (Management and Transboundary Movement) Rules, 2016</w:t>
      </w:r>
    </w:p>
    <w:p w14:paraId="0B2C6392" w14:textId="77777777" w:rsidR="006E1E75" w:rsidRPr="0077547A" w:rsidRDefault="006E1E75" w:rsidP="00ED1847">
      <w:pPr>
        <w:pStyle w:val="ListParagraph"/>
        <w:numPr>
          <w:ilvl w:val="0"/>
          <w:numId w:val="31"/>
        </w:numPr>
        <w:spacing w:after="0" w:line="276" w:lineRule="auto"/>
        <w:jc w:val="both"/>
        <w:rPr>
          <w:rFonts w:eastAsia="Calibri" w:cstheme="minorHAnsi"/>
          <w:sz w:val="24"/>
          <w:szCs w:val="24"/>
        </w:rPr>
      </w:pPr>
      <w:r w:rsidRPr="0077547A">
        <w:rPr>
          <w:rFonts w:eastAsia="Calibri" w:cstheme="minorHAnsi"/>
          <w:sz w:val="24"/>
          <w:szCs w:val="24"/>
        </w:rPr>
        <w:t>Solid Waste Management Rules, 2016</w:t>
      </w:r>
    </w:p>
    <w:p w14:paraId="40F47C14" w14:textId="4EAF499A" w:rsidR="006E1E75" w:rsidRPr="0077547A" w:rsidRDefault="006E1E75" w:rsidP="00ED1847">
      <w:pPr>
        <w:pStyle w:val="ListParagraph"/>
        <w:numPr>
          <w:ilvl w:val="0"/>
          <w:numId w:val="31"/>
        </w:numPr>
        <w:spacing w:after="0" w:line="276" w:lineRule="auto"/>
        <w:jc w:val="both"/>
        <w:rPr>
          <w:rFonts w:eastAsia="Calibri" w:cstheme="minorBidi"/>
          <w:sz w:val="24"/>
          <w:szCs w:val="24"/>
        </w:rPr>
      </w:pPr>
      <w:r w:rsidRPr="0077547A">
        <w:rPr>
          <w:rFonts w:eastAsia="Calibri" w:cstheme="minorBidi"/>
          <w:sz w:val="24"/>
          <w:szCs w:val="24"/>
        </w:rPr>
        <w:t>E-Waste (Management</w:t>
      </w:r>
      <w:r w:rsidR="004041E3" w:rsidRPr="0077547A">
        <w:rPr>
          <w:rFonts w:eastAsia="Calibri" w:cstheme="minorBidi"/>
          <w:sz w:val="24"/>
          <w:szCs w:val="24"/>
        </w:rPr>
        <w:t xml:space="preserve"> &amp; Handling</w:t>
      </w:r>
      <w:r w:rsidRPr="0077547A">
        <w:rPr>
          <w:rFonts w:eastAsia="Calibri" w:cstheme="minorBidi"/>
          <w:sz w:val="24"/>
          <w:szCs w:val="24"/>
        </w:rPr>
        <w:t>) Rules, 2022</w:t>
      </w:r>
    </w:p>
    <w:p w14:paraId="709612A1" w14:textId="67A3FE4C" w:rsidR="0057637C" w:rsidRPr="0077547A" w:rsidRDefault="003C4E38" w:rsidP="00ED1847">
      <w:pPr>
        <w:pStyle w:val="ListParagraph"/>
        <w:numPr>
          <w:ilvl w:val="0"/>
          <w:numId w:val="31"/>
        </w:numPr>
        <w:spacing w:after="0" w:line="276" w:lineRule="auto"/>
        <w:jc w:val="both"/>
        <w:rPr>
          <w:rFonts w:eastAsia="Calibri" w:cstheme="minorBidi"/>
          <w:sz w:val="24"/>
          <w:szCs w:val="24"/>
        </w:rPr>
      </w:pPr>
      <w:r w:rsidRPr="0077547A">
        <w:rPr>
          <w:rFonts w:eastAsia="Calibri" w:cstheme="minorBidi"/>
          <w:sz w:val="24"/>
          <w:szCs w:val="24"/>
        </w:rPr>
        <w:t xml:space="preserve">Bio- Medical Waste Management Rules </w:t>
      </w:r>
      <w:r w:rsidR="00CD6D0E" w:rsidRPr="0077547A">
        <w:rPr>
          <w:rFonts w:eastAsia="Calibri" w:cstheme="minorBidi"/>
          <w:sz w:val="24"/>
          <w:szCs w:val="24"/>
        </w:rPr>
        <w:t>2016</w:t>
      </w:r>
    </w:p>
    <w:p w14:paraId="3441A18F" w14:textId="6AEE10A4" w:rsidR="00CD6D0E" w:rsidRPr="0077547A" w:rsidRDefault="00CD6D0E" w:rsidP="00ED1847">
      <w:pPr>
        <w:pStyle w:val="ListParagraph"/>
        <w:numPr>
          <w:ilvl w:val="0"/>
          <w:numId w:val="31"/>
        </w:numPr>
        <w:spacing w:after="0" w:line="276" w:lineRule="auto"/>
        <w:jc w:val="both"/>
        <w:rPr>
          <w:rFonts w:eastAsia="Calibri" w:cstheme="minorBidi"/>
          <w:sz w:val="24"/>
          <w:szCs w:val="24"/>
        </w:rPr>
      </w:pPr>
      <w:r w:rsidRPr="0077547A">
        <w:rPr>
          <w:rFonts w:eastAsia="Calibri" w:cstheme="minorBidi"/>
          <w:sz w:val="24"/>
          <w:szCs w:val="24"/>
        </w:rPr>
        <w:t>Plastic Waste Management Rules</w:t>
      </w:r>
      <w:r w:rsidR="004041E3" w:rsidRPr="0077547A">
        <w:rPr>
          <w:rFonts w:eastAsia="Calibri" w:cstheme="minorBidi"/>
          <w:sz w:val="24"/>
          <w:szCs w:val="24"/>
        </w:rPr>
        <w:t xml:space="preserve"> 2022</w:t>
      </w:r>
    </w:p>
    <w:p w14:paraId="7E48F343" w14:textId="0C52962B" w:rsidR="006E1E75" w:rsidRPr="0077547A" w:rsidRDefault="006E1E75" w:rsidP="33CEAB00">
      <w:pPr>
        <w:spacing w:line="276" w:lineRule="auto"/>
        <w:rPr>
          <w:rFonts w:eastAsia="Calibri" w:cstheme="minorBidi"/>
          <w:sz w:val="24"/>
          <w:szCs w:val="24"/>
        </w:rPr>
      </w:pPr>
      <w:r w:rsidRPr="0077547A">
        <w:rPr>
          <w:rFonts w:eastAsia="Calibri" w:cstheme="minorBidi"/>
          <w:sz w:val="24"/>
          <w:szCs w:val="24"/>
        </w:rPr>
        <w:lastRenderedPageBreak/>
        <w:t xml:space="preserve">A </w:t>
      </w:r>
      <w:r w:rsidRPr="0077547A">
        <w:rPr>
          <w:rFonts w:eastAsia="Calibri" w:cstheme="minorBidi"/>
          <w:b/>
          <w:bCs/>
          <w:sz w:val="24"/>
          <w:szCs w:val="24"/>
        </w:rPr>
        <w:t>centralized Waste Stream Register</w:t>
      </w:r>
      <w:r w:rsidRPr="0077547A">
        <w:rPr>
          <w:rFonts w:eastAsia="Calibri" w:cstheme="minorBidi"/>
          <w:sz w:val="24"/>
          <w:szCs w:val="24"/>
        </w:rPr>
        <w:t xml:space="preserve"> is maintained and overseen by the EHS </w:t>
      </w:r>
      <w:r w:rsidR="006C17C8" w:rsidRPr="0077547A">
        <w:rPr>
          <w:rFonts w:eastAsia="Calibri" w:cstheme="minorBidi"/>
          <w:sz w:val="24"/>
          <w:szCs w:val="24"/>
        </w:rPr>
        <w:t xml:space="preserve">department </w:t>
      </w:r>
      <w:r w:rsidRPr="0077547A">
        <w:rPr>
          <w:rFonts w:eastAsia="Calibri" w:cstheme="minorBidi"/>
          <w:sz w:val="24"/>
          <w:szCs w:val="24"/>
        </w:rPr>
        <w:t>in coordination with department heads. The register captures:</w:t>
      </w:r>
    </w:p>
    <w:p w14:paraId="4FA9560A" w14:textId="77777777" w:rsidR="006E1E75" w:rsidRPr="0077547A" w:rsidRDefault="006E1E75" w:rsidP="00ED1847">
      <w:pPr>
        <w:numPr>
          <w:ilvl w:val="0"/>
          <w:numId w:val="150"/>
        </w:numPr>
        <w:spacing w:after="0" w:line="276" w:lineRule="auto"/>
        <w:rPr>
          <w:rFonts w:eastAsia="Calibri" w:cstheme="minorHAnsi"/>
          <w:sz w:val="24"/>
          <w:szCs w:val="24"/>
        </w:rPr>
      </w:pPr>
      <w:r w:rsidRPr="0077547A">
        <w:rPr>
          <w:rFonts w:eastAsia="Calibri" w:cstheme="minorHAnsi"/>
          <w:sz w:val="24"/>
          <w:szCs w:val="24"/>
        </w:rPr>
        <w:t>Source of waste generation</w:t>
      </w:r>
    </w:p>
    <w:p w14:paraId="2E568B7C" w14:textId="7A495324" w:rsidR="006E1E75" w:rsidRPr="0077547A" w:rsidRDefault="006E1E75" w:rsidP="00ED1847">
      <w:pPr>
        <w:numPr>
          <w:ilvl w:val="0"/>
          <w:numId w:val="150"/>
        </w:numPr>
        <w:spacing w:after="0" w:line="276" w:lineRule="auto"/>
        <w:rPr>
          <w:rFonts w:eastAsia="Calibri" w:cstheme="minorBidi"/>
          <w:sz w:val="24"/>
          <w:szCs w:val="24"/>
        </w:rPr>
      </w:pPr>
      <w:r w:rsidRPr="0077547A">
        <w:rPr>
          <w:rFonts w:eastAsia="Calibri" w:cstheme="minorBidi"/>
          <w:sz w:val="24"/>
          <w:szCs w:val="24"/>
        </w:rPr>
        <w:t xml:space="preserve">Type and classification </w:t>
      </w:r>
    </w:p>
    <w:p w14:paraId="4931E352" w14:textId="0C600E29" w:rsidR="006E1E75" w:rsidRPr="0077547A" w:rsidRDefault="00F461A8" w:rsidP="00ED1847">
      <w:pPr>
        <w:numPr>
          <w:ilvl w:val="0"/>
          <w:numId w:val="150"/>
        </w:numPr>
        <w:spacing w:after="0" w:line="276" w:lineRule="auto"/>
        <w:rPr>
          <w:rFonts w:eastAsia="Calibri" w:cstheme="minorBidi"/>
          <w:sz w:val="24"/>
          <w:szCs w:val="24"/>
        </w:rPr>
      </w:pPr>
      <w:r w:rsidRPr="0077547A">
        <w:rPr>
          <w:rFonts w:eastAsia="Calibri" w:cstheme="minorBidi"/>
          <w:sz w:val="24"/>
          <w:szCs w:val="24"/>
        </w:rPr>
        <w:t>A</w:t>
      </w:r>
      <w:r w:rsidR="006E1E75" w:rsidRPr="0077547A">
        <w:rPr>
          <w:rFonts w:eastAsia="Calibri" w:cstheme="minorBidi"/>
          <w:sz w:val="24"/>
          <w:szCs w:val="24"/>
        </w:rPr>
        <w:t xml:space="preserve">ctual </w:t>
      </w:r>
      <w:r w:rsidR="00D81E93" w:rsidRPr="0077547A">
        <w:rPr>
          <w:rFonts w:eastAsia="Calibri" w:cstheme="minorBidi"/>
          <w:sz w:val="24"/>
          <w:szCs w:val="24"/>
        </w:rPr>
        <w:t xml:space="preserve">quantity </w:t>
      </w:r>
      <w:r w:rsidRPr="0077547A">
        <w:rPr>
          <w:rFonts w:eastAsia="Calibri" w:cstheme="minorBidi"/>
          <w:sz w:val="24"/>
          <w:szCs w:val="24"/>
        </w:rPr>
        <w:t xml:space="preserve">/ </w:t>
      </w:r>
      <w:r w:rsidR="006E1E75" w:rsidRPr="0077547A">
        <w:rPr>
          <w:rFonts w:eastAsia="Calibri" w:cstheme="minorBidi"/>
          <w:sz w:val="24"/>
          <w:szCs w:val="24"/>
        </w:rPr>
        <w:t>volume generated</w:t>
      </w:r>
    </w:p>
    <w:p w14:paraId="19EAA160" w14:textId="77777777" w:rsidR="006E1E75" w:rsidRPr="0077547A" w:rsidRDefault="006E1E75" w:rsidP="00ED1847">
      <w:pPr>
        <w:numPr>
          <w:ilvl w:val="0"/>
          <w:numId w:val="150"/>
        </w:numPr>
        <w:spacing w:after="0" w:line="276" w:lineRule="auto"/>
        <w:rPr>
          <w:rFonts w:eastAsia="Calibri" w:cstheme="minorHAnsi"/>
          <w:sz w:val="24"/>
          <w:szCs w:val="24"/>
        </w:rPr>
      </w:pPr>
      <w:r w:rsidRPr="0077547A">
        <w:rPr>
          <w:rFonts w:eastAsia="Calibri" w:cstheme="minorHAnsi"/>
          <w:sz w:val="24"/>
          <w:szCs w:val="24"/>
        </w:rPr>
        <w:t>Storage locations and disposal details</w:t>
      </w:r>
    </w:p>
    <w:p w14:paraId="593D9885" w14:textId="77777777" w:rsidR="006E1E75" w:rsidRPr="0077547A" w:rsidRDefault="006E1E75" w:rsidP="00ED1847">
      <w:pPr>
        <w:numPr>
          <w:ilvl w:val="0"/>
          <w:numId w:val="150"/>
        </w:numPr>
        <w:spacing w:after="0" w:line="276" w:lineRule="auto"/>
        <w:rPr>
          <w:rFonts w:eastAsia="Calibri" w:cstheme="minorHAnsi"/>
          <w:sz w:val="24"/>
          <w:szCs w:val="24"/>
        </w:rPr>
      </w:pPr>
      <w:r w:rsidRPr="0077547A">
        <w:rPr>
          <w:rFonts w:eastAsia="Calibri" w:cstheme="minorHAnsi"/>
          <w:sz w:val="24"/>
          <w:szCs w:val="24"/>
        </w:rPr>
        <w:t>Authorized vendor information and manifests</w:t>
      </w:r>
    </w:p>
    <w:p w14:paraId="48173AFE" w14:textId="42A108E9" w:rsidR="006E1E75" w:rsidRPr="0077547A" w:rsidRDefault="006E1E75" w:rsidP="33CEAB00">
      <w:pPr>
        <w:spacing w:line="276" w:lineRule="auto"/>
        <w:rPr>
          <w:rFonts w:eastAsia="Calibri" w:cstheme="minorBidi"/>
          <w:sz w:val="24"/>
          <w:szCs w:val="24"/>
        </w:rPr>
      </w:pPr>
      <w:r w:rsidRPr="0077547A">
        <w:rPr>
          <w:rFonts w:eastAsia="Calibri" w:cstheme="minorBidi"/>
          <w:sz w:val="24"/>
          <w:szCs w:val="24"/>
        </w:rPr>
        <w:t xml:space="preserve">All records, including manifests, disposal certificates and </w:t>
      </w:r>
      <w:r w:rsidR="00AC64D6" w:rsidRPr="0077547A">
        <w:rPr>
          <w:rFonts w:eastAsia="Calibri" w:cstheme="minorBidi"/>
          <w:sz w:val="24"/>
          <w:szCs w:val="24"/>
        </w:rPr>
        <w:t xml:space="preserve">qty. / </w:t>
      </w:r>
      <w:r w:rsidRPr="0077547A">
        <w:rPr>
          <w:rFonts w:eastAsia="Calibri" w:cstheme="minorBidi"/>
          <w:sz w:val="24"/>
          <w:szCs w:val="24"/>
        </w:rPr>
        <w:t xml:space="preserve">volume logs, are archived for </w:t>
      </w:r>
      <w:r w:rsidRPr="0077547A">
        <w:rPr>
          <w:rFonts w:eastAsia="Calibri" w:cstheme="minorBidi"/>
          <w:b/>
          <w:bCs/>
          <w:sz w:val="24"/>
          <w:szCs w:val="24"/>
        </w:rPr>
        <w:t>minimum five years</w:t>
      </w:r>
      <w:r w:rsidRPr="0077547A">
        <w:rPr>
          <w:rFonts w:eastAsia="Calibri" w:cstheme="minorBidi"/>
          <w:sz w:val="24"/>
          <w:szCs w:val="24"/>
        </w:rPr>
        <w:t xml:space="preserve"> for audits, sustainability reporting and regulatory inspections.</w:t>
      </w:r>
    </w:p>
    <w:p w14:paraId="137CDDA3" w14:textId="44D8C2F2" w:rsidR="006E1E75" w:rsidRPr="0077547A" w:rsidRDefault="006E1E75" w:rsidP="006E1E75">
      <w:pPr>
        <w:spacing w:line="276" w:lineRule="auto"/>
        <w:rPr>
          <w:rFonts w:cstheme="minorHAnsi"/>
          <w:b/>
          <w:bCs/>
          <w:sz w:val="24"/>
          <w:szCs w:val="24"/>
          <w:lang w:val="en-US"/>
        </w:rPr>
      </w:pPr>
      <w:r w:rsidRPr="0077547A">
        <w:rPr>
          <w:rFonts w:cstheme="minorHAnsi"/>
          <w:b/>
          <w:bCs/>
          <w:sz w:val="24"/>
          <w:szCs w:val="24"/>
          <w:lang w:val="en-US"/>
        </w:rPr>
        <w:t>Waste Stream Mapping:</w:t>
      </w:r>
    </w:p>
    <w:tbl>
      <w:tblPr>
        <w:tblStyle w:val="TableGrid"/>
        <w:tblW w:w="9067" w:type="dxa"/>
        <w:tblLayout w:type="fixed"/>
        <w:tblLook w:val="04A0" w:firstRow="1" w:lastRow="0" w:firstColumn="1" w:lastColumn="0" w:noHBand="0" w:noVBand="1"/>
      </w:tblPr>
      <w:tblGrid>
        <w:gridCol w:w="1215"/>
        <w:gridCol w:w="1332"/>
        <w:gridCol w:w="1417"/>
        <w:gridCol w:w="1134"/>
        <w:gridCol w:w="1134"/>
        <w:gridCol w:w="1418"/>
        <w:gridCol w:w="1417"/>
      </w:tblGrid>
      <w:tr w:rsidR="002C3EC2" w:rsidRPr="0077547A" w14:paraId="4FC1C892" w14:textId="77777777" w:rsidTr="33CEAB00">
        <w:trPr>
          <w:trHeight w:val="643"/>
        </w:trPr>
        <w:tc>
          <w:tcPr>
            <w:tcW w:w="1215" w:type="dxa"/>
            <w:hideMark/>
          </w:tcPr>
          <w:p w14:paraId="72DEB9BA" w14:textId="77777777" w:rsidR="002C3EC2" w:rsidRPr="0077547A" w:rsidRDefault="002C3EC2" w:rsidP="00F23448">
            <w:pPr>
              <w:spacing w:after="160" w:line="276" w:lineRule="auto"/>
              <w:rPr>
                <w:rFonts w:asciiTheme="minorHAnsi" w:hAnsiTheme="minorHAnsi" w:cstheme="minorHAnsi"/>
                <w:b/>
                <w:bCs/>
                <w:sz w:val="24"/>
                <w:szCs w:val="24"/>
                <w:lang w:val="en-IN" w:bidi="hi-IN"/>
              </w:rPr>
            </w:pPr>
            <w:r w:rsidRPr="0077547A">
              <w:rPr>
                <w:rFonts w:asciiTheme="minorHAnsi" w:hAnsiTheme="minorHAnsi" w:cstheme="minorHAnsi"/>
                <w:b/>
                <w:bCs/>
                <w:sz w:val="24"/>
                <w:szCs w:val="24"/>
                <w:lang w:val="en-IN" w:bidi="hi-IN"/>
              </w:rPr>
              <w:t>Waste Category</w:t>
            </w:r>
          </w:p>
        </w:tc>
        <w:tc>
          <w:tcPr>
            <w:tcW w:w="1332" w:type="dxa"/>
            <w:hideMark/>
          </w:tcPr>
          <w:p w14:paraId="658818BE" w14:textId="77777777" w:rsidR="002C3EC2" w:rsidRPr="0077547A" w:rsidRDefault="002C3EC2" w:rsidP="00F23448">
            <w:pPr>
              <w:spacing w:after="160" w:line="276" w:lineRule="auto"/>
              <w:rPr>
                <w:rFonts w:asciiTheme="minorHAnsi" w:hAnsiTheme="minorHAnsi" w:cstheme="minorHAnsi"/>
                <w:b/>
                <w:bCs/>
                <w:sz w:val="24"/>
                <w:szCs w:val="24"/>
                <w:lang w:val="en-IN" w:bidi="hi-IN"/>
              </w:rPr>
            </w:pPr>
            <w:r w:rsidRPr="0077547A">
              <w:rPr>
                <w:rFonts w:asciiTheme="minorHAnsi" w:hAnsiTheme="minorHAnsi" w:cstheme="minorHAnsi"/>
                <w:b/>
                <w:bCs/>
                <w:sz w:val="24"/>
                <w:szCs w:val="24"/>
                <w:lang w:val="en-IN" w:bidi="hi-IN"/>
              </w:rPr>
              <w:t>Description</w:t>
            </w:r>
          </w:p>
        </w:tc>
        <w:tc>
          <w:tcPr>
            <w:tcW w:w="1417" w:type="dxa"/>
            <w:hideMark/>
          </w:tcPr>
          <w:p w14:paraId="312A1AC0" w14:textId="77777777" w:rsidR="002C3EC2" w:rsidRPr="0077547A" w:rsidRDefault="002C3EC2" w:rsidP="00F23448">
            <w:pPr>
              <w:spacing w:after="160" w:line="276" w:lineRule="auto"/>
              <w:rPr>
                <w:rFonts w:asciiTheme="minorHAnsi" w:hAnsiTheme="minorHAnsi" w:cstheme="minorHAnsi"/>
                <w:b/>
                <w:bCs/>
                <w:sz w:val="24"/>
                <w:szCs w:val="24"/>
                <w:lang w:val="en-IN" w:bidi="hi-IN"/>
              </w:rPr>
            </w:pPr>
            <w:r w:rsidRPr="0077547A">
              <w:rPr>
                <w:rFonts w:asciiTheme="minorHAnsi" w:hAnsiTheme="minorHAnsi" w:cstheme="minorHAnsi"/>
                <w:b/>
                <w:bCs/>
                <w:sz w:val="24"/>
                <w:szCs w:val="24"/>
                <w:lang w:val="en-IN" w:bidi="hi-IN"/>
              </w:rPr>
              <w:t>Origin (Department/Process)</w:t>
            </w:r>
          </w:p>
        </w:tc>
        <w:tc>
          <w:tcPr>
            <w:tcW w:w="1134" w:type="dxa"/>
            <w:hideMark/>
          </w:tcPr>
          <w:p w14:paraId="3750F68A" w14:textId="77777777" w:rsidR="002C3EC2" w:rsidRPr="0077547A" w:rsidRDefault="002C3EC2" w:rsidP="00F23448">
            <w:pPr>
              <w:spacing w:after="160" w:line="276" w:lineRule="auto"/>
              <w:rPr>
                <w:rFonts w:asciiTheme="minorHAnsi" w:hAnsiTheme="minorHAnsi" w:cstheme="minorHAnsi"/>
                <w:b/>
                <w:bCs/>
                <w:sz w:val="24"/>
                <w:szCs w:val="24"/>
                <w:lang w:val="en-IN" w:bidi="hi-IN"/>
              </w:rPr>
            </w:pPr>
            <w:r w:rsidRPr="0077547A">
              <w:rPr>
                <w:rFonts w:asciiTheme="minorHAnsi" w:hAnsiTheme="minorHAnsi" w:cstheme="minorHAnsi"/>
                <w:b/>
                <w:bCs/>
                <w:sz w:val="24"/>
                <w:szCs w:val="24"/>
                <w:lang w:val="en-IN" w:bidi="hi-IN"/>
              </w:rPr>
              <w:t>Waste Included</w:t>
            </w:r>
          </w:p>
        </w:tc>
        <w:tc>
          <w:tcPr>
            <w:tcW w:w="1134" w:type="dxa"/>
            <w:hideMark/>
          </w:tcPr>
          <w:p w14:paraId="2FD584E8" w14:textId="77777777" w:rsidR="002C3EC2" w:rsidRPr="0077547A" w:rsidRDefault="002C3EC2" w:rsidP="00F23448">
            <w:pPr>
              <w:spacing w:after="160" w:line="276" w:lineRule="auto"/>
              <w:rPr>
                <w:rFonts w:asciiTheme="minorHAnsi" w:hAnsiTheme="minorHAnsi" w:cstheme="minorHAnsi"/>
                <w:b/>
                <w:bCs/>
                <w:sz w:val="24"/>
                <w:szCs w:val="24"/>
                <w:lang w:val="en-IN" w:bidi="hi-IN"/>
              </w:rPr>
            </w:pPr>
            <w:r w:rsidRPr="0077547A">
              <w:rPr>
                <w:rFonts w:asciiTheme="minorHAnsi" w:hAnsiTheme="minorHAnsi" w:cstheme="minorHAnsi"/>
                <w:b/>
                <w:bCs/>
                <w:sz w:val="24"/>
                <w:szCs w:val="24"/>
                <w:lang w:val="en-IN" w:bidi="hi-IN"/>
              </w:rPr>
              <w:t>Storage / Handling Method</w:t>
            </w:r>
          </w:p>
        </w:tc>
        <w:tc>
          <w:tcPr>
            <w:tcW w:w="1418" w:type="dxa"/>
            <w:hideMark/>
          </w:tcPr>
          <w:p w14:paraId="2D58725A" w14:textId="77777777" w:rsidR="002C3EC2" w:rsidRPr="0077547A" w:rsidRDefault="002C3EC2" w:rsidP="00F23448">
            <w:pPr>
              <w:spacing w:after="160" w:line="276" w:lineRule="auto"/>
              <w:rPr>
                <w:rFonts w:asciiTheme="minorHAnsi" w:hAnsiTheme="minorHAnsi" w:cstheme="minorHAnsi"/>
                <w:b/>
                <w:bCs/>
                <w:sz w:val="24"/>
                <w:szCs w:val="24"/>
                <w:lang w:val="en-IN" w:bidi="hi-IN"/>
              </w:rPr>
            </w:pPr>
            <w:r w:rsidRPr="0077547A">
              <w:rPr>
                <w:rFonts w:asciiTheme="minorHAnsi" w:hAnsiTheme="minorHAnsi" w:cstheme="minorHAnsi"/>
                <w:b/>
                <w:bCs/>
                <w:sz w:val="24"/>
                <w:szCs w:val="24"/>
                <w:lang w:val="en-IN" w:bidi="hi-IN"/>
              </w:rPr>
              <w:t>Disposal Method</w:t>
            </w:r>
          </w:p>
        </w:tc>
        <w:tc>
          <w:tcPr>
            <w:tcW w:w="1417" w:type="dxa"/>
            <w:hideMark/>
          </w:tcPr>
          <w:p w14:paraId="3527B7C5" w14:textId="77777777" w:rsidR="002C3EC2" w:rsidRPr="0077547A" w:rsidRDefault="002C3EC2" w:rsidP="00F23448">
            <w:pPr>
              <w:spacing w:after="160" w:line="276" w:lineRule="auto"/>
              <w:rPr>
                <w:rFonts w:asciiTheme="minorHAnsi" w:hAnsiTheme="minorHAnsi" w:cstheme="minorHAnsi"/>
                <w:b/>
                <w:bCs/>
                <w:sz w:val="24"/>
                <w:szCs w:val="24"/>
                <w:lang w:val="en-IN" w:bidi="hi-IN"/>
              </w:rPr>
            </w:pPr>
            <w:r w:rsidRPr="0077547A">
              <w:rPr>
                <w:rFonts w:asciiTheme="minorHAnsi" w:hAnsiTheme="minorHAnsi" w:cstheme="minorHAnsi"/>
                <w:b/>
                <w:bCs/>
                <w:sz w:val="24"/>
                <w:szCs w:val="24"/>
                <w:lang w:val="en-IN" w:bidi="hi-IN"/>
              </w:rPr>
              <w:t>Responsible Person</w:t>
            </w:r>
          </w:p>
        </w:tc>
      </w:tr>
      <w:tr w:rsidR="002C3EC2" w:rsidRPr="0077547A" w14:paraId="3B93A04F" w14:textId="77777777" w:rsidTr="33CEAB00">
        <w:trPr>
          <w:trHeight w:val="300"/>
        </w:trPr>
        <w:tc>
          <w:tcPr>
            <w:tcW w:w="1215" w:type="dxa"/>
            <w:hideMark/>
          </w:tcPr>
          <w:p w14:paraId="5838783B" w14:textId="62692B06" w:rsidR="002C3EC2" w:rsidRPr="0077547A" w:rsidRDefault="4E31D857"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Process Waste</w:t>
            </w:r>
          </w:p>
        </w:tc>
        <w:tc>
          <w:tcPr>
            <w:tcW w:w="1332" w:type="dxa"/>
            <w:hideMark/>
          </w:tcPr>
          <w:p w14:paraId="09695E8E" w14:textId="16529051" w:rsidR="002C3EC2" w:rsidRPr="0077547A" w:rsidRDefault="4E31D857"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Residues generated during manufacturing processes</w:t>
            </w:r>
          </w:p>
        </w:tc>
        <w:tc>
          <w:tcPr>
            <w:tcW w:w="1417" w:type="dxa"/>
            <w:hideMark/>
          </w:tcPr>
          <w:p w14:paraId="2A5D2F60"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Production Area</w:t>
            </w:r>
          </w:p>
        </w:tc>
        <w:tc>
          <w:tcPr>
            <w:tcW w:w="1134" w:type="dxa"/>
            <w:hideMark/>
          </w:tcPr>
          <w:p w14:paraId="53EF3BC8" w14:textId="594BE6E3" w:rsidR="002C3EC2" w:rsidRPr="0077547A" w:rsidRDefault="4E31D857"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Batch residues, rejected raw material, formulation residues</w:t>
            </w:r>
          </w:p>
        </w:tc>
        <w:tc>
          <w:tcPr>
            <w:tcW w:w="1134" w:type="dxa"/>
            <w:hideMark/>
          </w:tcPr>
          <w:p w14:paraId="61F337A4"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Stored in labelled containers and segregated batch-wise</w:t>
            </w:r>
          </w:p>
        </w:tc>
        <w:tc>
          <w:tcPr>
            <w:tcW w:w="1418" w:type="dxa"/>
            <w:hideMark/>
          </w:tcPr>
          <w:p w14:paraId="4AAA6C3D"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Disposed through authorized hazardous waste handlers</w:t>
            </w:r>
          </w:p>
        </w:tc>
        <w:tc>
          <w:tcPr>
            <w:tcW w:w="1417" w:type="dxa"/>
            <w:hideMark/>
          </w:tcPr>
          <w:p w14:paraId="07073BF3"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Production Manager</w:t>
            </w:r>
          </w:p>
        </w:tc>
      </w:tr>
      <w:tr w:rsidR="002C3EC2" w:rsidRPr="0077547A" w14:paraId="092B6F34" w14:textId="77777777" w:rsidTr="33CEAB00">
        <w:trPr>
          <w:trHeight w:val="300"/>
        </w:trPr>
        <w:tc>
          <w:tcPr>
            <w:tcW w:w="1215" w:type="dxa"/>
            <w:hideMark/>
          </w:tcPr>
          <w:p w14:paraId="2979D808"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Recyclable Paper Waste</w:t>
            </w:r>
          </w:p>
        </w:tc>
        <w:tc>
          <w:tcPr>
            <w:tcW w:w="1332" w:type="dxa"/>
            <w:hideMark/>
          </w:tcPr>
          <w:p w14:paraId="426182DF"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Clean and recyclable paper-based waste</w:t>
            </w:r>
          </w:p>
        </w:tc>
        <w:tc>
          <w:tcPr>
            <w:tcW w:w="1417" w:type="dxa"/>
            <w:hideMark/>
          </w:tcPr>
          <w:p w14:paraId="31E6884B"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Packaging Area, Offices</w:t>
            </w:r>
          </w:p>
        </w:tc>
        <w:tc>
          <w:tcPr>
            <w:tcW w:w="1134" w:type="dxa"/>
            <w:hideMark/>
          </w:tcPr>
          <w:p w14:paraId="74077292"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Cartons, paper sheets, cardboard boxes, labels</w:t>
            </w:r>
          </w:p>
        </w:tc>
        <w:tc>
          <w:tcPr>
            <w:tcW w:w="1134" w:type="dxa"/>
            <w:hideMark/>
          </w:tcPr>
          <w:p w14:paraId="48057F7B" w14:textId="493EFDCA" w:rsidR="002C3EC2" w:rsidRPr="0077547A" w:rsidRDefault="4E31D857"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Stored in dry</w:t>
            </w:r>
            <w:r w:rsidR="67D684AE" w:rsidRPr="0077547A">
              <w:rPr>
                <w:rFonts w:asciiTheme="minorHAnsi" w:hAnsiTheme="minorHAnsi" w:cstheme="minorBidi"/>
                <w:sz w:val="24"/>
                <w:szCs w:val="24"/>
                <w:lang w:val="en-IN" w:bidi="hi-IN"/>
              </w:rPr>
              <w:t xml:space="preserve"> &amp; </w:t>
            </w:r>
            <w:r w:rsidRPr="0077547A">
              <w:rPr>
                <w:rFonts w:asciiTheme="minorHAnsi" w:hAnsiTheme="minorHAnsi" w:cstheme="minorBidi"/>
                <w:sz w:val="24"/>
                <w:szCs w:val="24"/>
                <w:lang w:val="en-IN" w:bidi="hi-IN"/>
              </w:rPr>
              <w:t xml:space="preserve">designated </w:t>
            </w:r>
            <w:r w:rsidR="67D684AE" w:rsidRPr="0077547A">
              <w:rPr>
                <w:rFonts w:asciiTheme="minorHAnsi" w:hAnsiTheme="minorHAnsi" w:cstheme="minorBidi"/>
                <w:sz w:val="24"/>
                <w:szCs w:val="24"/>
                <w:lang w:val="en-IN" w:bidi="hi-IN"/>
              </w:rPr>
              <w:t xml:space="preserve">area </w:t>
            </w:r>
            <w:r w:rsidRPr="0077547A">
              <w:rPr>
                <w:rFonts w:asciiTheme="minorHAnsi" w:hAnsiTheme="minorHAnsi" w:cstheme="minorBidi"/>
                <w:sz w:val="24"/>
                <w:szCs w:val="24"/>
                <w:lang w:val="en-IN" w:bidi="hi-IN"/>
              </w:rPr>
              <w:t>away from moisture</w:t>
            </w:r>
          </w:p>
        </w:tc>
        <w:tc>
          <w:tcPr>
            <w:tcW w:w="1418" w:type="dxa"/>
            <w:hideMark/>
          </w:tcPr>
          <w:p w14:paraId="15F8750B"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Sent to authorized paper recyclers</w:t>
            </w:r>
          </w:p>
        </w:tc>
        <w:tc>
          <w:tcPr>
            <w:tcW w:w="1417" w:type="dxa"/>
            <w:hideMark/>
          </w:tcPr>
          <w:p w14:paraId="77AED4ED"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Warehouse Manager</w:t>
            </w:r>
          </w:p>
        </w:tc>
      </w:tr>
      <w:tr w:rsidR="002C3EC2" w:rsidRPr="0077547A" w14:paraId="4EBC0703" w14:textId="77777777" w:rsidTr="33CEAB00">
        <w:trPr>
          <w:trHeight w:val="300"/>
        </w:trPr>
        <w:tc>
          <w:tcPr>
            <w:tcW w:w="1215" w:type="dxa"/>
            <w:hideMark/>
          </w:tcPr>
          <w:p w14:paraId="6255CEF8"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Recyclable Plastic Waste</w:t>
            </w:r>
          </w:p>
        </w:tc>
        <w:tc>
          <w:tcPr>
            <w:tcW w:w="1332" w:type="dxa"/>
            <w:hideMark/>
          </w:tcPr>
          <w:p w14:paraId="10F1D8F6"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Plastic packaging and wrapping waste suitable for recycling</w:t>
            </w:r>
          </w:p>
        </w:tc>
        <w:tc>
          <w:tcPr>
            <w:tcW w:w="1417" w:type="dxa"/>
            <w:hideMark/>
          </w:tcPr>
          <w:p w14:paraId="291D192E" w14:textId="65DD9E9F" w:rsidR="002C3EC2" w:rsidRPr="0077547A" w:rsidRDefault="4E31D857"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Packaging Area</w:t>
            </w:r>
            <w:r w:rsidR="67D684AE" w:rsidRPr="0077547A">
              <w:rPr>
                <w:rFonts w:asciiTheme="minorHAnsi" w:hAnsiTheme="minorHAnsi" w:cstheme="minorBidi"/>
                <w:sz w:val="24"/>
                <w:szCs w:val="24"/>
                <w:lang w:val="en-IN" w:bidi="hi-IN"/>
              </w:rPr>
              <w:t>, Packing Material Store</w:t>
            </w:r>
          </w:p>
        </w:tc>
        <w:tc>
          <w:tcPr>
            <w:tcW w:w="1134" w:type="dxa"/>
            <w:hideMark/>
          </w:tcPr>
          <w:p w14:paraId="5C5BBBF2"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Plastic containers, wrappers, polybags</w:t>
            </w:r>
            <w:r w:rsidRPr="0077547A">
              <w:rPr>
                <w:rFonts w:asciiTheme="minorHAnsi" w:hAnsiTheme="minorHAnsi" w:cstheme="minorHAnsi"/>
                <w:sz w:val="24"/>
                <w:szCs w:val="24"/>
                <w:lang w:val="en-IN" w:bidi="hi-IN"/>
              </w:rPr>
              <w:lastRenderedPageBreak/>
              <w:t>, stretch films</w:t>
            </w:r>
          </w:p>
        </w:tc>
        <w:tc>
          <w:tcPr>
            <w:tcW w:w="1134" w:type="dxa"/>
            <w:hideMark/>
          </w:tcPr>
          <w:p w14:paraId="0BAB7407"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lastRenderedPageBreak/>
              <w:t>Collected separately in designated bins</w:t>
            </w:r>
          </w:p>
        </w:tc>
        <w:tc>
          <w:tcPr>
            <w:tcW w:w="1418" w:type="dxa"/>
            <w:hideMark/>
          </w:tcPr>
          <w:p w14:paraId="4B8ED57B"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Sent to authorized plastic recyclers</w:t>
            </w:r>
          </w:p>
        </w:tc>
        <w:tc>
          <w:tcPr>
            <w:tcW w:w="1417" w:type="dxa"/>
            <w:hideMark/>
          </w:tcPr>
          <w:p w14:paraId="52F7D790" w14:textId="544148A4" w:rsidR="00272A8C" w:rsidRPr="0077547A" w:rsidRDefault="00272A8C" w:rsidP="33CEAB00">
            <w:pPr>
              <w:spacing w:after="160" w:line="276" w:lineRule="auto"/>
              <w:rPr>
                <w:rFonts w:asciiTheme="minorHAnsi" w:hAnsiTheme="minorHAnsi" w:cstheme="minorBidi"/>
                <w:sz w:val="24"/>
                <w:szCs w:val="24"/>
                <w:lang w:val="en-IN" w:bidi="hi-IN"/>
              </w:rPr>
            </w:pPr>
          </w:p>
          <w:p w14:paraId="41A0BE94" w14:textId="7E6A66D4" w:rsidR="00272A8C" w:rsidRPr="0077547A" w:rsidRDefault="334124B5"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Warehouse Manager</w:t>
            </w:r>
          </w:p>
        </w:tc>
      </w:tr>
      <w:tr w:rsidR="002C3EC2" w:rsidRPr="0077547A" w14:paraId="415FB786" w14:textId="77777777" w:rsidTr="33CEAB00">
        <w:trPr>
          <w:trHeight w:val="300"/>
        </w:trPr>
        <w:tc>
          <w:tcPr>
            <w:tcW w:w="1215" w:type="dxa"/>
            <w:hideMark/>
          </w:tcPr>
          <w:p w14:paraId="1E65D05D"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Dry General Waste</w:t>
            </w:r>
          </w:p>
        </w:tc>
        <w:tc>
          <w:tcPr>
            <w:tcW w:w="1332" w:type="dxa"/>
            <w:hideMark/>
          </w:tcPr>
          <w:p w14:paraId="42F74432"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Non-hazardous and non-recyclable dry waste</w:t>
            </w:r>
          </w:p>
        </w:tc>
        <w:tc>
          <w:tcPr>
            <w:tcW w:w="1417" w:type="dxa"/>
            <w:hideMark/>
          </w:tcPr>
          <w:p w14:paraId="230005C9"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Office Areas, Production Floor</w:t>
            </w:r>
          </w:p>
        </w:tc>
        <w:tc>
          <w:tcPr>
            <w:tcW w:w="1134" w:type="dxa"/>
            <w:hideMark/>
          </w:tcPr>
          <w:p w14:paraId="52EABEC5"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Used tapes, disposable stationery, mixed dry waste</w:t>
            </w:r>
          </w:p>
        </w:tc>
        <w:tc>
          <w:tcPr>
            <w:tcW w:w="1134" w:type="dxa"/>
            <w:hideMark/>
          </w:tcPr>
          <w:p w14:paraId="6DA33ECA"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Segregated and collected daily in general waste bins</w:t>
            </w:r>
          </w:p>
        </w:tc>
        <w:tc>
          <w:tcPr>
            <w:tcW w:w="1418" w:type="dxa"/>
            <w:hideMark/>
          </w:tcPr>
          <w:p w14:paraId="2AACAEE4" w14:textId="76045920" w:rsidR="002C3EC2" w:rsidRPr="0077547A" w:rsidRDefault="4E31D857"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 xml:space="preserve">Sent to </w:t>
            </w:r>
            <w:r w:rsidR="40FEEBC1" w:rsidRPr="0077547A">
              <w:rPr>
                <w:rFonts w:asciiTheme="minorHAnsi" w:hAnsiTheme="minorHAnsi" w:cstheme="minorBidi"/>
                <w:sz w:val="24"/>
                <w:szCs w:val="24"/>
                <w:lang w:val="en-IN" w:bidi="hi-IN"/>
              </w:rPr>
              <w:t>authorized waste handler</w:t>
            </w:r>
          </w:p>
        </w:tc>
        <w:tc>
          <w:tcPr>
            <w:tcW w:w="1417" w:type="dxa"/>
            <w:hideMark/>
          </w:tcPr>
          <w:p w14:paraId="43C07F68" w14:textId="1150132C" w:rsidR="003724A7" w:rsidRPr="0077547A" w:rsidRDefault="003724A7" w:rsidP="33CEAB00">
            <w:pPr>
              <w:spacing w:after="160" w:line="276" w:lineRule="auto"/>
              <w:rPr>
                <w:rFonts w:asciiTheme="minorHAnsi" w:hAnsiTheme="minorHAnsi" w:cstheme="minorBidi"/>
                <w:sz w:val="24"/>
                <w:szCs w:val="24"/>
                <w:lang w:val="en-IN" w:bidi="hi-IN"/>
              </w:rPr>
            </w:pPr>
          </w:p>
          <w:p w14:paraId="3DBE1CB2" w14:textId="19CC0AA1" w:rsidR="002C3EC2" w:rsidRPr="0077547A" w:rsidRDefault="40FEEBC1"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Warehouse Manager</w:t>
            </w:r>
          </w:p>
        </w:tc>
      </w:tr>
      <w:tr w:rsidR="002C3EC2" w:rsidRPr="0077547A" w14:paraId="13A69985" w14:textId="77777777" w:rsidTr="33CEAB00">
        <w:trPr>
          <w:trHeight w:val="300"/>
        </w:trPr>
        <w:tc>
          <w:tcPr>
            <w:tcW w:w="1215" w:type="dxa"/>
            <w:hideMark/>
          </w:tcPr>
          <w:p w14:paraId="101067E0"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Wet / Organic Waste</w:t>
            </w:r>
          </w:p>
        </w:tc>
        <w:tc>
          <w:tcPr>
            <w:tcW w:w="1332" w:type="dxa"/>
            <w:hideMark/>
          </w:tcPr>
          <w:p w14:paraId="606DA7D5"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Biodegradable food and pantry waste</w:t>
            </w:r>
          </w:p>
        </w:tc>
        <w:tc>
          <w:tcPr>
            <w:tcW w:w="1417" w:type="dxa"/>
            <w:hideMark/>
          </w:tcPr>
          <w:p w14:paraId="69CC7DB4"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Canteen, Pantry</w:t>
            </w:r>
          </w:p>
        </w:tc>
        <w:tc>
          <w:tcPr>
            <w:tcW w:w="1134" w:type="dxa"/>
            <w:hideMark/>
          </w:tcPr>
          <w:p w14:paraId="64FF4EBC"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Food waste, tea waste, biodegradable waste</w:t>
            </w:r>
          </w:p>
        </w:tc>
        <w:tc>
          <w:tcPr>
            <w:tcW w:w="1134" w:type="dxa"/>
            <w:hideMark/>
          </w:tcPr>
          <w:p w14:paraId="0EA79132"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Stored in covered leakproof bins and cleared daily</w:t>
            </w:r>
          </w:p>
        </w:tc>
        <w:tc>
          <w:tcPr>
            <w:tcW w:w="1418" w:type="dxa"/>
            <w:hideMark/>
          </w:tcPr>
          <w:p w14:paraId="4D79E2D6" w14:textId="47A0E71D" w:rsidR="002C3EC2" w:rsidRPr="0077547A" w:rsidRDefault="4E31D857"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 xml:space="preserve">Sent for composting </w:t>
            </w:r>
          </w:p>
        </w:tc>
        <w:tc>
          <w:tcPr>
            <w:tcW w:w="1417" w:type="dxa"/>
            <w:hideMark/>
          </w:tcPr>
          <w:p w14:paraId="58000402"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Canteen Supervisor</w:t>
            </w:r>
          </w:p>
        </w:tc>
      </w:tr>
      <w:tr w:rsidR="002C3EC2" w:rsidRPr="0077547A" w14:paraId="114876FA" w14:textId="77777777" w:rsidTr="33CEAB00">
        <w:trPr>
          <w:trHeight w:val="300"/>
        </w:trPr>
        <w:tc>
          <w:tcPr>
            <w:tcW w:w="1215" w:type="dxa"/>
            <w:hideMark/>
          </w:tcPr>
          <w:p w14:paraId="795C4028"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Hazardous Chemical Waste</w:t>
            </w:r>
          </w:p>
        </w:tc>
        <w:tc>
          <w:tcPr>
            <w:tcW w:w="1332" w:type="dxa"/>
            <w:hideMark/>
          </w:tcPr>
          <w:p w14:paraId="63162B40"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Waste containing chemical residues requiring controlled handling</w:t>
            </w:r>
          </w:p>
        </w:tc>
        <w:tc>
          <w:tcPr>
            <w:tcW w:w="1417" w:type="dxa"/>
            <w:hideMark/>
          </w:tcPr>
          <w:p w14:paraId="648625AB" w14:textId="5BE69EAE" w:rsidR="002C3EC2" w:rsidRPr="0077547A" w:rsidRDefault="4E31D857"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Production,</w:t>
            </w:r>
            <w:r w:rsidR="2B0F1CC2" w:rsidRPr="0077547A">
              <w:rPr>
                <w:rFonts w:asciiTheme="minorHAnsi" w:hAnsiTheme="minorHAnsi" w:cstheme="minorBidi"/>
                <w:sz w:val="24"/>
                <w:szCs w:val="24"/>
                <w:lang w:val="en-IN" w:bidi="hi-IN"/>
              </w:rPr>
              <w:t xml:space="preserve"> QC </w:t>
            </w:r>
            <w:r w:rsidRPr="0077547A">
              <w:rPr>
                <w:rFonts w:asciiTheme="minorHAnsi" w:hAnsiTheme="minorHAnsi" w:cstheme="minorBidi"/>
                <w:sz w:val="24"/>
                <w:szCs w:val="24"/>
                <w:lang w:val="en-IN" w:bidi="hi-IN"/>
              </w:rPr>
              <w:t>Laboratory, Chemical Storage Area</w:t>
            </w:r>
          </w:p>
        </w:tc>
        <w:tc>
          <w:tcPr>
            <w:tcW w:w="1134" w:type="dxa"/>
            <w:hideMark/>
          </w:tcPr>
          <w:p w14:paraId="095FEEC9"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Empty chemical containers, expired chemicals, contaminated containers</w:t>
            </w:r>
          </w:p>
        </w:tc>
        <w:tc>
          <w:tcPr>
            <w:tcW w:w="1134" w:type="dxa"/>
            <w:hideMark/>
          </w:tcPr>
          <w:p w14:paraId="162CBE73" w14:textId="49380182" w:rsidR="002C3EC2" w:rsidRPr="0077547A" w:rsidRDefault="4E31D857"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Stored in sealed and labelled hazardous waste containers in designated area</w:t>
            </w:r>
          </w:p>
        </w:tc>
        <w:tc>
          <w:tcPr>
            <w:tcW w:w="1418" w:type="dxa"/>
            <w:hideMark/>
          </w:tcPr>
          <w:p w14:paraId="4D92FCBF"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Handed over to authorized hazardous waste disposal agencies</w:t>
            </w:r>
          </w:p>
        </w:tc>
        <w:tc>
          <w:tcPr>
            <w:tcW w:w="1417" w:type="dxa"/>
            <w:hideMark/>
          </w:tcPr>
          <w:p w14:paraId="1AF7035B" w14:textId="195161D2" w:rsidR="002C3EC2" w:rsidRPr="0077547A" w:rsidRDefault="4E31D857"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 xml:space="preserve">EHS </w:t>
            </w:r>
            <w:r w:rsidR="2B0F1CC2" w:rsidRPr="0077547A">
              <w:rPr>
                <w:rFonts w:asciiTheme="minorHAnsi" w:hAnsiTheme="minorHAnsi" w:cstheme="minorBidi"/>
                <w:sz w:val="24"/>
                <w:szCs w:val="24"/>
                <w:lang w:val="en-IN" w:bidi="hi-IN"/>
              </w:rPr>
              <w:t>Team</w:t>
            </w:r>
          </w:p>
        </w:tc>
      </w:tr>
      <w:tr w:rsidR="002C3EC2" w:rsidRPr="0077547A" w14:paraId="109D365E" w14:textId="77777777" w:rsidTr="33CEAB00">
        <w:trPr>
          <w:trHeight w:val="300"/>
        </w:trPr>
        <w:tc>
          <w:tcPr>
            <w:tcW w:w="1215" w:type="dxa"/>
            <w:hideMark/>
          </w:tcPr>
          <w:p w14:paraId="24092226"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Laboratory Waste</w:t>
            </w:r>
          </w:p>
        </w:tc>
        <w:tc>
          <w:tcPr>
            <w:tcW w:w="1332" w:type="dxa"/>
            <w:hideMark/>
          </w:tcPr>
          <w:p w14:paraId="0D6FD0AB"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Waste generated during quality testing and laboratory analysis</w:t>
            </w:r>
          </w:p>
        </w:tc>
        <w:tc>
          <w:tcPr>
            <w:tcW w:w="1417" w:type="dxa"/>
            <w:hideMark/>
          </w:tcPr>
          <w:p w14:paraId="15A4E0D4"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QC Laboratory</w:t>
            </w:r>
          </w:p>
        </w:tc>
        <w:tc>
          <w:tcPr>
            <w:tcW w:w="1134" w:type="dxa"/>
            <w:hideMark/>
          </w:tcPr>
          <w:p w14:paraId="7151DB09"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Sample residues, used glassware, testing materials</w:t>
            </w:r>
          </w:p>
        </w:tc>
        <w:tc>
          <w:tcPr>
            <w:tcW w:w="1134" w:type="dxa"/>
            <w:hideMark/>
          </w:tcPr>
          <w:p w14:paraId="5D489E16"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Segregated and stored in labelled laboratory waste containers</w:t>
            </w:r>
          </w:p>
        </w:tc>
        <w:tc>
          <w:tcPr>
            <w:tcW w:w="1418" w:type="dxa"/>
            <w:hideMark/>
          </w:tcPr>
          <w:p w14:paraId="6D82BDA9" w14:textId="498DDB6B" w:rsidR="0046209C" w:rsidRPr="0077547A" w:rsidRDefault="4E31D857"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Disposed through authorized waste disposal</w:t>
            </w:r>
            <w:r w:rsidR="2B0F1CC2" w:rsidRPr="0077547A">
              <w:rPr>
                <w:rFonts w:asciiTheme="minorHAnsi" w:hAnsiTheme="minorHAnsi" w:cstheme="minorBidi"/>
                <w:sz w:val="24"/>
                <w:szCs w:val="24"/>
                <w:lang w:val="en-IN" w:bidi="hi-IN"/>
              </w:rPr>
              <w:t xml:space="preserve"> </w:t>
            </w:r>
          </w:p>
          <w:p w14:paraId="45E58D08" w14:textId="01CB40D4" w:rsidR="002C3EC2" w:rsidRPr="0077547A" w:rsidRDefault="2B0F1CC2"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agencies</w:t>
            </w:r>
          </w:p>
        </w:tc>
        <w:tc>
          <w:tcPr>
            <w:tcW w:w="1417" w:type="dxa"/>
          </w:tcPr>
          <w:p w14:paraId="0F976950" w14:textId="5380FA39" w:rsidR="002C3EC2" w:rsidRPr="0077547A" w:rsidRDefault="002C3EC2" w:rsidP="33CEAB00">
            <w:pPr>
              <w:spacing w:after="160" w:line="276" w:lineRule="auto"/>
              <w:rPr>
                <w:rFonts w:asciiTheme="minorHAnsi" w:hAnsiTheme="minorHAnsi" w:cstheme="minorBidi"/>
                <w:sz w:val="24"/>
                <w:szCs w:val="24"/>
                <w:lang w:val="en-IN" w:bidi="hi-IN"/>
              </w:rPr>
            </w:pPr>
          </w:p>
          <w:p w14:paraId="126039FC" w14:textId="3497739C" w:rsidR="0046209C" w:rsidRPr="0077547A" w:rsidRDefault="2B0F1CC2"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EHS Team</w:t>
            </w:r>
          </w:p>
        </w:tc>
      </w:tr>
      <w:tr w:rsidR="002C3EC2" w:rsidRPr="0077547A" w14:paraId="2B53745F" w14:textId="77777777" w:rsidTr="33CEAB00">
        <w:trPr>
          <w:trHeight w:val="300"/>
        </w:trPr>
        <w:tc>
          <w:tcPr>
            <w:tcW w:w="1215" w:type="dxa"/>
            <w:hideMark/>
          </w:tcPr>
          <w:p w14:paraId="7A3B6200"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lastRenderedPageBreak/>
              <w:t>Reject / Expired Product Waste</w:t>
            </w:r>
          </w:p>
        </w:tc>
        <w:tc>
          <w:tcPr>
            <w:tcW w:w="1332" w:type="dxa"/>
            <w:hideMark/>
          </w:tcPr>
          <w:p w14:paraId="532BA07F"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Non-conforming, expired, or damaged products not suitable for sale</w:t>
            </w:r>
          </w:p>
        </w:tc>
        <w:tc>
          <w:tcPr>
            <w:tcW w:w="1417" w:type="dxa"/>
            <w:hideMark/>
          </w:tcPr>
          <w:p w14:paraId="4BB903C6"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QC Department, Warehouse</w:t>
            </w:r>
          </w:p>
        </w:tc>
        <w:tc>
          <w:tcPr>
            <w:tcW w:w="1134" w:type="dxa"/>
            <w:hideMark/>
          </w:tcPr>
          <w:p w14:paraId="13D2A264"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Rejected batches, expired products, damaged finished goods</w:t>
            </w:r>
          </w:p>
        </w:tc>
        <w:tc>
          <w:tcPr>
            <w:tcW w:w="1134" w:type="dxa"/>
            <w:hideMark/>
          </w:tcPr>
          <w:p w14:paraId="028B1A5A"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Stored in identified reject material area with proper segregation</w:t>
            </w:r>
          </w:p>
        </w:tc>
        <w:tc>
          <w:tcPr>
            <w:tcW w:w="1418" w:type="dxa"/>
            <w:hideMark/>
          </w:tcPr>
          <w:p w14:paraId="2D7EB2A8" w14:textId="709B9712" w:rsidR="002C3EC2" w:rsidRPr="0077547A" w:rsidRDefault="177BD75C" w:rsidP="33CEAB00">
            <w:pPr>
              <w:spacing w:after="160" w:line="276" w:lineRule="auto"/>
              <w:rPr>
                <w:rFonts w:asciiTheme="minorHAnsi" w:hAnsiTheme="minorHAnsi" w:cstheme="minorBidi"/>
                <w:sz w:val="24"/>
                <w:szCs w:val="24"/>
                <w:lang w:val="en-IN" w:bidi="hi-IN"/>
              </w:rPr>
            </w:pPr>
            <w:r w:rsidRPr="0077547A">
              <w:rPr>
                <w:rFonts w:asciiTheme="minorHAnsi" w:hAnsiTheme="minorHAnsi" w:cstheme="minorBidi"/>
                <w:sz w:val="24"/>
                <w:szCs w:val="24"/>
                <w:lang w:val="en-IN" w:bidi="hi-IN"/>
              </w:rPr>
              <w:t xml:space="preserve">Disposed </w:t>
            </w:r>
            <w:r w:rsidR="4E31D857" w:rsidRPr="0077547A">
              <w:rPr>
                <w:rFonts w:asciiTheme="minorHAnsi" w:hAnsiTheme="minorHAnsi" w:cstheme="minorBidi"/>
                <w:sz w:val="24"/>
                <w:szCs w:val="24"/>
                <w:lang w:val="en-IN" w:bidi="hi-IN"/>
              </w:rPr>
              <w:t>through authorized agencies</w:t>
            </w:r>
          </w:p>
        </w:tc>
        <w:tc>
          <w:tcPr>
            <w:tcW w:w="1417" w:type="dxa"/>
            <w:hideMark/>
          </w:tcPr>
          <w:p w14:paraId="7098A734" w14:textId="77777777" w:rsidR="002C3EC2" w:rsidRPr="0077547A" w:rsidRDefault="002C3EC2" w:rsidP="00F23448">
            <w:pPr>
              <w:spacing w:after="160" w:line="276" w:lineRule="auto"/>
              <w:rPr>
                <w:rFonts w:asciiTheme="minorHAnsi" w:hAnsiTheme="minorHAnsi" w:cstheme="minorHAnsi"/>
                <w:sz w:val="24"/>
                <w:szCs w:val="24"/>
                <w:lang w:val="en-IN" w:bidi="hi-IN"/>
              </w:rPr>
            </w:pPr>
            <w:r w:rsidRPr="0077547A">
              <w:rPr>
                <w:rFonts w:asciiTheme="minorHAnsi" w:hAnsiTheme="minorHAnsi" w:cstheme="minorHAnsi"/>
                <w:sz w:val="24"/>
                <w:szCs w:val="24"/>
                <w:lang w:val="en-IN" w:bidi="hi-IN"/>
              </w:rPr>
              <w:t>QA/QC In-charge</w:t>
            </w:r>
          </w:p>
        </w:tc>
      </w:tr>
      <w:tr w:rsidR="007E038C" w:rsidRPr="0077547A" w14:paraId="0C6146AD" w14:textId="77777777" w:rsidTr="33CEAB00">
        <w:trPr>
          <w:trHeight w:val="300"/>
        </w:trPr>
        <w:tc>
          <w:tcPr>
            <w:tcW w:w="1215" w:type="dxa"/>
          </w:tcPr>
          <w:p w14:paraId="01742A85" w14:textId="72F72667" w:rsidR="007E038C" w:rsidRPr="0077547A" w:rsidRDefault="316FFDE7" w:rsidP="33CEAB00">
            <w:pPr>
              <w:spacing w:line="276" w:lineRule="auto"/>
              <w:rPr>
                <w:rFonts w:cstheme="minorBidi"/>
                <w:sz w:val="24"/>
                <w:szCs w:val="24"/>
              </w:rPr>
            </w:pPr>
            <w:r w:rsidRPr="0077547A">
              <w:rPr>
                <w:rFonts w:cstheme="minorBidi"/>
                <w:sz w:val="24"/>
                <w:szCs w:val="24"/>
              </w:rPr>
              <w:t>Bio-Medical Waste</w:t>
            </w:r>
          </w:p>
        </w:tc>
        <w:tc>
          <w:tcPr>
            <w:tcW w:w="1332" w:type="dxa"/>
          </w:tcPr>
          <w:p w14:paraId="608FEFA1" w14:textId="5A119D27" w:rsidR="007E038C" w:rsidRPr="0077547A" w:rsidRDefault="37B5185E" w:rsidP="33CEAB00">
            <w:pPr>
              <w:spacing w:line="276" w:lineRule="auto"/>
              <w:rPr>
                <w:rFonts w:cstheme="minorBidi"/>
                <w:sz w:val="24"/>
                <w:szCs w:val="24"/>
              </w:rPr>
            </w:pPr>
            <w:r w:rsidRPr="0077547A">
              <w:rPr>
                <w:rFonts w:cstheme="minorBidi"/>
                <w:sz w:val="24"/>
                <w:szCs w:val="24"/>
              </w:rPr>
              <w:t>Residues of microbial cultures &amp; media</w:t>
            </w:r>
          </w:p>
        </w:tc>
        <w:tc>
          <w:tcPr>
            <w:tcW w:w="1417" w:type="dxa"/>
          </w:tcPr>
          <w:p w14:paraId="0CE8DFFD" w14:textId="524A9881" w:rsidR="007E038C" w:rsidRPr="0077547A" w:rsidRDefault="37B5185E" w:rsidP="33CEAB00">
            <w:pPr>
              <w:spacing w:line="276" w:lineRule="auto"/>
              <w:rPr>
                <w:rFonts w:cstheme="minorBidi"/>
                <w:sz w:val="24"/>
                <w:szCs w:val="24"/>
              </w:rPr>
            </w:pPr>
            <w:r w:rsidRPr="0077547A">
              <w:rPr>
                <w:rFonts w:cstheme="minorBidi"/>
                <w:sz w:val="24"/>
                <w:szCs w:val="24"/>
              </w:rPr>
              <w:t>Microbiology Laboratory</w:t>
            </w:r>
          </w:p>
        </w:tc>
        <w:tc>
          <w:tcPr>
            <w:tcW w:w="1134" w:type="dxa"/>
          </w:tcPr>
          <w:p w14:paraId="5CE5AC73" w14:textId="4EC7626F" w:rsidR="007E038C" w:rsidRPr="0077547A" w:rsidRDefault="116E50DF" w:rsidP="33CEAB00">
            <w:pPr>
              <w:spacing w:line="276" w:lineRule="auto"/>
              <w:rPr>
                <w:rFonts w:cstheme="minorBidi"/>
                <w:sz w:val="24"/>
                <w:szCs w:val="24"/>
              </w:rPr>
            </w:pPr>
            <w:r w:rsidRPr="0077547A">
              <w:rPr>
                <w:rFonts w:cstheme="minorBidi"/>
                <w:sz w:val="24"/>
                <w:szCs w:val="24"/>
              </w:rPr>
              <w:t xml:space="preserve">Solid &amp; liquid </w:t>
            </w:r>
            <w:r w:rsidR="295F14E3" w:rsidRPr="0077547A">
              <w:rPr>
                <w:rFonts w:cstheme="minorBidi"/>
                <w:sz w:val="24"/>
                <w:szCs w:val="24"/>
              </w:rPr>
              <w:t>microbiological waste originated during testing</w:t>
            </w:r>
          </w:p>
        </w:tc>
        <w:tc>
          <w:tcPr>
            <w:tcW w:w="1134" w:type="dxa"/>
          </w:tcPr>
          <w:p w14:paraId="721592D0" w14:textId="089C1A23" w:rsidR="007E038C" w:rsidRPr="0077547A" w:rsidRDefault="295F14E3" w:rsidP="33CEAB00">
            <w:pPr>
              <w:spacing w:line="276" w:lineRule="auto"/>
              <w:rPr>
                <w:rFonts w:cstheme="minorBidi"/>
                <w:sz w:val="24"/>
                <w:szCs w:val="24"/>
              </w:rPr>
            </w:pPr>
            <w:r w:rsidRPr="0077547A">
              <w:rPr>
                <w:rFonts w:cstheme="minorBidi"/>
                <w:sz w:val="24"/>
                <w:szCs w:val="24"/>
              </w:rPr>
              <w:t xml:space="preserve">Stored in separate </w:t>
            </w:r>
            <w:proofErr w:type="spellStart"/>
            <w:r w:rsidR="517CAC33" w:rsidRPr="0077547A">
              <w:rPr>
                <w:rFonts w:cstheme="minorBidi"/>
                <w:sz w:val="24"/>
                <w:szCs w:val="24"/>
              </w:rPr>
              <w:t>colour</w:t>
            </w:r>
            <w:proofErr w:type="spellEnd"/>
            <w:r w:rsidR="517CAC33" w:rsidRPr="0077547A">
              <w:rPr>
                <w:rFonts w:cstheme="minorBidi"/>
                <w:sz w:val="24"/>
                <w:szCs w:val="24"/>
              </w:rPr>
              <w:t xml:space="preserve"> coded bags with proper labelling</w:t>
            </w:r>
          </w:p>
        </w:tc>
        <w:tc>
          <w:tcPr>
            <w:tcW w:w="1418" w:type="dxa"/>
          </w:tcPr>
          <w:p w14:paraId="40AE2A00" w14:textId="4740FFC6" w:rsidR="007E038C" w:rsidRPr="0077547A" w:rsidDel="007E038C" w:rsidRDefault="517CAC33" w:rsidP="33CEAB00">
            <w:pPr>
              <w:spacing w:line="276" w:lineRule="auto"/>
              <w:rPr>
                <w:rFonts w:cstheme="minorBidi"/>
                <w:sz w:val="24"/>
                <w:szCs w:val="24"/>
              </w:rPr>
            </w:pPr>
            <w:r w:rsidRPr="0077547A">
              <w:rPr>
                <w:rFonts w:cstheme="minorBidi"/>
                <w:sz w:val="24"/>
                <w:szCs w:val="24"/>
              </w:rPr>
              <w:t>Disposed through authorized agency for incineration</w:t>
            </w:r>
          </w:p>
        </w:tc>
        <w:tc>
          <w:tcPr>
            <w:tcW w:w="1417" w:type="dxa"/>
          </w:tcPr>
          <w:p w14:paraId="748E2653" w14:textId="68729440" w:rsidR="007E038C" w:rsidRPr="0077547A" w:rsidRDefault="517CAC33" w:rsidP="33CEAB00">
            <w:pPr>
              <w:spacing w:line="276" w:lineRule="auto"/>
              <w:rPr>
                <w:rFonts w:cstheme="minorBidi"/>
                <w:sz w:val="24"/>
                <w:szCs w:val="24"/>
              </w:rPr>
            </w:pPr>
            <w:r w:rsidRPr="0077547A">
              <w:rPr>
                <w:rFonts w:cstheme="minorBidi"/>
                <w:sz w:val="24"/>
                <w:szCs w:val="24"/>
              </w:rPr>
              <w:t>Micro</w:t>
            </w:r>
            <w:r w:rsidR="008C5F73" w:rsidRPr="0077547A">
              <w:rPr>
                <w:rFonts w:cstheme="minorBidi"/>
                <w:sz w:val="24"/>
                <w:szCs w:val="24"/>
              </w:rPr>
              <w:t>biology In-Charge</w:t>
            </w:r>
          </w:p>
        </w:tc>
      </w:tr>
    </w:tbl>
    <w:p w14:paraId="55149F5B" w14:textId="0B500E03" w:rsidR="26E94102" w:rsidRPr="0077547A" w:rsidRDefault="26E94102" w:rsidP="26E94102">
      <w:pPr>
        <w:spacing w:line="276" w:lineRule="auto"/>
        <w:rPr>
          <w:rFonts w:cstheme="minorBidi"/>
          <w:b/>
          <w:bCs/>
          <w:sz w:val="24"/>
          <w:szCs w:val="24"/>
          <w:lang w:val="en-US"/>
        </w:rPr>
      </w:pPr>
    </w:p>
    <w:p w14:paraId="08ED9608" w14:textId="77777777" w:rsidR="006E1E75" w:rsidRPr="0077547A" w:rsidRDefault="006E1E75" w:rsidP="00ED1847">
      <w:pPr>
        <w:pStyle w:val="ListParagraph"/>
        <w:numPr>
          <w:ilvl w:val="0"/>
          <w:numId w:val="122"/>
        </w:numPr>
        <w:spacing w:after="0" w:line="276" w:lineRule="auto"/>
        <w:jc w:val="both"/>
        <w:rPr>
          <w:rFonts w:cstheme="minorHAnsi"/>
          <w:b/>
          <w:bCs/>
          <w:i/>
          <w:iCs/>
          <w:sz w:val="24"/>
          <w:szCs w:val="24"/>
        </w:rPr>
      </w:pPr>
      <w:r w:rsidRPr="0077547A">
        <w:rPr>
          <w:rFonts w:cstheme="minorHAnsi"/>
          <w:b/>
          <w:bCs/>
          <w:i/>
          <w:iCs/>
          <w:sz w:val="24"/>
          <w:szCs w:val="24"/>
        </w:rPr>
        <w:t xml:space="preserve">Waste Segregation </w:t>
      </w:r>
    </w:p>
    <w:p w14:paraId="1DA15B18" w14:textId="77777777" w:rsidR="006E1E75" w:rsidRPr="0077547A" w:rsidRDefault="006E1E75" w:rsidP="00ED1847">
      <w:pPr>
        <w:pStyle w:val="ListParagraph"/>
        <w:numPr>
          <w:ilvl w:val="0"/>
          <w:numId w:val="151"/>
        </w:numPr>
        <w:spacing w:after="0" w:line="276" w:lineRule="auto"/>
        <w:ind w:left="720" w:hanging="720"/>
        <w:jc w:val="both"/>
        <w:rPr>
          <w:rFonts w:cstheme="minorHAnsi"/>
          <w:b/>
          <w:bCs/>
          <w:sz w:val="24"/>
          <w:szCs w:val="24"/>
        </w:rPr>
      </w:pPr>
      <w:r w:rsidRPr="0077547A">
        <w:rPr>
          <w:rFonts w:cstheme="minorHAnsi"/>
          <w:b/>
          <w:bCs/>
          <w:sz w:val="24"/>
          <w:szCs w:val="24"/>
        </w:rPr>
        <w:t>Procedure</w:t>
      </w:r>
    </w:p>
    <w:p w14:paraId="5230654F" w14:textId="4BFDF23F" w:rsidR="006E1E75" w:rsidRPr="0077547A" w:rsidRDefault="006E1E75" w:rsidP="00ED1847">
      <w:pPr>
        <w:pStyle w:val="ListParagraph"/>
        <w:numPr>
          <w:ilvl w:val="0"/>
          <w:numId w:val="155"/>
        </w:numPr>
        <w:spacing w:after="0" w:line="276" w:lineRule="auto"/>
        <w:jc w:val="both"/>
        <w:rPr>
          <w:rFonts w:cstheme="minorBidi"/>
          <w:sz w:val="24"/>
          <w:szCs w:val="24"/>
        </w:rPr>
      </w:pPr>
      <w:r w:rsidRPr="0077547A">
        <w:rPr>
          <w:rFonts w:cstheme="minorBidi"/>
          <w:b/>
          <w:bCs/>
          <w:sz w:val="24"/>
          <w:szCs w:val="24"/>
        </w:rPr>
        <w:t>Segregation at Source:</w:t>
      </w:r>
      <w:r w:rsidRPr="0077547A">
        <w:rPr>
          <w:rFonts w:cstheme="minorBidi"/>
          <w:sz w:val="24"/>
          <w:szCs w:val="24"/>
        </w:rPr>
        <w:t xml:space="preserve"> All waste must be placed immediately into the </w:t>
      </w:r>
      <w:r w:rsidR="008C5F73" w:rsidRPr="0077547A">
        <w:rPr>
          <w:rFonts w:cstheme="minorBidi"/>
          <w:sz w:val="24"/>
          <w:szCs w:val="24"/>
        </w:rPr>
        <w:t xml:space="preserve">dedicated </w:t>
      </w:r>
      <w:r w:rsidRPr="0077547A">
        <w:rPr>
          <w:rFonts w:cstheme="minorBidi"/>
          <w:sz w:val="24"/>
          <w:szCs w:val="24"/>
        </w:rPr>
        <w:t>bins at the point of generation. No waste shall be mixed at any stage of handling, storage or transport.</w:t>
      </w:r>
    </w:p>
    <w:p w14:paraId="25AB6D61" w14:textId="241A0FA5" w:rsidR="006E1E75" w:rsidRPr="0077547A" w:rsidRDefault="006E1E75" w:rsidP="00ED1847">
      <w:pPr>
        <w:pStyle w:val="ListParagraph"/>
        <w:numPr>
          <w:ilvl w:val="0"/>
          <w:numId w:val="155"/>
        </w:numPr>
        <w:spacing w:after="0" w:line="276" w:lineRule="auto"/>
        <w:jc w:val="both"/>
        <w:rPr>
          <w:rFonts w:cstheme="minorBidi"/>
          <w:sz w:val="24"/>
          <w:szCs w:val="24"/>
        </w:rPr>
      </w:pPr>
      <w:r w:rsidRPr="0077547A">
        <w:rPr>
          <w:rFonts w:cstheme="minorBidi"/>
          <w:b/>
          <w:bCs/>
          <w:sz w:val="24"/>
          <w:szCs w:val="24"/>
        </w:rPr>
        <w:t>Collection and Internal Transfer:</w:t>
      </w:r>
      <w:r w:rsidRPr="0077547A">
        <w:rPr>
          <w:rFonts w:cstheme="minorBidi"/>
          <w:sz w:val="24"/>
          <w:szCs w:val="24"/>
        </w:rPr>
        <w:t xml:space="preserve"> Departmental staff or housekeeping personnel shall collect waste at scheduled intervals to avoid overflow, ensure cleanliness and prevent cross-contamination. </w:t>
      </w:r>
    </w:p>
    <w:p w14:paraId="3C8FE85F" w14:textId="77777777" w:rsidR="006E1E75" w:rsidRPr="0077547A" w:rsidRDefault="006E1E75" w:rsidP="00ED1847">
      <w:pPr>
        <w:pStyle w:val="ListParagraph"/>
        <w:numPr>
          <w:ilvl w:val="0"/>
          <w:numId w:val="155"/>
        </w:numPr>
        <w:spacing w:after="0" w:line="276" w:lineRule="auto"/>
        <w:jc w:val="both"/>
        <w:rPr>
          <w:rFonts w:cstheme="minorHAnsi"/>
          <w:sz w:val="24"/>
          <w:szCs w:val="24"/>
        </w:rPr>
      </w:pPr>
      <w:r w:rsidRPr="0077547A">
        <w:rPr>
          <w:rFonts w:cstheme="minorHAnsi"/>
          <w:b/>
          <w:bCs/>
          <w:sz w:val="24"/>
          <w:szCs w:val="24"/>
        </w:rPr>
        <w:t>Temporary Storage:</w:t>
      </w:r>
      <w:r w:rsidRPr="0077547A">
        <w:rPr>
          <w:rFonts w:cstheme="minorHAnsi"/>
          <w:sz w:val="24"/>
          <w:szCs w:val="24"/>
        </w:rPr>
        <w:t xml:space="preserve"> Each waste category shall be transferred to its designated interim storage area. Hazardous waste must remain in sealed and clearly labelled containers as per regulatory requirements until collected by authorized vendors.</w:t>
      </w:r>
    </w:p>
    <w:p w14:paraId="77D25EF2" w14:textId="4ED75D78" w:rsidR="006E1E75" w:rsidRPr="0077547A" w:rsidRDefault="006E1E75" w:rsidP="00ED1847">
      <w:pPr>
        <w:pStyle w:val="ListParagraph"/>
        <w:numPr>
          <w:ilvl w:val="0"/>
          <w:numId w:val="155"/>
        </w:numPr>
        <w:spacing w:after="0" w:line="276" w:lineRule="auto"/>
        <w:jc w:val="both"/>
        <w:rPr>
          <w:rFonts w:cstheme="minorBidi"/>
          <w:sz w:val="24"/>
          <w:szCs w:val="24"/>
        </w:rPr>
      </w:pPr>
      <w:r w:rsidRPr="0077547A">
        <w:rPr>
          <w:rFonts w:cstheme="minorBidi"/>
          <w:b/>
          <w:bCs/>
          <w:sz w:val="24"/>
          <w:szCs w:val="24"/>
        </w:rPr>
        <w:t>Documentation &amp; Register Updating:</w:t>
      </w:r>
      <w:r w:rsidRPr="0077547A">
        <w:rPr>
          <w:rFonts w:cstheme="minorBidi"/>
          <w:sz w:val="24"/>
          <w:szCs w:val="24"/>
        </w:rPr>
        <w:t xml:space="preserve"> All waste quantities, categories and disposal details shall be recorded in the centralized Waste Stream Register. Department heads must verify weekly entries for accuracy.</w:t>
      </w:r>
    </w:p>
    <w:p w14:paraId="5C917355" w14:textId="29958456" w:rsidR="006E1E75" w:rsidRPr="0077547A" w:rsidRDefault="006E1E75" w:rsidP="00ED1847">
      <w:pPr>
        <w:pStyle w:val="ListParagraph"/>
        <w:numPr>
          <w:ilvl w:val="0"/>
          <w:numId w:val="155"/>
        </w:numPr>
        <w:spacing w:after="0" w:line="276" w:lineRule="auto"/>
        <w:jc w:val="both"/>
        <w:rPr>
          <w:rFonts w:cstheme="minorBidi"/>
          <w:sz w:val="24"/>
          <w:szCs w:val="24"/>
        </w:rPr>
      </w:pPr>
      <w:r w:rsidRPr="0077547A">
        <w:rPr>
          <w:rFonts w:cstheme="minorBidi"/>
          <w:b/>
          <w:bCs/>
          <w:sz w:val="24"/>
          <w:szCs w:val="24"/>
        </w:rPr>
        <w:t>Final Disposal:</w:t>
      </w:r>
      <w:r w:rsidRPr="0077547A">
        <w:rPr>
          <w:rFonts w:cstheme="minorBidi"/>
          <w:sz w:val="24"/>
          <w:szCs w:val="24"/>
        </w:rPr>
        <w:t xml:space="preserve"> Waste shall be disposed of through authorized recyclers, hazardous-waste vendors as per the disposal method listed in the Waste Stream Mapping Table.</w:t>
      </w:r>
    </w:p>
    <w:p w14:paraId="530262D0" w14:textId="45B9CB22" w:rsidR="006E1E75" w:rsidRPr="0077547A" w:rsidRDefault="006E1E75" w:rsidP="00ED1847">
      <w:pPr>
        <w:pStyle w:val="ListParagraph"/>
        <w:numPr>
          <w:ilvl w:val="0"/>
          <w:numId w:val="155"/>
        </w:numPr>
        <w:spacing w:after="0" w:line="276" w:lineRule="auto"/>
        <w:jc w:val="both"/>
        <w:rPr>
          <w:rFonts w:cstheme="minorBidi"/>
          <w:sz w:val="24"/>
          <w:szCs w:val="24"/>
        </w:rPr>
      </w:pPr>
      <w:r w:rsidRPr="0077547A">
        <w:rPr>
          <w:rFonts w:cstheme="minorBidi"/>
          <w:b/>
          <w:bCs/>
          <w:sz w:val="24"/>
          <w:szCs w:val="24"/>
        </w:rPr>
        <w:t>Monitoring:</w:t>
      </w:r>
      <w:r w:rsidRPr="0077547A">
        <w:rPr>
          <w:rFonts w:cstheme="minorBidi"/>
          <w:sz w:val="24"/>
          <w:szCs w:val="24"/>
        </w:rPr>
        <w:t xml:space="preserve"> Supervisors and the EHS </w:t>
      </w:r>
      <w:r w:rsidR="00981C6D" w:rsidRPr="0077547A">
        <w:rPr>
          <w:rFonts w:cstheme="minorBidi"/>
          <w:sz w:val="24"/>
          <w:szCs w:val="24"/>
        </w:rPr>
        <w:t xml:space="preserve">team </w:t>
      </w:r>
      <w:r w:rsidRPr="0077547A">
        <w:rPr>
          <w:rFonts w:cstheme="minorBidi"/>
          <w:sz w:val="24"/>
          <w:szCs w:val="24"/>
        </w:rPr>
        <w:t>shall routinely inspect segregation practices and provide refresher training to departments where non-compliance is observed.</w:t>
      </w:r>
    </w:p>
    <w:p w14:paraId="1D95A4B9" w14:textId="77777777" w:rsidR="006E1E75" w:rsidRDefault="006E1E75" w:rsidP="006E1E75">
      <w:pPr>
        <w:pStyle w:val="ListParagraph"/>
        <w:spacing w:line="276" w:lineRule="auto"/>
        <w:jc w:val="both"/>
        <w:rPr>
          <w:rFonts w:cstheme="minorHAnsi"/>
          <w:sz w:val="24"/>
          <w:szCs w:val="24"/>
        </w:rPr>
      </w:pPr>
    </w:p>
    <w:p w14:paraId="453D0121" w14:textId="77777777" w:rsidR="0077547A" w:rsidRPr="0077547A" w:rsidRDefault="0077547A" w:rsidP="006E1E75">
      <w:pPr>
        <w:pStyle w:val="ListParagraph"/>
        <w:spacing w:line="276" w:lineRule="auto"/>
        <w:jc w:val="both"/>
        <w:rPr>
          <w:rFonts w:cstheme="minorHAnsi"/>
          <w:sz w:val="24"/>
          <w:szCs w:val="24"/>
        </w:rPr>
      </w:pPr>
    </w:p>
    <w:p w14:paraId="10DD1AE9" w14:textId="77777777" w:rsidR="006E1E75" w:rsidRPr="0077547A" w:rsidRDefault="006E1E75" w:rsidP="00ED1847">
      <w:pPr>
        <w:pStyle w:val="ListParagraph"/>
        <w:numPr>
          <w:ilvl w:val="0"/>
          <w:numId w:val="151"/>
        </w:numPr>
        <w:spacing w:after="0" w:line="276" w:lineRule="auto"/>
        <w:ind w:left="720" w:hanging="720"/>
        <w:rPr>
          <w:rFonts w:cstheme="minorHAnsi"/>
          <w:b/>
          <w:bCs/>
          <w:sz w:val="24"/>
          <w:szCs w:val="24"/>
          <w:lang w:val="en-US"/>
        </w:rPr>
      </w:pPr>
      <w:r w:rsidRPr="0077547A">
        <w:rPr>
          <w:rFonts w:cstheme="minorHAnsi"/>
          <w:b/>
          <w:bCs/>
          <w:sz w:val="24"/>
          <w:szCs w:val="24"/>
          <w:lang w:val="en-US"/>
        </w:rPr>
        <w:lastRenderedPageBreak/>
        <w:t>Corrective Actions</w:t>
      </w:r>
    </w:p>
    <w:p w14:paraId="0D5E1DFC" w14:textId="77777777" w:rsidR="006E1E75" w:rsidRPr="0077547A" w:rsidRDefault="006E1E75" w:rsidP="00ED1847">
      <w:pPr>
        <w:numPr>
          <w:ilvl w:val="0"/>
          <w:numId w:val="126"/>
        </w:numPr>
        <w:spacing w:after="0" w:line="276" w:lineRule="auto"/>
        <w:rPr>
          <w:rFonts w:cstheme="minorHAnsi"/>
          <w:sz w:val="24"/>
          <w:szCs w:val="24"/>
          <w:lang w:val="en-US"/>
        </w:rPr>
      </w:pPr>
      <w:r w:rsidRPr="0077547A">
        <w:rPr>
          <w:rFonts w:cstheme="minorHAnsi"/>
          <w:b/>
          <w:bCs/>
          <w:sz w:val="24"/>
          <w:szCs w:val="24"/>
          <w:lang w:val="en-US"/>
        </w:rPr>
        <w:t>Immediate Response:</w:t>
      </w:r>
      <w:r w:rsidRPr="0077547A">
        <w:rPr>
          <w:rFonts w:cstheme="minorHAnsi"/>
          <w:sz w:val="24"/>
          <w:szCs w:val="24"/>
          <w:lang w:val="en-US"/>
        </w:rPr>
        <w:t xml:space="preserve"> </w:t>
      </w:r>
      <w:r w:rsidRPr="0077547A">
        <w:rPr>
          <w:rFonts w:cstheme="minorHAnsi"/>
          <w:sz w:val="24"/>
          <w:szCs w:val="24"/>
        </w:rPr>
        <w:t>Any instance of mis-segregation or cross-contamination must be corrected immediately. Waste shall be re-segregated and handled according to the defined procedure</w:t>
      </w:r>
      <w:r w:rsidRPr="0077547A">
        <w:rPr>
          <w:rFonts w:cstheme="minorHAnsi"/>
          <w:sz w:val="24"/>
          <w:szCs w:val="24"/>
          <w:lang w:val="en-US"/>
        </w:rPr>
        <w:t>.</w:t>
      </w:r>
    </w:p>
    <w:p w14:paraId="6EB10F01" w14:textId="77777777" w:rsidR="006E1E75" w:rsidRPr="0077547A" w:rsidRDefault="006E1E75" w:rsidP="00ED1847">
      <w:pPr>
        <w:numPr>
          <w:ilvl w:val="0"/>
          <w:numId w:val="126"/>
        </w:numPr>
        <w:spacing w:after="0" w:line="276" w:lineRule="auto"/>
        <w:rPr>
          <w:rFonts w:cstheme="minorHAnsi"/>
          <w:sz w:val="24"/>
          <w:szCs w:val="24"/>
          <w:lang w:val="en-US"/>
        </w:rPr>
      </w:pPr>
      <w:r w:rsidRPr="0077547A">
        <w:rPr>
          <w:rFonts w:cstheme="minorHAnsi"/>
          <w:b/>
          <w:bCs/>
          <w:sz w:val="24"/>
          <w:szCs w:val="24"/>
          <w:lang w:val="en-US"/>
        </w:rPr>
        <w:t>Employee Retraining:</w:t>
      </w:r>
      <w:r w:rsidRPr="0077547A">
        <w:rPr>
          <w:rFonts w:cstheme="minorHAnsi"/>
          <w:sz w:val="24"/>
          <w:szCs w:val="24"/>
          <w:lang w:val="en-US"/>
        </w:rPr>
        <w:t xml:space="preserve"> Targeted training sessions are held for departments or shifts where errors are identified.</w:t>
      </w:r>
    </w:p>
    <w:p w14:paraId="354EB9DE" w14:textId="2A555EB6" w:rsidR="006E1E75" w:rsidRDefault="006E1E75" w:rsidP="0077547A">
      <w:pPr>
        <w:numPr>
          <w:ilvl w:val="0"/>
          <w:numId w:val="126"/>
        </w:numPr>
        <w:spacing w:after="0" w:line="276" w:lineRule="auto"/>
        <w:rPr>
          <w:rFonts w:cstheme="minorBidi"/>
          <w:sz w:val="24"/>
          <w:szCs w:val="24"/>
          <w:lang w:val="en-US"/>
        </w:rPr>
      </w:pPr>
      <w:r w:rsidRPr="0077547A">
        <w:rPr>
          <w:rFonts w:cstheme="minorBidi"/>
          <w:b/>
          <w:bCs/>
          <w:sz w:val="24"/>
          <w:szCs w:val="24"/>
          <w:lang w:val="en-US"/>
        </w:rPr>
        <w:t>Root Cause Analysis:</w:t>
      </w:r>
      <w:r w:rsidRPr="0077547A">
        <w:rPr>
          <w:rFonts w:cstheme="minorBidi"/>
          <w:sz w:val="24"/>
          <w:szCs w:val="24"/>
          <w:lang w:val="en-US"/>
        </w:rPr>
        <w:t xml:space="preserve"> </w:t>
      </w:r>
      <w:r w:rsidRPr="0077547A">
        <w:rPr>
          <w:rFonts w:cstheme="minorBidi"/>
          <w:sz w:val="24"/>
          <w:szCs w:val="24"/>
        </w:rPr>
        <w:t xml:space="preserve">The EHS </w:t>
      </w:r>
      <w:r w:rsidR="00981C6D" w:rsidRPr="0077547A">
        <w:rPr>
          <w:rFonts w:cstheme="minorBidi"/>
          <w:sz w:val="24"/>
          <w:szCs w:val="24"/>
        </w:rPr>
        <w:t xml:space="preserve">team </w:t>
      </w:r>
      <w:r w:rsidRPr="0077547A">
        <w:rPr>
          <w:rFonts w:cstheme="minorBidi"/>
          <w:sz w:val="24"/>
          <w:szCs w:val="24"/>
        </w:rPr>
        <w:t>shall investigate repeated non-compliance to identify process gaps and implement preventive measures</w:t>
      </w:r>
      <w:r w:rsidRPr="0077547A">
        <w:rPr>
          <w:rFonts w:cstheme="minorBidi"/>
          <w:sz w:val="24"/>
          <w:szCs w:val="24"/>
          <w:lang w:val="en-US"/>
        </w:rPr>
        <w:t>.</w:t>
      </w:r>
    </w:p>
    <w:p w14:paraId="283D5404" w14:textId="77777777" w:rsidR="006E1E75" w:rsidRPr="0077547A" w:rsidRDefault="006E1E75" w:rsidP="00ED1847">
      <w:pPr>
        <w:pStyle w:val="ListParagraph"/>
        <w:numPr>
          <w:ilvl w:val="1"/>
          <w:numId w:val="152"/>
        </w:numPr>
        <w:spacing w:after="0" w:line="276" w:lineRule="auto"/>
        <w:ind w:left="720" w:hanging="720"/>
        <w:rPr>
          <w:rFonts w:cstheme="minorHAnsi"/>
          <w:b/>
          <w:bCs/>
          <w:sz w:val="24"/>
          <w:szCs w:val="24"/>
          <w:lang w:val="en-US"/>
        </w:rPr>
      </w:pPr>
      <w:r w:rsidRPr="0077547A">
        <w:rPr>
          <w:rFonts w:cstheme="minorHAnsi"/>
          <w:b/>
          <w:bCs/>
          <w:sz w:val="24"/>
          <w:szCs w:val="24"/>
          <w:lang w:val="en-US"/>
        </w:rPr>
        <w:t>Safety and Environmental Considerations</w:t>
      </w:r>
    </w:p>
    <w:p w14:paraId="53CCD32D" w14:textId="62169026" w:rsidR="006E1E75" w:rsidRPr="0077547A" w:rsidRDefault="006E1E75" w:rsidP="00ED1847">
      <w:pPr>
        <w:pStyle w:val="ListParagraph"/>
        <w:numPr>
          <w:ilvl w:val="0"/>
          <w:numId w:val="126"/>
        </w:numPr>
        <w:spacing w:after="0" w:line="240" w:lineRule="auto"/>
        <w:jc w:val="both"/>
        <w:rPr>
          <w:rFonts w:cstheme="minorBidi"/>
          <w:b/>
          <w:bCs/>
          <w:sz w:val="24"/>
          <w:szCs w:val="24"/>
        </w:rPr>
      </w:pPr>
      <w:r w:rsidRPr="0077547A">
        <w:rPr>
          <w:rFonts w:cstheme="minorBidi"/>
          <w:b/>
          <w:bCs/>
          <w:sz w:val="24"/>
          <w:szCs w:val="24"/>
        </w:rPr>
        <w:t xml:space="preserve">Personal Protective Equipment (PPE): </w:t>
      </w:r>
      <w:r w:rsidRPr="0077547A">
        <w:rPr>
          <w:rFonts w:cstheme="minorBidi"/>
          <w:sz w:val="24"/>
          <w:szCs w:val="24"/>
        </w:rPr>
        <w:t>All staff involved in waste handling, especially hazardous and chemical waste, are equipped with appropriate PPE including gloves, safety goggles, masks, aprons and closed footwear.</w:t>
      </w:r>
    </w:p>
    <w:p w14:paraId="73CE4840" w14:textId="56E29B72" w:rsidR="006E1E75" w:rsidRPr="0077547A" w:rsidRDefault="006E1E75" w:rsidP="00ED1847">
      <w:pPr>
        <w:pStyle w:val="ListParagraph"/>
        <w:numPr>
          <w:ilvl w:val="0"/>
          <w:numId w:val="126"/>
        </w:numPr>
        <w:spacing w:after="100" w:afterAutospacing="1" w:line="240" w:lineRule="auto"/>
        <w:ind w:left="714" w:hanging="357"/>
        <w:contextualSpacing w:val="0"/>
        <w:rPr>
          <w:rFonts w:cstheme="minorBidi"/>
          <w:b/>
          <w:bCs/>
          <w:sz w:val="24"/>
          <w:szCs w:val="24"/>
        </w:rPr>
      </w:pPr>
      <w:r w:rsidRPr="0077547A">
        <w:rPr>
          <w:rFonts w:cstheme="minorBidi"/>
          <w:b/>
          <w:bCs/>
          <w:sz w:val="24"/>
          <w:szCs w:val="24"/>
        </w:rPr>
        <w:t xml:space="preserve">Spill Management: </w:t>
      </w:r>
      <w:r w:rsidRPr="0077547A">
        <w:rPr>
          <w:rFonts w:cstheme="minorBidi"/>
          <w:sz w:val="24"/>
          <w:szCs w:val="24"/>
        </w:rPr>
        <w:t xml:space="preserve">Trained personnel follow a documented Spill Response Protocol, using spill kits, absorbents and neutralizing agents. All incidents are recorded in the </w:t>
      </w:r>
      <w:r w:rsidR="00713145" w:rsidRPr="0077547A">
        <w:rPr>
          <w:rFonts w:cstheme="minorBidi"/>
          <w:sz w:val="24"/>
          <w:szCs w:val="24"/>
        </w:rPr>
        <w:t xml:space="preserve">incident </w:t>
      </w:r>
      <w:r w:rsidRPr="0077547A">
        <w:rPr>
          <w:rFonts w:cstheme="minorBidi"/>
          <w:sz w:val="24"/>
          <w:szCs w:val="24"/>
        </w:rPr>
        <w:t>log.</w:t>
      </w:r>
    </w:p>
    <w:p w14:paraId="4BB6B676" w14:textId="59757BC1" w:rsidR="006E1E75" w:rsidRPr="0077547A" w:rsidRDefault="006E1E75" w:rsidP="00ED1847">
      <w:pPr>
        <w:pStyle w:val="ListParagraph"/>
        <w:numPr>
          <w:ilvl w:val="0"/>
          <w:numId w:val="122"/>
        </w:numPr>
        <w:spacing w:after="0" w:line="276" w:lineRule="auto"/>
        <w:rPr>
          <w:rFonts w:cstheme="minorBidi"/>
          <w:b/>
          <w:bCs/>
          <w:i/>
          <w:iCs/>
          <w:sz w:val="24"/>
          <w:szCs w:val="24"/>
          <w:lang w:val="en-US"/>
        </w:rPr>
      </w:pPr>
      <w:r w:rsidRPr="0077547A">
        <w:rPr>
          <w:rFonts w:cstheme="minorBidi"/>
          <w:b/>
          <w:bCs/>
          <w:i/>
          <w:iCs/>
          <w:sz w:val="24"/>
          <w:szCs w:val="24"/>
          <w:lang w:val="en-US"/>
        </w:rPr>
        <w:t xml:space="preserve">Total Waste Generation </w:t>
      </w:r>
      <w:r w:rsidR="00713145" w:rsidRPr="0077547A">
        <w:rPr>
          <w:rFonts w:cstheme="minorBidi"/>
          <w:b/>
          <w:bCs/>
          <w:i/>
          <w:iCs/>
          <w:sz w:val="24"/>
          <w:szCs w:val="24"/>
          <w:lang w:val="en-US"/>
        </w:rPr>
        <w:t>Reduction</w:t>
      </w:r>
    </w:p>
    <w:p w14:paraId="3B82A668" w14:textId="5BB6BB38" w:rsidR="006E1E75" w:rsidRPr="0077547A" w:rsidRDefault="006E1E75" w:rsidP="33CEAB00">
      <w:pPr>
        <w:spacing w:after="120" w:line="276" w:lineRule="auto"/>
        <w:ind w:left="357"/>
        <w:jc w:val="both"/>
        <w:rPr>
          <w:rFonts w:cstheme="minorBidi"/>
          <w:sz w:val="24"/>
          <w:szCs w:val="24"/>
        </w:rPr>
      </w:pPr>
      <w:r w:rsidRPr="0077547A">
        <w:rPr>
          <w:rFonts w:cstheme="minorBidi"/>
          <w:sz w:val="24"/>
          <w:szCs w:val="24"/>
        </w:rPr>
        <w:t>Naxpar Pharma Pvt. Ltd. adopts a proactive, multi-tiered approach to minimize waste generation throughout its manufacturing and processing operations. Aligned with India’s environmental regulations and sustainability principles, the company emphasizes source reduction and process optimization over disposal, aiming to reduce its environmental footprint and enhance circularity.</w:t>
      </w:r>
    </w:p>
    <w:p w14:paraId="1E36BFF2" w14:textId="77777777" w:rsidR="006E1E75" w:rsidRPr="0077547A" w:rsidRDefault="006E1E75" w:rsidP="00ED1847">
      <w:pPr>
        <w:pStyle w:val="ListParagraph"/>
        <w:numPr>
          <w:ilvl w:val="1"/>
          <w:numId w:val="122"/>
        </w:numPr>
        <w:spacing w:after="0" w:line="276" w:lineRule="auto"/>
        <w:ind w:left="720" w:hanging="720"/>
        <w:jc w:val="both"/>
        <w:rPr>
          <w:rFonts w:cstheme="minorHAnsi"/>
          <w:b/>
          <w:bCs/>
          <w:sz w:val="24"/>
          <w:szCs w:val="24"/>
          <w:lang w:val="en-US"/>
        </w:rPr>
      </w:pPr>
      <w:r w:rsidRPr="0077547A">
        <w:rPr>
          <w:rFonts w:cstheme="minorHAnsi"/>
          <w:b/>
          <w:bCs/>
          <w:sz w:val="24"/>
          <w:szCs w:val="24"/>
          <w:lang w:val="en-US"/>
        </w:rPr>
        <w:t>Promotion of Material Reuse and Recovery</w:t>
      </w:r>
    </w:p>
    <w:p w14:paraId="356E6A6D" w14:textId="77777777" w:rsidR="006E1E75" w:rsidRPr="0077547A" w:rsidRDefault="006E1E75" w:rsidP="00ED1847">
      <w:pPr>
        <w:pStyle w:val="ListParagraph"/>
        <w:numPr>
          <w:ilvl w:val="0"/>
          <w:numId w:val="156"/>
        </w:numPr>
        <w:spacing w:after="0" w:line="276" w:lineRule="auto"/>
        <w:ind w:left="363"/>
        <w:jc w:val="both"/>
        <w:rPr>
          <w:rFonts w:cstheme="minorHAnsi"/>
          <w:b/>
          <w:bCs/>
          <w:sz w:val="24"/>
          <w:szCs w:val="24"/>
          <w:lang w:val="en-US"/>
        </w:rPr>
      </w:pPr>
      <w:r w:rsidRPr="0077547A">
        <w:rPr>
          <w:rFonts w:cstheme="minorHAnsi"/>
          <w:b/>
          <w:bCs/>
          <w:sz w:val="24"/>
          <w:szCs w:val="24"/>
          <w:lang w:val="en-US"/>
        </w:rPr>
        <w:t>Identification of Recoverable Materials</w:t>
      </w:r>
    </w:p>
    <w:p w14:paraId="67F5A452" w14:textId="77777777" w:rsidR="006E1E75" w:rsidRPr="0077547A" w:rsidRDefault="006E1E75" w:rsidP="006E1E75">
      <w:pPr>
        <w:spacing w:line="276" w:lineRule="auto"/>
        <w:jc w:val="both"/>
        <w:rPr>
          <w:rFonts w:cstheme="minorHAnsi"/>
          <w:sz w:val="24"/>
          <w:szCs w:val="24"/>
          <w:lang w:val="en-US"/>
        </w:rPr>
      </w:pPr>
      <w:r w:rsidRPr="0077547A">
        <w:rPr>
          <w:rFonts w:cstheme="minorHAnsi"/>
          <w:sz w:val="24"/>
          <w:szCs w:val="24"/>
          <w:lang w:val="en-US"/>
        </w:rPr>
        <w:t xml:space="preserve">A periodic </w:t>
      </w:r>
      <w:r w:rsidRPr="0077547A">
        <w:rPr>
          <w:rFonts w:cstheme="minorHAnsi"/>
          <w:b/>
          <w:bCs/>
          <w:sz w:val="24"/>
          <w:szCs w:val="24"/>
          <w:lang w:val="en-US"/>
        </w:rPr>
        <w:t>waste stream audit</w:t>
      </w:r>
      <w:r w:rsidRPr="0077547A">
        <w:rPr>
          <w:rFonts w:cstheme="minorHAnsi"/>
          <w:sz w:val="24"/>
          <w:szCs w:val="24"/>
          <w:lang w:val="en-US"/>
        </w:rPr>
        <w:t xml:space="preserve"> is conducted to identify recyclable and recoverable materials generated during the product manufacturing process. These materials include, but are not limited to:</w:t>
      </w:r>
    </w:p>
    <w:p w14:paraId="0A2A2AF3" w14:textId="6CFC831F" w:rsidR="006E1E75" w:rsidRPr="0077547A" w:rsidRDefault="006E1E75" w:rsidP="00ED1847">
      <w:pPr>
        <w:numPr>
          <w:ilvl w:val="0"/>
          <w:numId w:val="123"/>
        </w:numPr>
        <w:spacing w:after="0" w:line="276" w:lineRule="auto"/>
        <w:jc w:val="both"/>
        <w:rPr>
          <w:rFonts w:cstheme="minorBidi"/>
          <w:sz w:val="24"/>
          <w:szCs w:val="24"/>
          <w:lang w:val="en-US"/>
        </w:rPr>
      </w:pPr>
      <w:r w:rsidRPr="0077547A">
        <w:rPr>
          <w:rFonts w:cstheme="minorBidi"/>
          <w:sz w:val="24"/>
          <w:szCs w:val="24"/>
          <w:u w:val="single"/>
          <w:lang w:val="en-US"/>
        </w:rPr>
        <w:t>Recyclable Paper Waste:</w:t>
      </w:r>
      <w:r w:rsidRPr="0077547A">
        <w:rPr>
          <w:rFonts w:cstheme="minorBidi"/>
          <w:b/>
          <w:bCs/>
          <w:sz w:val="24"/>
          <w:szCs w:val="24"/>
          <w:lang w:val="en-US"/>
        </w:rPr>
        <w:t xml:space="preserve"> </w:t>
      </w:r>
      <w:r w:rsidRPr="0077547A">
        <w:rPr>
          <w:rFonts w:cstheme="minorBidi"/>
          <w:sz w:val="24"/>
          <w:szCs w:val="24"/>
          <w:lang w:val="en-US"/>
        </w:rPr>
        <w:t>Clean cardboard, paper sheets and cartons from packaging areas and offices.</w:t>
      </w:r>
    </w:p>
    <w:p w14:paraId="0EBE5F4F" w14:textId="6349A2D9" w:rsidR="006E1E75" w:rsidRPr="0077547A" w:rsidRDefault="006E1E75" w:rsidP="00ED1847">
      <w:pPr>
        <w:numPr>
          <w:ilvl w:val="0"/>
          <w:numId w:val="123"/>
        </w:numPr>
        <w:spacing w:after="0" w:line="276" w:lineRule="auto"/>
        <w:jc w:val="both"/>
        <w:rPr>
          <w:rFonts w:cstheme="minorBidi"/>
          <w:b/>
          <w:bCs/>
          <w:sz w:val="24"/>
          <w:szCs w:val="24"/>
          <w:lang w:val="en-US"/>
        </w:rPr>
      </w:pPr>
      <w:r w:rsidRPr="0077547A">
        <w:rPr>
          <w:rFonts w:cstheme="minorBidi"/>
          <w:sz w:val="24"/>
          <w:szCs w:val="24"/>
          <w:u w:val="single"/>
          <w:lang w:val="en-US"/>
        </w:rPr>
        <w:t>Recyclable Plastic Waste:</w:t>
      </w:r>
      <w:r w:rsidRPr="0077547A">
        <w:rPr>
          <w:rFonts w:cstheme="minorBidi"/>
          <w:b/>
          <w:bCs/>
          <w:sz w:val="24"/>
          <w:szCs w:val="24"/>
          <w:lang w:val="en-US"/>
        </w:rPr>
        <w:t xml:space="preserve"> </w:t>
      </w:r>
      <w:r w:rsidRPr="0077547A">
        <w:rPr>
          <w:rFonts w:cstheme="minorBidi"/>
          <w:sz w:val="24"/>
          <w:szCs w:val="24"/>
          <w:lang w:val="en-US"/>
        </w:rPr>
        <w:t>Plastic films, wrappers and polybags from raw material receiving and packaging areas.</w:t>
      </w:r>
    </w:p>
    <w:p w14:paraId="05CF3EB7" w14:textId="3C8412CC" w:rsidR="003F3B53" w:rsidRPr="0077547A" w:rsidRDefault="003F3B53" w:rsidP="3DEA5ED0">
      <w:pPr>
        <w:spacing w:after="0" w:line="276" w:lineRule="auto"/>
        <w:ind w:left="363"/>
        <w:jc w:val="both"/>
        <w:rPr>
          <w:rFonts w:cstheme="minorBidi"/>
          <w:sz w:val="24"/>
          <w:szCs w:val="24"/>
          <w:lang w:val="en-US"/>
        </w:rPr>
      </w:pPr>
    </w:p>
    <w:p w14:paraId="1657BD11" w14:textId="77777777" w:rsidR="006E1E75" w:rsidRPr="0077547A" w:rsidRDefault="006E1E75" w:rsidP="00ED1847">
      <w:pPr>
        <w:pStyle w:val="ListParagraph"/>
        <w:numPr>
          <w:ilvl w:val="1"/>
          <w:numId w:val="156"/>
        </w:numPr>
        <w:spacing w:after="0" w:line="276" w:lineRule="auto"/>
        <w:ind w:left="363"/>
        <w:jc w:val="both"/>
        <w:rPr>
          <w:rFonts w:cstheme="minorHAnsi"/>
          <w:b/>
          <w:bCs/>
          <w:sz w:val="24"/>
          <w:szCs w:val="24"/>
          <w:lang w:val="en-US"/>
        </w:rPr>
      </w:pPr>
      <w:r w:rsidRPr="0077547A">
        <w:rPr>
          <w:rFonts w:cstheme="minorHAnsi"/>
          <w:b/>
          <w:bCs/>
          <w:sz w:val="24"/>
          <w:szCs w:val="24"/>
          <w:lang w:val="en-US"/>
        </w:rPr>
        <w:t>Collection and Segregation</w:t>
      </w:r>
    </w:p>
    <w:p w14:paraId="3EFD0127" w14:textId="4608CC70" w:rsidR="006E1E75" w:rsidRPr="0077547A" w:rsidRDefault="6E23D3C2" w:rsidP="00ED1847">
      <w:pPr>
        <w:numPr>
          <w:ilvl w:val="0"/>
          <w:numId w:val="124"/>
        </w:numPr>
        <w:spacing w:after="0" w:line="276" w:lineRule="auto"/>
        <w:jc w:val="both"/>
        <w:rPr>
          <w:rFonts w:cstheme="minorBidi"/>
          <w:sz w:val="24"/>
          <w:szCs w:val="24"/>
          <w:lang w:val="en-US"/>
        </w:rPr>
      </w:pPr>
      <w:r w:rsidRPr="0077547A">
        <w:rPr>
          <w:rFonts w:ascii="Segoe UI" w:eastAsia="Segoe UI" w:hAnsi="Segoe UI" w:cs="Segoe UI"/>
          <w:color w:val="242424"/>
          <w:sz w:val="24"/>
          <w:szCs w:val="24"/>
          <w:lang w:val="en-US"/>
        </w:rPr>
        <w:t xml:space="preserve">Recyclable paper and plastic waste </w:t>
      </w:r>
      <w:proofErr w:type="gramStart"/>
      <w:r w:rsidRPr="0077547A">
        <w:rPr>
          <w:rFonts w:ascii="Segoe UI" w:eastAsia="Segoe UI" w:hAnsi="Segoe UI" w:cs="Segoe UI"/>
          <w:color w:val="242424"/>
          <w:sz w:val="24"/>
          <w:szCs w:val="24"/>
          <w:lang w:val="en-US"/>
        </w:rPr>
        <w:t>is</w:t>
      </w:r>
      <w:proofErr w:type="gramEnd"/>
      <w:r w:rsidRPr="0077547A">
        <w:rPr>
          <w:rFonts w:ascii="Segoe UI" w:eastAsia="Segoe UI" w:hAnsi="Segoe UI" w:cs="Segoe UI"/>
          <w:color w:val="242424"/>
          <w:sz w:val="24"/>
          <w:szCs w:val="24"/>
          <w:lang w:val="en-US"/>
        </w:rPr>
        <w:t xml:space="preserve"> segregated at production, utility and packing areas, collected and disposed to the scrap collection area.</w:t>
      </w:r>
      <w:r w:rsidR="006E1E75" w:rsidRPr="0077547A">
        <w:rPr>
          <w:rFonts w:cstheme="minorBidi"/>
          <w:sz w:val="24"/>
          <w:szCs w:val="24"/>
          <w:lang w:val="en-US"/>
        </w:rPr>
        <w:t xml:space="preserve"> </w:t>
      </w:r>
    </w:p>
    <w:p w14:paraId="407C4E07" w14:textId="35ACA860" w:rsidR="3DEA5ED0" w:rsidRPr="0077547A" w:rsidRDefault="006E1E75" w:rsidP="3DEA5ED0">
      <w:pPr>
        <w:numPr>
          <w:ilvl w:val="0"/>
          <w:numId w:val="124"/>
        </w:numPr>
        <w:spacing w:after="0" w:line="276" w:lineRule="auto"/>
        <w:jc w:val="both"/>
        <w:rPr>
          <w:rFonts w:cstheme="minorHAnsi"/>
          <w:sz w:val="24"/>
          <w:szCs w:val="24"/>
          <w:lang w:val="en-US"/>
        </w:rPr>
      </w:pPr>
      <w:r w:rsidRPr="0077547A">
        <w:rPr>
          <w:rFonts w:cstheme="minorBidi"/>
          <w:sz w:val="24"/>
          <w:szCs w:val="24"/>
          <w:lang w:val="en-US"/>
        </w:rPr>
        <w:t>Training sessions and awareness programs are conducted to ensure all staff understand the value of reuse and their role in achieving waste reduction goals.</w:t>
      </w:r>
    </w:p>
    <w:p w14:paraId="563C89B3" w14:textId="6D7788DA" w:rsidR="006E1E75" w:rsidRPr="0077547A" w:rsidRDefault="66D4A069" w:rsidP="26E94102">
      <w:pPr>
        <w:spacing w:after="0" w:line="276" w:lineRule="auto"/>
        <w:jc w:val="both"/>
        <w:rPr>
          <w:rFonts w:cstheme="minorBidi"/>
          <w:b/>
          <w:bCs/>
          <w:sz w:val="24"/>
          <w:szCs w:val="24"/>
          <w:lang w:val="en-US"/>
        </w:rPr>
      </w:pPr>
      <w:r w:rsidRPr="0077547A">
        <w:rPr>
          <w:rFonts w:cstheme="minorBidi"/>
          <w:b/>
          <w:bCs/>
          <w:sz w:val="24"/>
          <w:szCs w:val="24"/>
          <w:lang w:val="en-US"/>
        </w:rPr>
        <w:t xml:space="preserve">3.1.3      </w:t>
      </w:r>
      <w:r w:rsidR="10AF2915" w:rsidRPr="0077547A">
        <w:rPr>
          <w:rFonts w:cstheme="minorBidi"/>
          <w:b/>
          <w:bCs/>
          <w:sz w:val="24"/>
          <w:szCs w:val="24"/>
          <w:lang w:val="en-US"/>
        </w:rPr>
        <w:t>Recovery and Reuse Processes</w:t>
      </w:r>
    </w:p>
    <w:p w14:paraId="79D7A2CD" w14:textId="0BED01FA" w:rsidR="006E1E75" w:rsidRPr="0077547A" w:rsidRDefault="006E1E75" w:rsidP="006E1E75">
      <w:pPr>
        <w:spacing w:line="276" w:lineRule="auto"/>
        <w:jc w:val="both"/>
        <w:rPr>
          <w:rFonts w:cstheme="minorHAnsi"/>
          <w:sz w:val="24"/>
          <w:szCs w:val="24"/>
          <w:lang w:val="en-US"/>
        </w:rPr>
      </w:pPr>
      <w:r w:rsidRPr="0077547A">
        <w:rPr>
          <w:rFonts w:cstheme="minorHAnsi"/>
          <w:sz w:val="24"/>
          <w:szCs w:val="24"/>
        </w:rPr>
        <w:t>Recoverable materials are processed to maximize reuse and minimize disposal. The process ensures materials are repurposed internally or sent to certified recyclers, as applicable.</w:t>
      </w:r>
    </w:p>
    <w:tbl>
      <w:tblPr>
        <w:tblStyle w:val="TableGrid"/>
        <w:tblW w:w="0" w:type="auto"/>
        <w:tblLook w:val="04A0" w:firstRow="1" w:lastRow="0" w:firstColumn="1" w:lastColumn="0" w:noHBand="0" w:noVBand="1"/>
      </w:tblPr>
      <w:tblGrid>
        <w:gridCol w:w="1550"/>
        <w:gridCol w:w="1532"/>
        <w:gridCol w:w="2275"/>
        <w:gridCol w:w="3659"/>
      </w:tblGrid>
      <w:tr w:rsidR="006E1E75" w:rsidRPr="0077547A" w14:paraId="049C8690" w14:textId="0FCFE09B" w:rsidTr="3DEA5ED0">
        <w:tc>
          <w:tcPr>
            <w:tcW w:w="0" w:type="auto"/>
            <w:vAlign w:val="center"/>
            <w:hideMark/>
          </w:tcPr>
          <w:p w14:paraId="608D81E4" w14:textId="03326DDD" w:rsidR="006E1E75" w:rsidRPr="0077547A" w:rsidRDefault="006E1E75">
            <w:pPr>
              <w:spacing w:line="276" w:lineRule="auto"/>
              <w:rPr>
                <w:rFonts w:asciiTheme="minorHAnsi" w:hAnsiTheme="minorHAnsi" w:cstheme="minorHAnsi"/>
                <w:b/>
                <w:bCs/>
                <w:sz w:val="24"/>
                <w:szCs w:val="24"/>
              </w:rPr>
            </w:pPr>
            <w:r w:rsidRPr="0077547A">
              <w:rPr>
                <w:rFonts w:asciiTheme="minorHAnsi" w:hAnsiTheme="minorHAnsi" w:cstheme="minorHAnsi"/>
                <w:b/>
                <w:bCs/>
                <w:sz w:val="24"/>
                <w:szCs w:val="24"/>
              </w:rPr>
              <w:lastRenderedPageBreak/>
              <w:t>Material Type</w:t>
            </w:r>
          </w:p>
        </w:tc>
        <w:tc>
          <w:tcPr>
            <w:tcW w:w="0" w:type="auto"/>
            <w:vAlign w:val="center"/>
            <w:hideMark/>
          </w:tcPr>
          <w:p w14:paraId="2FBCE591" w14:textId="596F5ACC" w:rsidR="006E1E75" w:rsidRPr="0077547A" w:rsidRDefault="006E1E75">
            <w:pPr>
              <w:spacing w:line="276" w:lineRule="auto"/>
              <w:rPr>
                <w:rFonts w:asciiTheme="minorHAnsi" w:hAnsiTheme="minorHAnsi" w:cstheme="minorHAnsi"/>
                <w:b/>
                <w:bCs/>
                <w:sz w:val="24"/>
                <w:szCs w:val="24"/>
              </w:rPr>
            </w:pPr>
            <w:r w:rsidRPr="0077547A">
              <w:rPr>
                <w:rFonts w:asciiTheme="minorHAnsi" w:hAnsiTheme="minorHAnsi" w:cstheme="minorHAnsi"/>
                <w:b/>
                <w:bCs/>
                <w:sz w:val="24"/>
                <w:szCs w:val="24"/>
              </w:rPr>
              <w:t>Recovery Percentage</w:t>
            </w:r>
          </w:p>
        </w:tc>
        <w:tc>
          <w:tcPr>
            <w:tcW w:w="0" w:type="auto"/>
            <w:vAlign w:val="center"/>
            <w:hideMark/>
          </w:tcPr>
          <w:p w14:paraId="7CBFA811" w14:textId="7EFB0D7B" w:rsidR="006E1E75" w:rsidRPr="0077547A" w:rsidRDefault="006E1E75">
            <w:pPr>
              <w:spacing w:line="276" w:lineRule="auto"/>
              <w:rPr>
                <w:rFonts w:asciiTheme="minorHAnsi" w:hAnsiTheme="minorHAnsi" w:cstheme="minorHAnsi"/>
                <w:b/>
                <w:bCs/>
                <w:sz w:val="24"/>
                <w:szCs w:val="24"/>
              </w:rPr>
            </w:pPr>
            <w:r w:rsidRPr="0077547A">
              <w:rPr>
                <w:rFonts w:asciiTheme="minorHAnsi" w:hAnsiTheme="minorHAnsi" w:cstheme="minorHAnsi"/>
                <w:b/>
                <w:bCs/>
                <w:sz w:val="24"/>
                <w:szCs w:val="24"/>
              </w:rPr>
              <w:t>Collection Method (Origin / Department)</w:t>
            </w:r>
          </w:p>
        </w:tc>
        <w:tc>
          <w:tcPr>
            <w:tcW w:w="0" w:type="auto"/>
            <w:vAlign w:val="center"/>
            <w:hideMark/>
          </w:tcPr>
          <w:p w14:paraId="5F9F7D73" w14:textId="5F16FC09" w:rsidR="006E1E75" w:rsidRPr="0077547A" w:rsidRDefault="006E1E75">
            <w:pPr>
              <w:spacing w:line="276" w:lineRule="auto"/>
              <w:rPr>
                <w:rFonts w:asciiTheme="minorHAnsi" w:hAnsiTheme="minorHAnsi" w:cstheme="minorHAnsi"/>
                <w:b/>
                <w:bCs/>
                <w:sz w:val="24"/>
                <w:szCs w:val="24"/>
              </w:rPr>
            </w:pPr>
            <w:r w:rsidRPr="0077547A">
              <w:rPr>
                <w:rFonts w:asciiTheme="minorHAnsi" w:hAnsiTheme="minorHAnsi" w:cstheme="minorHAnsi"/>
                <w:b/>
                <w:bCs/>
                <w:sz w:val="24"/>
                <w:szCs w:val="24"/>
              </w:rPr>
              <w:t>Reused For</w:t>
            </w:r>
          </w:p>
        </w:tc>
      </w:tr>
      <w:tr w:rsidR="006E1E75" w:rsidRPr="0077547A" w14:paraId="04A2E214" w14:textId="4D99276D" w:rsidTr="3DEA5ED0">
        <w:tc>
          <w:tcPr>
            <w:tcW w:w="0" w:type="auto"/>
            <w:vAlign w:val="center"/>
            <w:hideMark/>
          </w:tcPr>
          <w:p w14:paraId="6CA9560C" w14:textId="0F3EBC26" w:rsidR="006E1E75" w:rsidRPr="0077547A" w:rsidRDefault="006E1E75">
            <w:pPr>
              <w:spacing w:line="276" w:lineRule="auto"/>
              <w:rPr>
                <w:rFonts w:asciiTheme="minorHAnsi" w:hAnsiTheme="minorHAnsi" w:cstheme="minorHAnsi"/>
                <w:b/>
                <w:bCs/>
                <w:sz w:val="24"/>
                <w:szCs w:val="24"/>
              </w:rPr>
            </w:pPr>
            <w:r w:rsidRPr="0077547A">
              <w:rPr>
                <w:rFonts w:asciiTheme="minorHAnsi" w:hAnsiTheme="minorHAnsi" w:cstheme="minorHAnsi"/>
                <w:b/>
                <w:bCs/>
                <w:sz w:val="24"/>
                <w:szCs w:val="24"/>
              </w:rPr>
              <w:t>Recyclable Paper Waste</w:t>
            </w:r>
          </w:p>
        </w:tc>
        <w:tc>
          <w:tcPr>
            <w:tcW w:w="0" w:type="auto"/>
            <w:vAlign w:val="center"/>
            <w:hideMark/>
          </w:tcPr>
          <w:p w14:paraId="3756EC37" w14:textId="387BACB5" w:rsidR="006E1E75" w:rsidRPr="0077547A" w:rsidRDefault="006E1E75">
            <w:pPr>
              <w:spacing w:line="276" w:lineRule="auto"/>
              <w:rPr>
                <w:rFonts w:asciiTheme="minorHAnsi" w:hAnsiTheme="minorHAnsi" w:cstheme="minorHAnsi"/>
                <w:sz w:val="24"/>
                <w:szCs w:val="24"/>
              </w:rPr>
            </w:pPr>
            <w:r w:rsidRPr="0077547A">
              <w:rPr>
                <w:rFonts w:asciiTheme="minorHAnsi" w:hAnsiTheme="minorHAnsi" w:cstheme="minorHAnsi"/>
                <w:sz w:val="24"/>
                <w:szCs w:val="24"/>
              </w:rPr>
              <w:t>90%</w:t>
            </w:r>
          </w:p>
        </w:tc>
        <w:tc>
          <w:tcPr>
            <w:tcW w:w="0" w:type="auto"/>
            <w:vAlign w:val="center"/>
            <w:hideMark/>
          </w:tcPr>
          <w:p w14:paraId="1CB0DC83" w14:textId="63EB8BEC" w:rsidR="006E1E75" w:rsidRPr="0077547A" w:rsidRDefault="006E1E75">
            <w:pPr>
              <w:spacing w:line="276" w:lineRule="auto"/>
              <w:rPr>
                <w:rFonts w:asciiTheme="minorHAnsi" w:hAnsiTheme="minorHAnsi" w:cstheme="minorHAnsi"/>
                <w:sz w:val="24"/>
                <w:szCs w:val="24"/>
              </w:rPr>
            </w:pPr>
            <w:r w:rsidRPr="0077547A">
              <w:rPr>
                <w:rFonts w:asciiTheme="minorHAnsi" w:hAnsiTheme="minorHAnsi" w:cstheme="minorHAnsi"/>
                <w:sz w:val="24"/>
                <w:szCs w:val="24"/>
              </w:rPr>
              <w:t>Sorting at Packaging Area, Offices</w:t>
            </w:r>
          </w:p>
        </w:tc>
        <w:tc>
          <w:tcPr>
            <w:tcW w:w="3659" w:type="dxa"/>
            <w:vMerge w:val="restart"/>
            <w:vAlign w:val="center"/>
            <w:hideMark/>
          </w:tcPr>
          <w:p w14:paraId="4A7116C2" w14:textId="05044273" w:rsidR="6571596D" w:rsidRPr="0077547A" w:rsidRDefault="6571596D" w:rsidP="3DEA5ED0">
            <w:pPr>
              <w:spacing w:line="276" w:lineRule="auto"/>
              <w:rPr>
                <w:rFonts w:asciiTheme="minorHAnsi" w:hAnsiTheme="minorHAnsi" w:cstheme="minorBidi"/>
                <w:sz w:val="24"/>
                <w:szCs w:val="24"/>
              </w:rPr>
            </w:pPr>
            <w:r w:rsidRPr="0077547A">
              <w:rPr>
                <w:rFonts w:asciiTheme="minorHAnsi" w:hAnsiTheme="minorHAnsi" w:cstheme="minorBidi"/>
                <w:sz w:val="24"/>
                <w:szCs w:val="24"/>
              </w:rPr>
              <w:t>Sent to third-parties for further recycling.</w:t>
            </w:r>
          </w:p>
        </w:tc>
      </w:tr>
      <w:tr w:rsidR="006E1E75" w:rsidRPr="0077547A" w14:paraId="4230209A" w14:textId="66F84E91" w:rsidTr="3DEA5ED0">
        <w:tc>
          <w:tcPr>
            <w:tcW w:w="0" w:type="auto"/>
            <w:vAlign w:val="center"/>
            <w:hideMark/>
          </w:tcPr>
          <w:p w14:paraId="77C7C638" w14:textId="5FB9C382" w:rsidR="006E1E75" w:rsidRPr="0077547A" w:rsidRDefault="006E1E75">
            <w:pPr>
              <w:spacing w:line="276" w:lineRule="auto"/>
              <w:rPr>
                <w:rFonts w:asciiTheme="minorHAnsi" w:hAnsiTheme="minorHAnsi" w:cstheme="minorHAnsi"/>
                <w:b/>
                <w:bCs/>
                <w:sz w:val="24"/>
                <w:szCs w:val="24"/>
              </w:rPr>
            </w:pPr>
            <w:r w:rsidRPr="0077547A">
              <w:rPr>
                <w:rFonts w:asciiTheme="minorHAnsi" w:hAnsiTheme="minorHAnsi" w:cstheme="minorHAnsi"/>
                <w:b/>
                <w:bCs/>
                <w:sz w:val="24"/>
                <w:szCs w:val="24"/>
              </w:rPr>
              <w:t>Recyclable Plastic Waste</w:t>
            </w:r>
          </w:p>
        </w:tc>
        <w:tc>
          <w:tcPr>
            <w:tcW w:w="0" w:type="auto"/>
            <w:vAlign w:val="center"/>
            <w:hideMark/>
          </w:tcPr>
          <w:p w14:paraId="460C51F2" w14:textId="0E7C6B7F" w:rsidR="006E1E75" w:rsidRPr="0077547A" w:rsidRDefault="006E1E75">
            <w:pPr>
              <w:spacing w:line="276" w:lineRule="auto"/>
              <w:rPr>
                <w:rFonts w:asciiTheme="minorHAnsi" w:hAnsiTheme="minorHAnsi" w:cstheme="minorHAnsi"/>
                <w:sz w:val="24"/>
                <w:szCs w:val="24"/>
              </w:rPr>
            </w:pPr>
            <w:r w:rsidRPr="0077547A">
              <w:rPr>
                <w:rFonts w:asciiTheme="minorHAnsi" w:hAnsiTheme="minorHAnsi" w:cstheme="minorHAnsi"/>
                <w:sz w:val="24"/>
                <w:szCs w:val="24"/>
              </w:rPr>
              <w:t>90%</w:t>
            </w:r>
          </w:p>
        </w:tc>
        <w:tc>
          <w:tcPr>
            <w:tcW w:w="0" w:type="auto"/>
            <w:vAlign w:val="center"/>
            <w:hideMark/>
          </w:tcPr>
          <w:p w14:paraId="61B097A4" w14:textId="3B7E064F" w:rsidR="006E1E75" w:rsidRPr="0077547A" w:rsidRDefault="006E1E75">
            <w:pPr>
              <w:spacing w:line="276" w:lineRule="auto"/>
              <w:rPr>
                <w:rFonts w:asciiTheme="minorHAnsi" w:hAnsiTheme="minorHAnsi" w:cstheme="minorHAnsi"/>
                <w:sz w:val="24"/>
                <w:szCs w:val="24"/>
              </w:rPr>
            </w:pPr>
            <w:r w:rsidRPr="0077547A">
              <w:rPr>
                <w:rFonts w:asciiTheme="minorHAnsi" w:hAnsiTheme="minorHAnsi" w:cstheme="minorHAnsi"/>
                <w:sz w:val="24"/>
                <w:szCs w:val="24"/>
              </w:rPr>
              <w:t>Sorting at Raw Material Receiving &amp; Packaging Areas</w:t>
            </w:r>
          </w:p>
        </w:tc>
        <w:tc>
          <w:tcPr>
            <w:tcW w:w="3659" w:type="dxa"/>
            <w:vMerge/>
            <w:vAlign w:val="center"/>
            <w:hideMark/>
          </w:tcPr>
          <w:p w14:paraId="4EB6498A" w14:textId="55CC5A51" w:rsidR="006E1E75" w:rsidRPr="0077547A" w:rsidRDefault="006E1E75">
            <w:pPr>
              <w:spacing w:line="276" w:lineRule="auto"/>
              <w:rPr>
                <w:rFonts w:asciiTheme="minorHAnsi" w:hAnsiTheme="minorHAnsi" w:cstheme="minorHAnsi"/>
                <w:sz w:val="24"/>
                <w:szCs w:val="24"/>
              </w:rPr>
            </w:pPr>
            <w:del w:id="6" w:author="Binoy Shah" w:date="2026-06-09T12:34:00Z" w16du:dateUtc="2026-06-09T07:04:00Z">
              <w:r w:rsidRPr="0077547A" w:rsidDel="0062051F">
                <w:rPr>
                  <w:rFonts w:asciiTheme="minorHAnsi" w:hAnsiTheme="minorHAnsi" w:cstheme="minorHAnsi"/>
                  <w:sz w:val="24"/>
                  <w:szCs w:val="24"/>
                </w:rPr>
                <w:delText>Compressed for internal reuse or sent to authorized plastic recyclers</w:delText>
              </w:r>
            </w:del>
            <w:ins w:id="7" w:author="Binoy Shah" w:date="2026-06-09T12:34:00Z" w16du:dateUtc="2026-06-09T07:04:00Z">
              <w:r w:rsidR="0062051F" w:rsidRPr="0077547A">
                <w:rPr>
                  <w:rFonts w:asciiTheme="minorHAnsi" w:hAnsiTheme="minorHAnsi" w:cstheme="minorHAnsi"/>
                  <w:sz w:val="24"/>
                  <w:szCs w:val="24"/>
                </w:rPr>
                <w:t xml:space="preserve"> Sent to third-parties for further recycling.</w:t>
              </w:r>
            </w:ins>
          </w:p>
        </w:tc>
      </w:tr>
    </w:tbl>
    <w:p w14:paraId="4DA84507" w14:textId="23C13905" w:rsidR="006E1E75" w:rsidRPr="0077547A" w:rsidRDefault="006E1E75" w:rsidP="3DEA5ED0">
      <w:pPr>
        <w:spacing w:line="276" w:lineRule="auto"/>
        <w:rPr>
          <w:sz w:val="24"/>
          <w:szCs w:val="24"/>
        </w:rPr>
      </w:pPr>
    </w:p>
    <w:p w14:paraId="4B6D0EAF" w14:textId="77777777" w:rsidR="006E1E75" w:rsidRPr="0077547A" w:rsidRDefault="006E1E75" w:rsidP="00ED1847">
      <w:pPr>
        <w:pStyle w:val="ListParagraph"/>
        <w:numPr>
          <w:ilvl w:val="1"/>
          <w:numId w:val="122"/>
        </w:numPr>
        <w:spacing w:after="0" w:line="276" w:lineRule="auto"/>
        <w:ind w:left="720" w:hanging="720"/>
        <w:jc w:val="both"/>
        <w:rPr>
          <w:rFonts w:cstheme="minorHAnsi"/>
          <w:b/>
          <w:bCs/>
          <w:sz w:val="24"/>
          <w:szCs w:val="24"/>
          <w:lang w:val="en-US"/>
        </w:rPr>
      </w:pPr>
      <w:r w:rsidRPr="0077547A">
        <w:rPr>
          <w:rFonts w:cstheme="minorHAnsi"/>
          <w:b/>
          <w:bCs/>
          <w:sz w:val="24"/>
          <w:szCs w:val="24"/>
          <w:lang w:val="en-US"/>
        </w:rPr>
        <w:t>Source Reduction through Process Optimization</w:t>
      </w:r>
    </w:p>
    <w:p w14:paraId="31D9340E" w14:textId="2223DB9E" w:rsidR="006E1E75" w:rsidRPr="0077547A" w:rsidRDefault="006E1E75" w:rsidP="006E1E75">
      <w:pPr>
        <w:spacing w:line="276" w:lineRule="auto"/>
        <w:jc w:val="both"/>
        <w:rPr>
          <w:rFonts w:cstheme="minorHAnsi"/>
          <w:sz w:val="24"/>
          <w:szCs w:val="24"/>
          <w:lang w:val="en-US"/>
        </w:rPr>
      </w:pPr>
      <w:r w:rsidRPr="0077547A">
        <w:rPr>
          <w:rFonts w:cstheme="minorHAnsi"/>
          <w:sz w:val="24"/>
          <w:szCs w:val="24"/>
          <w:lang w:val="en-US"/>
        </w:rPr>
        <w:t xml:space="preserve">In addition to reuse and recovery, </w:t>
      </w:r>
      <w:r w:rsidR="00241122" w:rsidRPr="0077547A">
        <w:rPr>
          <w:rFonts w:cstheme="minorHAnsi"/>
          <w:sz w:val="24"/>
          <w:szCs w:val="24"/>
          <w:lang w:val="en-US"/>
        </w:rPr>
        <w:t>Naxpar Pharma</w:t>
      </w:r>
      <w:r w:rsidRPr="0077547A">
        <w:rPr>
          <w:rFonts w:cstheme="minorHAnsi"/>
          <w:sz w:val="24"/>
          <w:szCs w:val="24"/>
          <w:lang w:val="en-US"/>
        </w:rPr>
        <w:t xml:space="preserve"> Pvt. Ltd.’ employs process improvements to reduce waste at the point of generation:</w:t>
      </w:r>
    </w:p>
    <w:p w14:paraId="7F32C14F" w14:textId="1AEF121E" w:rsidR="00EB39EB" w:rsidRPr="0077547A" w:rsidRDefault="00EB39EB" w:rsidP="00ED1847">
      <w:pPr>
        <w:numPr>
          <w:ilvl w:val="0"/>
          <w:numId w:val="125"/>
        </w:numPr>
        <w:spacing w:after="100" w:afterAutospacing="1" w:line="276" w:lineRule="auto"/>
        <w:jc w:val="both"/>
        <w:rPr>
          <w:rFonts w:cstheme="minorBidi"/>
          <w:b/>
          <w:bCs/>
          <w:sz w:val="24"/>
          <w:szCs w:val="24"/>
          <w:lang w:val="en-US"/>
        </w:rPr>
      </w:pPr>
      <w:r w:rsidRPr="0077547A">
        <w:rPr>
          <w:rFonts w:cstheme="minorBidi"/>
          <w:b/>
          <w:bCs/>
          <w:sz w:val="24"/>
          <w:szCs w:val="24"/>
          <w:lang w:val="en-US"/>
        </w:rPr>
        <w:t>Right-First-Time (RFT) Production:</w:t>
      </w:r>
      <w:r w:rsidRPr="0077547A">
        <w:rPr>
          <w:rFonts w:cstheme="minorBidi"/>
          <w:sz w:val="24"/>
          <w:szCs w:val="24"/>
          <w:lang w:val="en-US"/>
        </w:rPr>
        <w:t xml:space="preserve"> Process controls during manufacturing </w:t>
      </w:r>
      <w:r w:rsidR="00420B57" w:rsidRPr="0077547A">
        <w:rPr>
          <w:rFonts w:cstheme="minorBidi"/>
          <w:sz w:val="24"/>
          <w:szCs w:val="24"/>
          <w:lang w:val="en-US"/>
        </w:rPr>
        <w:t xml:space="preserve">&amp; packing </w:t>
      </w:r>
      <w:r w:rsidRPr="0077547A">
        <w:rPr>
          <w:rFonts w:cstheme="minorBidi"/>
          <w:sz w:val="24"/>
          <w:szCs w:val="24"/>
          <w:lang w:val="en-US"/>
        </w:rPr>
        <w:t>activities help reduce batch rejection, rework and material wastage.</w:t>
      </w:r>
    </w:p>
    <w:p w14:paraId="592EF600" w14:textId="77777777" w:rsidR="00EB39EB" w:rsidRPr="0077547A" w:rsidRDefault="00EB39EB" w:rsidP="00ED1847">
      <w:pPr>
        <w:numPr>
          <w:ilvl w:val="0"/>
          <w:numId w:val="125"/>
        </w:numPr>
        <w:spacing w:after="100" w:afterAutospacing="1" w:line="276" w:lineRule="auto"/>
        <w:jc w:val="both"/>
        <w:rPr>
          <w:rFonts w:cstheme="minorHAnsi"/>
          <w:b/>
          <w:bCs/>
          <w:sz w:val="24"/>
          <w:szCs w:val="24"/>
          <w:lang w:val="en-US"/>
        </w:rPr>
      </w:pPr>
      <w:r w:rsidRPr="0077547A">
        <w:rPr>
          <w:rFonts w:cstheme="minorHAnsi"/>
          <w:b/>
          <w:bCs/>
          <w:sz w:val="24"/>
          <w:szCs w:val="24"/>
          <w:lang w:val="en-US"/>
        </w:rPr>
        <w:t xml:space="preserve">Process Optimisation: </w:t>
      </w:r>
      <w:r w:rsidRPr="0077547A">
        <w:rPr>
          <w:rFonts w:cstheme="minorHAnsi"/>
          <w:sz w:val="24"/>
          <w:szCs w:val="24"/>
          <w:lang w:val="en-US"/>
        </w:rPr>
        <w:t>Continuous improvement in formulation and production processes supports higher material utilization and minimizes process-related waste generation.</w:t>
      </w:r>
    </w:p>
    <w:p w14:paraId="79A0330A" w14:textId="479F9D5F" w:rsidR="00EB39EB" w:rsidRPr="0077547A" w:rsidRDefault="00EB39EB" w:rsidP="00ED1847">
      <w:pPr>
        <w:numPr>
          <w:ilvl w:val="0"/>
          <w:numId w:val="125"/>
        </w:numPr>
        <w:spacing w:after="100" w:afterAutospacing="1" w:line="276" w:lineRule="auto"/>
        <w:jc w:val="both"/>
        <w:rPr>
          <w:rFonts w:cstheme="minorBidi"/>
          <w:b/>
          <w:bCs/>
          <w:sz w:val="24"/>
          <w:szCs w:val="24"/>
          <w:lang w:val="en-US"/>
        </w:rPr>
      </w:pPr>
      <w:r w:rsidRPr="0077547A">
        <w:rPr>
          <w:rFonts w:cstheme="minorBidi"/>
          <w:b/>
          <w:bCs/>
          <w:sz w:val="24"/>
          <w:szCs w:val="24"/>
          <w:lang w:val="en-US"/>
        </w:rPr>
        <w:t xml:space="preserve">Lean Manufacturing Practices: </w:t>
      </w:r>
      <w:r w:rsidRPr="0077547A">
        <w:rPr>
          <w:rFonts w:cstheme="minorBidi"/>
          <w:sz w:val="24"/>
          <w:szCs w:val="24"/>
          <w:lang w:val="en-US"/>
        </w:rPr>
        <w:t>Efficient production planning and inventory management help reduce excess material usage, unnecessary handling and operational waste.</w:t>
      </w:r>
    </w:p>
    <w:p w14:paraId="11D30D0F" w14:textId="2DA7FB50" w:rsidR="00EB39EB" w:rsidRPr="0077547A" w:rsidRDefault="00EB39EB" w:rsidP="00ED1847">
      <w:pPr>
        <w:numPr>
          <w:ilvl w:val="0"/>
          <w:numId w:val="125"/>
        </w:numPr>
        <w:spacing w:after="100" w:afterAutospacing="1" w:line="276" w:lineRule="auto"/>
        <w:jc w:val="both"/>
        <w:rPr>
          <w:rFonts w:cstheme="minorBidi"/>
          <w:b/>
          <w:bCs/>
          <w:sz w:val="24"/>
          <w:szCs w:val="24"/>
          <w:lang w:val="en-US"/>
        </w:rPr>
      </w:pPr>
      <w:r w:rsidRPr="0077547A">
        <w:rPr>
          <w:rFonts w:cstheme="minorBidi"/>
          <w:b/>
          <w:bCs/>
          <w:sz w:val="24"/>
          <w:szCs w:val="24"/>
          <w:lang w:val="en-US"/>
        </w:rPr>
        <w:t>Controlled Material Usage</w:t>
      </w:r>
      <w:r w:rsidRPr="0077547A">
        <w:rPr>
          <w:rFonts w:cstheme="minorBidi"/>
          <w:sz w:val="24"/>
          <w:szCs w:val="24"/>
          <w:lang w:val="en-US"/>
        </w:rPr>
        <w:t>: Measured and controlled usage of raw materials, chemicals and packaging materials helps prevent overconsumption and avoidable waste generation</w:t>
      </w:r>
      <w:r w:rsidRPr="0077547A">
        <w:rPr>
          <w:rFonts w:cstheme="minorBidi"/>
          <w:b/>
          <w:bCs/>
          <w:sz w:val="24"/>
          <w:szCs w:val="24"/>
          <w:lang w:val="en-US"/>
        </w:rPr>
        <w:t>.</w:t>
      </w:r>
    </w:p>
    <w:p w14:paraId="24DF8A9E" w14:textId="2914FD91" w:rsidR="006E1E75" w:rsidRPr="0077547A" w:rsidRDefault="00EB39EB" w:rsidP="00ED1847">
      <w:pPr>
        <w:numPr>
          <w:ilvl w:val="0"/>
          <w:numId w:val="125"/>
        </w:numPr>
        <w:spacing w:after="100" w:afterAutospacing="1" w:line="276" w:lineRule="auto"/>
        <w:jc w:val="both"/>
        <w:rPr>
          <w:rFonts w:cstheme="minorHAnsi"/>
          <w:sz w:val="24"/>
          <w:szCs w:val="24"/>
          <w:lang w:val="en-US"/>
        </w:rPr>
      </w:pPr>
      <w:r w:rsidRPr="0077547A">
        <w:rPr>
          <w:rFonts w:cstheme="minorHAnsi"/>
          <w:b/>
          <w:bCs/>
          <w:sz w:val="24"/>
          <w:szCs w:val="24"/>
          <w:lang w:val="en-US"/>
        </w:rPr>
        <w:t xml:space="preserve">Batch Planning and Equipment Utilization: </w:t>
      </w:r>
      <w:r w:rsidRPr="0077547A">
        <w:rPr>
          <w:rFonts w:cstheme="minorHAnsi"/>
          <w:sz w:val="24"/>
          <w:szCs w:val="24"/>
          <w:lang w:val="en-US"/>
        </w:rPr>
        <w:t>Production scheduling and optimum equipment utilization practices help minimize resource wastage and improve operational efficiency.</w:t>
      </w:r>
    </w:p>
    <w:p w14:paraId="2ED583A0" w14:textId="00087910" w:rsidR="006E1E75" w:rsidRPr="0077547A" w:rsidRDefault="006E1E75" w:rsidP="00ED1847">
      <w:pPr>
        <w:pStyle w:val="ListParagraph"/>
        <w:numPr>
          <w:ilvl w:val="0"/>
          <w:numId w:val="122"/>
        </w:numPr>
        <w:spacing w:after="0" w:line="276" w:lineRule="auto"/>
        <w:rPr>
          <w:rFonts w:cstheme="minorBidi"/>
          <w:b/>
          <w:bCs/>
          <w:i/>
          <w:iCs/>
          <w:sz w:val="24"/>
          <w:szCs w:val="24"/>
          <w:lang w:val="en-US"/>
        </w:rPr>
      </w:pPr>
      <w:r w:rsidRPr="0077547A">
        <w:rPr>
          <w:rFonts w:cstheme="minorBidi"/>
          <w:b/>
          <w:bCs/>
          <w:i/>
          <w:iCs/>
          <w:sz w:val="24"/>
          <w:szCs w:val="24"/>
          <w:lang w:val="en-US"/>
        </w:rPr>
        <w:t>Waste Storage, Handling and Transportation</w:t>
      </w:r>
    </w:p>
    <w:p w14:paraId="50275BC1" w14:textId="77777777" w:rsidR="006E1E75" w:rsidRPr="0077547A" w:rsidRDefault="006E1E75" w:rsidP="00ED1847">
      <w:pPr>
        <w:pStyle w:val="ListParagraph"/>
        <w:numPr>
          <w:ilvl w:val="0"/>
          <w:numId w:val="154"/>
        </w:numPr>
        <w:spacing w:after="0" w:line="276" w:lineRule="auto"/>
        <w:ind w:left="720" w:hanging="720"/>
        <w:rPr>
          <w:rFonts w:cstheme="minorHAnsi"/>
          <w:b/>
          <w:bCs/>
          <w:sz w:val="24"/>
          <w:szCs w:val="24"/>
          <w:lang w:val="en-US"/>
        </w:rPr>
      </w:pPr>
      <w:r w:rsidRPr="0077547A">
        <w:rPr>
          <w:rFonts w:cstheme="minorHAnsi"/>
          <w:b/>
          <w:bCs/>
          <w:sz w:val="24"/>
          <w:szCs w:val="24"/>
          <w:lang w:val="en-US"/>
        </w:rPr>
        <w:t>Storage Procedures</w:t>
      </w:r>
    </w:p>
    <w:p w14:paraId="5BB367DE" w14:textId="6C8AF5D5" w:rsidR="00EB39EB" w:rsidRPr="0077547A" w:rsidRDefault="006E1E75" w:rsidP="00ED1847">
      <w:pPr>
        <w:pStyle w:val="ListParagraph"/>
        <w:numPr>
          <w:ilvl w:val="0"/>
          <w:numId w:val="157"/>
        </w:numPr>
        <w:spacing w:after="120" w:line="276" w:lineRule="auto"/>
        <w:ind w:left="357" w:hanging="357"/>
        <w:contextualSpacing w:val="0"/>
        <w:rPr>
          <w:rFonts w:cstheme="minorBidi"/>
          <w:b/>
          <w:bCs/>
          <w:sz w:val="24"/>
          <w:szCs w:val="24"/>
          <w:lang w:val="en-US"/>
        </w:rPr>
      </w:pPr>
      <w:r w:rsidRPr="0077547A">
        <w:rPr>
          <w:rFonts w:cstheme="minorBidi"/>
          <w:b/>
          <w:bCs/>
          <w:sz w:val="24"/>
          <w:szCs w:val="24"/>
          <w:lang w:val="en-US"/>
        </w:rPr>
        <w:t>Hazardous Waste</w:t>
      </w:r>
    </w:p>
    <w:p w14:paraId="31BABC3E" w14:textId="77777777" w:rsidR="00EB39EB" w:rsidRPr="0077547A" w:rsidRDefault="006E1E75" w:rsidP="00ED1847">
      <w:pPr>
        <w:pStyle w:val="ListParagraph"/>
        <w:numPr>
          <w:ilvl w:val="0"/>
          <w:numId w:val="136"/>
        </w:numPr>
        <w:spacing w:after="0" w:line="276" w:lineRule="auto"/>
        <w:ind w:left="714" w:hanging="357"/>
        <w:jc w:val="both"/>
        <w:rPr>
          <w:rFonts w:cstheme="minorHAnsi"/>
          <w:sz w:val="24"/>
          <w:szCs w:val="24"/>
          <w:lang w:val="en-US"/>
        </w:rPr>
      </w:pPr>
      <w:r w:rsidRPr="0077547A">
        <w:rPr>
          <w:rFonts w:cstheme="minorHAnsi"/>
          <w:b/>
          <w:bCs/>
          <w:sz w:val="24"/>
          <w:szCs w:val="24"/>
          <w:lang w:val="en-US"/>
        </w:rPr>
        <w:t>Containers for Hazardous Waste</w:t>
      </w:r>
      <w:r w:rsidR="00241122" w:rsidRPr="0077547A">
        <w:rPr>
          <w:rFonts w:cstheme="minorHAnsi"/>
          <w:sz w:val="24"/>
          <w:szCs w:val="24"/>
          <w:lang w:val="en-US"/>
        </w:rPr>
        <w:t xml:space="preserve">: </w:t>
      </w:r>
    </w:p>
    <w:p w14:paraId="5294B143" w14:textId="54DDA045" w:rsidR="006E1E75" w:rsidRPr="0077547A" w:rsidRDefault="006E1E75" w:rsidP="33CEAB00">
      <w:pPr>
        <w:spacing w:after="0" w:line="276" w:lineRule="auto"/>
        <w:ind w:left="357"/>
        <w:jc w:val="both"/>
        <w:rPr>
          <w:rFonts w:cstheme="minorBidi"/>
          <w:sz w:val="24"/>
          <w:szCs w:val="24"/>
          <w:lang w:val="en-US"/>
        </w:rPr>
      </w:pPr>
      <w:r w:rsidRPr="0077547A">
        <w:rPr>
          <w:rFonts w:cstheme="minorBidi"/>
          <w:sz w:val="24"/>
          <w:szCs w:val="24"/>
          <w:lang w:val="en-US"/>
        </w:rPr>
        <w:t>Hazardous waste is stored in leak-proof, sealed and chemically compatible containers to prevent leaks and contamination. These containers are chosen based on the specific chemical properties of the waste to ensure maximum safety. All containers remain securely closed during waste loading activities.</w:t>
      </w:r>
    </w:p>
    <w:p w14:paraId="5D902DDF" w14:textId="77777777" w:rsidR="00241122" w:rsidRPr="0077547A" w:rsidRDefault="00241122" w:rsidP="006E1E75">
      <w:pPr>
        <w:pStyle w:val="ListParagraph"/>
        <w:spacing w:line="276" w:lineRule="auto"/>
        <w:ind w:left="714"/>
        <w:jc w:val="both"/>
        <w:rPr>
          <w:rFonts w:cstheme="minorHAnsi"/>
          <w:sz w:val="24"/>
          <w:szCs w:val="24"/>
          <w:lang w:val="en-US"/>
        </w:rPr>
      </w:pPr>
    </w:p>
    <w:p w14:paraId="2D613B72" w14:textId="77777777" w:rsidR="006E1E75" w:rsidRPr="0077547A" w:rsidRDefault="006E1E75" w:rsidP="00ED1847">
      <w:pPr>
        <w:pStyle w:val="ListParagraph"/>
        <w:numPr>
          <w:ilvl w:val="0"/>
          <w:numId w:val="136"/>
        </w:numPr>
        <w:spacing w:after="0" w:line="276" w:lineRule="auto"/>
        <w:ind w:left="714" w:hanging="357"/>
        <w:rPr>
          <w:rFonts w:cstheme="minorHAnsi"/>
          <w:sz w:val="24"/>
          <w:szCs w:val="24"/>
          <w:lang w:val="en-US"/>
        </w:rPr>
      </w:pPr>
      <w:r w:rsidRPr="0077547A">
        <w:rPr>
          <w:rFonts w:cstheme="minorHAnsi"/>
          <w:b/>
          <w:bCs/>
          <w:sz w:val="24"/>
          <w:szCs w:val="24"/>
          <w:lang w:val="en-US"/>
        </w:rPr>
        <w:t>Labeling of Hazardous Waste Containers</w:t>
      </w:r>
    </w:p>
    <w:p w14:paraId="063251AB" w14:textId="010B0DBC" w:rsidR="006E1E75" w:rsidRPr="0077547A" w:rsidRDefault="006E1E75" w:rsidP="33CEAB00">
      <w:pPr>
        <w:spacing w:line="276" w:lineRule="auto"/>
        <w:ind w:left="360"/>
        <w:jc w:val="both"/>
        <w:rPr>
          <w:rFonts w:cstheme="minorBidi"/>
          <w:sz w:val="24"/>
          <w:szCs w:val="24"/>
          <w:lang w:val="en-US"/>
        </w:rPr>
      </w:pPr>
      <w:r w:rsidRPr="0077547A">
        <w:rPr>
          <w:rFonts w:cstheme="minorBidi"/>
          <w:sz w:val="24"/>
          <w:szCs w:val="24"/>
        </w:rPr>
        <w:t xml:space="preserve">To ensure safe storage, handling and disposal of hazardous waste, </w:t>
      </w:r>
      <w:r w:rsidR="00EB39EB" w:rsidRPr="0077547A">
        <w:rPr>
          <w:rFonts w:cstheme="minorBidi"/>
          <w:sz w:val="24"/>
          <w:szCs w:val="24"/>
        </w:rPr>
        <w:t>Na</w:t>
      </w:r>
      <w:r w:rsidR="00241122" w:rsidRPr="0077547A">
        <w:rPr>
          <w:rFonts w:cstheme="minorBidi"/>
          <w:sz w:val="24"/>
          <w:szCs w:val="24"/>
        </w:rPr>
        <w:t>xpar</w:t>
      </w:r>
      <w:r w:rsidRPr="0077547A">
        <w:rPr>
          <w:rFonts w:cstheme="minorBidi"/>
          <w:sz w:val="24"/>
          <w:szCs w:val="24"/>
        </w:rPr>
        <w:t xml:space="preserve"> follows mandatory labelling procedures in line with the Hazardous and Other Wastes </w:t>
      </w:r>
      <w:r w:rsidRPr="0077547A">
        <w:rPr>
          <w:rFonts w:cstheme="minorBidi"/>
          <w:sz w:val="24"/>
          <w:szCs w:val="24"/>
        </w:rPr>
        <w:lastRenderedPageBreak/>
        <w:t>(Management and Transboundary Movement) Rules, 2016, issued by the Central Pollution Control Board (CPCB) and enforced by the State Pollution Control Board (SPCB).</w:t>
      </w:r>
    </w:p>
    <w:p w14:paraId="5373CB03" w14:textId="77777777" w:rsidR="006E1E75" w:rsidRPr="0077547A" w:rsidRDefault="006E1E75" w:rsidP="006E1E75">
      <w:pPr>
        <w:ind w:firstLine="357"/>
        <w:contextualSpacing/>
        <w:rPr>
          <w:rFonts w:cstheme="minorHAnsi"/>
          <w:sz w:val="24"/>
          <w:szCs w:val="24"/>
        </w:rPr>
      </w:pPr>
      <w:r w:rsidRPr="0077547A">
        <w:rPr>
          <w:rStyle w:val="Strong"/>
          <w:rFonts w:cstheme="minorHAnsi"/>
          <w:sz w:val="24"/>
          <w:szCs w:val="24"/>
        </w:rPr>
        <w:t>Labelling Specifications:</w:t>
      </w:r>
    </w:p>
    <w:p w14:paraId="1C400D48" w14:textId="468E4543" w:rsidR="006E1E75" w:rsidRPr="0077547A" w:rsidRDefault="006E1E75" w:rsidP="00ED1847">
      <w:pPr>
        <w:pStyle w:val="NormalWeb"/>
        <w:numPr>
          <w:ilvl w:val="0"/>
          <w:numId w:val="140"/>
        </w:numPr>
        <w:tabs>
          <w:tab w:val="clear" w:pos="720"/>
          <w:tab w:val="num" w:pos="1080"/>
        </w:tabs>
        <w:spacing w:before="0" w:beforeAutospacing="0" w:after="0" w:afterAutospacing="0"/>
        <w:ind w:left="1077" w:hanging="357"/>
        <w:jc w:val="both"/>
        <w:rPr>
          <w:rFonts w:asciiTheme="minorHAnsi" w:hAnsiTheme="minorHAnsi" w:cstheme="minorBidi"/>
        </w:rPr>
      </w:pPr>
      <w:r w:rsidRPr="0077547A">
        <w:rPr>
          <w:rStyle w:val="Strong"/>
          <w:rFonts w:asciiTheme="minorHAnsi" w:hAnsiTheme="minorHAnsi" w:cstheme="minorBidi"/>
          <w:b w:val="0"/>
          <w:bCs w:val="0"/>
          <w:u w:val="single"/>
        </w:rPr>
        <w:t>Material:</w:t>
      </w:r>
      <w:r w:rsidRPr="0077547A">
        <w:rPr>
          <w:rFonts w:asciiTheme="minorHAnsi" w:hAnsiTheme="minorHAnsi" w:cstheme="minorBidi"/>
        </w:rPr>
        <w:t xml:space="preserve"> Labels are made of </w:t>
      </w:r>
      <w:r w:rsidRPr="0077547A">
        <w:rPr>
          <w:rStyle w:val="Strong"/>
          <w:rFonts w:asciiTheme="minorHAnsi" w:hAnsiTheme="minorHAnsi" w:cstheme="minorBidi"/>
        </w:rPr>
        <w:t>chemical-resistant and weatherproof material</w:t>
      </w:r>
      <w:r w:rsidRPr="0077547A">
        <w:rPr>
          <w:rFonts w:asciiTheme="minorHAnsi" w:hAnsiTheme="minorHAnsi" w:cstheme="minorBidi"/>
        </w:rPr>
        <w:t>, suitable for pharmaceutical manufacturing environments with exposure to solvents, chemicals and varying temperatures.</w:t>
      </w:r>
    </w:p>
    <w:p w14:paraId="604A38CE" w14:textId="77777777" w:rsidR="006E1E75" w:rsidRPr="0077547A" w:rsidRDefault="006E1E75" w:rsidP="00ED1847">
      <w:pPr>
        <w:pStyle w:val="NormalWeb"/>
        <w:numPr>
          <w:ilvl w:val="0"/>
          <w:numId w:val="140"/>
        </w:numPr>
        <w:tabs>
          <w:tab w:val="clear" w:pos="720"/>
          <w:tab w:val="num" w:pos="1080"/>
        </w:tabs>
        <w:ind w:left="1080"/>
        <w:jc w:val="both"/>
        <w:rPr>
          <w:rFonts w:asciiTheme="minorHAnsi" w:hAnsiTheme="minorHAnsi" w:cstheme="minorHAnsi"/>
        </w:rPr>
      </w:pPr>
      <w:r w:rsidRPr="0077547A">
        <w:rPr>
          <w:rStyle w:val="Strong"/>
          <w:rFonts w:asciiTheme="minorHAnsi" w:hAnsiTheme="minorHAnsi" w:cstheme="minorHAnsi"/>
          <w:b w:val="0"/>
          <w:bCs w:val="0"/>
          <w:u w:val="single"/>
        </w:rPr>
        <w:t>Size:</w:t>
      </w:r>
      <w:r w:rsidRPr="0077547A">
        <w:rPr>
          <w:rFonts w:asciiTheme="minorHAnsi" w:hAnsiTheme="minorHAnsi" w:cstheme="minorHAnsi"/>
        </w:rPr>
        <w:t xml:space="preserve"> Minimum dimensions of </w:t>
      </w:r>
      <w:r w:rsidRPr="0077547A">
        <w:rPr>
          <w:rStyle w:val="Strong"/>
          <w:rFonts w:asciiTheme="minorHAnsi" w:hAnsiTheme="minorHAnsi" w:cstheme="minorHAnsi"/>
        </w:rPr>
        <w:t>4 x 6 inches</w:t>
      </w:r>
      <w:r w:rsidRPr="0077547A">
        <w:rPr>
          <w:rFonts w:asciiTheme="minorHAnsi" w:hAnsiTheme="minorHAnsi" w:cstheme="minorHAnsi"/>
        </w:rPr>
        <w:t xml:space="preserve">, visible from at least </w:t>
      </w:r>
      <w:r w:rsidRPr="0077547A">
        <w:rPr>
          <w:rStyle w:val="Strong"/>
          <w:rFonts w:asciiTheme="minorHAnsi" w:hAnsiTheme="minorHAnsi" w:cstheme="minorHAnsi"/>
        </w:rPr>
        <w:t>2 meters</w:t>
      </w:r>
      <w:r w:rsidRPr="0077547A">
        <w:rPr>
          <w:rFonts w:asciiTheme="minorHAnsi" w:hAnsiTheme="minorHAnsi" w:cstheme="minorHAnsi"/>
        </w:rPr>
        <w:t>.</w:t>
      </w:r>
    </w:p>
    <w:p w14:paraId="1A7212C7" w14:textId="77777777" w:rsidR="006E1E75" w:rsidRPr="0077547A" w:rsidRDefault="006E1E75" w:rsidP="00ED1847">
      <w:pPr>
        <w:pStyle w:val="NormalWeb"/>
        <w:numPr>
          <w:ilvl w:val="0"/>
          <w:numId w:val="140"/>
        </w:numPr>
        <w:tabs>
          <w:tab w:val="clear" w:pos="720"/>
          <w:tab w:val="num" w:pos="1080"/>
        </w:tabs>
        <w:ind w:left="1080"/>
        <w:jc w:val="both"/>
        <w:rPr>
          <w:rFonts w:asciiTheme="minorHAnsi" w:hAnsiTheme="minorHAnsi" w:cstheme="minorHAnsi"/>
          <w:b/>
          <w:bCs/>
          <w:u w:val="single"/>
        </w:rPr>
      </w:pPr>
      <w:r w:rsidRPr="0077547A">
        <w:rPr>
          <w:rStyle w:val="Strong"/>
          <w:rFonts w:asciiTheme="minorHAnsi" w:hAnsiTheme="minorHAnsi" w:cstheme="minorHAnsi"/>
          <w:b w:val="0"/>
          <w:bCs w:val="0"/>
          <w:u w:val="single"/>
        </w:rPr>
        <w:t>Font &amp; Contrast:</w:t>
      </w:r>
    </w:p>
    <w:p w14:paraId="25470AE6" w14:textId="77777777" w:rsidR="006E1E75" w:rsidRPr="0077547A" w:rsidRDefault="006E1E75" w:rsidP="00ED1847">
      <w:pPr>
        <w:pStyle w:val="NormalWeb"/>
        <w:numPr>
          <w:ilvl w:val="1"/>
          <w:numId w:val="140"/>
        </w:numPr>
        <w:tabs>
          <w:tab w:val="clear" w:pos="1440"/>
          <w:tab w:val="num" w:pos="1800"/>
        </w:tabs>
        <w:ind w:left="1800"/>
        <w:jc w:val="both"/>
        <w:rPr>
          <w:rFonts w:asciiTheme="minorHAnsi" w:hAnsiTheme="minorHAnsi" w:cstheme="minorHAnsi"/>
        </w:rPr>
      </w:pPr>
      <w:r w:rsidRPr="0077547A">
        <w:rPr>
          <w:rFonts w:asciiTheme="minorHAnsi" w:hAnsiTheme="minorHAnsi" w:cstheme="minorHAnsi"/>
        </w:rPr>
        <w:t xml:space="preserve">Bold text in </w:t>
      </w:r>
      <w:r w:rsidRPr="0077547A">
        <w:rPr>
          <w:rStyle w:val="Strong"/>
          <w:rFonts w:asciiTheme="minorHAnsi" w:hAnsiTheme="minorHAnsi" w:cstheme="minorHAnsi"/>
        </w:rPr>
        <w:t xml:space="preserve">English </w:t>
      </w:r>
    </w:p>
    <w:p w14:paraId="3179F2A5" w14:textId="77777777" w:rsidR="006E1E75" w:rsidRPr="0077547A" w:rsidRDefault="006E1E75" w:rsidP="00ED1847">
      <w:pPr>
        <w:pStyle w:val="NormalWeb"/>
        <w:numPr>
          <w:ilvl w:val="1"/>
          <w:numId w:val="140"/>
        </w:numPr>
        <w:tabs>
          <w:tab w:val="clear" w:pos="1440"/>
          <w:tab w:val="num" w:pos="1800"/>
        </w:tabs>
        <w:ind w:left="1800"/>
        <w:jc w:val="both"/>
        <w:rPr>
          <w:rFonts w:asciiTheme="minorHAnsi" w:hAnsiTheme="minorHAnsi" w:cstheme="minorHAnsi"/>
        </w:rPr>
      </w:pPr>
      <w:r w:rsidRPr="0077547A">
        <w:rPr>
          <w:rFonts w:asciiTheme="minorHAnsi" w:hAnsiTheme="minorHAnsi" w:cstheme="minorHAnsi"/>
        </w:rPr>
        <w:t xml:space="preserve">Font size: minimum </w:t>
      </w:r>
      <w:r w:rsidRPr="0077547A">
        <w:rPr>
          <w:rStyle w:val="Strong"/>
          <w:rFonts w:asciiTheme="minorHAnsi" w:hAnsiTheme="minorHAnsi" w:cstheme="minorHAnsi"/>
        </w:rPr>
        <w:t>12-point</w:t>
      </w:r>
      <w:r w:rsidRPr="0077547A">
        <w:rPr>
          <w:rFonts w:asciiTheme="minorHAnsi" w:hAnsiTheme="minorHAnsi" w:cstheme="minorHAnsi"/>
        </w:rPr>
        <w:t xml:space="preserve"> for key information</w:t>
      </w:r>
    </w:p>
    <w:p w14:paraId="2E5E7CA8" w14:textId="77777777" w:rsidR="006E1E75" w:rsidRPr="0077547A" w:rsidRDefault="006E1E75" w:rsidP="00ED1847">
      <w:pPr>
        <w:pStyle w:val="NormalWeb"/>
        <w:numPr>
          <w:ilvl w:val="1"/>
          <w:numId w:val="140"/>
        </w:numPr>
        <w:tabs>
          <w:tab w:val="clear" w:pos="1440"/>
          <w:tab w:val="num" w:pos="1800"/>
        </w:tabs>
        <w:ind w:left="1800"/>
        <w:jc w:val="both"/>
        <w:rPr>
          <w:rFonts w:asciiTheme="minorHAnsi" w:hAnsiTheme="minorHAnsi" w:cstheme="minorHAnsi"/>
        </w:rPr>
      </w:pPr>
      <w:r w:rsidRPr="0077547A">
        <w:rPr>
          <w:rFonts w:asciiTheme="minorHAnsi" w:hAnsiTheme="minorHAnsi" w:cstheme="minorHAnsi"/>
        </w:rPr>
        <w:t xml:space="preserve">High contrast </w:t>
      </w:r>
      <w:proofErr w:type="spellStart"/>
      <w:r w:rsidRPr="0077547A">
        <w:rPr>
          <w:rFonts w:asciiTheme="minorHAnsi" w:hAnsiTheme="minorHAnsi" w:cstheme="minorHAnsi"/>
        </w:rPr>
        <w:t>colors</w:t>
      </w:r>
      <w:proofErr w:type="spellEnd"/>
      <w:r w:rsidRPr="0077547A">
        <w:rPr>
          <w:rFonts w:asciiTheme="minorHAnsi" w:hAnsiTheme="minorHAnsi" w:cstheme="minorHAnsi"/>
        </w:rPr>
        <w:t xml:space="preserve"> (e.g., </w:t>
      </w:r>
      <w:r w:rsidRPr="0077547A">
        <w:rPr>
          <w:rStyle w:val="Strong"/>
          <w:rFonts w:asciiTheme="minorHAnsi" w:hAnsiTheme="minorHAnsi" w:cstheme="minorHAnsi"/>
        </w:rPr>
        <w:t>black on white or red</w:t>
      </w:r>
      <w:r w:rsidRPr="0077547A">
        <w:rPr>
          <w:rFonts w:asciiTheme="minorHAnsi" w:hAnsiTheme="minorHAnsi" w:cstheme="minorHAnsi"/>
        </w:rPr>
        <w:t>) for clear readability</w:t>
      </w:r>
    </w:p>
    <w:p w14:paraId="79E11544" w14:textId="3D9221C7" w:rsidR="006E1E75" w:rsidRPr="0077547A" w:rsidRDefault="006E1E75" w:rsidP="00ED1847">
      <w:pPr>
        <w:pStyle w:val="NormalWeb"/>
        <w:numPr>
          <w:ilvl w:val="0"/>
          <w:numId w:val="140"/>
        </w:numPr>
        <w:tabs>
          <w:tab w:val="clear" w:pos="720"/>
          <w:tab w:val="num" w:pos="1080"/>
        </w:tabs>
        <w:ind w:left="1080"/>
        <w:jc w:val="both"/>
        <w:rPr>
          <w:rFonts w:asciiTheme="minorHAnsi" w:hAnsiTheme="minorHAnsi" w:cstheme="minorBidi"/>
        </w:rPr>
      </w:pPr>
      <w:r w:rsidRPr="0077547A">
        <w:rPr>
          <w:rStyle w:val="Strong"/>
          <w:rFonts w:asciiTheme="minorHAnsi" w:hAnsiTheme="minorHAnsi" w:cstheme="minorBidi"/>
          <w:b w:val="0"/>
          <w:bCs w:val="0"/>
          <w:u w:val="single"/>
        </w:rPr>
        <w:t>Adhesion:</w:t>
      </w:r>
      <w:r w:rsidRPr="0077547A">
        <w:rPr>
          <w:rFonts w:asciiTheme="minorHAnsi" w:hAnsiTheme="minorHAnsi" w:cstheme="minorBidi"/>
        </w:rPr>
        <w:t xml:space="preserve"> Labels must be </w:t>
      </w:r>
      <w:r w:rsidRPr="0077547A">
        <w:rPr>
          <w:rStyle w:val="Strong"/>
          <w:rFonts w:asciiTheme="minorHAnsi" w:hAnsiTheme="minorHAnsi" w:cstheme="minorBidi"/>
        </w:rPr>
        <w:t>securely affixed</w:t>
      </w:r>
      <w:r w:rsidRPr="0077547A">
        <w:rPr>
          <w:rFonts w:asciiTheme="minorHAnsi" w:hAnsiTheme="minorHAnsi" w:cstheme="minorBidi"/>
        </w:rPr>
        <w:t xml:space="preserve"> to resist heat, moisture and chemical exposure.</w:t>
      </w:r>
    </w:p>
    <w:p w14:paraId="4AF9C28B" w14:textId="77777777" w:rsidR="006E1E75" w:rsidRPr="0077547A" w:rsidRDefault="006E1E75" w:rsidP="00ED1847">
      <w:pPr>
        <w:pStyle w:val="NormalWeb"/>
        <w:numPr>
          <w:ilvl w:val="0"/>
          <w:numId w:val="140"/>
        </w:numPr>
        <w:tabs>
          <w:tab w:val="clear" w:pos="720"/>
          <w:tab w:val="num" w:pos="1080"/>
        </w:tabs>
        <w:ind w:left="1080"/>
        <w:jc w:val="both"/>
        <w:rPr>
          <w:rFonts w:asciiTheme="minorHAnsi" w:hAnsiTheme="minorHAnsi" w:cstheme="minorHAnsi"/>
        </w:rPr>
      </w:pPr>
      <w:r w:rsidRPr="0077547A">
        <w:rPr>
          <w:rStyle w:val="Strong"/>
          <w:rFonts w:asciiTheme="minorHAnsi" w:hAnsiTheme="minorHAnsi" w:cstheme="minorHAnsi"/>
          <w:b w:val="0"/>
          <w:bCs w:val="0"/>
          <w:u w:val="single"/>
        </w:rPr>
        <w:t>Placement:</w:t>
      </w:r>
      <w:r w:rsidRPr="0077547A">
        <w:rPr>
          <w:rFonts w:asciiTheme="minorHAnsi" w:hAnsiTheme="minorHAnsi" w:cstheme="minorHAnsi"/>
        </w:rPr>
        <w:t xml:space="preserve"> Affixed to the </w:t>
      </w:r>
      <w:r w:rsidRPr="0077547A">
        <w:rPr>
          <w:rStyle w:val="Strong"/>
          <w:rFonts w:asciiTheme="minorHAnsi" w:hAnsiTheme="minorHAnsi" w:cstheme="minorHAnsi"/>
        </w:rPr>
        <w:t>upper front portion</w:t>
      </w:r>
      <w:r w:rsidRPr="0077547A">
        <w:rPr>
          <w:rFonts w:asciiTheme="minorHAnsi" w:hAnsiTheme="minorHAnsi" w:cstheme="minorHAnsi"/>
        </w:rPr>
        <w:t xml:space="preserve"> of each container for easy visibility during inspection and handling.</w:t>
      </w:r>
    </w:p>
    <w:p w14:paraId="6AA93D9D" w14:textId="77777777" w:rsidR="006E1E75" w:rsidRPr="0077547A" w:rsidRDefault="006E1E75" w:rsidP="00ED1847">
      <w:pPr>
        <w:pStyle w:val="NormalWeb"/>
        <w:numPr>
          <w:ilvl w:val="0"/>
          <w:numId w:val="140"/>
        </w:numPr>
        <w:tabs>
          <w:tab w:val="clear" w:pos="720"/>
          <w:tab w:val="num" w:pos="1080"/>
        </w:tabs>
        <w:ind w:left="1080"/>
        <w:jc w:val="both"/>
        <w:rPr>
          <w:rFonts w:asciiTheme="minorHAnsi" w:hAnsiTheme="minorHAnsi" w:cstheme="minorHAnsi"/>
          <w:b/>
          <w:bCs/>
          <w:u w:val="single"/>
        </w:rPr>
      </w:pPr>
      <w:r w:rsidRPr="0077547A">
        <w:rPr>
          <w:rStyle w:val="Strong"/>
          <w:rFonts w:asciiTheme="minorHAnsi" w:hAnsiTheme="minorHAnsi" w:cstheme="minorHAnsi"/>
          <w:b w:val="0"/>
          <w:bCs w:val="0"/>
          <w:u w:val="single"/>
        </w:rPr>
        <w:t>Label Must Include:</w:t>
      </w:r>
    </w:p>
    <w:p w14:paraId="79AD982F" w14:textId="77777777" w:rsidR="006E1E75" w:rsidRPr="0077547A" w:rsidRDefault="006E1E75" w:rsidP="00ED1847">
      <w:pPr>
        <w:pStyle w:val="NormalWeb"/>
        <w:numPr>
          <w:ilvl w:val="1"/>
          <w:numId w:val="140"/>
        </w:numPr>
        <w:tabs>
          <w:tab w:val="clear" w:pos="1440"/>
          <w:tab w:val="num" w:pos="1800"/>
        </w:tabs>
        <w:ind w:left="1800"/>
        <w:jc w:val="both"/>
        <w:rPr>
          <w:rFonts w:asciiTheme="minorHAnsi" w:hAnsiTheme="minorHAnsi" w:cstheme="minorHAnsi"/>
        </w:rPr>
      </w:pPr>
      <w:r w:rsidRPr="0077547A">
        <w:rPr>
          <w:rFonts w:asciiTheme="minorHAnsi" w:hAnsiTheme="minorHAnsi" w:cstheme="minorHAnsi"/>
        </w:rPr>
        <w:t>“</w:t>
      </w:r>
      <w:r w:rsidRPr="0077547A">
        <w:rPr>
          <w:rStyle w:val="Strong"/>
          <w:rFonts w:asciiTheme="minorHAnsi" w:hAnsiTheme="minorHAnsi" w:cstheme="minorHAnsi"/>
        </w:rPr>
        <w:t>Hazardous Waste</w:t>
      </w:r>
      <w:r w:rsidRPr="0077547A">
        <w:rPr>
          <w:rFonts w:asciiTheme="minorHAnsi" w:hAnsiTheme="minorHAnsi" w:cstheme="minorHAnsi"/>
        </w:rPr>
        <w:t xml:space="preserve">” and relevant </w:t>
      </w:r>
      <w:r w:rsidRPr="0077547A">
        <w:rPr>
          <w:rStyle w:val="Strong"/>
          <w:rFonts w:asciiTheme="minorHAnsi" w:hAnsiTheme="minorHAnsi" w:cstheme="minorHAnsi"/>
        </w:rPr>
        <w:t>hazard symbol(s)</w:t>
      </w:r>
    </w:p>
    <w:p w14:paraId="13B42F59" w14:textId="1DA6D69C" w:rsidR="006E1E75" w:rsidRPr="0077547A" w:rsidRDefault="006E1E75" w:rsidP="00ED1847">
      <w:pPr>
        <w:pStyle w:val="NormalWeb"/>
        <w:numPr>
          <w:ilvl w:val="1"/>
          <w:numId w:val="140"/>
        </w:numPr>
        <w:tabs>
          <w:tab w:val="clear" w:pos="1440"/>
          <w:tab w:val="num" w:pos="1800"/>
        </w:tabs>
        <w:ind w:left="1800"/>
        <w:jc w:val="both"/>
        <w:rPr>
          <w:rFonts w:asciiTheme="minorHAnsi" w:hAnsiTheme="minorHAnsi" w:cstheme="minorBidi"/>
        </w:rPr>
      </w:pPr>
      <w:r w:rsidRPr="0077547A">
        <w:rPr>
          <w:rFonts w:asciiTheme="minorHAnsi" w:hAnsiTheme="minorHAnsi" w:cstheme="minorBidi"/>
        </w:rPr>
        <w:t xml:space="preserve">Waste category and physical state (liquid, </w:t>
      </w:r>
      <w:r w:rsidR="00F42098" w:rsidRPr="0077547A">
        <w:rPr>
          <w:rFonts w:asciiTheme="minorHAnsi" w:hAnsiTheme="minorHAnsi" w:cstheme="minorBidi"/>
        </w:rPr>
        <w:t>solid, s</w:t>
      </w:r>
      <w:r w:rsidR="00385FB6" w:rsidRPr="0077547A">
        <w:rPr>
          <w:rFonts w:asciiTheme="minorHAnsi" w:hAnsiTheme="minorHAnsi" w:cstheme="minorBidi"/>
        </w:rPr>
        <w:t xml:space="preserve">lurry, </w:t>
      </w:r>
      <w:r w:rsidRPr="0077547A">
        <w:rPr>
          <w:rFonts w:asciiTheme="minorHAnsi" w:hAnsiTheme="minorHAnsi" w:cstheme="minorBidi"/>
        </w:rPr>
        <w:t>sludge, etc.)</w:t>
      </w:r>
    </w:p>
    <w:p w14:paraId="02892EF2" w14:textId="77777777" w:rsidR="006E1E75" w:rsidRPr="0077547A" w:rsidRDefault="006E1E75" w:rsidP="00ED1847">
      <w:pPr>
        <w:pStyle w:val="NormalWeb"/>
        <w:numPr>
          <w:ilvl w:val="1"/>
          <w:numId w:val="140"/>
        </w:numPr>
        <w:tabs>
          <w:tab w:val="clear" w:pos="1440"/>
          <w:tab w:val="num" w:pos="1800"/>
        </w:tabs>
        <w:ind w:left="1800"/>
        <w:jc w:val="both"/>
        <w:rPr>
          <w:rFonts w:asciiTheme="minorHAnsi" w:hAnsiTheme="minorHAnsi" w:cstheme="minorHAnsi"/>
        </w:rPr>
      </w:pPr>
      <w:r w:rsidRPr="0077547A">
        <w:rPr>
          <w:rFonts w:asciiTheme="minorHAnsi" w:hAnsiTheme="minorHAnsi" w:cstheme="minorHAnsi"/>
        </w:rPr>
        <w:t>Date of generation</w:t>
      </w:r>
    </w:p>
    <w:p w14:paraId="63DAA393" w14:textId="31DA537A" w:rsidR="006E1E75" w:rsidRPr="0077547A" w:rsidRDefault="006E1E75" w:rsidP="00ED1847">
      <w:pPr>
        <w:pStyle w:val="NormalWeb"/>
        <w:numPr>
          <w:ilvl w:val="1"/>
          <w:numId w:val="140"/>
        </w:numPr>
        <w:tabs>
          <w:tab w:val="clear" w:pos="1440"/>
          <w:tab w:val="num" w:pos="1800"/>
        </w:tabs>
        <w:ind w:left="1800"/>
        <w:jc w:val="both"/>
        <w:rPr>
          <w:rFonts w:asciiTheme="minorHAnsi" w:hAnsiTheme="minorHAnsi" w:cstheme="minorBidi"/>
        </w:rPr>
      </w:pPr>
      <w:r w:rsidRPr="0077547A">
        <w:rPr>
          <w:rFonts w:asciiTheme="minorHAnsi" w:hAnsiTheme="minorHAnsi" w:cstheme="minorBidi"/>
        </w:rPr>
        <w:t>Generator’s name and contact details</w:t>
      </w:r>
    </w:p>
    <w:p w14:paraId="55C217F1" w14:textId="77777777" w:rsidR="006E1E75" w:rsidRPr="0077547A" w:rsidRDefault="006E1E75" w:rsidP="00ED1847">
      <w:pPr>
        <w:pStyle w:val="NormalWeb"/>
        <w:numPr>
          <w:ilvl w:val="1"/>
          <w:numId w:val="140"/>
        </w:numPr>
        <w:tabs>
          <w:tab w:val="clear" w:pos="1440"/>
          <w:tab w:val="num" w:pos="1800"/>
        </w:tabs>
        <w:spacing w:after="0" w:afterAutospacing="0"/>
        <w:ind w:left="1797" w:hanging="357"/>
        <w:jc w:val="both"/>
        <w:rPr>
          <w:rFonts w:asciiTheme="minorHAnsi" w:hAnsiTheme="minorHAnsi" w:cstheme="minorHAnsi"/>
        </w:rPr>
      </w:pPr>
      <w:r w:rsidRPr="0077547A">
        <w:rPr>
          <w:rFonts w:asciiTheme="minorHAnsi" w:hAnsiTheme="minorHAnsi" w:cstheme="minorHAnsi"/>
        </w:rPr>
        <w:t>Emergency response information or hazard classification code</w:t>
      </w:r>
    </w:p>
    <w:p w14:paraId="121D6BB8" w14:textId="77777777" w:rsidR="006E1E75" w:rsidRPr="0077547A" w:rsidRDefault="006E1E75" w:rsidP="00ED1847">
      <w:pPr>
        <w:pStyle w:val="ListParagraph"/>
        <w:numPr>
          <w:ilvl w:val="0"/>
          <w:numId w:val="136"/>
        </w:numPr>
        <w:spacing w:after="0" w:line="276" w:lineRule="auto"/>
        <w:ind w:left="714" w:hanging="357"/>
        <w:rPr>
          <w:rFonts w:cstheme="minorHAnsi"/>
          <w:sz w:val="24"/>
          <w:szCs w:val="24"/>
          <w:lang w:val="en-US"/>
        </w:rPr>
      </w:pPr>
      <w:r w:rsidRPr="0077547A">
        <w:rPr>
          <w:rFonts w:cstheme="minorHAnsi"/>
          <w:b/>
          <w:bCs/>
          <w:sz w:val="24"/>
          <w:szCs w:val="24"/>
          <w:lang w:val="en-US"/>
        </w:rPr>
        <w:t>Information Included on the Label</w:t>
      </w:r>
      <w:r w:rsidRPr="0077547A">
        <w:rPr>
          <w:rFonts w:cstheme="minorHAnsi"/>
          <w:sz w:val="24"/>
          <w:szCs w:val="24"/>
          <w:lang w:val="en-US"/>
        </w:rPr>
        <w:br/>
        <w:t>Each hazardous waste container includes the following:</w:t>
      </w:r>
    </w:p>
    <w:p w14:paraId="0DBA2C4B" w14:textId="77777777" w:rsidR="006E1E75" w:rsidRPr="0077547A" w:rsidRDefault="006E1E75" w:rsidP="00ED1847">
      <w:pPr>
        <w:numPr>
          <w:ilvl w:val="0"/>
          <w:numId w:val="127"/>
        </w:numPr>
        <w:spacing w:after="0" w:line="276" w:lineRule="auto"/>
        <w:rPr>
          <w:rFonts w:cstheme="minorHAnsi"/>
          <w:sz w:val="24"/>
          <w:szCs w:val="24"/>
          <w:lang w:val="en-US"/>
        </w:rPr>
      </w:pPr>
      <w:r w:rsidRPr="0077547A">
        <w:rPr>
          <w:rFonts w:cstheme="minorHAnsi"/>
          <w:sz w:val="24"/>
          <w:szCs w:val="24"/>
          <w:lang w:val="en-US"/>
        </w:rPr>
        <w:t>Waste Type</w:t>
      </w:r>
    </w:p>
    <w:p w14:paraId="3A41E06F" w14:textId="77777777" w:rsidR="006E1E75" w:rsidRPr="0077547A" w:rsidRDefault="006E1E75" w:rsidP="00ED1847">
      <w:pPr>
        <w:numPr>
          <w:ilvl w:val="0"/>
          <w:numId w:val="127"/>
        </w:numPr>
        <w:spacing w:after="0" w:line="276" w:lineRule="auto"/>
        <w:rPr>
          <w:rFonts w:cstheme="minorHAnsi"/>
          <w:sz w:val="24"/>
          <w:szCs w:val="24"/>
          <w:lang w:val="en-US"/>
        </w:rPr>
      </w:pPr>
      <w:r w:rsidRPr="0077547A">
        <w:rPr>
          <w:rFonts w:cstheme="minorHAnsi"/>
          <w:sz w:val="24"/>
          <w:szCs w:val="24"/>
          <w:lang w:val="en-US"/>
        </w:rPr>
        <w:t>Waste Code</w:t>
      </w:r>
    </w:p>
    <w:p w14:paraId="0C4BDC17" w14:textId="77777777" w:rsidR="006E1E75" w:rsidRPr="0077547A" w:rsidRDefault="006E1E75" w:rsidP="00ED1847">
      <w:pPr>
        <w:numPr>
          <w:ilvl w:val="0"/>
          <w:numId w:val="127"/>
        </w:numPr>
        <w:spacing w:after="0" w:line="276" w:lineRule="auto"/>
        <w:rPr>
          <w:rFonts w:cstheme="minorHAnsi"/>
          <w:sz w:val="24"/>
          <w:szCs w:val="24"/>
          <w:lang w:val="en-US"/>
        </w:rPr>
      </w:pPr>
      <w:r w:rsidRPr="0077547A">
        <w:rPr>
          <w:rFonts w:cstheme="minorHAnsi"/>
          <w:sz w:val="24"/>
          <w:szCs w:val="24"/>
          <w:lang w:val="en-US"/>
        </w:rPr>
        <w:t>Date of Generation</w:t>
      </w:r>
    </w:p>
    <w:p w14:paraId="5547290F" w14:textId="77777777" w:rsidR="006E1E75" w:rsidRPr="0077547A" w:rsidRDefault="006E1E75" w:rsidP="00ED1847">
      <w:pPr>
        <w:numPr>
          <w:ilvl w:val="0"/>
          <w:numId w:val="127"/>
        </w:numPr>
        <w:spacing w:after="0" w:line="276" w:lineRule="auto"/>
        <w:rPr>
          <w:rFonts w:cstheme="minorHAnsi"/>
          <w:sz w:val="24"/>
          <w:szCs w:val="24"/>
          <w:lang w:val="en-US"/>
        </w:rPr>
      </w:pPr>
      <w:r w:rsidRPr="0077547A">
        <w:rPr>
          <w:rFonts w:cstheme="minorHAnsi"/>
          <w:sz w:val="24"/>
          <w:szCs w:val="24"/>
          <w:lang w:val="en-US"/>
        </w:rPr>
        <w:t>Quantity</w:t>
      </w:r>
    </w:p>
    <w:p w14:paraId="25FF01F6" w14:textId="77777777" w:rsidR="006E1E75" w:rsidRPr="0077547A" w:rsidRDefault="006E1E75" w:rsidP="00ED1847">
      <w:pPr>
        <w:numPr>
          <w:ilvl w:val="0"/>
          <w:numId w:val="127"/>
        </w:numPr>
        <w:spacing w:after="0" w:line="276" w:lineRule="auto"/>
        <w:rPr>
          <w:rFonts w:cstheme="minorHAnsi"/>
          <w:sz w:val="24"/>
          <w:szCs w:val="24"/>
          <w:lang w:val="en-US"/>
        </w:rPr>
      </w:pPr>
      <w:r w:rsidRPr="0077547A">
        <w:rPr>
          <w:rFonts w:cstheme="minorHAnsi"/>
          <w:sz w:val="24"/>
          <w:szCs w:val="24"/>
          <w:lang w:val="en-US"/>
        </w:rPr>
        <w:t xml:space="preserve">Signal Word: </w:t>
      </w:r>
      <w:r w:rsidRPr="0077547A">
        <w:rPr>
          <w:rFonts w:cstheme="minorHAnsi"/>
          <w:b/>
          <w:bCs/>
          <w:sz w:val="24"/>
          <w:szCs w:val="24"/>
          <w:lang w:val="en-US"/>
        </w:rPr>
        <w:t>DANGER</w:t>
      </w:r>
    </w:p>
    <w:p w14:paraId="42FB0838" w14:textId="77777777" w:rsidR="006E1E75" w:rsidRPr="0077547A" w:rsidRDefault="006E1E75" w:rsidP="00ED1847">
      <w:pPr>
        <w:numPr>
          <w:ilvl w:val="0"/>
          <w:numId w:val="127"/>
        </w:numPr>
        <w:spacing w:after="0" w:line="276" w:lineRule="auto"/>
        <w:rPr>
          <w:rFonts w:cstheme="minorHAnsi"/>
          <w:sz w:val="24"/>
          <w:szCs w:val="24"/>
          <w:lang w:val="en-US"/>
        </w:rPr>
      </w:pPr>
      <w:r w:rsidRPr="0077547A">
        <w:rPr>
          <w:rFonts w:cstheme="minorHAnsi"/>
          <w:sz w:val="24"/>
          <w:szCs w:val="24"/>
          <w:lang w:val="en-US"/>
        </w:rPr>
        <w:t xml:space="preserve">Hazard Statement: </w:t>
      </w:r>
      <w:r w:rsidRPr="0077547A">
        <w:rPr>
          <w:rFonts w:cstheme="minorHAnsi"/>
          <w:i/>
          <w:iCs/>
          <w:sz w:val="24"/>
          <w:szCs w:val="24"/>
          <w:lang w:val="en-US"/>
        </w:rPr>
        <w:t>Flammable liquid and vapor. Toxic if inhaled.</w:t>
      </w:r>
    </w:p>
    <w:p w14:paraId="33771B9E" w14:textId="77777777" w:rsidR="006E1E75" w:rsidRPr="0077547A" w:rsidRDefault="006E1E75" w:rsidP="00ED1847">
      <w:pPr>
        <w:numPr>
          <w:ilvl w:val="0"/>
          <w:numId w:val="127"/>
        </w:numPr>
        <w:spacing w:after="0" w:line="276" w:lineRule="auto"/>
        <w:rPr>
          <w:rFonts w:cstheme="minorHAnsi"/>
          <w:sz w:val="24"/>
          <w:szCs w:val="24"/>
          <w:lang w:val="en-US"/>
        </w:rPr>
      </w:pPr>
      <w:r w:rsidRPr="0077547A">
        <w:rPr>
          <w:rFonts w:cstheme="minorHAnsi"/>
          <w:sz w:val="24"/>
          <w:szCs w:val="24"/>
          <w:lang w:val="en-US"/>
        </w:rPr>
        <w:t xml:space="preserve">Handling Instructions: </w:t>
      </w:r>
      <w:r w:rsidRPr="0077547A">
        <w:rPr>
          <w:rFonts w:cstheme="minorHAnsi"/>
          <w:i/>
          <w:iCs/>
          <w:sz w:val="24"/>
          <w:szCs w:val="24"/>
          <w:lang w:val="en-US"/>
        </w:rPr>
        <w:t>Keep tightly closed. Store away from heat and flame.</w:t>
      </w:r>
    </w:p>
    <w:p w14:paraId="7B6B5CFA" w14:textId="76CC8274" w:rsidR="006E1E75" w:rsidRPr="0077547A" w:rsidRDefault="006E1E75" w:rsidP="00ED1847">
      <w:pPr>
        <w:numPr>
          <w:ilvl w:val="0"/>
          <w:numId w:val="127"/>
        </w:numPr>
        <w:spacing w:after="0" w:line="276" w:lineRule="auto"/>
        <w:rPr>
          <w:rFonts w:cstheme="minorHAnsi"/>
          <w:sz w:val="24"/>
          <w:szCs w:val="24"/>
          <w:lang w:val="en-US"/>
        </w:rPr>
      </w:pPr>
      <w:r w:rsidRPr="0077547A">
        <w:rPr>
          <w:rFonts w:cstheme="minorHAnsi"/>
          <w:sz w:val="24"/>
          <w:szCs w:val="24"/>
          <w:lang w:val="en-US"/>
        </w:rPr>
        <w:t xml:space="preserve">Generator Name: </w:t>
      </w:r>
      <w:r w:rsidR="00FA093E" w:rsidRPr="0077547A">
        <w:rPr>
          <w:rFonts w:cstheme="minorHAnsi"/>
          <w:b/>
          <w:bCs/>
          <w:sz w:val="24"/>
          <w:szCs w:val="24"/>
          <w:lang w:val="en-US"/>
        </w:rPr>
        <w:t>Naxpar Pharma</w:t>
      </w:r>
      <w:r w:rsidRPr="0077547A">
        <w:rPr>
          <w:rFonts w:cstheme="minorHAnsi"/>
          <w:b/>
          <w:bCs/>
          <w:sz w:val="24"/>
          <w:szCs w:val="24"/>
          <w:lang w:val="en-US"/>
        </w:rPr>
        <w:t xml:space="preserve"> Pvt. Ltd.</w:t>
      </w:r>
    </w:p>
    <w:p w14:paraId="60DAE831" w14:textId="57D44DF4" w:rsidR="006E1E75" w:rsidRPr="0077547A" w:rsidRDefault="006E1E75" w:rsidP="00ED1847">
      <w:pPr>
        <w:numPr>
          <w:ilvl w:val="0"/>
          <w:numId w:val="127"/>
        </w:numPr>
        <w:spacing w:after="0" w:line="276" w:lineRule="auto"/>
        <w:rPr>
          <w:rFonts w:cstheme="minorBidi"/>
          <w:sz w:val="24"/>
          <w:szCs w:val="24"/>
          <w:lang w:val="en-US"/>
        </w:rPr>
      </w:pPr>
      <w:r w:rsidRPr="0077547A">
        <w:rPr>
          <w:rFonts w:cstheme="minorBidi"/>
          <w:sz w:val="24"/>
          <w:szCs w:val="24"/>
          <w:lang w:val="en-US"/>
        </w:rPr>
        <w:t xml:space="preserve">Contact Person: </w:t>
      </w:r>
      <w:r w:rsidR="00381AA2" w:rsidRPr="0077547A">
        <w:rPr>
          <w:rFonts w:cstheme="minorBidi"/>
          <w:b/>
          <w:bCs/>
          <w:sz w:val="24"/>
          <w:szCs w:val="24"/>
          <w:lang w:val="en-US"/>
        </w:rPr>
        <w:t xml:space="preserve">EHS </w:t>
      </w:r>
      <w:r w:rsidRPr="0077547A">
        <w:rPr>
          <w:rFonts w:cstheme="minorBidi"/>
          <w:b/>
          <w:bCs/>
          <w:sz w:val="24"/>
          <w:szCs w:val="24"/>
          <w:lang w:val="en-US"/>
        </w:rPr>
        <w:t>Manager</w:t>
      </w:r>
    </w:p>
    <w:p w14:paraId="490A85EE" w14:textId="14FD75E2" w:rsidR="006E1E75" w:rsidRPr="0077547A" w:rsidRDefault="006E1E75" w:rsidP="00ED1847">
      <w:pPr>
        <w:numPr>
          <w:ilvl w:val="0"/>
          <w:numId w:val="127"/>
        </w:numPr>
        <w:spacing w:after="0" w:line="276" w:lineRule="auto"/>
        <w:rPr>
          <w:rFonts w:cstheme="minorBidi"/>
          <w:sz w:val="24"/>
          <w:szCs w:val="24"/>
          <w:lang w:val="en-US"/>
        </w:rPr>
      </w:pPr>
      <w:r w:rsidRPr="0077547A">
        <w:rPr>
          <w:rFonts w:cstheme="minorBidi"/>
          <w:sz w:val="24"/>
          <w:szCs w:val="24"/>
          <w:lang w:val="en-US"/>
        </w:rPr>
        <w:t xml:space="preserve">Contact Details: </w:t>
      </w:r>
      <w:r w:rsidR="00CD4ECD" w:rsidRPr="0077547A">
        <w:rPr>
          <w:rFonts w:cstheme="minorBidi"/>
          <w:b/>
          <w:bCs/>
          <w:spacing w:val="-2"/>
          <w:sz w:val="24"/>
          <w:szCs w:val="24"/>
        </w:rPr>
        <w:t>ehs@naxparlab.com</w:t>
      </w:r>
      <w:r w:rsidRPr="0077547A">
        <w:rPr>
          <w:rFonts w:cstheme="minorBidi"/>
          <w:b/>
          <w:bCs/>
          <w:sz w:val="24"/>
          <w:szCs w:val="24"/>
          <w:lang w:val="en-US"/>
        </w:rPr>
        <w:t xml:space="preserve"> </w:t>
      </w:r>
    </w:p>
    <w:p w14:paraId="33C0C50B" w14:textId="77777777" w:rsidR="006E1E75" w:rsidRPr="0077547A" w:rsidRDefault="006E1E75" w:rsidP="00ED1847">
      <w:pPr>
        <w:pStyle w:val="ListParagraph"/>
        <w:numPr>
          <w:ilvl w:val="0"/>
          <w:numId w:val="136"/>
        </w:numPr>
        <w:spacing w:after="0" w:line="276" w:lineRule="auto"/>
        <w:ind w:left="714" w:hanging="357"/>
        <w:rPr>
          <w:rFonts w:cstheme="minorHAnsi"/>
          <w:sz w:val="24"/>
          <w:szCs w:val="24"/>
          <w:lang w:val="en-US"/>
        </w:rPr>
      </w:pPr>
      <w:r w:rsidRPr="0077547A">
        <w:rPr>
          <w:rFonts w:cstheme="minorHAnsi"/>
          <w:b/>
          <w:bCs/>
          <w:sz w:val="24"/>
          <w:szCs w:val="24"/>
          <w:lang w:val="en-US"/>
        </w:rPr>
        <w:t>Inspection and Maintenance</w:t>
      </w:r>
    </w:p>
    <w:p w14:paraId="0553F8B6" w14:textId="77777777" w:rsidR="006E1E75" w:rsidRPr="0077547A" w:rsidRDefault="006E1E75" w:rsidP="00ED1847">
      <w:pPr>
        <w:numPr>
          <w:ilvl w:val="0"/>
          <w:numId w:val="128"/>
        </w:numPr>
        <w:spacing w:after="0" w:line="276" w:lineRule="auto"/>
        <w:jc w:val="both"/>
        <w:rPr>
          <w:rFonts w:cstheme="minorHAnsi"/>
          <w:sz w:val="24"/>
          <w:szCs w:val="24"/>
          <w:lang w:val="en-US"/>
        </w:rPr>
      </w:pPr>
      <w:r w:rsidRPr="0077547A">
        <w:rPr>
          <w:rFonts w:cstheme="minorHAnsi"/>
          <w:sz w:val="24"/>
          <w:szCs w:val="24"/>
          <w:lang w:val="en-US"/>
        </w:rPr>
        <w:t>Labels are reviewed and annual internal waste audits are conducted to ensure clarity and regulatory compliance.</w:t>
      </w:r>
    </w:p>
    <w:p w14:paraId="01791D10" w14:textId="77777777" w:rsidR="006E1E75" w:rsidRPr="0077547A" w:rsidRDefault="006E1E75" w:rsidP="00ED1847">
      <w:pPr>
        <w:numPr>
          <w:ilvl w:val="0"/>
          <w:numId w:val="128"/>
        </w:numPr>
        <w:spacing w:after="0" w:line="276" w:lineRule="auto"/>
        <w:jc w:val="both"/>
        <w:rPr>
          <w:rFonts w:cstheme="minorHAnsi"/>
          <w:sz w:val="24"/>
          <w:szCs w:val="24"/>
          <w:lang w:val="en-US"/>
        </w:rPr>
      </w:pPr>
      <w:r w:rsidRPr="0077547A">
        <w:rPr>
          <w:rFonts w:cstheme="minorHAnsi"/>
          <w:sz w:val="24"/>
          <w:szCs w:val="24"/>
          <w:lang w:val="en-US"/>
        </w:rPr>
        <w:t>Damaged or unreadable labels are immediately replaced.</w:t>
      </w:r>
    </w:p>
    <w:p w14:paraId="1E5C921B" w14:textId="77777777" w:rsidR="006E1E75" w:rsidRPr="0077547A" w:rsidRDefault="006E1E75" w:rsidP="00ED1847">
      <w:pPr>
        <w:numPr>
          <w:ilvl w:val="0"/>
          <w:numId w:val="128"/>
        </w:numPr>
        <w:spacing w:after="0" w:line="276" w:lineRule="auto"/>
        <w:jc w:val="both"/>
        <w:rPr>
          <w:rFonts w:cstheme="minorHAnsi"/>
          <w:sz w:val="24"/>
          <w:szCs w:val="24"/>
          <w:lang w:val="en-US"/>
        </w:rPr>
      </w:pPr>
      <w:r w:rsidRPr="0077547A">
        <w:rPr>
          <w:rFonts w:cstheme="minorHAnsi"/>
          <w:sz w:val="24"/>
          <w:szCs w:val="24"/>
          <w:lang w:val="en-US"/>
        </w:rPr>
        <w:t>Any unlabeled containers are promptly flagged and relabeled by trained personnel.</w:t>
      </w:r>
    </w:p>
    <w:p w14:paraId="605DDE7D" w14:textId="77777777" w:rsidR="006E1E75" w:rsidRPr="0077547A" w:rsidRDefault="006E1E75" w:rsidP="00ED1847">
      <w:pPr>
        <w:pStyle w:val="ListParagraph"/>
        <w:numPr>
          <w:ilvl w:val="0"/>
          <w:numId w:val="136"/>
        </w:numPr>
        <w:spacing w:after="0" w:line="276" w:lineRule="auto"/>
        <w:ind w:left="714" w:hanging="357"/>
        <w:rPr>
          <w:rFonts w:cstheme="minorHAnsi"/>
          <w:sz w:val="24"/>
          <w:szCs w:val="24"/>
          <w:lang w:val="en-US"/>
        </w:rPr>
      </w:pPr>
      <w:r w:rsidRPr="0077547A">
        <w:rPr>
          <w:rFonts w:cstheme="minorHAnsi"/>
          <w:b/>
          <w:bCs/>
          <w:sz w:val="24"/>
          <w:szCs w:val="24"/>
          <w:lang w:val="en-US"/>
        </w:rPr>
        <w:t>Designated Storage Areas for Hazardous Waste</w:t>
      </w:r>
    </w:p>
    <w:p w14:paraId="0C2D4E19" w14:textId="77777777" w:rsidR="006E1E75" w:rsidRPr="0077547A" w:rsidRDefault="006E1E75" w:rsidP="00ED1847">
      <w:pPr>
        <w:numPr>
          <w:ilvl w:val="0"/>
          <w:numId w:val="129"/>
        </w:numPr>
        <w:spacing w:after="0" w:line="276" w:lineRule="auto"/>
        <w:jc w:val="both"/>
        <w:rPr>
          <w:rFonts w:cstheme="minorHAnsi"/>
          <w:sz w:val="24"/>
          <w:szCs w:val="24"/>
          <w:lang w:val="en-US"/>
        </w:rPr>
      </w:pPr>
      <w:r w:rsidRPr="0077547A">
        <w:rPr>
          <w:rFonts w:cstheme="minorHAnsi"/>
          <w:sz w:val="24"/>
          <w:szCs w:val="24"/>
          <w:lang w:val="en-US"/>
        </w:rPr>
        <w:t>Hazardous waste is stored in clearly marked, secure areas away from operational zones.</w:t>
      </w:r>
    </w:p>
    <w:p w14:paraId="4119C76F" w14:textId="77777777" w:rsidR="006E1E75" w:rsidRPr="0077547A" w:rsidRDefault="006E1E75" w:rsidP="00ED1847">
      <w:pPr>
        <w:numPr>
          <w:ilvl w:val="0"/>
          <w:numId w:val="129"/>
        </w:numPr>
        <w:spacing w:after="0" w:line="276" w:lineRule="auto"/>
        <w:jc w:val="both"/>
        <w:rPr>
          <w:rFonts w:cstheme="minorHAnsi"/>
          <w:sz w:val="24"/>
          <w:szCs w:val="24"/>
          <w:lang w:val="en-US"/>
        </w:rPr>
      </w:pPr>
      <w:r w:rsidRPr="0077547A">
        <w:rPr>
          <w:rFonts w:cstheme="minorHAnsi"/>
          <w:sz w:val="24"/>
          <w:szCs w:val="24"/>
          <w:lang w:val="en-US"/>
        </w:rPr>
        <w:lastRenderedPageBreak/>
        <w:t>Access is restricted to trained personnel only.</w:t>
      </w:r>
    </w:p>
    <w:p w14:paraId="1504C990" w14:textId="2E9A17CB" w:rsidR="006E1E75" w:rsidRPr="0077547A" w:rsidRDefault="006E1E75" w:rsidP="00ED1847">
      <w:pPr>
        <w:numPr>
          <w:ilvl w:val="0"/>
          <w:numId w:val="129"/>
        </w:numPr>
        <w:spacing w:after="0" w:line="276" w:lineRule="auto"/>
        <w:jc w:val="both"/>
        <w:rPr>
          <w:rFonts w:cstheme="minorBidi"/>
          <w:sz w:val="24"/>
          <w:szCs w:val="24"/>
          <w:lang w:val="en-US"/>
        </w:rPr>
      </w:pPr>
      <w:r w:rsidRPr="0077547A">
        <w:rPr>
          <w:rFonts w:cstheme="minorBidi"/>
          <w:sz w:val="24"/>
          <w:szCs w:val="24"/>
          <w:lang w:val="en-US"/>
        </w:rPr>
        <w:t>The storage zone features impervious flooring, bunds, proper ventilation and fire suppression systems.</w:t>
      </w:r>
    </w:p>
    <w:p w14:paraId="73B563CA" w14:textId="77777777" w:rsidR="006E1E75" w:rsidRPr="0077547A" w:rsidRDefault="006E1E75" w:rsidP="00ED1847">
      <w:pPr>
        <w:numPr>
          <w:ilvl w:val="0"/>
          <w:numId w:val="129"/>
        </w:numPr>
        <w:spacing w:after="120" w:line="276" w:lineRule="auto"/>
        <w:ind w:left="714" w:hanging="357"/>
        <w:jc w:val="both"/>
        <w:rPr>
          <w:rFonts w:cstheme="minorHAnsi"/>
          <w:sz w:val="24"/>
          <w:szCs w:val="24"/>
          <w:lang w:val="en-US"/>
        </w:rPr>
      </w:pPr>
      <w:r w:rsidRPr="0077547A">
        <w:rPr>
          <w:rFonts w:cstheme="minorHAnsi"/>
          <w:sz w:val="24"/>
          <w:szCs w:val="24"/>
          <w:lang w:val="en-US"/>
        </w:rPr>
        <w:t>Regular inspections are conducted for leaks or container damage, with spill kits and emergency plans in place.</w:t>
      </w:r>
    </w:p>
    <w:p w14:paraId="10C22B5B" w14:textId="77777777" w:rsidR="006E1E75" w:rsidRPr="0077547A" w:rsidRDefault="006E1E75" w:rsidP="00ED1847">
      <w:pPr>
        <w:pStyle w:val="ListParagraph"/>
        <w:numPr>
          <w:ilvl w:val="1"/>
          <w:numId w:val="148"/>
        </w:numPr>
        <w:spacing w:after="0" w:line="276" w:lineRule="auto"/>
        <w:rPr>
          <w:rFonts w:cstheme="minorHAnsi"/>
          <w:b/>
          <w:bCs/>
          <w:sz w:val="24"/>
          <w:szCs w:val="24"/>
          <w:lang w:val="en-US"/>
        </w:rPr>
      </w:pPr>
      <w:r w:rsidRPr="0077547A">
        <w:rPr>
          <w:rFonts w:cstheme="minorHAnsi"/>
          <w:b/>
          <w:bCs/>
          <w:sz w:val="24"/>
          <w:szCs w:val="24"/>
          <w:lang w:val="en-US"/>
        </w:rPr>
        <w:t>Non-Hazardous Waste Storage</w:t>
      </w:r>
    </w:p>
    <w:p w14:paraId="0405F5FD" w14:textId="77777777" w:rsidR="006E1E75" w:rsidRPr="0077547A" w:rsidRDefault="006E1E75" w:rsidP="00ED1847">
      <w:pPr>
        <w:pStyle w:val="ListParagraph"/>
        <w:numPr>
          <w:ilvl w:val="0"/>
          <w:numId w:val="130"/>
        </w:numPr>
        <w:spacing w:after="0" w:line="276" w:lineRule="auto"/>
        <w:jc w:val="both"/>
        <w:rPr>
          <w:rFonts w:cstheme="minorHAnsi"/>
          <w:sz w:val="24"/>
          <w:szCs w:val="24"/>
          <w:lang w:val="en-US"/>
        </w:rPr>
      </w:pPr>
      <w:r w:rsidRPr="0077547A">
        <w:rPr>
          <w:rFonts w:cstheme="minorHAnsi"/>
          <w:b/>
          <w:bCs/>
          <w:sz w:val="24"/>
          <w:szCs w:val="24"/>
          <w:lang w:val="en-US"/>
        </w:rPr>
        <w:t xml:space="preserve">Containers: </w:t>
      </w:r>
      <w:r w:rsidRPr="0077547A">
        <w:rPr>
          <w:rFonts w:cstheme="minorHAnsi"/>
          <w:sz w:val="24"/>
          <w:szCs w:val="24"/>
          <w:lang w:val="en-US"/>
        </w:rPr>
        <w:t>Non-hazardous waste is stored in standard, non-leaking containers</w:t>
      </w:r>
      <w:r w:rsidRPr="0077547A">
        <w:rPr>
          <w:rFonts w:cstheme="minorHAnsi"/>
          <w:b/>
          <w:bCs/>
          <w:sz w:val="24"/>
          <w:szCs w:val="24"/>
          <w:lang w:val="en-US"/>
        </w:rPr>
        <w:t>.</w:t>
      </w:r>
      <w:r w:rsidRPr="0077547A">
        <w:rPr>
          <w:rFonts w:cstheme="minorHAnsi"/>
          <w:sz w:val="24"/>
          <w:szCs w:val="24"/>
          <w:lang w:val="en-US"/>
        </w:rPr>
        <w:t xml:space="preserve"> These containers are not required to meet the same stringent specifications as hazardous waste containers but must still be durable enough to withstand normal handling conditions.</w:t>
      </w:r>
    </w:p>
    <w:p w14:paraId="73BA99AA" w14:textId="180CA29B" w:rsidR="006E1E75" w:rsidRPr="0077547A" w:rsidRDefault="006E1E75" w:rsidP="00ED1847">
      <w:pPr>
        <w:pStyle w:val="ListParagraph"/>
        <w:numPr>
          <w:ilvl w:val="0"/>
          <w:numId w:val="130"/>
        </w:numPr>
        <w:spacing w:after="0" w:line="276" w:lineRule="auto"/>
        <w:jc w:val="both"/>
        <w:rPr>
          <w:rFonts w:cstheme="minorBidi"/>
          <w:sz w:val="24"/>
          <w:szCs w:val="24"/>
          <w:lang w:val="en-US"/>
        </w:rPr>
      </w:pPr>
      <w:r w:rsidRPr="0077547A">
        <w:rPr>
          <w:rFonts w:cstheme="minorBidi"/>
          <w:b/>
          <w:bCs/>
          <w:sz w:val="24"/>
          <w:szCs w:val="24"/>
          <w:lang w:val="en-US"/>
        </w:rPr>
        <w:t>Labeling</w:t>
      </w:r>
      <w:r w:rsidRPr="0077547A">
        <w:rPr>
          <w:rFonts w:cstheme="minorBidi"/>
          <w:sz w:val="24"/>
          <w:szCs w:val="24"/>
          <w:lang w:val="en-US"/>
        </w:rPr>
        <w:t xml:space="preserve">: Non-hazardous waste is not required to have detailed hazard </w:t>
      </w:r>
      <w:proofErr w:type="gramStart"/>
      <w:r w:rsidRPr="0077547A">
        <w:rPr>
          <w:rFonts w:cstheme="minorBidi"/>
          <w:sz w:val="24"/>
          <w:szCs w:val="24"/>
          <w:lang w:val="en-US"/>
        </w:rPr>
        <w:t>labels,</w:t>
      </w:r>
      <w:proofErr w:type="gramEnd"/>
      <w:r w:rsidRPr="0077547A">
        <w:rPr>
          <w:rFonts w:cstheme="minorBidi"/>
          <w:sz w:val="24"/>
          <w:szCs w:val="24"/>
          <w:lang w:val="en-US"/>
        </w:rPr>
        <w:t xml:space="preserve"> containers are clearly labeled to indicate the waste type.</w:t>
      </w:r>
    </w:p>
    <w:p w14:paraId="58A5F5C8" w14:textId="77777777" w:rsidR="006E1E75" w:rsidRPr="0077547A" w:rsidRDefault="006E1E75" w:rsidP="00ED1847">
      <w:pPr>
        <w:pStyle w:val="ListParagraph"/>
        <w:numPr>
          <w:ilvl w:val="0"/>
          <w:numId w:val="130"/>
        </w:numPr>
        <w:spacing w:after="0" w:line="276" w:lineRule="auto"/>
        <w:jc w:val="both"/>
        <w:rPr>
          <w:rFonts w:cstheme="minorHAnsi"/>
          <w:sz w:val="24"/>
          <w:szCs w:val="24"/>
          <w:lang w:val="en-US"/>
        </w:rPr>
      </w:pPr>
      <w:r w:rsidRPr="0077547A">
        <w:rPr>
          <w:rFonts w:cstheme="minorHAnsi"/>
          <w:b/>
          <w:bCs/>
          <w:sz w:val="24"/>
          <w:szCs w:val="24"/>
          <w:lang w:val="en-US"/>
        </w:rPr>
        <w:t>Storage Areas</w:t>
      </w:r>
      <w:r w:rsidRPr="0077547A">
        <w:rPr>
          <w:rFonts w:cstheme="minorHAnsi"/>
          <w:sz w:val="24"/>
          <w:szCs w:val="24"/>
          <w:lang w:val="en-US"/>
        </w:rPr>
        <w:t>: Non-hazardous waste is stored in designated collection areas that are separate from hazardous waste storage zones. These areas should be kept clean and organized to avoid cross-contamination with hazardous or recyclable waste.</w:t>
      </w:r>
    </w:p>
    <w:p w14:paraId="71D2F091" w14:textId="77777777" w:rsidR="006E1E75" w:rsidRPr="0077547A" w:rsidRDefault="006E1E75" w:rsidP="00ED1847">
      <w:pPr>
        <w:pStyle w:val="ListParagraph"/>
        <w:numPr>
          <w:ilvl w:val="0"/>
          <w:numId w:val="130"/>
        </w:numPr>
        <w:spacing w:after="120" w:line="276" w:lineRule="auto"/>
        <w:ind w:left="714" w:hanging="357"/>
        <w:contextualSpacing w:val="0"/>
        <w:jc w:val="both"/>
        <w:rPr>
          <w:rFonts w:cstheme="minorHAnsi"/>
          <w:sz w:val="24"/>
          <w:szCs w:val="24"/>
          <w:lang w:val="en-US"/>
        </w:rPr>
      </w:pPr>
      <w:r w:rsidRPr="0077547A">
        <w:rPr>
          <w:rFonts w:cstheme="minorHAnsi"/>
          <w:b/>
          <w:bCs/>
          <w:sz w:val="24"/>
          <w:szCs w:val="24"/>
          <w:lang w:val="en-US"/>
        </w:rPr>
        <w:t>Spill Containment</w:t>
      </w:r>
      <w:r w:rsidRPr="0077547A">
        <w:rPr>
          <w:rFonts w:cstheme="minorHAnsi"/>
          <w:sz w:val="24"/>
          <w:szCs w:val="24"/>
          <w:lang w:val="en-US"/>
        </w:rPr>
        <w:t>: Spill containment materials are available near storage areas to address any accidental spills promptly.</w:t>
      </w:r>
    </w:p>
    <w:p w14:paraId="4463CEA1" w14:textId="77777777" w:rsidR="006E1E75" w:rsidRPr="0077547A" w:rsidRDefault="006E1E75" w:rsidP="00ED1847">
      <w:pPr>
        <w:pStyle w:val="ListParagraph"/>
        <w:numPr>
          <w:ilvl w:val="2"/>
          <w:numId w:val="148"/>
        </w:numPr>
        <w:spacing w:after="0" w:line="276" w:lineRule="auto"/>
        <w:rPr>
          <w:rFonts w:cstheme="minorHAnsi"/>
          <w:b/>
          <w:bCs/>
          <w:sz w:val="24"/>
          <w:szCs w:val="24"/>
          <w:lang w:val="en-US"/>
        </w:rPr>
      </w:pPr>
      <w:r w:rsidRPr="0077547A">
        <w:rPr>
          <w:rFonts w:cstheme="minorHAnsi"/>
          <w:b/>
          <w:bCs/>
          <w:sz w:val="24"/>
          <w:szCs w:val="24"/>
          <w:lang w:val="en-US"/>
        </w:rPr>
        <w:t>Recyclable Waste Storage</w:t>
      </w:r>
    </w:p>
    <w:p w14:paraId="43FADC51" w14:textId="2DD5ECFE" w:rsidR="006E1E75" w:rsidRPr="0077547A" w:rsidRDefault="006E1E75" w:rsidP="00ED1847">
      <w:pPr>
        <w:pStyle w:val="ListParagraph"/>
        <w:numPr>
          <w:ilvl w:val="0"/>
          <w:numId w:val="131"/>
        </w:numPr>
        <w:spacing w:after="0" w:line="276" w:lineRule="auto"/>
        <w:jc w:val="both"/>
        <w:rPr>
          <w:rFonts w:cstheme="minorBidi"/>
          <w:b/>
          <w:bCs/>
          <w:sz w:val="24"/>
          <w:szCs w:val="24"/>
          <w:lang w:val="en-US"/>
        </w:rPr>
      </w:pPr>
      <w:r w:rsidRPr="0077547A">
        <w:rPr>
          <w:rFonts w:cstheme="minorBidi"/>
          <w:b/>
          <w:bCs/>
          <w:sz w:val="24"/>
          <w:szCs w:val="24"/>
          <w:lang w:val="en-US"/>
        </w:rPr>
        <w:t xml:space="preserve">Containers: </w:t>
      </w:r>
      <w:r w:rsidRPr="0077547A">
        <w:rPr>
          <w:rFonts w:cstheme="minorBidi"/>
          <w:sz w:val="24"/>
          <w:szCs w:val="24"/>
          <w:lang w:val="en-US"/>
        </w:rPr>
        <w:t xml:space="preserve">Recyclable waste (e.g., plastics, paper, metals) are stored in separate </w:t>
      </w:r>
      <w:r w:rsidR="00A21B39" w:rsidRPr="0077547A">
        <w:rPr>
          <w:rFonts w:cstheme="minorBidi"/>
          <w:sz w:val="24"/>
          <w:szCs w:val="24"/>
          <w:lang w:val="en-US"/>
        </w:rPr>
        <w:t xml:space="preserve">areas </w:t>
      </w:r>
      <w:r w:rsidRPr="0077547A">
        <w:rPr>
          <w:rFonts w:cstheme="minorBidi"/>
          <w:sz w:val="24"/>
          <w:szCs w:val="24"/>
          <w:lang w:val="en-US"/>
        </w:rPr>
        <w:t>marked clearly with the type of material.</w:t>
      </w:r>
    </w:p>
    <w:p w14:paraId="603E5155" w14:textId="701334B8" w:rsidR="006E1E75" w:rsidRPr="0077547A" w:rsidRDefault="006E1E75" w:rsidP="00ED1847">
      <w:pPr>
        <w:numPr>
          <w:ilvl w:val="0"/>
          <w:numId w:val="131"/>
        </w:numPr>
        <w:spacing w:after="0" w:line="276" w:lineRule="auto"/>
        <w:jc w:val="both"/>
        <w:rPr>
          <w:rFonts w:cstheme="minorBidi"/>
          <w:sz w:val="24"/>
          <w:szCs w:val="24"/>
          <w:lang w:val="en-US"/>
        </w:rPr>
      </w:pPr>
      <w:r w:rsidRPr="0077547A">
        <w:rPr>
          <w:rFonts w:cstheme="minorBidi"/>
          <w:b/>
          <w:bCs/>
          <w:sz w:val="24"/>
          <w:szCs w:val="24"/>
          <w:lang w:val="en-US"/>
        </w:rPr>
        <w:t xml:space="preserve">Storage Area: </w:t>
      </w:r>
      <w:r w:rsidRPr="0077547A">
        <w:rPr>
          <w:rFonts w:cstheme="minorBidi"/>
          <w:sz w:val="24"/>
          <w:szCs w:val="24"/>
          <w:lang w:val="en-US"/>
        </w:rPr>
        <w:t>Recyclables are stored in areas that is dry, clean and away from potential contamination sources. The area is well-organized to facilitate easy access and transportation to recycling facilities.</w:t>
      </w:r>
    </w:p>
    <w:p w14:paraId="51C30DAF" w14:textId="77777777" w:rsidR="006E1E75" w:rsidRPr="0077547A" w:rsidRDefault="006E1E75" w:rsidP="00ED1847">
      <w:pPr>
        <w:pStyle w:val="ListParagraph"/>
        <w:numPr>
          <w:ilvl w:val="3"/>
          <w:numId w:val="148"/>
        </w:numPr>
        <w:spacing w:after="0" w:line="276" w:lineRule="auto"/>
        <w:rPr>
          <w:rFonts w:cstheme="minorHAnsi"/>
          <w:b/>
          <w:bCs/>
          <w:sz w:val="24"/>
          <w:szCs w:val="24"/>
          <w:lang w:val="en-US"/>
        </w:rPr>
      </w:pPr>
      <w:r w:rsidRPr="0077547A">
        <w:rPr>
          <w:rFonts w:cstheme="minorHAnsi"/>
          <w:b/>
          <w:bCs/>
          <w:sz w:val="24"/>
          <w:szCs w:val="24"/>
          <w:lang w:val="en-US"/>
        </w:rPr>
        <w:t>Organic Waste Storage</w:t>
      </w:r>
    </w:p>
    <w:p w14:paraId="2A8E53CD" w14:textId="23E6F339" w:rsidR="006E1E75" w:rsidRPr="0077547A" w:rsidRDefault="006E1E75" w:rsidP="00ED1847">
      <w:pPr>
        <w:numPr>
          <w:ilvl w:val="0"/>
          <w:numId w:val="132"/>
        </w:numPr>
        <w:spacing w:after="0" w:line="276" w:lineRule="auto"/>
        <w:jc w:val="both"/>
        <w:rPr>
          <w:rFonts w:cstheme="minorBidi"/>
          <w:b/>
          <w:bCs/>
          <w:sz w:val="24"/>
          <w:szCs w:val="24"/>
          <w:lang w:val="en-US"/>
        </w:rPr>
      </w:pPr>
      <w:r w:rsidRPr="0077547A">
        <w:rPr>
          <w:rFonts w:cstheme="minorBidi"/>
          <w:b/>
          <w:bCs/>
          <w:sz w:val="24"/>
          <w:szCs w:val="24"/>
          <w:lang w:val="en-US"/>
        </w:rPr>
        <w:t xml:space="preserve">Storage Conditions: </w:t>
      </w:r>
      <w:r w:rsidRPr="0077547A">
        <w:rPr>
          <w:rFonts w:cstheme="minorBidi"/>
          <w:sz w:val="24"/>
          <w:szCs w:val="24"/>
          <w:lang w:val="en-US"/>
        </w:rPr>
        <w:t>Organic waste is kept in a cool, ventilated area to prevent odor buildup and promote efficient decomposition.</w:t>
      </w:r>
    </w:p>
    <w:p w14:paraId="08B2B8EA" w14:textId="51B2FF4B" w:rsidR="3DEA5ED0" w:rsidRPr="0077547A" w:rsidRDefault="10AF2915" w:rsidP="26E94102">
      <w:pPr>
        <w:numPr>
          <w:ilvl w:val="0"/>
          <w:numId w:val="132"/>
        </w:numPr>
        <w:spacing w:afterAutospacing="1" w:line="276" w:lineRule="auto"/>
        <w:ind w:left="714" w:hanging="357"/>
        <w:rPr>
          <w:rFonts w:cstheme="minorBidi"/>
          <w:sz w:val="24"/>
          <w:szCs w:val="24"/>
          <w:lang w:val="en-US"/>
        </w:rPr>
      </w:pPr>
      <w:r w:rsidRPr="0077547A">
        <w:rPr>
          <w:rFonts w:cstheme="minorBidi"/>
          <w:b/>
          <w:bCs/>
          <w:sz w:val="24"/>
          <w:szCs w:val="24"/>
          <w:lang w:val="en-US"/>
        </w:rPr>
        <w:t xml:space="preserve">Separation: </w:t>
      </w:r>
      <w:r w:rsidRPr="0077547A">
        <w:rPr>
          <w:rFonts w:cstheme="minorBidi"/>
          <w:sz w:val="24"/>
          <w:szCs w:val="24"/>
          <w:lang w:val="en-US"/>
        </w:rPr>
        <w:t>Organic waste is kept separate from non-hazardous and recyclable waste to avoid contamination.</w:t>
      </w:r>
    </w:p>
    <w:p w14:paraId="219CEE11" w14:textId="6FDD16D0" w:rsidR="00417FEE" w:rsidRPr="0077547A" w:rsidRDefault="17457F95" w:rsidP="3DEA5ED0">
      <w:pPr>
        <w:pStyle w:val="ListParagraph"/>
        <w:spacing w:after="0" w:line="276" w:lineRule="auto"/>
        <w:ind w:left="357" w:hanging="357"/>
        <w:rPr>
          <w:rFonts w:cstheme="minorBidi"/>
          <w:b/>
          <w:bCs/>
          <w:sz w:val="24"/>
          <w:szCs w:val="24"/>
          <w:lang w:val="en-US"/>
        </w:rPr>
      </w:pPr>
      <w:r w:rsidRPr="0077547A">
        <w:rPr>
          <w:rFonts w:cstheme="minorBidi"/>
          <w:b/>
          <w:bCs/>
          <w:sz w:val="24"/>
          <w:szCs w:val="24"/>
          <w:lang w:val="en-US"/>
        </w:rPr>
        <w:t xml:space="preserve">4.1.5    </w:t>
      </w:r>
      <w:r w:rsidR="00417FEE" w:rsidRPr="0077547A">
        <w:rPr>
          <w:rFonts w:cstheme="minorBidi"/>
          <w:b/>
          <w:bCs/>
          <w:sz w:val="24"/>
          <w:szCs w:val="24"/>
          <w:lang w:val="en-US"/>
        </w:rPr>
        <w:t>Bio-Medical Waste Storage</w:t>
      </w:r>
    </w:p>
    <w:p w14:paraId="3E3C6749" w14:textId="6A81871F" w:rsidR="00417FEE" w:rsidRPr="0077547A" w:rsidRDefault="00417FEE" w:rsidP="00ED1847">
      <w:pPr>
        <w:pStyle w:val="ListParagraph"/>
        <w:numPr>
          <w:ilvl w:val="0"/>
          <w:numId w:val="132"/>
        </w:numPr>
        <w:spacing w:after="0" w:line="276" w:lineRule="auto"/>
        <w:jc w:val="both"/>
        <w:rPr>
          <w:rFonts w:cstheme="minorBidi"/>
          <w:sz w:val="24"/>
          <w:szCs w:val="24"/>
          <w:lang w:val="en-US"/>
        </w:rPr>
      </w:pPr>
      <w:r w:rsidRPr="0077547A">
        <w:rPr>
          <w:rFonts w:cstheme="minorBidi"/>
          <w:b/>
          <w:bCs/>
          <w:sz w:val="24"/>
          <w:szCs w:val="24"/>
          <w:lang w:val="en-US"/>
        </w:rPr>
        <w:t>Containers:</w:t>
      </w:r>
      <w:r w:rsidRPr="0077547A">
        <w:rPr>
          <w:rFonts w:cstheme="minorBidi"/>
          <w:sz w:val="24"/>
          <w:szCs w:val="24"/>
          <w:lang w:val="en-US"/>
        </w:rPr>
        <w:t xml:space="preserve"> BMW is stored in dedicated </w:t>
      </w:r>
      <w:proofErr w:type="spellStart"/>
      <w:r w:rsidRPr="0077547A">
        <w:rPr>
          <w:rFonts w:cstheme="minorBidi"/>
          <w:sz w:val="24"/>
          <w:szCs w:val="24"/>
          <w:lang w:val="en-US"/>
        </w:rPr>
        <w:t>colour</w:t>
      </w:r>
      <w:proofErr w:type="spellEnd"/>
      <w:r w:rsidRPr="0077547A">
        <w:rPr>
          <w:rFonts w:cstheme="minorBidi"/>
          <w:sz w:val="24"/>
          <w:szCs w:val="24"/>
          <w:lang w:val="en-US"/>
        </w:rPr>
        <w:t xml:space="preserve"> coded </w:t>
      </w:r>
      <w:r w:rsidR="008C14CD" w:rsidRPr="0077547A">
        <w:rPr>
          <w:rFonts w:cstheme="minorBidi"/>
          <w:sz w:val="24"/>
          <w:szCs w:val="24"/>
          <w:lang w:val="en-US"/>
        </w:rPr>
        <w:t xml:space="preserve">leak proof </w:t>
      </w:r>
      <w:r w:rsidRPr="0077547A">
        <w:rPr>
          <w:rFonts w:cstheme="minorBidi"/>
          <w:sz w:val="24"/>
          <w:szCs w:val="24"/>
          <w:lang w:val="en-US"/>
        </w:rPr>
        <w:t>containers</w:t>
      </w:r>
      <w:r w:rsidR="008C14CD" w:rsidRPr="0077547A">
        <w:rPr>
          <w:rFonts w:cstheme="minorBidi"/>
          <w:sz w:val="24"/>
          <w:szCs w:val="24"/>
          <w:lang w:val="en-US"/>
        </w:rPr>
        <w:t xml:space="preserve"> with double lined polybags</w:t>
      </w:r>
    </w:p>
    <w:p w14:paraId="46CE97A4" w14:textId="0269A73F" w:rsidR="00417FEE" w:rsidRPr="0077547A" w:rsidRDefault="00417FEE" w:rsidP="00ED1847">
      <w:pPr>
        <w:pStyle w:val="ListParagraph"/>
        <w:numPr>
          <w:ilvl w:val="0"/>
          <w:numId w:val="132"/>
        </w:numPr>
        <w:spacing w:after="0" w:line="276" w:lineRule="auto"/>
        <w:jc w:val="both"/>
        <w:rPr>
          <w:rFonts w:cstheme="minorBidi"/>
          <w:sz w:val="24"/>
          <w:szCs w:val="24"/>
          <w:lang w:val="en-US"/>
        </w:rPr>
      </w:pPr>
      <w:r w:rsidRPr="0077547A">
        <w:rPr>
          <w:rFonts w:cstheme="minorBidi"/>
          <w:b/>
          <w:bCs/>
          <w:sz w:val="24"/>
          <w:szCs w:val="24"/>
          <w:lang w:val="en-US"/>
        </w:rPr>
        <w:t>Storage Areas:</w:t>
      </w:r>
      <w:r w:rsidRPr="0077547A">
        <w:rPr>
          <w:rFonts w:cstheme="minorBidi"/>
          <w:sz w:val="24"/>
          <w:szCs w:val="24"/>
          <w:lang w:val="en-US"/>
        </w:rPr>
        <w:t xml:space="preserve"> </w:t>
      </w:r>
      <w:r w:rsidR="006024B1" w:rsidRPr="0077547A">
        <w:rPr>
          <w:rFonts w:cstheme="minorBidi"/>
          <w:sz w:val="24"/>
          <w:szCs w:val="24"/>
          <w:lang w:val="en-US"/>
        </w:rPr>
        <w:t>BMW</w:t>
      </w:r>
      <w:r w:rsidRPr="0077547A">
        <w:rPr>
          <w:rFonts w:cstheme="minorBidi"/>
          <w:sz w:val="24"/>
          <w:szCs w:val="24"/>
          <w:lang w:val="en-US"/>
        </w:rPr>
        <w:t xml:space="preserve"> is stored in designated collection </w:t>
      </w:r>
      <w:r w:rsidR="006024B1" w:rsidRPr="0077547A">
        <w:rPr>
          <w:rFonts w:cstheme="minorBidi"/>
          <w:sz w:val="24"/>
          <w:szCs w:val="24"/>
          <w:lang w:val="en-US"/>
        </w:rPr>
        <w:t xml:space="preserve">&amp; storage </w:t>
      </w:r>
      <w:r w:rsidRPr="0077547A">
        <w:rPr>
          <w:rFonts w:cstheme="minorBidi"/>
          <w:sz w:val="24"/>
          <w:szCs w:val="24"/>
          <w:lang w:val="en-US"/>
        </w:rPr>
        <w:t xml:space="preserve">area that </w:t>
      </w:r>
      <w:r w:rsidR="006024B1" w:rsidRPr="0077547A">
        <w:rPr>
          <w:rFonts w:cstheme="minorBidi"/>
          <w:sz w:val="24"/>
          <w:szCs w:val="24"/>
          <w:lang w:val="en-US"/>
        </w:rPr>
        <w:t>is</w:t>
      </w:r>
      <w:r w:rsidRPr="0077547A">
        <w:rPr>
          <w:rFonts w:cstheme="minorBidi"/>
          <w:sz w:val="24"/>
          <w:szCs w:val="24"/>
          <w:lang w:val="en-US"/>
        </w:rPr>
        <w:t xml:space="preserve"> </w:t>
      </w:r>
      <w:r w:rsidR="00311849" w:rsidRPr="0077547A">
        <w:rPr>
          <w:rFonts w:cstheme="minorBidi"/>
          <w:sz w:val="24"/>
          <w:szCs w:val="24"/>
          <w:lang w:val="en-US"/>
        </w:rPr>
        <w:t xml:space="preserve">completely </w:t>
      </w:r>
      <w:r w:rsidRPr="0077547A">
        <w:rPr>
          <w:rFonts w:cstheme="minorBidi"/>
          <w:sz w:val="24"/>
          <w:szCs w:val="24"/>
          <w:lang w:val="en-US"/>
        </w:rPr>
        <w:t xml:space="preserve">separate from </w:t>
      </w:r>
      <w:r w:rsidR="00311849" w:rsidRPr="0077547A">
        <w:rPr>
          <w:rFonts w:cstheme="minorBidi"/>
          <w:sz w:val="24"/>
          <w:szCs w:val="24"/>
          <w:lang w:val="en-US"/>
        </w:rPr>
        <w:t>the process area &amp; other waste storage areas</w:t>
      </w:r>
      <w:r w:rsidRPr="0077547A">
        <w:rPr>
          <w:rFonts w:cstheme="minorBidi"/>
          <w:sz w:val="24"/>
          <w:szCs w:val="24"/>
          <w:lang w:val="en-US"/>
        </w:rPr>
        <w:t xml:space="preserve">. </w:t>
      </w:r>
    </w:p>
    <w:p w14:paraId="7E9C4365" w14:textId="77777777" w:rsidR="00417FEE" w:rsidRPr="0077547A" w:rsidRDefault="00417FEE" w:rsidP="00ED1847">
      <w:pPr>
        <w:pStyle w:val="ListParagraph"/>
        <w:numPr>
          <w:ilvl w:val="0"/>
          <w:numId w:val="132"/>
        </w:numPr>
        <w:spacing w:after="0" w:line="276" w:lineRule="auto"/>
        <w:jc w:val="both"/>
        <w:rPr>
          <w:rFonts w:cstheme="minorBidi"/>
          <w:sz w:val="24"/>
          <w:szCs w:val="24"/>
          <w:lang w:val="en-US"/>
        </w:rPr>
      </w:pPr>
      <w:r w:rsidRPr="0077547A">
        <w:rPr>
          <w:rFonts w:cstheme="minorBidi"/>
          <w:sz w:val="24"/>
          <w:szCs w:val="24"/>
          <w:lang w:val="en-US"/>
        </w:rPr>
        <w:t>Spill Containment: Spill containment materials are available near storage areas to address any accidental spills promptly.</w:t>
      </w:r>
    </w:p>
    <w:p w14:paraId="095E711A" w14:textId="77777777" w:rsidR="00417FEE" w:rsidRPr="0077547A" w:rsidRDefault="00417FEE" w:rsidP="33CEAB00">
      <w:pPr>
        <w:pStyle w:val="ListParagraph"/>
        <w:spacing w:after="0" w:line="276" w:lineRule="auto"/>
        <w:rPr>
          <w:rFonts w:cstheme="minorBidi"/>
          <w:b/>
          <w:bCs/>
          <w:sz w:val="24"/>
          <w:szCs w:val="24"/>
          <w:lang w:val="en-US"/>
        </w:rPr>
      </w:pPr>
    </w:p>
    <w:p w14:paraId="5B9943FE" w14:textId="51FD9C35" w:rsidR="006E1E75" w:rsidRPr="0077547A" w:rsidRDefault="006E1E75" w:rsidP="00ED1847">
      <w:pPr>
        <w:pStyle w:val="ListParagraph"/>
        <w:numPr>
          <w:ilvl w:val="1"/>
          <w:numId w:val="154"/>
        </w:numPr>
        <w:spacing w:after="0" w:line="276" w:lineRule="auto"/>
        <w:ind w:left="720" w:hanging="720"/>
        <w:rPr>
          <w:rFonts w:cstheme="minorHAnsi"/>
          <w:b/>
          <w:bCs/>
          <w:sz w:val="24"/>
          <w:szCs w:val="24"/>
          <w:lang w:val="en-US"/>
        </w:rPr>
      </w:pPr>
      <w:r w:rsidRPr="0077547A">
        <w:rPr>
          <w:rFonts w:cstheme="minorHAnsi"/>
          <w:b/>
          <w:bCs/>
          <w:sz w:val="24"/>
          <w:szCs w:val="24"/>
          <w:lang w:val="en-US"/>
        </w:rPr>
        <w:t>Handling Procedures</w:t>
      </w:r>
    </w:p>
    <w:p w14:paraId="21D248E8" w14:textId="77777777" w:rsidR="006E1E75" w:rsidRPr="0077547A" w:rsidRDefault="006E1E75" w:rsidP="00ED1847">
      <w:pPr>
        <w:pStyle w:val="ListParagraph"/>
        <w:numPr>
          <w:ilvl w:val="0"/>
          <w:numId w:val="149"/>
        </w:numPr>
        <w:spacing w:after="0" w:line="276" w:lineRule="auto"/>
        <w:rPr>
          <w:rFonts w:cstheme="minorHAnsi"/>
          <w:b/>
          <w:bCs/>
          <w:sz w:val="24"/>
          <w:szCs w:val="24"/>
          <w:lang w:val="en-US"/>
        </w:rPr>
      </w:pPr>
      <w:r w:rsidRPr="0077547A">
        <w:rPr>
          <w:rFonts w:cstheme="minorHAnsi"/>
          <w:b/>
          <w:bCs/>
          <w:sz w:val="24"/>
          <w:szCs w:val="24"/>
          <w:lang w:val="en-US"/>
        </w:rPr>
        <w:t>Hazardous Waste Handling</w:t>
      </w:r>
    </w:p>
    <w:p w14:paraId="1B43B9C2" w14:textId="5B90FE60" w:rsidR="006E1E75" w:rsidRPr="0077547A" w:rsidRDefault="006E1E75" w:rsidP="00ED1847">
      <w:pPr>
        <w:numPr>
          <w:ilvl w:val="0"/>
          <w:numId w:val="133"/>
        </w:numPr>
        <w:spacing w:after="0" w:line="276" w:lineRule="auto"/>
        <w:jc w:val="both"/>
        <w:rPr>
          <w:rFonts w:cstheme="minorBidi"/>
          <w:sz w:val="24"/>
          <w:szCs w:val="24"/>
          <w:lang w:val="en-US"/>
        </w:rPr>
      </w:pPr>
      <w:r w:rsidRPr="0077547A">
        <w:rPr>
          <w:rFonts w:cstheme="minorBidi"/>
          <w:b/>
          <w:bCs/>
          <w:sz w:val="24"/>
          <w:szCs w:val="24"/>
          <w:lang w:val="en-US"/>
        </w:rPr>
        <w:lastRenderedPageBreak/>
        <w:t>PPE</w:t>
      </w:r>
      <w:r w:rsidRPr="0077547A">
        <w:rPr>
          <w:rFonts w:cstheme="minorBidi"/>
          <w:sz w:val="24"/>
          <w:szCs w:val="24"/>
          <w:lang w:val="en-US"/>
        </w:rPr>
        <w:t>: Mandatory use of gloves, goggles, masks/respirators and protective gear based on hazard level.</w:t>
      </w:r>
    </w:p>
    <w:p w14:paraId="103A1A47" w14:textId="4B41A7DD" w:rsidR="006E1E75" w:rsidRPr="0077547A" w:rsidRDefault="006E1E75" w:rsidP="00ED1847">
      <w:pPr>
        <w:numPr>
          <w:ilvl w:val="0"/>
          <w:numId w:val="133"/>
        </w:numPr>
        <w:spacing w:after="0" w:line="276" w:lineRule="auto"/>
        <w:jc w:val="both"/>
        <w:rPr>
          <w:rFonts w:cstheme="minorBidi"/>
          <w:sz w:val="24"/>
          <w:szCs w:val="24"/>
          <w:lang w:val="en-US"/>
        </w:rPr>
      </w:pPr>
      <w:r w:rsidRPr="0077547A">
        <w:rPr>
          <w:rFonts w:cstheme="minorBidi"/>
          <w:b/>
          <w:bCs/>
          <w:sz w:val="24"/>
          <w:szCs w:val="24"/>
          <w:lang w:val="en-US"/>
        </w:rPr>
        <w:t>Training</w:t>
      </w:r>
      <w:r w:rsidRPr="0077547A">
        <w:rPr>
          <w:rFonts w:cstheme="minorBidi"/>
          <w:sz w:val="24"/>
          <w:szCs w:val="24"/>
          <w:lang w:val="en-US"/>
        </w:rPr>
        <w:t>: Staff receive regular training on safe handling, segregation and emergency protocols.</w:t>
      </w:r>
    </w:p>
    <w:p w14:paraId="200EBE42" w14:textId="0FDEE1C7" w:rsidR="006E1E75" w:rsidRPr="0077547A" w:rsidRDefault="006E1E75" w:rsidP="00ED1847">
      <w:pPr>
        <w:numPr>
          <w:ilvl w:val="0"/>
          <w:numId w:val="133"/>
        </w:numPr>
        <w:spacing w:after="0" w:line="276" w:lineRule="auto"/>
        <w:jc w:val="both"/>
        <w:rPr>
          <w:rFonts w:cstheme="minorHAnsi"/>
          <w:sz w:val="24"/>
          <w:szCs w:val="24"/>
          <w:lang w:val="en-US"/>
        </w:rPr>
      </w:pPr>
      <w:r w:rsidRPr="0077547A">
        <w:rPr>
          <w:rFonts w:cstheme="minorHAnsi"/>
          <w:b/>
          <w:bCs/>
          <w:sz w:val="24"/>
          <w:szCs w:val="24"/>
          <w:lang w:val="en-US"/>
        </w:rPr>
        <w:t>Spill Control</w:t>
      </w:r>
      <w:r w:rsidRPr="0077547A">
        <w:rPr>
          <w:rFonts w:cstheme="minorHAnsi"/>
          <w:sz w:val="24"/>
          <w:szCs w:val="24"/>
          <w:lang w:val="en-US"/>
        </w:rPr>
        <w:t xml:space="preserve">: Secondary containment is used. Any spill is managed as per </w:t>
      </w:r>
      <w:proofErr w:type="spellStart"/>
      <w:r w:rsidR="005436BD" w:rsidRPr="0077547A">
        <w:rPr>
          <w:rFonts w:cstheme="minorHAnsi"/>
          <w:sz w:val="24"/>
          <w:szCs w:val="24"/>
          <w:lang w:val="en-US"/>
        </w:rPr>
        <w:t>Naxpar’s</w:t>
      </w:r>
      <w:proofErr w:type="spellEnd"/>
      <w:r w:rsidRPr="0077547A">
        <w:rPr>
          <w:rFonts w:cstheme="minorHAnsi"/>
          <w:sz w:val="24"/>
          <w:szCs w:val="24"/>
          <w:lang w:val="en-US"/>
        </w:rPr>
        <w:t xml:space="preserve"> spill response plan.</w:t>
      </w:r>
    </w:p>
    <w:p w14:paraId="70A5A0BF" w14:textId="77777777" w:rsidR="006E1E75" w:rsidRPr="0077547A" w:rsidRDefault="006E1E75" w:rsidP="00ED1847">
      <w:pPr>
        <w:pStyle w:val="ListParagraph"/>
        <w:numPr>
          <w:ilvl w:val="1"/>
          <w:numId w:val="149"/>
        </w:numPr>
        <w:spacing w:after="0" w:line="276" w:lineRule="auto"/>
        <w:rPr>
          <w:rFonts w:cstheme="minorHAnsi"/>
          <w:b/>
          <w:bCs/>
          <w:sz w:val="24"/>
          <w:szCs w:val="24"/>
          <w:lang w:val="en-US"/>
        </w:rPr>
      </w:pPr>
      <w:r w:rsidRPr="0077547A">
        <w:rPr>
          <w:rFonts w:cstheme="minorHAnsi"/>
          <w:b/>
          <w:bCs/>
          <w:sz w:val="24"/>
          <w:szCs w:val="24"/>
          <w:lang w:val="en-US"/>
        </w:rPr>
        <w:t>Non-Hazardous Waste Handling</w:t>
      </w:r>
    </w:p>
    <w:p w14:paraId="1D14B720" w14:textId="63E78A01" w:rsidR="006E1E75" w:rsidRPr="0077547A" w:rsidRDefault="006E1E75" w:rsidP="00ED1847">
      <w:pPr>
        <w:numPr>
          <w:ilvl w:val="0"/>
          <w:numId w:val="134"/>
        </w:numPr>
        <w:tabs>
          <w:tab w:val="clear" w:pos="720"/>
        </w:tabs>
        <w:spacing w:after="100" w:afterAutospacing="1" w:line="276" w:lineRule="auto"/>
        <w:jc w:val="both"/>
        <w:rPr>
          <w:rFonts w:cstheme="minorBidi"/>
          <w:sz w:val="24"/>
          <w:szCs w:val="24"/>
          <w:lang w:val="en-US"/>
        </w:rPr>
      </w:pPr>
      <w:r w:rsidRPr="0077547A">
        <w:rPr>
          <w:rFonts w:cstheme="minorBidi"/>
          <w:b/>
          <w:bCs/>
          <w:sz w:val="24"/>
          <w:szCs w:val="24"/>
          <w:lang w:val="en-US"/>
        </w:rPr>
        <w:t>PPE</w:t>
      </w:r>
      <w:r w:rsidRPr="0077547A">
        <w:rPr>
          <w:rFonts w:cstheme="minorBidi"/>
          <w:sz w:val="24"/>
          <w:szCs w:val="24"/>
          <w:lang w:val="en-US"/>
        </w:rPr>
        <w:t>: While non-hazardous waste handling does not typically require specialized PPE, workers should wear gloves and other general protective equipment to prevent minor injuries.</w:t>
      </w:r>
    </w:p>
    <w:p w14:paraId="3EC2044B" w14:textId="77777777" w:rsidR="006E1E75" w:rsidRPr="0077547A" w:rsidRDefault="006E1E75" w:rsidP="00ED1847">
      <w:pPr>
        <w:numPr>
          <w:ilvl w:val="0"/>
          <w:numId w:val="134"/>
        </w:numPr>
        <w:tabs>
          <w:tab w:val="clear" w:pos="720"/>
        </w:tabs>
        <w:spacing w:after="100" w:afterAutospacing="1" w:line="276" w:lineRule="auto"/>
        <w:jc w:val="both"/>
        <w:rPr>
          <w:rFonts w:cstheme="minorHAnsi"/>
          <w:sz w:val="24"/>
          <w:szCs w:val="24"/>
          <w:lang w:val="en-US"/>
        </w:rPr>
      </w:pPr>
      <w:r w:rsidRPr="0077547A">
        <w:rPr>
          <w:rFonts w:cstheme="minorHAnsi"/>
          <w:b/>
          <w:bCs/>
          <w:sz w:val="24"/>
          <w:szCs w:val="24"/>
          <w:lang w:val="en-US"/>
        </w:rPr>
        <w:t>Handling Instructions</w:t>
      </w:r>
      <w:r w:rsidRPr="0077547A">
        <w:rPr>
          <w:rFonts w:cstheme="minorHAnsi"/>
          <w:sz w:val="24"/>
          <w:szCs w:val="24"/>
          <w:lang w:val="en-US"/>
        </w:rPr>
        <w:t>: Non-hazardous waste should be handled with care to avoid contamination with hazardous or recyclable materials. The waste should be placed directly into designated containers to ensure segregation is maintained.</w:t>
      </w:r>
    </w:p>
    <w:p w14:paraId="342B7788" w14:textId="77777777" w:rsidR="006E1E75" w:rsidRPr="0077547A" w:rsidRDefault="006E1E75" w:rsidP="00ED1847">
      <w:pPr>
        <w:numPr>
          <w:ilvl w:val="0"/>
          <w:numId w:val="134"/>
        </w:numPr>
        <w:spacing w:after="0" w:line="276" w:lineRule="auto"/>
        <w:jc w:val="both"/>
        <w:rPr>
          <w:rFonts w:cstheme="minorHAnsi"/>
          <w:sz w:val="24"/>
          <w:szCs w:val="24"/>
          <w:lang w:val="en-US"/>
        </w:rPr>
      </w:pPr>
      <w:r w:rsidRPr="0077547A">
        <w:rPr>
          <w:rFonts w:cstheme="minorHAnsi"/>
          <w:b/>
          <w:bCs/>
          <w:sz w:val="24"/>
          <w:szCs w:val="24"/>
          <w:lang w:val="en-US"/>
        </w:rPr>
        <w:t>Safety Considerations</w:t>
      </w:r>
      <w:r w:rsidRPr="0077547A">
        <w:rPr>
          <w:rFonts w:cstheme="minorHAnsi"/>
          <w:sz w:val="24"/>
          <w:szCs w:val="24"/>
          <w:lang w:val="en-US"/>
        </w:rPr>
        <w:t>: The handling area for non-hazardous waste should be kept clean and organized to ensure safe handling and quick access to storage or disposal facilities.</w:t>
      </w:r>
    </w:p>
    <w:p w14:paraId="02955E6C" w14:textId="77777777" w:rsidR="006E1E75" w:rsidRPr="0077547A" w:rsidRDefault="006E1E75" w:rsidP="00ED1847">
      <w:pPr>
        <w:pStyle w:val="ListParagraph"/>
        <w:numPr>
          <w:ilvl w:val="2"/>
          <w:numId w:val="149"/>
        </w:numPr>
        <w:spacing w:after="0" w:line="276" w:lineRule="auto"/>
        <w:rPr>
          <w:rFonts w:cstheme="minorHAnsi"/>
          <w:b/>
          <w:bCs/>
          <w:sz w:val="24"/>
          <w:szCs w:val="24"/>
          <w:lang w:val="en-US"/>
        </w:rPr>
      </w:pPr>
      <w:r w:rsidRPr="0077547A">
        <w:rPr>
          <w:rFonts w:cstheme="minorHAnsi"/>
          <w:b/>
          <w:bCs/>
          <w:sz w:val="24"/>
          <w:szCs w:val="24"/>
          <w:lang w:val="en-US"/>
        </w:rPr>
        <w:t>Recyclable Waste Handling</w:t>
      </w:r>
    </w:p>
    <w:p w14:paraId="375409AF" w14:textId="327B1177" w:rsidR="006E1E75" w:rsidRPr="0077547A" w:rsidRDefault="006E1E75" w:rsidP="00ED1847">
      <w:pPr>
        <w:numPr>
          <w:ilvl w:val="0"/>
          <w:numId w:val="153"/>
        </w:numPr>
        <w:spacing w:after="100" w:afterAutospacing="1" w:line="276" w:lineRule="auto"/>
        <w:jc w:val="both"/>
        <w:rPr>
          <w:rFonts w:cstheme="minorBidi"/>
          <w:sz w:val="24"/>
          <w:szCs w:val="24"/>
          <w:lang w:val="en-US"/>
        </w:rPr>
      </w:pPr>
      <w:r w:rsidRPr="0077547A">
        <w:rPr>
          <w:rFonts w:cstheme="minorBidi"/>
          <w:b/>
          <w:bCs/>
          <w:sz w:val="24"/>
          <w:szCs w:val="24"/>
          <w:lang w:val="en-US"/>
        </w:rPr>
        <w:t>PPE</w:t>
      </w:r>
      <w:r w:rsidRPr="0077547A">
        <w:rPr>
          <w:rFonts w:cstheme="minorBidi"/>
          <w:sz w:val="24"/>
          <w:szCs w:val="24"/>
          <w:lang w:val="en-US"/>
        </w:rPr>
        <w:t>: Employees should wear gloves and any other PPE deemed necessary to handle recyclables safely.</w:t>
      </w:r>
    </w:p>
    <w:p w14:paraId="2E045E1D" w14:textId="77777777" w:rsidR="006E1E75" w:rsidRPr="0077547A" w:rsidRDefault="006E1E75" w:rsidP="00ED1847">
      <w:pPr>
        <w:numPr>
          <w:ilvl w:val="0"/>
          <w:numId w:val="153"/>
        </w:numPr>
        <w:spacing w:after="100" w:afterAutospacing="1" w:line="276" w:lineRule="auto"/>
        <w:jc w:val="both"/>
        <w:rPr>
          <w:rFonts w:cstheme="minorHAnsi"/>
          <w:sz w:val="24"/>
          <w:szCs w:val="24"/>
          <w:lang w:val="en-US"/>
        </w:rPr>
      </w:pPr>
      <w:r w:rsidRPr="0077547A">
        <w:rPr>
          <w:rFonts w:cstheme="minorHAnsi"/>
          <w:b/>
          <w:bCs/>
          <w:sz w:val="24"/>
          <w:szCs w:val="24"/>
          <w:lang w:val="en-US"/>
        </w:rPr>
        <w:t>Sorting</w:t>
      </w:r>
      <w:r w:rsidRPr="0077547A">
        <w:rPr>
          <w:rFonts w:cstheme="minorHAnsi"/>
          <w:sz w:val="24"/>
          <w:szCs w:val="24"/>
          <w:lang w:val="en-US"/>
        </w:rPr>
        <w:t>: Employees must follow proper sorting instructions to ensure that recyclable materials are separated by type (e.g., plastics, paper, cloth) and are not contaminated by non-recyclable or hazardous materials.</w:t>
      </w:r>
    </w:p>
    <w:p w14:paraId="789B395A" w14:textId="77777777" w:rsidR="006E1E75" w:rsidRPr="0077547A" w:rsidRDefault="006E1E75" w:rsidP="00ED1847">
      <w:pPr>
        <w:numPr>
          <w:ilvl w:val="0"/>
          <w:numId w:val="153"/>
        </w:numPr>
        <w:spacing w:after="0" w:line="276" w:lineRule="auto"/>
        <w:jc w:val="both"/>
        <w:rPr>
          <w:rFonts w:cstheme="minorHAnsi"/>
          <w:sz w:val="24"/>
          <w:szCs w:val="24"/>
          <w:lang w:val="en-US"/>
        </w:rPr>
      </w:pPr>
      <w:r w:rsidRPr="0077547A">
        <w:rPr>
          <w:rFonts w:cstheme="minorHAnsi"/>
          <w:b/>
          <w:bCs/>
          <w:sz w:val="24"/>
          <w:szCs w:val="24"/>
          <w:lang w:val="en-US"/>
        </w:rPr>
        <w:t>Handling Procedures</w:t>
      </w:r>
      <w:r w:rsidRPr="0077547A">
        <w:rPr>
          <w:rFonts w:cstheme="minorHAnsi"/>
          <w:sz w:val="24"/>
          <w:szCs w:val="24"/>
          <w:lang w:val="en-US"/>
        </w:rPr>
        <w:t>: Recyclables should be handled carefully to prevent breakage and must be compacted if needed to reduce volume and prepare them for transportation.</w:t>
      </w:r>
    </w:p>
    <w:p w14:paraId="75F42216" w14:textId="77777777" w:rsidR="006E1E75" w:rsidRPr="0077547A" w:rsidRDefault="006E1E75" w:rsidP="00ED1847">
      <w:pPr>
        <w:pStyle w:val="ListParagraph"/>
        <w:numPr>
          <w:ilvl w:val="3"/>
          <w:numId w:val="149"/>
        </w:numPr>
        <w:spacing w:after="0" w:line="276" w:lineRule="auto"/>
        <w:jc w:val="both"/>
        <w:rPr>
          <w:rFonts w:cstheme="minorHAnsi"/>
          <w:b/>
          <w:bCs/>
          <w:sz w:val="24"/>
          <w:szCs w:val="24"/>
          <w:lang w:val="en-US"/>
        </w:rPr>
      </w:pPr>
      <w:r w:rsidRPr="0077547A">
        <w:rPr>
          <w:rFonts w:cstheme="minorHAnsi"/>
          <w:b/>
          <w:bCs/>
          <w:sz w:val="24"/>
          <w:szCs w:val="24"/>
          <w:lang w:val="en-US"/>
        </w:rPr>
        <w:t>Organic Waste Handling</w:t>
      </w:r>
    </w:p>
    <w:p w14:paraId="31CC9184" w14:textId="51595FEE" w:rsidR="006E1E75" w:rsidRPr="0077547A" w:rsidRDefault="006E1E75" w:rsidP="00ED1847">
      <w:pPr>
        <w:numPr>
          <w:ilvl w:val="0"/>
          <w:numId w:val="135"/>
        </w:numPr>
        <w:tabs>
          <w:tab w:val="clear" w:pos="720"/>
        </w:tabs>
        <w:spacing w:after="0" w:line="276" w:lineRule="auto"/>
        <w:jc w:val="both"/>
        <w:rPr>
          <w:rFonts w:cstheme="minorBidi"/>
          <w:sz w:val="24"/>
          <w:szCs w:val="24"/>
          <w:lang w:val="en-US"/>
        </w:rPr>
      </w:pPr>
      <w:r w:rsidRPr="0077547A">
        <w:rPr>
          <w:rFonts w:cstheme="minorBidi"/>
          <w:b/>
          <w:bCs/>
          <w:sz w:val="24"/>
          <w:szCs w:val="24"/>
          <w:lang w:val="en-US"/>
        </w:rPr>
        <w:t>PPE</w:t>
      </w:r>
      <w:r w:rsidRPr="0077547A">
        <w:rPr>
          <w:rFonts w:cstheme="minorBidi"/>
          <w:sz w:val="24"/>
          <w:szCs w:val="24"/>
          <w:lang w:val="en-US"/>
        </w:rPr>
        <w:t>: Employees handling organic waste should wear gloves and any other suitable PPE to avoid direct contact with potentially contaminated materials.</w:t>
      </w:r>
    </w:p>
    <w:p w14:paraId="0FF7419C" w14:textId="77777777" w:rsidR="006E1E75" w:rsidRPr="0077547A" w:rsidRDefault="006E1E75" w:rsidP="00ED1847">
      <w:pPr>
        <w:numPr>
          <w:ilvl w:val="0"/>
          <w:numId w:val="135"/>
        </w:numPr>
        <w:spacing w:after="100" w:afterAutospacing="1" w:line="276" w:lineRule="auto"/>
        <w:ind w:left="714" w:hanging="357"/>
        <w:jc w:val="both"/>
        <w:rPr>
          <w:rFonts w:cstheme="minorHAnsi"/>
          <w:sz w:val="24"/>
          <w:szCs w:val="24"/>
          <w:lang w:val="en-US"/>
        </w:rPr>
      </w:pPr>
      <w:r w:rsidRPr="0077547A">
        <w:rPr>
          <w:rFonts w:cstheme="minorHAnsi"/>
          <w:b/>
          <w:bCs/>
          <w:sz w:val="24"/>
          <w:szCs w:val="24"/>
          <w:lang w:val="en-US"/>
        </w:rPr>
        <w:t>Proper Handling</w:t>
      </w:r>
      <w:r w:rsidRPr="0077547A">
        <w:rPr>
          <w:rFonts w:cstheme="minorHAnsi"/>
          <w:sz w:val="24"/>
          <w:szCs w:val="24"/>
          <w:lang w:val="en-US"/>
        </w:rPr>
        <w:t>: Organic waste must be handled in a manner that minimizes odor and contamination. Any spillage of organic material should be promptly cleaned up to prevent pests or other health risks.</w:t>
      </w:r>
    </w:p>
    <w:p w14:paraId="7FD9E056" w14:textId="7A25892E" w:rsidR="00C77826" w:rsidRPr="0077547A" w:rsidRDefault="00D0422C" w:rsidP="00ED1847">
      <w:pPr>
        <w:pStyle w:val="ListParagraph"/>
        <w:numPr>
          <w:ilvl w:val="2"/>
          <w:numId w:val="12"/>
        </w:numPr>
        <w:spacing w:after="0" w:line="276" w:lineRule="auto"/>
        <w:ind w:left="709"/>
        <w:jc w:val="both"/>
        <w:rPr>
          <w:rFonts w:cstheme="minorBidi"/>
          <w:b/>
          <w:bCs/>
          <w:sz w:val="24"/>
          <w:szCs w:val="24"/>
          <w:lang w:val="en-US"/>
        </w:rPr>
      </w:pPr>
      <w:r w:rsidRPr="0077547A">
        <w:rPr>
          <w:rFonts w:cstheme="minorBidi"/>
          <w:b/>
          <w:bCs/>
          <w:sz w:val="24"/>
          <w:szCs w:val="24"/>
          <w:lang w:val="en-US"/>
        </w:rPr>
        <w:t>Bio-Medical Waste Handling</w:t>
      </w:r>
    </w:p>
    <w:p w14:paraId="3A2863B1" w14:textId="18FCBD6C" w:rsidR="00D0422C" w:rsidRPr="0077547A" w:rsidRDefault="00D0422C" w:rsidP="00ED1847">
      <w:pPr>
        <w:numPr>
          <w:ilvl w:val="0"/>
          <w:numId w:val="135"/>
        </w:numPr>
        <w:tabs>
          <w:tab w:val="clear" w:pos="720"/>
        </w:tabs>
        <w:spacing w:after="0" w:line="276" w:lineRule="auto"/>
        <w:jc w:val="both"/>
        <w:rPr>
          <w:rFonts w:cstheme="minorBidi"/>
          <w:sz w:val="24"/>
          <w:szCs w:val="24"/>
          <w:lang w:val="en-US"/>
        </w:rPr>
      </w:pPr>
      <w:r w:rsidRPr="0077547A">
        <w:rPr>
          <w:rFonts w:cstheme="minorBidi"/>
          <w:b/>
          <w:bCs/>
          <w:sz w:val="24"/>
          <w:szCs w:val="24"/>
          <w:lang w:val="en-US"/>
        </w:rPr>
        <w:t>PPE:</w:t>
      </w:r>
      <w:r w:rsidRPr="0077547A">
        <w:rPr>
          <w:rFonts w:cstheme="minorBidi"/>
          <w:sz w:val="24"/>
          <w:szCs w:val="24"/>
          <w:lang w:val="en-US"/>
        </w:rPr>
        <w:t xml:space="preserve"> </w:t>
      </w:r>
      <w:r w:rsidR="00990FC5" w:rsidRPr="0077547A">
        <w:rPr>
          <w:rFonts w:cstheme="minorBidi"/>
          <w:sz w:val="24"/>
          <w:szCs w:val="24"/>
          <w:lang w:val="en-US"/>
        </w:rPr>
        <w:t xml:space="preserve">Employees handling BMW </w:t>
      </w:r>
      <w:r w:rsidR="003A007E" w:rsidRPr="0077547A">
        <w:rPr>
          <w:rFonts w:cstheme="minorBidi"/>
          <w:sz w:val="24"/>
          <w:szCs w:val="24"/>
          <w:lang w:val="en-US"/>
        </w:rPr>
        <w:t xml:space="preserve">should </w:t>
      </w:r>
      <w:r w:rsidR="3B8E0BC4" w:rsidRPr="0077547A">
        <w:rPr>
          <w:rFonts w:cstheme="minorBidi"/>
          <w:sz w:val="24"/>
          <w:szCs w:val="24"/>
          <w:lang w:val="en-US"/>
        </w:rPr>
        <w:t>adhere to</w:t>
      </w:r>
      <w:r w:rsidR="003A007E" w:rsidRPr="0077547A">
        <w:rPr>
          <w:rFonts w:cstheme="minorBidi"/>
          <w:sz w:val="24"/>
          <w:szCs w:val="24"/>
          <w:lang w:val="en-US"/>
        </w:rPr>
        <w:t xml:space="preserve"> m</w:t>
      </w:r>
      <w:r w:rsidRPr="0077547A">
        <w:rPr>
          <w:rFonts w:cstheme="minorBidi"/>
          <w:sz w:val="24"/>
          <w:szCs w:val="24"/>
          <w:lang w:val="en-US"/>
        </w:rPr>
        <w:t>andatory use of gloves, goggles</w:t>
      </w:r>
      <w:r w:rsidR="005C5E65" w:rsidRPr="0077547A">
        <w:rPr>
          <w:rFonts w:cstheme="minorBidi"/>
          <w:sz w:val="24"/>
          <w:szCs w:val="24"/>
          <w:lang w:val="en-US"/>
        </w:rPr>
        <w:t xml:space="preserve"> </w:t>
      </w:r>
      <w:r w:rsidR="006935F7" w:rsidRPr="0077547A">
        <w:rPr>
          <w:rFonts w:cstheme="minorBidi"/>
          <w:sz w:val="24"/>
          <w:szCs w:val="24"/>
          <w:lang w:val="en-US"/>
        </w:rPr>
        <w:t>and</w:t>
      </w:r>
      <w:r w:rsidR="69553DC4" w:rsidRPr="0077547A">
        <w:rPr>
          <w:rFonts w:cstheme="minorBidi"/>
          <w:sz w:val="24"/>
          <w:szCs w:val="24"/>
          <w:lang w:val="en-US"/>
        </w:rPr>
        <w:t xml:space="preserve"> masks</w:t>
      </w:r>
      <w:r w:rsidRPr="0077547A">
        <w:rPr>
          <w:rFonts w:cstheme="minorBidi"/>
          <w:sz w:val="24"/>
          <w:szCs w:val="24"/>
          <w:lang w:val="en-US"/>
        </w:rPr>
        <w:t xml:space="preserve"> </w:t>
      </w:r>
      <w:r w:rsidR="003A007E" w:rsidRPr="0077547A">
        <w:rPr>
          <w:rFonts w:cstheme="minorBidi"/>
          <w:sz w:val="24"/>
          <w:szCs w:val="24"/>
          <w:lang w:val="en-US"/>
        </w:rPr>
        <w:t xml:space="preserve">to avoid direct contact with the </w:t>
      </w:r>
      <w:r w:rsidR="00D15B56" w:rsidRPr="0077547A">
        <w:rPr>
          <w:rFonts w:cstheme="minorBidi"/>
          <w:sz w:val="24"/>
          <w:szCs w:val="24"/>
          <w:lang w:val="en-US"/>
        </w:rPr>
        <w:t>contaminated materials.</w:t>
      </w:r>
    </w:p>
    <w:p w14:paraId="3A85435C" w14:textId="7D53052E" w:rsidR="00D0422C" w:rsidRPr="0077547A" w:rsidRDefault="00D0422C" w:rsidP="00ED1847">
      <w:pPr>
        <w:numPr>
          <w:ilvl w:val="0"/>
          <w:numId w:val="135"/>
        </w:numPr>
        <w:tabs>
          <w:tab w:val="clear" w:pos="720"/>
        </w:tabs>
        <w:spacing w:after="0" w:line="276" w:lineRule="auto"/>
        <w:jc w:val="both"/>
        <w:rPr>
          <w:rFonts w:cstheme="minorBidi"/>
          <w:sz w:val="24"/>
          <w:szCs w:val="24"/>
          <w:lang w:val="en-US"/>
        </w:rPr>
      </w:pPr>
      <w:r w:rsidRPr="0077547A">
        <w:rPr>
          <w:rFonts w:cstheme="minorBidi"/>
          <w:sz w:val="24"/>
          <w:szCs w:val="24"/>
          <w:lang w:val="en-US"/>
        </w:rPr>
        <w:t xml:space="preserve">Training: </w:t>
      </w:r>
      <w:r w:rsidR="00D15B56" w:rsidRPr="0077547A">
        <w:rPr>
          <w:rFonts w:cstheme="minorBidi"/>
          <w:sz w:val="24"/>
          <w:szCs w:val="24"/>
          <w:lang w:val="en-US"/>
        </w:rPr>
        <w:t xml:space="preserve">All the BMW handlers should </w:t>
      </w:r>
      <w:r w:rsidRPr="0077547A">
        <w:rPr>
          <w:rFonts w:cstheme="minorBidi"/>
          <w:sz w:val="24"/>
          <w:szCs w:val="24"/>
          <w:lang w:val="en-US"/>
        </w:rPr>
        <w:t>receive regular training on safe handling</w:t>
      </w:r>
      <w:r w:rsidR="00D15B56" w:rsidRPr="0077547A">
        <w:rPr>
          <w:rFonts w:cstheme="minorBidi"/>
          <w:sz w:val="24"/>
          <w:szCs w:val="24"/>
          <w:lang w:val="en-US"/>
        </w:rPr>
        <w:t xml:space="preserve"> &amp; storage of material</w:t>
      </w:r>
      <w:r w:rsidRPr="0077547A">
        <w:rPr>
          <w:rFonts w:cstheme="minorBidi"/>
          <w:sz w:val="24"/>
          <w:szCs w:val="24"/>
          <w:lang w:val="en-US"/>
        </w:rPr>
        <w:t>.</w:t>
      </w:r>
    </w:p>
    <w:p w14:paraId="639FC6BD" w14:textId="5554A63C" w:rsidR="00D0422C" w:rsidRPr="0077547A" w:rsidRDefault="00D0422C" w:rsidP="00ED1847">
      <w:pPr>
        <w:numPr>
          <w:ilvl w:val="0"/>
          <w:numId w:val="135"/>
        </w:numPr>
        <w:tabs>
          <w:tab w:val="clear" w:pos="720"/>
        </w:tabs>
        <w:spacing w:after="0" w:line="276" w:lineRule="auto"/>
        <w:jc w:val="both"/>
        <w:rPr>
          <w:rFonts w:cstheme="minorBidi"/>
          <w:sz w:val="24"/>
          <w:szCs w:val="24"/>
          <w:lang w:val="en-US"/>
        </w:rPr>
      </w:pPr>
      <w:r w:rsidRPr="0077547A">
        <w:rPr>
          <w:rFonts w:cstheme="minorBidi"/>
          <w:sz w:val="24"/>
          <w:szCs w:val="24"/>
          <w:lang w:val="en-US"/>
        </w:rPr>
        <w:t xml:space="preserve">Handling Instructions: </w:t>
      </w:r>
      <w:r w:rsidR="00D15B56" w:rsidRPr="0077547A">
        <w:rPr>
          <w:rFonts w:cstheme="minorBidi"/>
          <w:sz w:val="24"/>
          <w:szCs w:val="24"/>
          <w:lang w:val="en-US"/>
        </w:rPr>
        <w:t>BMW</w:t>
      </w:r>
      <w:r w:rsidRPr="0077547A">
        <w:rPr>
          <w:rFonts w:cstheme="minorBidi"/>
          <w:sz w:val="24"/>
          <w:szCs w:val="24"/>
          <w:lang w:val="en-US"/>
        </w:rPr>
        <w:t xml:space="preserve"> should be handled with care to avoid contamination with hazardous or recyclable materials. </w:t>
      </w:r>
    </w:p>
    <w:p w14:paraId="03983374" w14:textId="0FE956BB" w:rsidR="00D0422C" w:rsidRPr="0077547A" w:rsidRDefault="00D0422C" w:rsidP="00ED1847">
      <w:pPr>
        <w:numPr>
          <w:ilvl w:val="0"/>
          <w:numId w:val="135"/>
        </w:numPr>
        <w:tabs>
          <w:tab w:val="clear" w:pos="720"/>
        </w:tabs>
        <w:spacing w:after="0" w:line="276" w:lineRule="auto"/>
        <w:jc w:val="both"/>
        <w:rPr>
          <w:rFonts w:cstheme="minorBidi"/>
          <w:sz w:val="24"/>
          <w:szCs w:val="24"/>
          <w:lang w:val="en-US"/>
        </w:rPr>
      </w:pPr>
      <w:r w:rsidRPr="0077547A">
        <w:rPr>
          <w:rFonts w:cstheme="minorBidi"/>
          <w:sz w:val="24"/>
          <w:szCs w:val="24"/>
          <w:lang w:val="en-US"/>
        </w:rPr>
        <w:lastRenderedPageBreak/>
        <w:t xml:space="preserve">Safety Considerations: The </w:t>
      </w:r>
      <w:r w:rsidR="003437BC" w:rsidRPr="0077547A">
        <w:rPr>
          <w:rFonts w:cstheme="minorBidi"/>
          <w:sz w:val="24"/>
          <w:szCs w:val="24"/>
          <w:lang w:val="en-US"/>
        </w:rPr>
        <w:t xml:space="preserve">BMW </w:t>
      </w:r>
      <w:r w:rsidRPr="0077547A">
        <w:rPr>
          <w:rFonts w:cstheme="minorBidi"/>
          <w:sz w:val="24"/>
          <w:szCs w:val="24"/>
          <w:lang w:val="en-US"/>
        </w:rPr>
        <w:t>handl</w:t>
      </w:r>
      <w:r w:rsidR="003437BC" w:rsidRPr="0077547A">
        <w:rPr>
          <w:rFonts w:cstheme="minorBidi"/>
          <w:sz w:val="24"/>
          <w:szCs w:val="24"/>
          <w:lang w:val="en-US"/>
        </w:rPr>
        <w:t>ers should be vaccinated with Hepatitis-B vaccination</w:t>
      </w:r>
      <w:r w:rsidRPr="0077547A">
        <w:rPr>
          <w:rFonts w:cstheme="minorBidi"/>
          <w:sz w:val="24"/>
          <w:szCs w:val="24"/>
          <w:lang w:val="en-US"/>
        </w:rPr>
        <w:t>.</w:t>
      </w:r>
    </w:p>
    <w:p w14:paraId="66105A49" w14:textId="77777777" w:rsidR="00D0422C" w:rsidRPr="0077547A" w:rsidRDefault="00D0422C" w:rsidP="0077547A">
      <w:pPr>
        <w:spacing w:after="0" w:line="276" w:lineRule="auto"/>
        <w:rPr>
          <w:rFonts w:cstheme="minorBidi"/>
          <w:b/>
          <w:bCs/>
          <w:sz w:val="24"/>
          <w:szCs w:val="24"/>
          <w:lang w:val="en-US"/>
        </w:rPr>
      </w:pPr>
    </w:p>
    <w:p w14:paraId="1B9CAA2F" w14:textId="0066B928" w:rsidR="006E1E75" w:rsidRPr="0077547A" w:rsidRDefault="006E1E75" w:rsidP="00ED1847">
      <w:pPr>
        <w:pStyle w:val="ListParagraph"/>
        <w:numPr>
          <w:ilvl w:val="2"/>
          <w:numId w:val="154"/>
        </w:numPr>
        <w:spacing w:after="0" w:line="276" w:lineRule="auto"/>
        <w:ind w:left="720" w:hanging="720"/>
        <w:rPr>
          <w:rFonts w:cstheme="minorHAnsi"/>
          <w:b/>
          <w:bCs/>
          <w:sz w:val="24"/>
          <w:szCs w:val="24"/>
          <w:lang w:val="en-US"/>
        </w:rPr>
      </w:pPr>
      <w:r w:rsidRPr="0077547A">
        <w:rPr>
          <w:rFonts w:cstheme="minorHAnsi"/>
          <w:b/>
          <w:bCs/>
          <w:sz w:val="24"/>
          <w:szCs w:val="24"/>
          <w:lang w:val="en-US"/>
        </w:rPr>
        <w:t>Transportation Procedures</w:t>
      </w:r>
    </w:p>
    <w:p w14:paraId="64397C80" w14:textId="1B53B3B2" w:rsidR="006E1E75" w:rsidRPr="0077547A" w:rsidRDefault="006E4A55" w:rsidP="33CEAB00">
      <w:pPr>
        <w:spacing w:after="120"/>
        <w:jc w:val="both"/>
        <w:rPr>
          <w:rFonts w:cstheme="minorBidi"/>
          <w:sz w:val="24"/>
          <w:szCs w:val="24"/>
          <w:lang w:val="en-US"/>
        </w:rPr>
      </w:pPr>
      <w:r w:rsidRPr="0077547A">
        <w:rPr>
          <w:rFonts w:cstheme="minorBidi"/>
          <w:sz w:val="24"/>
          <w:szCs w:val="24"/>
        </w:rPr>
        <w:t>Naxpar Pharma</w:t>
      </w:r>
      <w:r w:rsidR="006E1E75" w:rsidRPr="0077547A">
        <w:rPr>
          <w:rFonts w:cstheme="minorBidi"/>
          <w:sz w:val="24"/>
          <w:szCs w:val="24"/>
        </w:rPr>
        <w:t xml:space="preserve"> Pvt. Ltd. ensures that hazardous waste is transported with the highest standards of safety, compliance and traceability. All activities are performed in accordance with the Hazardous and Other Wastes (Management and Transboundary Movement) Rules, 2016, Motor Vehicles Act, 1988</w:t>
      </w:r>
      <w:r w:rsidR="006935F7" w:rsidRPr="0077547A">
        <w:rPr>
          <w:rFonts w:cstheme="minorBidi"/>
          <w:sz w:val="24"/>
          <w:szCs w:val="24"/>
        </w:rPr>
        <w:t>and</w:t>
      </w:r>
      <w:r w:rsidR="006E1E75" w:rsidRPr="0077547A">
        <w:rPr>
          <w:rFonts w:cstheme="minorBidi"/>
          <w:sz w:val="24"/>
          <w:szCs w:val="24"/>
        </w:rPr>
        <w:t xml:space="preserve"> the applicable State Pollution Control Board (SPCB) guidelines.</w:t>
      </w:r>
    </w:p>
    <w:p w14:paraId="0C6A39E2" w14:textId="77777777" w:rsidR="006E1E75" w:rsidRPr="0077547A" w:rsidRDefault="006E1E75" w:rsidP="00ED1847">
      <w:pPr>
        <w:pStyle w:val="ListParagraph"/>
        <w:numPr>
          <w:ilvl w:val="0"/>
          <w:numId w:val="158"/>
        </w:numPr>
        <w:spacing w:after="0" w:line="276" w:lineRule="auto"/>
        <w:jc w:val="both"/>
        <w:rPr>
          <w:rFonts w:cstheme="minorHAnsi"/>
          <w:b/>
          <w:bCs/>
          <w:sz w:val="24"/>
          <w:szCs w:val="24"/>
          <w:lang w:val="en-US"/>
        </w:rPr>
      </w:pPr>
      <w:r w:rsidRPr="0077547A">
        <w:rPr>
          <w:rFonts w:cstheme="minorHAnsi"/>
          <w:b/>
          <w:bCs/>
          <w:sz w:val="24"/>
          <w:szCs w:val="24"/>
          <w:lang w:val="en-US"/>
        </w:rPr>
        <w:t>Hazardous Waste Transportation</w:t>
      </w:r>
    </w:p>
    <w:p w14:paraId="623B3E7C" w14:textId="77777777" w:rsidR="006E1E75" w:rsidRPr="0077547A" w:rsidRDefault="006E1E75" w:rsidP="00ED1847">
      <w:pPr>
        <w:pStyle w:val="ListParagraph"/>
        <w:numPr>
          <w:ilvl w:val="0"/>
          <w:numId w:val="146"/>
        </w:numPr>
        <w:spacing w:after="0" w:line="276" w:lineRule="auto"/>
        <w:jc w:val="both"/>
        <w:rPr>
          <w:rFonts w:cstheme="minorHAnsi"/>
          <w:b/>
          <w:bCs/>
          <w:sz w:val="24"/>
          <w:szCs w:val="24"/>
        </w:rPr>
      </w:pPr>
      <w:r w:rsidRPr="0077547A">
        <w:rPr>
          <w:rFonts w:cstheme="minorHAnsi"/>
          <w:b/>
          <w:bCs/>
          <w:sz w:val="24"/>
          <w:szCs w:val="24"/>
        </w:rPr>
        <w:t>Licensed Contractors</w:t>
      </w:r>
    </w:p>
    <w:p w14:paraId="15D8FB68" w14:textId="2746F1C8" w:rsidR="006E1E75" w:rsidRPr="0077547A" w:rsidRDefault="006E1E75" w:rsidP="00ED1847">
      <w:pPr>
        <w:numPr>
          <w:ilvl w:val="0"/>
          <w:numId w:val="141"/>
        </w:numPr>
        <w:spacing w:after="0" w:line="276" w:lineRule="auto"/>
        <w:jc w:val="both"/>
        <w:rPr>
          <w:rFonts w:cstheme="minorBidi"/>
          <w:sz w:val="24"/>
          <w:szCs w:val="24"/>
        </w:rPr>
      </w:pPr>
      <w:r w:rsidRPr="0077547A">
        <w:rPr>
          <w:rFonts w:cstheme="minorBidi"/>
          <w:sz w:val="24"/>
          <w:szCs w:val="24"/>
        </w:rPr>
        <w:t xml:space="preserve">All hazardous waste is transported exclusively by </w:t>
      </w:r>
      <w:r w:rsidR="00BE2C2C" w:rsidRPr="0077547A">
        <w:rPr>
          <w:rFonts w:cstheme="minorBidi"/>
          <w:sz w:val="24"/>
          <w:szCs w:val="24"/>
        </w:rPr>
        <w:t xml:space="preserve">SPCB / </w:t>
      </w:r>
      <w:r w:rsidRPr="0077547A">
        <w:rPr>
          <w:rFonts w:cstheme="minorBidi"/>
          <w:sz w:val="24"/>
          <w:szCs w:val="24"/>
        </w:rPr>
        <w:t>CPCB authorized hazardous waste transport contractors.</w:t>
      </w:r>
    </w:p>
    <w:p w14:paraId="40318EE3" w14:textId="32FB850B" w:rsidR="006E1E75" w:rsidRPr="0077547A" w:rsidRDefault="006E1E75" w:rsidP="00ED1847">
      <w:pPr>
        <w:numPr>
          <w:ilvl w:val="0"/>
          <w:numId w:val="141"/>
        </w:numPr>
        <w:spacing w:after="0" w:line="276" w:lineRule="auto"/>
        <w:jc w:val="both"/>
        <w:rPr>
          <w:rFonts w:cstheme="minorHAnsi"/>
          <w:sz w:val="24"/>
          <w:szCs w:val="24"/>
        </w:rPr>
      </w:pPr>
      <w:r w:rsidRPr="0077547A">
        <w:rPr>
          <w:rFonts w:cstheme="minorHAnsi"/>
          <w:sz w:val="24"/>
          <w:szCs w:val="24"/>
        </w:rPr>
        <w:t>Contractors are required to hold valid transport licenses, vehicle fitness certificates</w:t>
      </w:r>
      <w:r w:rsidR="005C5E65"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personnel training certifications as per Rule 19 of the 2016 Hazardous Waste Rules.</w:t>
      </w:r>
    </w:p>
    <w:p w14:paraId="48436698" w14:textId="77777777" w:rsidR="006E1E75" w:rsidRPr="0077547A" w:rsidRDefault="006E1E75" w:rsidP="00ED1847">
      <w:pPr>
        <w:numPr>
          <w:ilvl w:val="0"/>
          <w:numId w:val="141"/>
        </w:numPr>
        <w:spacing w:after="0" w:line="276" w:lineRule="auto"/>
        <w:jc w:val="both"/>
        <w:rPr>
          <w:rFonts w:cstheme="minorHAnsi"/>
          <w:sz w:val="24"/>
          <w:szCs w:val="24"/>
        </w:rPr>
      </w:pPr>
      <w:r w:rsidRPr="0077547A">
        <w:rPr>
          <w:rFonts w:cstheme="minorHAnsi"/>
          <w:sz w:val="24"/>
          <w:szCs w:val="24"/>
        </w:rPr>
        <w:t>Service-level agreements ensure contractors adhere to both national and state-level environmental laws and submit documentation before each dispatch.</w:t>
      </w:r>
    </w:p>
    <w:p w14:paraId="5CC39DAC" w14:textId="77777777" w:rsidR="006E1E75" w:rsidRPr="0077547A" w:rsidRDefault="006E1E75" w:rsidP="00ED1847">
      <w:pPr>
        <w:pStyle w:val="ListParagraph"/>
        <w:numPr>
          <w:ilvl w:val="0"/>
          <w:numId w:val="146"/>
        </w:numPr>
        <w:spacing w:after="0" w:line="276" w:lineRule="auto"/>
        <w:jc w:val="both"/>
        <w:rPr>
          <w:rFonts w:cstheme="minorHAnsi"/>
          <w:b/>
          <w:bCs/>
          <w:sz w:val="24"/>
          <w:szCs w:val="24"/>
        </w:rPr>
      </w:pPr>
      <w:r w:rsidRPr="0077547A">
        <w:rPr>
          <w:rFonts w:cstheme="minorHAnsi"/>
          <w:b/>
          <w:bCs/>
          <w:sz w:val="24"/>
          <w:szCs w:val="24"/>
        </w:rPr>
        <w:t>Container Sealing and Vehicle Safety</w:t>
      </w:r>
    </w:p>
    <w:p w14:paraId="22793216" w14:textId="77777777" w:rsidR="00020DED" w:rsidRPr="0077547A" w:rsidRDefault="006E1E75" w:rsidP="00ED1847">
      <w:pPr>
        <w:numPr>
          <w:ilvl w:val="0"/>
          <w:numId w:val="142"/>
        </w:numPr>
        <w:spacing w:after="0" w:line="276" w:lineRule="auto"/>
        <w:jc w:val="both"/>
        <w:rPr>
          <w:rFonts w:cstheme="minorHAnsi"/>
          <w:sz w:val="24"/>
          <w:szCs w:val="24"/>
        </w:rPr>
      </w:pPr>
      <w:r w:rsidRPr="0077547A">
        <w:rPr>
          <w:rFonts w:cstheme="minorHAnsi"/>
          <w:b/>
          <w:bCs/>
          <w:sz w:val="24"/>
          <w:szCs w:val="24"/>
        </w:rPr>
        <w:t>Pre-Dispatch Inspection:</w:t>
      </w:r>
    </w:p>
    <w:p w14:paraId="5784C220" w14:textId="23917A05" w:rsidR="006E1E75" w:rsidRPr="0077547A" w:rsidRDefault="006E1E75" w:rsidP="33CEAB00">
      <w:pPr>
        <w:spacing w:after="0" w:line="276" w:lineRule="auto"/>
        <w:ind w:left="720"/>
        <w:jc w:val="both"/>
        <w:rPr>
          <w:rFonts w:cstheme="minorBidi"/>
          <w:sz w:val="24"/>
          <w:szCs w:val="24"/>
        </w:rPr>
      </w:pPr>
      <w:r w:rsidRPr="0077547A">
        <w:rPr>
          <w:rFonts w:cstheme="minorBidi"/>
          <w:sz w:val="24"/>
          <w:szCs w:val="24"/>
        </w:rPr>
        <w:t xml:space="preserve">All hazardous waste containers undergo visual and physical inspection by the EHS </w:t>
      </w:r>
      <w:r w:rsidR="00BE2C2C" w:rsidRPr="0077547A">
        <w:rPr>
          <w:rFonts w:cstheme="minorBidi"/>
          <w:sz w:val="24"/>
          <w:szCs w:val="24"/>
        </w:rPr>
        <w:t xml:space="preserve">Team </w:t>
      </w:r>
      <w:r w:rsidRPr="0077547A">
        <w:rPr>
          <w:rFonts w:cstheme="minorBidi"/>
          <w:sz w:val="24"/>
          <w:szCs w:val="24"/>
        </w:rPr>
        <w:t>to ensure they are undamaged, leak-proof and compliant with prescribed specifications.</w:t>
      </w:r>
    </w:p>
    <w:p w14:paraId="1B181C05" w14:textId="77777777" w:rsidR="006E1E75" w:rsidRPr="0077547A" w:rsidRDefault="006E1E75" w:rsidP="00ED1847">
      <w:pPr>
        <w:numPr>
          <w:ilvl w:val="0"/>
          <w:numId w:val="142"/>
        </w:numPr>
        <w:spacing w:after="0" w:line="276" w:lineRule="auto"/>
        <w:jc w:val="both"/>
        <w:rPr>
          <w:rFonts w:cstheme="minorHAnsi"/>
          <w:sz w:val="24"/>
          <w:szCs w:val="24"/>
        </w:rPr>
      </w:pPr>
      <w:r w:rsidRPr="0077547A">
        <w:rPr>
          <w:rFonts w:cstheme="minorHAnsi"/>
          <w:b/>
          <w:bCs/>
          <w:sz w:val="24"/>
          <w:szCs w:val="24"/>
        </w:rPr>
        <w:t>Container Specifications:</w:t>
      </w:r>
    </w:p>
    <w:p w14:paraId="06F7AFDB" w14:textId="254D379E" w:rsidR="006E1E75" w:rsidRPr="0077547A" w:rsidRDefault="006E1E75" w:rsidP="00ED1847">
      <w:pPr>
        <w:numPr>
          <w:ilvl w:val="1"/>
          <w:numId w:val="142"/>
        </w:numPr>
        <w:spacing w:after="0" w:line="276" w:lineRule="auto"/>
        <w:jc w:val="both"/>
        <w:rPr>
          <w:rFonts w:cstheme="minorBidi"/>
          <w:sz w:val="24"/>
          <w:szCs w:val="24"/>
        </w:rPr>
      </w:pPr>
      <w:r w:rsidRPr="0077547A">
        <w:rPr>
          <w:rFonts w:cstheme="minorBidi"/>
          <w:sz w:val="24"/>
          <w:szCs w:val="24"/>
        </w:rPr>
        <w:t xml:space="preserve">Constructed of HDPE </w:t>
      </w:r>
      <w:r w:rsidR="00B130F5" w:rsidRPr="0077547A">
        <w:rPr>
          <w:rFonts w:cstheme="minorBidi"/>
          <w:sz w:val="24"/>
          <w:szCs w:val="24"/>
        </w:rPr>
        <w:t>material</w:t>
      </w:r>
      <w:r w:rsidRPr="0077547A">
        <w:rPr>
          <w:rFonts w:cstheme="minorBidi"/>
          <w:sz w:val="24"/>
          <w:szCs w:val="24"/>
        </w:rPr>
        <w:t>.</w:t>
      </w:r>
    </w:p>
    <w:p w14:paraId="67221556" w14:textId="77777777" w:rsidR="006E1E75" w:rsidRPr="0077547A" w:rsidRDefault="006E1E75" w:rsidP="00ED1847">
      <w:pPr>
        <w:numPr>
          <w:ilvl w:val="1"/>
          <w:numId w:val="142"/>
        </w:numPr>
        <w:spacing w:after="0" w:line="276" w:lineRule="auto"/>
        <w:jc w:val="both"/>
        <w:rPr>
          <w:rFonts w:cstheme="minorHAnsi"/>
          <w:sz w:val="24"/>
          <w:szCs w:val="24"/>
        </w:rPr>
      </w:pPr>
      <w:r w:rsidRPr="0077547A">
        <w:rPr>
          <w:rFonts w:cstheme="minorHAnsi"/>
          <w:sz w:val="24"/>
          <w:szCs w:val="24"/>
        </w:rPr>
        <w:t>Equipped with tamper-evident lids and secure locking systems.</w:t>
      </w:r>
    </w:p>
    <w:p w14:paraId="21996799" w14:textId="1B9A0A33" w:rsidR="006E1E75" w:rsidRPr="0077547A" w:rsidRDefault="00B130F5" w:rsidP="00ED1847">
      <w:pPr>
        <w:numPr>
          <w:ilvl w:val="1"/>
          <w:numId w:val="142"/>
        </w:numPr>
        <w:spacing w:after="0" w:line="276" w:lineRule="auto"/>
        <w:jc w:val="both"/>
        <w:rPr>
          <w:rFonts w:cstheme="minorBidi"/>
          <w:sz w:val="24"/>
          <w:szCs w:val="24"/>
        </w:rPr>
      </w:pPr>
      <w:r w:rsidRPr="0077547A">
        <w:rPr>
          <w:rFonts w:cstheme="minorBidi"/>
          <w:sz w:val="24"/>
          <w:szCs w:val="24"/>
        </w:rPr>
        <w:t>Labelled</w:t>
      </w:r>
      <w:r w:rsidR="006E1E75" w:rsidRPr="0077547A">
        <w:rPr>
          <w:rFonts w:cstheme="minorBidi"/>
          <w:sz w:val="24"/>
          <w:szCs w:val="24"/>
        </w:rPr>
        <w:t xml:space="preserve"> in accordance with Schedule II of the 2016 Rules, including waste category, generation date and hazard symbols in English.</w:t>
      </w:r>
    </w:p>
    <w:p w14:paraId="15282CE1" w14:textId="77777777" w:rsidR="006E1E75" w:rsidRPr="0077547A" w:rsidRDefault="006E1E75" w:rsidP="00ED1847">
      <w:pPr>
        <w:numPr>
          <w:ilvl w:val="0"/>
          <w:numId w:val="142"/>
        </w:numPr>
        <w:spacing w:after="0" w:line="276" w:lineRule="auto"/>
        <w:jc w:val="both"/>
        <w:rPr>
          <w:rFonts w:cstheme="minorHAnsi"/>
          <w:sz w:val="24"/>
          <w:szCs w:val="24"/>
        </w:rPr>
      </w:pPr>
      <w:r w:rsidRPr="0077547A">
        <w:rPr>
          <w:rFonts w:cstheme="minorHAnsi"/>
          <w:b/>
          <w:bCs/>
          <w:sz w:val="24"/>
          <w:szCs w:val="24"/>
        </w:rPr>
        <w:t>Transport Vehicle Safety Features:</w:t>
      </w:r>
    </w:p>
    <w:p w14:paraId="79D743C2" w14:textId="27109535" w:rsidR="006E1E75" w:rsidRPr="0077547A" w:rsidRDefault="006E1E75" w:rsidP="00ED1847">
      <w:pPr>
        <w:numPr>
          <w:ilvl w:val="1"/>
          <w:numId w:val="142"/>
        </w:numPr>
        <w:spacing w:after="0" w:line="276" w:lineRule="auto"/>
        <w:jc w:val="both"/>
        <w:rPr>
          <w:rFonts w:cstheme="minorBidi"/>
          <w:sz w:val="24"/>
          <w:szCs w:val="24"/>
        </w:rPr>
      </w:pPr>
      <w:r w:rsidRPr="0077547A">
        <w:rPr>
          <w:rFonts w:cstheme="minorBidi"/>
          <w:sz w:val="24"/>
          <w:szCs w:val="24"/>
        </w:rPr>
        <w:t xml:space="preserve">Clearly marked with </w:t>
      </w:r>
      <w:r w:rsidRPr="0077547A">
        <w:rPr>
          <w:rFonts w:cstheme="minorBidi"/>
          <w:b/>
          <w:bCs/>
          <w:sz w:val="24"/>
          <w:szCs w:val="24"/>
        </w:rPr>
        <w:t>“HAZARDOUS WASTE”</w:t>
      </w:r>
      <w:r w:rsidRPr="0077547A">
        <w:rPr>
          <w:rFonts w:cstheme="minorBidi"/>
          <w:sz w:val="24"/>
          <w:szCs w:val="24"/>
        </w:rPr>
        <w:t xml:space="preserve"> placards, including appropriate UN hazard codes and color-coded labels.</w:t>
      </w:r>
    </w:p>
    <w:p w14:paraId="524F68B4" w14:textId="77777777" w:rsidR="006E1E75" w:rsidRPr="0077547A" w:rsidRDefault="006E1E75" w:rsidP="00ED1847">
      <w:pPr>
        <w:numPr>
          <w:ilvl w:val="1"/>
          <w:numId w:val="142"/>
        </w:numPr>
        <w:spacing w:after="0" w:line="276" w:lineRule="auto"/>
        <w:jc w:val="both"/>
        <w:rPr>
          <w:rFonts w:cstheme="minorHAnsi"/>
          <w:sz w:val="24"/>
          <w:szCs w:val="24"/>
        </w:rPr>
      </w:pPr>
      <w:r w:rsidRPr="0077547A">
        <w:rPr>
          <w:rFonts w:cstheme="minorHAnsi"/>
          <w:sz w:val="24"/>
          <w:szCs w:val="24"/>
        </w:rPr>
        <w:t>Vehicle body inspected for container stability and tie-down security prior to dispatch.</w:t>
      </w:r>
    </w:p>
    <w:p w14:paraId="4B70ABB7" w14:textId="77777777" w:rsidR="006E1E75" w:rsidRPr="0077547A" w:rsidRDefault="006E1E75" w:rsidP="00ED1847">
      <w:pPr>
        <w:pStyle w:val="ListParagraph"/>
        <w:numPr>
          <w:ilvl w:val="0"/>
          <w:numId w:val="146"/>
        </w:numPr>
        <w:spacing w:after="0" w:line="276" w:lineRule="auto"/>
        <w:jc w:val="both"/>
        <w:rPr>
          <w:rFonts w:cstheme="minorHAnsi"/>
          <w:b/>
          <w:bCs/>
          <w:sz w:val="24"/>
          <w:szCs w:val="24"/>
        </w:rPr>
      </w:pPr>
      <w:r w:rsidRPr="0077547A">
        <w:rPr>
          <w:rFonts w:cstheme="minorHAnsi"/>
          <w:b/>
          <w:bCs/>
          <w:sz w:val="24"/>
          <w:szCs w:val="24"/>
        </w:rPr>
        <w:t>Documentation and Regulatory Compliance</w:t>
      </w:r>
    </w:p>
    <w:p w14:paraId="3C785BA7" w14:textId="77777777" w:rsidR="006E1E75" w:rsidRPr="0077547A" w:rsidRDefault="006E1E75" w:rsidP="006E1E75">
      <w:pPr>
        <w:spacing w:line="276" w:lineRule="auto"/>
        <w:ind w:left="360"/>
        <w:jc w:val="both"/>
        <w:rPr>
          <w:rFonts w:cstheme="minorHAnsi"/>
          <w:sz w:val="24"/>
          <w:szCs w:val="24"/>
        </w:rPr>
      </w:pPr>
      <w:r w:rsidRPr="0077547A">
        <w:rPr>
          <w:rFonts w:cstheme="minorHAnsi"/>
          <w:sz w:val="24"/>
          <w:szCs w:val="24"/>
        </w:rPr>
        <w:t>Each shipment is accompanied by a full set of documentation as required under Rule 19 of the Hazardous Waste Rules and SPCB SOPs:</w:t>
      </w:r>
    </w:p>
    <w:p w14:paraId="7060FD24" w14:textId="77777777" w:rsidR="006E1E75" w:rsidRPr="0077547A" w:rsidRDefault="006E1E75" w:rsidP="00ED1847">
      <w:pPr>
        <w:numPr>
          <w:ilvl w:val="0"/>
          <w:numId w:val="143"/>
        </w:numPr>
        <w:tabs>
          <w:tab w:val="clear" w:pos="720"/>
          <w:tab w:val="num" w:pos="1080"/>
        </w:tabs>
        <w:spacing w:after="0" w:line="276" w:lineRule="auto"/>
        <w:ind w:left="1080"/>
        <w:jc w:val="both"/>
        <w:rPr>
          <w:rFonts w:cstheme="minorHAnsi"/>
          <w:sz w:val="24"/>
          <w:szCs w:val="24"/>
        </w:rPr>
      </w:pPr>
      <w:r w:rsidRPr="0077547A">
        <w:rPr>
          <w:rFonts w:cstheme="minorHAnsi"/>
          <w:b/>
          <w:bCs/>
          <w:sz w:val="24"/>
          <w:szCs w:val="24"/>
        </w:rPr>
        <w:t>Form 10 – Hazardous Waste Manifest:</w:t>
      </w:r>
    </w:p>
    <w:p w14:paraId="53DC485C" w14:textId="07C9CC82" w:rsidR="006E1E75" w:rsidRPr="0077547A" w:rsidRDefault="006E1E75" w:rsidP="00ED1847">
      <w:pPr>
        <w:numPr>
          <w:ilvl w:val="1"/>
          <w:numId w:val="143"/>
        </w:numPr>
        <w:tabs>
          <w:tab w:val="clear" w:pos="1440"/>
          <w:tab w:val="num" w:pos="1800"/>
        </w:tabs>
        <w:spacing w:after="0" w:line="276" w:lineRule="auto"/>
        <w:ind w:left="1800"/>
        <w:jc w:val="both"/>
        <w:rPr>
          <w:rFonts w:cstheme="minorHAnsi"/>
          <w:sz w:val="24"/>
          <w:szCs w:val="24"/>
        </w:rPr>
      </w:pPr>
      <w:r w:rsidRPr="0077547A">
        <w:rPr>
          <w:rFonts w:cstheme="minorHAnsi"/>
          <w:sz w:val="24"/>
          <w:szCs w:val="24"/>
        </w:rPr>
        <w:t xml:space="preserve">Contains generator details, transporter information, quantity, physical </w:t>
      </w:r>
      <w:proofErr w:type="gramStart"/>
      <w:r w:rsidRPr="0077547A">
        <w:rPr>
          <w:rFonts w:cstheme="minorHAnsi"/>
          <w:sz w:val="24"/>
          <w:szCs w:val="24"/>
        </w:rPr>
        <w:t>state</w:t>
      </w:r>
      <w:r w:rsidR="005C5E65" w:rsidRPr="0077547A">
        <w:rPr>
          <w:rFonts w:cstheme="minorHAnsi"/>
          <w:sz w:val="24"/>
          <w:szCs w:val="24"/>
        </w:rPr>
        <w:t xml:space="preserve">  </w:t>
      </w:r>
      <w:r w:rsidR="006935F7" w:rsidRPr="0077547A">
        <w:rPr>
          <w:rFonts w:cstheme="minorHAnsi"/>
          <w:sz w:val="24"/>
          <w:szCs w:val="24"/>
        </w:rPr>
        <w:t>and</w:t>
      </w:r>
      <w:proofErr w:type="gramEnd"/>
      <w:r w:rsidRPr="0077547A">
        <w:rPr>
          <w:rFonts w:cstheme="minorHAnsi"/>
          <w:sz w:val="24"/>
          <w:szCs w:val="24"/>
        </w:rPr>
        <w:t xml:space="preserve"> final disposal location</w:t>
      </w:r>
    </w:p>
    <w:p w14:paraId="44D0DC0B" w14:textId="70EE5D73" w:rsidR="006E1E75" w:rsidRPr="0077547A" w:rsidRDefault="006E1E75" w:rsidP="00ED1847">
      <w:pPr>
        <w:numPr>
          <w:ilvl w:val="1"/>
          <w:numId w:val="143"/>
        </w:numPr>
        <w:tabs>
          <w:tab w:val="clear" w:pos="1440"/>
          <w:tab w:val="num" w:pos="1800"/>
        </w:tabs>
        <w:spacing w:after="0" w:line="276" w:lineRule="auto"/>
        <w:ind w:left="1800"/>
        <w:jc w:val="both"/>
        <w:rPr>
          <w:rFonts w:cstheme="minorBidi"/>
          <w:sz w:val="24"/>
          <w:szCs w:val="24"/>
        </w:rPr>
      </w:pPr>
      <w:r w:rsidRPr="0077547A">
        <w:rPr>
          <w:rFonts w:cstheme="minorBidi"/>
          <w:sz w:val="24"/>
          <w:szCs w:val="24"/>
        </w:rPr>
        <w:lastRenderedPageBreak/>
        <w:t>Signed by the generator (</w:t>
      </w:r>
      <w:r w:rsidR="002B1B3D" w:rsidRPr="0077547A">
        <w:rPr>
          <w:rFonts w:cstheme="minorBidi"/>
          <w:sz w:val="24"/>
          <w:szCs w:val="24"/>
        </w:rPr>
        <w:t>Naxpar Pharma</w:t>
      </w:r>
      <w:r w:rsidRPr="0077547A">
        <w:rPr>
          <w:rFonts w:cstheme="minorBidi"/>
          <w:sz w:val="24"/>
          <w:szCs w:val="24"/>
        </w:rPr>
        <w:t xml:space="preserve"> Pvt. Ltd.), transporter and TSDF upon completion</w:t>
      </w:r>
    </w:p>
    <w:p w14:paraId="1B967E0C" w14:textId="77777777" w:rsidR="006E1E75" w:rsidRPr="0077547A" w:rsidRDefault="006E1E75" w:rsidP="00ED1847">
      <w:pPr>
        <w:numPr>
          <w:ilvl w:val="0"/>
          <w:numId w:val="143"/>
        </w:numPr>
        <w:tabs>
          <w:tab w:val="clear" w:pos="720"/>
          <w:tab w:val="num" w:pos="1080"/>
        </w:tabs>
        <w:spacing w:after="0" w:line="276" w:lineRule="auto"/>
        <w:ind w:left="1080"/>
        <w:jc w:val="both"/>
        <w:rPr>
          <w:rFonts w:cstheme="minorHAnsi"/>
          <w:sz w:val="24"/>
          <w:szCs w:val="24"/>
        </w:rPr>
      </w:pPr>
      <w:r w:rsidRPr="0077547A">
        <w:rPr>
          <w:rFonts w:cstheme="minorHAnsi"/>
          <w:b/>
          <w:bCs/>
          <w:sz w:val="24"/>
          <w:szCs w:val="24"/>
        </w:rPr>
        <w:t>Transport Authorization Certificate:</w:t>
      </w:r>
    </w:p>
    <w:p w14:paraId="776E42FC" w14:textId="30D7613D" w:rsidR="006E1E75" w:rsidRPr="0077547A" w:rsidRDefault="006E1E75" w:rsidP="00ED1847">
      <w:pPr>
        <w:numPr>
          <w:ilvl w:val="1"/>
          <w:numId w:val="143"/>
        </w:numPr>
        <w:tabs>
          <w:tab w:val="clear" w:pos="1440"/>
          <w:tab w:val="num" w:pos="1800"/>
        </w:tabs>
        <w:spacing w:after="0" w:line="276" w:lineRule="auto"/>
        <w:ind w:left="1800"/>
        <w:jc w:val="both"/>
        <w:rPr>
          <w:rFonts w:cstheme="minorHAnsi"/>
          <w:sz w:val="24"/>
          <w:szCs w:val="24"/>
        </w:rPr>
      </w:pPr>
      <w:r w:rsidRPr="0077547A">
        <w:rPr>
          <w:rFonts w:cstheme="minorHAnsi"/>
          <w:sz w:val="24"/>
          <w:szCs w:val="24"/>
        </w:rPr>
        <w:t>Verified copy of contractor’s waste transport approval issued by the SPCB</w:t>
      </w:r>
      <w:r w:rsidR="00396BC5" w:rsidRPr="0077547A">
        <w:rPr>
          <w:rFonts w:cstheme="minorHAnsi"/>
          <w:sz w:val="24"/>
          <w:szCs w:val="24"/>
        </w:rPr>
        <w:t>.</w:t>
      </w:r>
    </w:p>
    <w:p w14:paraId="5C0CB954" w14:textId="77777777" w:rsidR="006E1E75" w:rsidRPr="0077547A" w:rsidRDefault="006E1E75" w:rsidP="00ED1847">
      <w:pPr>
        <w:numPr>
          <w:ilvl w:val="0"/>
          <w:numId w:val="143"/>
        </w:numPr>
        <w:tabs>
          <w:tab w:val="clear" w:pos="720"/>
          <w:tab w:val="num" w:pos="1080"/>
        </w:tabs>
        <w:spacing w:after="0" w:line="276" w:lineRule="auto"/>
        <w:ind w:left="1080"/>
        <w:jc w:val="both"/>
        <w:rPr>
          <w:rFonts w:cstheme="minorHAnsi"/>
          <w:sz w:val="24"/>
          <w:szCs w:val="24"/>
        </w:rPr>
      </w:pPr>
      <w:r w:rsidRPr="0077547A">
        <w:rPr>
          <w:rFonts w:cstheme="minorHAnsi"/>
          <w:b/>
          <w:bCs/>
          <w:sz w:val="24"/>
          <w:szCs w:val="24"/>
        </w:rPr>
        <w:t>Safety Data Sheets (SDS):</w:t>
      </w:r>
    </w:p>
    <w:p w14:paraId="6F2EA80D" w14:textId="77777777" w:rsidR="006E1E75" w:rsidRPr="0077547A" w:rsidRDefault="006E1E75" w:rsidP="00ED1847">
      <w:pPr>
        <w:numPr>
          <w:ilvl w:val="1"/>
          <w:numId w:val="143"/>
        </w:numPr>
        <w:tabs>
          <w:tab w:val="clear" w:pos="1440"/>
          <w:tab w:val="num" w:pos="1800"/>
        </w:tabs>
        <w:spacing w:after="0" w:line="276" w:lineRule="auto"/>
        <w:ind w:left="1800"/>
        <w:jc w:val="both"/>
        <w:rPr>
          <w:rFonts w:cstheme="minorHAnsi"/>
          <w:sz w:val="24"/>
          <w:szCs w:val="24"/>
        </w:rPr>
      </w:pPr>
      <w:r w:rsidRPr="0077547A">
        <w:rPr>
          <w:rFonts w:cstheme="minorHAnsi"/>
          <w:sz w:val="24"/>
          <w:szCs w:val="24"/>
        </w:rPr>
        <w:t>Specific to the hazardous material being transported</w:t>
      </w:r>
    </w:p>
    <w:p w14:paraId="6BF1E113" w14:textId="7BD9986F" w:rsidR="006E1E75" w:rsidRPr="0077547A" w:rsidRDefault="006E1E75" w:rsidP="00ED1847">
      <w:pPr>
        <w:numPr>
          <w:ilvl w:val="1"/>
          <w:numId w:val="143"/>
        </w:numPr>
        <w:tabs>
          <w:tab w:val="clear" w:pos="1440"/>
          <w:tab w:val="num" w:pos="1800"/>
        </w:tabs>
        <w:spacing w:after="0" w:line="276" w:lineRule="auto"/>
        <w:ind w:left="1800"/>
        <w:jc w:val="both"/>
        <w:rPr>
          <w:rFonts w:cstheme="minorBidi"/>
          <w:sz w:val="24"/>
          <w:szCs w:val="24"/>
        </w:rPr>
      </w:pPr>
      <w:r w:rsidRPr="0077547A">
        <w:rPr>
          <w:rFonts w:cstheme="minorBidi"/>
          <w:sz w:val="24"/>
          <w:szCs w:val="24"/>
        </w:rPr>
        <w:t>Includes chemical composition, physical properties, hazards, first aid measures and firefighting precautions</w:t>
      </w:r>
    </w:p>
    <w:p w14:paraId="3954748A" w14:textId="77777777" w:rsidR="006E1E75" w:rsidRPr="0077547A" w:rsidRDefault="006E1E75" w:rsidP="00ED1847">
      <w:pPr>
        <w:pStyle w:val="ListParagraph"/>
        <w:numPr>
          <w:ilvl w:val="0"/>
          <w:numId w:val="146"/>
        </w:numPr>
        <w:spacing w:after="0" w:line="276" w:lineRule="auto"/>
        <w:jc w:val="both"/>
        <w:rPr>
          <w:rFonts w:cstheme="minorHAnsi"/>
          <w:b/>
          <w:bCs/>
          <w:sz w:val="24"/>
          <w:szCs w:val="24"/>
        </w:rPr>
      </w:pPr>
      <w:r w:rsidRPr="0077547A">
        <w:rPr>
          <w:rFonts w:cstheme="minorHAnsi"/>
          <w:b/>
          <w:bCs/>
          <w:sz w:val="24"/>
          <w:szCs w:val="24"/>
        </w:rPr>
        <w:t>Emergency Preparedness and Response</w:t>
      </w:r>
    </w:p>
    <w:p w14:paraId="7807957E" w14:textId="77777777" w:rsidR="006E1E75" w:rsidRPr="0077547A" w:rsidRDefault="006E1E75" w:rsidP="006E1E75">
      <w:pPr>
        <w:spacing w:line="276" w:lineRule="auto"/>
        <w:ind w:left="360"/>
        <w:jc w:val="both"/>
        <w:rPr>
          <w:rFonts w:cstheme="minorHAnsi"/>
          <w:sz w:val="24"/>
          <w:szCs w:val="24"/>
        </w:rPr>
      </w:pPr>
      <w:r w:rsidRPr="0077547A">
        <w:rPr>
          <w:rFonts w:cstheme="minorHAnsi"/>
          <w:sz w:val="24"/>
          <w:szCs w:val="24"/>
        </w:rPr>
        <w:t>Transport vehicles are equipped and staffed to handle emergency situations involving hazardous waste.</w:t>
      </w:r>
    </w:p>
    <w:p w14:paraId="55FEE7ED" w14:textId="77777777" w:rsidR="006E1E75" w:rsidRPr="0077547A" w:rsidRDefault="006E1E75" w:rsidP="00ED1847">
      <w:pPr>
        <w:numPr>
          <w:ilvl w:val="0"/>
          <w:numId w:val="144"/>
        </w:numPr>
        <w:tabs>
          <w:tab w:val="clear" w:pos="720"/>
          <w:tab w:val="num" w:pos="1080"/>
        </w:tabs>
        <w:spacing w:after="0" w:line="276" w:lineRule="auto"/>
        <w:ind w:left="1080"/>
        <w:jc w:val="both"/>
        <w:rPr>
          <w:rFonts w:cstheme="minorHAnsi"/>
          <w:sz w:val="24"/>
          <w:szCs w:val="24"/>
        </w:rPr>
      </w:pPr>
      <w:r w:rsidRPr="0077547A">
        <w:rPr>
          <w:rFonts w:cstheme="minorHAnsi"/>
          <w:b/>
          <w:bCs/>
          <w:sz w:val="24"/>
          <w:szCs w:val="24"/>
        </w:rPr>
        <w:t>On-Board Emergency Kit Includes:</w:t>
      </w:r>
    </w:p>
    <w:p w14:paraId="2F145154" w14:textId="77777777" w:rsidR="006E1E75" w:rsidRPr="0077547A" w:rsidRDefault="006E1E75" w:rsidP="00ED1847">
      <w:pPr>
        <w:numPr>
          <w:ilvl w:val="1"/>
          <w:numId w:val="144"/>
        </w:numPr>
        <w:tabs>
          <w:tab w:val="clear" w:pos="1440"/>
          <w:tab w:val="num" w:pos="1800"/>
        </w:tabs>
        <w:spacing w:after="0" w:line="276" w:lineRule="auto"/>
        <w:ind w:left="1800"/>
        <w:jc w:val="both"/>
        <w:rPr>
          <w:rFonts w:cstheme="minorHAnsi"/>
          <w:sz w:val="24"/>
          <w:szCs w:val="24"/>
        </w:rPr>
      </w:pPr>
      <w:r w:rsidRPr="0077547A">
        <w:rPr>
          <w:rFonts w:cstheme="minorHAnsi"/>
          <w:sz w:val="24"/>
          <w:szCs w:val="24"/>
        </w:rPr>
        <w:t>Absorbent pads, neutralizing agents, spill containment socks, waste collection bags</w:t>
      </w:r>
    </w:p>
    <w:p w14:paraId="3980E260" w14:textId="77777777" w:rsidR="006E1E75" w:rsidRPr="0077547A" w:rsidRDefault="006E1E75" w:rsidP="00ED1847">
      <w:pPr>
        <w:numPr>
          <w:ilvl w:val="1"/>
          <w:numId w:val="144"/>
        </w:numPr>
        <w:tabs>
          <w:tab w:val="clear" w:pos="1440"/>
          <w:tab w:val="num" w:pos="1800"/>
        </w:tabs>
        <w:spacing w:after="0" w:line="276" w:lineRule="auto"/>
        <w:ind w:left="1800"/>
        <w:jc w:val="both"/>
        <w:rPr>
          <w:rFonts w:cstheme="minorHAnsi"/>
          <w:sz w:val="24"/>
          <w:szCs w:val="24"/>
        </w:rPr>
      </w:pPr>
      <w:r w:rsidRPr="0077547A">
        <w:rPr>
          <w:rFonts w:cstheme="minorHAnsi"/>
          <w:sz w:val="24"/>
          <w:szCs w:val="24"/>
        </w:rPr>
        <w:t>Complete set of PPEs: gloves, masks, aprons, goggles, face shields</w:t>
      </w:r>
    </w:p>
    <w:p w14:paraId="20795511" w14:textId="77777777" w:rsidR="006E1E75" w:rsidRPr="0077547A" w:rsidRDefault="006E1E75" w:rsidP="00ED1847">
      <w:pPr>
        <w:numPr>
          <w:ilvl w:val="1"/>
          <w:numId w:val="144"/>
        </w:numPr>
        <w:tabs>
          <w:tab w:val="clear" w:pos="1440"/>
          <w:tab w:val="num" w:pos="1800"/>
        </w:tabs>
        <w:spacing w:after="0" w:line="276" w:lineRule="auto"/>
        <w:ind w:left="1800"/>
        <w:jc w:val="both"/>
        <w:rPr>
          <w:rFonts w:cstheme="minorHAnsi"/>
          <w:sz w:val="24"/>
          <w:szCs w:val="24"/>
        </w:rPr>
      </w:pPr>
      <w:r w:rsidRPr="0077547A">
        <w:rPr>
          <w:rFonts w:cstheme="minorHAnsi"/>
          <w:sz w:val="24"/>
          <w:szCs w:val="24"/>
        </w:rPr>
        <w:t>Fire extinguisher and first-aid kit</w:t>
      </w:r>
    </w:p>
    <w:p w14:paraId="69C13EFF" w14:textId="77777777" w:rsidR="006E1E75" w:rsidRPr="0077547A" w:rsidRDefault="006E1E75" w:rsidP="00ED1847">
      <w:pPr>
        <w:numPr>
          <w:ilvl w:val="0"/>
          <w:numId w:val="144"/>
        </w:numPr>
        <w:tabs>
          <w:tab w:val="clear" w:pos="720"/>
          <w:tab w:val="num" w:pos="1080"/>
        </w:tabs>
        <w:spacing w:after="0" w:line="276" w:lineRule="auto"/>
        <w:ind w:left="1080"/>
        <w:jc w:val="both"/>
        <w:rPr>
          <w:rFonts w:cstheme="minorHAnsi"/>
          <w:sz w:val="24"/>
          <w:szCs w:val="24"/>
        </w:rPr>
      </w:pPr>
      <w:r w:rsidRPr="0077547A">
        <w:rPr>
          <w:rFonts w:cstheme="minorHAnsi"/>
          <w:b/>
          <w:bCs/>
          <w:sz w:val="24"/>
          <w:szCs w:val="24"/>
        </w:rPr>
        <w:t>Personnel Training:</w:t>
      </w:r>
    </w:p>
    <w:p w14:paraId="359AA3F7" w14:textId="77777777" w:rsidR="006E1E75" w:rsidRPr="0077547A" w:rsidRDefault="006E1E75" w:rsidP="00ED1847">
      <w:pPr>
        <w:numPr>
          <w:ilvl w:val="1"/>
          <w:numId w:val="144"/>
        </w:numPr>
        <w:tabs>
          <w:tab w:val="clear" w:pos="1440"/>
          <w:tab w:val="num" w:pos="1800"/>
        </w:tabs>
        <w:spacing w:after="0" w:line="276" w:lineRule="auto"/>
        <w:ind w:left="1800"/>
        <w:jc w:val="both"/>
        <w:rPr>
          <w:rFonts w:cstheme="minorHAnsi"/>
          <w:sz w:val="24"/>
          <w:szCs w:val="24"/>
        </w:rPr>
      </w:pPr>
      <w:r w:rsidRPr="0077547A">
        <w:rPr>
          <w:rFonts w:cstheme="minorHAnsi"/>
          <w:sz w:val="24"/>
          <w:szCs w:val="24"/>
        </w:rPr>
        <w:t>Drivers and accompanying staff are trained in:</w:t>
      </w:r>
    </w:p>
    <w:p w14:paraId="089100B8" w14:textId="77777777" w:rsidR="006E1E75" w:rsidRPr="0077547A" w:rsidRDefault="006E1E75" w:rsidP="00ED1847">
      <w:pPr>
        <w:numPr>
          <w:ilvl w:val="2"/>
          <w:numId w:val="144"/>
        </w:numPr>
        <w:tabs>
          <w:tab w:val="clear" w:pos="2160"/>
          <w:tab w:val="num" w:pos="2520"/>
        </w:tabs>
        <w:spacing w:after="0" w:line="276" w:lineRule="auto"/>
        <w:ind w:left="2520"/>
        <w:jc w:val="both"/>
        <w:rPr>
          <w:rFonts w:cstheme="minorHAnsi"/>
          <w:sz w:val="24"/>
          <w:szCs w:val="24"/>
        </w:rPr>
      </w:pPr>
      <w:r w:rsidRPr="0077547A">
        <w:rPr>
          <w:rFonts w:cstheme="minorHAnsi"/>
          <w:sz w:val="24"/>
          <w:szCs w:val="24"/>
        </w:rPr>
        <w:t>Classification and handling of hazardous waste under Indian rules</w:t>
      </w:r>
    </w:p>
    <w:p w14:paraId="3DD538FC" w14:textId="63B7441B" w:rsidR="006E1E75" w:rsidRPr="0077547A" w:rsidRDefault="006E1E75" w:rsidP="00ED1847">
      <w:pPr>
        <w:numPr>
          <w:ilvl w:val="2"/>
          <w:numId w:val="144"/>
        </w:numPr>
        <w:tabs>
          <w:tab w:val="clear" w:pos="2160"/>
          <w:tab w:val="num" w:pos="2520"/>
        </w:tabs>
        <w:spacing w:after="0" w:line="276" w:lineRule="auto"/>
        <w:ind w:left="2520"/>
        <w:jc w:val="both"/>
        <w:rPr>
          <w:rFonts w:cstheme="minorHAnsi"/>
          <w:sz w:val="24"/>
          <w:szCs w:val="24"/>
        </w:rPr>
      </w:pPr>
      <w:r w:rsidRPr="0077547A">
        <w:rPr>
          <w:rFonts w:cstheme="minorHAnsi"/>
          <w:sz w:val="24"/>
          <w:szCs w:val="24"/>
        </w:rPr>
        <w:t>On-site spill containment, evacuation procedures</w:t>
      </w:r>
      <w:r w:rsidR="005C5E65"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safe zone establishment</w:t>
      </w:r>
    </w:p>
    <w:p w14:paraId="37F7E07B" w14:textId="5046BA34" w:rsidR="006E1E75" w:rsidRPr="0077547A" w:rsidRDefault="006E1E75" w:rsidP="00ED1847">
      <w:pPr>
        <w:numPr>
          <w:ilvl w:val="2"/>
          <w:numId w:val="144"/>
        </w:numPr>
        <w:tabs>
          <w:tab w:val="clear" w:pos="2160"/>
          <w:tab w:val="num" w:pos="2520"/>
        </w:tabs>
        <w:spacing w:after="0" w:line="276" w:lineRule="auto"/>
        <w:ind w:left="2520"/>
        <w:jc w:val="both"/>
        <w:rPr>
          <w:rFonts w:cstheme="minorBidi"/>
          <w:sz w:val="24"/>
          <w:szCs w:val="24"/>
        </w:rPr>
      </w:pPr>
      <w:r w:rsidRPr="0077547A">
        <w:rPr>
          <w:rFonts w:cstheme="minorBidi"/>
          <w:sz w:val="24"/>
          <w:szCs w:val="24"/>
        </w:rPr>
        <w:t>Immediate communication protocols with SPCB, local authorities and emergency responders</w:t>
      </w:r>
    </w:p>
    <w:p w14:paraId="3B6BACB8" w14:textId="77777777" w:rsidR="006E1E75" w:rsidRPr="0077547A" w:rsidRDefault="006E1E75" w:rsidP="00ED1847">
      <w:pPr>
        <w:numPr>
          <w:ilvl w:val="2"/>
          <w:numId w:val="144"/>
        </w:numPr>
        <w:tabs>
          <w:tab w:val="clear" w:pos="2160"/>
          <w:tab w:val="num" w:pos="2520"/>
        </w:tabs>
        <w:spacing w:after="0" w:line="276" w:lineRule="auto"/>
        <w:ind w:left="2520"/>
        <w:jc w:val="both"/>
        <w:rPr>
          <w:rFonts w:cstheme="minorHAnsi"/>
          <w:sz w:val="24"/>
          <w:szCs w:val="24"/>
        </w:rPr>
      </w:pPr>
      <w:r w:rsidRPr="0077547A">
        <w:rPr>
          <w:rFonts w:cstheme="minorHAnsi"/>
          <w:sz w:val="24"/>
          <w:szCs w:val="24"/>
        </w:rPr>
        <w:t>First aid and hazard-specific response techniques</w:t>
      </w:r>
    </w:p>
    <w:p w14:paraId="346B7CFC" w14:textId="3FAE6073" w:rsidR="006E1E75" w:rsidRPr="0077547A" w:rsidRDefault="006E1E75" w:rsidP="00ED1847">
      <w:pPr>
        <w:numPr>
          <w:ilvl w:val="0"/>
          <w:numId w:val="144"/>
        </w:numPr>
        <w:tabs>
          <w:tab w:val="clear" w:pos="720"/>
          <w:tab w:val="num" w:pos="1080"/>
        </w:tabs>
        <w:spacing w:after="0" w:line="276" w:lineRule="auto"/>
        <w:ind w:left="1080"/>
        <w:jc w:val="both"/>
        <w:rPr>
          <w:rFonts w:cstheme="minorBidi"/>
          <w:b/>
          <w:bCs/>
          <w:sz w:val="24"/>
          <w:szCs w:val="24"/>
        </w:rPr>
      </w:pPr>
      <w:r w:rsidRPr="0077547A">
        <w:rPr>
          <w:rFonts w:cstheme="minorBidi"/>
          <w:b/>
          <w:bCs/>
          <w:sz w:val="24"/>
          <w:szCs w:val="24"/>
        </w:rPr>
        <w:t>Transportation Execution and Post-Delivery Verification</w:t>
      </w:r>
    </w:p>
    <w:p w14:paraId="1AA6A664" w14:textId="77777777" w:rsidR="006E1E75" w:rsidRPr="0077547A" w:rsidRDefault="006E1E75" w:rsidP="00ED1847">
      <w:pPr>
        <w:numPr>
          <w:ilvl w:val="0"/>
          <w:numId w:val="145"/>
        </w:numPr>
        <w:spacing w:after="0" w:line="276" w:lineRule="auto"/>
        <w:jc w:val="both"/>
        <w:rPr>
          <w:rFonts w:cstheme="minorHAnsi"/>
          <w:sz w:val="24"/>
          <w:szCs w:val="24"/>
        </w:rPr>
      </w:pPr>
      <w:r w:rsidRPr="0077547A">
        <w:rPr>
          <w:rFonts w:cstheme="minorHAnsi"/>
          <w:b/>
          <w:bCs/>
          <w:sz w:val="24"/>
          <w:szCs w:val="24"/>
        </w:rPr>
        <w:t>Route Planning and Pre-Dispatch Checks:</w:t>
      </w:r>
    </w:p>
    <w:p w14:paraId="064A11D0" w14:textId="77777777" w:rsidR="006E1E75" w:rsidRPr="0077547A" w:rsidRDefault="006E1E75" w:rsidP="00ED1847">
      <w:pPr>
        <w:numPr>
          <w:ilvl w:val="1"/>
          <w:numId w:val="145"/>
        </w:numPr>
        <w:spacing w:after="0" w:line="276" w:lineRule="auto"/>
        <w:jc w:val="both"/>
        <w:rPr>
          <w:rFonts w:cstheme="minorHAnsi"/>
          <w:sz w:val="24"/>
          <w:szCs w:val="24"/>
        </w:rPr>
      </w:pPr>
      <w:r w:rsidRPr="0077547A">
        <w:rPr>
          <w:rFonts w:cstheme="minorHAnsi"/>
          <w:sz w:val="24"/>
          <w:szCs w:val="24"/>
        </w:rPr>
        <w:t xml:space="preserve">Transported via </w:t>
      </w:r>
      <w:r w:rsidRPr="0077547A">
        <w:rPr>
          <w:rFonts w:cstheme="minorHAnsi"/>
          <w:b/>
          <w:bCs/>
          <w:sz w:val="24"/>
          <w:szCs w:val="24"/>
        </w:rPr>
        <w:t>pre-approved, low-risk routes</w:t>
      </w:r>
      <w:r w:rsidRPr="0077547A">
        <w:rPr>
          <w:rFonts w:cstheme="minorHAnsi"/>
          <w:sz w:val="24"/>
          <w:szCs w:val="24"/>
        </w:rPr>
        <w:t xml:space="preserve"> identified to minimize environmental and human health risks</w:t>
      </w:r>
    </w:p>
    <w:p w14:paraId="629A16FA" w14:textId="77777777" w:rsidR="006E1E75" w:rsidRPr="0077547A" w:rsidRDefault="006E1E75" w:rsidP="00ED1847">
      <w:pPr>
        <w:numPr>
          <w:ilvl w:val="1"/>
          <w:numId w:val="145"/>
        </w:numPr>
        <w:spacing w:after="0" w:line="276" w:lineRule="auto"/>
        <w:jc w:val="both"/>
        <w:rPr>
          <w:rFonts w:cstheme="minorHAnsi"/>
          <w:sz w:val="24"/>
          <w:szCs w:val="24"/>
        </w:rPr>
      </w:pPr>
      <w:r w:rsidRPr="0077547A">
        <w:rPr>
          <w:rFonts w:cstheme="minorHAnsi"/>
          <w:sz w:val="24"/>
          <w:szCs w:val="24"/>
        </w:rPr>
        <w:t>Vehicles undergo pre-departure inspections for:</w:t>
      </w:r>
    </w:p>
    <w:p w14:paraId="4C705A6C" w14:textId="77777777" w:rsidR="006E1E75" w:rsidRPr="0077547A" w:rsidRDefault="006E1E75" w:rsidP="00ED1847">
      <w:pPr>
        <w:numPr>
          <w:ilvl w:val="2"/>
          <w:numId w:val="145"/>
        </w:numPr>
        <w:spacing w:after="0" w:line="276" w:lineRule="auto"/>
        <w:jc w:val="both"/>
        <w:rPr>
          <w:rFonts w:cstheme="minorHAnsi"/>
          <w:sz w:val="24"/>
          <w:szCs w:val="24"/>
        </w:rPr>
      </w:pPr>
      <w:r w:rsidRPr="0077547A">
        <w:rPr>
          <w:rFonts w:cstheme="minorHAnsi"/>
          <w:sz w:val="24"/>
          <w:szCs w:val="24"/>
        </w:rPr>
        <w:t>Container integrity</w:t>
      </w:r>
    </w:p>
    <w:p w14:paraId="0D49C6C4" w14:textId="77777777" w:rsidR="006E1E75" w:rsidRPr="0077547A" w:rsidRDefault="006E1E75" w:rsidP="00ED1847">
      <w:pPr>
        <w:numPr>
          <w:ilvl w:val="2"/>
          <w:numId w:val="145"/>
        </w:numPr>
        <w:spacing w:after="0" w:line="276" w:lineRule="auto"/>
        <w:jc w:val="both"/>
        <w:rPr>
          <w:rFonts w:cstheme="minorHAnsi"/>
          <w:sz w:val="24"/>
          <w:szCs w:val="24"/>
        </w:rPr>
      </w:pPr>
      <w:r w:rsidRPr="0077547A">
        <w:rPr>
          <w:rFonts w:cstheme="minorHAnsi"/>
          <w:sz w:val="24"/>
          <w:szCs w:val="24"/>
        </w:rPr>
        <w:t>Proper label display</w:t>
      </w:r>
    </w:p>
    <w:p w14:paraId="625B0566" w14:textId="77777777" w:rsidR="006E1E75" w:rsidRPr="0077547A" w:rsidRDefault="006E1E75" w:rsidP="00ED1847">
      <w:pPr>
        <w:numPr>
          <w:ilvl w:val="2"/>
          <w:numId w:val="145"/>
        </w:numPr>
        <w:spacing w:after="0" w:line="276" w:lineRule="auto"/>
        <w:jc w:val="both"/>
        <w:rPr>
          <w:rFonts w:cstheme="minorHAnsi"/>
          <w:sz w:val="24"/>
          <w:szCs w:val="24"/>
        </w:rPr>
      </w:pPr>
      <w:r w:rsidRPr="0077547A">
        <w:rPr>
          <w:rFonts w:cstheme="minorHAnsi"/>
          <w:sz w:val="24"/>
          <w:szCs w:val="24"/>
        </w:rPr>
        <w:t>Documentation readiness</w:t>
      </w:r>
    </w:p>
    <w:p w14:paraId="58EAFCBC" w14:textId="77777777" w:rsidR="006E1E75" w:rsidRPr="0077547A" w:rsidRDefault="006E1E75" w:rsidP="00ED1847">
      <w:pPr>
        <w:numPr>
          <w:ilvl w:val="2"/>
          <w:numId w:val="145"/>
        </w:numPr>
        <w:spacing w:after="0" w:line="276" w:lineRule="auto"/>
        <w:jc w:val="both"/>
        <w:rPr>
          <w:rFonts w:cstheme="minorHAnsi"/>
          <w:sz w:val="24"/>
          <w:szCs w:val="24"/>
        </w:rPr>
      </w:pPr>
      <w:r w:rsidRPr="0077547A">
        <w:rPr>
          <w:rFonts w:cstheme="minorHAnsi"/>
          <w:sz w:val="24"/>
          <w:szCs w:val="24"/>
        </w:rPr>
        <w:t>Secure cargo placement</w:t>
      </w:r>
    </w:p>
    <w:p w14:paraId="683ADEFF" w14:textId="0B010401" w:rsidR="006E1E75" w:rsidRPr="0077547A" w:rsidRDefault="006E1E75" w:rsidP="00ED1847">
      <w:pPr>
        <w:numPr>
          <w:ilvl w:val="0"/>
          <w:numId w:val="145"/>
        </w:numPr>
        <w:spacing w:after="0" w:line="276" w:lineRule="auto"/>
        <w:jc w:val="both"/>
        <w:rPr>
          <w:rFonts w:cstheme="minorBidi"/>
          <w:sz w:val="24"/>
          <w:szCs w:val="24"/>
        </w:rPr>
      </w:pPr>
      <w:r w:rsidRPr="0077547A">
        <w:rPr>
          <w:rFonts w:cstheme="minorBidi"/>
          <w:b/>
          <w:bCs/>
          <w:sz w:val="24"/>
          <w:szCs w:val="24"/>
        </w:rPr>
        <w:t>Delivery and Reconciliation at TSDF:</w:t>
      </w:r>
    </w:p>
    <w:p w14:paraId="3589D533" w14:textId="08BCB872" w:rsidR="006E1E75" w:rsidRPr="0077547A" w:rsidRDefault="006E1E75" w:rsidP="00ED1847">
      <w:pPr>
        <w:numPr>
          <w:ilvl w:val="1"/>
          <w:numId w:val="145"/>
        </w:numPr>
        <w:spacing w:after="0" w:line="276" w:lineRule="auto"/>
        <w:jc w:val="both"/>
        <w:rPr>
          <w:rFonts w:cstheme="minorHAnsi"/>
          <w:sz w:val="24"/>
          <w:szCs w:val="24"/>
        </w:rPr>
      </w:pPr>
      <w:r w:rsidRPr="0077547A">
        <w:rPr>
          <w:rFonts w:cstheme="minorHAnsi"/>
          <w:sz w:val="24"/>
          <w:szCs w:val="24"/>
        </w:rPr>
        <w:t xml:space="preserve">On reaching the </w:t>
      </w:r>
      <w:r w:rsidRPr="0077547A">
        <w:rPr>
          <w:rFonts w:cstheme="minorHAnsi"/>
          <w:b/>
          <w:bCs/>
          <w:sz w:val="24"/>
          <w:szCs w:val="24"/>
        </w:rPr>
        <w:t>authorized Treatment, Storage</w:t>
      </w:r>
      <w:r w:rsidR="005C5E65" w:rsidRPr="0077547A">
        <w:rPr>
          <w:rFonts w:cstheme="minorHAnsi"/>
          <w:b/>
          <w:bCs/>
          <w:sz w:val="24"/>
          <w:szCs w:val="24"/>
        </w:rPr>
        <w:t xml:space="preserve"> </w:t>
      </w:r>
      <w:r w:rsidR="006935F7" w:rsidRPr="0077547A">
        <w:rPr>
          <w:rFonts w:cstheme="minorHAnsi"/>
          <w:b/>
          <w:bCs/>
          <w:sz w:val="24"/>
          <w:szCs w:val="24"/>
        </w:rPr>
        <w:t>and</w:t>
      </w:r>
      <w:r w:rsidRPr="0077547A">
        <w:rPr>
          <w:rFonts w:cstheme="minorHAnsi"/>
          <w:b/>
          <w:bCs/>
          <w:sz w:val="24"/>
          <w:szCs w:val="24"/>
        </w:rPr>
        <w:t xml:space="preserve"> Disposal Facility (TSDF)</w:t>
      </w:r>
      <w:r w:rsidRPr="0077547A">
        <w:rPr>
          <w:rFonts w:cstheme="minorHAnsi"/>
          <w:sz w:val="24"/>
          <w:szCs w:val="24"/>
        </w:rPr>
        <w:t>:</w:t>
      </w:r>
    </w:p>
    <w:p w14:paraId="03C4C2F9" w14:textId="77777777" w:rsidR="006E1E75" w:rsidRPr="0077547A" w:rsidRDefault="006E1E75" w:rsidP="00ED1847">
      <w:pPr>
        <w:numPr>
          <w:ilvl w:val="2"/>
          <w:numId w:val="145"/>
        </w:numPr>
        <w:spacing w:after="0" w:line="276" w:lineRule="auto"/>
        <w:jc w:val="both"/>
        <w:rPr>
          <w:rFonts w:cstheme="minorHAnsi"/>
          <w:sz w:val="24"/>
          <w:szCs w:val="24"/>
        </w:rPr>
      </w:pPr>
      <w:r w:rsidRPr="0077547A">
        <w:rPr>
          <w:rFonts w:cstheme="minorHAnsi"/>
          <w:sz w:val="24"/>
          <w:szCs w:val="24"/>
        </w:rPr>
        <w:t>Waste is unloaded under supervision</w:t>
      </w:r>
    </w:p>
    <w:p w14:paraId="2E787BD6" w14:textId="77777777" w:rsidR="006E1E75" w:rsidRPr="0077547A" w:rsidRDefault="006E1E75" w:rsidP="00ED1847">
      <w:pPr>
        <w:numPr>
          <w:ilvl w:val="2"/>
          <w:numId w:val="145"/>
        </w:numPr>
        <w:spacing w:after="0" w:line="276" w:lineRule="auto"/>
        <w:jc w:val="both"/>
        <w:rPr>
          <w:rFonts w:cstheme="minorHAnsi"/>
          <w:sz w:val="24"/>
          <w:szCs w:val="24"/>
        </w:rPr>
      </w:pPr>
      <w:r w:rsidRPr="0077547A">
        <w:rPr>
          <w:rFonts w:cstheme="minorHAnsi"/>
          <w:sz w:val="24"/>
          <w:szCs w:val="24"/>
        </w:rPr>
        <w:t>Quantity and type are verified against manifest entries</w:t>
      </w:r>
    </w:p>
    <w:p w14:paraId="5F338F1E" w14:textId="34F9A025" w:rsidR="006E1E75" w:rsidRPr="0077547A" w:rsidRDefault="006E1E75" w:rsidP="00ED1847">
      <w:pPr>
        <w:numPr>
          <w:ilvl w:val="2"/>
          <w:numId w:val="145"/>
        </w:numPr>
        <w:spacing w:after="0" w:line="276" w:lineRule="auto"/>
        <w:jc w:val="both"/>
        <w:rPr>
          <w:rFonts w:cstheme="minorBidi"/>
          <w:sz w:val="24"/>
          <w:szCs w:val="24"/>
        </w:rPr>
      </w:pPr>
      <w:r w:rsidRPr="0077547A">
        <w:rPr>
          <w:rFonts w:cstheme="minorBidi"/>
          <w:b/>
          <w:bCs/>
          <w:sz w:val="24"/>
          <w:szCs w:val="24"/>
        </w:rPr>
        <w:t>Any discrepancies are documented, reported and investigated</w:t>
      </w:r>
    </w:p>
    <w:p w14:paraId="58064B96" w14:textId="3D882B21" w:rsidR="006E1E75" w:rsidRPr="0077547A" w:rsidRDefault="006E1E75" w:rsidP="00ED1847">
      <w:pPr>
        <w:numPr>
          <w:ilvl w:val="2"/>
          <w:numId w:val="145"/>
        </w:numPr>
        <w:spacing w:after="120" w:line="276" w:lineRule="auto"/>
        <w:ind w:left="2517" w:hanging="357"/>
        <w:jc w:val="both"/>
        <w:rPr>
          <w:rFonts w:cstheme="minorBidi"/>
          <w:sz w:val="24"/>
          <w:szCs w:val="24"/>
        </w:rPr>
      </w:pPr>
      <w:r w:rsidRPr="0077547A">
        <w:rPr>
          <w:rFonts w:cstheme="minorBidi"/>
          <w:sz w:val="24"/>
          <w:szCs w:val="24"/>
        </w:rPr>
        <w:lastRenderedPageBreak/>
        <w:t xml:space="preserve">Form 10 is updated, signed and one copy is returned to </w:t>
      </w:r>
      <w:r w:rsidR="002D40E7" w:rsidRPr="0077547A">
        <w:rPr>
          <w:rFonts w:cstheme="minorBidi"/>
          <w:sz w:val="24"/>
          <w:szCs w:val="24"/>
        </w:rPr>
        <w:t>Naxpar</w:t>
      </w:r>
      <w:r w:rsidRPr="0077547A">
        <w:rPr>
          <w:rFonts w:cstheme="minorBidi"/>
          <w:sz w:val="24"/>
          <w:szCs w:val="24"/>
        </w:rPr>
        <w:t xml:space="preserve"> for records</w:t>
      </w:r>
    </w:p>
    <w:p w14:paraId="048EA398" w14:textId="77777777" w:rsidR="006E1E75" w:rsidRPr="0077547A" w:rsidRDefault="006E1E75" w:rsidP="00ED1847">
      <w:pPr>
        <w:pStyle w:val="ListParagraph"/>
        <w:numPr>
          <w:ilvl w:val="1"/>
          <w:numId w:val="158"/>
        </w:numPr>
        <w:spacing w:after="0" w:line="276" w:lineRule="auto"/>
        <w:jc w:val="both"/>
        <w:rPr>
          <w:rFonts w:cstheme="minorHAnsi"/>
          <w:b/>
          <w:bCs/>
          <w:sz w:val="24"/>
          <w:szCs w:val="24"/>
          <w:lang w:val="en-US"/>
        </w:rPr>
      </w:pPr>
      <w:r w:rsidRPr="0077547A">
        <w:rPr>
          <w:rFonts w:cstheme="minorHAnsi"/>
          <w:b/>
          <w:bCs/>
          <w:sz w:val="24"/>
          <w:szCs w:val="24"/>
          <w:lang w:val="en-US"/>
        </w:rPr>
        <w:t>Non-Hazardous Waste Transportation</w:t>
      </w:r>
    </w:p>
    <w:p w14:paraId="6F26B97C" w14:textId="77777777" w:rsidR="006E1E75" w:rsidRPr="0077547A" w:rsidRDefault="006E1E75" w:rsidP="00ED1847">
      <w:pPr>
        <w:pStyle w:val="ListParagraph"/>
        <w:numPr>
          <w:ilvl w:val="0"/>
          <w:numId w:val="137"/>
        </w:numPr>
        <w:spacing w:after="0" w:line="276" w:lineRule="auto"/>
        <w:jc w:val="both"/>
        <w:rPr>
          <w:rFonts w:cstheme="minorHAnsi"/>
          <w:b/>
          <w:bCs/>
          <w:sz w:val="24"/>
          <w:szCs w:val="24"/>
          <w:lang w:val="en-US"/>
        </w:rPr>
      </w:pPr>
      <w:r w:rsidRPr="0077547A">
        <w:rPr>
          <w:rFonts w:cstheme="minorHAnsi"/>
          <w:b/>
          <w:bCs/>
          <w:sz w:val="24"/>
          <w:szCs w:val="24"/>
          <w:lang w:val="en-US"/>
        </w:rPr>
        <w:t>Transportation Vehicles</w:t>
      </w:r>
      <w:r w:rsidRPr="0077547A">
        <w:rPr>
          <w:rFonts w:cstheme="minorHAnsi"/>
          <w:sz w:val="24"/>
          <w:szCs w:val="24"/>
          <w:lang w:val="en-US"/>
        </w:rPr>
        <w:t>: Non-hazardous waste is transported using regular vehicles designed to carry bulk waste. These vehicles should be equipped with secure and leak-proof containers to prevent contamination during transit.</w:t>
      </w:r>
    </w:p>
    <w:p w14:paraId="3BA6BDE3" w14:textId="77777777" w:rsidR="006E1E75" w:rsidRPr="0077547A" w:rsidRDefault="006E1E75" w:rsidP="00ED1847">
      <w:pPr>
        <w:pStyle w:val="ListParagraph"/>
        <w:numPr>
          <w:ilvl w:val="0"/>
          <w:numId w:val="137"/>
        </w:numPr>
        <w:spacing w:after="0" w:line="276" w:lineRule="auto"/>
        <w:jc w:val="both"/>
        <w:rPr>
          <w:rFonts w:cstheme="minorHAnsi"/>
          <w:b/>
          <w:bCs/>
          <w:sz w:val="24"/>
          <w:szCs w:val="24"/>
          <w:lang w:val="en-US"/>
        </w:rPr>
      </w:pPr>
      <w:r w:rsidRPr="0077547A">
        <w:rPr>
          <w:rFonts w:cstheme="minorHAnsi"/>
          <w:b/>
          <w:bCs/>
          <w:sz w:val="24"/>
          <w:szCs w:val="24"/>
          <w:lang w:val="en-US"/>
        </w:rPr>
        <w:t>Route Planning</w:t>
      </w:r>
      <w:r w:rsidRPr="0077547A">
        <w:rPr>
          <w:rFonts w:cstheme="minorHAnsi"/>
          <w:sz w:val="24"/>
          <w:szCs w:val="24"/>
          <w:lang w:val="en-US"/>
        </w:rPr>
        <w:t>: Non-hazardous waste should be transported directly to disposal or recycling facilities without unnecessary detours to minimize time and risk of spillage.</w:t>
      </w:r>
    </w:p>
    <w:p w14:paraId="06CF806A" w14:textId="77777777" w:rsidR="006E1E75" w:rsidRPr="0077547A" w:rsidRDefault="006E1E75" w:rsidP="00ED1847">
      <w:pPr>
        <w:pStyle w:val="ListParagraph"/>
        <w:numPr>
          <w:ilvl w:val="2"/>
          <w:numId w:val="158"/>
        </w:numPr>
        <w:spacing w:after="0" w:line="276" w:lineRule="auto"/>
        <w:jc w:val="both"/>
        <w:rPr>
          <w:rFonts w:cstheme="minorHAnsi"/>
          <w:b/>
          <w:bCs/>
          <w:sz w:val="24"/>
          <w:szCs w:val="24"/>
          <w:lang w:val="en-US"/>
        </w:rPr>
      </w:pPr>
      <w:r w:rsidRPr="0077547A">
        <w:rPr>
          <w:rFonts w:cstheme="minorHAnsi"/>
          <w:b/>
          <w:bCs/>
          <w:sz w:val="24"/>
          <w:szCs w:val="24"/>
          <w:lang w:val="en-US"/>
        </w:rPr>
        <w:t>Recyclable Waste Transportation</w:t>
      </w:r>
    </w:p>
    <w:p w14:paraId="617E18E7" w14:textId="77777777" w:rsidR="006E1E75" w:rsidRPr="0077547A" w:rsidRDefault="006E1E75" w:rsidP="00ED1847">
      <w:pPr>
        <w:pStyle w:val="ListParagraph"/>
        <w:numPr>
          <w:ilvl w:val="0"/>
          <w:numId w:val="139"/>
        </w:numPr>
        <w:tabs>
          <w:tab w:val="num" w:pos="1080"/>
        </w:tabs>
        <w:spacing w:after="100" w:afterAutospacing="1" w:line="276" w:lineRule="auto"/>
        <w:jc w:val="both"/>
        <w:rPr>
          <w:rFonts w:cstheme="minorHAnsi"/>
          <w:sz w:val="24"/>
          <w:szCs w:val="24"/>
          <w:lang w:val="en-US"/>
        </w:rPr>
      </w:pPr>
      <w:r w:rsidRPr="0077547A">
        <w:rPr>
          <w:rFonts w:cstheme="minorHAnsi"/>
          <w:b/>
          <w:bCs/>
          <w:sz w:val="24"/>
          <w:szCs w:val="24"/>
          <w:lang w:val="en-US"/>
        </w:rPr>
        <w:t>Designated Vehicles</w:t>
      </w:r>
      <w:r w:rsidRPr="0077547A">
        <w:rPr>
          <w:rFonts w:cstheme="minorHAnsi"/>
          <w:sz w:val="24"/>
          <w:szCs w:val="24"/>
          <w:lang w:val="en-US"/>
        </w:rPr>
        <w:t>: Recyclable materials should be transported in vehicles dedicated to recycling operations to ensure they are not contaminated by other waste streams.</w:t>
      </w:r>
    </w:p>
    <w:p w14:paraId="3D8E512D" w14:textId="32071977" w:rsidR="006E1E75" w:rsidRPr="0077547A" w:rsidRDefault="006E1E75" w:rsidP="00ED1847">
      <w:pPr>
        <w:pStyle w:val="ListParagraph"/>
        <w:numPr>
          <w:ilvl w:val="0"/>
          <w:numId w:val="139"/>
        </w:numPr>
        <w:spacing w:after="100" w:afterAutospacing="1" w:line="276" w:lineRule="auto"/>
        <w:jc w:val="both"/>
        <w:rPr>
          <w:rFonts w:cstheme="minorBidi"/>
          <w:sz w:val="24"/>
          <w:szCs w:val="24"/>
          <w:lang w:val="en-US"/>
        </w:rPr>
      </w:pPr>
      <w:r w:rsidRPr="0077547A">
        <w:rPr>
          <w:rFonts w:cstheme="minorBidi"/>
          <w:b/>
          <w:bCs/>
          <w:sz w:val="24"/>
          <w:szCs w:val="24"/>
          <w:lang w:val="en-US"/>
        </w:rPr>
        <w:t>Proper Sealing</w:t>
      </w:r>
      <w:r w:rsidRPr="0077547A">
        <w:rPr>
          <w:rFonts w:cstheme="minorBidi"/>
          <w:sz w:val="24"/>
          <w:szCs w:val="24"/>
          <w:lang w:val="en-US"/>
        </w:rPr>
        <w:t>: Recyclable materials should be securely stored in containers to prevent leakage, breakage or contamination during transportation.</w:t>
      </w:r>
    </w:p>
    <w:p w14:paraId="17CCFD79" w14:textId="77777777" w:rsidR="006E1E75" w:rsidRPr="0077547A" w:rsidRDefault="006E1E75" w:rsidP="00ED1847">
      <w:pPr>
        <w:pStyle w:val="ListParagraph"/>
        <w:numPr>
          <w:ilvl w:val="3"/>
          <w:numId w:val="158"/>
        </w:numPr>
        <w:spacing w:after="0" w:line="276" w:lineRule="auto"/>
        <w:jc w:val="both"/>
        <w:rPr>
          <w:rFonts w:cstheme="minorHAnsi"/>
          <w:b/>
          <w:bCs/>
          <w:sz w:val="24"/>
          <w:szCs w:val="24"/>
          <w:lang w:val="en-US"/>
        </w:rPr>
      </w:pPr>
      <w:r w:rsidRPr="0077547A">
        <w:rPr>
          <w:rFonts w:cstheme="minorHAnsi"/>
          <w:b/>
          <w:bCs/>
          <w:sz w:val="24"/>
          <w:szCs w:val="24"/>
          <w:lang w:val="en-US"/>
        </w:rPr>
        <w:t>Organic Waste Transportation</w:t>
      </w:r>
    </w:p>
    <w:p w14:paraId="2E24C16E" w14:textId="77777777" w:rsidR="006E1E75" w:rsidRPr="0077547A" w:rsidRDefault="006E1E75" w:rsidP="00ED1847">
      <w:pPr>
        <w:numPr>
          <w:ilvl w:val="0"/>
          <w:numId w:val="138"/>
        </w:numPr>
        <w:tabs>
          <w:tab w:val="clear" w:pos="720"/>
        </w:tabs>
        <w:spacing w:after="0" w:line="276" w:lineRule="auto"/>
        <w:ind w:left="714" w:hanging="357"/>
        <w:contextualSpacing/>
        <w:jc w:val="both"/>
        <w:rPr>
          <w:rFonts w:cstheme="minorHAnsi"/>
          <w:sz w:val="24"/>
          <w:szCs w:val="24"/>
          <w:lang w:val="en-US"/>
        </w:rPr>
      </w:pPr>
      <w:r w:rsidRPr="0077547A">
        <w:rPr>
          <w:rFonts w:cstheme="minorHAnsi"/>
          <w:b/>
          <w:bCs/>
          <w:sz w:val="24"/>
          <w:szCs w:val="24"/>
          <w:lang w:val="en-US"/>
        </w:rPr>
        <w:t>Transport Containers</w:t>
      </w:r>
      <w:r w:rsidRPr="0077547A">
        <w:rPr>
          <w:rFonts w:cstheme="minorHAnsi"/>
          <w:sz w:val="24"/>
          <w:szCs w:val="24"/>
          <w:lang w:val="en-US"/>
        </w:rPr>
        <w:t>: Organic waste should be transported in sealed, vented containers to prevent odors and exposure to contaminants. Containers should be easy to unload at composting or organic recycling facilities.</w:t>
      </w:r>
    </w:p>
    <w:p w14:paraId="1CDACD24" w14:textId="03976A0D" w:rsidR="004478FD" w:rsidRPr="0077547A" w:rsidRDefault="006E1E75" w:rsidP="00ED1847">
      <w:pPr>
        <w:numPr>
          <w:ilvl w:val="0"/>
          <w:numId w:val="138"/>
        </w:numPr>
        <w:tabs>
          <w:tab w:val="clear" w:pos="720"/>
        </w:tabs>
        <w:spacing w:before="100" w:beforeAutospacing="1" w:after="100" w:afterAutospacing="1" w:line="276" w:lineRule="auto"/>
        <w:jc w:val="both"/>
        <w:rPr>
          <w:rFonts w:cstheme="minorHAnsi"/>
          <w:sz w:val="24"/>
          <w:szCs w:val="24"/>
          <w:lang w:val="en-US"/>
        </w:rPr>
      </w:pPr>
      <w:r w:rsidRPr="0077547A">
        <w:rPr>
          <w:rFonts w:cstheme="minorHAnsi"/>
          <w:b/>
          <w:bCs/>
          <w:sz w:val="24"/>
          <w:szCs w:val="24"/>
          <w:lang w:val="en-US"/>
        </w:rPr>
        <w:t>Transportation Vehicles</w:t>
      </w:r>
      <w:r w:rsidRPr="0077547A">
        <w:rPr>
          <w:rFonts w:cstheme="minorHAnsi"/>
          <w:sz w:val="24"/>
          <w:szCs w:val="24"/>
          <w:lang w:val="en-US"/>
        </w:rPr>
        <w:t>: Organic waste is transported using trucks or vehicles designed for organic waste, with a focus on maintaining a hygienic and controlled environment during transit.</w:t>
      </w:r>
    </w:p>
    <w:p w14:paraId="251F4D85" w14:textId="3AC14A5E" w:rsidR="004478FD" w:rsidRPr="0077547A" w:rsidRDefault="004478FD" w:rsidP="00ED1847">
      <w:pPr>
        <w:pStyle w:val="ListParagraph"/>
        <w:numPr>
          <w:ilvl w:val="2"/>
          <w:numId w:val="168"/>
        </w:numPr>
        <w:spacing w:after="0" w:line="276" w:lineRule="auto"/>
        <w:ind w:left="709"/>
        <w:jc w:val="both"/>
        <w:rPr>
          <w:rFonts w:cstheme="minorBidi"/>
          <w:b/>
          <w:bCs/>
          <w:sz w:val="24"/>
          <w:szCs w:val="24"/>
          <w:lang w:val="en-US"/>
        </w:rPr>
      </w:pPr>
      <w:r w:rsidRPr="0077547A">
        <w:rPr>
          <w:rFonts w:cstheme="minorBidi"/>
          <w:b/>
          <w:bCs/>
          <w:sz w:val="24"/>
          <w:szCs w:val="24"/>
          <w:lang w:val="en-US"/>
        </w:rPr>
        <w:t>Bio-Medical Waste Transportation</w:t>
      </w:r>
    </w:p>
    <w:p w14:paraId="0D72FD4A" w14:textId="6BBA479F" w:rsidR="004478FD" w:rsidRPr="0077547A" w:rsidRDefault="004478FD" w:rsidP="00ED1847">
      <w:pPr>
        <w:pStyle w:val="ListParagraph"/>
        <w:numPr>
          <w:ilvl w:val="6"/>
          <w:numId w:val="16"/>
        </w:numPr>
        <w:spacing w:after="0" w:line="276" w:lineRule="auto"/>
        <w:ind w:firstLine="66"/>
        <w:jc w:val="both"/>
        <w:rPr>
          <w:rFonts w:cstheme="minorBidi"/>
          <w:b/>
          <w:bCs/>
          <w:sz w:val="24"/>
          <w:szCs w:val="24"/>
        </w:rPr>
      </w:pPr>
      <w:r w:rsidRPr="0077547A">
        <w:rPr>
          <w:rFonts w:cstheme="minorBidi"/>
          <w:b/>
          <w:bCs/>
          <w:sz w:val="24"/>
          <w:szCs w:val="24"/>
        </w:rPr>
        <w:t>Licensed Contractors</w:t>
      </w:r>
    </w:p>
    <w:p w14:paraId="0F6BC964" w14:textId="58AC74B5" w:rsidR="004478FD" w:rsidRPr="0077547A" w:rsidRDefault="004478FD" w:rsidP="00ED1847">
      <w:pPr>
        <w:numPr>
          <w:ilvl w:val="0"/>
          <w:numId w:val="141"/>
        </w:numPr>
        <w:spacing w:after="0" w:line="276" w:lineRule="auto"/>
        <w:ind w:hanging="294"/>
        <w:jc w:val="both"/>
        <w:rPr>
          <w:rFonts w:cstheme="minorBidi"/>
          <w:sz w:val="24"/>
          <w:szCs w:val="24"/>
        </w:rPr>
      </w:pPr>
      <w:r w:rsidRPr="0077547A">
        <w:rPr>
          <w:rFonts w:cstheme="minorBidi"/>
          <w:sz w:val="24"/>
          <w:szCs w:val="24"/>
        </w:rPr>
        <w:t>BMW waste is transported exclusively by SPCB authorized waste transport contractors only.</w:t>
      </w:r>
    </w:p>
    <w:p w14:paraId="3519BC13" w14:textId="4AFCB1D3" w:rsidR="004478FD" w:rsidRPr="0077547A" w:rsidRDefault="004478FD" w:rsidP="00ED1847">
      <w:pPr>
        <w:numPr>
          <w:ilvl w:val="0"/>
          <w:numId w:val="141"/>
        </w:numPr>
        <w:spacing w:after="0" w:line="276" w:lineRule="auto"/>
        <w:ind w:hanging="294"/>
        <w:jc w:val="both"/>
        <w:rPr>
          <w:rFonts w:cstheme="minorBidi"/>
          <w:sz w:val="24"/>
          <w:szCs w:val="24"/>
        </w:rPr>
      </w:pPr>
      <w:r w:rsidRPr="0077547A">
        <w:rPr>
          <w:rFonts w:cstheme="minorBidi"/>
          <w:sz w:val="24"/>
          <w:szCs w:val="24"/>
        </w:rPr>
        <w:t>Contractors are required to hold valid transport licenses, vehicle fitness certificates</w:t>
      </w:r>
      <w:r w:rsidR="005C5E65"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personnel training certifications as per </w:t>
      </w:r>
      <w:r w:rsidR="00833888" w:rsidRPr="0077547A">
        <w:rPr>
          <w:rFonts w:cstheme="minorBidi"/>
          <w:sz w:val="24"/>
          <w:szCs w:val="24"/>
        </w:rPr>
        <w:t xml:space="preserve">Biomedical Waste Management </w:t>
      </w:r>
      <w:r w:rsidRPr="0077547A">
        <w:rPr>
          <w:rFonts w:cstheme="minorBidi"/>
          <w:sz w:val="24"/>
          <w:szCs w:val="24"/>
        </w:rPr>
        <w:t>Rules.</w:t>
      </w:r>
    </w:p>
    <w:p w14:paraId="3750E7F7" w14:textId="50153BF0" w:rsidR="004478FD" w:rsidRPr="0077547A" w:rsidRDefault="004478FD" w:rsidP="00ED1847">
      <w:pPr>
        <w:numPr>
          <w:ilvl w:val="0"/>
          <w:numId w:val="141"/>
        </w:numPr>
        <w:spacing w:after="0" w:line="276" w:lineRule="auto"/>
        <w:ind w:hanging="294"/>
        <w:jc w:val="both"/>
        <w:rPr>
          <w:rFonts w:cstheme="minorBidi"/>
          <w:sz w:val="24"/>
          <w:szCs w:val="24"/>
        </w:rPr>
      </w:pPr>
      <w:r w:rsidRPr="0077547A">
        <w:rPr>
          <w:rFonts w:cstheme="minorBidi"/>
          <w:sz w:val="24"/>
          <w:szCs w:val="24"/>
        </w:rPr>
        <w:t>Service-level agreements ensure contractors adhere to both national and state-level environmental laws</w:t>
      </w:r>
      <w:r w:rsidR="00E415C3" w:rsidRPr="0077547A">
        <w:rPr>
          <w:rFonts w:cstheme="minorBidi"/>
          <w:sz w:val="24"/>
          <w:szCs w:val="24"/>
        </w:rPr>
        <w:t>.</w:t>
      </w:r>
    </w:p>
    <w:p w14:paraId="70C12DAC" w14:textId="224F60D4" w:rsidR="00E415C3" w:rsidRPr="0077547A" w:rsidRDefault="00E415C3" w:rsidP="00ED1847">
      <w:pPr>
        <w:pStyle w:val="ListParagraph"/>
        <w:numPr>
          <w:ilvl w:val="6"/>
          <w:numId w:val="16"/>
        </w:numPr>
        <w:spacing w:after="0" w:line="276" w:lineRule="auto"/>
        <w:ind w:firstLine="66"/>
        <w:jc w:val="both"/>
        <w:rPr>
          <w:rFonts w:cstheme="minorBidi"/>
          <w:b/>
          <w:bCs/>
          <w:sz w:val="24"/>
          <w:szCs w:val="24"/>
        </w:rPr>
      </w:pPr>
      <w:r w:rsidRPr="0077547A">
        <w:rPr>
          <w:rFonts w:cstheme="minorBidi"/>
          <w:b/>
          <w:bCs/>
          <w:sz w:val="24"/>
          <w:szCs w:val="24"/>
        </w:rPr>
        <w:t>Container Sealing and Vehicle Safety</w:t>
      </w:r>
    </w:p>
    <w:p w14:paraId="3E02016B" w14:textId="77777777" w:rsidR="00E415C3" w:rsidRPr="0077547A" w:rsidRDefault="00E415C3" w:rsidP="00ED1847">
      <w:pPr>
        <w:numPr>
          <w:ilvl w:val="0"/>
          <w:numId w:val="142"/>
        </w:numPr>
        <w:spacing w:after="0" w:line="276" w:lineRule="auto"/>
        <w:jc w:val="both"/>
        <w:rPr>
          <w:rFonts w:cstheme="minorBidi"/>
          <w:sz w:val="24"/>
          <w:szCs w:val="24"/>
        </w:rPr>
      </w:pPr>
      <w:r w:rsidRPr="0077547A">
        <w:rPr>
          <w:rFonts w:cstheme="minorBidi"/>
          <w:b/>
          <w:bCs/>
          <w:sz w:val="24"/>
          <w:szCs w:val="24"/>
        </w:rPr>
        <w:t>Pre-Dispatch Inspection:</w:t>
      </w:r>
    </w:p>
    <w:p w14:paraId="6DFD28EE" w14:textId="2E296605" w:rsidR="00E415C3" w:rsidRPr="0077547A" w:rsidRDefault="00E415C3" w:rsidP="33CEAB00">
      <w:pPr>
        <w:spacing w:after="0" w:line="276" w:lineRule="auto"/>
        <w:ind w:left="720"/>
        <w:jc w:val="both"/>
        <w:rPr>
          <w:rFonts w:cstheme="minorBidi"/>
          <w:sz w:val="24"/>
          <w:szCs w:val="24"/>
        </w:rPr>
      </w:pPr>
      <w:r w:rsidRPr="0077547A">
        <w:rPr>
          <w:rFonts w:cstheme="minorBidi"/>
          <w:sz w:val="24"/>
          <w:szCs w:val="24"/>
        </w:rPr>
        <w:t xml:space="preserve">All BMW waste bags undergo visual and physical inspection by the </w:t>
      </w:r>
      <w:proofErr w:type="spellStart"/>
      <w:r w:rsidR="003A7789" w:rsidRPr="0077547A">
        <w:rPr>
          <w:rFonts w:cstheme="minorBidi"/>
          <w:sz w:val="24"/>
          <w:szCs w:val="24"/>
        </w:rPr>
        <w:t>Micorbiology</w:t>
      </w:r>
      <w:proofErr w:type="spellEnd"/>
      <w:r w:rsidR="003A7789" w:rsidRPr="0077547A">
        <w:rPr>
          <w:rFonts w:cstheme="minorBidi"/>
          <w:sz w:val="24"/>
          <w:szCs w:val="24"/>
        </w:rPr>
        <w:t xml:space="preserve"> Team &amp; </w:t>
      </w:r>
      <w:r w:rsidRPr="0077547A">
        <w:rPr>
          <w:rFonts w:cstheme="minorBidi"/>
          <w:sz w:val="24"/>
          <w:szCs w:val="24"/>
        </w:rPr>
        <w:t>EHS Team to ensure they are undamaged, leak-proof and compliant with prescribed specifications.</w:t>
      </w:r>
    </w:p>
    <w:p w14:paraId="2418221B" w14:textId="1C0815D5" w:rsidR="00E415C3" w:rsidRPr="0077547A" w:rsidRDefault="003A7789" w:rsidP="00ED1847">
      <w:pPr>
        <w:numPr>
          <w:ilvl w:val="0"/>
          <w:numId w:val="142"/>
        </w:numPr>
        <w:spacing w:after="0" w:line="276" w:lineRule="auto"/>
        <w:jc w:val="both"/>
        <w:rPr>
          <w:rFonts w:cstheme="minorBidi"/>
          <w:sz w:val="24"/>
          <w:szCs w:val="24"/>
        </w:rPr>
      </w:pPr>
      <w:r w:rsidRPr="0077547A">
        <w:rPr>
          <w:rFonts w:cstheme="minorBidi"/>
          <w:b/>
          <w:bCs/>
          <w:sz w:val="24"/>
          <w:szCs w:val="24"/>
        </w:rPr>
        <w:t>Bags</w:t>
      </w:r>
      <w:r w:rsidR="00E415C3" w:rsidRPr="0077547A">
        <w:rPr>
          <w:rFonts w:cstheme="minorBidi"/>
          <w:b/>
          <w:bCs/>
          <w:sz w:val="24"/>
          <w:szCs w:val="24"/>
        </w:rPr>
        <w:t xml:space="preserve"> Specifications:</w:t>
      </w:r>
    </w:p>
    <w:p w14:paraId="4CE13229" w14:textId="12A8013F" w:rsidR="00E415C3" w:rsidRPr="0077547A" w:rsidRDefault="00806713" w:rsidP="33CEAB00">
      <w:pPr>
        <w:spacing w:after="0" w:line="276" w:lineRule="auto"/>
        <w:ind w:left="709"/>
        <w:jc w:val="both"/>
        <w:rPr>
          <w:rFonts w:cstheme="minorBidi"/>
          <w:sz w:val="24"/>
          <w:szCs w:val="24"/>
        </w:rPr>
      </w:pPr>
      <w:r w:rsidRPr="0077547A">
        <w:rPr>
          <w:rFonts w:cstheme="minorBidi"/>
          <w:sz w:val="24"/>
          <w:szCs w:val="24"/>
        </w:rPr>
        <w:t xml:space="preserve">Colour coding on the bags as Yellow, Red, Blue </w:t>
      </w:r>
      <w:r w:rsidR="00FB0391" w:rsidRPr="0077547A">
        <w:rPr>
          <w:rFonts w:cstheme="minorBidi"/>
          <w:sz w:val="24"/>
          <w:szCs w:val="24"/>
        </w:rPr>
        <w:t>as per the material stored in the bags with the compliance to Biomedical Waste Management Rules.</w:t>
      </w:r>
    </w:p>
    <w:p w14:paraId="71C4EFF8" w14:textId="77777777" w:rsidR="00487565" w:rsidRPr="0077547A" w:rsidRDefault="00487565" w:rsidP="00ED1847">
      <w:pPr>
        <w:numPr>
          <w:ilvl w:val="0"/>
          <w:numId w:val="142"/>
        </w:numPr>
        <w:spacing w:after="0" w:line="276" w:lineRule="auto"/>
        <w:jc w:val="both"/>
        <w:rPr>
          <w:rFonts w:cstheme="minorBidi"/>
          <w:sz w:val="24"/>
          <w:szCs w:val="24"/>
        </w:rPr>
      </w:pPr>
      <w:r w:rsidRPr="0077547A">
        <w:rPr>
          <w:rFonts w:cstheme="minorBidi"/>
          <w:b/>
          <w:bCs/>
          <w:sz w:val="24"/>
          <w:szCs w:val="24"/>
        </w:rPr>
        <w:t>Transport Vehicle Safety Features:</w:t>
      </w:r>
    </w:p>
    <w:p w14:paraId="11E0D220" w14:textId="3DC4B5CB" w:rsidR="26E94102" w:rsidRPr="0077547A" w:rsidRDefault="3DC05FB2" w:rsidP="0077547A">
      <w:pPr>
        <w:spacing w:line="276" w:lineRule="auto"/>
        <w:ind w:left="360"/>
        <w:jc w:val="both"/>
        <w:rPr>
          <w:rFonts w:cstheme="minorBidi"/>
          <w:sz w:val="24"/>
          <w:szCs w:val="24"/>
        </w:rPr>
      </w:pPr>
      <w:r w:rsidRPr="0077547A">
        <w:rPr>
          <w:rFonts w:cstheme="minorBidi"/>
          <w:sz w:val="24"/>
          <w:szCs w:val="24"/>
        </w:rPr>
        <w:lastRenderedPageBreak/>
        <w:t xml:space="preserve">Clearly marked with </w:t>
      </w:r>
      <w:r w:rsidRPr="0077547A">
        <w:rPr>
          <w:rFonts w:cstheme="minorBidi"/>
          <w:b/>
          <w:bCs/>
          <w:sz w:val="24"/>
          <w:szCs w:val="24"/>
        </w:rPr>
        <w:t>“BIOMEDICAL WASTE”</w:t>
      </w:r>
      <w:r w:rsidRPr="0077547A">
        <w:rPr>
          <w:rFonts w:cstheme="minorBidi"/>
          <w:sz w:val="24"/>
          <w:szCs w:val="24"/>
        </w:rPr>
        <w:t xml:space="preserve"> placard, including appropriate UN hazard code</w:t>
      </w:r>
      <w:r w:rsidR="07D2787A" w:rsidRPr="0077547A">
        <w:rPr>
          <w:rFonts w:cstheme="minorBidi"/>
          <w:sz w:val="24"/>
          <w:szCs w:val="24"/>
        </w:rPr>
        <w:t xml:space="preserve"> &amp; v</w:t>
      </w:r>
      <w:r w:rsidRPr="0077547A">
        <w:rPr>
          <w:rFonts w:cstheme="minorBidi"/>
          <w:sz w:val="24"/>
          <w:szCs w:val="24"/>
        </w:rPr>
        <w:t>ehicle body inspected for stability and tie-down security prior to dispatch.</w:t>
      </w:r>
    </w:p>
    <w:p w14:paraId="5F5CD8C7" w14:textId="7F9F0EA9" w:rsidR="00DF1F88" w:rsidRPr="0077547A" w:rsidRDefault="00DF1F88" w:rsidP="00ED1847">
      <w:pPr>
        <w:pStyle w:val="ListParagraph"/>
        <w:numPr>
          <w:ilvl w:val="6"/>
          <w:numId w:val="16"/>
        </w:numPr>
        <w:spacing w:after="0" w:line="276" w:lineRule="auto"/>
        <w:ind w:firstLine="66"/>
        <w:jc w:val="both"/>
        <w:rPr>
          <w:rFonts w:cstheme="minorBidi"/>
          <w:b/>
          <w:bCs/>
          <w:sz w:val="24"/>
          <w:szCs w:val="24"/>
        </w:rPr>
      </w:pPr>
      <w:r w:rsidRPr="0077547A">
        <w:rPr>
          <w:rFonts w:cstheme="minorBidi"/>
          <w:b/>
          <w:bCs/>
          <w:sz w:val="24"/>
          <w:szCs w:val="24"/>
        </w:rPr>
        <w:t>Documentation and Regulatory Compliance</w:t>
      </w:r>
    </w:p>
    <w:p w14:paraId="07F52EA0" w14:textId="4F0667D7" w:rsidR="00DF1F88" w:rsidRPr="0077547A" w:rsidRDefault="00DF1F88" w:rsidP="33CEAB00">
      <w:pPr>
        <w:spacing w:line="276" w:lineRule="auto"/>
        <w:ind w:left="709"/>
        <w:jc w:val="both"/>
        <w:rPr>
          <w:rFonts w:cstheme="minorBidi"/>
          <w:sz w:val="24"/>
          <w:szCs w:val="24"/>
        </w:rPr>
      </w:pPr>
      <w:r w:rsidRPr="0077547A">
        <w:rPr>
          <w:rFonts w:cstheme="minorBidi"/>
          <w:sz w:val="24"/>
          <w:szCs w:val="24"/>
        </w:rPr>
        <w:t xml:space="preserve">Each shipment is accompanied by a </w:t>
      </w:r>
      <w:r w:rsidR="00295FD0" w:rsidRPr="0077547A">
        <w:rPr>
          <w:rFonts w:cstheme="minorBidi"/>
          <w:sz w:val="24"/>
          <w:szCs w:val="24"/>
        </w:rPr>
        <w:t>proper</w:t>
      </w:r>
      <w:r w:rsidRPr="0077547A">
        <w:rPr>
          <w:rFonts w:cstheme="minorBidi"/>
          <w:sz w:val="24"/>
          <w:szCs w:val="24"/>
        </w:rPr>
        <w:t xml:space="preserve"> documentation as </w:t>
      </w:r>
      <w:r w:rsidR="00B836A7" w:rsidRPr="0077547A">
        <w:rPr>
          <w:rFonts w:cstheme="minorBidi"/>
          <w:sz w:val="24"/>
          <w:szCs w:val="24"/>
        </w:rPr>
        <w:t>per the Biomedical Waste Management Rules</w:t>
      </w:r>
      <w:r w:rsidR="00086E9B" w:rsidRPr="0077547A">
        <w:rPr>
          <w:rFonts w:cstheme="minorBidi"/>
          <w:sz w:val="24"/>
          <w:szCs w:val="24"/>
        </w:rPr>
        <w:t>, Manifest contains Name of company</w:t>
      </w:r>
      <w:r w:rsidR="00A01111" w:rsidRPr="0077547A">
        <w:rPr>
          <w:rFonts w:cstheme="minorBidi"/>
          <w:sz w:val="24"/>
          <w:szCs w:val="24"/>
        </w:rPr>
        <w:t xml:space="preserve">, Date/Time &amp; quantity of each category </w:t>
      </w:r>
      <w:r w:rsidR="00F65BEF" w:rsidRPr="0077547A">
        <w:rPr>
          <w:rFonts w:cstheme="minorBidi"/>
          <w:sz w:val="24"/>
          <w:szCs w:val="24"/>
        </w:rPr>
        <w:t>(Yellow/Red/Blue/White).</w:t>
      </w:r>
    </w:p>
    <w:p w14:paraId="2C1790A7" w14:textId="6A7CA394" w:rsidR="006E1E75" w:rsidRPr="0077547A" w:rsidRDefault="006E1E75" w:rsidP="00ED1847">
      <w:pPr>
        <w:pStyle w:val="ListParagraph"/>
        <w:numPr>
          <w:ilvl w:val="0"/>
          <w:numId w:val="161"/>
        </w:numPr>
        <w:spacing w:before="100" w:beforeAutospacing="1" w:after="100" w:afterAutospacing="1" w:line="276" w:lineRule="auto"/>
        <w:jc w:val="both"/>
        <w:rPr>
          <w:rFonts w:cstheme="minorHAnsi"/>
          <w:b/>
          <w:bCs/>
          <w:i/>
          <w:iCs/>
          <w:sz w:val="24"/>
          <w:szCs w:val="24"/>
          <w:lang w:val="en-US"/>
        </w:rPr>
      </w:pPr>
      <w:r w:rsidRPr="0077547A">
        <w:rPr>
          <w:rFonts w:cstheme="minorHAnsi"/>
          <w:b/>
          <w:bCs/>
          <w:i/>
          <w:iCs/>
          <w:sz w:val="24"/>
          <w:szCs w:val="24"/>
          <w:lang w:val="en-US"/>
        </w:rPr>
        <w:t>Efficient Treatment &amp; Disposal Systems</w:t>
      </w:r>
    </w:p>
    <w:p w14:paraId="1F1533E2" w14:textId="67C42A59" w:rsidR="006E1E75" w:rsidRPr="0077547A" w:rsidRDefault="006E1E75" w:rsidP="00ED1847">
      <w:pPr>
        <w:pStyle w:val="ListParagraph"/>
        <w:numPr>
          <w:ilvl w:val="0"/>
          <w:numId w:val="159"/>
        </w:numPr>
        <w:spacing w:after="0" w:line="276" w:lineRule="auto"/>
        <w:ind w:left="720" w:hanging="720"/>
        <w:rPr>
          <w:rFonts w:cstheme="minorHAnsi"/>
          <w:b/>
          <w:bCs/>
          <w:sz w:val="24"/>
          <w:szCs w:val="24"/>
          <w:lang w:val="en-US"/>
        </w:rPr>
      </w:pPr>
      <w:r w:rsidRPr="0077547A">
        <w:rPr>
          <w:rFonts w:cstheme="minorHAnsi"/>
          <w:b/>
          <w:bCs/>
          <w:sz w:val="24"/>
          <w:szCs w:val="24"/>
          <w:lang w:val="en-US"/>
        </w:rPr>
        <w:t>Hazardous Waste Treatment and Disposal</w:t>
      </w:r>
    </w:p>
    <w:p w14:paraId="0B741715" w14:textId="70C3BEF0" w:rsidR="006E1E75" w:rsidRPr="0077547A" w:rsidRDefault="009425AB" w:rsidP="006E1E75">
      <w:pPr>
        <w:spacing w:after="120" w:line="276" w:lineRule="auto"/>
        <w:jc w:val="both"/>
        <w:rPr>
          <w:rFonts w:cstheme="minorHAnsi"/>
          <w:sz w:val="24"/>
          <w:szCs w:val="24"/>
          <w:lang w:val="en-US"/>
        </w:rPr>
      </w:pPr>
      <w:r w:rsidRPr="0077547A">
        <w:rPr>
          <w:rFonts w:cstheme="minorHAnsi"/>
          <w:sz w:val="24"/>
          <w:szCs w:val="24"/>
          <w:lang w:val="en-US"/>
        </w:rPr>
        <w:t>Naxpar</w:t>
      </w:r>
      <w:r w:rsidR="006E1E75" w:rsidRPr="0077547A">
        <w:rPr>
          <w:rFonts w:cstheme="minorHAnsi"/>
          <w:sz w:val="24"/>
          <w:szCs w:val="24"/>
          <w:lang w:val="en-US"/>
        </w:rPr>
        <w:t xml:space="preserve"> Pharma is committed to minimizing the environmental and human health impacts of hazardous substances generated during production through the implementation of specialized treatment protocols and safe disposal systems. These procedures are aligned with the Hazardous and Other Wastes (Management and Transboundary Movement) Rules, 2016, the Environment (Protection) Act, 1986</w:t>
      </w:r>
      <w:r w:rsidR="006935F7" w:rsidRPr="0077547A">
        <w:rPr>
          <w:rFonts w:cstheme="minorHAnsi"/>
          <w:sz w:val="24"/>
          <w:szCs w:val="24"/>
          <w:lang w:val="en-US"/>
        </w:rPr>
        <w:t>and</w:t>
      </w:r>
      <w:r w:rsidR="006E1E75" w:rsidRPr="0077547A">
        <w:rPr>
          <w:rFonts w:cstheme="minorHAnsi"/>
          <w:sz w:val="24"/>
          <w:szCs w:val="24"/>
          <w:lang w:val="en-US"/>
        </w:rPr>
        <w:t xml:space="preserve"> State Pollution Control Board (SPCB) directives.</w:t>
      </w:r>
    </w:p>
    <w:p w14:paraId="53AAFB96" w14:textId="52D63ECF" w:rsidR="006E1E75" w:rsidRPr="0077547A" w:rsidRDefault="014B1B93" w:rsidP="014B1B93">
      <w:pPr>
        <w:pStyle w:val="ListParagraph"/>
        <w:spacing w:after="0" w:line="276" w:lineRule="auto"/>
        <w:ind w:left="0"/>
        <w:jc w:val="both"/>
        <w:rPr>
          <w:rFonts w:cstheme="minorBidi"/>
          <w:b/>
          <w:bCs/>
          <w:sz w:val="24"/>
          <w:szCs w:val="24"/>
        </w:rPr>
      </w:pPr>
      <w:r w:rsidRPr="0077547A">
        <w:rPr>
          <w:rFonts w:cstheme="minorBidi"/>
          <w:b/>
          <w:bCs/>
          <w:sz w:val="24"/>
          <w:szCs w:val="24"/>
        </w:rPr>
        <w:t>5.1.1 Safe and Compliant Disposal</w:t>
      </w:r>
    </w:p>
    <w:p w14:paraId="352EFB21" w14:textId="5B3EBF45" w:rsidR="00E53F1F" w:rsidRPr="0077547A" w:rsidRDefault="014B1B93" w:rsidP="014B1B93">
      <w:pPr>
        <w:spacing w:line="276" w:lineRule="auto"/>
        <w:jc w:val="both"/>
        <w:rPr>
          <w:rFonts w:cstheme="minorBidi"/>
          <w:sz w:val="24"/>
          <w:szCs w:val="24"/>
        </w:rPr>
      </w:pPr>
      <w:r w:rsidRPr="0077547A">
        <w:rPr>
          <w:rFonts w:cstheme="minorBidi"/>
          <w:sz w:val="24"/>
          <w:szCs w:val="24"/>
        </w:rPr>
        <w:t xml:space="preserve">Hazardous waste is dispatched to </w:t>
      </w:r>
      <w:r w:rsidRPr="0077547A">
        <w:rPr>
          <w:rFonts w:cstheme="minorBidi"/>
          <w:b/>
          <w:bCs/>
          <w:sz w:val="24"/>
          <w:szCs w:val="24"/>
        </w:rPr>
        <w:t>CPCB/SPCB-authorized Treatment, Storage</w:t>
      </w:r>
      <w:r w:rsidR="005C5E65" w:rsidRPr="0077547A">
        <w:rPr>
          <w:rFonts w:cstheme="minorBidi"/>
          <w:b/>
          <w:bCs/>
          <w:sz w:val="24"/>
          <w:szCs w:val="24"/>
        </w:rPr>
        <w:t xml:space="preserve"> </w:t>
      </w:r>
      <w:r w:rsidR="006935F7" w:rsidRPr="0077547A">
        <w:rPr>
          <w:rFonts w:cstheme="minorBidi"/>
          <w:b/>
          <w:bCs/>
          <w:sz w:val="24"/>
          <w:szCs w:val="24"/>
        </w:rPr>
        <w:t>and</w:t>
      </w:r>
      <w:r w:rsidRPr="0077547A">
        <w:rPr>
          <w:rFonts w:cstheme="minorBidi"/>
          <w:b/>
          <w:bCs/>
          <w:sz w:val="24"/>
          <w:szCs w:val="24"/>
        </w:rPr>
        <w:t xml:space="preserve"> Disposal Facilities (TSDFs)</w:t>
      </w:r>
      <w:r w:rsidRPr="0077547A">
        <w:rPr>
          <w:rFonts w:cstheme="minorBidi"/>
          <w:sz w:val="24"/>
          <w:szCs w:val="24"/>
        </w:rPr>
        <w:t>:</w:t>
      </w:r>
    </w:p>
    <w:tbl>
      <w:tblPr>
        <w:tblStyle w:val="TableGrid"/>
        <w:tblW w:w="0" w:type="auto"/>
        <w:tblInd w:w="534" w:type="dxa"/>
        <w:tblLook w:val="04A0" w:firstRow="1" w:lastRow="0" w:firstColumn="1" w:lastColumn="0" w:noHBand="0" w:noVBand="1"/>
      </w:tblPr>
      <w:tblGrid>
        <w:gridCol w:w="2547"/>
        <w:gridCol w:w="3109"/>
        <w:gridCol w:w="2826"/>
      </w:tblGrid>
      <w:tr w:rsidR="006E1E75" w:rsidRPr="0077547A" w14:paraId="4F7B8D5D" w14:textId="0BFA20F7" w:rsidTr="3DEA5ED0">
        <w:tc>
          <w:tcPr>
            <w:tcW w:w="2547" w:type="dxa"/>
            <w:hideMark/>
          </w:tcPr>
          <w:p w14:paraId="1C64BAB0" w14:textId="7C5F7AD9" w:rsidR="006E1E75" w:rsidRPr="0077547A" w:rsidRDefault="006E1E75">
            <w:pPr>
              <w:spacing w:line="276" w:lineRule="auto"/>
              <w:jc w:val="both"/>
              <w:rPr>
                <w:rFonts w:asciiTheme="minorHAnsi" w:hAnsiTheme="minorHAnsi" w:cstheme="minorHAnsi"/>
                <w:b/>
                <w:bCs/>
                <w:sz w:val="24"/>
                <w:szCs w:val="24"/>
              </w:rPr>
            </w:pPr>
            <w:r w:rsidRPr="0077547A">
              <w:rPr>
                <w:rFonts w:asciiTheme="minorHAnsi" w:hAnsiTheme="minorHAnsi" w:cstheme="minorHAnsi"/>
                <w:b/>
                <w:bCs/>
                <w:sz w:val="24"/>
                <w:szCs w:val="24"/>
              </w:rPr>
              <w:t>Waste Type</w:t>
            </w:r>
          </w:p>
        </w:tc>
        <w:tc>
          <w:tcPr>
            <w:tcW w:w="3109" w:type="dxa"/>
            <w:hideMark/>
          </w:tcPr>
          <w:p w14:paraId="5F5AA27D" w14:textId="63E5E277" w:rsidR="006E1E75" w:rsidRPr="0077547A" w:rsidRDefault="006E1E75">
            <w:pPr>
              <w:spacing w:line="276" w:lineRule="auto"/>
              <w:jc w:val="both"/>
              <w:rPr>
                <w:rFonts w:asciiTheme="minorHAnsi" w:hAnsiTheme="minorHAnsi" w:cstheme="minorHAnsi"/>
                <w:b/>
                <w:bCs/>
                <w:sz w:val="24"/>
                <w:szCs w:val="24"/>
              </w:rPr>
            </w:pPr>
            <w:r w:rsidRPr="0077547A">
              <w:rPr>
                <w:rFonts w:asciiTheme="minorHAnsi" w:hAnsiTheme="minorHAnsi" w:cstheme="minorHAnsi"/>
                <w:b/>
                <w:bCs/>
                <w:sz w:val="24"/>
                <w:szCs w:val="24"/>
              </w:rPr>
              <w:t>Specialized Treatment</w:t>
            </w:r>
          </w:p>
        </w:tc>
        <w:tc>
          <w:tcPr>
            <w:tcW w:w="2826" w:type="dxa"/>
            <w:hideMark/>
          </w:tcPr>
          <w:p w14:paraId="33188A39" w14:textId="4D27D3EE" w:rsidR="006E1E75" w:rsidRPr="0077547A" w:rsidRDefault="006E1E75">
            <w:pPr>
              <w:spacing w:line="276" w:lineRule="auto"/>
              <w:jc w:val="both"/>
              <w:rPr>
                <w:rFonts w:asciiTheme="minorHAnsi" w:hAnsiTheme="minorHAnsi" w:cstheme="minorHAnsi"/>
                <w:b/>
                <w:bCs/>
                <w:sz w:val="24"/>
                <w:szCs w:val="24"/>
              </w:rPr>
            </w:pPr>
            <w:r w:rsidRPr="0077547A">
              <w:rPr>
                <w:rFonts w:asciiTheme="minorHAnsi" w:hAnsiTheme="minorHAnsi" w:cstheme="minorHAnsi"/>
                <w:b/>
                <w:bCs/>
                <w:sz w:val="24"/>
                <w:szCs w:val="24"/>
              </w:rPr>
              <w:t>Final Disposal Method</w:t>
            </w:r>
          </w:p>
        </w:tc>
      </w:tr>
      <w:tr w:rsidR="00D5074F" w:rsidRPr="0077547A" w14:paraId="6C887FCB" w14:textId="77777777" w:rsidTr="3DEA5ED0">
        <w:trPr>
          <w:trHeight w:val="300"/>
        </w:trPr>
        <w:tc>
          <w:tcPr>
            <w:tcW w:w="2547" w:type="dxa"/>
          </w:tcPr>
          <w:p w14:paraId="1DD2EB83" w14:textId="0488F5D0" w:rsidR="00D5074F" w:rsidRPr="0077547A" w:rsidRDefault="35EB9310" w:rsidP="3DEA5ED0">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Used or Spent Oil</w:t>
            </w:r>
          </w:p>
        </w:tc>
        <w:tc>
          <w:tcPr>
            <w:tcW w:w="3109" w:type="dxa"/>
          </w:tcPr>
          <w:p w14:paraId="3FA1CC58" w14:textId="0C09A7E5" w:rsidR="00D5074F" w:rsidRPr="0077547A" w:rsidRDefault="35EB9310" w:rsidP="3DEA5ED0">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Segregated from source &amp; stored separately</w:t>
            </w:r>
          </w:p>
        </w:tc>
        <w:tc>
          <w:tcPr>
            <w:tcW w:w="2826" w:type="dxa"/>
          </w:tcPr>
          <w:p w14:paraId="3D2917F2" w14:textId="00D81059" w:rsidR="00D5074F" w:rsidRPr="0077547A" w:rsidRDefault="35EB9310" w:rsidP="3DEA5ED0">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Sent to authorized TSDF for co-processing &amp; safe disposal</w:t>
            </w:r>
          </w:p>
        </w:tc>
      </w:tr>
      <w:tr w:rsidR="00D5074F" w:rsidRPr="0077547A" w14:paraId="0D2AF0EA" w14:textId="77777777" w:rsidTr="3DEA5ED0">
        <w:trPr>
          <w:trHeight w:val="300"/>
        </w:trPr>
        <w:tc>
          <w:tcPr>
            <w:tcW w:w="2547" w:type="dxa"/>
          </w:tcPr>
          <w:p w14:paraId="0ECBE0AD" w14:textId="67624318" w:rsidR="00D5074F" w:rsidRPr="0077547A" w:rsidRDefault="35EB9310" w:rsidP="3DEA5ED0">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Process Waste</w:t>
            </w:r>
          </w:p>
        </w:tc>
        <w:tc>
          <w:tcPr>
            <w:tcW w:w="3109" w:type="dxa"/>
          </w:tcPr>
          <w:p w14:paraId="3E77123B" w14:textId="076CBE13" w:rsidR="00D5074F" w:rsidRPr="0077547A" w:rsidRDefault="35EB9310" w:rsidP="3DEA5ED0">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Segregated from source &amp; stored separately</w:t>
            </w:r>
          </w:p>
        </w:tc>
        <w:tc>
          <w:tcPr>
            <w:tcW w:w="2826" w:type="dxa"/>
          </w:tcPr>
          <w:p w14:paraId="790342EA" w14:textId="69996BF7" w:rsidR="00D5074F" w:rsidRPr="0077547A" w:rsidRDefault="35EB9310" w:rsidP="3DEA5ED0">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Sent to authorized TSDF for co-processing &amp; safe disposal</w:t>
            </w:r>
          </w:p>
        </w:tc>
      </w:tr>
      <w:tr w:rsidR="002A2ECC" w:rsidRPr="0077547A" w14:paraId="525D3470" w14:textId="77777777" w:rsidTr="3DEA5ED0">
        <w:trPr>
          <w:trHeight w:val="300"/>
        </w:trPr>
        <w:tc>
          <w:tcPr>
            <w:tcW w:w="2547" w:type="dxa"/>
          </w:tcPr>
          <w:p w14:paraId="1F182EE6" w14:textId="3AEF4738" w:rsidR="002A2ECC" w:rsidRPr="0077547A" w:rsidRDefault="40D8F70F" w:rsidP="3DEA5ED0">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 xml:space="preserve">Empty Barrels &amp; Containers </w:t>
            </w:r>
          </w:p>
        </w:tc>
        <w:tc>
          <w:tcPr>
            <w:tcW w:w="3109" w:type="dxa"/>
          </w:tcPr>
          <w:p w14:paraId="7DCBE393" w14:textId="10E1A75C" w:rsidR="002A2ECC" w:rsidRPr="0077547A" w:rsidRDefault="40D8F70F" w:rsidP="3DEA5ED0">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Segregated from source &amp; stored separately</w:t>
            </w:r>
          </w:p>
        </w:tc>
        <w:tc>
          <w:tcPr>
            <w:tcW w:w="2826" w:type="dxa"/>
          </w:tcPr>
          <w:p w14:paraId="11E67D2F" w14:textId="511D1283" w:rsidR="002A2ECC" w:rsidRPr="0077547A" w:rsidRDefault="40D8F70F" w:rsidP="3DEA5ED0">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 xml:space="preserve">Sent to authorized </w:t>
            </w:r>
            <w:r w:rsidR="1E6C1624" w:rsidRPr="0077547A">
              <w:rPr>
                <w:rFonts w:asciiTheme="minorHAnsi" w:hAnsiTheme="minorHAnsi" w:cstheme="minorHAnsi"/>
                <w:sz w:val="24"/>
                <w:szCs w:val="24"/>
              </w:rPr>
              <w:t>recycler for reuse</w:t>
            </w:r>
          </w:p>
        </w:tc>
      </w:tr>
      <w:tr w:rsidR="00D63DE3" w:rsidRPr="0077547A" w14:paraId="0C1053A4" w14:textId="77777777" w:rsidTr="3DEA5ED0">
        <w:trPr>
          <w:trHeight w:val="300"/>
        </w:trPr>
        <w:tc>
          <w:tcPr>
            <w:tcW w:w="2547" w:type="dxa"/>
          </w:tcPr>
          <w:p w14:paraId="484138D4" w14:textId="10775818" w:rsidR="00D63DE3" w:rsidRPr="0077547A" w:rsidRDefault="7F7F080B" w:rsidP="3DEA5ED0">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Chemical Sludge</w:t>
            </w:r>
          </w:p>
        </w:tc>
        <w:tc>
          <w:tcPr>
            <w:tcW w:w="3109" w:type="dxa"/>
          </w:tcPr>
          <w:p w14:paraId="092DF85B" w14:textId="2C2A1551" w:rsidR="00D63DE3" w:rsidRPr="0077547A" w:rsidRDefault="3C661772" w:rsidP="3DEA5ED0">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 xml:space="preserve">Neutralized, </w:t>
            </w:r>
            <w:r w:rsidR="176B2E81" w:rsidRPr="0077547A">
              <w:rPr>
                <w:rFonts w:asciiTheme="minorHAnsi" w:hAnsiTheme="minorHAnsi" w:cstheme="minorHAnsi"/>
                <w:sz w:val="24"/>
                <w:szCs w:val="24"/>
              </w:rPr>
              <w:t>c</w:t>
            </w:r>
            <w:r w:rsidRPr="0077547A">
              <w:rPr>
                <w:rFonts w:asciiTheme="minorHAnsi" w:hAnsiTheme="minorHAnsi" w:cstheme="minorHAnsi"/>
                <w:sz w:val="24"/>
                <w:szCs w:val="24"/>
              </w:rPr>
              <w:t>ollected</w:t>
            </w:r>
            <w:r w:rsidR="176B2E81" w:rsidRPr="0077547A">
              <w:rPr>
                <w:rFonts w:asciiTheme="minorHAnsi" w:hAnsiTheme="minorHAnsi" w:cstheme="minorHAnsi"/>
                <w:sz w:val="24"/>
                <w:szCs w:val="24"/>
              </w:rPr>
              <w:t xml:space="preserve"> &amp; stored separately</w:t>
            </w:r>
            <w:r w:rsidRPr="0077547A">
              <w:rPr>
                <w:rFonts w:asciiTheme="minorHAnsi" w:hAnsiTheme="minorHAnsi" w:cstheme="minorHAnsi"/>
                <w:sz w:val="24"/>
                <w:szCs w:val="24"/>
              </w:rPr>
              <w:t xml:space="preserve"> </w:t>
            </w:r>
          </w:p>
        </w:tc>
        <w:tc>
          <w:tcPr>
            <w:tcW w:w="2826" w:type="dxa"/>
          </w:tcPr>
          <w:p w14:paraId="439D7EA5" w14:textId="12A72969" w:rsidR="00D63DE3" w:rsidRPr="0077547A" w:rsidRDefault="176B2E81" w:rsidP="3DEA5ED0">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Sent to authorized TSDF for safe disposal</w:t>
            </w:r>
          </w:p>
        </w:tc>
      </w:tr>
      <w:tr w:rsidR="004402ED" w:rsidRPr="0077547A" w14:paraId="5A551520" w14:textId="77777777" w:rsidTr="3DEA5ED0">
        <w:trPr>
          <w:trHeight w:val="300"/>
        </w:trPr>
        <w:tc>
          <w:tcPr>
            <w:tcW w:w="2547" w:type="dxa"/>
          </w:tcPr>
          <w:p w14:paraId="6462AB7F" w14:textId="671DA76D" w:rsidR="004402ED" w:rsidRPr="0077547A" w:rsidRDefault="58609431" w:rsidP="004402ED">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E-waste</w:t>
            </w:r>
          </w:p>
        </w:tc>
        <w:tc>
          <w:tcPr>
            <w:tcW w:w="3109" w:type="dxa"/>
          </w:tcPr>
          <w:p w14:paraId="385A16EE" w14:textId="33147361" w:rsidR="004402ED" w:rsidRPr="0077547A" w:rsidRDefault="58609431" w:rsidP="004402ED">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 xml:space="preserve">Segregated and </w:t>
            </w:r>
            <w:r w:rsidR="606B65DA" w:rsidRPr="0077547A">
              <w:rPr>
                <w:rFonts w:asciiTheme="minorHAnsi" w:hAnsiTheme="minorHAnsi" w:cstheme="minorHAnsi"/>
                <w:sz w:val="24"/>
                <w:szCs w:val="24"/>
              </w:rPr>
              <w:t>stored separately</w:t>
            </w:r>
          </w:p>
        </w:tc>
        <w:tc>
          <w:tcPr>
            <w:tcW w:w="2826" w:type="dxa"/>
          </w:tcPr>
          <w:p w14:paraId="732E8299" w14:textId="3B7E6534" w:rsidR="004402ED" w:rsidRPr="0077547A" w:rsidRDefault="58609431" w:rsidP="004402ED">
            <w:pPr>
              <w:spacing w:line="276" w:lineRule="auto"/>
              <w:jc w:val="both"/>
              <w:rPr>
                <w:rFonts w:asciiTheme="minorHAnsi" w:hAnsiTheme="minorHAnsi" w:cstheme="minorHAnsi"/>
                <w:sz w:val="24"/>
                <w:szCs w:val="24"/>
              </w:rPr>
            </w:pPr>
            <w:r w:rsidRPr="0077547A">
              <w:rPr>
                <w:rFonts w:asciiTheme="minorHAnsi" w:hAnsiTheme="minorHAnsi" w:cstheme="minorHAnsi"/>
                <w:sz w:val="24"/>
                <w:szCs w:val="24"/>
              </w:rPr>
              <w:t>Sent to authorized TSDF</w:t>
            </w:r>
            <w:r w:rsidR="35EB9310" w:rsidRPr="0077547A">
              <w:rPr>
                <w:rFonts w:asciiTheme="minorHAnsi" w:hAnsiTheme="minorHAnsi" w:cstheme="minorHAnsi"/>
                <w:sz w:val="24"/>
                <w:szCs w:val="24"/>
              </w:rPr>
              <w:t xml:space="preserve"> for co-processing &amp; safe disposal</w:t>
            </w:r>
          </w:p>
        </w:tc>
      </w:tr>
    </w:tbl>
    <w:p w14:paraId="592F366E" w14:textId="2954E253" w:rsidR="006E1E75" w:rsidRPr="0077547A" w:rsidRDefault="014B1B93" w:rsidP="014B1B93">
      <w:pPr>
        <w:spacing w:after="0" w:line="276" w:lineRule="auto"/>
        <w:jc w:val="both"/>
        <w:rPr>
          <w:rFonts w:cstheme="minorBidi"/>
          <w:b/>
          <w:bCs/>
          <w:sz w:val="24"/>
          <w:szCs w:val="24"/>
        </w:rPr>
      </w:pPr>
      <w:r w:rsidRPr="0077547A">
        <w:rPr>
          <w:rFonts w:cstheme="minorBidi"/>
          <w:b/>
          <w:bCs/>
          <w:sz w:val="24"/>
          <w:szCs w:val="24"/>
        </w:rPr>
        <w:t>5.1.2 Documentation and Monitoring</w:t>
      </w:r>
    </w:p>
    <w:p w14:paraId="0348073F" w14:textId="1CCA9E30" w:rsidR="006E1E75" w:rsidRPr="0077547A" w:rsidRDefault="006E1E75" w:rsidP="00ED1847">
      <w:pPr>
        <w:numPr>
          <w:ilvl w:val="0"/>
          <w:numId w:val="147"/>
        </w:numPr>
        <w:spacing w:after="0" w:line="276" w:lineRule="auto"/>
        <w:jc w:val="both"/>
        <w:rPr>
          <w:rFonts w:cstheme="minorHAnsi"/>
          <w:sz w:val="24"/>
          <w:szCs w:val="24"/>
        </w:rPr>
      </w:pPr>
      <w:r w:rsidRPr="0077547A">
        <w:rPr>
          <w:rFonts w:cstheme="minorHAnsi"/>
          <w:b/>
          <w:bCs/>
          <w:sz w:val="24"/>
          <w:szCs w:val="24"/>
        </w:rPr>
        <w:t>Form 10 (Manifest):</w:t>
      </w:r>
      <w:r w:rsidRPr="0077547A">
        <w:rPr>
          <w:rFonts w:cstheme="minorHAnsi"/>
          <w:sz w:val="24"/>
          <w:szCs w:val="24"/>
        </w:rPr>
        <w:t xml:space="preserve"> Tracks each shipment from source to disposal</w:t>
      </w:r>
    </w:p>
    <w:p w14:paraId="7D4ABF9E" w14:textId="5317869A" w:rsidR="006E1E75" w:rsidRPr="0077547A" w:rsidRDefault="006E1E75" w:rsidP="00ED1847">
      <w:pPr>
        <w:numPr>
          <w:ilvl w:val="0"/>
          <w:numId w:val="147"/>
        </w:numPr>
        <w:spacing w:after="0" w:line="276" w:lineRule="auto"/>
        <w:jc w:val="both"/>
        <w:rPr>
          <w:rFonts w:cstheme="minorHAnsi"/>
          <w:sz w:val="24"/>
          <w:szCs w:val="24"/>
        </w:rPr>
      </w:pPr>
      <w:r w:rsidRPr="0077547A">
        <w:rPr>
          <w:rFonts w:cstheme="minorHAnsi"/>
          <w:b/>
          <w:bCs/>
          <w:sz w:val="24"/>
          <w:szCs w:val="24"/>
        </w:rPr>
        <w:t>Disposal Certificates</w:t>
      </w:r>
      <w:r w:rsidRPr="0077547A">
        <w:rPr>
          <w:rFonts w:cstheme="minorHAnsi"/>
          <w:sz w:val="24"/>
          <w:szCs w:val="24"/>
        </w:rPr>
        <w:t xml:space="preserve"> and </w:t>
      </w:r>
      <w:r w:rsidRPr="0077547A">
        <w:rPr>
          <w:rFonts w:cstheme="minorHAnsi"/>
          <w:b/>
          <w:bCs/>
          <w:sz w:val="24"/>
          <w:szCs w:val="24"/>
        </w:rPr>
        <w:t>SDS records</w:t>
      </w:r>
      <w:r w:rsidRPr="0077547A">
        <w:rPr>
          <w:rFonts w:cstheme="minorHAnsi"/>
          <w:sz w:val="24"/>
          <w:szCs w:val="24"/>
        </w:rPr>
        <w:t xml:space="preserve"> are maintained for each waste category</w:t>
      </w:r>
    </w:p>
    <w:p w14:paraId="37A61865" w14:textId="34697A82" w:rsidR="006E1E75" w:rsidRPr="0077547A" w:rsidRDefault="006E1E75" w:rsidP="00ED1847">
      <w:pPr>
        <w:numPr>
          <w:ilvl w:val="0"/>
          <w:numId w:val="147"/>
        </w:numPr>
        <w:spacing w:after="0" w:line="276" w:lineRule="auto"/>
        <w:jc w:val="both"/>
        <w:rPr>
          <w:rFonts w:cstheme="minorHAnsi"/>
          <w:sz w:val="24"/>
          <w:szCs w:val="24"/>
        </w:rPr>
      </w:pPr>
      <w:r w:rsidRPr="0077547A">
        <w:rPr>
          <w:rFonts w:cstheme="minorHAnsi"/>
          <w:b/>
          <w:bCs/>
          <w:sz w:val="24"/>
          <w:szCs w:val="24"/>
        </w:rPr>
        <w:t>Annual Form IV</w:t>
      </w:r>
      <w:r w:rsidRPr="0077547A">
        <w:rPr>
          <w:rFonts w:cstheme="minorHAnsi"/>
          <w:sz w:val="24"/>
          <w:szCs w:val="24"/>
        </w:rPr>
        <w:t xml:space="preserve"> submitted to SPCB as per compliance norms</w:t>
      </w:r>
    </w:p>
    <w:p w14:paraId="7A02BF2B" w14:textId="3B27783E" w:rsidR="006E1E75" w:rsidRPr="0077547A" w:rsidRDefault="006E1E75" w:rsidP="00ED1847">
      <w:pPr>
        <w:numPr>
          <w:ilvl w:val="0"/>
          <w:numId w:val="147"/>
        </w:numPr>
        <w:spacing w:after="0" w:line="276" w:lineRule="auto"/>
        <w:jc w:val="both"/>
        <w:rPr>
          <w:rFonts w:cstheme="minorHAnsi"/>
          <w:sz w:val="24"/>
          <w:szCs w:val="24"/>
        </w:rPr>
      </w:pPr>
      <w:r w:rsidRPr="0077547A">
        <w:rPr>
          <w:rFonts w:cstheme="minorHAnsi"/>
          <w:b/>
          <w:bCs/>
          <w:sz w:val="24"/>
          <w:szCs w:val="24"/>
        </w:rPr>
        <w:t>Monthly waste reconciliation</w:t>
      </w:r>
      <w:r w:rsidRPr="0077547A">
        <w:rPr>
          <w:rFonts w:cstheme="minorHAnsi"/>
          <w:sz w:val="24"/>
          <w:szCs w:val="24"/>
        </w:rPr>
        <w:t xml:space="preserve"> conducted to verify treatment vs. disposal ratios</w:t>
      </w:r>
    </w:p>
    <w:p w14:paraId="566CC4B6" w14:textId="33E72FEA" w:rsidR="006E1E75" w:rsidRPr="0077547A" w:rsidRDefault="009425AB" w:rsidP="006E1E75">
      <w:pPr>
        <w:spacing w:after="120" w:line="276" w:lineRule="auto"/>
        <w:jc w:val="both"/>
        <w:rPr>
          <w:rFonts w:cstheme="minorHAnsi"/>
          <w:sz w:val="24"/>
          <w:szCs w:val="24"/>
        </w:rPr>
      </w:pPr>
      <w:r w:rsidRPr="0077547A">
        <w:rPr>
          <w:rFonts w:cstheme="minorHAnsi"/>
          <w:sz w:val="24"/>
          <w:szCs w:val="24"/>
        </w:rPr>
        <w:t>Naxpar</w:t>
      </w:r>
      <w:r w:rsidR="006E1E75" w:rsidRPr="0077547A">
        <w:rPr>
          <w:rFonts w:cstheme="minorHAnsi"/>
          <w:sz w:val="24"/>
          <w:szCs w:val="24"/>
        </w:rPr>
        <w:t>’ integration of specialized treatment techniques with regulatory-compliant disposal helps reduce long-term environmental impacts and supports its broader commitment to responsible production and chemical safety.</w:t>
      </w:r>
    </w:p>
    <w:p w14:paraId="25C37022" w14:textId="16157031" w:rsidR="006E1E75" w:rsidRPr="0077547A" w:rsidRDefault="006E1E75" w:rsidP="00ED1847">
      <w:pPr>
        <w:pStyle w:val="ListParagraph"/>
        <w:numPr>
          <w:ilvl w:val="1"/>
          <w:numId w:val="160"/>
        </w:numPr>
        <w:spacing w:after="0" w:line="276" w:lineRule="auto"/>
        <w:ind w:left="720" w:hanging="720"/>
        <w:rPr>
          <w:rFonts w:cstheme="minorBidi"/>
          <w:b/>
          <w:bCs/>
          <w:sz w:val="24"/>
          <w:szCs w:val="24"/>
          <w:lang w:val="en-US"/>
        </w:rPr>
      </w:pPr>
      <w:r w:rsidRPr="0077547A">
        <w:rPr>
          <w:rFonts w:cstheme="minorBidi"/>
          <w:b/>
          <w:bCs/>
          <w:sz w:val="24"/>
          <w:szCs w:val="24"/>
          <w:lang w:val="en-US"/>
        </w:rPr>
        <w:lastRenderedPageBreak/>
        <w:t>Non-Hazardous Waste Disposal</w:t>
      </w:r>
    </w:p>
    <w:p w14:paraId="315CC113" w14:textId="60194DE0" w:rsidR="6B1629F7" w:rsidRPr="0077547A" w:rsidRDefault="6B1629F7" w:rsidP="3DEA5ED0">
      <w:pPr>
        <w:spacing w:after="120" w:line="276" w:lineRule="auto"/>
        <w:jc w:val="both"/>
        <w:rPr>
          <w:sz w:val="24"/>
          <w:szCs w:val="24"/>
        </w:rPr>
      </w:pPr>
      <w:r w:rsidRPr="0077547A">
        <w:rPr>
          <w:rFonts w:ascii="Calibri" w:eastAsia="Calibri" w:hAnsi="Calibri" w:cs="Calibri"/>
          <w:sz w:val="24"/>
          <w:szCs w:val="24"/>
        </w:rPr>
        <w:t>Non-hazardous waste generated from manufacturing, packaging, utility</w:t>
      </w:r>
      <w:r w:rsidR="005C5E65"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administrative activities is segregated at source and collected in designated containers. Recyclable waste such as paper, cardboard, plastic</w:t>
      </w:r>
      <w:r w:rsidR="005C5E65"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metal scrap is periodically handed over to authorized scrap vendors for recycling and resource recovery. Non-recyclable non-hazardous waste is disposed of through authorized waste disposal vendors in accordance with applicable regulatory requirements.</w:t>
      </w:r>
    </w:p>
    <w:p w14:paraId="50431196" w14:textId="3127B811" w:rsidR="00BF2DDB" w:rsidRPr="0077547A" w:rsidRDefault="00BF2DDB" w:rsidP="00BF2DDB">
      <w:pPr>
        <w:spacing w:after="120" w:line="276" w:lineRule="auto"/>
        <w:rPr>
          <w:rFonts w:cstheme="minorHAnsi"/>
          <w:b/>
          <w:bCs/>
          <w:sz w:val="24"/>
          <w:szCs w:val="24"/>
        </w:rPr>
      </w:pPr>
      <w:r w:rsidRPr="0077547A">
        <w:rPr>
          <w:rFonts w:cstheme="minorHAnsi"/>
          <w:b/>
          <w:bCs/>
          <w:sz w:val="24"/>
          <w:szCs w:val="24"/>
        </w:rPr>
        <w:t>Responsibilities</w:t>
      </w:r>
    </w:p>
    <w:p w14:paraId="2F258F61" w14:textId="77777777" w:rsidR="00BF2DDB" w:rsidRPr="0077547A" w:rsidRDefault="00BF2DDB" w:rsidP="00ED1847">
      <w:pPr>
        <w:pStyle w:val="ListParagraph"/>
        <w:numPr>
          <w:ilvl w:val="0"/>
          <w:numId w:val="20"/>
        </w:numPr>
        <w:spacing w:after="120" w:line="276" w:lineRule="auto"/>
        <w:jc w:val="both"/>
        <w:rPr>
          <w:rFonts w:cstheme="minorHAnsi"/>
          <w:sz w:val="24"/>
          <w:szCs w:val="24"/>
        </w:rPr>
      </w:pPr>
      <w:r w:rsidRPr="0077547A">
        <w:rPr>
          <w:rFonts w:cstheme="minorHAnsi"/>
          <w:b/>
          <w:bCs/>
          <w:sz w:val="24"/>
          <w:szCs w:val="24"/>
        </w:rPr>
        <w:t xml:space="preserve">Plant Head: </w:t>
      </w:r>
      <w:r w:rsidRPr="0077547A">
        <w:rPr>
          <w:rFonts w:cstheme="minorHAnsi"/>
          <w:sz w:val="24"/>
          <w:szCs w:val="24"/>
        </w:rPr>
        <w:t>Ensures implementation of waste management practices and regulatory compliance.</w:t>
      </w:r>
    </w:p>
    <w:p w14:paraId="78CABDFE" w14:textId="26C553AD" w:rsidR="00BF2DDB" w:rsidRPr="0077547A" w:rsidRDefault="00BF2DDB" w:rsidP="00ED1847">
      <w:pPr>
        <w:pStyle w:val="ListParagraph"/>
        <w:numPr>
          <w:ilvl w:val="0"/>
          <w:numId w:val="20"/>
        </w:numPr>
        <w:spacing w:after="120" w:line="276" w:lineRule="auto"/>
        <w:jc w:val="both"/>
        <w:rPr>
          <w:rFonts w:cstheme="minorBidi"/>
          <w:sz w:val="24"/>
          <w:szCs w:val="24"/>
        </w:rPr>
      </w:pPr>
      <w:r w:rsidRPr="0077547A">
        <w:rPr>
          <w:rFonts w:cstheme="minorBidi"/>
          <w:b/>
          <w:bCs/>
          <w:sz w:val="24"/>
          <w:szCs w:val="24"/>
        </w:rPr>
        <w:t xml:space="preserve">EHS Team: </w:t>
      </w:r>
      <w:r w:rsidRPr="0077547A">
        <w:rPr>
          <w:rFonts w:cstheme="minorBidi"/>
          <w:sz w:val="24"/>
          <w:szCs w:val="24"/>
        </w:rPr>
        <w:t>Monitors waste management activities, maintains records and conducts training.</w:t>
      </w:r>
    </w:p>
    <w:p w14:paraId="4D1FECE7" w14:textId="77777777" w:rsidR="00BF2DDB" w:rsidRPr="0077547A" w:rsidRDefault="00BF2DDB" w:rsidP="00ED1847">
      <w:pPr>
        <w:pStyle w:val="ListParagraph"/>
        <w:numPr>
          <w:ilvl w:val="0"/>
          <w:numId w:val="20"/>
        </w:numPr>
        <w:spacing w:after="120" w:line="276" w:lineRule="auto"/>
        <w:jc w:val="both"/>
        <w:rPr>
          <w:rFonts w:cstheme="minorHAnsi"/>
          <w:sz w:val="24"/>
          <w:szCs w:val="24"/>
        </w:rPr>
      </w:pPr>
      <w:r w:rsidRPr="0077547A">
        <w:rPr>
          <w:rFonts w:cstheme="minorHAnsi"/>
          <w:b/>
          <w:bCs/>
          <w:sz w:val="24"/>
          <w:szCs w:val="24"/>
        </w:rPr>
        <w:t xml:space="preserve">Production Team: </w:t>
      </w:r>
      <w:r w:rsidRPr="0077547A">
        <w:rPr>
          <w:rFonts w:cstheme="minorHAnsi"/>
          <w:sz w:val="24"/>
          <w:szCs w:val="24"/>
        </w:rPr>
        <w:t>Minimizes waste at source and ensures proper segregation.</w:t>
      </w:r>
    </w:p>
    <w:p w14:paraId="6F4B8E9D" w14:textId="77777777" w:rsidR="00BF2DDB" w:rsidRPr="0077547A" w:rsidRDefault="00BF2DDB" w:rsidP="00ED1847">
      <w:pPr>
        <w:pStyle w:val="ListParagraph"/>
        <w:numPr>
          <w:ilvl w:val="0"/>
          <w:numId w:val="20"/>
        </w:numPr>
        <w:spacing w:after="120" w:line="276" w:lineRule="auto"/>
        <w:jc w:val="both"/>
        <w:rPr>
          <w:rFonts w:cstheme="minorHAnsi"/>
          <w:sz w:val="24"/>
          <w:szCs w:val="24"/>
        </w:rPr>
      </w:pPr>
      <w:r w:rsidRPr="0077547A">
        <w:rPr>
          <w:rFonts w:cstheme="minorHAnsi"/>
          <w:b/>
          <w:bCs/>
          <w:sz w:val="24"/>
          <w:szCs w:val="24"/>
        </w:rPr>
        <w:t xml:space="preserve">Maintenance Team: </w:t>
      </w:r>
      <w:r w:rsidRPr="0077547A">
        <w:rPr>
          <w:rFonts w:cstheme="minorHAnsi"/>
          <w:sz w:val="24"/>
          <w:szCs w:val="24"/>
        </w:rPr>
        <w:t>Prevents leaks and maintains systems like ETP.</w:t>
      </w:r>
    </w:p>
    <w:p w14:paraId="26C830D3" w14:textId="77777777" w:rsidR="00BF2DDB" w:rsidRPr="0077547A" w:rsidRDefault="00BF2DDB" w:rsidP="00ED1847">
      <w:pPr>
        <w:pStyle w:val="ListParagraph"/>
        <w:numPr>
          <w:ilvl w:val="0"/>
          <w:numId w:val="20"/>
        </w:numPr>
        <w:spacing w:after="120" w:line="276" w:lineRule="auto"/>
        <w:jc w:val="both"/>
        <w:rPr>
          <w:rFonts w:cstheme="minorHAnsi"/>
          <w:sz w:val="24"/>
          <w:szCs w:val="24"/>
        </w:rPr>
      </w:pPr>
      <w:r w:rsidRPr="0077547A">
        <w:rPr>
          <w:rFonts w:cstheme="minorHAnsi"/>
          <w:b/>
          <w:bCs/>
          <w:sz w:val="24"/>
          <w:szCs w:val="24"/>
        </w:rPr>
        <w:t xml:space="preserve">QA Team: </w:t>
      </w:r>
      <w:r w:rsidRPr="0077547A">
        <w:rPr>
          <w:rFonts w:cstheme="minorHAnsi"/>
          <w:sz w:val="24"/>
          <w:szCs w:val="24"/>
        </w:rPr>
        <w:t>Ensures compliance with GMP requirements.</w:t>
      </w:r>
    </w:p>
    <w:p w14:paraId="25C65034" w14:textId="26509958" w:rsidR="00BF2DDB" w:rsidRPr="0077547A" w:rsidRDefault="00BF2DDB" w:rsidP="00ED1847">
      <w:pPr>
        <w:pStyle w:val="ListParagraph"/>
        <w:numPr>
          <w:ilvl w:val="0"/>
          <w:numId w:val="20"/>
        </w:numPr>
        <w:spacing w:after="120" w:line="276" w:lineRule="auto"/>
        <w:jc w:val="both"/>
        <w:rPr>
          <w:rFonts w:cstheme="minorBidi"/>
          <w:b/>
          <w:bCs/>
          <w:sz w:val="24"/>
          <w:szCs w:val="24"/>
        </w:rPr>
      </w:pPr>
      <w:r w:rsidRPr="0077547A">
        <w:rPr>
          <w:rFonts w:cstheme="minorBidi"/>
          <w:b/>
          <w:bCs/>
          <w:sz w:val="24"/>
          <w:szCs w:val="24"/>
        </w:rPr>
        <w:t xml:space="preserve">Stores: </w:t>
      </w:r>
      <w:r w:rsidRPr="0077547A">
        <w:rPr>
          <w:rFonts w:cstheme="minorBidi"/>
          <w:sz w:val="24"/>
          <w:szCs w:val="24"/>
        </w:rPr>
        <w:t xml:space="preserve">Handles storage, </w:t>
      </w:r>
      <w:r w:rsidR="00AA7CF6" w:rsidRPr="0077547A">
        <w:rPr>
          <w:rFonts w:cstheme="minorBidi"/>
          <w:sz w:val="24"/>
          <w:szCs w:val="24"/>
        </w:rPr>
        <w:t>labelling</w:t>
      </w:r>
      <w:r w:rsidRPr="0077547A">
        <w:rPr>
          <w:rFonts w:cstheme="minorBidi"/>
          <w:sz w:val="24"/>
          <w:szCs w:val="24"/>
        </w:rPr>
        <w:t xml:space="preserve"> and coordinates authorized disposal.</w:t>
      </w:r>
    </w:p>
    <w:p w14:paraId="6ACD9167" w14:textId="51696F54" w:rsidR="00BF2DDB" w:rsidRPr="0077547A" w:rsidRDefault="00BF2DDB" w:rsidP="00ED1847">
      <w:pPr>
        <w:pStyle w:val="ListParagraph"/>
        <w:numPr>
          <w:ilvl w:val="0"/>
          <w:numId w:val="20"/>
        </w:numPr>
        <w:spacing w:after="120" w:line="276" w:lineRule="auto"/>
        <w:jc w:val="both"/>
        <w:rPr>
          <w:rFonts w:cstheme="minorHAnsi"/>
          <w:sz w:val="24"/>
          <w:szCs w:val="24"/>
        </w:rPr>
      </w:pPr>
      <w:r w:rsidRPr="0077547A">
        <w:rPr>
          <w:rFonts w:cstheme="minorHAnsi"/>
          <w:b/>
          <w:bCs/>
          <w:sz w:val="24"/>
          <w:szCs w:val="24"/>
        </w:rPr>
        <w:t xml:space="preserve">Employees: </w:t>
      </w:r>
      <w:r w:rsidRPr="0077547A">
        <w:rPr>
          <w:rFonts w:cstheme="minorHAnsi"/>
          <w:sz w:val="24"/>
          <w:szCs w:val="24"/>
        </w:rPr>
        <w:t>Follow procedures and support waste minimization practices.</w:t>
      </w:r>
    </w:p>
    <w:p w14:paraId="6B4FFEA6" w14:textId="77777777" w:rsidR="00BF2DDB" w:rsidRPr="0077547A" w:rsidRDefault="00BF2DDB" w:rsidP="00BF2DDB">
      <w:pPr>
        <w:spacing w:after="120" w:line="276" w:lineRule="auto"/>
        <w:rPr>
          <w:rFonts w:cstheme="minorHAnsi"/>
          <w:b/>
          <w:bCs/>
          <w:sz w:val="24"/>
          <w:szCs w:val="24"/>
        </w:rPr>
      </w:pPr>
      <w:r w:rsidRPr="0077547A">
        <w:rPr>
          <w:rFonts w:cstheme="minorHAnsi"/>
          <w:b/>
          <w:bCs/>
          <w:sz w:val="24"/>
          <w:szCs w:val="24"/>
        </w:rPr>
        <w:t>Review Mechanism</w:t>
      </w:r>
    </w:p>
    <w:p w14:paraId="06736A68" w14:textId="64A58A38" w:rsidR="004C1BBE" w:rsidRDefault="00BF2DDB" w:rsidP="3DEA5ED0">
      <w:pPr>
        <w:spacing w:after="120" w:line="276" w:lineRule="auto"/>
        <w:jc w:val="both"/>
        <w:rPr>
          <w:rFonts w:cstheme="minorBidi"/>
          <w:sz w:val="24"/>
          <w:szCs w:val="24"/>
          <w:lang w:val="en-US"/>
        </w:rPr>
      </w:pPr>
      <w:r w:rsidRPr="0077547A">
        <w:rPr>
          <w:rFonts w:cstheme="minorBidi"/>
          <w:sz w:val="24"/>
          <w:szCs w:val="24"/>
        </w:rPr>
        <w:t>The Waste Management SOP is reviewed annually by the EHS department to ensure regulatory compliance and effectiveness. Feedback from departments and waste vendors is considered and necessary improvements such as training or process updates are implemented. Review outcomes are documented and regular audits are conducted to ensure continuous improvement.</w:t>
      </w:r>
    </w:p>
    <w:p w14:paraId="6C53FCF1" w14:textId="4911153E" w:rsidR="00B82D1B" w:rsidRPr="00B82D1B" w:rsidRDefault="014B1B93" w:rsidP="5B9B55FB">
      <w:pPr>
        <w:pStyle w:val="Heading2"/>
        <w:rPr>
          <w:b w:val="0"/>
          <w:u w:val="none"/>
        </w:rPr>
      </w:pPr>
      <w:bookmarkStart w:id="8" w:name="_Toc233029849"/>
      <w:r>
        <w:rPr>
          <w:u w:val="none"/>
        </w:rPr>
        <w:t xml:space="preserve">5. </w:t>
      </w:r>
      <w:r w:rsidRPr="3094E857">
        <w:rPr>
          <w:rStyle w:val="Strong"/>
          <w:rFonts w:cstheme="minorBidi"/>
          <w:b/>
          <w:u w:val="none"/>
        </w:rPr>
        <w:t>Hazardous Substances Management and Reduction</w:t>
      </w:r>
      <w:bookmarkEnd w:id="8"/>
    </w:p>
    <w:p w14:paraId="2E5FF1F4" w14:textId="77777777" w:rsidR="00D57931" w:rsidRPr="0077547A" w:rsidRDefault="00D57931" w:rsidP="00D57931">
      <w:pPr>
        <w:spacing w:after="0" w:line="276" w:lineRule="auto"/>
        <w:jc w:val="both"/>
        <w:rPr>
          <w:rFonts w:eastAsia="Times New Roman" w:cstheme="minorHAnsi"/>
          <w:b/>
          <w:bCs/>
          <w:kern w:val="0"/>
          <w:sz w:val="24"/>
          <w:szCs w:val="24"/>
          <w:lang w:eastAsia="en-IN"/>
          <w14:ligatures w14:val="none"/>
        </w:rPr>
      </w:pPr>
      <w:r w:rsidRPr="0077547A">
        <w:rPr>
          <w:rFonts w:eastAsia="Times New Roman" w:cstheme="minorHAnsi"/>
          <w:b/>
          <w:bCs/>
          <w:kern w:val="0"/>
          <w:sz w:val="24"/>
          <w:szCs w:val="24"/>
          <w:lang w:eastAsia="en-IN"/>
          <w14:ligatures w14:val="none"/>
        </w:rPr>
        <w:t>Overview</w:t>
      </w:r>
    </w:p>
    <w:p w14:paraId="3A513487" w14:textId="34AF0422" w:rsidR="00D57931" w:rsidRPr="0077547A" w:rsidRDefault="00D57931" w:rsidP="33CEAB00">
      <w:pPr>
        <w:spacing w:line="276" w:lineRule="auto"/>
        <w:jc w:val="both"/>
        <w:rPr>
          <w:rFonts w:cstheme="minorBidi"/>
          <w:sz w:val="24"/>
          <w:szCs w:val="24"/>
        </w:rPr>
      </w:pPr>
      <w:r w:rsidRPr="0077547A">
        <w:rPr>
          <w:rFonts w:cstheme="minorBidi"/>
          <w:sz w:val="24"/>
          <w:szCs w:val="24"/>
        </w:rPr>
        <w:t>Naxpar Pharma Pvt. Ltd. has implemented effective systems for managing and reducing hazardous substances through proper identification, safe handling, storage</w:t>
      </w:r>
      <w:r w:rsidR="003C2D94"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disposal practices. The company promotes safer alternatives, optimises processes to minimise waste and emissions and maintains strict controls such as </w:t>
      </w:r>
      <w:r w:rsidR="00AA7CF6" w:rsidRPr="0077547A">
        <w:rPr>
          <w:rFonts w:cstheme="minorBidi"/>
          <w:sz w:val="24"/>
          <w:szCs w:val="24"/>
        </w:rPr>
        <w:t>labelling</w:t>
      </w:r>
      <w:r w:rsidRPr="0077547A">
        <w:rPr>
          <w:rFonts w:cstheme="minorBidi"/>
          <w:sz w:val="24"/>
          <w:szCs w:val="24"/>
        </w:rPr>
        <w:t>, segregation, PPE usage and SOP compliance. Continuous monitoring and training further ensure safety, regulatory compliance and reduced environmental impact.</w:t>
      </w:r>
    </w:p>
    <w:p w14:paraId="08E63E9D" w14:textId="1EFCB4D9" w:rsidR="00D57931" w:rsidRPr="0077547A" w:rsidRDefault="00D57931" w:rsidP="00D57931">
      <w:pPr>
        <w:spacing w:after="0" w:line="276" w:lineRule="auto"/>
        <w:jc w:val="both"/>
        <w:rPr>
          <w:rFonts w:eastAsia="Times New Roman" w:cstheme="minorHAnsi"/>
          <w:b/>
          <w:bCs/>
          <w:kern w:val="0"/>
          <w:sz w:val="24"/>
          <w:szCs w:val="24"/>
          <w:lang w:eastAsia="en-IN"/>
          <w14:ligatures w14:val="none"/>
        </w:rPr>
      </w:pPr>
      <w:r w:rsidRPr="0077547A">
        <w:rPr>
          <w:rFonts w:eastAsia="Times New Roman" w:cstheme="minorHAnsi"/>
          <w:b/>
          <w:bCs/>
          <w:kern w:val="0"/>
          <w:sz w:val="24"/>
          <w:szCs w:val="24"/>
          <w:lang w:eastAsia="en-IN"/>
          <w14:ligatures w14:val="none"/>
        </w:rPr>
        <w:t>Purpose</w:t>
      </w:r>
    </w:p>
    <w:p w14:paraId="03FCC815" w14:textId="45F26A22" w:rsidR="00D57931" w:rsidRPr="0077547A" w:rsidRDefault="00D57931" w:rsidP="33CEAB00">
      <w:pPr>
        <w:spacing w:line="276" w:lineRule="auto"/>
        <w:jc w:val="both"/>
        <w:rPr>
          <w:rFonts w:cstheme="minorBidi"/>
          <w:sz w:val="24"/>
          <w:szCs w:val="24"/>
        </w:rPr>
      </w:pPr>
      <w:r w:rsidRPr="0077547A">
        <w:rPr>
          <w:rFonts w:cstheme="minorBidi"/>
          <w:sz w:val="24"/>
          <w:szCs w:val="24"/>
        </w:rPr>
        <w:t>To establish a systematic approach for the effective management and reduction of hazardous substances at Naxpar Pharma Pvt. Ltd., ensuring safe handling, storage and disposal practices, minimising risks to personnel and the environment and maintaining compliance with applicable regulatory and safety requirements.</w:t>
      </w:r>
    </w:p>
    <w:p w14:paraId="1E3140BC" w14:textId="108AE5B2" w:rsidR="00D57931" w:rsidRPr="0077547A" w:rsidRDefault="00D57931" w:rsidP="00D57931">
      <w:pPr>
        <w:spacing w:after="0" w:line="276" w:lineRule="auto"/>
        <w:jc w:val="both"/>
        <w:rPr>
          <w:rFonts w:eastAsia="Times New Roman" w:cstheme="minorHAnsi"/>
          <w:b/>
          <w:bCs/>
          <w:kern w:val="0"/>
          <w:sz w:val="24"/>
          <w:szCs w:val="24"/>
          <w:lang w:eastAsia="en-IN"/>
          <w14:ligatures w14:val="none"/>
        </w:rPr>
      </w:pPr>
      <w:r w:rsidRPr="0077547A">
        <w:rPr>
          <w:rFonts w:eastAsia="Times New Roman" w:cstheme="minorHAnsi"/>
          <w:b/>
          <w:bCs/>
          <w:kern w:val="0"/>
          <w:sz w:val="24"/>
          <w:szCs w:val="24"/>
          <w:lang w:eastAsia="en-IN"/>
          <w14:ligatures w14:val="none"/>
        </w:rPr>
        <w:lastRenderedPageBreak/>
        <w:t>Scope</w:t>
      </w:r>
    </w:p>
    <w:p w14:paraId="01B57C7C" w14:textId="4B5A38E0" w:rsidR="00B82D1B" w:rsidRPr="0077547A" w:rsidRDefault="00D57931" w:rsidP="33CEAB00">
      <w:pPr>
        <w:spacing w:line="276" w:lineRule="auto"/>
        <w:jc w:val="both"/>
        <w:rPr>
          <w:rFonts w:cstheme="minorBidi"/>
          <w:sz w:val="24"/>
          <w:szCs w:val="24"/>
          <w:lang w:val="en-US"/>
        </w:rPr>
      </w:pPr>
      <w:r w:rsidRPr="0077547A">
        <w:rPr>
          <w:rFonts w:cstheme="minorBidi"/>
          <w:sz w:val="24"/>
          <w:szCs w:val="24"/>
        </w:rPr>
        <w:t>This procedure applies to all hazardous substances used, handled, stored, transported and disposed of at Naxpar Pharma Pvt. Ltd., covering all departments including warehouse, production, quality control and utilities and involving all personnel responsible for chemical management across the facility.</w:t>
      </w:r>
    </w:p>
    <w:p w14:paraId="6FF98437" w14:textId="660EDDB4" w:rsidR="00B82D1B" w:rsidRPr="0077547A" w:rsidRDefault="00D57931" w:rsidP="00A16EC2">
      <w:pPr>
        <w:spacing w:after="120" w:line="276" w:lineRule="auto"/>
        <w:rPr>
          <w:rFonts w:cstheme="minorHAnsi"/>
          <w:b/>
          <w:bCs/>
          <w:sz w:val="24"/>
          <w:szCs w:val="24"/>
          <w:lang w:val="en-US"/>
        </w:rPr>
      </w:pPr>
      <w:r w:rsidRPr="0077547A">
        <w:rPr>
          <w:rFonts w:cstheme="minorHAnsi"/>
          <w:b/>
          <w:bCs/>
          <w:sz w:val="24"/>
          <w:szCs w:val="24"/>
          <w:lang w:val="en-US"/>
        </w:rPr>
        <w:t>Procedure</w:t>
      </w:r>
    </w:p>
    <w:p w14:paraId="01776A5A" w14:textId="235E8014" w:rsidR="001E4C7C" w:rsidRPr="0077547A" w:rsidRDefault="001E4C7C" w:rsidP="00ED1847">
      <w:pPr>
        <w:pStyle w:val="ListParagraph"/>
        <w:numPr>
          <w:ilvl w:val="6"/>
          <w:numId w:val="167"/>
        </w:numPr>
        <w:spacing w:after="0" w:line="276" w:lineRule="auto"/>
        <w:ind w:left="357" w:hanging="357"/>
        <w:jc w:val="both"/>
        <w:rPr>
          <w:rFonts w:eastAsia="Calibri" w:cstheme="minorBidi"/>
          <w:b/>
          <w:bCs/>
          <w:sz w:val="24"/>
          <w:szCs w:val="24"/>
        </w:rPr>
      </w:pPr>
      <w:r w:rsidRPr="0077547A">
        <w:rPr>
          <w:rFonts w:eastAsia="Calibri" w:cstheme="minorBidi"/>
          <w:b/>
          <w:bCs/>
          <w:i/>
          <w:iCs/>
          <w:sz w:val="24"/>
          <w:szCs w:val="24"/>
        </w:rPr>
        <w:t xml:space="preserve">Hazard Identification, </w:t>
      </w:r>
      <w:r w:rsidR="005B0CE7" w:rsidRPr="0077547A">
        <w:rPr>
          <w:rFonts w:eastAsia="Calibri" w:cstheme="minorBidi"/>
          <w:b/>
          <w:bCs/>
          <w:i/>
          <w:iCs/>
          <w:sz w:val="24"/>
          <w:szCs w:val="24"/>
        </w:rPr>
        <w:t>Labelling</w:t>
      </w:r>
      <w:r w:rsidRPr="0077547A">
        <w:rPr>
          <w:rFonts w:eastAsia="Calibri" w:cstheme="minorBidi"/>
          <w:b/>
          <w:bCs/>
          <w:i/>
          <w:iCs/>
          <w:sz w:val="24"/>
          <w:szCs w:val="24"/>
        </w:rPr>
        <w:t xml:space="preserve"> &amp; Inventory Control</w:t>
      </w:r>
    </w:p>
    <w:p w14:paraId="5D37BE28" w14:textId="393E4BAB" w:rsidR="001E4C7C" w:rsidRPr="0077547A" w:rsidRDefault="001E4C7C" w:rsidP="00ED1847">
      <w:pPr>
        <w:pStyle w:val="ListParagraph"/>
        <w:numPr>
          <w:ilvl w:val="0"/>
          <w:numId w:val="162"/>
        </w:numPr>
        <w:tabs>
          <w:tab w:val="num" w:pos="0"/>
        </w:tabs>
        <w:spacing w:after="0" w:line="276" w:lineRule="auto"/>
        <w:ind w:left="360"/>
        <w:jc w:val="both"/>
        <w:rPr>
          <w:rFonts w:eastAsia="Calibri" w:cstheme="minorHAnsi"/>
          <w:sz w:val="24"/>
          <w:szCs w:val="24"/>
        </w:rPr>
      </w:pPr>
      <w:r w:rsidRPr="0077547A">
        <w:rPr>
          <w:rFonts w:eastAsia="Calibri" w:cstheme="minorHAnsi"/>
          <w:sz w:val="24"/>
          <w:szCs w:val="24"/>
        </w:rPr>
        <w:t>All incoming materials are evaluated using Safety Data Sheets (SDS), GHS hazard symbols</w:t>
      </w:r>
      <w:r w:rsidR="003C2D94" w:rsidRPr="0077547A">
        <w:rPr>
          <w:rFonts w:eastAsia="Calibri" w:cstheme="minorHAnsi"/>
          <w:sz w:val="24"/>
          <w:szCs w:val="24"/>
        </w:rPr>
        <w:t xml:space="preserve"> </w:t>
      </w:r>
      <w:r w:rsidR="006935F7" w:rsidRPr="0077547A">
        <w:rPr>
          <w:rFonts w:eastAsia="Calibri" w:cstheme="minorHAnsi"/>
          <w:sz w:val="24"/>
          <w:szCs w:val="24"/>
        </w:rPr>
        <w:t>and</w:t>
      </w:r>
      <w:r w:rsidRPr="0077547A">
        <w:rPr>
          <w:rFonts w:eastAsia="Calibri" w:cstheme="minorHAnsi"/>
          <w:sz w:val="24"/>
          <w:szCs w:val="24"/>
        </w:rPr>
        <w:t xml:space="preserve"> composition.</w:t>
      </w:r>
    </w:p>
    <w:p w14:paraId="3E86FEF7" w14:textId="15715568" w:rsidR="001E4C7C" w:rsidRPr="0077547A" w:rsidRDefault="001E4C7C" w:rsidP="00ED1847">
      <w:pPr>
        <w:pStyle w:val="ListParagraph"/>
        <w:numPr>
          <w:ilvl w:val="0"/>
          <w:numId w:val="162"/>
        </w:numPr>
        <w:tabs>
          <w:tab w:val="num" w:pos="0"/>
        </w:tabs>
        <w:spacing w:after="0" w:line="276" w:lineRule="auto"/>
        <w:ind w:left="360"/>
        <w:jc w:val="both"/>
        <w:rPr>
          <w:rFonts w:eastAsia="Calibri" w:cstheme="minorBidi"/>
          <w:sz w:val="24"/>
          <w:szCs w:val="24"/>
        </w:rPr>
      </w:pPr>
      <w:r w:rsidRPr="0077547A">
        <w:rPr>
          <w:rFonts w:eastAsia="Calibri" w:cstheme="minorBidi"/>
          <w:sz w:val="24"/>
          <w:szCs w:val="24"/>
        </w:rPr>
        <w:t xml:space="preserve">Each hazardous material is </w:t>
      </w:r>
      <w:r w:rsidR="005B0CE7" w:rsidRPr="0077547A">
        <w:rPr>
          <w:rFonts w:eastAsia="Calibri" w:cstheme="minorBidi"/>
          <w:sz w:val="24"/>
          <w:szCs w:val="24"/>
        </w:rPr>
        <w:t>labelled</w:t>
      </w:r>
      <w:r w:rsidRPr="0077547A">
        <w:rPr>
          <w:rFonts w:eastAsia="Calibri" w:cstheme="minorBidi"/>
          <w:sz w:val="24"/>
          <w:szCs w:val="24"/>
        </w:rPr>
        <w:t xml:space="preserve"> immediately upon receipt with:</w:t>
      </w:r>
    </w:p>
    <w:p w14:paraId="5BF02764" w14:textId="77777777" w:rsidR="001E4C7C" w:rsidRPr="0077547A" w:rsidRDefault="001E4C7C" w:rsidP="00ED1847">
      <w:pPr>
        <w:pStyle w:val="ListParagraph"/>
        <w:numPr>
          <w:ilvl w:val="1"/>
          <w:numId w:val="162"/>
        </w:numPr>
        <w:tabs>
          <w:tab w:val="num" w:pos="720"/>
        </w:tabs>
        <w:spacing w:after="0" w:line="276" w:lineRule="auto"/>
        <w:ind w:left="1080"/>
        <w:jc w:val="both"/>
        <w:rPr>
          <w:rFonts w:eastAsia="Calibri" w:cstheme="minorHAnsi"/>
          <w:sz w:val="24"/>
          <w:szCs w:val="24"/>
        </w:rPr>
      </w:pPr>
      <w:r w:rsidRPr="0077547A">
        <w:rPr>
          <w:rFonts w:eastAsia="Calibri" w:cstheme="minorHAnsi"/>
          <w:sz w:val="24"/>
          <w:szCs w:val="24"/>
        </w:rPr>
        <w:t>Product name</w:t>
      </w:r>
    </w:p>
    <w:p w14:paraId="2B985CEF" w14:textId="6BC5DE5B" w:rsidR="001E4C7C" w:rsidRPr="0077547A" w:rsidRDefault="001E4C7C" w:rsidP="00ED1847">
      <w:pPr>
        <w:numPr>
          <w:ilvl w:val="1"/>
          <w:numId w:val="162"/>
        </w:numPr>
        <w:tabs>
          <w:tab w:val="num" w:pos="720"/>
        </w:tabs>
        <w:spacing w:after="0" w:line="276" w:lineRule="auto"/>
        <w:ind w:left="1080"/>
        <w:jc w:val="both"/>
        <w:rPr>
          <w:rFonts w:eastAsia="Calibri" w:cstheme="minorBidi"/>
          <w:sz w:val="24"/>
          <w:szCs w:val="24"/>
        </w:rPr>
      </w:pPr>
      <w:r w:rsidRPr="0077547A">
        <w:rPr>
          <w:rFonts w:eastAsia="Calibri" w:cstheme="minorBidi"/>
          <w:sz w:val="24"/>
          <w:szCs w:val="24"/>
        </w:rPr>
        <w:t>Lot/batch number</w:t>
      </w:r>
    </w:p>
    <w:p w14:paraId="0F31F7CC" w14:textId="77777777" w:rsidR="001E4C7C" w:rsidRPr="0077547A" w:rsidRDefault="001E4C7C" w:rsidP="00ED1847">
      <w:pPr>
        <w:pStyle w:val="ListParagraph"/>
        <w:numPr>
          <w:ilvl w:val="1"/>
          <w:numId w:val="162"/>
        </w:numPr>
        <w:tabs>
          <w:tab w:val="num" w:pos="720"/>
        </w:tabs>
        <w:spacing w:after="0" w:line="276" w:lineRule="auto"/>
        <w:ind w:left="1080"/>
        <w:jc w:val="both"/>
        <w:rPr>
          <w:rFonts w:eastAsia="Calibri" w:cstheme="minorHAnsi"/>
          <w:sz w:val="24"/>
          <w:szCs w:val="24"/>
        </w:rPr>
      </w:pPr>
      <w:r w:rsidRPr="0077547A">
        <w:rPr>
          <w:rFonts w:eastAsia="Calibri" w:cstheme="minorHAnsi"/>
          <w:sz w:val="24"/>
          <w:szCs w:val="24"/>
        </w:rPr>
        <w:t>Expiry date</w:t>
      </w:r>
    </w:p>
    <w:p w14:paraId="0AFBFEB7" w14:textId="77777777" w:rsidR="001E4C7C" w:rsidRPr="0077547A" w:rsidRDefault="001E4C7C" w:rsidP="00ED1847">
      <w:pPr>
        <w:pStyle w:val="ListParagraph"/>
        <w:numPr>
          <w:ilvl w:val="1"/>
          <w:numId w:val="162"/>
        </w:numPr>
        <w:tabs>
          <w:tab w:val="num" w:pos="720"/>
        </w:tabs>
        <w:spacing w:after="0" w:line="276" w:lineRule="auto"/>
        <w:ind w:left="1080"/>
        <w:jc w:val="both"/>
        <w:rPr>
          <w:rFonts w:eastAsia="Calibri" w:cstheme="minorHAnsi"/>
          <w:sz w:val="24"/>
          <w:szCs w:val="24"/>
        </w:rPr>
      </w:pPr>
      <w:r w:rsidRPr="0077547A">
        <w:rPr>
          <w:rFonts w:eastAsia="Calibri" w:cstheme="minorHAnsi"/>
          <w:sz w:val="24"/>
          <w:szCs w:val="24"/>
        </w:rPr>
        <w:t>Storage location</w:t>
      </w:r>
    </w:p>
    <w:p w14:paraId="00676F67" w14:textId="386F161F" w:rsidR="001E4C7C" w:rsidRPr="0077547A" w:rsidRDefault="001E4C7C" w:rsidP="00ED1847">
      <w:pPr>
        <w:pStyle w:val="ListParagraph"/>
        <w:numPr>
          <w:ilvl w:val="0"/>
          <w:numId w:val="162"/>
        </w:numPr>
        <w:tabs>
          <w:tab w:val="num" w:pos="0"/>
        </w:tabs>
        <w:spacing w:after="0" w:line="276" w:lineRule="auto"/>
        <w:ind w:left="360"/>
        <w:jc w:val="both"/>
        <w:rPr>
          <w:rFonts w:eastAsia="Calibri" w:cstheme="minorBidi"/>
          <w:sz w:val="24"/>
          <w:szCs w:val="24"/>
        </w:rPr>
      </w:pPr>
      <w:r w:rsidRPr="0077547A">
        <w:rPr>
          <w:rFonts w:eastAsia="Calibri" w:cstheme="minorBidi"/>
          <w:sz w:val="24"/>
          <w:szCs w:val="24"/>
        </w:rPr>
        <w:t>Labels must remain clear, legible and intact throughout the material’s lifecycle.</w:t>
      </w:r>
    </w:p>
    <w:p w14:paraId="1B296962" w14:textId="77777777" w:rsidR="001E4C7C" w:rsidRPr="0077547A" w:rsidRDefault="001E4C7C" w:rsidP="00ED1847">
      <w:pPr>
        <w:pStyle w:val="ListParagraph"/>
        <w:numPr>
          <w:ilvl w:val="0"/>
          <w:numId w:val="162"/>
        </w:numPr>
        <w:tabs>
          <w:tab w:val="num" w:pos="0"/>
        </w:tabs>
        <w:spacing w:after="100" w:afterAutospacing="1" w:line="276" w:lineRule="auto"/>
        <w:ind w:left="357" w:hanging="357"/>
        <w:contextualSpacing w:val="0"/>
        <w:jc w:val="both"/>
        <w:rPr>
          <w:rFonts w:eastAsia="Calibri" w:cstheme="minorHAnsi"/>
          <w:sz w:val="24"/>
          <w:szCs w:val="24"/>
        </w:rPr>
      </w:pPr>
      <w:r w:rsidRPr="0077547A">
        <w:rPr>
          <w:rFonts w:eastAsia="Calibri" w:cstheme="minorHAnsi"/>
          <w:sz w:val="24"/>
          <w:szCs w:val="24"/>
        </w:rPr>
        <w:t>Every item is barcode-tagged and entered into the hazardous material inventory system for traceability.</w:t>
      </w:r>
    </w:p>
    <w:p w14:paraId="1EBC9977" w14:textId="77777777" w:rsidR="001E4C7C" w:rsidRPr="0077547A" w:rsidRDefault="001E4C7C" w:rsidP="00ED1847">
      <w:pPr>
        <w:pStyle w:val="ListParagraph"/>
        <w:numPr>
          <w:ilvl w:val="0"/>
          <w:numId w:val="167"/>
        </w:numPr>
        <w:spacing w:after="0" w:line="276" w:lineRule="auto"/>
        <w:ind w:left="357" w:hanging="357"/>
        <w:jc w:val="both"/>
        <w:rPr>
          <w:rFonts w:eastAsia="Calibri" w:cstheme="minorHAnsi"/>
          <w:b/>
          <w:bCs/>
          <w:i/>
          <w:iCs/>
          <w:sz w:val="24"/>
          <w:szCs w:val="24"/>
        </w:rPr>
      </w:pPr>
      <w:r w:rsidRPr="0077547A">
        <w:rPr>
          <w:rFonts w:eastAsia="Calibri" w:cstheme="minorHAnsi"/>
          <w:b/>
          <w:bCs/>
          <w:i/>
          <w:iCs/>
          <w:sz w:val="24"/>
          <w:szCs w:val="24"/>
        </w:rPr>
        <w:t>Storage Requirements</w:t>
      </w:r>
    </w:p>
    <w:p w14:paraId="44582952" w14:textId="77777777" w:rsidR="001E4C7C" w:rsidRPr="0077547A" w:rsidRDefault="001E4C7C" w:rsidP="00ED1847">
      <w:pPr>
        <w:pStyle w:val="ListParagraph"/>
        <w:numPr>
          <w:ilvl w:val="0"/>
          <w:numId w:val="163"/>
        </w:numPr>
        <w:tabs>
          <w:tab w:val="num" w:pos="0"/>
        </w:tabs>
        <w:spacing w:after="0" w:line="276" w:lineRule="auto"/>
        <w:ind w:left="360"/>
        <w:jc w:val="both"/>
        <w:rPr>
          <w:rFonts w:eastAsia="Calibri" w:cstheme="minorHAnsi"/>
          <w:sz w:val="24"/>
          <w:szCs w:val="24"/>
        </w:rPr>
      </w:pPr>
      <w:r w:rsidRPr="0077547A">
        <w:rPr>
          <w:rFonts w:eastAsia="Calibri" w:cstheme="minorHAnsi"/>
          <w:sz w:val="24"/>
          <w:szCs w:val="24"/>
        </w:rPr>
        <w:t>Hazardous substances are stored only in designated, ventilated enclosures fitted with spill trays and fire-resistant structures.</w:t>
      </w:r>
    </w:p>
    <w:p w14:paraId="05360662" w14:textId="77777777" w:rsidR="001E4C7C" w:rsidRPr="0077547A" w:rsidRDefault="001E4C7C" w:rsidP="00ED1847">
      <w:pPr>
        <w:pStyle w:val="ListParagraph"/>
        <w:numPr>
          <w:ilvl w:val="0"/>
          <w:numId w:val="163"/>
        </w:numPr>
        <w:tabs>
          <w:tab w:val="num" w:pos="0"/>
        </w:tabs>
        <w:spacing w:after="0" w:line="276" w:lineRule="auto"/>
        <w:ind w:left="360"/>
        <w:jc w:val="both"/>
        <w:rPr>
          <w:rFonts w:eastAsia="Calibri" w:cstheme="minorHAnsi"/>
          <w:sz w:val="24"/>
          <w:szCs w:val="24"/>
        </w:rPr>
      </w:pPr>
      <w:r w:rsidRPr="0077547A">
        <w:rPr>
          <w:rFonts w:eastAsia="Calibri" w:cstheme="minorHAnsi"/>
          <w:sz w:val="24"/>
          <w:szCs w:val="24"/>
        </w:rPr>
        <w:t>Incompatible materials are strictly segregated (e.g., acids away from solvents; oxidizers away from combustibles).</w:t>
      </w:r>
    </w:p>
    <w:p w14:paraId="049F9E0B" w14:textId="77777777" w:rsidR="001E4C7C" w:rsidRPr="0077547A" w:rsidRDefault="001E4C7C" w:rsidP="00ED1847">
      <w:pPr>
        <w:pStyle w:val="ListParagraph"/>
        <w:numPr>
          <w:ilvl w:val="0"/>
          <w:numId w:val="163"/>
        </w:numPr>
        <w:tabs>
          <w:tab w:val="num" w:pos="0"/>
        </w:tabs>
        <w:spacing w:after="0" w:line="276" w:lineRule="auto"/>
        <w:ind w:left="360"/>
        <w:jc w:val="both"/>
        <w:rPr>
          <w:rFonts w:eastAsia="Calibri" w:cstheme="minorHAnsi"/>
          <w:sz w:val="24"/>
          <w:szCs w:val="24"/>
        </w:rPr>
      </w:pPr>
      <w:r w:rsidRPr="0077547A">
        <w:rPr>
          <w:rFonts w:eastAsia="Calibri" w:cstheme="minorHAnsi"/>
          <w:sz w:val="24"/>
          <w:szCs w:val="24"/>
        </w:rPr>
        <w:t>Storage units include:</w:t>
      </w:r>
    </w:p>
    <w:p w14:paraId="7A7EC790" w14:textId="77777777" w:rsidR="001E4C7C" w:rsidRPr="0077547A" w:rsidRDefault="001E4C7C" w:rsidP="00ED1847">
      <w:pPr>
        <w:pStyle w:val="ListParagraph"/>
        <w:numPr>
          <w:ilvl w:val="1"/>
          <w:numId w:val="163"/>
        </w:numPr>
        <w:tabs>
          <w:tab w:val="num" w:pos="720"/>
        </w:tabs>
        <w:spacing w:after="0" w:line="276" w:lineRule="auto"/>
        <w:ind w:left="1080"/>
        <w:jc w:val="both"/>
        <w:rPr>
          <w:rFonts w:eastAsia="Calibri" w:cstheme="minorHAnsi"/>
          <w:sz w:val="24"/>
          <w:szCs w:val="24"/>
        </w:rPr>
      </w:pPr>
      <w:r w:rsidRPr="0077547A">
        <w:rPr>
          <w:rFonts w:eastAsia="Calibri" w:cstheme="minorHAnsi"/>
          <w:sz w:val="24"/>
          <w:szCs w:val="24"/>
        </w:rPr>
        <w:t>Flame-proof cabinets</w:t>
      </w:r>
    </w:p>
    <w:p w14:paraId="6CBAC8A9" w14:textId="77777777" w:rsidR="001E4C7C" w:rsidRPr="0077547A" w:rsidRDefault="001E4C7C" w:rsidP="00ED1847">
      <w:pPr>
        <w:pStyle w:val="ListParagraph"/>
        <w:numPr>
          <w:ilvl w:val="1"/>
          <w:numId w:val="163"/>
        </w:numPr>
        <w:tabs>
          <w:tab w:val="num" w:pos="720"/>
        </w:tabs>
        <w:spacing w:after="0" w:line="276" w:lineRule="auto"/>
        <w:ind w:left="1080"/>
        <w:jc w:val="both"/>
        <w:rPr>
          <w:rFonts w:eastAsia="Calibri" w:cstheme="minorHAnsi"/>
          <w:sz w:val="24"/>
          <w:szCs w:val="24"/>
        </w:rPr>
      </w:pPr>
      <w:r w:rsidRPr="0077547A">
        <w:rPr>
          <w:rFonts w:eastAsia="Calibri" w:cstheme="minorHAnsi"/>
          <w:sz w:val="24"/>
          <w:szCs w:val="24"/>
        </w:rPr>
        <w:t>Secondary containment trays</w:t>
      </w:r>
    </w:p>
    <w:p w14:paraId="213016AE" w14:textId="4F7A1783" w:rsidR="001E4C7C" w:rsidRPr="0077547A" w:rsidRDefault="001E4C7C" w:rsidP="00ED1847">
      <w:pPr>
        <w:numPr>
          <w:ilvl w:val="1"/>
          <w:numId w:val="163"/>
        </w:numPr>
        <w:tabs>
          <w:tab w:val="num" w:pos="720"/>
        </w:tabs>
        <w:spacing w:after="0" w:line="276" w:lineRule="auto"/>
        <w:ind w:left="1080"/>
        <w:jc w:val="both"/>
        <w:rPr>
          <w:rFonts w:eastAsia="Calibri" w:cstheme="minorBidi"/>
          <w:sz w:val="24"/>
          <w:szCs w:val="24"/>
        </w:rPr>
      </w:pPr>
      <w:r w:rsidRPr="0077547A">
        <w:rPr>
          <w:rFonts w:eastAsia="Calibri" w:cstheme="minorBidi"/>
          <w:sz w:val="24"/>
          <w:szCs w:val="24"/>
        </w:rPr>
        <w:t>Materials are arranged using First-Expiry-First-Out (FEFO) rotation.</w:t>
      </w:r>
    </w:p>
    <w:p w14:paraId="4CE2DEFC" w14:textId="77777777" w:rsidR="001E4C7C" w:rsidRPr="0077547A" w:rsidRDefault="001E4C7C" w:rsidP="00ED1847">
      <w:pPr>
        <w:pStyle w:val="ListParagraph"/>
        <w:numPr>
          <w:ilvl w:val="0"/>
          <w:numId w:val="163"/>
        </w:numPr>
        <w:tabs>
          <w:tab w:val="num" w:pos="0"/>
        </w:tabs>
        <w:spacing w:after="100" w:afterAutospacing="1" w:line="276" w:lineRule="auto"/>
        <w:ind w:left="357" w:hanging="357"/>
        <w:contextualSpacing w:val="0"/>
        <w:jc w:val="both"/>
        <w:rPr>
          <w:rFonts w:eastAsia="Calibri" w:cstheme="minorHAnsi"/>
          <w:sz w:val="24"/>
          <w:szCs w:val="24"/>
        </w:rPr>
      </w:pPr>
      <w:r w:rsidRPr="0077547A">
        <w:rPr>
          <w:rFonts w:eastAsia="Calibri" w:cstheme="minorHAnsi"/>
          <w:sz w:val="24"/>
          <w:szCs w:val="24"/>
        </w:rPr>
        <w:t>Safety Data Sheets are displayed or accessible in all storage rooms.</w:t>
      </w:r>
    </w:p>
    <w:p w14:paraId="36915838" w14:textId="77777777" w:rsidR="001E4C7C" w:rsidRPr="0077547A" w:rsidRDefault="001E4C7C" w:rsidP="00ED1847">
      <w:pPr>
        <w:pStyle w:val="ListParagraph"/>
        <w:numPr>
          <w:ilvl w:val="0"/>
          <w:numId w:val="167"/>
        </w:numPr>
        <w:spacing w:after="0" w:line="276" w:lineRule="auto"/>
        <w:ind w:left="357" w:hanging="357"/>
        <w:jc w:val="both"/>
        <w:rPr>
          <w:rFonts w:eastAsia="Calibri" w:cstheme="minorHAnsi"/>
          <w:b/>
          <w:bCs/>
          <w:i/>
          <w:iCs/>
          <w:sz w:val="24"/>
          <w:szCs w:val="24"/>
        </w:rPr>
      </w:pPr>
      <w:r w:rsidRPr="0077547A">
        <w:rPr>
          <w:rFonts w:eastAsia="Calibri" w:cstheme="minorHAnsi"/>
          <w:b/>
          <w:bCs/>
          <w:i/>
          <w:iCs/>
          <w:sz w:val="24"/>
          <w:szCs w:val="24"/>
        </w:rPr>
        <w:t>Safe Handling Procedures</w:t>
      </w:r>
    </w:p>
    <w:p w14:paraId="00F21AB0" w14:textId="5A1B3A11" w:rsidR="001E4C7C" w:rsidRPr="0077547A" w:rsidRDefault="001E4C7C" w:rsidP="00ED1847">
      <w:pPr>
        <w:pStyle w:val="ListParagraph"/>
        <w:numPr>
          <w:ilvl w:val="0"/>
          <w:numId w:val="164"/>
        </w:numPr>
        <w:tabs>
          <w:tab w:val="num" w:pos="0"/>
        </w:tabs>
        <w:spacing w:after="0" w:line="276" w:lineRule="auto"/>
        <w:ind w:left="360"/>
        <w:jc w:val="both"/>
        <w:rPr>
          <w:rFonts w:eastAsia="Calibri" w:cstheme="minorBidi"/>
          <w:sz w:val="24"/>
          <w:szCs w:val="24"/>
        </w:rPr>
      </w:pPr>
      <w:r w:rsidRPr="0077547A">
        <w:rPr>
          <w:rFonts w:eastAsia="Calibri" w:cstheme="minorBidi"/>
          <w:sz w:val="24"/>
          <w:szCs w:val="24"/>
        </w:rPr>
        <w:t>Only trained and authorized personnel may dispense, mix, transfer hazardous materials.</w:t>
      </w:r>
    </w:p>
    <w:p w14:paraId="62F68A35" w14:textId="5872C383" w:rsidR="001E4C7C" w:rsidRPr="0077547A" w:rsidRDefault="001E4C7C" w:rsidP="00ED1847">
      <w:pPr>
        <w:pStyle w:val="ListParagraph"/>
        <w:numPr>
          <w:ilvl w:val="0"/>
          <w:numId w:val="164"/>
        </w:numPr>
        <w:tabs>
          <w:tab w:val="num" w:pos="0"/>
        </w:tabs>
        <w:spacing w:after="0" w:line="276" w:lineRule="auto"/>
        <w:ind w:left="360"/>
        <w:jc w:val="both"/>
        <w:rPr>
          <w:rFonts w:eastAsia="Calibri" w:cstheme="minorBidi"/>
          <w:sz w:val="24"/>
          <w:szCs w:val="24"/>
        </w:rPr>
      </w:pPr>
      <w:r w:rsidRPr="0077547A">
        <w:rPr>
          <w:rFonts w:eastAsia="Calibri" w:cstheme="minorBidi"/>
          <w:sz w:val="24"/>
          <w:szCs w:val="24"/>
        </w:rPr>
        <w:t xml:space="preserve">Mandatory PPE </w:t>
      </w:r>
      <w:r w:rsidR="000B081E" w:rsidRPr="0077547A">
        <w:rPr>
          <w:rFonts w:eastAsia="Calibri" w:cstheme="minorBidi"/>
          <w:sz w:val="24"/>
          <w:szCs w:val="24"/>
        </w:rPr>
        <w:t>includes</w:t>
      </w:r>
      <w:r w:rsidRPr="0077547A">
        <w:rPr>
          <w:rFonts w:eastAsia="Calibri" w:cstheme="minorBidi"/>
          <w:sz w:val="24"/>
          <w:szCs w:val="24"/>
        </w:rPr>
        <w:t xml:space="preserve"> chemical-resistant gloves, goggles, respirators/masks and protective clothing.</w:t>
      </w:r>
    </w:p>
    <w:p w14:paraId="2720FCE8" w14:textId="77777777" w:rsidR="001E4C7C" w:rsidRPr="0077547A" w:rsidRDefault="001E4C7C" w:rsidP="00ED1847">
      <w:pPr>
        <w:pStyle w:val="ListParagraph"/>
        <w:numPr>
          <w:ilvl w:val="0"/>
          <w:numId w:val="164"/>
        </w:numPr>
        <w:tabs>
          <w:tab w:val="num" w:pos="0"/>
        </w:tabs>
        <w:spacing w:after="0" w:line="276" w:lineRule="auto"/>
        <w:ind w:left="360"/>
        <w:jc w:val="both"/>
        <w:rPr>
          <w:rFonts w:eastAsia="Calibri" w:cstheme="minorHAnsi"/>
          <w:sz w:val="24"/>
          <w:szCs w:val="24"/>
        </w:rPr>
      </w:pPr>
      <w:r w:rsidRPr="0077547A">
        <w:rPr>
          <w:rFonts w:eastAsia="Calibri" w:cstheme="minorHAnsi"/>
          <w:sz w:val="24"/>
          <w:szCs w:val="24"/>
        </w:rPr>
        <w:t>Decanting or mixing is carried out in well-ventilated or locally exhausted areas.</w:t>
      </w:r>
    </w:p>
    <w:p w14:paraId="37931391" w14:textId="77777777" w:rsidR="001E4C7C" w:rsidRPr="0077547A" w:rsidRDefault="001E4C7C" w:rsidP="00ED1847">
      <w:pPr>
        <w:pStyle w:val="ListParagraph"/>
        <w:numPr>
          <w:ilvl w:val="0"/>
          <w:numId w:val="164"/>
        </w:numPr>
        <w:tabs>
          <w:tab w:val="num" w:pos="0"/>
        </w:tabs>
        <w:spacing w:after="0" w:line="276" w:lineRule="auto"/>
        <w:ind w:left="360"/>
        <w:jc w:val="both"/>
        <w:rPr>
          <w:rFonts w:eastAsia="Calibri" w:cstheme="minorHAnsi"/>
          <w:sz w:val="24"/>
          <w:szCs w:val="24"/>
        </w:rPr>
      </w:pPr>
      <w:r w:rsidRPr="0077547A">
        <w:rPr>
          <w:rFonts w:eastAsia="Calibri" w:cstheme="minorHAnsi"/>
          <w:sz w:val="24"/>
          <w:szCs w:val="24"/>
        </w:rPr>
        <w:t>Emergency response equipment—eyewash stations, fire extinguishers, spill kits—is kept within reach.</w:t>
      </w:r>
    </w:p>
    <w:p w14:paraId="20627FDD" w14:textId="77777777" w:rsidR="001E4C7C" w:rsidRPr="0077547A" w:rsidRDefault="001E4C7C" w:rsidP="00ED1847">
      <w:pPr>
        <w:pStyle w:val="ListParagraph"/>
        <w:numPr>
          <w:ilvl w:val="0"/>
          <w:numId w:val="164"/>
        </w:numPr>
        <w:tabs>
          <w:tab w:val="num" w:pos="0"/>
        </w:tabs>
        <w:spacing w:after="100" w:afterAutospacing="1" w:line="276" w:lineRule="auto"/>
        <w:ind w:left="357" w:hanging="357"/>
        <w:contextualSpacing w:val="0"/>
        <w:jc w:val="both"/>
        <w:rPr>
          <w:rFonts w:eastAsia="Calibri" w:cstheme="minorHAnsi"/>
          <w:sz w:val="24"/>
          <w:szCs w:val="24"/>
        </w:rPr>
      </w:pPr>
      <w:r w:rsidRPr="0077547A">
        <w:rPr>
          <w:rFonts w:eastAsia="Calibri" w:cstheme="minorHAnsi"/>
          <w:sz w:val="24"/>
          <w:szCs w:val="24"/>
        </w:rPr>
        <w:t>Controlled dispensing units and pre-measured packs are used to minimize material wastage and exposure.</w:t>
      </w:r>
    </w:p>
    <w:p w14:paraId="7DD0011F" w14:textId="77777777" w:rsidR="001E4C7C" w:rsidRPr="0077547A" w:rsidRDefault="001E4C7C" w:rsidP="00ED1847">
      <w:pPr>
        <w:pStyle w:val="ListParagraph"/>
        <w:numPr>
          <w:ilvl w:val="0"/>
          <w:numId w:val="167"/>
        </w:numPr>
        <w:spacing w:after="0" w:line="276" w:lineRule="auto"/>
        <w:ind w:left="357" w:hanging="357"/>
        <w:jc w:val="both"/>
        <w:rPr>
          <w:rFonts w:eastAsia="Calibri" w:cstheme="minorHAnsi"/>
          <w:b/>
          <w:bCs/>
          <w:sz w:val="24"/>
          <w:szCs w:val="24"/>
        </w:rPr>
      </w:pPr>
      <w:r w:rsidRPr="0077547A">
        <w:rPr>
          <w:rFonts w:eastAsia="Calibri" w:cstheme="minorHAnsi"/>
          <w:b/>
          <w:bCs/>
          <w:i/>
          <w:iCs/>
          <w:sz w:val="24"/>
          <w:szCs w:val="24"/>
        </w:rPr>
        <w:lastRenderedPageBreak/>
        <w:t>Transportation &amp; Movement Control</w:t>
      </w:r>
    </w:p>
    <w:p w14:paraId="25AEF104" w14:textId="7146187C" w:rsidR="001E4C7C" w:rsidRPr="0077547A" w:rsidRDefault="001E4C7C" w:rsidP="00ED1847">
      <w:pPr>
        <w:numPr>
          <w:ilvl w:val="0"/>
          <w:numId w:val="165"/>
        </w:numPr>
        <w:tabs>
          <w:tab w:val="num" w:pos="0"/>
        </w:tabs>
        <w:spacing w:after="0" w:line="276" w:lineRule="auto"/>
        <w:ind w:left="360"/>
        <w:jc w:val="both"/>
        <w:rPr>
          <w:rFonts w:eastAsia="Calibri" w:cstheme="minorBidi"/>
          <w:sz w:val="24"/>
          <w:szCs w:val="24"/>
        </w:rPr>
      </w:pPr>
      <w:r w:rsidRPr="0077547A">
        <w:rPr>
          <w:rFonts w:eastAsia="Calibri" w:cstheme="minorBidi"/>
          <w:sz w:val="24"/>
          <w:szCs w:val="24"/>
        </w:rPr>
        <w:t xml:space="preserve">Materials are moved in sealed, </w:t>
      </w:r>
      <w:r w:rsidR="000B081E" w:rsidRPr="0077547A">
        <w:rPr>
          <w:rFonts w:eastAsia="Calibri" w:cstheme="minorBidi"/>
          <w:sz w:val="24"/>
          <w:szCs w:val="24"/>
        </w:rPr>
        <w:t>labelled</w:t>
      </w:r>
      <w:r w:rsidRPr="0077547A">
        <w:rPr>
          <w:rFonts w:eastAsia="Calibri" w:cstheme="minorBidi"/>
          <w:sz w:val="24"/>
          <w:szCs w:val="24"/>
        </w:rPr>
        <w:t xml:space="preserve"> containers that prevent spills, leaks and vapor release.</w:t>
      </w:r>
    </w:p>
    <w:p w14:paraId="4360ECBC" w14:textId="77777777" w:rsidR="001E4C7C" w:rsidRPr="0077547A" w:rsidRDefault="001E4C7C" w:rsidP="00ED1847">
      <w:pPr>
        <w:pStyle w:val="ListParagraph"/>
        <w:numPr>
          <w:ilvl w:val="0"/>
          <w:numId w:val="165"/>
        </w:numPr>
        <w:tabs>
          <w:tab w:val="num" w:pos="0"/>
        </w:tabs>
        <w:spacing w:after="0" w:line="276" w:lineRule="auto"/>
        <w:ind w:left="360"/>
        <w:jc w:val="both"/>
        <w:rPr>
          <w:rFonts w:eastAsia="Calibri" w:cstheme="minorHAnsi"/>
          <w:sz w:val="24"/>
          <w:szCs w:val="24"/>
        </w:rPr>
      </w:pPr>
      <w:r w:rsidRPr="0077547A">
        <w:rPr>
          <w:rFonts w:eastAsia="Calibri" w:cstheme="minorHAnsi"/>
          <w:sz w:val="24"/>
          <w:szCs w:val="24"/>
        </w:rPr>
        <w:t>Transport trolleys or carriers with secondary spill containment are used for internal transfers.</w:t>
      </w:r>
    </w:p>
    <w:p w14:paraId="7866D0AB" w14:textId="77777777" w:rsidR="001E4C7C" w:rsidRPr="0077547A" w:rsidRDefault="001E4C7C" w:rsidP="00ED1847">
      <w:pPr>
        <w:pStyle w:val="ListParagraph"/>
        <w:numPr>
          <w:ilvl w:val="0"/>
          <w:numId w:val="165"/>
        </w:numPr>
        <w:tabs>
          <w:tab w:val="num" w:pos="0"/>
        </w:tabs>
        <w:spacing w:after="0" w:line="276" w:lineRule="auto"/>
        <w:ind w:left="360"/>
        <w:jc w:val="both"/>
        <w:rPr>
          <w:rFonts w:eastAsia="Calibri" w:cstheme="minorHAnsi"/>
          <w:sz w:val="24"/>
          <w:szCs w:val="24"/>
        </w:rPr>
      </w:pPr>
      <w:r w:rsidRPr="0077547A">
        <w:rPr>
          <w:rFonts w:eastAsia="Calibri" w:cstheme="minorHAnsi"/>
          <w:sz w:val="24"/>
          <w:szCs w:val="24"/>
        </w:rPr>
        <w:t>External transport is conducted only through vendors compliant with hazardous waste transportation rules.</w:t>
      </w:r>
    </w:p>
    <w:p w14:paraId="0C0C692A" w14:textId="05CBAEC6" w:rsidR="001E4C7C" w:rsidRPr="0077547A" w:rsidRDefault="001E4C7C" w:rsidP="00ED1847">
      <w:pPr>
        <w:pStyle w:val="ListParagraph"/>
        <w:numPr>
          <w:ilvl w:val="0"/>
          <w:numId w:val="165"/>
        </w:numPr>
        <w:tabs>
          <w:tab w:val="num" w:pos="0"/>
        </w:tabs>
        <w:spacing w:after="100" w:afterAutospacing="1" w:line="276" w:lineRule="auto"/>
        <w:ind w:left="357" w:hanging="357"/>
        <w:contextualSpacing w:val="0"/>
        <w:jc w:val="both"/>
        <w:rPr>
          <w:rFonts w:eastAsia="Calibri" w:cstheme="minorBidi"/>
          <w:sz w:val="24"/>
          <w:szCs w:val="24"/>
        </w:rPr>
      </w:pPr>
      <w:r w:rsidRPr="0077547A">
        <w:rPr>
          <w:rFonts w:eastAsia="Calibri" w:cstheme="minorBidi"/>
          <w:sz w:val="24"/>
          <w:szCs w:val="24"/>
        </w:rPr>
        <w:t>Movement logs (issued quantity, recipient, time) are maintained and verified in periodic audits.</w:t>
      </w:r>
    </w:p>
    <w:p w14:paraId="532B25D5" w14:textId="77777777" w:rsidR="001E4C7C" w:rsidRPr="0077547A" w:rsidRDefault="001E4C7C" w:rsidP="00ED1847">
      <w:pPr>
        <w:pStyle w:val="ListParagraph"/>
        <w:numPr>
          <w:ilvl w:val="0"/>
          <w:numId w:val="167"/>
        </w:numPr>
        <w:spacing w:after="0" w:line="276" w:lineRule="auto"/>
        <w:ind w:left="357" w:hanging="357"/>
        <w:jc w:val="both"/>
        <w:rPr>
          <w:rFonts w:eastAsia="Calibri" w:cstheme="minorHAnsi"/>
          <w:b/>
          <w:bCs/>
          <w:i/>
          <w:iCs/>
          <w:sz w:val="24"/>
          <w:szCs w:val="24"/>
        </w:rPr>
      </w:pPr>
      <w:r w:rsidRPr="0077547A">
        <w:rPr>
          <w:rFonts w:eastAsia="Calibri" w:cstheme="minorHAnsi"/>
          <w:b/>
          <w:bCs/>
          <w:i/>
          <w:iCs/>
          <w:sz w:val="24"/>
          <w:szCs w:val="24"/>
        </w:rPr>
        <w:t>Disposal &amp; Regulatory Compliance</w:t>
      </w:r>
    </w:p>
    <w:p w14:paraId="39573159" w14:textId="383BD905" w:rsidR="001E4C7C" w:rsidRPr="0077547A" w:rsidRDefault="001E4C7C" w:rsidP="00ED1847">
      <w:pPr>
        <w:pStyle w:val="ListParagraph"/>
        <w:numPr>
          <w:ilvl w:val="0"/>
          <w:numId w:val="166"/>
        </w:numPr>
        <w:tabs>
          <w:tab w:val="num" w:pos="0"/>
        </w:tabs>
        <w:spacing w:after="0" w:line="276" w:lineRule="auto"/>
        <w:ind w:left="360"/>
        <w:jc w:val="both"/>
        <w:rPr>
          <w:rFonts w:eastAsia="Calibri" w:cstheme="minorBidi"/>
          <w:sz w:val="24"/>
          <w:szCs w:val="24"/>
        </w:rPr>
      </w:pPr>
      <w:r w:rsidRPr="0077547A">
        <w:rPr>
          <w:rFonts w:eastAsia="Calibri" w:cstheme="minorBidi"/>
          <w:sz w:val="24"/>
          <w:szCs w:val="24"/>
        </w:rPr>
        <w:t xml:space="preserve">Hazardous waste (used rags, expired chemicals, residue cans, oil-soaked materials) is </w:t>
      </w:r>
      <w:r w:rsidRPr="0077547A">
        <w:rPr>
          <w:rFonts w:eastAsia="Calibri" w:cstheme="minorBidi"/>
          <w:b/>
          <w:bCs/>
          <w:sz w:val="24"/>
          <w:szCs w:val="24"/>
        </w:rPr>
        <w:t>segregated at source</w:t>
      </w:r>
      <w:r w:rsidRPr="0077547A">
        <w:rPr>
          <w:rFonts w:eastAsia="Calibri" w:cstheme="minorBidi"/>
          <w:sz w:val="24"/>
          <w:szCs w:val="24"/>
        </w:rPr>
        <w:t xml:space="preserve"> into </w:t>
      </w:r>
      <w:r w:rsidR="000B081E" w:rsidRPr="0077547A">
        <w:rPr>
          <w:rFonts w:eastAsia="Calibri" w:cstheme="minorBidi"/>
          <w:sz w:val="24"/>
          <w:szCs w:val="24"/>
        </w:rPr>
        <w:t>labelled</w:t>
      </w:r>
      <w:r w:rsidRPr="0077547A">
        <w:rPr>
          <w:rFonts w:eastAsia="Calibri" w:cstheme="minorBidi"/>
          <w:sz w:val="24"/>
          <w:szCs w:val="24"/>
        </w:rPr>
        <w:t>, leak-proof containers.</w:t>
      </w:r>
    </w:p>
    <w:p w14:paraId="610CFC6C" w14:textId="77777777" w:rsidR="001E4C7C" w:rsidRPr="0077547A" w:rsidRDefault="001E4C7C" w:rsidP="00ED1847">
      <w:pPr>
        <w:pStyle w:val="ListParagraph"/>
        <w:numPr>
          <w:ilvl w:val="0"/>
          <w:numId w:val="166"/>
        </w:numPr>
        <w:tabs>
          <w:tab w:val="num" w:pos="0"/>
        </w:tabs>
        <w:spacing w:after="0" w:line="276" w:lineRule="auto"/>
        <w:ind w:left="360"/>
        <w:jc w:val="both"/>
        <w:rPr>
          <w:rFonts w:eastAsia="Calibri" w:cstheme="minorHAnsi"/>
          <w:sz w:val="24"/>
          <w:szCs w:val="24"/>
        </w:rPr>
      </w:pPr>
      <w:r w:rsidRPr="0077547A">
        <w:rPr>
          <w:rFonts w:eastAsia="Calibri" w:cstheme="minorHAnsi"/>
          <w:sz w:val="24"/>
          <w:szCs w:val="24"/>
        </w:rPr>
        <w:t>Waste is stored in a designated hazardous waste holding area with spill containment and GHS signage.</w:t>
      </w:r>
    </w:p>
    <w:p w14:paraId="0E498B6D" w14:textId="77777777" w:rsidR="001E4C7C" w:rsidRPr="0077547A" w:rsidRDefault="001E4C7C" w:rsidP="00ED1847">
      <w:pPr>
        <w:pStyle w:val="ListParagraph"/>
        <w:numPr>
          <w:ilvl w:val="0"/>
          <w:numId w:val="166"/>
        </w:numPr>
        <w:tabs>
          <w:tab w:val="num" w:pos="0"/>
        </w:tabs>
        <w:spacing w:after="0" w:line="276" w:lineRule="auto"/>
        <w:ind w:left="360"/>
        <w:jc w:val="both"/>
        <w:rPr>
          <w:rFonts w:eastAsia="Calibri" w:cstheme="minorHAnsi"/>
          <w:sz w:val="24"/>
          <w:szCs w:val="24"/>
        </w:rPr>
      </w:pPr>
      <w:r w:rsidRPr="0077547A">
        <w:rPr>
          <w:rFonts w:eastAsia="Calibri" w:cstheme="minorHAnsi"/>
          <w:sz w:val="24"/>
          <w:szCs w:val="24"/>
        </w:rPr>
        <w:t xml:space="preserve">Disposal is carried out </w:t>
      </w:r>
      <w:r w:rsidRPr="0077547A">
        <w:rPr>
          <w:rFonts w:eastAsia="Calibri" w:cstheme="minorHAnsi"/>
          <w:b/>
          <w:bCs/>
          <w:sz w:val="24"/>
          <w:szCs w:val="24"/>
        </w:rPr>
        <w:t>exclusively through authorized hazardous waste agencies</w:t>
      </w:r>
      <w:r w:rsidRPr="0077547A">
        <w:rPr>
          <w:rFonts w:eastAsia="Calibri" w:cstheme="minorHAnsi"/>
          <w:sz w:val="24"/>
          <w:szCs w:val="24"/>
        </w:rPr>
        <w:t>, following statutory rules.</w:t>
      </w:r>
    </w:p>
    <w:p w14:paraId="2F09CE56" w14:textId="25E9A542" w:rsidR="001E4C7C" w:rsidRPr="0077547A" w:rsidRDefault="001E4C7C" w:rsidP="00ED1847">
      <w:pPr>
        <w:pStyle w:val="ListParagraph"/>
        <w:numPr>
          <w:ilvl w:val="0"/>
          <w:numId w:val="166"/>
        </w:numPr>
        <w:tabs>
          <w:tab w:val="num" w:pos="0"/>
        </w:tabs>
        <w:spacing w:after="0" w:afterAutospacing="1" w:line="276" w:lineRule="auto"/>
        <w:ind w:left="360"/>
        <w:jc w:val="both"/>
        <w:rPr>
          <w:rFonts w:eastAsia="Calibri" w:cstheme="minorBidi"/>
          <w:sz w:val="24"/>
          <w:szCs w:val="24"/>
        </w:rPr>
      </w:pPr>
      <w:r w:rsidRPr="0077547A">
        <w:rPr>
          <w:rFonts w:eastAsia="Calibri" w:cstheme="minorBidi"/>
          <w:sz w:val="24"/>
          <w:szCs w:val="24"/>
        </w:rPr>
        <w:t>Manifests, tracking documents</w:t>
      </w:r>
      <w:r w:rsidR="003C2D94" w:rsidRPr="0077547A">
        <w:rPr>
          <w:rFonts w:eastAsia="Calibri" w:cstheme="minorBidi"/>
          <w:sz w:val="24"/>
          <w:szCs w:val="24"/>
        </w:rPr>
        <w:t xml:space="preserve"> </w:t>
      </w:r>
      <w:r w:rsidR="006935F7" w:rsidRPr="0077547A">
        <w:rPr>
          <w:rFonts w:eastAsia="Calibri" w:cstheme="minorBidi"/>
          <w:sz w:val="24"/>
          <w:szCs w:val="24"/>
        </w:rPr>
        <w:t>and</w:t>
      </w:r>
      <w:r w:rsidRPr="0077547A">
        <w:rPr>
          <w:rFonts w:eastAsia="Calibri" w:cstheme="minorBidi"/>
          <w:sz w:val="24"/>
          <w:szCs w:val="24"/>
        </w:rPr>
        <w:t xml:space="preserve"> certificates of disposal are retained for </w:t>
      </w:r>
      <w:r w:rsidRPr="0077547A">
        <w:rPr>
          <w:rFonts w:eastAsia="Calibri" w:cstheme="minorBidi"/>
          <w:b/>
          <w:bCs/>
          <w:sz w:val="24"/>
          <w:szCs w:val="24"/>
        </w:rPr>
        <w:t>minimum five years</w:t>
      </w:r>
      <w:r w:rsidRPr="0077547A">
        <w:rPr>
          <w:rFonts w:eastAsia="Calibri" w:cstheme="minorBidi"/>
          <w:sz w:val="24"/>
          <w:szCs w:val="24"/>
        </w:rPr>
        <w:t>.</w:t>
      </w:r>
      <w:r w:rsidR="00A37E5D" w:rsidRPr="0077547A">
        <w:rPr>
          <w:rFonts w:cstheme="minorBidi"/>
          <w:sz w:val="24"/>
          <w:szCs w:val="24"/>
        </w:rPr>
        <w:t xml:space="preserve"> </w:t>
      </w:r>
    </w:p>
    <w:p w14:paraId="47B77884" w14:textId="65547A64" w:rsidR="3DEA5ED0" w:rsidRPr="0077547A" w:rsidRDefault="3DEA5ED0" w:rsidP="3DEA5ED0">
      <w:pPr>
        <w:pStyle w:val="ListParagraph"/>
        <w:tabs>
          <w:tab w:val="num" w:pos="0"/>
        </w:tabs>
        <w:spacing w:after="0" w:line="276" w:lineRule="auto"/>
        <w:ind w:left="360"/>
        <w:jc w:val="both"/>
        <w:rPr>
          <w:rFonts w:eastAsia="Calibri" w:cstheme="minorBidi"/>
          <w:sz w:val="24"/>
          <w:szCs w:val="24"/>
        </w:rPr>
      </w:pPr>
    </w:p>
    <w:p w14:paraId="6E200495" w14:textId="0F75890E" w:rsidR="00A37E5D" w:rsidRPr="0077547A" w:rsidRDefault="00A37E5D" w:rsidP="00ED1847">
      <w:pPr>
        <w:pStyle w:val="ListParagraph"/>
        <w:numPr>
          <w:ilvl w:val="0"/>
          <w:numId w:val="167"/>
        </w:numPr>
        <w:spacing w:after="0" w:line="276" w:lineRule="auto"/>
        <w:ind w:left="357" w:hanging="357"/>
        <w:jc w:val="both"/>
        <w:rPr>
          <w:rFonts w:eastAsia="Calibri" w:cstheme="minorHAnsi"/>
          <w:b/>
          <w:bCs/>
          <w:i/>
          <w:iCs/>
          <w:sz w:val="24"/>
          <w:szCs w:val="24"/>
        </w:rPr>
      </w:pPr>
      <w:r w:rsidRPr="0077547A">
        <w:rPr>
          <w:rFonts w:eastAsia="Calibri" w:cstheme="minorHAnsi"/>
          <w:b/>
          <w:bCs/>
          <w:i/>
          <w:iCs/>
          <w:sz w:val="24"/>
          <w:szCs w:val="24"/>
        </w:rPr>
        <w:t>Inspection, Monitoring</w:t>
      </w:r>
      <w:r w:rsidR="003C2D94" w:rsidRPr="0077547A">
        <w:rPr>
          <w:rFonts w:eastAsia="Calibri" w:cstheme="minorHAnsi"/>
          <w:b/>
          <w:bCs/>
          <w:i/>
          <w:iCs/>
          <w:sz w:val="24"/>
          <w:szCs w:val="24"/>
        </w:rPr>
        <w:t xml:space="preserve"> </w:t>
      </w:r>
      <w:r w:rsidR="006935F7" w:rsidRPr="0077547A">
        <w:rPr>
          <w:rFonts w:eastAsia="Calibri" w:cstheme="minorHAnsi"/>
          <w:b/>
          <w:bCs/>
          <w:i/>
          <w:iCs/>
          <w:sz w:val="24"/>
          <w:szCs w:val="24"/>
        </w:rPr>
        <w:t>and</w:t>
      </w:r>
      <w:r w:rsidRPr="0077547A">
        <w:rPr>
          <w:rFonts w:eastAsia="Calibri" w:cstheme="minorHAnsi"/>
          <w:b/>
          <w:bCs/>
          <w:i/>
          <w:iCs/>
          <w:sz w:val="24"/>
          <w:szCs w:val="24"/>
        </w:rPr>
        <w:t xml:space="preserve"> Control</w:t>
      </w:r>
    </w:p>
    <w:p w14:paraId="5D5CCACD" w14:textId="77777777" w:rsidR="00A37E5D" w:rsidRPr="0077547A" w:rsidRDefault="00A37E5D" w:rsidP="00ED1847">
      <w:pPr>
        <w:numPr>
          <w:ilvl w:val="0"/>
          <w:numId w:val="21"/>
        </w:numPr>
        <w:spacing w:after="0" w:line="276" w:lineRule="auto"/>
        <w:jc w:val="both"/>
        <w:rPr>
          <w:rFonts w:cstheme="minorHAnsi"/>
          <w:sz w:val="24"/>
          <w:szCs w:val="24"/>
        </w:rPr>
      </w:pPr>
      <w:r w:rsidRPr="0077547A">
        <w:rPr>
          <w:rFonts w:cstheme="minorHAnsi"/>
          <w:sz w:val="24"/>
          <w:szCs w:val="24"/>
        </w:rPr>
        <w:t xml:space="preserve">Routine inspections are conducted for: </w:t>
      </w:r>
    </w:p>
    <w:p w14:paraId="4BDD1248" w14:textId="27611F84" w:rsidR="00A37E5D" w:rsidRPr="0077547A" w:rsidRDefault="000B081E" w:rsidP="00ED1847">
      <w:pPr>
        <w:numPr>
          <w:ilvl w:val="1"/>
          <w:numId w:val="21"/>
        </w:numPr>
        <w:spacing w:after="0" w:line="276" w:lineRule="auto"/>
        <w:jc w:val="both"/>
        <w:rPr>
          <w:rFonts w:cstheme="minorBidi"/>
          <w:sz w:val="24"/>
          <w:szCs w:val="24"/>
        </w:rPr>
      </w:pPr>
      <w:r w:rsidRPr="0077547A">
        <w:rPr>
          <w:rFonts w:cstheme="minorBidi"/>
          <w:sz w:val="24"/>
          <w:szCs w:val="24"/>
        </w:rPr>
        <w:t>Labelling</w:t>
      </w:r>
      <w:r w:rsidR="00A37E5D" w:rsidRPr="0077547A">
        <w:rPr>
          <w:rFonts w:cstheme="minorBidi"/>
          <w:sz w:val="24"/>
          <w:szCs w:val="24"/>
        </w:rPr>
        <w:t xml:space="preserve"> accuracy </w:t>
      </w:r>
    </w:p>
    <w:p w14:paraId="7B133F00" w14:textId="77777777" w:rsidR="00A37E5D" w:rsidRPr="0077547A" w:rsidRDefault="00A37E5D" w:rsidP="00ED1847">
      <w:pPr>
        <w:numPr>
          <w:ilvl w:val="1"/>
          <w:numId w:val="21"/>
        </w:numPr>
        <w:spacing w:after="0" w:line="276" w:lineRule="auto"/>
        <w:jc w:val="both"/>
        <w:rPr>
          <w:rFonts w:cstheme="minorHAnsi"/>
          <w:sz w:val="24"/>
          <w:szCs w:val="24"/>
        </w:rPr>
      </w:pPr>
      <w:r w:rsidRPr="0077547A">
        <w:rPr>
          <w:rFonts w:cstheme="minorHAnsi"/>
          <w:sz w:val="24"/>
          <w:szCs w:val="24"/>
        </w:rPr>
        <w:t xml:space="preserve">Storage conditions </w:t>
      </w:r>
    </w:p>
    <w:p w14:paraId="2C64E3F4" w14:textId="77777777" w:rsidR="00A37E5D" w:rsidRPr="0077547A" w:rsidRDefault="00A37E5D" w:rsidP="00ED1847">
      <w:pPr>
        <w:numPr>
          <w:ilvl w:val="1"/>
          <w:numId w:val="21"/>
        </w:numPr>
        <w:spacing w:after="0" w:line="276" w:lineRule="auto"/>
        <w:jc w:val="both"/>
        <w:rPr>
          <w:rFonts w:cstheme="minorHAnsi"/>
          <w:sz w:val="24"/>
          <w:szCs w:val="24"/>
        </w:rPr>
      </w:pPr>
      <w:r w:rsidRPr="0077547A">
        <w:rPr>
          <w:rFonts w:cstheme="minorHAnsi"/>
          <w:sz w:val="24"/>
          <w:szCs w:val="24"/>
        </w:rPr>
        <w:t xml:space="preserve">Container integrity </w:t>
      </w:r>
    </w:p>
    <w:p w14:paraId="3589D258" w14:textId="26E564E2" w:rsidR="00A37E5D" w:rsidRPr="0077547A" w:rsidRDefault="00A37E5D" w:rsidP="00ED1847">
      <w:pPr>
        <w:numPr>
          <w:ilvl w:val="0"/>
          <w:numId w:val="21"/>
        </w:numPr>
        <w:spacing w:after="0" w:line="276" w:lineRule="auto"/>
        <w:jc w:val="both"/>
        <w:rPr>
          <w:rFonts w:cstheme="minorBidi"/>
          <w:sz w:val="24"/>
          <w:szCs w:val="24"/>
        </w:rPr>
      </w:pPr>
      <w:r w:rsidRPr="0077547A">
        <w:rPr>
          <w:rFonts w:cstheme="minorBidi"/>
          <w:sz w:val="24"/>
          <w:szCs w:val="24"/>
        </w:rPr>
        <w:t xml:space="preserve">Deviations such as leakage, improper segregation or damaged containers are immediately corrected. </w:t>
      </w:r>
    </w:p>
    <w:p w14:paraId="0357577C" w14:textId="654CCBE4" w:rsidR="00A37E5D" w:rsidRPr="0077547A" w:rsidRDefault="00A37E5D" w:rsidP="00ED1847">
      <w:pPr>
        <w:numPr>
          <w:ilvl w:val="0"/>
          <w:numId w:val="21"/>
        </w:numPr>
        <w:spacing w:after="0" w:line="276" w:lineRule="auto"/>
        <w:jc w:val="both"/>
        <w:rPr>
          <w:rFonts w:cstheme="minorBidi"/>
          <w:sz w:val="24"/>
          <w:szCs w:val="24"/>
        </w:rPr>
      </w:pPr>
      <w:r w:rsidRPr="0077547A">
        <w:rPr>
          <w:rFonts w:cstheme="minorBidi"/>
          <w:sz w:val="24"/>
          <w:szCs w:val="24"/>
        </w:rPr>
        <w:t xml:space="preserve">Periodic audits ensure compliance with SOP, ISO 14001 and safety regulations. </w:t>
      </w:r>
    </w:p>
    <w:p w14:paraId="1C30720C" w14:textId="489F1074" w:rsidR="00A37E5D" w:rsidRPr="0077547A" w:rsidRDefault="00A37E5D" w:rsidP="00ED1847">
      <w:pPr>
        <w:numPr>
          <w:ilvl w:val="0"/>
          <w:numId w:val="21"/>
        </w:numPr>
        <w:spacing w:line="276" w:lineRule="auto"/>
        <w:ind w:left="714" w:hanging="357"/>
        <w:jc w:val="both"/>
        <w:rPr>
          <w:rFonts w:cstheme="minorHAnsi"/>
          <w:sz w:val="24"/>
          <w:szCs w:val="24"/>
        </w:rPr>
      </w:pPr>
      <w:r w:rsidRPr="0077547A">
        <w:rPr>
          <w:rFonts w:cstheme="minorHAnsi"/>
          <w:sz w:val="24"/>
          <w:szCs w:val="24"/>
        </w:rPr>
        <w:t xml:space="preserve">Incident and near-miss reporting systems are maintained and reviewed. </w:t>
      </w:r>
    </w:p>
    <w:p w14:paraId="6F492B5D" w14:textId="0D5059DB" w:rsidR="00A37E5D" w:rsidRPr="0077547A" w:rsidRDefault="00A37E5D" w:rsidP="00ED1847">
      <w:pPr>
        <w:pStyle w:val="ListParagraph"/>
        <w:numPr>
          <w:ilvl w:val="0"/>
          <w:numId w:val="167"/>
        </w:numPr>
        <w:spacing w:after="0" w:line="276" w:lineRule="auto"/>
        <w:ind w:left="357" w:hanging="357"/>
        <w:contextualSpacing w:val="0"/>
        <w:rPr>
          <w:rFonts w:cstheme="minorHAnsi"/>
          <w:b/>
          <w:bCs/>
          <w:sz w:val="24"/>
          <w:szCs w:val="24"/>
        </w:rPr>
      </w:pPr>
      <w:r w:rsidRPr="0077547A">
        <w:rPr>
          <w:rFonts w:cstheme="minorHAnsi"/>
          <w:b/>
          <w:bCs/>
          <w:sz w:val="24"/>
          <w:szCs w:val="24"/>
        </w:rPr>
        <w:t>Training and Awareness</w:t>
      </w:r>
    </w:p>
    <w:p w14:paraId="65117D87" w14:textId="3C02B4AC" w:rsidR="00A37E5D" w:rsidRPr="0077547A" w:rsidRDefault="000B081E" w:rsidP="00ED1847">
      <w:pPr>
        <w:numPr>
          <w:ilvl w:val="0"/>
          <w:numId w:val="22"/>
        </w:numPr>
        <w:spacing w:after="0" w:line="276" w:lineRule="auto"/>
        <w:jc w:val="both"/>
        <w:rPr>
          <w:rFonts w:cstheme="minorBidi"/>
          <w:sz w:val="24"/>
          <w:szCs w:val="24"/>
        </w:rPr>
      </w:pPr>
      <w:r w:rsidRPr="0077547A">
        <w:rPr>
          <w:rFonts w:cstheme="minorBidi"/>
          <w:sz w:val="24"/>
          <w:szCs w:val="24"/>
        </w:rPr>
        <w:t>P</w:t>
      </w:r>
      <w:r w:rsidR="00A37E5D" w:rsidRPr="0077547A">
        <w:rPr>
          <w:rFonts w:cstheme="minorBidi"/>
          <w:sz w:val="24"/>
          <w:szCs w:val="24"/>
        </w:rPr>
        <w:t>eriodic refresher training</w:t>
      </w:r>
      <w:r w:rsidRPr="0077547A">
        <w:rPr>
          <w:rFonts w:cstheme="minorBidi"/>
          <w:sz w:val="24"/>
          <w:szCs w:val="24"/>
        </w:rPr>
        <w:t>s</w:t>
      </w:r>
      <w:r w:rsidR="00A37E5D" w:rsidRPr="0077547A">
        <w:rPr>
          <w:rFonts w:cstheme="minorBidi"/>
          <w:sz w:val="24"/>
          <w:szCs w:val="24"/>
        </w:rPr>
        <w:t xml:space="preserve"> are conducted for all relevant personnel. </w:t>
      </w:r>
    </w:p>
    <w:p w14:paraId="6B098FDD" w14:textId="77777777" w:rsidR="00A37E5D" w:rsidRPr="0077547A" w:rsidRDefault="00A37E5D" w:rsidP="00ED1847">
      <w:pPr>
        <w:numPr>
          <w:ilvl w:val="0"/>
          <w:numId w:val="22"/>
        </w:numPr>
        <w:spacing w:after="0" w:line="276" w:lineRule="auto"/>
        <w:jc w:val="both"/>
        <w:rPr>
          <w:rFonts w:cstheme="minorHAnsi"/>
          <w:sz w:val="24"/>
          <w:szCs w:val="24"/>
        </w:rPr>
      </w:pPr>
      <w:r w:rsidRPr="0077547A">
        <w:rPr>
          <w:rFonts w:cstheme="minorHAnsi"/>
          <w:sz w:val="24"/>
          <w:szCs w:val="24"/>
        </w:rPr>
        <w:t xml:space="preserve">Training covers: </w:t>
      </w:r>
    </w:p>
    <w:p w14:paraId="68E0F9BC" w14:textId="77777777" w:rsidR="00A37E5D" w:rsidRPr="0077547A" w:rsidRDefault="00A37E5D" w:rsidP="00ED1847">
      <w:pPr>
        <w:numPr>
          <w:ilvl w:val="1"/>
          <w:numId w:val="22"/>
        </w:numPr>
        <w:spacing w:after="0" w:line="276" w:lineRule="auto"/>
        <w:jc w:val="both"/>
        <w:rPr>
          <w:rFonts w:cstheme="minorHAnsi"/>
          <w:sz w:val="24"/>
          <w:szCs w:val="24"/>
        </w:rPr>
      </w:pPr>
      <w:r w:rsidRPr="0077547A">
        <w:rPr>
          <w:rFonts w:cstheme="minorHAnsi"/>
          <w:sz w:val="24"/>
          <w:szCs w:val="24"/>
        </w:rPr>
        <w:t xml:space="preserve">Hazard identification </w:t>
      </w:r>
    </w:p>
    <w:p w14:paraId="19D9833B" w14:textId="77777777" w:rsidR="00A37E5D" w:rsidRPr="0077547A" w:rsidRDefault="00A37E5D" w:rsidP="00ED1847">
      <w:pPr>
        <w:numPr>
          <w:ilvl w:val="1"/>
          <w:numId w:val="22"/>
        </w:numPr>
        <w:spacing w:after="0" w:line="276" w:lineRule="auto"/>
        <w:jc w:val="both"/>
        <w:rPr>
          <w:rFonts w:cstheme="minorHAnsi"/>
          <w:sz w:val="24"/>
          <w:szCs w:val="24"/>
        </w:rPr>
      </w:pPr>
      <w:r w:rsidRPr="0077547A">
        <w:rPr>
          <w:rFonts w:cstheme="minorHAnsi"/>
          <w:sz w:val="24"/>
          <w:szCs w:val="24"/>
        </w:rPr>
        <w:t xml:space="preserve">Safe handling practices </w:t>
      </w:r>
    </w:p>
    <w:p w14:paraId="408CC462" w14:textId="020F149D" w:rsidR="000B081E" w:rsidRPr="0077547A" w:rsidRDefault="00A37E5D" w:rsidP="00ED1847">
      <w:pPr>
        <w:numPr>
          <w:ilvl w:val="1"/>
          <w:numId w:val="22"/>
        </w:numPr>
        <w:spacing w:after="0" w:line="276" w:lineRule="auto"/>
        <w:jc w:val="both"/>
        <w:rPr>
          <w:rFonts w:cstheme="minorBidi"/>
          <w:sz w:val="24"/>
          <w:szCs w:val="24"/>
        </w:rPr>
      </w:pPr>
      <w:r w:rsidRPr="0077547A">
        <w:rPr>
          <w:rFonts w:cstheme="minorBidi"/>
          <w:sz w:val="24"/>
          <w:szCs w:val="24"/>
        </w:rPr>
        <w:t xml:space="preserve">Emergency response procedures </w:t>
      </w:r>
    </w:p>
    <w:p w14:paraId="172BFDA9" w14:textId="6528E6BB" w:rsidR="000B081E" w:rsidRPr="0077547A" w:rsidRDefault="00111C39" w:rsidP="00ED1847">
      <w:pPr>
        <w:numPr>
          <w:ilvl w:val="0"/>
          <w:numId w:val="22"/>
        </w:numPr>
        <w:spacing w:line="276" w:lineRule="auto"/>
        <w:ind w:left="714" w:hanging="357"/>
        <w:jc w:val="both"/>
        <w:rPr>
          <w:rFonts w:cstheme="minorBidi"/>
          <w:sz w:val="24"/>
          <w:szCs w:val="24"/>
        </w:rPr>
      </w:pPr>
      <w:r w:rsidRPr="0077547A">
        <w:rPr>
          <w:rFonts w:cstheme="minorBidi"/>
          <w:sz w:val="24"/>
          <w:szCs w:val="24"/>
        </w:rPr>
        <w:t>Awareness pictorials &amp; signages are displayed at prominent storage locations.</w:t>
      </w:r>
    </w:p>
    <w:p w14:paraId="4ACEAB10" w14:textId="77777777" w:rsidR="00475259" w:rsidRPr="0077547A" w:rsidRDefault="00475259" w:rsidP="26E94102">
      <w:pPr>
        <w:spacing w:after="120" w:line="276" w:lineRule="auto"/>
        <w:jc w:val="both"/>
        <w:rPr>
          <w:rFonts w:eastAsia="Calibri" w:cstheme="minorBidi"/>
          <w:b/>
          <w:bCs/>
          <w:sz w:val="24"/>
          <w:szCs w:val="24"/>
          <w:u w:val="single"/>
        </w:rPr>
      </w:pPr>
    </w:p>
    <w:p w14:paraId="636F75CC" w14:textId="4DADA175" w:rsidR="00CE5180" w:rsidRPr="0077547A" w:rsidRDefault="00CE5180" w:rsidP="26E94102">
      <w:pPr>
        <w:spacing w:after="120" w:line="276" w:lineRule="auto"/>
        <w:jc w:val="both"/>
        <w:rPr>
          <w:rFonts w:eastAsia="Calibri" w:cstheme="minorBidi"/>
          <w:b/>
          <w:bCs/>
          <w:sz w:val="24"/>
          <w:szCs w:val="24"/>
          <w:u w:val="single"/>
        </w:rPr>
      </w:pPr>
    </w:p>
    <w:p w14:paraId="7DE9D866" w14:textId="4736DB33" w:rsidR="00CE5180" w:rsidRPr="0077547A" w:rsidRDefault="1F16628B" w:rsidP="26E94102">
      <w:pPr>
        <w:spacing w:after="120" w:line="276" w:lineRule="auto"/>
        <w:jc w:val="both"/>
        <w:rPr>
          <w:rFonts w:eastAsia="Calibri" w:cstheme="minorBidi"/>
          <w:sz w:val="24"/>
          <w:szCs w:val="24"/>
        </w:rPr>
      </w:pPr>
      <w:r w:rsidRPr="0077547A">
        <w:rPr>
          <w:rFonts w:eastAsia="Calibri" w:cstheme="minorBidi"/>
          <w:b/>
          <w:bCs/>
          <w:sz w:val="24"/>
          <w:szCs w:val="24"/>
          <w:u w:val="single"/>
        </w:rPr>
        <w:lastRenderedPageBreak/>
        <w:t>Roles and Responsibilities</w:t>
      </w:r>
    </w:p>
    <w:p w14:paraId="0F1FCFDF" w14:textId="77777777" w:rsidR="00CE5180" w:rsidRPr="0077547A" w:rsidRDefault="00CE5180" w:rsidP="00ED1847">
      <w:pPr>
        <w:pStyle w:val="ListParagraph"/>
        <w:numPr>
          <w:ilvl w:val="0"/>
          <w:numId w:val="100"/>
        </w:numPr>
        <w:spacing w:after="100" w:afterAutospacing="1" w:line="240" w:lineRule="auto"/>
        <w:ind w:left="357" w:hanging="357"/>
        <w:rPr>
          <w:rFonts w:eastAsia="Calibri" w:cstheme="minorHAnsi"/>
          <w:sz w:val="24"/>
          <w:szCs w:val="24"/>
        </w:rPr>
      </w:pPr>
      <w:r w:rsidRPr="0077547A">
        <w:rPr>
          <w:rFonts w:eastAsia="Calibri" w:cstheme="minorHAnsi"/>
          <w:b/>
          <w:bCs/>
          <w:sz w:val="24"/>
          <w:szCs w:val="24"/>
        </w:rPr>
        <w:t xml:space="preserve">Plant Head: </w:t>
      </w:r>
      <w:r w:rsidRPr="0077547A">
        <w:rPr>
          <w:rFonts w:eastAsia="Calibri" w:cstheme="minorHAnsi"/>
          <w:sz w:val="24"/>
          <w:szCs w:val="24"/>
        </w:rPr>
        <w:t xml:space="preserve">Ensure implementation and regulatory compliance. </w:t>
      </w:r>
    </w:p>
    <w:p w14:paraId="52765994" w14:textId="4FD4772D" w:rsidR="00CE5180" w:rsidRPr="0077547A" w:rsidRDefault="00CE5180" w:rsidP="00ED1847">
      <w:pPr>
        <w:pStyle w:val="ListParagraph"/>
        <w:numPr>
          <w:ilvl w:val="0"/>
          <w:numId w:val="100"/>
        </w:numPr>
        <w:spacing w:after="100" w:afterAutospacing="1" w:line="240" w:lineRule="auto"/>
        <w:ind w:left="357" w:hanging="357"/>
        <w:rPr>
          <w:rFonts w:eastAsia="Calibri" w:cstheme="minorBidi"/>
          <w:sz w:val="24"/>
          <w:szCs w:val="24"/>
        </w:rPr>
      </w:pPr>
      <w:r w:rsidRPr="0077547A">
        <w:rPr>
          <w:rFonts w:eastAsia="Calibri" w:cstheme="minorBidi"/>
          <w:b/>
          <w:bCs/>
          <w:sz w:val="24"/>
          <w:szCs w:val="24"/>
        </w:rPr>
        <w:t xml:space="preserve">EHS Team: </w:t>
      </w:r>
      <w:r w:rsidRPr="0077547A">
        <w:rPr>
          <w:rFonts w:eastAsia="Calibri" w:cstheme="minorBidi"/>
          <w:sz w:val="24"/>
          <w:szCs w:val="24"/>
        </w:rPr>
        <w:t xml:space="preserve">Identify risks, ensure safe handling and provide training. </w:t>
      </w:r>
    </w:p>
    <w:p w14:paraId="21576C1E" w14:textId="77777777" w:rsidR="00CE5180" w:rsidRPr="0077547A" w:rsidRDefault="00CE5180" w:rsidP="00ED1847">
      <w:pPr>
        <w:pStyle w:val="ListParagraph"/>
        <w:numPr>
          <w:ilvl w:val="0"/>
          <w:numId w:val="100"/>
        </w:numPr>
        <w:spacing w:after="100" w:afterAutospacing="1" w:line="240" w:lineRule="auto"/>
        <w:ind w:left="357" w:hanging="357"/>
        <w:rPr>
          <w:rFonts w:eastAsia="Calibri" w:cstheme="minorHAnsi"/>
          <w:sz w:val="24"/>
          <w:szCs w:val="24"/>
        </w:rPr>
      </w:pPr>
      <w:r w:rsidRPr="0077547A">
        <w:rPr>
          <w:rFonts w:eastAsia="Calibri" w:cstheme="minorHAnsi"/>
          <w:b/>
          <w:bCs/>
          <w:sz w:val="24"/>
          <w:szCs w:val="24"/>
        </w:rPr>
        <w:t xml:space="preserve">Production Team: </w:t>
      </w:r>
      <w:r w:rsidRPr="0077547A">
        <w:rPr>
          <w:rFonts w:eastAsia="Calibri" w:cstheme="minorHAnsi"/>
          <w:sz w:val="24"/>
          <w:szCs w:val="24"/>
        </w:rPr>
        <w:t xml:space="preserve">Follow SOPs and report leaks or unsafe conditions. </w:t>
      </w:r>
    </w:p>
    <w:p w14:paraId="31DB7D36" w14:textId="77777777" w:rsidR="00CE5180" w:rsidRPr="0077547A" w:rsidRDefault="00CE5180" w:rsidP="00ED1847">
      <w:pPr>
        <w:pStyle w:val="ListParagraph"/>
        <w:numPr>
          <w:ilvl w:val="0"/>
          <w:numId w:val="100"/>
        </w:numPr>
        <w:spacing w:after="100" w:afterAutospacing="1" w:line="240" w:lineRule="auto"/>
        <w:ind w:left="357" w:hanging="357"/>
        <w:rPr>
          <w:rFonts w:eastAsia="Calibri" w:cstheme="minorHAnsi"/>
          <w:sz w:val="24"/>
          <w:szCs w:val="24"/>
        </w:rPr>
      </w:pPr>
      <w:r w:rsidRPr="0077547A">
        <w:rPr>
          <w:rFonts w:eastAsia="Calibri" w:cstheme="minorHAnsi"/>
          <w:b/>
          <w:bCs/>
          <w:sz w:val="24"/>
          <w:szCs w:val="24"/>
        </w:rPr>
        <w:t xml:space="preserve">Maintenance Team: </w:t>
      </w:r>
      <w:r w:rsidRPr="0077547A">
        <w:rPr>
          <w:rFonts w:eastAsia="Calibri" w:cstheme="minorHAnsi"/>
          <w:sz w:val="24"/>
          <w:szCs w:val="24"/>
        </w:rPr>
        <w:t xml:space="preserve">Prevent leaks through proper equipment maintenance. </w:t>
      </w:r>
    </w:p>
    <w:p w14:paraId="4C5F50F1" w14:textId="77777777" w:rsidR="00CE5180" w:rsidRPr="0077547A" w:rsidRDefault="00CE5180" w:rsidP="00ED1847">
      <w:pPr>
        <w:pStyle w:val="ListParagraph"/>
        <w:numPr>
          <w:ilvl w:val="0"/>
          <w:numId w:val="100"/>
        </w:numPr>
        <w:spacing w:after="100" w:afterAutospacing="1" w:line="240" w:lineRule="auto"/>
        <w:ind w:left="357" w:hanging="357"/>
        <w:rPr>
          <w:rFonts w:eastAsia="Calibri" w:cstheme="minorHAnsi"/>
          <w:sz w:val="24"/>
          <w:szCs w:val="24"/>
        </w:rPr>
      </w:pPr>
      <w:r w:rsidRPr="0077547A">
        <w:rPr>
          <w:rFonts w:eastAsia="Calibri" w:cstheme="minorHAnsi"/>
          <w:b/>
          <w:bCs/>
          <w:sz w:val="24"/>
          <w:szCs w:val="24"/>
        </w:rPr>
        <w:t xml:space="preserve">QA Team: </w:t>
      </w:r>
      <w:r w:rsidRPr="0077547A">
        <w:rPr>
          <w:rFonts w:eastAsia="Calibri" w:cstheme="minorHAnsi"/>
          <w:sz w:val="24"/>
          <w:szCs w:val="24"/>
        </w:rPr>
        <w:t xml:space="preserve">Ensure GMP compliance. </w:t>
      </w:r>
    </w:p>
    <w:p w14:paraId="7FB0FC99" w14:textId="3D28BBC5" w:rsidR="00CE5180" w:rsidRPr="0077547A" w:rsidRDefault="00CE5180" w:rsidP="00ED1847">
      <w:pPr>
        <w:pStyle w:val="ListParagraph"/>
        <w:numPr>
          <w:ilvl w:val="0"/>
          <w:numId w:val="100"/>
        </w:numPr>
        <w:spacing w:after="100" w:afterAutospacing="1" w:line="240" w:lineRule="auto"/>
        <w:ind w:left="357" w:hanging="357"/>
        <w:rPr>
          <w:rFonts w:eastAsia="Calibri" w:cstheme="minorBidi"/>
          <w:b/>
          <w:bCs/>
          <w:sz w:val="24"/>
          <w:szCs w:val="24"/>
        </w:rPr>
      </w:pPr>
      <w:r w:rsidRPr="0077547A">
        <w:rPr>
          <w:rFonts w:eastAsia="Calibri" w:cstheme="minorBidi"/>
          <w:b/>
          <w:bCs/>
          <w:sz w:val="24"/>
          <w:szCs w:val="24"/>
        </w:rPr>
        <w:t xml:space="preserve">Stores: </w:t>
      </w:r>
      <w:r w:rsidRPr="0077547A">
        <w:rPr>
          <w:rFonts w:eastAsia="Calibri" w:cstheme="minorBidi"/>
          <w:sz w:val="24"/>
          <w:szCs w:val="24"/>
        </w:rPr>
        <w:t>Ensure proper storage and labelling.</w:t>
      </w:r>
      <w:r w:rsidRPr="0077547A">
        <w:rPr>
          <w:rFonts w:eastAsia="Calibri" w:cstheme="minorBidi"/>
          <w:b/>
          <w:bCs/>
          <w:sz w:val="24"/>
          <w:szCs w:val="24"/>
        </w:rPr>
        <w:t xml:space="preserve"> </w:t>
      </w:r>
    </w:p>
    <w:p w14:paraId="4B6686DE" w14:textId="7602E514" w:rsidR="00CE5180" w:rsidRPr="0077547A" w:rsidRDefault="00CE5180" w:rsidP="00ED1847">
      <w:pPr>
        <w:pStyle w:val="ListParagraph"/>
        <w:numPr>
          <w:ilvl w:val="0"/>
          <w:numId w:val="100"/>
        </w:numPr>
        <w:spacing w:after="100" w:afterAutospacing="1" w:line="240" w:lineRule="auto"/>
        <w:ind w:left="357" w:hanging="357"/>
        <w:contextualSpacing w:val="0"/>
        <w:rPr>
          <w:rFonts w:eastAsia="Calibri" w:cstheme="minorHAnsi"/>
          <w:sz w:val="24"/>
          <w:szCs w:val="24"/>
        </w:rPr>
      </w:pPr>
      <w:r w:rsidRPr="0077547A">
        <w:rPr>
          <w:rFonts w:eastAsia="Calibri" w:cstheme="minorHAnsi"/>
          <w:b/>
          <w:bCs/>
          <w:sz w:val="24"/>
          <w:szCs w:val="24"/>
        </w:rPr>
        <w:t xml:space="preserve">Employees: </w:t>
      </w:r>
      <w:r w:rsidRPr="0077547A">
        <w:rPr>
          <w:rFonts w:eastAsia="Calibri" w:cstheme="minorHAnsi"/>
          <w:sz w:val="24"/>
          <w:szCs w:val="24"/>
        </w:rPr>
        <w:t>Follow safety practices and use PPE.</w:t>
      </w:r>
    </w:p>
    <w:p w14:paraId="5207834E" w14:textId="05453748" w:rsidR="00CE5180" w:rsidRPr="0077547A" w:rsidRDefault="00CE5180" w:rsidP="00CE5180">
      <w:pPr>
        <w:spacing w:after="120" w:line="276" w:lineRule="auto"/>
        <w:jc w:val="both"/>
        <w:rPr>
          <w:rFonts w:eastAsia="Calibri" w:cstheme="minorHAnsi"/>
          <w:sz w:val="24"/>
          <w:szCs w:val="24"/>
        </w:rPr>
      </w:pPr>
      <w:r w:rsidRPr="0077547A">
        <w:rPr>
          <w:rFonts w:eastAsia="Calibri" w:cstheme="minorHAnsi"/>
          <w:b/>
          <w:bCs/>
          <w:sz w:val="24"/>
          <w:szCs w:val="24"/>
          <w:u w:val="single"/>
        </w:rPr>
        <w:t>Monitoring &amp; Review</w:t>
      </w:r>
      <w:r w:rsidRPr="0077547A">
        <w:rPr>
          <w:rFonts w:eastAsia="Calibri" w:cstheme="minorHAnsi"/>
          <w:sz w:val="24"/>
          <w:szCs w:val="24"/>
        </w:rPr>
        <w:t xml:space="preserve"> </w:t>
      </w:r>
    </w:p>
    <w:p w14:paraId="5F1198BB" w14:textId="33D2942B" w:rsidR="3DEA5ED0" w:rsidRDefault="1F16628B" w:rsidP="26E94102">
      <w:pPr>
        <w:spacing w:after="120" w:line="276" w:lineRule="auto"/>
        <w:jc w:val="both"/>
        <w:rPr>
          <w:rFonts w:cstheme="minorBidi"/>
          <w:b/>
          <w:bCs/>
          <w:sz w:val="24"/>
          <w:szCs w:val="24"/>
          <w:lang w:val="en-US"/>
        </w:rPr>
      </w:pPr>
      <w:r w:rsidRPr="0077547A">
        <w:rPr>
          <w:rFonts w:eastAsia="Calibri" w:cstheme="minorBidi"/>
          <w:sz w:val="24"/>
          <w:szCs w:val="24"/>
        </w:rPr>
        <w:t xml:space="preserve">This SOP is reviewed annually by the </w:t>
      </w:r>
      <w:r w:rsidR="2B5F1F28" w:rsidRPr="0077547A">
        <w:rPr>
          <w:rFonts w:eastAsia="Calibri" w:cstheme="minorBidi"/>
          <w:sz w:val="24"/>
          <w:szCs w:val="24"/>
        </w:rPr>
        <w:t xml:space="preserve">EHS </w:t>
      </w:r>
      <w:r w:rsidRPr="0077547A">
        <w:rPr>
          <w:rFonts w:eastAsia="Calibri" w:cstheme="minorBidi"/>
          <w:sz w:val="24"/>
          <w:szCs w:val="24"/>
        </w:rPr>
        <w:t>team or earlier if there are changes in materials, processes or regulatory requirements. The review covers material usage and movement logs, incident and near-miss records and findings from internal compliance audits. Any improvements identified during the review are documented and implemented following management approval</w:t>
      </w:r>
      <w:r w:rsidRPr="26E94102">
        <w:rPr>
          <w:rFonts w:eastAsia="Calibri" w:cstheme="minorBidi"/>
        </w:rPr>
        <w:t>.</w:t>
      </w:r>
    </w:p>
    <w:p w14:paraId="66ADAD3A" w14:textId="24B96B2F" w:rsidR="00FF2166" w:rsidRPr="00FF2166" w:rsidRDefault="014B1B93" w:rsidP="00FF2166">
      <w:pPr>
        <w:pStyle w:val="Heading2"/>
        <w:rPr>
          <w:u w:val="none"/>
        </w:rPr>
      </w:pPr>
      <w:bookmarkStart w:id="9" w:name="_Toc233029850"/>
      <w:r>
        <w:rPr>
          <w:u w:val="none"/>
        </w:rPr>
        <w:t>6. Material Management Procedures</w:t>
      </w:r>
      <w:bookmarkEnd w:id="9"/>
    </w:p>
    <w:p w14:paraId="2FDB7FD2" w14:textId="77777777" w:rsidR="00FF2166" w:rsidRPr="0077547A" w:rsidRDefault="00FF2166" w:rsidP="00FF2166">
      <w:pPr>
        <w:spacing w:after="120" w:line="276" w:lineRule="auto"/>
        <w:jc w:val="both"/>
        <w:rPr>
          <w:rFonts w:eastAsia="Calibri" w:cstheme="minorHAnsi"/>
          <w:b/>
          <w:bCs/>
          <w:sz w:val="24"/>
          <w:szCs w:val="24"/>
        </w:rPr>
      </w:pPr>
      <w:r w:rsidRPr="0077547A">
        <w:rPr>
          <w:rFonts w:eastAsia="Calibri" w:cstheme="minorHAnsi"/>
          <w:b/>
          <w:bCs/>
          <w:sz w:val="24"/>
          <w:szCs w:val="24"/>
        </w:rPr>
        <w:t>Overview</w:t>
      </w:r>
    </w:p>
    <w:p w14:paraId="6F23A826" w14:textId="4235ACCF" w:rsidR="00FF2166" w:rsidRPr="0077547A" w:rsidRDefault="00FF2166" w:rsidP="00FF2166">
      <w:pPr>
        <w:spacing w:line="276" w:lineRule="auto"/>
        <w:jc w:val="both"/>
        <w:rPr>
          <w:rFonts w:cstheme="minorHAnsi"/>
          <w:sz w:val="24"/>
          <w:szCs w:val="24"/>
        </w:rPr>
      </w:pPr>
      <w:r w:rsidRPr="0077547A">
        <w:rPr>
          <w:rFonts w:cstheme="minorHAnsi"/>
          <w:sz w:val="24"/>
          <w:szCs w:val="24"/>
        </w:rPr>
        <w:t>This Material Management Procedure at Naxpar Pharma Pvt. Ltd. has established a structured approach for managing materials in production. It defines implemented procedures for efficient and sustainable procurement, storage, handling</w:t>
      </w:r>
      <w:r w:rsidR="00D364AD"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utilization of raw materials. The SOP focuses on optimising material consumption, minimising waste</w:t>
      </w:r>
      <w:r w:rsidR="00D364AD"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enhancing operational efficiency while ensuring compliance with environmental, health</w:t>
      </w:r>
      <w:r w:rsidR="00D364AD"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safety regulations. It supports consistent and sustainable production practices across all departments.</w:t>
      </w:r>
    </w:p>
    <w:p w14:paraId="45F6B5BC" w14:textId="77777777" w:rsidR="00FF2166" w:rsidRPr="0077547A" w:rsidRDefault="00FF2166" w:rsidP="00FF2166">
      <w:pPr>
        <w:spacing w:after="120" w:line="276" w:lineRule="auto"/>
        <w:jc w:val="both"/>
        <w:rPr>
          <w:rFonts w:eastAsia="Calibri" w:cstheme="minorHAnsi"/>
          <w:b/>
          <w:bCs/>
          <w:sz w:val="24"/>
          <w:szCs w:val="24"/>
        </w:rPr>
      </w:pPr>
      <w:r w:rsidRPr="0077547A">
        <w:rPr>
          <w:rFonts w:eastAsia="Calibri" w:cstheme="minorHAnsi"/>
          <w:b/>
          <w:bCs/>
          <w:sz w:val="24"/>
          <w:szCs w:val="24"/>
        </w:rPr>
        <w:t>Purpose</w:t>
      </w:r>
    </w:p>
    <w:p w14:paraId="2FB63E6B" w14:textId="20335067" w:rsidR="00FF2166" w:rsidRPr="0077547A" w:rsidRDefault="00FF2166" w:rsidP="00FF2166">
      <w:pPr>
        <w:spacing w:line="276" w:lineRule="auto"/>
        <w:jc w:val="both"/>
        <w:rPr>
          <w:rFonts w:cstheme="minorHAnsi"/>
          <w:sz w:val="24"/>
          <w:szCs w:val="24"/>
        </w:rPr>
      </w:pPr>
      <w:r w:rsidRPr="0077547A">
        <w:rPr>
          <w:rFonts w:cstheme="minorHAnsi"/>
          <w:sz w:val="24"/>
          <w:szCs w:val="24"/>
        </w:rPr>
        <w:t>The purpose of this SOP is to improve material efficiency and sustainability in product manufacturing. It establishes clear guidelines that are being followed to reduce material wastage, enhance resource optimisation</w:t>
      </w:r>
      <w:r w:rsidR="00D364AD"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limit the environmental impact associated with material handling and disposal.</w:t>
      </w:r>
    </w:p>
    <w:p w14:paraId="7D8565DC" w14:textId="77777777" w:rsidR="00FF2166" w:rsidRPr="0077547A" w:rsidRDefault="00FF2166" w:rsidP="00FF2166">
      <w:pPr>
        <w:spacing w:after="120" w:line="276" w:lineRule="auto"/>
        <w:jc w:val="both"/>
        <w:rPr>
          <w:rFonts w:eastAsia="Calibri" w:cstheme="minorHAnsi"/>
          <w:b/>
          <w:bCs/>
          <w:sz w:val="24"/>
          <w:szCs w:val="24"/>
        </w:rPr>
      </w:pPr>
      <w:r w:rsidRPr="0077547A">
        <w:rPr>
          <w:rFonts w:eastAsia="Calibri" w:cstheme="minorHAnsi"/>
          <w:b/>
          <w:bCs/>
          <w:sz w:val="24"/>
          <w:szCs w:val="24"/>
        </w:rPr>
        <w:t>Scope</w:t>
      </w:r>
    </w:p>
    <w:p w14:paraId="313869EE" w14:textId="3CEE1169" w:rsidR="00FF2166" w:rsidRPr="0077547A" w:rsidRDefault="014B1B93" w:rsidP="014B1B93">
      <w:pPr>
        <w:spacing w:line="276" w:lineRule="auto"/>
        <w:jc w:val="both"/>
        <w:rPr>
          <w:rFonts w:cstheme="minorBidi"/>
          <w:sz w:val="24"/>
          <w:szCs w:val="24"/>
        </w:rPr>
      </w:pPr>
      <w:r w:rsidRPr="0077547A">
        <w:rPr>
          <w:rFonts w:cstheme="minorBidi"/>
          <w:sz w:val="24"/>
          <w:szCs w:val="24"/>
        </w:rPr>
        <w:t>This SOP is applicable to all stages of material management at Naxpar Pharma Pvt. Ltd., including procurement, storage, handling, usage</w:t>
      </w:r>
      <w:r w:rsidR="00D364AD"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reuse or recycling. It covers all raw materials used such as raw </w:t>
      </w:r>
      <w:r w:rsidR="00D364AD" w:rsidRPr="0077547A">
        <w:rPr>
          <w:rFonts w:cstheme="minorBidi"/>
          <w:sz w:val="24"/>
          <w:szCs w:val="24"/>
        </w:rPr>
        <w:t>materials, excipients</w:t>
      </w:r>
      <w:r w:rsidRPr="0077547A">
        <w:rPr>
          <w:rFonts w:cstheme="minorBidi"/>
          <w:sz w:val="24"/>
          <w:szCs w:val="24"/>
        </w:rPr>
        <w:t xml:space="preserve"> and packaging materials. The SOP ensures efficient material use, waste reduction</w:t>
      </w:r>
      <w:r w:rsidR="00D364AD"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compliance with environmental standards and sustainability goals.</w:t>
      </w:r>
    </w:p>
    <w:p w14:paraId="02A39659" w14:textId="795D7569" w:rsidR="014B1B93" w:rsidRPr="0077547A" w:rsidRDefault="014B1B93" w:rsidP="014B1B93">
      <w:pPr>
        <w:spacing w:line="276" w:lineRule="auto"/>
        <w:jc w:val="both"/>
        <w:rPr>
          <w:rFonts w:cstheme="minorBidi"/>
          <w:sz w:val="24"/>
          <w:szCs w:val="24"/>
        </w:rPr>
      </w:pPr>
    </w:p>
    <w:p w14:paraId="5C448F73" w14:textId="77777777" w:rsidR="00FF2166" w:rsidRPr="0077547A" w:rsidRDefault="00FF2166" w:rsidP="00FF2166">
      <w:pPr>
        <w:spacing w:after="120" w:line="276" w:lineRule="auto"/>
        <w:jc w:val="both"/>
        <w:rPr>
          <w:rFonts w:eastAsia="Calibri" w:cstheme="minorHAnsi"/>
          <w:b/>
          <w:bCs/>
          <w:sz w:val="24"/>
          <w:szCs w:val="24"/>
        </w:rPr>
      </w:pPr>
      <w:r w:rsidRPr="0077547A">
        <w:rPr>
          <w:rFonts w:eastAsia="Calibri" w:cstheme="minorHAnsi"/>
          <w:b/>
          <w:bCs/>
          <w:sz w:val="24"/>
          <w:szCs w:val="24"/>
        </w:rPr>
        <w:lastRenderedPageBreak/>
        <w:t>Procedure</w:t>
      </w:r>
    </w:p>
    <w:p w14:paraId="4D4018C3" w14:textId="7B9B352D" w:rsidR="00FF2166" w:rsidRPr="0077547A" w:rsidRDefault="00FF2166" w:rsidP="00ED1847">
      <w:pPr>
        <w:pStyle w:val="ListParagraph"/>
        <w:numPr>
          <w:ilvl w:val="0"/>
          <w:numId w:val="28"/>
        </w:numPr>
        <w:spacing w:after="0" w:line="276" w:lineRule="auto"/>
        <w:jc w:val="both"/>
        <w:rPr>
          <w:rFonts w:cstheme="minorHAnsi"/>
          <w:b/>
          <w:bCs/>
          <w:sz w:val="24"/>
          <w:szCs w:val="24"/>
        </w:rPr>
      </w:pPr>
      <w:r w:rsidRPr="0077547A">
        <w:rPr>
          <w:rFonts w:cstheme="minorHAnsi"/>
          <w:b/>
          <w:bCs/>
          <w:sz w:val="24"/>
          <w:szCs w:val="24"/>
        </w:rPr>
        <w:t>Material Consumption Reduction by Process Optimisation</w:t>
      </w:r>
    </w:p>
    <w:p w14:paraId="2F02DB3D" w14:textId="5964BB3A" w:rsidR="00FF2166" w:rsidRPr="0077547A" w:rsidRDefault="00FF2166" w:rsidP="00ED1847">
      <w:pPr>
        <w:pStyle w:val="ListParagraph"/>
        <w:numPr>
          <w:ilvl w:val="0"/>
          <w:numId w:val="29"/>
        </w:numPr>
        <w:spacing w:after="0" w:line="276" w:lineRule="auto"/>
        <w:jc w:val="both"/>
        <w:rPr>
          <w:rFonts w:cstheme="minorHAnsi"/>
          <w:b/>
          <w:bCs/>
          <w:sz w:val="24"/>
          <w:szCs w:val="24"/>
        </w:rPr>
      </w:pPr>
      <w:r w:rsidRPr="0077547A">
        <w:rPr>
          <w:rFonts w:cstheme="minorHAnsi"/>
          <w:b/>
          <w:bCs/>
          <w:sz w:val="24"/>
          <w:szCs w:val="24"/>
        </w:rPr>
        <w:t>Process Innovation for Precise Material Use</w:t>
      </w:r>
    </w:p>
    <w:p w14:paraId="7FA5057C" w14:textId="141EC250" w:rsidR="00FA6A96" w:rsidRPr="0077547A" w:rsidRDefault="00FA6A96" w:rsidP="00ED1847">
      <w:pPr>
        <w:numPr>
          <w:ilvl w:val="0"/>
          <w:numId w:val="21"/>
        </w:numPr>
        <w:spacing w:after="0" w:line="276" w:lineRule="auto"/>
        <w:jc w:val="both"/>
        <w:rPr>
          <w:rFonts w:cstheme="minorBidi"/>
          <w:sz w:val="24"/>
          <w:szCs w:val="24"/>
        </w:rPr>
      </w:pPr>
      <w:r w:rsidRPr="0077547A">
        <w:rPr>
          <w:rFonts w:cstheme="minorBidi"/>
          <w:sz w:val="24"/>
          <w:szCs w:val="24"/>
        </w:rPr>
        <w:t>Raw materials, excipients, chemicals</w:t>
      </w:r>
      <w:r w:rsidR="00D364AD"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packaging materials used in </w:t>
      </w:r>
      <w:r w:rsidR="003D0D33" w:rsidRPr="0077547A">
        <w:rPr>
          <w:rFonts w:cstheme="minorBidi"/>
          <w:sz w:val="24"/>
          <w:szCs w:val="24"/>
        </w:rPr>
        <w:t>pharmaceutical;</w:t>
      </w:r>
      <w:r w:rsidRPr="0077547A">
        <w:rPr>
          <w:rFonts w:cstheme="minorBidi"/>
          <w:sz w:val="24"/>
          <w:szCs w:val="24"/>
        </w:rPr>
        <w:t xml:space="preserve"> cosmetic</w:t>
      </w:r>
      <w:r w:rsidR="003D0D33" w:rsidRPr="0077547A">
        <w:rPr>
          <w:rFonts w:cstheme="minorBidi"/>
          <w:sz w:val="24"/>
          <w:szCs w:val="24"/>
        </w:rPr>
        <w:t xml:space="preserve"> and</w:t>
      </w:r>
      <w:r w:rsidRPr="0077547A">
        <w:rPr>
          <w:rFonts w:cstheme="minorBidi"/>
          <w:sz w:val="24"/>
          <w:szCs w:val="24"/>
        </w:rPr>
        <w:t xml:space="preserve"> herbal manufacturing are dispensed in controlled quantities based on approved batch requirements.</w:t>
      </w:r>
    </w:p>
    <w:p w14:paraId="33FB6E29" w14:textId="7B113061" w:rsidR="00FA6A96" w:rsidRPr="0077547A" w:rsidRDefault="00FA6A96" w:rsidP="00ED1847">
      <w:pPr>
        <w:numPr>
          <w:ilvl w:val="0"/>
          <w:numId w:val="21"/>
        </w:numPr>
        <w:spacing w:after="0" w:line="276" w:lineRule="auto"/>
        <w:jc w:val="both"/>
        <w:rPr>
          <w:rFonts w:cstheme="minorHAnsi"/>
          <w:sz w:val="24"/>
          <w:szCs w:val="24"/>
        </w:rPr>
      </w:pPr>
      <w:r w:rsidRPr="0077547A">
        <w:rPr>
          <w:rFonts w:cstheme="minorHAnsi"/>
          <w:sz w:val="24"/>
          <w:szCs w:val="24"/>
        </w:rPr>
        <w:t>Manufacturing parameters such as temperature, mixing time, viscosity</w:t>
      </w:r>
      <w:r w:rsidR="00D364AD"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processing conditions are monitored to maintain product quality and minimize material wastage during production.</w:t>
      </w:r>
    </w:p>
    <w:p w14:paraId="4FBDF5C8" w14:textId="5D79F7B7" w:rsidR="00FA6A96" w:rsidRPr="0077547A" w:rsidRDefault="00FA6A96" w:rsidP="00ED1847">
      <w:pPr>
        <w:numPr>
          <w:ilvl w:val="0"/>
          <w:numId w:val="21"/>
        </w:numPr>
        <w:spacing w:after="0" w:line="276" w:lineRule="auto"/>
        <w:jc w:val="both"/>
        <w:rPr>
          <w:rFonts w:cstheme="minorHAnsi"/>
          <w:sz w:val="24"/>
          <w:szCs w:val="24"/>
        </w:rPr>
      </w:pPr>
      <w:r w:rsidRPr="0077547A">
        <w:rPr>
          <w:rFonts w:cstheme="minorHAnsi"/>
          <w:sz w:val="24"/>
          <w:szCs w:val="24"/>
        </w:rPr>
        <w:t>Continuous monitoring of production operations helps optimize consumption of chemicals, water</w:t>
      </w:r>
      <w:r w:rsidR="00D364AD"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utilities while maintaining operational efficiency.</w:t>
      </w:r>
    </w:p>
    <w:p w14:paraId="56C1B54D" w14:textId="458AE028" w:rsidR="00FF2166" w:rsidRPr="0077547A" w:rsidRDefault="00FA6A96" w:rsidP="00ED1847">
      <w:pPr>
        <w:numPr>
          <w:ilvl w:val="0"/>
          <w:numId w:val="21"/>
        </w:numPr>
        <w:spacing w:after="0" w:line="276" w:lineRule="auto"/>
        <w:jc w:val="both"/>
        <w:rPr>
          <w:rFonts w:cstheme="minorBidi"/>
          <w:sz w:val="24"/>
          <w:szCs w:val="24"/>
        </w:rPr>
      </w:pPr>
      <w:r w:rsidRPr="0077547A">
        <w:rPr>
          <w:rFonts w:cstheme="minorBidi"/>
          <w:sz w:val="24"/>
          <w:szCs w:val="24"/>
        </w:rPr>
        <w:t>Routine inspection and preventive maintenance of manufacturing and packaging equipment are conducted to reduce process losses and improve resource utilization.</w:t>
      </w:r>
      <w:r w:rsidR="00FF2166" w:rsidRPr="0077547A">
        <w:rPr>
          <w:rFonts w:cstheme="minorBidi"/>
          <w:sz w:val="24"/>
          <w:szCs w:val="24"/>
        </w:rPr>
        <w:t xml:space="preserve"> </w:t>
      </w:r>
    </w:p>
    <w:p w14:paraId="6E2B3150" w14:textId="0FFDAA2A" w:rsidR="3DEA5ED0" w:rsidRPr="0077547A" w:rsidRDefault="3DEA5ED0" w:rsidP="014B1B93">
      <w:pPr>
        <w:spacing w:after="0" w:line="276" w:lineRule="auto"/>
        <w:jc w:val="both"/>
        <w:rPr>
          <w:rFonts w:cstheme="minorBidi"/>
          <w:sz w:val="24"/>
          <w:szCs w:val="24"/>
        </w:rPr>
      </w:pPr>
    </w:p>
    <w:p w14:paraId="5D52C4ED" w14:textId="043541D0" w:rsidR="00FF2166" w:rsidRPr="0077547A" w:rsidRDefault="00FF2166" w:rsidP="00ED1847">
      <w:pPr>
        <w:pStyle w:val="ListParagraph"/>
        <w:numPr>
          <w:ilvl w:val="0"/>
          <w:numId w:val="29"/>
        </w:numPr>
        <w:spacing w:after="0" w:line="276" w:lineRule="auto"/>
        <w:jc w:val="both"/>
        <w:rPr>
          <w:rFonts w:cstheme="minorHAnsi"/>
          <w:b/>
          <w:bCs/>
          <w:sz w:val="24"/>
          <w:szCs w:val="24"/>
        </w:rPr>
      </w:pPr>
      <w:r w:rsidRPr="0077547A">
        <w:rPr>
          <w:rFonts w:cstheme="minorHAnsi"/>
          <w:b/>
          <w:bCs/>
          <w:sz w:val="24"/>
          <w:szCs w:val="24"/>
        </w:rPr>
        <w:t>Enhanced Production Planning and Process Scheduling</w:t>
      </w:r>
    </w:p>
    <w:p w14:paraId="4B59B1B5" w14:textId="73EC9BB7" w:rsidR="00FF2166" w:rsidRPr="0077547A" w:rsidRDefault="00FF2166" w:rsidP="00ED1847">
      <w:pPr>
        <w:numPr>
          <w:ilvl w:val="0"/>
          <w:numId w:val="23"/>
        </w:numPr>
        <w:spacing w:after="0" w:line="276" w:lineRule="auto"/>
        <w:jc w:val="both"/>
        <w:rPr>
          <w:rFonts w:cstheme="minorHAnsi"/>
          <w:sz w:val="24"/>
          <w:szCs w:val="24"/>
        </w:rPr>
      </w:pPr>
      <w:r w:rsidRPr="0077547A">
        <w:rPr>
          <w:rFonts w:cstheme="minorHAnsi"/>
          <w:sz w:val="24"/>
          <w:szCs w:val="24"/>
        </w:rPr>
        <w:t xml:space="preserve">Production batches are scheduled based on accurate demand forecasts and available machine capacity to ensure optimal utilisation of resources and avoid overproduction or excess material use. </w:t>
      </w:r>
    </w:p>
    <w:p w14:paraId="4B033F06" w14:textId="685DC0E9" w:rsidR="00FF2166" w:rsidRPr="0077547A" w:rsidRDefault="00FF2166" w:rsidP="00ED1847">
      <w:pPr>
        <w:numPr>
          <w:ilvl w:val="0"/>
          <w:numId w:val="23"/>
        </w:numPr>
        <w:spacing w:after="0" w:line="276" w:lineRule="auto"/>
        <w:jc w:val="both"/>
        <w:rPr>
          <w:rFonts w:cstheme="minorBidi"/>
          <w:sz w:val="24"/>
          <w:szCs w:val="24"/>
        </w:rPr>
      </w:pPr>
      <w:r w:rsidRPr="0077547A">
        <w:rPr>
          <w:rFonts w:cstheme="minorBidi"/>
          <w:sz w:val="24"/>
          <w:szCs w:val="24"/>
        </w:rPr>
        <w:t xml:space="preserve">Scheduling is designed and implemented to reduce frequent machine changeovers, thereby minimising the consumption of cleaning </w:t>
      </w:r>
      <w:r w:rsidR="00604C09" w:rsidRPr="0077547A">
        <w:rPr>
          <w:rFonts w:cstheme="minorBidi"/>
          <w:sz w:val="24"/>
          <w:szCs w:val="24"/>
        </w:rPr>
        <w:t>agents and</w:t>
      </w:r>
      <w:r w:rsidRPr="0077547A">
        <w:rPr>
          <w:rFonts w:cstheme="minorBidi"/>
          <w:sz w:val="24"/>
          <w:szCs w:val="24"/>
        </w:rPr>
        <w:t xml:space="preserve"> water used between batches. </w:t>
      </w:r>
    </w:p>
    <w:p w14:paraId="5695B3F4" w14:textId="2A6A862D" w:rsidR="00FF2166" w:rsidRPr="0077547A" w:rsidRDefault="00FF2166" w:rsidP="00ED1847">
      <w:pPr>
        <w:numPr>
          <w:ilvl w:val="0"/>
          <w:numId w:val="23"/>
        </w:numPr>
        <w:spacing w:after="0" w:line="276" w:lineRule="auto"/>
        <w:jc w:val="both"/>
        <w:rPr>
          <w:rFonts w:cstheme="minorBidi"/>
          <w:sz w:val="24"/>
          <w:szCs w:val="24"/>
        </w:rPr>
      </w:pPr>
      <w:r w:rsidRPr="0077547A">
        <w:rPr>
          <w:rFonts w:cstheme="minorBidi"/>
          <w:sz w:val="24"/>
          <w:szCs w:val="24"/>
        </w:rPr>
        <w:t xml:space="preserve"> </w:t>
      </w:r>
      <w:r w:rsidR="00704B11" w:rsidRPr="0077547A">
        <w:rPr>
          <w:rFonts w:cstheme="minorBidi"/>
          <w:sz w:val="24"/>
          <w:szCs w:val="24"/>
        </w:rPr>
        <w:t>Same</w:t>
      </w:r>
      <w:r w:rsidRPr="0077547A">
        <w:rPr>
          <w:rFonts w:cstheme="minorBidi"/>
          <w:sz w:val="24"/>
          <w:szCs w:val="24"/>
        </w:rPr>
        <w:t xml:space="preserve"> product formulations batches are being scheduled consecutively to minimise equipment cleaning between production runs. </w:t>
      </w:r>
    </w:p>
    <w:p w14:paraId="48256B43" w14:textId="77777777" w:rsidR="00FF2166" w:rsidRPr="0077547A" w:rsidRDefault="00FF2166" w:rsidP="00ED1847">
      <w:pPr>
        <w:numPr>
          <w:ilvl w:val="0"/>
          <w:numId w:val="23"/>
        </w:numPr>
        <w:spacing w:after="0" w:line="276" w:lineRule="auto"/>
        <w:jc w:val="both"/>
        <w:rPr>
          <w:rFonts w:cstheme="minorHAnsi"/>
          <w:sz w:val="24"/>
          <w:szCs w:val="24"/>
        </w:rPr>
      </w:pPr>
      <w:r w:rsidRPr="0077547A">
        <w:rPr>
          <w:rFonts w:cstheme="minorHAnsi"/>
          <w:sz w:val="24"/>
          <w:szCs w:val="24"/>
        </w:rPr>
        <w:t xml:space="preserve">By aligning batch size with operational capacity, idle machine time and material wastage are being minimised, thereby improving overall production efficiency. </w:t>
      </w:r>
    </w:p>
    <w:p w14:paraId="70F32085" w14:textId="423C3278" w:rsidR="00FF2166" w:rsidRPr="0077547A" w:rsidRDefault="00FF2166" w:rsidP="00ED1847">
      <w:pPr>
        <w:numPr>
          <w:ilvl w:val="0"/>
          <w:numId w:val="23"/>
        </w:numPr>
        <w:spacing w:line="276" w:lineRule="auto"/>
        <w:ind w:left="714" w:hanging="357"/>
        <w:jc w:val="both"/>
        <w:rPr>
          <w:rFonts w:cstheme="minorHAnsi"/>
          <w:sz w:val="24"/>
          <w:szCs w:val="24"/>
        </w:rPr>
      </w:pPr>
      <w:r w:rsidRPr="0077547A">
        <w:rPr>
          <w:rFonts w:cstheme="minorHAnsi"/>
          <w:sz w:val="24"/>
          <w:szCs w:val="24"/>
        </w:rPr>
        <w:t xml:space="preserve">Production schedules are being periodically reviewed and adjusted based on actual performance data and material consumption trends to enhance planning accuracy and sustain material efficiency. </w:t>
      </w:r>
    </w:p>
    <w:p w14:paraId="3A338A2C" w14:textId="786053FA" w:rsidR="00FF2166" w:rsidRPr="0077547A" w:rsidRDefault="014B1B93" w:rsidP="014B1B93">
      <w:pPr>
        <w:pStyle w:val="ListParagraph"/>
        <w:numPr>
          <w:ilvl w:val="0"/>
          <w:numId w:val="28"/>
        </w:numPr>
        <w:spacing w:after="0" w:line="276" w:lineRule="auto"/>
        <w:jc w:val="both"/>
        <w:rPr>
          <w:rFonts w:cstheme="minorBidi"/>
          <w:b/>
          <w:bCs/>
          <w:sz w:val="24"/>
          <w:szCs w:val="24"/>
        </w:rPr>
      </w:pPr>
      <w:r w:rsidRPr="0077547A">
        <w:rPr>
          <w:rFonts w:cstheme="minorBidi"/>
          <w:b/>
          <w:bCs/>
          <w:sz w:val="24"/>
          <w:szCs w:val="24"/>
        </w:rPr>
        <w:t>Use of Eco-Friendly and Less-Hazardous Materials</w:t>
      </w:r>
    </w:p>
    <w:p w14:paraId="1A3CA8AD" w14:textId="2B2118B3" w:rsidR="00FF2166" w:rsidRPr="0077547A" w:rsidRDefault="014B1B93" w:rsidP="014B1B93">
      <w:pPr>
        <w:spacing w:after="0" w:line="276" w:lineRule="auto"/>
        <w:jc w:val="both"/>
        <w:rPr>
          <w:rFonts w:cstheme="minorBidi"/>
          <w:sz w:val="24"/>
          <w:szCs w:val="24"/>
        </w:rPr>
      </w:pPr>
      <w:r w:rsidRPr="0077547A">
        <w:rPr>
          <w:rFonts w:ascii="Calibri" w:eastAsia="Calibri" w:hAnsi="Calibri" w:cs="Calibri"/>
          <w:sz w:val="24"/>
          <w:szCs w:val="24"/>
        </w:rPr>
        <w:t>Naxpar Pharma Pvt. Ltd. is committed to reducing the environmental and health impacts associated with manufacturing, cleaning</w:t>
      </w:r>
      <w:r w:rsidR="00D364AD"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sanitation activities through the use of eco-friendly materials and the gradual adoption of less hazardous chemical alternatives wherever technically feasible</w:t>
      </w:r>
      <w:r w:rsidRPr="0077547A">
        <w:rPr>
          <w:rFonts w:cstheme="minorBidi"/>
          <w:sz w:val="24"/>
          <w:szCs w:val="24"/>
        </w:rPr>
        <w:t>:</w:t>
      </w:r>
    </w:p>
    <w:p w14:paraId="4562CEE5" w14:textId="053F64B2" w:rsidR="00FF2166" w:rsidRPr="0077547A" w:rsidRDefault="014B1B93" w:rsidP="014B1B93">
      <w:pPr>
        <w:spacing w:after="0" w:line="276" w:lineRule="auto"/>
        <w:jc w:val="both"/>
        <w:rPr>
          <w:sz w:val="24"/>
          <w:szCs w:val="24"/>
        </w:rPr>
      </w:pPr>
      <w:r w:rsidRPr="0077547A">
        <w:rPr>
          <w:rFonts w:ascii="Calibri" w:eastAsia="Calibri" w:hAnsi="Calibri" w:cs="Calibri"/>
          <w:sz w:val="24"/>
          <w:szCs w:val="24"/>
        </w:rPr>
        <w:t>The Company has implemented the following practices:</w:t>
      </w:r>
    </w:p>
    <w:p w14:paraId="228746F1" w14:textId="543C4902" w:rsidR="00FF2166" w:rsidRPr="0077547A" w:rsidRDefault="014B1B93" w:rsidP="014B1B93">
      <w:pPr>
        <w:pStyle w:val="ListParagraph"/>
        <w:numPr>
          <w:ilvl w:val="0"/>
          <w:numId w:val="1"/>
        </w:numPr>
        <w:spacing w:after="0" w:line="276" w:lineRule="auto"/>
        <w:jc w:val="both"/>
        <w:rPr>
          <w:rFonts w:ascii="Calibri" w:eastAsia="Calibri" w:hAnsi="Calibri" w:cs="Calibri"/>
          <w:sz w:val="24"/>
          <w:szCs w:val="24"/>
        </w:rPr>
      </w:pPr>
      <w:r w:rsidRPr="0077547A">
        <w:rPr>
          <w:rFonts w:ascii="Calibri" w:eastAsia="Calibri" w:hAnsi="Calibri" w:cs="Calibri"/>
          <w:sz w:val="24"/>
          <w:szCs w:val="24"/>
        </w:rPr>
        <w:t>Use of biodegradable AB Slurry during cleaning and sanitation activities to reduce environmental impacts associated with chemical residues and wastewater discharge.</w:t>
      </w:r>
    </w:p>
    <w:p w14:paraId="083DBCBB" w14:textId="169BC11A" w:rsidR="00FF2166" w:rsidRPr="0077547A" w:rsidRDefault="014B1B93" w:rsidP="014B1B93">
      <w:pPr>
        <w:pStyle w:val="ListParagraph"/>
        <w:numPr>
          <w:ilvl w:val="0"/>
          <w:numId w:val="1"/>
        </w:numPr>
        <w:spacing w:after="0" w:line="276" w:lineRule="auto"/>
        <w:jc w:val="both"/>
        <w:rPr>
          <w:rFonts w:ascii="Calibri" w:eastAsia="Calibri" w:hAnsi="Calibri" w:cs="Calibri"/>
          <w:sz w:val="24"/>
          <w:szCs w:val="24"/>
        </w:rPr>
      </w:pPr>
      <w:r w:rsidRPr="0077547A">
        <w:rPr>
          <w:rFonts w:ascii="Calibri" w:eastAsia="Calibri" w:hAnsi="Calibri" w:cs="Calibri"/>
          <w:sz w:val="24"/>
          <w:szCs w:val="24"/>
        </w:rPr>
        <w:t xml:space="preserve">Replacement of conventional detergent formulations such as </w:t>
      </w:r>
      <w:proofErr w:type="spellStart"/>
      <w:r w:rsidRPr="0077547A">
        <w:rPr>
          <w:rFonts w:ascii="Calibri" w:eastAsia="Calibri" w:hAnsi="Calibri" w:cs="Calibri"/>
          <w:sz w:val="24"/>
          <w:szCs w:val="24"/>
        </w:rPr>
        <w:t>Teepol</w:t>
      </w:r>
      <w:proofErr w:type="spellEnd"/>
      <w:r w:rsidRPr="0077547A">
        <w:rPr>
          <w:rFonts w:ascii="Calibri" w:eastAsia="Calibri" w:hAnsi="Calibri" w:cs="Calibri"/>
          <w:sz w:val="24"/>
          <w:szCs w:val="24"/>
        </w:rPr>
        <w:t xml:space="preserve"> with biodegradable detergent alternatives in suitable cleaning applications.</w:t>
      </w:r>
    </w:p>
    <w:p w14:paraId="48C9D441" w14:textId="0A438DAE" w:rsidR="00FF2166" w:rsidRPr="0077547A" w:rsidRDefault="014B1B93" w:rsidP="014B1B93">
      <w:pPr>
        <w:pStyle w:val="ListParagraph"/>
        <w:numPr>
          <w:ilvl w:val="0"/>
          <w:numId w:val="1"/>
        </w:numPr>
        <w:spacing w:after="0" w:line="276" w:lineRule="auto"/>
        <w:jc w:val="both"/>
        <w:rPr>
          <w:rFonts w:ascii="Calibri" w:eastAsia="Calibri" w:hAnsi="Calibri" w:cs="Calibri"/>
          <w:sz w:val="24"/>
          <w:szCs w:val="24"/>
        </w:rPr>
      </w:pPr>
      <w:r w:rsidRPr="0077547A">
        <w:rPr>
          <w:rFonts w:ascii="Calibri" w:eastAsia="Calibri" w:hAnsi="Calibri" w:cs="Calibri"/>
          <w:sz w:val="24"/>
          <w:szCs w:val="24"/>
        </w:rPr>
        <w:lastRenderedPageBreak/>
        <w:t xml:space="preserve">Use of </w:t>
      </w:r>
      <w:proofErr w:type="spellStart"/>
      <w:r w:rsidRPr="0077547A">
        <w:rPr>
          <w:rFonts w:ascii="Calibri" w:eastAsia="Calibri" w:hAnsi="Calibri" w:cs="Calibri"/>
          <w:sz w:val="24"/>
          <w:szCs w:val="24"/>
        </w:rPr>
        <w:t>Savlon</w:t>
      </w:r>
      <w:proofErr w:type="spellEnd"/>
      <w:r w:rsidRPr="0077547A">
        <w:rPr>
          <w:rFonts w:ascii="Calibri" w:eastAsia="Calibri" w:hAnsi="Calibri" w:cs="Calibri"/>
          <w:sz w:val="24"/>
          <w:szCs w:val="24"/>
        </w:rPr>
        <w:t xml:space="preserve"> for hygiene and sanitation activities where appropriate, considering its comparatively lower environmental impact profile.</w:t>
      </w:r>
    </w:p>
    <w:p w14:paraId="63B8E29C" w14:textId="4F6F6C97" w:rsidR="00FF2166" w:rsidRPr="0077547A" w:rsidRDefault="014B1B93" w:rsidP="014B1B93">
      <w:pPr>
        <w:pStyle w:val="ListParagraph"/>
        <w:numPr>
          <w:ilvl w:val="0"/>
          <w:numId w:val="1"/>
        </w:numPr>
        <w:spacing w:after="0" w:line="276" w:lineRule="auto"/>
        <w:jc w:val="both"/>
        <w:rPr>
          <w:rFonts w:ascii="Calibri" w:eastAsia="Calibri" w:hAnsi="Calibri" w:cs="Calibri"/>
          <w:sz w:val="24"/>
          <w:szCs w:val="24"/>
        </w:rPr>
      </w:pPr>
      <w:r w:rsidRPr="0077547A">
        <w:rPr>
          <w:rFonts w:ascii="Calibri" w:eastAsia="Calibri" w:hAnsi="Calibri" w:cs="Calibri"/>
          <w:sz w:val="24"/>
          <w:szCs w:val="24"/>
        </w:rPr>
        <w:t>Reduction in the use of Phenyl through the adoption of biodegradable cleaning products in applicable operations.</w:t>
      </w:r>
    </w:p>
    <w:p w14:paraId="7D8A5731" w14:textId="2FBD501D" w:rsidR="00FF2166" w:rsidRPr="0077547A" w:rsidRDefault="014B1B93" w:rsidP="014B1B93">
      <w:pPr>
        <w:pStyle w:val="ListParagraph"/>
        <w:numPr>
          <w:ilvl w:val="0"/>
          <w:numId w:val="1"/>
        </w:numPr>
        <w:spacing w:after="0" w:line="276" w:lineRule="auto"/>
        <w:jc w:val="both"/>
        <w:rPr>
          <w:rFonts w:ascii="Calibri" w:eastAsia="Calibri" w:hAnsi="Calibri" w:cs="Calibri"/>
          <w:sz w:val="24"/>
          <w:szCs w:val="24"/>
        </w:rPr>
      </w:pPr>
      <w:r w:rsidRPr="0077547A">
        <w:rPr>
          <w:rFonts w:ascii="Calibri" w:eastAsia="Calibri" w:hAnsi="Calibri" w:cs="Calibri"/>
          <w:sz w:val="24"/>
          <w:szCs w:val="24"/>
        </w:rPr>
        <w:t xml:space="preserve">Periodic review of chemicals with higher environmental and health risks, including Formaldehyde, Glutaraldehyde, Bleaching Powder, Nitric Acid, Thinner, </w:t>
      </w:r>
      <w:proofErr w:type="spellStart"/>
      <w:r w:rsidRPr="0077547A">
        <w:rPr>
          <w:rFonts w:ascii="Calibri" w:eastAsia="Calibri" w:hAnsi="Calibri" w:cs="Calibri"/>
          <w:sz w:val="24"/>
          <w:szCs w:val="24"/>
        </w:rPr>
        <w:t>Germitol</w:t>
      </w:r>
      <w:proofErr w:type="spellEnd"/>
      <w:r w:rsidRPr="0077547A">
        <w:rPr>
          <w:rFonts w:ascii="Calibri" w:eastAsia="Calibri" w:hAnsi="Calibri" w:cs="Calibri"/>
          <w:sz w:val="24"/>
          <w:szCs w:val="24"/>
        </w:rPr>
        <w:t>, Potassium Permanganate</w:t>
      </w:r>
      <w:r w:rsidR="00D364AD"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w:t>
      </w:r>
      <w:proofErr w:type="spellStart"/>
      <w:r w:rsidRPr="0077547A">
        <w:rPr>
          <w:rFonts w:ascii="Calibri" w:eastAsia="Calibri" w:hAnsi="Calibri" w:cs="Calibri"/>
          <w:sz w:val="24"/>
          <w:szCs w:val="24"/>
        </w:rPr>
        <w:t>Sanosil</w:t>
      </w:r>
      <w:proofErr w:type="spellEnd"/>
      <w:r w:rsidRPr="0077547A">
        <w:rPr>
          <w:rFonts w:ascii="Calibri" w:eastAsia="Calibri" w:hAnsi="Calibri" w:cs="Calibri"/>
          <w:sz w:val="24"/>
          <w:szCs w:val="24"/>
        </w:rPr>
        <w:t>, to identify opportunities for consumption reduction and substitution.</w:t>
      </w:r>
    </w:p>
    <w:p w14:paraId="78EE421F" w14:textId="47B229EC" w:rsidR="00FF2166" w:rsidRPr="0077547A" w:rsidRDefault="014B1B93" w:rsidP="014B1B93">
      <w:pPr>
        <w:pStyle w:val="ListParagraph"/>
        <w:numPr>
          <w:ilvl w:val="0"/>
          <w:numId w:val="1"/>
        </w:numPr>
        <w:spacing w:after="0" w:line="276" w:lineRule="auto"/>
        <w:jc w:val="both"/>
        <w:rPr>
          <w:rFonts w:ascii="Calibri" w:eastAsia="Calibri" w:hAnsi="Calibri" w:cs="Calibri"/>
          <w:sz w:val="24"/>
          <w:szCs w:val="24"/>
        </w:rPr>
      </w:pPr>
      <w:r w:rsidRPr="0077547A">
        <w:rPr>
          <w:rFonts w:ascii="Calibri" w:eastAsia="Calibri" w:hAnsi="Calibri" w:cs="Calibri"/>
          <w:sz w:val="24"/>
          <w:szCs w:val="24"/>
        </w:rPr>
        <w:t>Evaluation of lower-toxicity cleaning agents and disinfectants during procurement and operational reviews to support the transition towards safer chemical inputs.</w:t>
      </w:r>
    </w:p>
    <w:p w14:paraId="5699279C" w14:textId="0CB72E26" w:rsidR="00FF2166" w:rsidRPr="0077547A" w:rsidRDefault="014B1B93" w:rsidP="014B1B93">
      <w:pPr>
        <w:pStyle w:val="ListParagraph"/>
        <w:numPr>
          <w:ilvl w:val="0"/>
          <w:numId w:val="1"/>
        </w:numPr>
        <w:spacing w:after="0" w:line="276" w:lineRule="auto"/>
        <w:jc w:val="both"/>
        <w:rPr>
          <w:rFonts w:ascii="Calibri" w:eastAsia="Calibri" w:hAnsi="Calibri" w:cs="Calibri"/>
          <w:sz w:val="24"/>
          <w:szCs w:val="24"/>
        </w:rPr>
      </w:pPr>
      <w:r w:rsidRPr="0077547A">
        <w:rPr>
          <w:rFonts w:ascii="Calibri" w:eastAsia="Calibri" w:hAnsi="Calibri" w:cs="Calibri"/>
          <w:sz w:val="24"/>
          <w:szCs w:val="24"/>
        </w:rPr>
        <w:t>Implementation of controlled handling, storage</w:t>
      </w:r>
      <w:r w:rsidR="00D364AD"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usage practices for chemicals that cannot currently be substituted due to process, quality, or regulatory requirements.</w:t>
      </w:r>
    </w:p>
    <w:p w14:paraId="107E8144" w14:textId="7C3FF0BA" w:rsidR="00FF2166" w:rsidRPr="0077547A" w:rsidRDefault="014B1B93" w:rsidP="014B1B93">
      <w:pPr>
        <w:pStyle w:val="ListParagraph"/>
        <w:numPr>
          <w:ilvl w:val="0"/>
          <w:numId w:val="1"/>
        </w:numPr>
        <w:spacing w:after="0" w:line="276" w:lineRule="auto"/>
        <w:jc w:val="both"/>
        <w:rPr>
          <w:rFonts w:ascii="Calibri" w:eastAsia="Calibri" w:hAnsi="Calibri" w:cs="Calibri"/>
          <w:sz w:val="24"/>
          <w:szCs w:val="24"/>
        </w:rPr>
      </w:pPr>
      <w:r w:rsidRPr="0077547A">
        <w:rPr>
          <w:rFonts w:ascii="Calibri" w:eastAsia="Calibri" w:hAnsi="Calibri" w:cs="Calibri"/>
          <w:sz w:val="24"/>
          <w:szCs w:val="24"/>
        </w:rPr>
        <w:t>Maintenance of SDS/MSDS documentation, chemical inventories</w:t>
      </w:r>
      <w:r w:rsidR="00D364AD"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consumption records to support effective chemical management and continual improvement initiatives.</w:t>
      </w:r>
    </w:p>
    <w:p w14:paraId="15B2B700" w14:textId="317F212B" w:rsidR="00FF2166" w:rsidRPr="0077547A" w:rsidRDefault="00FF2166" w:rsidP="014B1B93">
      <w:pPr>
        <w:spacing w:after="0" w:line="276" w:lineRule="auto"/>
        <w:jc w:val="both"/>
        <w:rPr>
          <w:rFonts w:cstheme="minorBidi"/>
          <w:sz w:val="24"/>
          <w:szCs w:val="24"/>
        </w:rPr>
      </w:pPr>
    </w:p>
    <w:p w14:paraId="6A2BF3D3" w14:textId="578644D4" w:rsidR="00FF2166" w:rsidRPr="0077547A" w:rsidRDefault="014B1B93" w:rsidP="014B1B93">
      <w:pPr>
        <w:spacing w:after="0" w:line="276" w:lineRule="auto"/>
        <w:rPr>
          <w:rFonts w:cstheme="minorBidi"/>
          <w:b/>
          <w:bCs/>
          <w:sz w:val="24"/>
          <w:szCs w:val="24"/>
        </w:rPr>
      </w:pPr>
      <w:r w:rsidRPr="0077547A">
        <w:rPr>
          <w:rFonts w:cstheme="minorBidi"/>
          <w:b/>
          <w:bCs/>
          <w:sz w:val="24"/>
          <w:szCs w:val="24"/>
        </w:rPr>
        <w:t>Pre-Approval and Testing</w:t>
      </w:r>
    </w:p>
    <w:p w14:paraId="3335CE07" w14:textId="3C02F972" w:rsidR="00FF2166" w:rsidRPr="0077547A" w:rsidRDefault="014B1B93" w:rsidP="014B1B93">
      <w:pPr>
        <w:spacing w:line="276" w:lineRule="auto"/>
        <w:jc w:val="both"/>
        <w:rPr>
          <w:rFonts w:cstheme="minorBidi"/>
          <w:sz w:val="24"/>
          <w:szCs w:val="24"/>
        </w:rPr>
      </w:pPr>
      <w:r w:rsidRPr="0077547A">
        <w:rPr>
          <w:rFonts w:cstheme="minorBidi"/>
          <w:sz w:val="24"/>
          <w:szCs w:val="24"/>
        </w:rPr>
        <w:t xml:space="preserve">All </w:t>
      </w:r>
      <w:proofErr w:type="spellStart"/>
      <w:r w:rsidRPr="0077547A">
        <w:rPr>
          <w:rFonts w:cstheme="minorBidi"/>
          <w:sz w:val="24"/>
          <w:szCs w:val="24"/>
        </w:rPr>
        <w:t>altenative</w:t>
      </w:r>
      <w:proofErr w:type="spellEnd"/>
      <w:r w:rsidRPr="0077547A">
        <w:rPr>
          <w:rFonts w:cstheme="minorBidi"/>
          <w:sz w:val="24"/>
          <w:szCs w:val="24"/>
        </w:rPr>
        <w:t xml:space="preserve"> chemicals and materials undergo compatibility, performance</w:t>
      </w:r>
      <w:r w:rsidR="00D364AD"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quality testing under relevant process conditions before approval for use. Only inputs with proven efficacy and regulatory compliance are permitted for production use. </w:t>
      </w:r>
    </w:p>
    <w:p w14:paraId="322DBD5B" w14:textId="5D0A1F45" w:rsidR="00FF2166" w:rsidRPr="0077547A" w:rsidRDefault="014B1B93" w:rsidP="014B1B93">
      <w:pPr>
        <w:spacing w:after="0" w:line="276" w:lineRule="auto"/>
        <w:jc w:val="both"/>
        <w:rPr>
          <w:rFonts w:cstheme="minorBidi"/>
          <w:b/>
          <w:bCs/>
          <w:sz w:val="24"/>
          <w:szCs w:val="24"/>
        </w:rPr>
      </w:pPr>
      <w:r w:rsidRPr="0077547A">
        <w:rPr>
          <w:rFonts w:cstheme="minorBidi"/>
          <w:b/>
          <w:bCs/>
          <w:sz w:val="24"/>
          <w:szCs w:val="24"/>
        </w:rPr>
        <w:t>Monitoring and Recordkeeping</w:t>
      </w:r>
    </w:p>
    <w:p w14:paraId="10833067" w14:textId="59285737" w:rsidR="00FF2166" w:rsidRPr="0077547A" w:rsidRDefault="00BA3B37" w:rsidP="33CEAB00">
      <w:pPr>
        <w:spacing w:line="276" w:lineRule="auto"/>
        <w:jc w:val="both"/>
        <w:rPr>
          <w:rFonts w:cstheme="minorBidi"/>
          <w:sz w:val="24"/>
          <w:szCs w:val="24"/>
        </w:rPr>
      </w:pPr>
      <w:r w:rsidRPr="0077547A">
        <w:rPr>
          <w:rFonts w:cstheme="minorBidi"/>
          <w:sz w:val="24"/>
          <w:szCs w:val="24"/>
        </w:rPr>
        <w:t>Chemical consumption records, supplier MSDS/SDS</w:t>
      </w:r>
      <w:r w:rsidR="00D364AD"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environmental monitoring records are reviewed periodically to ensure inputs remain in continuous use and comply with applicable environmental and safety requirements. Audit trails are maintained for verification</w:t>
      </w:r>
      <w:r w:rsidR="00FF2166" w:rsidRPr="0077547A">
        <w:rPr>
          <w:rFonts w:cstheme="minorBidi"/>
          <w:sz w:val="24"/>
          <w:szCs w:val="24"/>
        </w:rPr>
        <w:t>.</w:t>
      </w:r>
    </w:p>
    <w:p w14:paraId="13E48C27" w14:textId="26F0D38D" w:rsidR="00FF2166" w:rsidRPr="0077547A" w:rsidRDefault="00FF2166" w:rsidP="00ED1847">
      <w:pPr>
        <w:pStyle w:val="ListParagraph"/>
        <w:numPr>
          <w:ilvl w:val="0"/>
          <w:numId w:val="28"/>
        </w:numPr>
        <w:spacing w:after="0" w:line="276" w:lineRule="auto"/>
        <w:jc w:val="both"/>
        <w:rPr>
          <w:rFonts w:cstheme="minorBidi"/>
          <w:b/>
          <w:bCs/>
          <w:sz w:val="24"/>
          <w:szCs w:val="24"/>
        </w:rPr>
      </w:pPr>
      <w:r w:rsidRPr="0077547A">
        <w:rPr>
          <w:rFonts w:cstheme="minorBidi"/>
          <w:b/>
          <w:bCs/>
          <w:sz w:val="24"/>
          <w:szCs w:val="24"/>
        </w:rPr>
        <w:t>Reducing Hazardous By-Product Formation and Toxicity</w:t>
      </w:r>
    </w:p>
    <w:p w14:paraId="41E17881" w14:textId="22CEE99A" w:rsidR="00FF2166" w:rsidRPr="0077547A" w:rsidRDefault="000D7E39" w:rsidP="00FF2166">
      <w:pPr>
        <w:spacing w:after="0" w:line="276" w:lineRule="auto"/>
        <w:jc w:val="both"/>
        <w:rPr>
          <w:rFonts w:cstheme="minorHAnsi"/>
          <w:sz w:val="24"/>
          <w:szCs w:val="24"/>
        </w:rPr>
      </w:pPr>
      <w:r w:rsidRPr="0077547A">
        <w:rPr>
          <w:rFonts w:cstheme="minorBidi"/>
          <w:sz w:val="24"/>
          <w:szCs w:val="24"/>
        </w:rPr>
        <w:t>Naxpar Pharma has implemented a series of proactive measures to limit the generation of hazardous by-products during manufacturing processes and reduce their impact on the environment</w:t>
      </w:r>
      <w:r w:rsidR="00FF2166" w:rsidRPr="0077547A">
        <w:rPr>
          <w:rFonts w:cstheme="minorBidi"/>
          <w:sz w:val="24"/>
          <w:szCs w:val="24"/>
        </w:rPr>
        <w:t>:</w:t>
      </w:r>
    </w:p>
    <w:p w14:paraId="33C660CD" w14:textId="0D727390" w:rsidR="5114E48C" w:rsidRPr="0077547A" w:rsidRDefault="5114E48C" w:rsidP="00ED1847">
      <w:pPr>
        <w:pStyle w:val="ListParagraph"/>
        <w:numPr>
          <w:ilvl w:val="0"/>
          <w:numId w:val="25"/>
        </w:numPr>
        <w:jc w:val="both"/>
        <w:rPr>
          <w:rFonts w:ascii="Calibri" w:eastAsia="Calibri" w:hAnsi="Calibri" w:cs="Calibri"/>
          <w:sz w:val="24"/>
          <w:szCs w:val="24"/>
        </w:rPr>
      </w:pPr>
      <w:r w:rsidRPr="0077547A">
        <w:rPr>
          <w:rFonts w:ascii="Calibri" w:eastAsia="Calibri" w:hAnsi="Calibri" w:cs="Calibri"/>
          <w:sz w:val="24"/>
          <w:szCs w:val="24"/>
        </w:rPr>
        <w:t>Raw materials and chemicals used in the manufacturing process are carefully selected and evaluated to avoid the use of substances that may lead to the formation of Persistent Organic Pollutants (POPs), toxic residues, or other environmentally hazardous by-products. Process controls are maintained to ensure that manufacturing activities are conducted under defined operating conditions, thereby reducing the potential for unintended reactions and waste generation.</w:t>
      </w:r>
    </w:p>
    <w:p w14:paraId="06340C43" w14:textId="7BA6B9C9" w:rsidR="5114E48C" w:rsidRPr="0077547A" w:rsidRDefault="5114E48C" w:rsidP="00ED1847">
      <w:pPr>
        <w:pStyle w:val="ListParagraph"/>
        <w:numPr>
          <w:ilvl w:val="0"/>
          <w:numId w:val="25"/>
        </w:numPr>
        <w:jc w:val="both"/>
        <w:rPr>
          <w:rFonts w:ascii="Calibri" w:eastAsia="Calibri" w:hAnsi="Calibri" w:cs="Calibri"/>
          <w:sz w:val="24"/>
          <w:szCs w:val="24"/>
        </w:rPr>
      </w:pPr>
      <w:r w:rsidRPr="0077547A">
        <w:rPr>
          <w:rFonts w:ascii="Calibri" w:eastAsia="Calibri" w:hAnsi="Calibri" w:cs="Calibri"/>
          <w:sz w:val="24"/>
          <w:szCs w:val="24"/>
        </w:rPr>
        <w:t>The Company promotes efficient use of materials and chemicals to minimize waste generation at source. Any hazardous waste generated during operations is segregated, handled, stored</w:t>
      </w:r>
      <w:r w:rsidR="00D364AD"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disposed of through authorized waste management facilities in accordance with applicable environmental regulations.</w:t>
      </w:r>
    </w:p>
    <w:p w14:paraId="773E8B54" w14:textId="463247EF" w:rsidR="5114E48C" w:rsidRPr="0077547A" w:rsidRDefault="5114E48C" w:rsidP="00ED1847">
      <w:pPr>
        <w:pStyle w:val="ListParagraph"/>
        <w:numPr>
          <w:ilvl w:val="0"/>
          <w:numId w:val="25"/>
        </w:numPr>
        <w:jc w:val="both"/>
        <w:rPr>
          <w:rFonts w:ascii="Calibri" w:eastAsia="Calibri" w:hAnsi="Calibri" w:cs="Calibri"/>
          <w:sz w:val="24"/>
          <w:szCs w:val="24"/>
        </w:rPr>
      </w:pPr>
      <w:r w:rsidRPr="0077547A">
        <w:rPr>
          <w:rFonts w:ascii="Calibri" w:eastAsia="Calibri" w:hAnsi="Calibri" w:cs="Calibri"/>
          <w:sz w:val="24"/>
          <w:szCs w:val="24"/>
        </w:rPr>
        <w:t>Periodic reviews of raw material usage, manufacturing processes</w:t>
      </w:r>
      <w:r w:rsidR="00D364AD" w:rsidRPr="0077547A">
        <w:rPr>
          <w:rFonts w:ascii="Calibri" w:eastAsia="Calibri" w:hAnsi="Calibri" w:cs="Calibri"/>
          <w:sz w:val="24"/>
          <w:szCs w:val="24"/>
        </w:rPr>
        <w:t xml:space="preserve"> </w:t>
      </w:r>
      <w:r w:rsidR="006935F7" w:rsidRPr="0077547A">
        <w:rPr>
          <w:rFonts w:ascii="Calibri" w:eastAsia="Calibri" w:hAnsi="Calibri" w:cs="Calibri"/>
          <w:sz w:val="24"/>
          <w:szCs w:val="24"/>
        </w:rPr>
        <w:t>and</w:t>
      </w:r>
      <w:r w:rsidRPr="0077547A">
        <w:rPr>
          <w:rFonts w:ascii="Calibri" w:eastAsia="Calibri" w:hAnsi="Calibri" w:cs="Calibri"/>
          <w:sz w:val="24"/>
          <w:szCs w:val="24"/>
        </w:rPr>
        <w:t xml:space="preserve"> waste management practices are conducted to support regulatory compliance and identify </w:t>
      </w:r>
      <w:r w:rsidRPr="0077547A">
        <w:rPr>
          <w:rFonts w:ascii="Calibri" w:eastAsia="Calibri" w:hAnsi="Calibri" w:cs="Calibri"/>
          <w:sz w:val="24"/>
          <w:szCs w:val="24"/>
        </w:rPr>
        <w:lastRenderedPageBreak/>
        <w:t>opportunities for continuous improvement in pollution prevention and environmental performance.</w:t>
      </w:r>
    </w:p>
    <w:p w14:paraId="33ECFA4D" w14:textId="2715E18F" w:rsidR="28470BD2" w:rsidRPr="0077547A" w:rsidRDefault="28470BD2" w:rsidP="0A134E82">
      <w:pPr>
        <w:pStyle w:val="ListParagraph"/>
        <w:jc w:val="both"/>
        <w:rPr>
          <w:rFonts w:ascii="Calibri" w:eastAsia="Calibri" w:hAnsi="Calibri" w:cs="Calibri"/>
          <w:sz w:val="24"/>
          <w:szCs w:val="24"/>
        </w:rPr>
      </w:pPr>
    </w:p>
    <w:p w14:paraId="7D34C2E3" w14:textId="4339390A" w:rsidR="00FF2166" w:rsidRPr="0077547A" w:rsidRDefault="00FF2166" w:rsidP="00ED1847">
      <w:pPr>
        <w:pStyle w:val="ListParagraph"/>
        <w:numPr>
          <w:ilvl w:val="0"/>
          <w:numId w:val="28"/>
        </w:numPr>
        <w:spacing w:after="0" w:line="276" w:lineRule="auto"/>
        <w:jc w:val="both"/>
        <w:rPr>
          <w:rFonts w:cstheme="minorHAnsi"/>
          <w:b/>
          <w:bCs/>
          <w:sz w:val="24"/>
          <w:szCs w:val="24"/>
        </w:rPr>
      </w:pPr>
      <w:r w:rsidRPr="0077547A">
        <w:rPr>
          <w:rFonts w:cstheme="minorHAnsi"/>
          <w:b/>
          <w:bCs/>
          <w:sz w:val="24"/>
          <w:szCs w:val="24"/>
        </w:rPr>
        <w:t>Efficient Inventory Management and Material Tracking</w:t>
      </w:r>
    </w:p>
    <w:p w14:paraId="6C2569FC" w14:textId="77777777" w:rsidR="00FF2166" w:rsidRPr="0077547A" w:rsidRDefault="00FF2166" w:rsidP="00FF2166">
      <w:pPr>
        <w:spacing w:after="0" w:line="276" w:lineRule="auto"/>
        <w:jc w:val="both"/>
        <w:rPr>
          <w:rFonts w:cstheme="minorHAnsi"/>
          <w:sz w:val="24"/>
          <w:szCs w:val="24"/>
        </w:rPr>
      </w:pPr>
      <w:r w:rsidRPr="0077547A">
        <w:rPr>
          <w:rFonts w:cstheme="minorHAnsi"/>
          <w:sz w:val="24"/>
          <w:szCs w:val="24"/>
        </w:rPr>
        <w:t>A centralised inventory system has been implemented to:</w:t>
      </w:r>
    </w:p>
    <w:p w14:paraId="5ED13596" w14:textId="69F4CC6D" w:rsidR="000D7E39" w:rsidRPr="0077547A" w:rsidRDefault="000D7E39" w:rsidP="00ED1847">
      <w:pPr>
        <w:numPr>
          <w:ilvl w:val="0"/>
          <w:numId w:val="25"/>
        </w:numPr>
        <w:spacing w:after="0" w:line="276" w:lineRule="auto"/>
        <w:jc w:val="both"/>
        <w:rPr>
          <w:rFonts w:cstheme="minorHAnsi"/>
          <w:sz w:val="24"/>
          <w:szCs w:val="24"/>
        </w:rPr>
      </w:pPr>
      <w:r w:rsidRPr="0077547A">
        <w:rPr>
          <w:rFonts w:cstheme="minorHAnsi"/>
          <w:sz w:val="24"/>
          <w:szCs w:val="24"/>
        </w:rPr>
        <w:t>Monitor incoming, stored</w:t>
      </w:r>
      <w:r w:rsidR="00D364AD"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consumed raw materials, packaging materials</w:t>
      </w:r>
      <w:r w:rsidR="00D364AD"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finished goods.</w:t>
      </w:r>
    </w:p>
    <w:p w14:paraId="20A79DB1" w14:textId="6F537159" w:rsidR="000D7E39" w:rsidRPr="0077547A" w:rsidRDefault="000D7E39" w:rsidP="00ED1847">
      <w:pPr>
        <w:numPr>
          <w:ilvl w:val="0"/>
          <w:numId w:val="25"/>
        </w:numPr>
        <w:spacing w:after="0" w:line="276" w:lineRule="auto"/>
        <w:jc w:val="both"/>
        <w:rPr>
          <w:rFonts w:cstheme="minorHAnsi"/>
          <w:sz w:val="24"/>
          <w:szCs w:val="24"/>
        </w:rPr>
      </w:pPr>
      <w:r w:rsidRPr="0077547A">
        <w:rPr>
          <w:rFonts w:cstheme="minorHAnsi"/>
          <w:sz w:val="24"/>
          <w:szCs w:val="24"/>
        </w:rPr>
        <w:t>Prevent overstocking, expiry-related losses</w:t>
      </w:r>
      <w:r w:rsidR="00D364AD"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storage inefficiencies.</w:t>
      </w:r>
    </w:p>
    <w:p w14:paraId="7BD6D870" w14:textId="295FECB5" w:rsidR="000D7E39" w:rsidRPr="0077547A" w:rsidRDefault="000D7E39" w:rsidP="00ED1847">
      <w:pPr>
        <w:numPr>
          <w:ilvl w:val="0"/>
          <w:numId w:val="25"/>
        </w:numPr>
        <w:spacing w:after="0" w:line="276" w:lineRule="auto"/>
        <w:jc w:val="both"/>
        <w:rPr>
          <w:rFonts w:cstheme="minorBidi"/>
          <w:sz w:val="24"/>
          <w:szCs w:val="24"/>
        </w:rPr>
      </w:pPr>
      <w:r w:rsidRPr="0077547A">
        <w:rPr>
          <w:rFonts w:cstheme="minorBidi"/>
          <w:sz w:val="24"/>
          <w:szCs w:val="24"/>
        </w:rPr>
        <w:t xml:space="preserve">Ensure proper stock rotation through the First-In-First-Out (FIFO) </w:t>
      </w:r>
      <w:r w:rsidR="00D36358" w:rsidRPr="0077547A">
        <w:rPr>
          <w:rFonts w:cstheme="minorBidi"/>
          <w:sz w:val="24"/>
          <w:szCs w:val="24"/>
        </w:rPr>
        <w:t>and where required First-Expiry</w:t>
      </w:r>
      <w:r w:rsidR="009906F7" w:rsidRPr="0077547A">
        <w:rPr>
          <w:rFonts w:cstheme="minorBidi"/>
          <w:sz w:val="24"/>
          <w:szCs w:val="24"/>
        </w:rPr>
        <w:t>-First-Out (FEFO)</w:t>
      </w:r>
      <w:r w:rsidRPr="0077547A">
        <w:rPr>
          <w:rFonts w:cstheme="minorBidi"/>
          <w:sz w:val="24"/>
          <w:szCs w:val="24"/>
        </w:rPr>
        <w:t xml:space="preserve"> principle.</w:t>
      </w:r>
    </w:p>
    <w:p w14:paraId="550DFB30" w14:textId="77777777" w:rsidR="000D7E39" w:rsidRPr="0077547A" w:rsidRDefault="5A9375F3" w:rsidP="00ED1847">
      <w:pPr>
        <w:numPr>
          <w:ilvl w:val="0"/>
          <w:numId w:val="25"/>
        </w:numPr>
        <w:spacing w:after="0" w:line="276" w:lineRule="auto"/>
        <w:jc w:val="both"/>
        <w:rPr>
          <w:rFonts w:cstheme="minorHAnsi"/>
          <w:sz w:val="24"/>
          <w:szCs w:val="24"/>
        </w:rPr>
      </w:pPr>
      <w:r w:rsidRPr="0077547A">
        <w:rPr>
          <w:rFonts w:cstheme="minorBidi"/>
          <w:sz w:val="24"/>
          <w:szCs w:val="24"/>
        </w:rPr>
        <w:t>Support procurement planning based on production requirements and material consumption trends to minimize surplus inventory.</w:t>
      </w:r>
    </w:p>
    <w:p w14:paraId="5348AD14" w14:textId="6E41F725" w:rsidR="26E94102" w:rsidRPr="0077547A" w:rsidRDefault="26E94102" w:rsidP="26E94102">
      <w:pPr>
        <w:spacing w:after="0" w:line="276" w:lineRule="auto"/>
        <w:jc w:val="both"/>
        <w:rPr>
          <w:rFonts w:cstheme="minorBidi"/>
          <w:b/>
          <w:bCs/>
          <w:sz w:val="24"/>
          <w:szCs w:val="24"/>
        </w:rPr>
      </w:pPr>
    </w:p>
    <w:p w14:paraId="60D2A208" w14:textId="7D123096" w:rsidR="00FF2166" w:rsidRPr="0077547A" w:rsidRDefault="3D6395F2" w:rsidP="26E94102">
      <w:pPr>
        <w:spacing w:after="0" w:line="276" w:lineRule="auto"/>
        <w:jc w:val="both"/>
        <w:rPr>
          <w:rFonts w:cstheme="minorBidi"/>
          <w:b/>
          <w:bCs/>
          <w:sz w:val="24"/>
          <w:szCs w:val="24"/>
        </w:rPr>
      </w:pPr>
      <w:r w:rsidRPr="0077547A">
        <w:rPr>
          <w:rFonts w:cstheme="minorBidi"/>
          <w:b/>
          <w:bCs/>
          <w:sz w:val="24"/>
          <w:szCs w:val="24"/>
        </w:rPr>
        <w:t>Training and Awareness on Sustainable Material Practices</w:t>
      </w:r>
    </w:p>
    <w:p w14:paraId="0B9EEF84" w14:textId="77777777" w:rsidR="00FF2166" w:rsidRPr="0077547A" w:rsidRDefault="00FF2166" w:rsidP="00ED1847">
      <w:pPr>
        <w:numPr>
          <w:ilvl w:val="0"/>
          <w:numId w:val="26"/>
        </w:numPr>
        <w:spacing w:after="0" w:line="276" w:lineRule="auto"/>
        <w:jc w:val="both"/>
        <w:rPr>
          <w:rFonts w:cstheme="minorHAnsi"/>
          <w:sz w:val="24"/>
          <w:szCs w:val="24"/>
        </w:rPr>
      </w:pPr>
      <w:r w:rsidRPr="0077547A">
        <w:rPr>
          <w:rFonts w:cstheme="minorHAnsi"/>
          <w:sz w:val="24"/>
          <w:szCs w:val="24"/>
        </w:rPr>
        <w:t xml:space="preserve">Training programs are being conducted periodically to educate employees on safe handling and material conservation practices. </w:t>
      </w:r>
    </w:p>
    <w:p w14:paraId="6B574FED" w14:textId="77777777" w:rsidR="00FF2166" w:rsidRPr="0077547A" w:rsidRDefault="00FF2166" w:rsidP="00ED1847">
      <w:pPr>
        <w:numPr>
          <w:ilvl w:val="0"/>
          <w:numId w:val="26"/>
        </w:numPr>
        <w:spacing w:after="0" w:line="276" w:lineRule="auto"/>
        <w:jc w:val="both"/>
        <w:rPr>
          <w:rFonts w:cstheme="minorHAnsi"/>
          <w:sz w:val="24"/>
          <w:szCs w:val="24"/>
        </w:rPr>
      </w:pPr>
      <w:r w:rsidRPr="0077547A">
        <w:rPr>
          <w:rFonts w:cstheme="minorHAnsi"/>
          <w:sz w:val="24"/>
          <w:szCs w:val="24"/>
        </w:rPr>
        <w:t xml:space="preserve">Induction training is being provided to new employees on sustainable practices. </w:t>
      </w:r>
    </w:p>
    <w:p w14:paraId="0FA2210D" w14:textId="77777777" w:rsidR="00FF2166" w:rsidRPr="0077547A" w:rsidRDefault="00FF2166" w:rsidP="00ED1847">
      <w:pPr>
        <w:numPr>
          <w:ilvl w:val="0"/>
          <w:numId w:val="26"/>
        </w:numPr>
        <w:spacing w:after="0" w:line="276" w:lineRule="auto"/>
        <w:jc w:val="both"/>
        <w:rPr>
          <w:rFonts w:cstheme="minorHAnsi"/>
          <w:sz w:val="24"/>
          <w:szCs w:val="24"/>
        </w:rPr>
      </w:pPr>
      <w:r w:rsidRPr="0077547A">
        <w:rPr>
          <w:rFonts w:cstheme="minorHAnsi"/>
          <w:sz w:val="24"/>
          <w:szCs w:val="24"/>
        </w:rPr>
        <w:t xml:space="preserve">Awareness initiatives are being conducted to promote responsible material usage. </w:t>
      </w:r>
    </w:p>
    <w:p w14:paraId="32CDB78C" w14:textId="2508A5D1" w:rsidR="00FF2166" w:rsidRPr="0077547A" w:rsidRDefault="00FF2166" w:rsidP="00ED1847">
      <w:pPr>
        <w:numPr>
          <w:ilvl w:val="0"/>
          <w:numId w:val="26"/>
        </w:numPr>
        <w:spacing w:line="276" w:lineRule="auto"/>
        <w:ind w:left="714" w:hanging="357"/>
        <w:jc w:val="both"/>
        <w:rPr>
          <w:rFonts w:cstheme="minorHAnsi"/>
          <w:sz w:val="24"/>
          <w:szCs w:val="24"/>
        </w:rPr>
      </w:pPr>
      <w:r w:rsidRPr="0077547A">
        <w:rPr>
          <w:rFonts w:cstheme="minorHAnsi"/>
          <w:sz w:val="24"/>
          <w:szCs w:val="24"/>
        </w:rPr>
        <w:t xml:space="preserve">Training effectiveness is being evaluated through assessments and refresher sessions. </w:t>
      </w:r>
    </w:p>
    <w:p w14:paraId="19073FAB" w14:textId="77777777" w:rsidR="00FF2166" w:rsidRPr="0077547A" w:rsidRDefault="00FF2166" w:rsidP="00FF2166">
      <w:pPr>
        <w:spacing w:after="120" w:line="276" w:lineRule="auto"/>
        <w:jc w:val="both"/>
        <w:rPr>
          <w:rFonts w:eastAsia="Calibri" w:cstheme="minorHAnsi"/>
          <w:b/>
          <w:bCs/>
          <w:sz w:val="24"/>
          <w:szCs w:val="24"/>
        </w:rPr>
      </w:pPr>
      <w:r w:rsidRPr="0077547A">
        <w:rPr>
          <w:rFonts w:eastAsia="Calibri" w:cstheme="minorHAnsi"/>
          <w:b/>
          <w:bCs/>
          <w:sz w:val="24"/>
          <w:szCs w:val="24"/>
        </w:rPr>
        <w:t>Responsibilities</w:t>
      </w:r>
    </w:p>
    <w:p w14:paraId="46223360" w14:textId="6F3057EB" w:rsidR="00FF2166" w:rsidRPr="0077547A" w:rsidRDefault="00505201" w:rsidP="00ED1847">
      <w:pPr>
        <w:numPr>
          <w:ilvl w:val="0"/>
          <w:numId w:val="27"/>
        </w:numPr>
        <w:spacing w:after="0" w:line="276" w:lineRule="auto"/>
        <w:jc w:val="both"/>
        <w:rPr>
          <w:rFonts w:cstheme="minorBidi"/>
          <w:sz w:val="24"/>
          <w:szCs w:val="24"/>
        </w:rPr>
      </w:pPr>
      <w:r w:rsidRPr="0077547A">
        <w:rPr>
          <w:rFonts w:cstheme="minorBidi"/>
          <w:b/>
          <w:bCs/>
          <w:sz w:val="24"/>
          <w:szCs w:val="24"/>
        </w:rPr>
        <w:t xml:space="preserve">Supply-chain </w:t>
      </w:r>
      <w:r w:rsidR="00FF2166" w:rsidRPr="0077547A">
        <w:rPr>
          <w:rFonts w:cstheme="minorBidi"/>
          <w:b/>
          <w:bCs/>
          <w:sz w:val="24"/>
          <w:szCs w:val="24"/>
        </w:rPr>
        <w:t>Team:</w:t>
      </w:r>
      <w:r w:rsidR="00FF2166" w:rsidRPr="0077547A">
        <w:rPr>
          <w:rFonts w:cstheme="minorBidi"/>
          <w:sz w:val="24"/>
          <w:szCs w:val="24"/>
        </w:rPr>
        <w:t xml:space="preserve"> Overseeing SOP implementation, maintaining records</w:t>
      </w:r>
      <w:r w:rsidR="00D364AD" w:rsidRPr="0077547A">
        <w:rPr>
          <w:rFonts w:cstheme="minorBidi"/>
          <w:sz w:val="24"/>
          <w:szCs w:val="24"/>
        </w:rPr>
        <w:t xml:space="preserve"> </w:t>
      </w:r>
      <w:r w:rsidR="006935F7" w:rsidRPr="0077547A">
        <w:rPr>
          <w:rFonts w:cstheme="minorBidi"/>
          <w:sz w:val="24"/>
          <w:szCs w:val="24"/>
        </w:rPr>
        <w:t>and</w:t>
      </w:r>
      <w:r w:rsidR="00FF2166" w:rsidRPr="0077547A">
        <w:rPr>
          <w:rFonts w:cstheme="minorBidi"/>
          <w:sz w:val="24"/>
          <w:szCs w:val="24"/>
        </w:rPr>
        <w:t xml:space="preserve"> ensuring efficient material usage and recovery practices. </w:t>
      </w:r>
    </w:p>
    <w:p w14:paraId="2919C2D1" w14:textId="77777777" w:rsidR="00FF2166" w:rsidRPr="0077547A" w:rsidRDefault="00FF2166" w:rsidP="00ED1847">
      <w:pPr>
        <w:numPr>
          <w:ilvl w:val="0"/>
          <w:numId w:val="27"/>
        </w:numPr>
        <w:spacing w:after="0" w:line="276" w:lineRule="auto"/>
        <w:jc w:val="both"/>
        <w:rPr>
          <w:rFonts w:cstheme="minorHAnsi"/>
          <w:sz w:val="24"/>
          <w:szCs w:val="24"/>
        </w:rPr>
      </w:pPr>
      <w:r w:rsidRPr="0077547A">
        <w:rPr>
          <w:rFonts w:cstheme="minorHAnsi"/>
          <w:b/>
          <w:bCs/>
          <w:sz w:val="24"/>
          <w:szCs w:val="24"/>
        </w:rPr>
        <w:t>Production Supervisors:</w:t>
      </w:r>
      <w:r w:rsidRPr="0077547A">
        <w:rPr>
          <w:rFonts w:cstheme="minorHAnsi"/>
          <w:sz w:val="24"/>
          <w:szCs w:val="24"/>
        </w:rPr>
        <w:t xml:space="preserve"> Ensuring adherence to defined material handling and process parameters. </w:t>
      </w:r>
    </w:p>
    <w:p w14:paraId="5250E8FC" w14:textId="2CA9C47D" w:rsidR="002B6A6B" w:rsidRPr="0077547A" w:rsidRDefault="569F8354" w:rsidP="26E94102">
      <w:pPr>
        <w:numPr>
          <w:ilvl w:val="0"/>
          <w:numId w:val="27"/>
        </w:numPr>
        <w:spacing w:line="276" w:lineRule="auto"/>
        <w:ind w:left="714" w:hanging="357"/>
        <w:jc w:val="both"/>
        <w:rPr>
          <w:rFonts w:cstheme="minorBidi"/>
          <w:sz w:val="24"/>
          <w:szCs w:val="24"/>
        </w:rPr>
      </w:pPr>
      <w:r w:rsidRPr="0077547A">
        <w:rPr>
          <w:rFonts w:cstheme="minorBidi"/>
          <w:b/>
          <w:bCs/>
          <w:sz w:val="24"/>
          <w:szCs w:val="24"/>
        </w:rPr>
        <w:t xml:space="preserve">EHS </w:t>
      </w:r>
      <w:r w:rsidR="3D6395F2" w:rsidRPr="0077547A">
        <w:rPr>
          <w:rFonts w:cstheme="minorBidi"/>
          <w:b/>
          <w:bCs/>
          <w:sz w:val="24"/>
          <w:szCs w:val="24"/>
        </w:rPr>
        <w:t>Manager:</w:t>
      </w:r>
      <w:r w:rsidR="3D6395F2" w:rsidRPr="0077547A">
        <w:rPr>
          <w:rFonts w:cstheme="minorBidi"/>
          <w:sz w:val="24"/>
          <w:szCs w:val="24"/>
        </w:rPr>
        <w:t xml:space="preserve"> Monitoring eco-friendly material usage, tracking environmental targets</w:t>
      </w:r>
      <w:r w:rsidR="00D364AD" w:rsidRPr="0077547A">
        <w:rPr>
          <w:rFonts w:cstheme="minorBidi"/>
          <w:sz w:val="24"/>
          <w:szCs w:val="24"/>
        </w:rPr>
        <w:t xml:space="preserve"> </w:t>
      </w:r>
      <w:r w:rsidR="006935F7" w:rsidRPr="0077547A">
        <w:rPr>
          <w:rFonts w:cstheme="minorBidi"/>
          <w:sz w:val="24"/>
          <w:szCs w:val="24"/>
        </w:rPr>
        <w:t>and</w:t>
      </w:r>
      <w:r w:rsidR="3D6395F2" w:rsidRPr="0077547A">
        <w:rPr>
          <w:rFonts w:cstheme="minorBidi"/>
          <w:sz w:val="24"/>
          <w:szCs w:val="24"/>
        </w:rPr>
        <w:t xml:space="preserve"> ensuring regulatory alignment. </w:t>
      </w:r>
    </w:p>
    <w:p w14:paraId="00D643BF" w14:textId="77777777" w:rsidR="00FF2166" w:rsidRPr="0077547A" w:rsidRDefault="00FF2166" w:rsidP="00FF2166">
      <w:pPr>
        <w:spacing w:after="120" w:line="276" w:lineRule="auto"/>
        <w:jc w:val="both"/>
        <w:rPr>
          <w:rFonts w:eastAsia="Calibri" w:cstheme="minorHAnsi"/>
          <w:b/>
          <w:bCs/>
          <w:sz w:val="24"/>
          <w:szCs w:val="24"/>
        </w:rPr>
      </w:pPr>
      <w:r w:rsidRPr="0077547A">
        <w:rPr>
          <w:rFonts w:eastAsia="Calibri" w:cstheme="minorHAnsi"/>
          <w:b/>
          <w:bCs/>
          <w:sz w:val="24"/>
          <w:szCs w:val="24"/>
        </w:rPr>
        <w:t>Review Mechanism</w:t>
      </w:r>
    </w:p>
    <w:p w14:paraId="36F19FAC" w14:textId="07E3BB77" w:rsidR="00FF2166" w:rsidRPr="00FF2166" w:rsidRDefault="00FF2166" w:rsidP="33CEAB00">
      <w:pPr>
        <w:spacing w:after="0" w:line="276" w:lineRule="auto"/>
        <w:jc w:val="both"/>
        <w:rPr>
          <w:rFonts w:cstheme="minorBidi"/>
          <w:sz w:val="24"/>
          <w:szCs w:val="24"/>
        </w:rPr>
      </w:pPr>
      <w:r w:rsidRPr="0077547A">
        <w:rPr>
          <w:rFonts w:cstheme="minorBidi"/>
          <w:sz w:val="24"/>
          <w:szCs w:val="24"/>
        </w:rPr>
        <w:t xml:space="preserve">This SOP is being reviewed annually by the </w:t>
      </w:r>
      <w:r w:rsidR="002D6A64" w:rsidRPr="0077547A">
        <w:rPr>
          <w:rFonts w:cstheme="minorBidi"/>
          <w:sz w:val="24"/>
          <w:szCs w:val="24"/>
        </w:rPr>
        <w:t xml:space="preserve">EHS </w:t>
      </w:r>
      <w:r w:rsidRPr="0077547A">
        <w:rPr>
          <w:rFonts w:cstheme="minorBidi"/>
          <w:sz w:val="24"/>
          <w:szCs w:val="24"/>
        </w:rPr>
        <w:t>Manager to evaluate progress in reducing hazardous material usage and improving eco-friendly practices. The review includes analysis of material consumption trends, waste generation data</w:t>
      </w:r>
      <w:r w:rsidR="00D364AD"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supplier performance. Based on findings, necessary improvements and policy updates are being implemented with management approval. The review process is conducted in coordination with internal audit and compliance teams to ensure timely corrective actions and continuous improvement</w:t>
      </w:r>
      <w:r w:rsidRPr="33CEAB00">
        <w:rPr>
          <w:rFonts w:cstheme="minorBidi"/>
          <w:sz w:val="24"/>
          <w:szCs w:val="24"/>
        </w:rPr>
        <w:t>.</w:t>
      </w:r>
    </w:p>
    <w:p w14:paraId="40CED0AF" w14:textId="2CD47C83" w:rsidR="00E65A40" w:rsidRDefault="00E65A40" w:rsidP="26E94102">
      <w:pPr>
        <w:spacing w:after="0" w:line="276" w:lineRule="auto"/>
        <w:jc w:val="both"/>
        <w:rPr>
          <w:rFonts w:cstheme="minorBidi"/>
          <w:sz w:val="24"/>
          <w:szCs w:val="24"/>
          <w:lang w:val="en-US"/>
        </w:rPr>
      </w:pPr>
    </w:p>
    <w:p w14:paraId="130F6663" w14:textId="77777777" w:rsidR="0077547A" w:rsidRDefault="0077547A" w:rsidP="26E94102">
      <w:pPr>
        <w:spacing w:after="0" w:line="276" w:lineRule="auto"/>
        <w:jc w:val="both"/>
        <w:rPr>
          <w:rFonts w:cstheme="minorBidi"/>
          <w:sz w:val="24"/>
          <w:szCs w:val="24"/>
          <w:lang w:val="en-US"/>
        </w:rPr>
      </w:pPr>
    </w:p>
    <w:p w14:paraId="79A01E4E" w14:textId="77777777" w:rsidR="0077547A" w:rsidRDefault="0077547A" w:rsidP="26E94102">
      <w:pPr>
        <w:spacing w:after="0" w:line="276" w:lineRule="auto"/>
        <w:jc w:val="both"/>
        <w:rPr>
          <w:rFonts w:cstheme="minorBidi"/>
          <w:sz w:val="24"/>
          <w:szCs w:val="24"/>
          <w:lang w:val="en-US"/>
        </w:rPr>
      </w:pPr>
    </w:p>
    <w:p w14:paraId="48D817CE" w14:textId="77777777" w:rsidR="0077547A" w:rsidRDefault="0077547A" w:rsidP="26E94102">
      <w:pPr>
        <w:spacing w:after="0" w:line="276" w:lineRule="auto"/>
        <w:jc w:val="both"/>
        <w:rPr>
          <w:rFonts w:cstheme="minorBidi"/>
          <w:sz w:val="24"/>
          <w:szCs w:val="24"/>
          <w:lang w:val="en-US"/>
        </w:rPr>
      </w:pPr>
    </w:p>
    <w:p w14:paraId="6DCD638D" w14:textId="77777777" w:rsidR="0077547A" w:rsidRDefault="0077547A" w:rsidP="26E94102">
      <w:pPr>
        <w:spacing w:after="0" w:line="276" w:lineRule="auto"/>
        <w:jc w:val="both"/>
        <w:rPr>
          <w:rFonts w:cstheme="minorBidi"/>
          <w:sz w:val="24"/>
          <w:szCs w:val="24"/>
          <w:lang w:val="en-US"/>
        </w:rPr>
      </w:pPr>
    </w:p>
    <w:p w14:paraId="749D2BB1" w14:textId="33805BB9" w:rsidR="00E65A40" w:rsidRPr="00E65A40" w:rsidRDefault="014B1B93" w:rsidP="3094E857">
      <w:pPr>
        <w:pStyle w:val="Heading2"/>
        <w:spacing w:line="276" w:lineRule="auto"/>
        <w:rPr>
          <w:rFonts w:cstheme="minorBidi"/>
          <w:u w:val="none"/>
        </w:rPr>
      </w:pPr>
      <w:bookmarkStart w:id="10" w:name="_Toc226631044"/>
      <w:bookmarkStart w:id="11" w:name="_Toc233029851"/>
      <w:r w:rsidRPr="3094E857">
        <w:rPr>
          <w:rStyle w:val="Strong"/>
          <w:rFonts w:cstheme="minorBidi"/>
          <w:b/>
          <w:u w:val="none"/>
        </w:rPr>
        <w:lastRenderedPageBreak/>
        <w:t>7. Supplier Selection, Engagement and Management</w:t>
      </w:r>
      <w:bookmarkEnd w:id="10"/>
      <w:bookmarkEnd w:id="11"/>
    </w:p>
    <w:p w14:paraId="4CA215B1" w14:textId="77777777" w:rsidR="00E65A40" w:rsidRPr="0077547A" w:rsidRDefault="014B1B93" w:rsidP="014B1B93">
      <w:pPr>
        <w:spacing w:line="276" w:lineRule="auto"/>
        <w:rPr>
          <w:rFonts w:cstheme="minorBidi"/>
          <w:b/>
          <w:bCs/>
          <w:sz w:val="24"/>
          <w:szCs w:val="24"/>
        </w:rPr>
      </w:pPr>
      <w:r w:rsidRPr="0077547A">
        <w:rPr>
          <w:rFonts w:cstheme="minorBidi"/>
          <w:b/>
          <w:bCs/>
          <w:sz w:val="24"/>
          <w:szCs w:val="24"/>
        </w:rPr>
        <w:t>Purpose</w:t>
      </w:r>
    </w:p>
    <w:p w14:paraId="5309F53A" w14:textId="36B60BC0" w:rsidR="00E65A40" w:rsidRPr="0077547A" w:rsidRDefault="014B1B93" w:rsidP="014B1B93">
      <w:pPr>
        <w:spacing w:line="276" w:lineRule="auto"/>
        <w:jc w:val="both"/>
        <w:rPr>
          <w:rFonts w:cstheme="minorBidi"/>
          <w:sz w:val="24"/>
          <w:szCs w:val="24"/>
        </w:rPr>
      </w:pPr>
      <w:r w:rsidRPr="0077547A">
        <w:rPr>
          <w:rFonts w:cstheme="minorBidi"/>
          <w:sz w:val="24"/>
          <w:szCs w:val="24"/>
        </w:rPr>
        <w:t xml:space="preserve">This procedure defines the systematic approach taken by </w:t>
      </w:r>
      <w:r w:rsidRPr="0077547A">
        <w:rPr>
          <w:rFonts w:cstheme="minorBidi"/>
          <w:b/>
          <w:bCs/>
          <w:sz w:val="24"/>
          <w:szCs w:val="24"/>
        </w:rPr>
        <w:t>Naxpar Pharma Pvt. Ltd.</w:t>
      </w:r>
      <w:r w:rsidRPr="0077547A">
        <w:rPr>
          <w:rFonts w:cstheme="minorBidi"/>
          <w:sz w:val="24"/>
          <w:szCs w:val="24"/>
        </w:rPr>
        <w:t xml:space="preserve"> to integrate environmental, social</w:t>
      </w:r>
      <w:r w:rsidR="00984F7C"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ethical sustainability into the selection, onboarding</w:t>
      </w:r>
      <w:r w:rsidR="00984F7C"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ongoing management of suppliers. The objective is to ensure responsible sourcing, mitigate ESG risks</w:t>
      </w:r>
      <w:r w:rsidR="00984F7C"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promote continuous sustainability improvement across the supply chain.</w:t>
      </w:r>
    </w:p>
    <w:p w14:paraId="4011A456" w14:textId="77777777" w:rsidR="00E65A40" w:rsidRPr="0077547A" w:rsidRDefault="014B1B93" w:rsidP="014B1B93">
      <w:pPr>
        <w:spacing w:line="276" w:lineRule="auto"/>
        <w:jc w:val="both"/>
        <w:rPr>
          <w:rFonts w:cstheme="minorBidi"/>
          <w:b/>
          <w:bCs/>
          <w:sz w:val="24"/>
          <w:szCs w:val="24"/>
        </w:rPr>
      </w:pPr>
      <w:r w:rsidRPr="0077547A">
        <w:rPr>
          <w:rFonts w:cstheme="minorBidi"/>
          <w:b/>
          <w:bCs/>
          <w:sz w:val="24"/>
          <w:szCs w:val="24"/>
        </w:rPr>
        <w:t>Scope</w:t>
      </w:r>
    </w:p>
    <w:p w14:paraId="4B700C9A" w14:textId="373A54E8" w:rsidR="00E65A40" w:rsidRPr="0077547A" w:rsidRDefault="014B1B93" w:rsidP="014B1B93">
      <w:pPr>
        <w:spacing w:line="276" w:lineRule="auto"/>
        <w:jc w:val="both"/>
        <w:rPr>
          <w:rFonts w:cstheme="minorBidi"/>
          <w:sz w:val="24"/>
          <w:szCs w:val="24"/>
        </w:rPr>
      </w:pPr>
      <w:r w:rsidRPr="0077547A">
        <w:rPr>
          <w:rFonts w:cstheme="minorBidi"/>
          <w:sz w:val="24"/>
          <w:szCs w:val="24"/>
        </w:rPr>
        <w:t>Applies to all suppliers, subcontractors</w:t>
      </w:r>
      <w:r w:rsidR="00984F7C"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service providers involved in materials procurement, manufacturing, packaging, logistics</w:t>
      </w:r>
      <w:r w:rsidR="00984F7C"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support services for Naxpar Pharma Pvt. Ltd.</w:t>
      </w:r>
    </w:p>
    <w:p w14:paraId="24A0443E" w14:textId="77777777" w:rsidR="00E65A40" w:rsidRPr="0077547A" w:rsidRDefault="00E65A40" w:rsidP="00E65A40">
      <w:pPr>
        <w:spacing w:line="276" w:lineRule="auto"/>
        <w:jc w:val="both"/>
        <w:rPr>
          <w:rFonts w:cstheme="minorHAnsi"/>
          <w:b/>
          <w:bCs/>
          <w:sz w:val="24"/>
          <w:szCs w:val="24"/>
        </w:rPr>
      </w:pPr>
      <w:r w:rsidRPr="0077547A">
        <w:rPr>
          <w:rFonts w:cstheme="minorHAnsi"/>
          <w:b/>
          <w:bCs/>
          <w:sz w:val="24"/>
          <w:szCs w:val="24"/>
        </w:rPr>
        <w:t>Procedure</w:t>
      </w:r>
    </w:p>
    <w:p w14:paraId="3366BF43" w14:textId="77777777" w:rsidR="00E65A40" w:rsidRPr="0077547A" w:rsidRDefault="00E65A40" w:rsidP="00ED1847">
      <w:pPr>
        <w:pStyle w:val="ListParagraph"/>
        <w:numPr>
          <w:ilvl w:val="0"/>
          <w:numId w:val="83"/>
        </w:numPr>
        <w:spacing w:after="0" w:line="276" w:lineRule="auto"/>
        <w:jc w:val="both"/>
        <w:rPr>
          <w:rFonts w:cstheme="minorHAnsi"/>
          <w:b/>
          <w:bCs/>
          <w:sz w:val="24"/>
          <w:szCs w:val="24"/>
        </w:rPr>
      </w:pPr>
      <w:r w:rsidRPr="0077547A">
        <w:rPr>
          <w:rFonts w:cstheme="minorHAnsi"/>
          <w:b/>
          <w:bCs/>
          <w:sz w:val="24"/>
          <w:szCs w:val="24"/>
        </w:rPr>
        <w:t>Initial Screening of Potential Suppliers</w:t>
      </w:r>
    </w:p>
    <w:p w14:paraId="07C444C9" w14:textId="77777777" w:rsidR="00E65A40" w:rsidRPr="0077547A" w:rsidRDefault="014B1B93" w:rsidP="014B1B93">
      <w:pPr>
        <w:spacing w:after="0" w:line="276" w:lineRule="auto"/>
        <w:jc w:val="both"/>
        <w:rPr>
          <w:rFonts w:cstheme="minorBidi"/>
          <w:sz w:val="24"/>
          <w:szCs w:val="24"/>
        </w:rPr>
      </w:pPr>
      <w:r w:rsidRPr="0077547A">
        <w:rPr>
          <w:rFonts w:cstheme="minorBidi"/>
          <w:sz w:val="24"/>
          <w:szCs w:val="24"/>
        </w:rPr>
        <w:t>All prospective suppliers must complete a Sustainability Pre-Assessment Questionnaire as part of the onboarding process. This screening assesses the supplier’s current practices in the following areas:</w:t>
      </w:r>
    </w:p>
    <w:p w14:paraId="0F8F8586" w14:textId="77777777" w:rsidR="00E65A40" w:rsidRPr="0077547A" w:rsidRDefault="014B1B93" w:rsidP="014B1B93">
      <w:pPr>
        <w:numPr>
          <w:ilvl w:val="0"/>
          <w:numId w:val="69"/>
        </w:numPr>
        <w:spacing w:after="0" w:line="276" w:lineRule="auto"/>
        <w:jc w:val="both"/>
        <w:rPr>
          <w:rFonts w:cstheme="minorBidi"/>
          <w:sz w:val="24"/>
          <w:szCs w:val="24"/>
        </w:rPr>
      </w:pPr>
      <w:r w:rsidRPr="0077547A">
        <w:rPr>
          <w:rFonts w:cstheme="minorBidi"/>
          <w:sz w:val="24"/>
          <w:szCs w:val="24"/>
        </w:rPr>
        <w:t>Energy efficiency and GHG management</w:t>
      </w:r>
    </w:p>
    <w:p w14:paraId="1002297E" w14:textId="77777777" w:rsidR="00E65A40" w:rsidRPr="0077547A" w:rsidRDefault="014B1B93" w:rsidP="014B1B93">
      <w:pPr>
        <w:numPr>
          <w:ilvl w:val="0"/>
          <w:numId w:val="69"/>
        </w:numPr>
        <w:spacing w:after="0" w:line="276" w:lineRule="auto"/>
        <w:jc w:val="both"/>
        <w:rPr>
          <w:rFonts w:cstheme="minorBidi"/>
          <w:sz w:val="24"/>
          <w:szCs w:val="24"/>
        </w:rPr>
      </w:pPr>
      <w:r w:rsidRPr="0077547A">
        <w:rPr>
          <w:rFonts w:cstheme="minorBidi"/>
          <w:sz w:val="24"/>
          <w:szCs w:val="24"/>
        </w:rPr>
        <w:t>Water and waste handling practices</w:t>
      </w:r>
    </w:p>
    <w:p w14:paraId="3DFE8903" w14:textId="25851DB1" w:rsidR="00E65A40" w:rsidRPr="0077547A" w:rsidRDefault="014B1B93" w:rsidP="014B1B93">
      <w:pPr>
        <w:numPr>
          <w:ilvl w:val="0"/>
          <w:numId w:val="69"/>
        </w:numPr>
        <w:spacing w:after="0" w:line="276" w:lineRule="auto"/>
        <w:jc w:val="both"/>
        <w:rPr>
          <w:rFonts w:cstheme="minorBidi"/>
          <w:sz w:val="24"/>
          <w:szCs w:val="24"/>
        </w:rPr>
      </w:pPr>
      <w:r w:rsidRPr="0077547A">
        <w:rPr>
          <w:rFonts w:cstheme="minorBidi"/>
          <w:sz w:val="24"/>
          <w:szCs w:val="24"/>
        </w:rPr>
        <w:t xml:space="preserve">Labor rights, occupational </w:t>
      </w:r>
      <w:proofErr w:type="gramStart"/>
      <w:r w:rsidRPr="0077547A">
        <w:rPr>
          <w:rFonts w:cstheme="minorBidi"/>
          <w:sz w:val="24"/>
          <w:szCs w:val="24"/>
        </w:rPr>
        <w:t>safety</w:t>
      </w:r>
      <w:r w:rsidR="00984F7C" w:rsidRPr="0077547A">
        <w:rPr>
          <w:rFonts w:cstheme="minorBidi"/>
          <w:sz w:val="24"/>
          <w:szCs w:val="24"/>
        </w:rPr>
        <w:t xml:space="preserve">  </w:t>
      </w:r>
      <w:r w:rsidR="006935F7" w:rsidRPr="0077547A">
        <w:rPr>
          <w:rFonts w:cstheme="minorBidi"/>
          <w:sz w:val="24"/>
          <w:szCs w:val="24"/>
        </w:rPr>
        <w:t>and</w:t>
      </w:r>
      <w:proofErr w:type="gramEnd"/>
      <w:r w:rsidRPr="0077547A">
        <w:rPr>
          <w:rFonts w:cstheme="minorBidi"/>
          <w:sz w:val="24"/>
          <w:szCs w:val="24"/>
        </w:rPr>
        <w:t xml:space="preserve"> non-discrimination</w:t>
      </w:r>
    </w:p>
    <w:p w14:paraId="68DB0171" w14:textId="77777777" w:rsidR="00E65A40" w:rsidRPr="0077547A" w:rsidRDefault="014B1B93" w:rsidP="014B1B93">
      <w:pPr>
        <w:numPr>
          <w:ilvl w:val="0"/>
          <w:numId w:val="69"/>
        </w:numPr>
        <w:spacing w:after="0" w:line="276" w:lineRule="auto"/>
        <w:jc w:val="both"/>
        <w:rPr>
          <w:rFonts w:cstheme="minorBidi"/>
          <w:sz w:val="24"/>
          <w:szCs w:val="24"/>
        </w:rPr>
      </w:pPr>
      <w:r w:rsidRPr="0077547A">
        <w:rPr>
          <w:rFonts w:cstheme="minorBidi"/>
          <w:sz w:val="24"/>
          <w:szCs w:val="24"/>
        </w:rPr>
        <w:t>Anti-corruption and responsible sourcing</w:t>
      </w:r>
    </w:p>
    <w:p w14:paraId="34D34596" w14:textId="77777777" w:rsidR="00E65A40" w:rsidRPr="0077547A" w:rsidRDefault="014B1B93" w:rsidP="014B1B93">
      <w:pPr>
        <w:numPr>
          <w:ilvl w:val="0"/>
          <w:numId w:val="69"/>
        </w:numPr>
        <w:spacing w:after="0" w:line="276" w:lineRule="auto"/>
        <w:jc w:val="both"/>
        <w:rPr>
          <w:rFonts w:cstheme="minorBidi"/>
          <w:sz w:val="24"/>
          <w:szCs w:val="24"/>
        </w:rPr>
      </w:pPr>
      <w:r w:rsidRPr="0077547A">
        <w:rPr>
          <w:rFonts w:cstheme="minorBidi"/>
          <w:sz w:val="24"/>
          <w:szCs w:val="24"/>
        </w:rPr>
        <w:t>Commitment to inclusive hiring and supplier diversity</w:t>
      </w:r>
    </w:p>
    <w:p w14:paraId="220B98A4" w14:textId="0498FFB4" w:rsidR="00E65A40" w:rsidRPr="0077547A" w:rsidRDefault="014B1B93" w:rsidP="014B1B93">
      <w:pPr>
        <w:spacing w:line="276" w:lineRule="auto"/>
        <w:jc w:val="both"/>
        <w:rPr>
          <w:rFonts w:cstheme="minorBidi"/>
          <w:sz w:val="24"/>
          <w:szCs w:val="24"/>
        </w:rPr>
      </w:pPr>
      <w:r w:rsidRPr="0077547A">
        <w:rPr>
          <w:rFonts w:cstheme="minorBidi"/>
          <w:sz w:val="24"/>
          <w:szCs w:val="24"/>
        </w:rPr>
        <w:t>Only those meeting Naxpar Pharma Pvt. Ltd.’s minimum ESG thresholds advance to the evaluation stage.</w:t>
      </w:r>
    </w:p>
    <w:p w14:paraId="31EB9ED3" w14:textId="77777777" w:rsidR="00E65A40" w:rsidRPr="0077547A" w:rsidRDefault="00E65A40" w:rsidP="00ED1847">
      <w:pPr>
        <w:pStyle w:val="ListParagraph"/>
        <w:numPr>
          <w:ilvl w:val="0"/>
          <w:numId w:val="83"/>
        </w:numPr>
        <w:spacing w:after="0" w:line="276" w:lineRule="auto"/>
        <w:jc w:val="both"/>
        <w:rPr>
          <w:rFonts w:cstheme="minorHAnsi"/>
          <w:b/>
          <w:bCs/>
          <w:sz w:val="24"/>
          <w:szCs w:val="24"/>
        </w:rPr>
      </w:pPr>
      <w:r w:rsidRPr="0077547A">
        <w:rPr>
          <w:rFonts w:cstheme="minorHAnsi"/>
          <w:b/>
          <w:bCs/>
          <w:sz w:val="24"/>
          <w:szCs w:val="24"/>
        </w:rPr>
        <w:t>Supplier Diversity Program</w:t>
      </w:r>
    </w:p>
    <w:p w14:paraId="3738D6ED" w14:textId="3B8CFF53" w:rsidR="00E65A40" w:rsidRPr="0077547A" w:rsidRDefault="014B1B93" w:rsidP="014B1B93">
      <w:pPr>
        <w:spacing w:line="276" w:lineRule="auto"/>
        <w:jc w:val="both"/>
        <w:rPr>
          <w:rFonts w:cstheme="minorBidi"/>
          <w:sz w:val="24"/>
          <w:szCs w:val="24"/>
        </w:rPr>
      </w:pPr>
      <w:r w:rsidRPr="0077547A">
        <w:rPr>
          <w:rFonts w:cstheme="minorBidi"/>
          <w:sz w:val="24"/>
          <w:szCs w:val="24"/>
        </w:rPr>
        <w:t>Naxpar Pharma Pvt. Ltd. is committed to fostering an inclusive and equitable supply chain by prioritizing partnerships with diverse suppliers, including:</w:t>
      </w:r>
    </w:p>
    <w:p w14:paraId="1A9A0683" w14:textId="77777777" w:rsidR="00E65A40" w:rsidRPr="0077547A" w:rsidRDefault="014B1B93" w:rsidP="014B1B93">
      <w:pPr>
        <w:numPr>
          <w:ilvl w:val="0"/>
          <w:numId w:val="77"/>
        </w:numPr>
        <w:spacing w:after="0" w:line="276" w:lineRule="auto"/>
        <w:jc w:val="both"/>
        <w:rPr>
          <w:rFonts w:cstheme="minorBidi"/>
          <w:sz w:val="24"/>
          <w:szCs w:val="24"/>
        </w:rPr>
      </w:pPr>
      <w:r w:rsidRPr="0077547A">
        <w:rPr>
          <w:rFonts w:cstheme="minorBidi"/>
          <w:sz w:val="24"/>
          <w:szCs w:val="24"/>
        </w:rPr>
        <w:t>Women-owned businesses</w:t>
      </w:r>
    </w:p>
    <w:p w14:paraId="21F87CD9" w14:textId="77777777" w:rsidR="00E65A40" w:rsidRPr="0077547A" w:rsidRDefault="014B1B93" w:rsidP="014B1B93">
      <w:pPr>
        <w:numPr>
          <w:ilvl w:val="0"/>
          <w:numId w:val="77"/>
        </w:numPr>
        <w:spacing w:after="0" w:line="276" w:lineRule="auto"/>
        <w:jc w:val="both"/>
        <w:rPr>
          <w:rFonts w:cstheme="minorBidi"/>
          <w:sz w:val="24"/>
          <w:szCs w:val="24"/>
        </w:rPr>
      </w:pPr>
      <w:r w:rsidRPr="0077547A">
        <w:rPr>
          <w:rFonts w:cstheme="minorBidi"/>
          <w:sz w:val="24"/>
          <w:szCs w:val="24"/>
        </w:rPr>
        <w:t>Social enterprises</w:t>
      </w:r>
    </w:p>
    <w:p w14:paraId="54DA5F95" w14:textId="77777777" w:rsidR="00E65A40" w:rsidRPr="0077547A" w:rsidRDefault="014B1B93" w:rsidP="014B1B93">
      <w:pPr>
        <w:numPr>
          <w:ilvl w:val="0"/>
          <w:numId w:val="77"/>
        </w:numPr>
        <w:spacing w:after="0" w:line="276" w:lineRule="auto"/>
        <w:jc w:val="both"/>
        <w:rPr>
          <w:rFonts w:cstheme="minorBidi"/>
          <w:sz w:val="24"/>
          <w:szCs w:val="24"/>
        </w:rPr>
      </w:pPr>
      <w:r w:rsidRPr="0077547A">
        <w:rPr>
          <w:rFonts w:cstheme="minorBidi"/>
          <w:sz w:val="24"/>
          <w:szCs w:val="24"/>
        </w:rPr>
        <w:t>Minority-owned or rural enterprises</w:t>
      </w:r>
    </w:p>
    <w:p w14:paraId="5891AD4C" w14:textId="77777777" w:rsidR="00E65A40" w:rsidRPr="0077547A" w:rsidRDefault="014B1B93" w:rsidP="014B1B93">
      <w:pPr>
        <w:numPr>
          <w:ilvl w:val="0"/>
          <w:numId w:val="77"/>
        </w:numPr>
        <w:spacing w:after="0" w:line="276" w:lineRule="auto"/>
        <w:jc w:val="both"/>
        <w:rPr>
          <w:rFonts w:cstheme="minorBidi"/>
          <w:sz w:val="24"/>
          <w:szCs w:val="24"/>
        </w:rPr>
      </w:pPr>
      <w:r w:rsidRPr="0077547A">
        <w:rPr>
          <w:rFonts w:cstheme="minorBidi"/>
          <w:sz w:val="24"/>
          <w:szCs w:val="24"/>
        </w:rPr>
        <w:t>Small-scale, community-based suppliers</w:t>
      </w:r>
    </w:p>
    <w:p w14:paraId="67B2121A" w14:textId="06BE4C74" w:rsidR="00E65A40" w:rsidRPr="0077547A" w:rsidRDefault="014B1B93" w:rsidP="014B1B93">
      <w:pPr>
        <w:spacing w:after="0" w:line="276" w:lineRule="auto"/>
        <w:jc w:val="both"/>
        <w:rPr>
          <w:rFonts w:cstheme="minorBidi"/>
          <w:sz w:val="24"/>
          <w:szCs w:val="24"/>
        </w:rPr>
      </w:pPr>
      <w:r w:rsidRPr="0077547A">
        <w:rPr>
          <w:rFonts w:cstheme="minorBidi"/>
          <w:sz w:val="24"/>
          <w:szCs w:val="24"/>
        </w:rPr>
        <w:t>To ensure measurable progress, annual procurement targets are established to enhance diversity across all supplier tiers. Naxpar Pharma Pvt. Ltd. provides diverse suppliers with:</w:t>
      </w:r>
    </w:p>
    <w:p w14:paraId="23B05816" w14:textId="0E90AFBE" w:rsidR="00E65A40" w:rsidRPr="0077547A" w:rsidRDefault="014B1B93" w:rsidP="014B1B93">
      <w:pPr>
        <w:numPr>
          <w:ilvl w:val="0"/>
          <w:numId w:val="78"/>
        </w:numPr>
        <w:spacing w:after="0" w:line="276" w:lineRule="auto"/>
        <w:jc w:val="both"/>
        <w:rPr>
          <w:rFonts w:cstheme="minorBidi"/>
          <w:sz w:val="24"/>
          <w:szCs w:val="24"/>
        </w:rPr>
      </w:pPr>
      <w:r w:rsidRPr="0077547A">
        <w:rPr>
          <w:rFonts w:cstheme="minorBidi"/>
          <w:b/>
          <w:bCs/>
          <w:sz w:val="24"/>
          <w:szCs w:val="24"/>
        </w:rPr>
        <w:t>Enhanced visibility and preference</w:t>
      </w:r>
      <w:r w:rsidRPr="0077547A">
        <w:rPr>
          <w:rFonts w:cstheme="minorBidi"/>
          <w:sz w:val="24"/>
          <w:szCs w:val="24"/>
        </w:rPr>
        <w:t xml:space="preserve"> during sourcing and contract award decisions</w:t>
      </w:r>
    </w:p>
    <w:p w14:paraId="3F301C2F" w14:textId="77777777" w:rsidR="00E65A40" w:rsidRPr="0077547A" w:rsidRDefault="014B1B93" w:rsidP="014B1B93">
      <w:pPr>
        <w:spacing w:after="0" w:line="276" w:lineRule="auto"/>
        <w:jc w:val="both"/>
        <w:rPr>
          <w:rFonts w:cstheme="minorBidi"/>
          <w:sz w:val="24"/>
          <w:szCs w:val="24"/>
        </w:rPr>
      </w:pPr>
      <w:r w:rsidRPr="0077547A">
        <w:rPr>
          <w:rFonts w:cstheme="minorBidi"/>
          <w:sz w:val="24"/>
          <w:szCs w:val="24"/>
        </w:rPr>
        <w:t xml:space="preserve">Additionally, a formal </w:t>
      </w:r>
      <w:r w:rsidRPr="0077547A">
        <w:rPr>
          <w:rFonts w:cstheme="minorBidi"/>
          <w:b/>
          <w:bCs/>
          <w:sz w:val="24"/>
          <w:szCs w:val="24"/>
        </w:rPr>
        <w:t>Supplier Diversity Program Report</w:t>
      </w:r>
      <w:r w:rsidRPr="0077547A">
        <w:rPr>
          <w:rFonts w:cstheme="minorBidi"/>
          <w:sz w:val="24"/>
          <w:szCs w:val="24"/>
        </w:rPr>
        <w:t xml:space="preserve"> is prepared annually. This report outlines:</w:t>
      </w:r>
    </w:p>
    <w:p w14:paraId="35EA6D77" w14:textId="45F56BC7" w:rsidR="00CE1D07" w:rsidRPr="0077547A" w:rsidRDefault="00CE1D07" w:rsidP="00ED1847">
      <w:pPr>
        <w:numPr>
          <w:ilvl w:val="0"/>
          <w:numId w:val="79"/>
        </w:numPr>
        <w:spacing w:after="0" w:line="276" w:lineRule="auto"/>
        <w:jc w:val="both"/>
        <w:rPr>
          <w:rFonts w:cs="Segoe UI Semilight"/>
          <w:sz w:val="24"/>
          <w:szCs w:val="24"/>
        </w:rPr>
      </w:pPr>
      <w:r w:rsidRPr="0077547A">
        <w:rPr>
          <w:rFonts w:cs="Segoe UI Semilight"/>
          <w:sz w:val="24"/>
          <w:szCs w:val="24"/>
        </w:rPr>
        <w:t xml:space="preserve">Participation of diverse suppliers in procurement activities </w:t>
      </w:r>
    </w:p>
    <w:p w14:paraId="7D7649CA" w14:textId="77777777" w:rsidR="00CE1D07" w:rsidRPr="0077547A" w:rsidRDefault="00CE1D07" w:rsidP="00ED1847">
      <w:pPr>
        <w:numPr>
          <w:ilvl w:val="0"/>
          <w:numId w:val="79"/>
        </w:numPr>
        <w:spacing w:after="120" w:line="276" w:lineRule="auto"/>
        <w:jc w:val="both"/>
        <w:rPr>
          <w:rFonts w:cs="Segoe UI Semilight"/>
          <w:sz w:val="24"/>
          <w:szCs w:val="24"/>
        </w:rPr>
      </w:pPr>
      <w:r w:rsidRPr="0077547A">
        <w:rPr>
          <w:rFonts w:cs="Segoe UI Semilight"/>
          <w:sz w:val="24"/>
          <w:szCs w:val="24"/>
        </w:rPr>
        <w:t xml:space="preserve">Inclusion of MSME suppliers within the vendor base </w:t>
      </w:r>
    </w:p>
    <w:p w14:paraId="3DF9C93D" w14:textId="77777777" w:rsidR="00CE1D07" w:rsidRPr="0077547A" w:rsidRDefault="00CE1D07" w:rsidP="00ED1847">
      <w:pPr>
        <w:numPr>
          <w:ilvl w:val="0"/>
          <w:numId w:val="79"/>
        </w:numPr>
        <w:spacing w:after="120" w:line="276" w:lineRule="auto"/>
        <w:jc w:val="both"/>
        <w:rPr>
          <w:rFonts w:cs="Segoe UI Semilight"/>
          <w:sz w:val="24"/>
          <w:szCs w:val="24"/>
        </w:rPr>
      </w:pPr>
      <w:r w:rsidRPr="0077547A">
        <w:rPr>
          <w:rFonts w:cs="Segoe UI Semilight"/>
          <w:sz w:val="24"/>
          <w:szCs w:val="24"/>
        </w:rPr>
        <w:lastRenderedPageBreak/>
        <w:t xml:space="preserve">Supplier performance in terms of quality and delivery </w:t>
      </w:r>
    </w:p>
    <w:p w14:paraId="7CD582A3" w14:textId="070497E4" w:rsidR="00CE1D07" w:rsidRPr="0077547A" w:rsidRDefault="00CE1D07" w:rsidP="00ED1847">
      <w:pPr>
        <w:numPr>
          <w:ilvl w:val="0"/>
          <w:numId w:val="79"/>
        </w:numPr>
        <w:spacing w:after="120" w:line="276" w:lineRule="auto"/>
        <w:jc w:val="both"/>
        <w:rPr>
          <w:rFonts w:cs="Segoe UI Semilight"/>
          <w:sz w:val="24"/>
          <w:szCs w:val="24"/>
        </w:rPr>
      </w:pPr>
      <w:r w:rsidRPr="0077547A">
        <w:rPr>
          <w:rFonts w:cs="Segoe UI Semilight"/>
          <w:sz w:val="24"/>
          <w:szCs w:val="24"/>
        </w:rPr>
        <w:t xml:space="preserve">Compliance with regulatory and operational requirements </w:t>
      </w:r>
    </w:p>
    <w:p w14:paraId="17A65E86" w14:textId="22DA1763" w:rsidR="00E65A40" w:rsidRPr="0077547A" w:rsidRDefault="014B1B93" w:rsidP="014B1B93">
      <w:pPr>
        <w:spacing w:line="276" w:lineRule="auto"/>
        <w:jc w:val="both"/>
        <w:rPr>
          <w:rFonts w:cstheme="minorBidi"/>
          <w:sz w:val="24"/>
          <w:szCs w:val="24"/>
        </w:rPr>
      </w:pPr>
      <w:r w:rsidRPr="0077547A">
        <w:rPr>
          <w:rFonts w:cstheme="minorBidi"/>
          <w:sz w:val="24"/>
          <w:szCs w:val="24"/>
        </w:rPr>
        <w:t>The report is reviewed by senior management and shared with relevant stakeholders to demonstrate accountability and continuous improvement in promoting supplier diversity.</w:t>
      </w:r>
    </w:p>
    <w:p w14:paraId="6484E875" w14:textId="77777777" w:rsidR="00E65A40" w:rsidRPr="0077547A" w:rsidRDefault="00E65A40" w:rsidP="00ED1847">
      <w:pPr>
        <w:pStyle w:val="ListParagraph"/>
        <w:numPr>
          <w:ilvl w:val="0"/>
          <w:numId w:val="83"/>
        </w:numPr>
        <w:spacing w:after="0" w:line="276" w:lineRule="auto"/>
        <w:jc w:val="both"/>
        <w:rPr>
          <w:rFonts w:cstheme="minorHAnsi"/>
          <w:b/>
          <w:bCs/>
          <w:sz w:val="24"/>
          <w:szCs w:val="24"/>
        </w:rPr>
      </w:pPr>
      <w:r w:rsidRPr="0077547A">
        <w:rPr>
          <w:rFonts w:cstheme="minorHAnsi"/>
          <w:b/>
          <w:bCs/>
          <w:sz w:val="24"/>
          <w:szCs w:val="24"/>
        </w:rPr>
        <w:t>Evaluation and Final Selection</w:t>
      </w:r>
    </w:p>
    <w:p w14:paraId="59D6D008" w14:textId="77777777" w:rsidR="00E65A40" w:rsidRPr="0077547A" w:rsidRDefault="014B1B93" w:rsidP="014B1B93">
      <w:pPr>
        <w:spacing w:line="276" w:lineRule="auto"/>
        <w:jc w:val="both"/>
        <w:rPr>
          <w:rFonts w:cstheme="minorBidi"/>
          <w:sz w:val="24"/>
          <w:szCs w:val="24"/>
        </w:rPr>
      </w:pPr>
      <w:r w:rsidRPr="0077547A">
        <w:rPr>
          <w:rFonts w:cstheme="minorBidi"/>
          <w:sz w:val="24"/>
          <w:szCs w:val="24"/>
        </w:rPr>
        <w:t>Shortlisted suppliers are further assessed based on:</w:t>
      </w:r>
    </w:p>
    <w:p w14:paraId="20F7A298" w14:textId="77777777" w:rsidR="00E65A40" w:rsidRPr="0077547A" w:rsidRDefault="014B1B93" w:rsidP="014B1B93">
      <w:pPr>
        <w:numPr>
          <w:ilvl w:val="0"/>
          <w:numId w:val="70"/>
        </w:numPr>
        <w:spacing w:after="0" w:line="276" w:lineRule="auto"/>
        <w:jc w:val="both"/>
        <w:rPr>
          <w:rFonts w:cstheme="minorBidi"/>
          <w:sz w:val="24"/>
          <w:szCs w:val="24"/>
        </w:rPr>
      </w:pPr>
      <w:r w:rsidRPr="0077547A">
        <w:rPr>
          <w:rFonts w:cstheme="minorBidi"/>
          <w:sz w:val="24"/>
          <w:szCs w:val="24"/>
        </w:rPr>
        <w:t>Historical performance and existing certifications (e.g., ISO 9001, ISO 14001, ISO 45001, REACH compliance)</w:t>
      </w:r>
    </w:p>
    <w:p w14:paraId="572552F8" w14:textId="77777777" w:rsidR="00E65A40" w:rsidRPr="0077547A" w:rsidRDefault="014B1B93" w:rsidP="014B1B93">
      <w:pPr>
        <w:numPr>
          <w:ilvl w:val="0"/>
          <w:numId w:val="70"/>
        </w:numPr>
        <w:spacing w:after="0" w:line="276" w:lineRule="auto"/>
        <w:jc w:val="both"/>
        <w:rPr>
          <w:rFonts w:cstheme="minorBidi"/>
          <w:sz w:val="24"/>
          <w:szCs w:val="24"/>
        </w:rPr>
      </w:pPr>
      <w:r w:rsidRPr="0077547A">
        <w:rPr>
          <w:rFonts w:cstheme="minorBidi"/>
          <w:sz w:val="24"/>
          <w:szCs w:val="24"/>
        </w:rPr>
        <w:t>Documented sustainability progress and transparency in reporting</w:t>
      </w:r>
    </w:p>
    <w:p w14:paraId="4DECE54F" w14:textId="77777777" w:rsidR="00E65A40" w:rsidRPr="0077547A" w:rsidRDefault="014B1B93" w:rsidP="014B1B93">
      <w:pPr>
        <w:numPr>
          <w:ilvl w:val="0"/>
          <w:numId w:val="70"/>
        </w:numPr>
        <w:spacing w:after="0" w:line="276" w:lineRule="auto"/>
        <w:jc w:val="both"/>
        <w:rPr>
          <w:rFonts w:cstheme="minorBidi"/>
          <w:sz w:val="24"/>
          <w:szCs w:val="24"/>
        </w:rPr>
      </w:pPr>
      <w:r w:rsidRPr="0077547A">
        <w:rPr>
          <w:rFonts w:cstheme="minorBidi"/>
          <w:sz w:val="24"/>
          <w:szCs w:val="24"/>
        </w:rPr>
        <w:t>Willingness to engage in ongoing improvement and alignment with industry best practices</w:t>
      </w:r>
    </w:p>
    <w:p w14:paraId="0EEDBE6B" w14:textId="491A6556" w:rsidR="00E65A40" w:rsidRPr="0077547A" w:rsidRDefault="014B1B93" w:rsidP="014B1B93">
      <w:pPr>
        <w:spacing w:line="276" w:lineRule="auto"/>
        <w:jc w:val="both"/>
        <w:rPr>
          <w:rFonts w:cstheme="minorBidi"/>
          <w:sz w:val="24"/>
          <w:szCs w:val="24"/>
        </w:rPr>
      </w:pPr>
      <w:r w:rsidRPr="0077547A">
        <w:rPr>
          <w:rFonts w:cstheme="minorBidi"/>
          <w:sz w:val="24"/>
          <w:szCs w:val="24"/>
        </w:rPr>
        <w:t>Preference is given to suppliers who demonstrate proactive sustainability leadership.</w:t>
      </w:r>
    </w:p>
    <w:p w14:paraId="51AEB888" w14:textId="77777777" w:rsidR="00E65A40" w:rsidRPr="0077547A" w:rsidRDefault="00E65A40" w:rsidP="00ED1847">
      <w:pPr>
        <w:pStyle w:val="ListParagraph"/>
        <w:numPr>
          <w:ilvl w:val="0"/>
          <w:numId w:val="83"/>
        </w:numPr>
        <w:spacing w:after="0" w:line="276" w:lineRule="auto"/>
        <w:jc w:val="both"/>
        <w:rPr>
          <w:rFonts w:cstheme="minorHAnsi"/>
          <w:b/>
          <w:bCs/>
          <w:sz w:val="24"/>
          <w:szCs w:val="24"/>
        </w:rPr>
      </w:pPr>
      <w:r w:rsidRPr="0077547A">
        <w:rPr>
          <w:rFonts w:cstheme="minorHAnsi"/>
          <w:b/>
          <w:bCs/>
          <w:sz w:val="24"/>
          <w:szCs w:val="24"/>
        </w:rPr>
        <w:t>Contractual Integration of Sustainability Requirements</w:t>
      </w:r>
    </w:p>
    <w:p w14:paraId="36EA12F2" w14:textId="77777777" w:rsidR="00E65A40" w:rsidRPr="0077547A" w:rsidRDefault="00E65A40" w:rsidP="00E65A40">
      <w:pPr>
        <w:spacing w:line="276" w:lineRule="auto"/>
        <w:jc w:val="both"/>
        <w:rPr>
          <w:rFonts w:cstheme="minorHAnsi"/>
          <w:sz w:val="24"/>
          <w:szCs w:val="24"/>
        </w:rPr>
      </w:pPr>
      <w:r w:rsidRPr="0077547A">
        <w:rPr>
          <w:rFonts w:cstheme="minorHAnsi"/>
          <w:sz w:val="24"/>
          <w:szCs w:val="24"/>
        </w:rPr>
        <w:t xml:space="preserve">Approved suppliers sign a </w:t>
      </w:r>
      <w:r w:rsidRPr="0077547A">
        <w:rPr>
          <w:rFonts w:cstheme="minorHAnsi"/>
          <w:b/>
          <w:bCs/>
          <w:sz w:val="24"/>
          <w:szCs w:val="24"/>
        </w:rPr>
        <w:t>Supplier Code of Conduct</w:t>
      </w:r>
      <w:r w:rsidRPr="0077547A">
        <w:rPr>
          <w:rFonts w:cstheme="minorHAnsi"/>
          <w:sz w:val="24"/>
          <w:szCs w:val="24"/>
        </w:rPr>
        <w:t xml:space="preserve"> and a formal contract containing enforceable sustainability clauses, including:</w:t>
      </w:r>
    </w:p>
    <w:p w14:paraId="4CE5AA13" w14:textId="7ED0E384" w:rsidR="00E65A40" w:rsidRPr="0077547A" w:rsidRDefault="00E65A40" w:rsidP="00ED1847">
      <w:pPr>
        <w:numPr>
          <w:ilvl w:val="0"/>
          <w:numId w:val="71"/>
        </w:numPr>
        <w:spacing w:after="0" w:line="276" w:lineRule="auto"/>
        <w:jc w:val="both"/>
        <w:rPr>
          <w:rFonts w:cstheme="minorHAnsi"/>
          <w:sz w:val="24"/>
          <w:szCs w:val="24"/>
        </w:rPr>
      </w:pPr>
      <w:r w:rsidRPr="0077547A">
        <w:rPr>
          <w:rFonts w:cstheme="minorHAnsi"/>
          <w:b/>
          <w:bCs/>
          <w:sz w:val="24"/>
          <w:szCs w:val="24"/>
        </w:rPr>
        <w:t>Environmental Compliance</w:t>
      </w:r>
      <w:r w:rsidRPr="0077547A">
        <w:rPr>
          <w:rFonts w:cstheme="minorHAnsi"/>
          <w:sz w:val="24"/>
          <w:szCs w:val="24"/>
        </w:rPr>
        <w:t>: Adherence to laws on emissions, effluents, water usage, chemical handling</w:t>
      </w:r>
      <w:r w:rsidR="00984F7C"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waste disposal.</w:t>
      </w:r>
    </w:p>
    <w:p w14:paraId="21BA84C7" w14:textId="2EB54573" w:rsidR="00E65A40" w:rsidRPr="0077547A" w:rsidRDefault="00E65A40" w:rsidP="00ED1847">
      <w:pPr>
        <w:numPr>
          <w:ilvl w:val="0"/>
          <w:numId w:val="71"/>
        </w:numPr>
        <w:spacing w:after="0" w:line="276" w:lineRule="auto"/>
        <w:jc w:val="both"/>
        <w:rPr>
          <w:rFonts w:cstheme="minorHAnsi"/>
          <w:sz w:val="24"/>
          <w:szCs w:val="24"/>
        </w:rPr>
      </w:pPr>
      <w:r w:rsidRPr="0077547A">
        <w:rPr>
          <w:rFonts w:cstheme="minorHAnsi"/>
          <w:b/>
          <w:bCs/>
          <w:sz w:val="24"/>
          <w:szCs w:val="24"/>
        </w:rPr>
        <w:t>Labor Rights</w:t>
      </w:r>
      <w:r w:rsidRPr="0077547A">
        <w:rPr>
          <w:rFonts w:cstheme="minorHAnsi"/>
          <w:sz w:val="24"/>
          <w:szCs w:val="24"/>
        </w:rPr>
        <w:t>: Upholding safe, fair</w:t>
      </w:r>
      <w:r w:rsidR="00984F7C"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inclusive working conditions; strict prohibition of child or forced </w:t>
      </w:r>
      <w:proofErr w:type="spellStart"/>
      <w:r w:rsidRPr="0077547A">
        <w:rPr>
          <w:rFonts w:cstheme="minorHAnsi"/>
          <w:sz w:val="24"/>
          <w:szCs w:val="24"/>
        </w:rPr>
        <w:t>labor</w:t>
      </w:r>
      <w:proofErr w:type="spellEnd"/>
      <w:r w:rsidRPr="0077547A">
        <w:rPr>
          <w:rFonts w:cstheme="minorHAnsi"/>
          <w:sz w:val="24"/>
          <w:szCs w:val="24"/>
        </w:rPr>
        <w:t>.</w:t>
      </w:r>
    </w:p>
    <w:p w14:paraId="0B849306" w14:textId="77777777" w:rsidR="00E65A40" w:rsidRPr="0077547A" w:rsidRDefault="00E65A40" w:rsidP="00ED1847">
      <w:pPr>
        <w:numPr>
          <w:ilvl w:val="0"/>
          <w:numId w:val="71"/>
        </w:numPr>
        <w:spacing w:after="0" w:line="276" w:lineRule="auto"/>
        <w:jc w:val="both"/>
        <w:rPr>
          <w:rFonts w:cstheme="minorHAnsi"/>
          <w:sz w:val="24"/>
          <w:szCs w:val="24"/>
        </w:rPr>
      </w:pPr>
      <w:r w:rsidRPr="0077547A">
        <w:rPr>
          <w:rFonts w:cstheme="minorHAnsi"/>
          <w:b/>
          <w:bCs/>
          <w:sz w:val="24"/>
          <w:szCs w:val="24"/>
        </w:rPr>
        <w:t>Ethical Conduct</w:t>
      </w:r>
      <w:r w:rsidRPr="0077547A">
        <w:rPr>
          <w:rFonts w:cstheme="minorHAnsi"/>
          <w:sz w:val="24"/>
          <w:szCs w:val="24"/>
        </w:rPr>
        <w:t>: Zero tolerance for corruption, bribery, or non-transparent business practices.</w:t>
      </w:r>
    </w:p>
    <w:p w14:paraId="45DF7081" w14:textId="7B362869" w:rsidR="00E8003B" w:rsidRPr="0077547A" w:rsidRDefault="41CD86C7" w:rsidP="26E94102">
      <w:pPr>
        <w:numPr>
          <w:ilvl w:val="0"/>
          <w:numId w:val="71"/>
        </w:numPr>
        <w:spacing w:after="0" w:line="276" w:lineRule="auto"/>
        <w:jc w:val="both"/>
        <w:rPr>
          <w:rFonts w:cstheme="minorBidi"/>
          <w:sz w:val="24"/>
          <w:szCs w:val="24"/>
        </w:rPr>
      </w:pPr>
      <w:r w:rsidRPr="0077547A">
        <w:rPr>
          <w:rFonts w:cstheme="minorBidi"/>
          <w:b/>
          <w:bCs/>
          <w:sz w:val="24"/>
          <w:szCs w:val="24"/>
        </w:rPr>
        <w:t>Diversity &amp; Inclusion</w:t>
      </w:r>
      <w:r w:rsidRPr="0077547A">
        <w:rPr>
          <w:rFonts w:cstheme="minorBidi"/>
          <w:sz w:val="24"/>
          <w:szCs w:val="24"/>
        </w:rPr>
        <w:t>: Encouragement of gender equality, inclusive hiring</w:t>
      </w:r>
      <w:r w:rsidR="00984F7C"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supplier diversity.</w:t>
      </w:r>
    </w:p>
    <w:p w14:paraId="552EAB35" w14:textId="20C5F7E0" w:rsidR="26E94102" w:rsidRPr="0077547A" w:rsidRDefault="26E94102" w:rsidP="26E94102">
      <w:pPr>
        <w:spacing w:after="0" w:line="276" w:lineRule="auto"/>
        <w:ind w:left="720"/>
        <w:jc w:val="both"/>
        <w:rPr>
          <w:rFonts w:cstheme="minorBidi"/>
          <w:sz w:val="24"/>
          <w:szCs w:val="24"/>
        </w:rPr>
      </w:pPr>
    </w:p>
    <w:p w14:paraId="1A151D21" w14:textId="67B949F7" w:rsidR="00E65A40" w:rsidRPr="0077547A" w:rsidRDefault="00E65A40" w:rsidP="00ED1847">
      <w:pPr>
        <w:pStyle w:val="ListParagraph"/>
        <w:numPr>
          <w:ilvl w:val="0"/>
          <w:numId w:val="83"/>
        </w:numPr>
        <w:spacing w:after="0" w:line="276" w:lineRule="auto"/>
        <w:jc w:val="both"/>
        <w:rPr>
          <w:rFonts w:cstheme="minorHAnsi"/>
          <w:b/>
          <w:bCs/>
          <w:sz w:val="24"/>
          <w:szCs w:val="24"/>
        </w:rPr>
      </w:pPr>
      <w:r w:rsidRPr="0077547A">
        <w:rPr>
          <w:rFonts w:cstheme="minorHAnsi"/>
          <w:b/>
          <w:bCs/>
          <w:sz w:val="24"/>
          <w:szCs w:val="24"/>
        </w:rPr>
        <w:t>Monitoring, Reporting</w:t>
      </w:r>
      <w:r w:rsidR="00984F7C" w:rsidRPr="0077547A">
        <w:rPr>
          <w:rFonts w:cstheme="minorHAnsi"/>
          <w:b/>
          <w:bCs/>
          <w:sz w:val="24"/>
          <w:szCs w:val="24"/>
        </w:rPr>
        <w:t xml:space="preserve"> </w:t>
      </w:r>
      <w:r w:rsidR="006935F7" w:rsidRPr="0077547A">
        <w:rPr>
          <w:rFonts w:cstheme="minorHAnsi"/>
          <w:b/>
          <w:bCs/>
          <w:sz w:val="24"/>
          <w:szCs w:val="24"/>
        </w:rPr>
        <w:t>and</w:t>
      </w:r>
      <w:r w:rsidRPr="0077547A">
        <w:rPr>
          <w:rFonts w:cstheme="minorHAnsi"/>
          <w:b/>
          <w:bCs/>
          <w:sz w:val="24"/>
          <w:szCs w:val="24"/>
        </w:rPr>
        <w:t xml:space="preserve"> Verification</w:t>
      </w:r>
    </w:p>
    <w:p w14:paraId="370B465E" w14:textId="77F3408E" w:rsidR="00E65A40" w:rsidRPr="0077547A" w:rsidRDefault="00E65A40" w:rsidP="33CEAB00">
      <w:pPr>
        <w:spacing w:line="276" w:lineRule="auto"/>
        <w:jc w:val="both"/>
        <w:rPr>
          <w:rFonts w:cstheme="minorBidi"/>
          <w:sz w:val="24"/>
          <w:szCs w:val="24"/>
        </w:rPr>
      </w:pPr>
      <w:r w:rsidRPr="0077547A">
        <w:rPr>
          <w:rFonts w:cstheme="minorBidi"/>
          <w:sz w:val="24"/>
          <w:szCs w:val="24"/>
        </w:rPr>
        <w:t>Suppliers are required to submit sustainability reports upon request detailing:</w:t>
      </w:r>
    </w:p>
    <w:p w14:paraId="469753A6" w14:textId="77777777" w:rsidR="00E65A40" w:rsidRPr="0077547A" w:rsidRDefault="00E65A40" w:rsidP="00ED1847">
      <w:pPr>
        <w:numPr>
          <w:ilvl w:val="0"/>
          <w:numId w:val="72"/>
        </w:numPr>
        <w:spacing w:after="0" w:line="276" w:lineRule="auto"/>
        <w:jc w:val="both"/>
        <w:rPr>
          <w:rFonts w:cstheme="minorHAnsi"/>
          <w:sz w:val="24"/>
          <w:szCs w:val="24"/>
        </w:rPr>
      </w:pPr>
      <w:r w:rsidRPr="0077547A">
        <w:rPr>
          <w:rFonts w:cstheme="minorHAnsi"/>
          <w:sz w:val="24"/>
          <w:szCs w:val="24"/>
        </w:rPr>
        <w:t>Energy and water usage</w:t>
      </w:r>
    </w:p>
    <w:p w14:paraId="3670D66E" w14:textId="77777777" w:rsidR="00E65A40" w:rsidRPr="0077547A" w:rsidRDefault="00E65A40" w:rsidP="00ED1847">
      <w:pPr>
        <w:numPr>
          <w:ilvl w:val="0"/>
          <w:numId w:val="72"/>
        </w:numPr>
        <w:spacing w:after="0" w:line="276" w:lineRule="auto"/>
        <w:jc w:val="both"/>
        <w:rPr>
          <w:rFonts w:cstheme="minorHAnsi"/>
          <w:sz w:val="24"/>
          <w:szCs w:val="24"/>
        </w:rPr>
      </w:pPr>
      <w:r w:rsidRPr="0077547A">
        <w:rPr>
          <w:rFonts w:cstheme="minorHAnsi"/>
          <w:sz w:val="24"/>
          <w:szCs w:val="24"/>
        </w:rPr>
        <w:t>Emissions and waste management</w:t>
      </w:r>
    </w:p>
    <w:p w14:paraId="21DF0C9C" w14:textId="77777777" w:rsidR="00E65A40" w:rsidRPr="0077547A" w:rsidRDefault="00E65A40" w:rsidP="00ED1847">
      <w:pPr>
        <w:numPr>
          <w:ilvl w:val="0"/>
          <w:numId w:val="72"/>
        </w:numPr>
        <w:spacing w:after="0" w:line="276" w:lineRule="auto"/>
        <w:jc w:val="both"/>
        <w:rPr>
          <w:rFonts w:cstheme="minorHAnsi"/>
          <w:sz w:val="24"/>
          <w:szCs w:val="24"/>
        </w:rPr>
      </w:pPr>
      <w:r w:rsidRPr="0077547A">
        <w:rPr>
          <w:rFonts w:cstheme="minorHAnsi"/>
          <w:sz w:val="24"/>
          <w:szCs w:val="24"/>
        </w:rPr>
        <w:t>Labor practices and compliance certifications</w:t>
      </w:r>
    </w:p>
    <w:p w14:paraId="04F37D90" w14:textId="77777777" w:rsidR="00E65A40" w:rsidRPr="0077547A" w:rsidRDefault="00E65A40" w:rsidP="00ED1847">
      <w:pPr>
        <w:numPr>
          <w:ilvl w:val="0"/>
          <w:numId w:val="72"/>
        </w:numPr>
        <w:spacing w:after="0" w:line="276" w:lineRule="auto"/>
        <w:jc w:val="both"/>
        <w:rPr>
          <w:rFonts w:cstheme="minorHAnsi"/>
          <w:sz w:val="24"/>
          <w:szCs w:val="24"/>
        </w:rPr>
      </w:pPr>
      <w:r w:rsidRPr="0077547A">
        <w:rPr>
          <w:rFonts w:cstheme="minorHAnsi"/>
          <w:sz w:val="24"/>
          <w:szCs w:val="24"/>
        </w:rPr>
        <w:t>Incident reports and corrective actions</w:t>
      </w:r>
    </w:p>
    <w:p w14:paraId="0C24BC55" w14:textId="654FCD37" w:rsidR="00E65A40" w:rsidRPr="0077547A" w:rsidRDefault="00E65A40" w:rsidP="33CEAB00">
      <w:pPr>
        <w:spacing w:line="276" w:lineRule="auto"/>
        <w:jc w:val="both"/>
        <w:rPr>
          <w:rFonts w:cstheme="minorBidi"/>
          <w:sz w:val="24"/>
          <w:szCs w:val="24"/>
        </w:rPr>
      </w:pPr>
      <w:r w:rsidRPr="0077547A">
        <w:rPr>
          <w:rFonts w:cstheme="minorBidi"/>
          <w:sz w:val="24"/>
          <w:szCs w:val="24"/>
        </w:rPr>
        <w:t xml:space="preserve">Naxpar Pharma Pvt. Ltd.’s EHS </w:t>
      </w:r>
      <w:r w:rsidR="00E200F5" w:rsidRPr="0077547A">
        <w:rPr>
          <w:rFonts w:cstheme="minorBidi"/>
          <w:sz w:val="24"/>
          <w:szCs w:val="24"/>
        </w:rPr>
        <w:t xml:space="preserve">teams asses supplier self-assessment </w:t>
      </w:r>
      <w:proofErr w:type="spellStart"/>
      <w:r w:rsidR="00E200F5" w:rsidRPr="0077547A">
        <w:rPr>
          <w:rFonts w:cstheme="minorBidi"/>
          <w:sz w:val="24"/>
          <w:szCs w:val="24"/>
        </w:rPr>
        <w:t>forms</w:t>
      </w:r>
      <w:r w:rsidR="00B20538" w:rsidRPr="0077547A">
        <w:rPr>
          <w:rFonts w:cstheme="minorBidi"/>
          <w:sz w:val="24"/>
          <w:szCs w:val="24"/>
        </w:rPr>
        <w:t>on</w:t>
      </w:r>
      <w:proofErr w:type="spellEnd"/>
      <w:r w:rsidR="00B20538" w:rsidRPr="0077547A">
        <w:rPr>
          <w:rFonts w:cstheme="minorBidi"/>
          <w:sz w:val="24"/>
          <w:szCs w:val="24"/>
        </w:rPr>
        <w:t xml:space="preserve"> </w:t>
      </w:r>
      <w:r w:rsidRPr="0077547A">
        <w:rPr>
          <w:rFonts w:cstheme="minorBidi"/>
          <w:sz w:val="24"/>
          <w:szCs w:val="24"/>
        </w:rPr>
        <w:t>adherence to ESG expectations. Where non-compliance is observed:</w:t>
      </w:r>
    </w:p>
    <w:p w14:paraId="7859B323" w14:textId="77777777" w:rsidR="00E65A40" w:rsidRPr="0077547A" w:rsidRDefault="00E65A40" w:rsidP="00ED1847">
      <w:pPr>
        <w:numPr>
          <w:ilvl w:val="0"/>
          <w:numId w:val="73"/>
        </w:numPr>
        <w:spacing w:after="0" w:line="276" w:lineRule="auto"/>
        <w:jc w:val="both"/>
        <w:rPr>
          <w:rFonts w:cstheme="minorHAnsi"/>
          <w:sz w:val="24"/>
          <w:szCs w:val="24"/>
        </w:rPr>
      </w:pPr>
      <w:r w:rsidRPr="0077547A">
        <w:rPr>
          <w:rFonts w:cstheme="minorHAnsi"/>
          <w:sz w:val="24"/>
          <w:szCs w:val="24"/>
        </w:rPr>
        <w:t xml:space="preserve">A </w:t>
      </w:r>
      <w:r w:rsidRPr="0077547A">
        <w:rPr>
          <w:rFonts w:cstheme="minorHAnsi"/>
          <w:b/>
          <w:bCs/>
          <w:sz w:val="24"/>
          <w:szCs w:val="24"/>
        </w:rPr>
        <w:t>Corrective Action Plan (CAPA)</w:t>
      </w:r>
      <w:r w:rsidRPr="0077547A">
        <w:rPr>
          <w:rFonts w:cstheme="minorHAnsi"/>
          <w:sz w:val="24"/>
          <w:szCs w:val="24"/>
        </w:rPr>
        <w:t xml:space="preserve"> is developed with the supplier</w:t>
      </w:r>
    </w:p>
    <w:p w14:paraId="243A30A4" w14:textId="77777777" w:rsidR="00E65A40" w:rsidRPr="0077547A" w:rsidRDefault="00E65A40" w:rsidP="00ED1847">
      <w:pPr>
        <w:numPr>
          <w:ilvl w:val="0"/>
          <w:numId w:val="73"/>
        </w:numPr>
        <w:spacing w:after="0" w:line="276" w:lineRule="auto"/>
        <w:jc w:val="both"/>
        <w:rPr>
          <w:rFonts w:cstheme="minorHAnsi"/>
          <w:sz w:val="24"/>
          <w:szCs w:val="24"/>
        </w:rPr>
      </w:pPr>
      <w:r w:rsidRPr="0077547A">
        <w:rPr>
          <w:rFonts w:cstheme="minorHAnsi"/>
          <w:sz w:val="24"/>
          <w:szCs w:val="24"/>
        </w:rPr>
        <w:t>Closure timelines are defined and tracked</w:t>
      </w:r>
    </w:p>
    <w:p w14:paraId="386E584F" w14:textId="6FA5F41C" w:rsidR="00E65A40" w:rsidRPr="0077547A" w:rsidRDefault="00E65A40" w:rsidP="00ED1847">
      <w:pPr>
        <w:numPr>
          <w:ilvl w:val="0"/>
          <w:numId w:val="73"/>
        </w:numPr>
        <w:spacing w:line="276" w:lineRule="auto"/>
        <w:ind w:left="714" w:hanging="357"/>
        <w:jc w:val="both"/>
        <w:rPr>
          <w:rFonts w:cstheme="minorHAnsi"/>
          <w:sz w:val="24"/>
          <w:szCs w:val="24"/>
        </w:rPr>
      </w:pPr>
      <w:r w:rsidRPr="0077547A">
        <w:rPr>
          <w:rFonts w:cstheme="minorHAnsi"/>
          <w:sz w:val="24"/>
          <w:szCs w:val="24"/>
        </w:rPr>
        <w:t>Repeat non-compliance may result in contract suspension or review.</w:t>
      </w:r>
    </w:p>
    <w:p w14:paraId="7C3EA17E" w14:textId="77777777" w:rsidR="00E65A40" w:rsidRPr="0077547A" w:rsidRDefault="00E65A40" w:rsidP="00ED1847">
      <w:pPr>
        <w:pStyle w:val="ListParagraph"/>
        <w:numPr>
          <w:ilvl w:val="0"/>
          <w:numId w:val="83"/>
        </w:numPr>
        <w:spacing w:after="0" w:line="276" w:lineRule="auto"/>
        <w:jc w:val="both"/>
        <w:rPr>
          <w:rFonts w:cstheme="minorHAnsi"/>
          <w:b/>
          <w:bCs/>
          <w:sz w:val="24"/>
          <w:szCs w:val="24"/>
        </w:rPr>
      </w:pPr>
      <w:r w:rsidRPr="0077547A">
        <w:rPr>
          <w:rFonts w:cstheme="minorHAnsi"/>
          <w:b/>
          <w:bCs/>
          <w:sz w:val="24"/>
          <w:szCs w:val="24"/>
        </w:rPr>
        <w:t>Supplier Sustainability Assessment and Incentive Program</w:t>
      </w:r>
    </w:p>
    <w:p w14:paraId="09C653F7" w14:textId="6AC99987" w:rsidR="00E65A40" w:rsidRPr="0077547A" w:rsidRDefault="00E65A40" w:rsidP="00E65A40">
      <w:pPr>
        <w:spacing w:line="276" w:lineRule="auto"/>
        <w:jc w:val="both"/>
        <w:rPr>
          <w:rFonts w:cstheme="minorHAnsi"/>
          <w:sz w:val="24"/>
          <w:szCs w:val="24"/>
        </w:rPr>
      </w:pPr>
      <w:r w:rsidRPr="0077547A">
        <w:rPr>
          <w:rFonts w:cstheme="minorHAnsi"/>
          <w:sz w:val="24"/>
          <w:szCs w:val="24"/>
        </w:rPr>
        <w:lastRenderedPageBreak/>
        <w:t xml:space="preserve">Each supplier undergoes an </w:t>
      </w:r>
      <w:r w:rsidRPr="0077547A">
        <w:rPr>
          <w:rFonts w:cstheme="minorHAnsi"/>
          <w:b/>
          <w:bCs/>
          <w:sz w:val="24"/>
          <w:szCs w:val="24"/>
        </w:rPr>
        <w:t xml:space="preserve">Annual Sustainability </w:t>
      </w:r>
      <w:r w:rsidR="00E8003B" w:rsidRPr="0077547A">
        <w:rPr>
          <w:rFonts w:cstheme="minorHAnsi"/>
          <w:b/>
          <w:bCs/>
          <w:sz w:val="24"/>
          <w:szCs w:val="24"/>
        </w:rPr>
        <w:t>Self-</w:t>
      </w:r>
      <w:r w:rsidRPr="0077547A">
        <w:rPr>
          <w:rFonts w:cstheme="minorHAnsi"/>
          <w:b/>
          <w:bCs/>
          <w:sz w:val="24"/>
          <w:szCs w:val="24"/>
        </w:rPr>
        <w:t>Assessment</w:t>
      </w:r>
      <w:r w:rsidRPr="0077547A">
        <w:rPr>
          <w:rFonts w:cstheme="minorHAnsi"/>
          <w:sz w:val="24"/>
          <w:szCs w:val="24"/>
        </w:rPr>
        <w:t xml:space="preserve"> that evaluates performance across key ESG categories:</w:t>
      </w:r>
    </w:p>
    <w:p w14:paraId="188FE181" w14:textId="77777777" w:rsidR="00E65A40" w:rsidRPr="0077547A" w:rsidRDefault="00E65A40" w:rsidP="00ED1847">
      <w:pPr>
        <w:numPr>
          <w:ilvl w:val="0"/>
          <w:numId w:val="74"/>
        </w:numPr>
        <w:spacing w:after="0" w:line="276" w:lineRule="auto"/>
        <w:jc w:val="both"/>
        <w:rPr>
          <w:rFonts w:cstheme="minorHAnsi"/>
          <w:sz w:val="24"/>
          <w:szCs w:val="24"/>
        </w:rPr>
      </w:pPr>
      <w:r w:rsidRPr="0077547A">
        <w:rPr>
          <w:rFonts w:cstheme="minorHAnsi"/>
          <w:sz w:val="24"/>
          <w:szCs w:val="24"/>
        </w:rPr>
        <w:t>Carbon footprint and GHG reduction</w:t>
      </w:r>
    </w:p>
    <w:p w14:paraId="62CAE33C" w14:textId="77777777" w:rsidR="00E65A40" w:rsidRPr="0077547A" w:rsidRDefault="00E65A40" w:rsidP="00ED1847">
      <w:pPr>
        <w:numPr>
          <w:ilvl w:val="0"/>
          <w:numId w:val="74"/>
        </w:numPr>
        <w:spacing w:after="0" w:line="276" w:lineRule="auto"/>
        <w:jc w:val="both"/>
        <w:rPr>
          <w:rFonts w:cstheme="minorHAnsi"/>
          <w:sz w:val="24"/>
          <w:szCs w:val="24"/>
        </w:rPr>
      </w:pPr>
      <w:r w:rsidRPr="0077547A">
        <w:rPr>
          <w:rFonts w:cstheme="minorHAnsi"/>
          <w:sz w:val="24"/>
          <w:szCs w:val="24"/>
        </w:rPr>
        <w:t>Energy and water efficiency</w:t>
      </w:r>
    </w:p>
    <w:p w14:paraId="1C7C58AE" w14:textId="77777777" w:rsidR="00E65A40" w:rsidRPr="0077547A" w:rsidRDefault="00E65A40" w:rsidP="00ED1847">
      <w:pPr>
        <w:numPr>
          <w:ilvl w:val="0"/>
          <w:numId w:val="74"/>
        </w:numPr>
        <w:spacing w:after="0" w:line="276" w:lineRule="auto"/>
        <w:jc w:val="both"/>
        <w:rPr>
          <w:rFonts w:cstheme="minorHAnsi"/>
          <w:sz w:val="24"/>
          <w:szCs w:val="24"/>
        </w:rPr>
      </w:pPr>
      <w:r w:rsidRPr="0077547A">
        <w:rPr>
          <w:rFonts w:cstheme="minorHAnsi"/>
          <w:sz w:val="24"/>
          <w:szCs w:val="24"/>
        </w:rPr>
        <w:t>Ethical sourcing and traceability</w:t>
      </w:r>
    </w:p>
    <w:p w14:paraId="6962C38E" w14:textId="4A577274" w:rsidR="00E65A40" w:rsidRPr="0077547A" w:rsidRDefault="00E65A40" w:rsidP="00ED1847">
      <w:pPr>
        <w:numPr>
          <w:ilvl w:val="0"/>
          <w:numId w:val="74"/>
        </w:numPr>
        <w:spacing w:after="0" w:line="276" w:lineRule="auto"/>
        <w:jc w:val="both"/>
        <w:rPr>
          <w:rFonts w:cstheme="minorHAnsi"/>
          <w:sz w:val="24"/>
          <w:szCs w:val="24"/>
        </w:rPr>
      </w:pPr>
      <w:r w:rsidRPr="0077547A">
        <w:rPr>
          <w:rFonts w:cstheme="minorHAnsi"/>
          <w:sz w:val="24"/>
          <w:szCs w:val="24"/>
        </w:rPr>
        <w:t>Worker health, safety</w:t>
      </w:r>
      <w:r w:rsidR="00984F7C"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fair treatment</w:t>
      </w:r>
    </w:p>
    <w:p w14:paraId="0CF50F35" w14:textId="4A4AF171" w:rsidR="00E65A40" w:rsidRPr="0077547A" w:rsidRDefault="00E65A40" w:rsidP="33CEAB00">
      <w:pPr>
        <w:spacing w:line="276" w:lineRule="auto"/>
        <w:jc w:val="both"/>
        <w:rPr>
          <w:rFonts w:cstheme="minorBidi"/>
          <w:sz w:val="24"/>
          <w:szCs w:val="24"/>
        </w:rPr>
      </w:pPr>
      <w:r w:rsidRPr="0077547A">
        <w:rPr>
          <w:rFonts w:cstheme="minorBidi"/>
          <w:b/>
          <w:bCs/>
          <w:sz w:val="24"/>
          <w:szCs w:val="24"/>
        </w:rPr>
        <w:t xml:space="preserve">Top-performing suppliers </w:t>
      </w:r>
      <w:r w:rsidR="00E8003B" w:rsidRPr="0077547A">
        <w:rPr>
          <w:rFonts w:cstheme="minorBidi"/>
          <w:b/>
          <w:bCs/>
          <w:sz w:val="24"/>
          <w:szCs w:val="24"/>
        </w:rPr>
        <w:t xml:space="preserve">in the supplier on-site audit and </w:t>
      </w:r>
      <w:r w:rsidR="002C3C9D" w:rsidRPr="0077547A">
        <w:rPr>
          <w:rFonts w:cstheme="minorBidi"/>
          <w:b/>
          <w:bCs/>
          <w:sz w:val="24"/>
          <w:szCs w:val="24"/>
        </w:rPr>
        <w:t>self-assessment</w:t>
      </w:r>
      <w:r w:rsidR="00E8003B" w:rsidRPr="0077547A">
        <w:rPr>
          <w:rFonts w:cstheme="minorBidi"/>
          <w:b/>
          <w:bCs/>
          <w:sz w:val="24"/>
          <w:szCs w:val="24"/>
        </w:rPr>
        <w:t xml:space="preserve"> may </w:t>
      </w:r>
      <w:r w:rsidRPr="0077547A">
        <w:rPr>
          <w:rFonts w:cstheme="minorBidi"/>
          <w:b/>
          <w:bCs/>
          <w:sz w:val="24"/>
          <w:szCs w:val="24"/>
        </w:rPr>
        <w:t>receive</w:t>
      </w:r>
      <w:r w:rsidRPr="0077547A">
        <w:rPr>
          <w:rFonts w:cstheme="minorBidi"/>
          <w:sz w:val="24"/>
          <w:szCs w:val="24"/>
        </w:rPr>
        <w:t>:</w:t>
      </w:r>
    </w:p>
    <w:p w14:paraId="305517F5" w14:textId="77777777" w:rsidR="00E65A40" w:rsidRPr="0077547A" w:rsidRDefault="00E65A40" w:rsidP="00ED1847">
      <w:pPr>
        <w:numPr>
          <w:ilvl w:val="0"/>
          <w:numId w:val="75"/>
        </w:numPr>
        <w:spacing w:after="0" w:line="276" w:lineRule="auto"/>
        <w:jc w:val="both"/>
        <w:rPr>
          <w:rFonts w:cstheme="minorHAnsi"/>
          <w:sz w:val="24"/>
          <w:szCs w:val="24"/>
        </w:rPr>
      </w:pPr>
      <w:r w:rsidRPr="0077547A">
        <w:rPr>
          <w:rFonts w:cstheme="minorHAnsi"/>
          <w:b/>
          <w:bCs/>
          <w:sz w:val="24"/>
          <w:szCs w:val="24"/>
        </w:rPr>
        <w:t>Sustainability Awards</w:t>
      </w:r>
      <w:r w:rsidRPr="0077547A">
        <w:rPr>
          <w:rFonts w:cstheme="minorHAnsi"/>
          <w:sz w:val="24"/>
          <w:szCs w:val="24"/>
        </w:rPr>
        <w:t xml:space="preserve"> (e.g., “Best Sustainable Supplier of the Year”)</w:t>
      </w:r>
    </w:p>
    <w:p w14:paraId="4B84D238" w14:textId="77777777" w:rsidR="00E65A40" w:rsidRPr="0077547A" w:rsidRDefault="00E65A40" w:rsidP="00ED1847">
      <w:pPr>
        <w:numPr>
          <w:ilvl w:val="0"/>
          <w:numId w:val="75"/>
        </w:numPr>
        <w:spacing w:after="0" w:line="276" w:lineRule="auto"/>
        <w:jc w:val="both"/>
        <w:rPr>
          <w:rFonts w:cstheme="minorHAnsi"/>
          <w:sz w:val="24"/>
          <w:szCs w:val="24"/>
        </w:rPr>
      </w:pPr>
      <w:r w:rsidRPr="0077547A">
        <w:rPr>
          <w:rFonts w:cstheme="minorHAnsi"/>
          <w:b/>
          <w:bCs/>
          <w:sz w:val="24"/>
          <w:szCs w:val="24"/>
        </w:rPr>
        <w:t>Certificates of ESG Excellence</w:t>
      </w:r>
    </w:p>
    <w:p w14:paraId="41817B5F" w14:textId="77777777" w:rsidR="00E65A40" w:rsidRPr="0077547A" w:rsidRDefault="00E65A40" w:rsidP="00ED1847">
      <w:pPr>
        <w:numPr>
          <w:ilvl w:val="0"/>
          <w:numId w:val="75"/>
        </w:numPr>
        <w:spacing w:after="0" w:line="276" w:lineRule="auto"/>
        <w:jc w:val="both"/>
        <w:rPr>
          <w:rFonts w:cstheme="minorHAnsi"/>
          <w:sz w:val="24"/>
          <w:szCs w:val="24"/>
        </w:rPr>
      </w:pPr>
      <w:r w:rsidRPr="0077547A">
        <w:rPr>
          <w:rFonts w:cstheme="minorHAnsi"/>
          <w:b/>
          <w:bCs/>
          <w:sz w:val="24"/>
          <w:szCs w:val="24"/>
        </w:rPr>
        <w:t>Financial incentives</w:t>
      </w:r>
      <w:r w:rsidRPr="0077547A">
        <w:rPr>
          <w:rFonts w:cstheme="minorHAnsi"/>
          <w:sz w:val="24"/>
          <w:szCs w:val="24"/>
        </w:rPr>
        <w:t>, preferential contract renewals, or volume increases</w:t>
      </w:r>
    </w:p>
    <w:p w14:paraId="1F66BADD" w14:textId="77777777" w:rsidR="00E65A40" w:rsidRPr="0077547A" w:rsidRDefault="41CD86C7" w:rsidP="26E94102">
      <w:pPr>
        <w:numPr>
          <w:ilvl w:val="0"/>
          <w:numId w:val="75"/>
        </w:numPr>
        <w:spacing w:after="0" w:line="276" w:lineRule="auto"/>
        <w:jc w:val="both"/>
        <w:rPr>
          <w:rFonts w:cstheme="minorBidi"/>
          <w:sz w:val="24"/>
          <w:szCs w:val="24"/>
        </w:rPr>
      </w:pPr>
      <w:r w:rsidRPr="0077547A">
        <w:rPr>
          <w:rFonts w:cstheme="minorBidi"/>
          <w:sz w:val="24"/>
          <w:szCs w:val="24"/>
        </w:rPr>
        <w:t>Public recognition in sustainability reports.</w:t>
      </w:r>
    </w:p>
    <w:p w14:paraId="5E88A319" w14:textId="5BDEC25F" w:rsidR="26E94102" w:rsidRPr="0077547A" w:rsidRDefault="26E94102" w:rsidP="26E94102">
      <w:pPr>
        <w:spacing w:after="0" w:line="276" w:lineRule="auto"/>
        <w:ind w:left="720"/>
        <w:jc w:val="both"/>
        <w:rPr>
          <w:rFonts w:cstheme="minorBidi"/>
          <w:sz w:val="24"/>
          <w:szCs w:val="24"/>
        </w:rPr>
      </w:pPr>
    </w:p>
    <w:p w14:paraId="50CF89F8" w14:textId="22CEAB19" w:rsidR="00E65A40" w:rsidRPr="0077547A" w:rsidRDefault="00E65A40" w:rsidP="00ED1847">
      <w:pPr>
        <w:numPr>
          <w:ilvl w:val="0"/>
          <w:numId w:val="83"/>
        </w:numPr>
        <w:spacing w:after="0" w:line="276" w:lineRule="auto"/>
        <w:jc w:val="both"/>
        <w:rPr>
          <w:rFonts w:cstheme="minorBidi"/>
          <w:b/>
          <w:bCs/>
          <w:sz w:val="24"/>
          <w:szCs w:val="24"/>
        </w:rPr>
      </w:pPr>
      <w:r w:rsidRPr="0077547A">
        <w:rPr>
          <w:rFonts w:cstheme="minorBidi"/>
          <w:b/>
          <w:bCs/>
          <w:sz w:val="24"/>
          <w:szCs w:val="24"/>
        </w:rPr>
        <w:t>Supplier Grievance Mechanism</w:t>
      </w:r>
    </w:p>
    <w:p w14:paraId="44ECDB84" w14:textId="528BEB27" w:rsidR="00E65A40" w:rsidRPr="0077547A" w:rsidRDefault="003429AA" w:rsidP="00E65A40">
      <w:pPr>
        <w:spacing w:line="276" w:lineRule="auto"/>
        <w:jc w:val="both"/>
        <w:rPr>
          <w:rFonts w:cstheme="minorHAnsi"/>
          <w:sz w:val="24"/>
          <w:szCs w:val="24"/>
        </w:rPr>
      </w:pPr>
      <w:r w:rsidRPr="0077547A">
        <w:rPr>
          <w:rFonts w:cstheme="minorHAnsi"/>
          <w:sz w:val="24"/>
          <w:szCs w:val="24"/>
        </w:rPr>
        <w:t>Naxpar Pharma Pvt. Ltd</w:t>
      </w:r>
      <w:r w:rsidR="00E65A40" w:rsidRPr="0077547A">
        <w:rPr>
          <w:rFonts w:cstheme="minorHAnsi"/>
          <w:sz w:val="24"/>
          <w:szCs w:val="24"/>
        </w:rPr>
        <w:t>. maintains a formal grievance mechanism that allows suppliers and subcontractors to raise concerns or complaints related but not limited to:</w:t>
      </w:r>
    </w:p>
    <w:p w14:paraId="4DAE2A6C" w14:textId="77777777" w:rsidR="00E65A40" w:rsidRPr="0077547A" w:rsidRDefault="00E65A40" w:rsidP="00ED1847">
      <w:pPr>
        <w:numPr>
          <w:ilvl w:val="0"/>
          <w:numId w:val="80"/>
        </w:numPr>
        <w:spacing w:after="0" w:line="276" w:lineRule="auto"/>
        <w:jc w:val="both"/>
        <w:rPr>
          <w:rFonts w:cstheme="minorHAnsi"/>
          <w:sz w:val="24"/>
          <w:szCs w:val="24"/>
        </w:rPr>
      </w:pPr>
      <w:r w:rsidRPr="0077547A">
        <w:rPr>
          <w:rFonts w:cstheme="minorHAnsi"/>
          <w:sz w:val="24"/>
          <w:szCs w:val="24"/>
        </w:rPr>
        <w:t>Unfair treatment or contract disputes</w:t>
      </w:r>
    </w:p>
    <w:p w14:paraId="2D9E5869" w14:textId="77777777" w:rsidR="00E65A40" w:rsidRPr="0077547A" w:rsidRDefault="00E65A40" w:rsidP="00ED1847">
      <w:pPr>
        <w:numPr>
          <w:ilvl w:val="0"/>
          <w:numId w:val="80"/>
        </w:numPr>
        <w:spacing w:after="0" w:line="276" w:lineRule="auto"/>
        <w:jc w:val="both"/>
        <w:rPr>
          <w:rFonts w:cstheme="minorHAnsi"/>
          <w:sz w:val="24"/>
          <w:szCs w:val="24"/>
        </w:rPr>
      </w:pPr>
      <w:r w:rsidRPr="0077547A">
        <w:rPr>
          <w:rFonts w:cstheme="minorHAnsi"/>
          <w:sz w:val="24"/>
          <w:szCs w:val="24"/>
        </w:rPr>
        <w:t>Labor rights violations</w:t>
      </w:r>
    </w:p>
    <w:p w14:paraId="2EB2928E" w14:textId="77777777" w:rsidR="00E65A40" w:rsidRPr="0077547A" w:rsidRDefault="00E65A40" w:rsidP="00ED1847">
      <w:pPr>
        <w:numPr>
          <w:ilvl w:val="0"/>
          <w:numId w:val="80"/>
        </w:numPr>
        <w:spacing w:after="0" w:line="276" w:lineRule="auto"/>
        <w:jc w:val="both"/>
        <w:rPr>
          <w:rFonts w:cstheme="minorHAnsi"/>
          <w:sz w:val="24"/>
          <w:szCs w:val="24"/>
        </w:rPr>
      </w:pPr>
      <w:r w:rsidRPr="0077547A">
        <w:rPr>
          <w:rFonts w:cstheme="minorHAnsi"/>
          <w:sz w:val="24"/>
          <w:szCs w:val="24"/>
        </w:rPr>
        <w:t>Environmental or safety concerns</w:t>
      </w:r>
    </w:p>
    <w:p w14:paraId="13AD2655" w14:textId="77777777" w:rsidR="00E65A40" w:rsidRPr="0077547A" w:rsidRDefault="00E65A40" w:rsidP="00ED1847">
      <w:pPr>
        <w:numPr>
          <w:ilvl w:val="0"/>
          <w:numId w:val="80"/>
        </w:numPr>
        <w:spacing w:after="0" w:line="276" w:lineRule="auto"/>
        <w:jc w:val="both"/>
        <w:rPr>
          <w:rFonts w:cstheme="minorHAnsi"/>
          <w:sz w:val="24"/>
          <w:szCs w:val="24"/>
        </w:rPr>
      </w:pPr>
      <w:r w:rsidRPr="0077547A">
        <w:rPr>
          <w:rFonts w:cstheme="minorHAnsi"/>
          <w:sz w:val="24"/>
          <w:szCs w:val="24"/>
        </w:rPr>
        <w:t>Business ethics, bribery, or corruption</w:t>
      </w:r>
    </w:p>
    <w:p w14:paraId="74A44F10" w14:textId="77777777" w:rsidR="00E65A40" w:rsidRPr="0077547A" w:rsidRDefault="00E65A40" w:rsidP="00ED1847">
      <w:pPr>
        <w:numPr>
          <w:ilvl w:val="0"/>
          <w:numId w:val="80"/>
        </w:numPr>
        <w:spacing w:after="120" w:line="276" w:lineRule="auto"/>
        <w:ind w:left="714" w:hanging="357"/>
        <w:jc w:val="both"/>
        <w:rPr>
          <w:rFonts w:cstheme="minorHAnsi"/>
          <w:sz w:val="24"/>
          <w:szCs w:val="24"/>
        </w:rPr>
      </w:pPr>
      <w:r w:rsidRPr="0077547A">
        <w:rPr>
          <w:rFonts w:cstheme="minorHAnsi"/>
          <w:sz w:val="24"/>
          <w:szCs w:val="24"/>
        </w:rPr>
        <w:t>Discrimination or retaliation in procurement practices</w:t>
      </w:r>
    </w:p>
    <w:p w14:paraId="4B7CB363" w14:textId="77777777" w:rsidR="003429AA" w:rsidRPr="0077547A" w:rsidRDefault="00E65A40" w:rsidP="00E65A40">
      <w:pPr>
        <w:spacing w:line="276" w:lineRule="auto"/>
        <w:jc w:val="both"/>
        <w:rPr>
          <w:rFonts w:cstheme="minorHAnsi"/>
          <w:sz w:val="24"/>
          <w:szCs w:val="24"/>
        </w:rPr>
      </w:pPr>
      <w:r w:rsidRPr="0077547A">
        <w:rPr>
          <w:rFonts w:cstheme="minorHAnsi"/>
          <w:b/>
          <w:bCs/>
          <w:sz w:val="24"/>
          <w:szCs w:val="24"/>
        </w:rPr>
        <w:t>Submission Channels</w:t>
      </w:r>
      <w:r w:rsidRPr="0077547A">
        <w:rPr>
          <w:rFonts w:cstheme="minorHAnsi"/>
          <w:sz w:val="24"/>
          <w:szCs w:val="24"/>
        </w:rPr>
        <w:t>:</w:t>
      </w:r>
    </w:p>
    <w:p w14:paraId="5E79FDE4" w14:textId="305BC40B" w:rsidR="00E65A40" w:rsidRPr="0077547A" w:rsidRDefault="00E65A40" w:rsidP="003429AA">
      <w:pPr>
        <w:spacing w:after="0" w:line="276" w:lineRule="auto"/>
        <w:jc w:val="both"/>
        <w:rPr>
          <w:rFonts w:cstheme="minorHAnsi"/>
          <w:sz w:val="24"/>
          <w:szCs w:val="24"/>
        </w:rPr>
      </w:pPr>
      <w:r w:rsidRPr="0077547A">
        <w:rPr>
          <w:rFonts w:cstheme="minorHAnsi"/>
          <w:sz w:val="24"/>
          <w:szCs w:val="24"/>
        </w:rPr>
        <w:t>Suppliers may submit grievances through the following secure and confidential channels:</w:t>
      </w:r>
    </w:p>
    <w:p w14:paraId="090DEF05" w14:textId="52A81B9E" w:rsidR="00E65A40" w:rsidRPr="0077547A" w:rsidRDefault="00E65A40" w:rsidP="00ED1847">
      <w:pPr>
        <w:numPr>
          <w:ilvl w:val="0"/>
          <w:numId w:val="81"/>
        </w:numPr>
        <w:spacing w:after="0" w:line="276" w:lineRule="auto"/>
        <w:jc w:val="both"/>
        <w:rPr>
          <w:rFonts w:cstheme="minorBidi"/>
          <w:color w:val="000000" w:themeColor="text1"/>
          <w:sz w:val="24"/>
          <w:szCs w:val="24"/>
          <w:u w:val="single"/>
        </w:rPr>
      </w:pPr>
      <w:r w:rsidRPr="0077547A">
        <w:rPr>
          <w:rFonts w:cstheme="minorBidi"/>
          <w:sz w:val="24"/>
          <w:szCs w:val="24"/>
        </w:rPr>
        <w:t xml:space="preserve">Designated email: </w:t>
      </w:r>
      <w:r w:rsidR="00A81834" w:rsidRPr="0077547A">
        <w:rPr>
          <w:rFonts w:cstheme="minorBidi"/>
          <w:sz w:val="24"/>
          <w:szCs w:val="24"/>
        </w:rPr>
        <w:t>info@naxparlab.com</w:t>
      </w:r>
    </w:p>
    <w:p w14:paraId="24C3D92B" w14:textId="6B3C6EAF" w:rsidR="00E65A40" w:rsidRPr="0077547A" w:rsidRDefault="00E65A40" w:rsidP="00ED1847">
      <w:pPr>
        <w:numPr>
          <w:ilvl w:val="0"/>
          <w:numId w:val="81"/>
        </w:numPr>
        <w:spacing w:after="0" w:line="276" w:lineRule="auto"/>
        <w:jc w:val="both"/>
        <w:rPr>
          <w:rFonts w:cstheme="minorBidi"/>
          <w:sz w:val="24"/>
          <w:szCs w:val="24"/>
        </w:rPr>
      </w:pPr>
      <w:r w:rsidRPr="0077547A">
        <w:rPr>
          <w:rFonts w:cstheme="minorBidi"/>
          <w:sz w:val="24"/>
          <w:szCs w:val="24"/>
        </w:rPr>
        <w:t xml:space="preserve">Confidential feedback boxes </w:t>
      </w:r>
      <w:r w:rsidR="00D24ED3" w:rsidRPr="0077547A">
        <w:rPr>
          <w:rFonts w:cstheme="minorBidi"/>
          <w:sz w:val="24"/>
          <w:szCs w:val="24"/>
        </w:rPr>
        <w:t>available in</w:t>
      </w:r>
      <w:r w:rsidR="00D86B71" w:rsidRPr="0077547A">
        <w:rPr>
          <w:rFonts w:cstheme="minorBidi"/>
          <w:sz w:val="24"/>
          <w:szCs w:val="24"/>
        </w:rPr>
        <w:t xml:space="preserve"> multiple locations in the plant.</w:t>
      </w:r>
    </w:p>
    <w:p w14:paraId="086F1BAB" w14:textId="77777777" w:rsidR="00E65A40" w:rsidRPr="0077547A" w:rsidRDefault="00E65A40" w:rsidP="003429AA">
      <w:pPr>
        <w:spacing w:after="0" w:line="276" w:lineRule="auto"/>
        <w:jc w:val="both"/>
        <w:rPr>
          <w:rFonts w:cstheme="minorHAnsi"/>
          <w:sz w:val="24"/>
          <w:szCs w:val="24"/>
        </w:rPr>
      </w:pPr>
      <w:r w:rsidRPr="0077547A">
        <w:rPr>
          <w:rFonts w:cstheme="minorHAnsi"/>
          <w:b/>
          <w:bCs/>
          <w:sz w:val="24"/>
          <w:szCs w:val="24"/>
        </w:rPr>
        <w:t>Handling Procedure</w:t>
      </w:r>
      <w:r w:rsidRPr="0077547A">
        <w:rPr>
          <w:rFonts w:cstheme="minorHAnsi"/>
          <w:sz w:val="24"/>
          <w:szCs w:val="24"/>
        </w:rPr>
        <w:t>:</w:t>
      </w:r>
    </w:p>
    <w:p w14:paraId="747BAE84" w14:textId="17CEB14C" w:rsidR="00E65A40" w:rsidRPr="0077547A" w:rsidRDefault="00E65A40" w:rsidP="00ED1847">
      <w:pPr>
        <w:numPr>
          <w:ilvl w:val="0"/>
          <w:numId w:val="82"/>
        </w:numPr>
        <w:spacing w:after="0" w:line="276" w:lineRule="auto"/>
        <w:jc w:val="both"/>
        <w:rPr>
          <w:rFonts w:cstheme="minorBidi"/>
          <w:sz w:val="24"/>
          <w:szCs w:val="24"/>
        </w:rPr>
      </w:pPr>
      <w:r w:rsidRPr="0077547A">
        <w:rPr>
          <w:rFonts w:cstheme="minorBidi"/>
          <w:sz w:val="24"/>
          <w:szCs w:val="24"/>
        </w:rPr>
        <w:t xml:space="preserve">An initial assessment is conducted within </w:t>
      </w:r>
      <w:r w:rsidRPr="0077547A">
        <w:rPr>
          <w:rFonts w:cstheme="minorBidi"/>
          <w:b/>
          <w:bCs/>
          <w:sz w:val="24"/>
          <w:szCs w:val="24"/>
        </w:rPr>
        <w:t>7 days</w:t>
      </w:r>
      <w:r w:rsidR="00984F7C" w:rsidRPr="0077547A">
        <w:rPr>
          <w:rFonts w:cstheme="minorBidi"/>
          <w:b/>
          <w:bCs/>
          <w:sz w:val="24"/>
          <w:szCs w:val="24"/>
        </w:rPr>
        <w:t xml:space="preserve"> </w:t>
      </w:r>
      <w:r w:rsidR="006935F7" w:rsidRPr="0077547A">
        <w:rPr>
          <w:rFonts w:cstheme="minorBidi"/>
          <w:sz w:val="24"/>
          <w:szCs w:val="24"/>
        </w:rPr>
        <w:t>and</w:t>
      </w:r>
      <w:r w:rsidRPr="0077547A">
        <w:rPr>
          <w:rFonts w:cstheme="minorBidi"/>
          <w:sz w:val="24"/>
          <w:szCs w:val="24"/>
        </w:rPr>
        <w:t xml:space="preserve"> full resolution (including investigation or mediation) is targeted within </w:t>
      </w:r>
      <w:r w:rsidRPr="0077547A">
        <w:rPr>
          <w:rFonts w:cstheme="minorBidi"/>
          <w:b/>
          <w:bCs/>
          <w:sz w:val="24"/>
          <w:szCs w:val="24"/>
        </w:rPr>
        <w:t>30 days</w:t>
      </w:r>
      <w:r w:rsidRPr="0077547A">
        <w:rPr>
          <w:rFonts w:cstheme="minorBidi"/>
          <w:sz w:val="24"/>
          <w:szCs w:val="24"/>
        </w:rPr>
        <w:t>.</w:t>
      </w:r>
    </w:p>
    <w:p w14:paraId="47E300ED" w14:textId="77777777" w:rsidR="00E65A40" w:rsidRPr="0077547A" w:rsidRDefault="00E65A40" w:rsidP="00ED1847">
      <w:pPr>
        <w:numPr>
          <w:ilvl w:val="0"/>
          <w:numId w:val="82"/>
        </w:numPr>
        <w:spacing w:after="0" w:line="276" w:lineRule="auto"/>
        <w:jc w:val="both"/>
        <w:rPr>
          <w:rFonts w:cstheme="minorHAnsi"/>
          <w:sz w:val="24"/>
          <w:szCs w:val="24"/>
        </w:rPr>
      </w:pPr>
      <w:r w:rsidRPr="0077547A">
        <w:rPr>
          <w:rFonts w:cstheme="minorHAnsi"/>
          <w:sz w:val="24"/>
          <w:szCs w:val="24"/>
        </w:rPr>
        <w:t>Serious issues are escalated to the senior management and may involve third-party review.</w:t>
      </w:r>
    </w:p>
    <w:p w14:paraId="1736249A" w14:textId="6FA562DF" w:rsidR="003429AA" w:rsidRPr="0077547A" w:rsidRDefault="00E65A40" w:rsidP="00ED1847">
      <w:pPr>
        <w:numPr>
          <w:ilvl w:val="0"/>
          <w:numId w:val="82"/>
        </w:numPr>
        <w:spacing w:line="276" w:lineRule="auto"/>
        <w:ind w:left="714" w:hanging="357"/>
        <w:jc w:val="both"/>
        <w:rPr>
          <w:rFonts w:cstheme="minorBidi"/>
          <w:sz w:val="24"/>
          <w:szCs w:val="24"/>
        </w:rPr>
      </w:pPr>
      <w:r w:rsidRPr="0077547A">
        <w:rPr>
          <w:rFonts w:cstheme="minorBidi"/>
          <w:b/>
          <w:bCs/>
          <w:sz w:val="24"/>
          <w:szCs w:val="24"/>
        </w:rPr>
        <w:t>Non-Retaliation Commitment</w:t>
      </w:r>
      <w:r w:rsidRPr="0077547A">
        <w:rPr>
          <w:rFonts w:cstheme="minorBidi"/>
          <w:sz w:val="24"/>
          <w:szCs w:val="24"/>
        </w:rPr>
        <w:t>:</w:t>
      </w:r>
    </w:p>
    <w:p w14:paraId="692B09E2" w14:textId="6BA100E6" w:rsidR="00E65A40" w:rsidRPr="0077547A" w:rsidRDefault="003429AA" w:rsidP="00E65A40">
      <w:pPr>
        <w:spacing w:line="276" w:lineRule="auto"/>
        <w:jc w:val="both"/>
        <w:rPr>
          <w:rFonts w:cstheme="minorHAnsi"/>
          <w:sz w:val="24"/>
          <w:szCs w:val="24"/>
        </w:rPr>
      </w:pPr>
      <w:r w:rsidRPr="0077547A">
        <w:rPr>
          <w:rFonts w:cstheme="minorHAnsi"/>
          <w:sz w:val="24"/>
          <w:szCs w:val="24"/>
        </w:rPr>
        <w:t>Naxpar Pharma Pvt. Ltd</w:t>
      </w:r>
      <w:r w:rsidR="00E65A40" w:rsidRPr="0077547A">
        <w:rPr>
          <w:rFonts w:cstheme="minorHAnsi"/>
          <w:sz w:val="24"/>
          <w:szCs w:val="24"/>
        </w:rPr>
        <w:t>. guarantees that no supplier will face retaliation or reduced business opportunities for raising a grievance in good faith.</w:t>
      </w:r>
    </w:p>
    <w:p w14:paraId="7CDD3A6F" w14:textId="77777777" w:rsidR="00D822E8" w:rsidRPr="0077547A" w:rsidRDefault="00D822E8" w:rsidP="00D822E8">
      <w:pPr>
        <w:spacing w:line="276" w:lineRule="auto"/>
        <w:jc w:val="both"/>
        <w:rPr>
          <w:rFonts w:cstheme="minorHAnsi"/>
          <w:b/>
          <w:bCs/>
          <w:sz w:val="24"/>
          <w:szCs w:val="24"/>
        </w:rPr>
      </w:pPr>
      <w:r w:rsidRPr="0077547A">
        <w:rPr>
          <w:rFonts w:cstheme="minorHAnsi"/>
          <w:b/>
          <w:bCs/>
          <w:sz w:val="24"/>
          <w:szCs w:val="24"/>
        </w:rPr>
        <w:t>Responsibilities</w:t>
      </w:r>
    </w:p>
    <w:p w14:paraId="4E17BF9E" w14:textId="6F746C53" w:rsidR="00D822E8" w:rsidRPr="0077547A" w:rsidRDefault="00D822E8" w:rsidP="00ED1847">
      <w:pPr>
        <w:numPr>
          <w:ilvl w:val="0"/>
          <w:numId w:val="68"/>
        </w:numPr>
        <w:spacing w:after="0" w:line="276" w:lineRule="auto"/>
        <w:jc w:val="both"/>
        <w:rPr>
          <w:rFonts w:cstheme="minorHAnsi"/>
          <w:sz w:val="24"/>
          <w:szCs w:val="24"/>
        </w:rPr>
      </w:pPr>
      <w:r w:rsidRPr="0077547A">
        <w:rPr>
          <w:rFonts w:cstheme="minorHAnsi"/>
          <w:b/>
          <w:bCs/>
          <w:sz w:val="24"/>
          <w:szCs w:val="24"/>
        </w:rPr>
        <w:t>Procurement Team</w:t>
      </w:r>
      <w:r w:rsidRPr="0077547A">
        <w:rPr>
          <w:rFonts w:cstheme="minorHAnsi"/>
          <w:sz w:val="24"/>
          <w:szCs w:val="24"/>
        </w:rPr>
        <w:t>: Screens and selects suppliers, embeds sustainability clauses into contracts</w:t>
      </w:r>
      <w:r w:rsidR="00984F7C"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ensures documentation and review.</w:t>
      </w:r>
    </w:p>
    <w:p w14:paraId="001EDDA7" w14:textId="77777777" w:rsidR="00D822E8" w:rsidRPr="0077547A" w:rsidRDefault="00D822E8" w:rsidP="00ED1847">
      <w:pPr>
        <w:numPr>
          <w:ilvl w:val="0"/>
          <w:numId w:val="68"/>
        </w:numPr>
        <w:spacing w:after="0" w:line="276" w:lineRule="auto"/>
        <w:jc w:val="both"/>
        <w:rPr>
          <w:rFonts w:cstheme="minorHAnsi"/>
          <w:sz w:val="24"/>
          <w:szCs w:val="24"/>
        </w:rPr>
      </w:pPr>
      <w:r w:rsidRPr="0077547A">
        <w:rPr>
          <w:rFonts w:cstheme="minorHAnsi"/>
          <w:b/>
          <w:bCs/>
          <w:sz w:val="24"/>
          <w:szCs w:val="24"/>
        </w:rPr>
        <w:lastRenderedPageBreak/>
        <w:t>EHS Team</w:t>
      </w:r>
      <w:r w:rsidRPr="0077547A">
        <w:rPr>
          <w:rFonts w:cstheme="minorHAnsi"/>
          <w:sz w:val="24"/>
          <w:szCs w:val="24"/>
        </w:rPr>
        <w:t>: Evaluates environmental and social performance; leads capacity-building and engagement programs.</w:t>
      </w:r>
    </w:p>
    <w:p w14:paraId="1A779462" w14:textId="606CA370" w:rsidR="00654EDD" w:rsidRPr="0077547A" w:rsidRDefault="00D822E8" w:rsidP="00ED1847">
      <w:pPr>
        <w:numPr>
          <w:ilvl w:val="0"/>
          <w:numId w:val="68"/>
        </w:numPr>
        <w:spacing w:after="0" w:line="276" w:lineRule="auto"/>
        <w:jc w:val="both"/>
        <w:rPr>
          <w:rFonts w:cstheme="minorHAnsi"/>
          <w:sz w:val="24"/>
          <w:szCs w:val="24"/>
        </w:rPr>
      </w:pPr>
      <w:r w:rsidRPr="0077547A">
        <w:rPr>
          <w:rFonts w:cstheme="minorHAnsi"/>
          <w:b/>
          <w:bCs/>
          <w:sz w:val="24"/>
          <w:szCs w:val="24"/>
        </w:rPr>
        <w:t>Compliance Team</w:t>
      </w:r>
      <w:r w:rsidRPr="0077547A">
        <w:rPr>
          <w:rFonts w:cstheme="minorHAnsi"/>
          <w:sz w:val="24"/>
          <w:szCs w:val="24"/>
        </w:rPr>
        <w:t>: Monitors contractual adherence, oversees audits</w:t>
      </w:r>
      <w:r w:rsidR="00984F7C" w:rsidRPr="0077547A">
        <w:rPr>
          <w:rFonts w:cstheme="minorHAnsi"/>
          <w:sz w:val="24"/>
          <w:szCs w:val="24"/>
        </w:rPr>
        <w:t xml:space="preserve"> </w:t>
      </w:r>
      <w:r w:rsidR="006935F7" w:rsidRPr="0077547A">
        <w:rPr>
          <w:rFonts w:cstheme="minorHAnsi"/>
          <w:sz w:val="24"/>
          <w:szCs w:val="24"/>
        </w:rPr>
        <w:t>and</w:t>
      </w:r>
      <w:r w:rsidRPr="0077547A">
        <w:rPr>
          <w:rFonts w:cstheme="minorHAnsi"/>
          <w:sz w:val="24"/>
          <w:szCs w:val="24"/>
        </w:rPr>
        <w:t xml:space="preserve"> manages corrective action plans.</w:t>
      </w:r>
    </w:p>
    <w:p w14:paraId="0188742F" w14:textId="6475B33C" w:rsidR="00654EDD" w:rsidRDefault="00D822E8" w:rsidP="00E65A40">
      <w:pPr>
        <w:numPr>
          <w:ilvl w:val="0"/>
          <w:numId w:val="68"/>
        </w:numPr>
        <w:spacing w:after="0" w:line="276" w:lineRule="auto"/>
        <w:jc w:val="both"/>
        <w:rPr>
          <w:rFonts w:cstheme="minorHAnsi"/>
          <w:sz w:val="24"/>
          <w:szCs w:val="24"/>
        </w:rPr>
      </w:pPr>
      <w:r w:rsidRPr="0077547A">
        <w:rPr>
          <w:rFonts w:cstheme="minorHAnsi"/>
          <w:b/>
          <w:bCs/>
          <w:sz w:val="24"/>
          <w:szCs w:val="24"/>
        </w:rPr>
        <w:t>Suppliers</w:t>
      </w:r>
      <w:r w:rsidRPr="0077547A">
        <w:rPr>
          <w:rFonts w:cstheme="minorHAnsi"/>
          <w:sz w:val="24"/>
          <w:szCs w:val="24"/>
        </w:rPr>
        <w:t>: Must comply with all contractual sustainability requirements and actively participate in improvement initiatives.</w:t>
      </w:r>
    </w:p>
    <w:p w14:paraId="07F2A6D0" w14:textId="77777777" w:rsidR="0077547A" w:rsidRPr="0077547A" w:rsidRDefault="0077547A" w:rsidP="0077547A">
      <w:pPr>
        <w:spacing w:after="0" w:line="276" w:lineRule="auto"/>
        <w:ind w:left="720"/>
        <w:jc w:val="both"/>
        <w:rPr>
          <w:rFonts w:cstheme="minorHAnsi"/>
          <w:sz w:val="24"/>
          <w:szCs w:val="24"/>
        </w:rPr>
      </w:pPr>
    </w:p>
    <w:p w14:paraId="33270602" w14:textId="78842B92" w:rsidR="00E65A40" w:rsidRPr="0077547A" w:rsidRDefault="00E65A40" w:rsidP="00E65A40">
      <w:pPr>
        <w:spacing w:line="276" w:lineRule="auto"/>
        <w:jc w:val="both"/>
        <w:rPr>
          <w:rFonts w:cstheme="minorHAnsi"/>
          <w:b/>
          <w:bCs/>
          <w:sz w:val="24"/>
          <w:szCs w:val="24"/>
        </w:rPr>
      </w:pPr>
      <w:r w:rsidRPr="0077547A">
        <w:rPr>
          <w:rFonts w:cstheme="minorHAnsi"/>
          <w:b/>
          <w:bCs/>
          <w:sz w:val="24"/>
          <w:szCs w:val="24"/>
        </w:rPr>
        <w:t>Review and Continuous Improvement</w:t>
      </w:r>
    </w:p>
    <w:p w14:paraId="7B1E4B92" w14:textId="6010E86B" w:rsidR="00E65A40" w:rsidRPr="0077547A" w:rsidRDefault="00E65A40" w:rsidP="33CEAB00">
      <w:pPr>
        <w:spacing w:line="276" w:lineRule="auto"/>
        <w:jc w:val="both"/>
        <w:rPr>
          <w:rFonts w:cstheme="minorBidi"/>
          <w:sz w:val="24"/>
          <w:szCs w:val="24"/>
        </w:rPr>
      </w:pPr>
      <w:r w:rsidRPr="0077547A">
        <w:rPr>
          <w:rFonts w:cstheme="minorBidi"/>
          <w:sz w:val="24"/>
          <w:szCs w:val="24"/>
        </w:rPr>
        <w:t xml:space="preserve">This procedure is reviewed </w:t>
      </w:r>
      <w:r w:rsidRPr="0077547A">
        <w:rPr>
          <w:rFonts w:cstheme="minorBidi"/>
          <w:b/>
          <w:bCs/>
          <w:sz w:val="24"/>
          <w:szCs w:val="24"/>
        </w:rPr>
        <w:t>annually</w:t>
      </w:r>
      <w:r w:rsidRPr="0077547A">
        <w:rPr>
          <w:rFonts w:cstheme="minorBidi"/>
          <w:sz w:val="24"/>
          <w:szCs w:val="24"/>
        </w:rPr>
        <w:t xml:space="preserve"> or when required by the </w:t>
      </w:r>
      <w:r w:rsidR="00F61E3A" w:rsidRPr="0077547A">
        <w:rPr>
          <w:rFonts w:cstheme="minorBidi"/>
          <w:sz w:val="24"/>
          <w:szCs w:val="24"/>
        </w:rPr>
        <w:t xml:space="preserve">EHS </w:t>
      </w:r>
      <w:r w:rsidRPr="0077547A">
        <w:rPr>
          <w:rFonts w:cstheme="minorBidi"/>
          <w:sz w:val="24"/>
          <w:szCs w:val="24"/>
        </w:rPr>
        <w:t>officer to ensure:</w:t>
      </w:r>
    </w:p>
    <w:p w14:paraId="54461FDE" w14:textId="77777777" w:rsidR="00E65A40" w:rsidRPr="0077547A" w:rsidRDefault="00E65A40" w:rsidP="00ED1847">
      <w:pPr>
        <w:numPr>
          <w:ilvl w:val="0"/>
          <w:numId w:val="76"/>
        </w:numPr>
        <w:spacing w:after="0" w:line="276" w:lineRule="auto"/>
        <w:jc w:val="both"/>
        <w:rPr>
          <w:rFonts w:cstheme="minorHAnsi"/>
          <w:sz w:val="24"/>
          <w:szCs w:val="24"/>
        </w:rPr>
      </w:pPr>
      <w:r w:rsidRPr="0077547A">
        <w:rPr>
          <w:rFonts w:cstheme="minorHAnsi"/>
          <w:sz w:val="24"/>
          <w:szCs w:val="24"/>
        </w:rPr>
        <w:t>Regulatory updates or buyer requirements</w:t>
      </w:r>
    </w:p>
    <w:p w14:paraId="21415CFE" w14:textId="77777777" w:rsidR="00E65A40" w:rsidRPr="0077547A" w:rsidRDefault="00E65A40" w:rsidP="00ED1847">
      <w:pPr>
        <w:numPr>
          <w:ilvl w:val="0"/>
          <w:numId w:val="76"/>
        </w:numPr>
        <w:spacing w:after="0" w:line="276" w:lineRule="auto"/>
        <w:jc w:val="both"/>
        <w:rPr>
          <w:rFonts w:cstheme="minorHAnsi"/>
          <w:sz w:val="24"/>
          <w:szCs w:val="24"/>
        </w:rPr>
      </w:pPr>
      <w:r w:rsidRPr="0077547A">
        <w:rPr>
          <w:rFonts w:cstheme="minorHAnsi"/>
          <w:sz w:val="24"/>
          <w:szCs w:val="24"/>
        </w:rPr>
        <w:t>Audit findings and performance trends</w:t>
      </w:r>
    </w:p>
    <w:p w14:paraId="639951D7" w14:textId="77777777" w:rsidR="00E65A40" w:rsidRPr="0077547A" w:rsidRDefault="00E65A40" w:rsidP="00ED1847">
      <w:pPr>
        <w:numPr>
          <w:ilvl w:val="0"/>
          <w:numId w:val="76"/>
        </w:numPr>
        <w:spacing w:after="0" w:line="276" w:lineRule="auto"/>
        <w:jc w:val="both"/>
        <w:rPr>
          <w:rFonts w:cstheme="minorHAnsi"/>
          <w:sz w:val="24"/>
          <w:szCs w:val="24"/>
        </w:rPr>
      </w:pPr>
      <w:r w:rsidRPr="0077547A">
        <w:rPr>
          <w:rFonts w:cstheme="minorHAnsi"/>
          <w:sz w:val="24"/>
          <w:szCs w:val="24"/>
        </w:rPr>
        <w:t>Supplier feedback</w:t>
      </w:r>
    </w:p>
    <w:p w14:paraId="48A1729B" w14:textId="6290D655" w:rsidR="00E32001" w:rsidRDefault="014B1B93" w:rsidP="014B1B93">
      <w:pPr>
        <w:spacing w:after="0" w:line="276" w:lineRule="auto"/>
        <w:jc w:val="both"/>
        <w:rPr>
          <w:rFonts w:cstheme="minorBidi"/>
          <w:sz w:val="24"/>
          <w:szCs w:val="24"/>
        </w:rPr>
      </w:pPr>
      <w:r w:rsidRPr="0077547A">
        <w:rPr>
          <w:rFonts w:cstheme="minorBidi"/>
          <w:sz w:val="24"/>
          <w:szCs w:val="24"/>
        </w:rPr>
        <w:t>Regular supplier consultations, surveys</w:t>
      </w:r>
      <w:r w:rsidR="00984F7C"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engagement meetings are conducted to identify improvement opportunities, promote transparency</w:t>
      </w:r>
      <w:r w:rsidR="00984F7C" w:rsidRPr="0077547A">
        <w:rPr>
          <w:rFonts w:cstheme="minorBidi"/>
          <w:sz w:val="24"/>
          <w:szCs w:val="24"/>
        </w:rPr>
        <w:t xml:space="preserve"> </w:t>
      </w:r>
      <w:r w:rsidR="006935F7" w:rsidRPr="0077547A">
        <w:rPr>
          <w:rFonts w:cstheme="minorBidi"/>
          <w:sz w:val="24"/>
          <w:szCs w:val="24"/>
        </w:rPr>
        <w:t>and</w:t>
      </w:r>
      <w:r w:rsidRPr="0077547A">
        <w:rPr>
          <w:rFonts w:cstheme="minorBidi"/>
          <w:sz w:val="24"/>
          <w:szCs w:val="24"/>
        </w:rPr>
        <w:t xml:space="preserve"> foster long-term collaboration.</w:t>
      </w:r>
    </w:p>
    <w:p w14:paraId="3B9D4E1D" w14:textId="77777777" w:rsidR="0077547A" w:rsidRPr="0077547A" w:rsidRDefault="0077547A" w:rsidP="014B1B93">
      <w:pPr>
        <w:spacing w:after="0" w:line="276" w:lineRule="auto"/>
        <w:jc w:val="both"/>
        <w:rPr>
          <w:rFonts w:cstheme="minorBidi"/>
          <w:sz w:val="24"/>
          <w:szCs w:val="24"/>
          <w:lang w:val="en-US"/>
        </w:rPr>
      </w:pPr>
    </w:p>
    <w:p w14:paraId="63B54053" w14:textId="0B923CD4" w:rsidR="003B300A" w:rsidRPr="003B300A" w:rsidRDefault="014B1B93" w:rsidP="003B300A">
      <w:pPr>
        <w:pStyle w:val="Heading2"/>
        <w:rPr>
          <w:u w:val="none"/>
        </w:rPr>
      </w:pPr>
      <w:bookmarkStart w:id="12" w:name="_Toc204780370"/>
      <w:bookmarkStart w:id="13" w:name="_Toc226631046"/>
      <w:bookmarkStart w:id="14" w:name="_Hlk206402609"/>
      <w:bookmarkStart w:id="15" w:name="_Toc233029852"/>
      <w:r>
        <w:rPr>
          <w:u w:val="none"/>
        </w:rPr>
        <w:t>8. Provision of Emergency Equipment</w:t>
      </w:r>
      <w:bookmarkEnd w:id="12"/>
      <w:bookmarkEnd w:id="13"/>
      <w:bookmarkEnd w:id="15"/>
    </w:p>
    <w:p w14:paraId="49DDEC95" w14:textId="27629B3F" w:rsidR="001A2D8B" w:rsidRPr="00E8127C" w:rsidRDefault="001A2D8B" w:rsidP="001A2D8B">
      <w:pPr>
        <w:spacing w:line="276" w:lineRule="auto"/>
        <w:jc w:val="both"/>
        <w:rPr>
          <w:rFonts w:cstheme="minorHAnsi"/>
          <w:b/>
          <w:bCs/>
          <w:sz w:val="24"/>
          <w:szCs w:val="24"/>
        </w:rPr>
      </w:pPr>
      <w:r w:rsidRPr="00E8127C">
        <w:rPr>
          <w:rFonts w:cstheme="minorHAnsi"/>
          <w:b/>
          <w:bCs/>
          <w:sz w:val="24"/>
          <w:szCs w:val="24"/>
        </w:rPr>
        <w:t>Overview</w:t>
      </w:r>
    </w:p>
    <w:p w14:paraId="61C9DE34" w14:textId="697B693F" w:rsidR="001A2D8B" w:rsidRPr="00E8127C" w:rsidRDefault="001A2D8B" w:rsidP="001A2D8B">
      <w:pPr>
        <w:spacing w:line="276" w:lineRule="auto"/>
        <w:jc w:val="both"/>
        <w:rPr>
          <w:rFonts w:cstheme="minorHAnsi"/>
          <w:sz w:val="24"/>
          <w:szCs w:val="24"/>
        </w:rPr>
      </w:pPr>
      <w:r w:rsidRPr="00E8127C">
        <w:rPr>
          <w:rFonts w:cstheme="minorHAnsi"/>
          <w:sz w:val="24"/>
          <w:szCs w:val="24"/>
        </w:rPr>
        <w:t>To define and implement safe and efficient work procedures for all manufacturing and operational activities at Naxpar Pharma Pvt. Ltd., covering formulation/production processes, material handling, quality control, packaging, storage</w:t>
      </w:r>
      <w:r w:rsidR="00984F7C"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dispatch operations.</w:t>
      </w:r>
    </w:p>
    <w:p w14:paraId="185E5513" w14:textId="3A363B5C" w:rsidR="001A2D8B" w:rsidRPr="00E8127C" w:rsidRDefault="001A2D8B" w:rsidP="001A2D8B">
      <w:pPr>
        <w:spacing w:line="276" w:lineRule="auto"/>
        <w:jc w:val="both"/>
        <w:rPr>
          <w:rFonts w:cstheme="minorHAnsi"/>
          <w:b/>
          <w:bCs/>
          <w:sz w:val="24"/>
          <w:szCs w:val="24"/>
        </w:rPr>
      </w:pPr>
      <w:r w:rsidRPr="00E8127C">
        <w:rPr>
          <w:rFonts w:cstheme="minorHAnsi"/>
          <w:b/>
          <w:bCs/>
          <w:sz w:val="24"/>
          <w:szCs w:val="24"/>
        </w:rPr>
        <w:t>Purpose</w:t>
      </w:r>
    </w:p>
    <w:p w14:paraId="75F267C1" w14:textId="09DB3F63" w:rsidR="001A2D8B" w:rsidRPr="00E8127C" w:rsidRDefault="001A2D8B" w:rsidP="001A2D8B">
      <w:pPr>
        <w:spacing w:line="276" w:lineRule="auto"/>
        <w:jc w:val="both"/>
        <w:rPr>
          <w:rFonts w:cstheme="minorHAnsi"/>
          <w:sz w:val="24"/>
          <w:szCs w:val="24"/>
        </w:rPr>
      </w:pPr>
      <w:r w:rsidRPr="00E8127C">
        <w:rPr>
          <w:rFonts w:cstheme="minorHAnsi"/>
          <w:sz w:val="24"/>
          <w:szCs w:val="24"/>
        </w:rPr>
        <w:t>This procedure has been implemented and is applicable to all employees, contractual staff, temporary workers, drivers</w:t>
      </w:r>
      <w:r w:rsidR="00984F7C"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visitors across all operational areas of Naxpar Pharma Pvt. Ltd., including production, processing, warehousing</w:t>
      </w:r>
      <w:r w:rsidR="00984F7C"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logistics.</w:t>
      </w:r>
    </w:p>
    <w:p w14:paraId="6F835D9B" w14:textId="550FE93B" w:rsidR="001A2D8B" w:rsidRPr="00E8127C" w:rsidRDefault="001A2D8B" w:rsidP="001A2D8B">
      <w:pPr>
        <w:spacing w:line="276" w:lineRule="auto"/>
        <w:jc w:val="both"/>
        <w:rPr>
          <w:rFonts w:cstheme="minorHAnsi"/>
          <w:b/>
          <w:bCs/>
          <w:sz w:val="24"/>
          <w:szCs w:val="24"/>
        </w:rPr>
      </w:pPr>
      <w:r w:rsidRPr="00E8127C">
        <w:rPr>
          <w:rFonts w:cstheme="minorHAnsi"/>
          <w:b/>
          <w:bCs/>
          <w:sz w:val="24"/>
          <w:szCs w:val="24"/>
        </w:rPr>
        <w:t>Scope</w:t>
      </w:r>
    </w:p>
    <w:p w14:paraId="50EEE793" w14:textId="4BEBD449" w:rsidR="003B300A" w:rsidRPr="00E8127C" w:rsidRDefault="001A2D8B" w:rsidP="003B300A">
      <w:pPr>
        <w:spacing w:line="276" w:lineRule="auto"/>
        <w:jc w:val="both"/>
        <w:rPr>
          <w:rFonts w:cstheme="minorHAnsi"/>
          <w:sz w:val="24"/>
          <w:szCs w:val="24"/>
        </w:rPr>
      </w:pPr>
      <w:r w:rsidRPr="00E8127C">
        <w:rPr>
          <w:rFonts w:cstheme="minorHAnsi"/>
          <w:sz w:val="24"/>
          <w:szCs w:val="24"/>
        </w:rPr>
        <w:t>Naxpar Pharma Pvt. Ltd. ensures safe and compliant operations through strict adherence to established safety procedures, mandatory use of appropriate PPE</w:t>
      </w:r>
      <w:r w:rsidR="00370A82"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continuous monitoring practices to prevent accidents and maintain a safe working environment</w:t>
      </w:r>
      <w:r w:rsidR="003B300A" w:rsidRPr="00E8127C">
        <w:rPr>
          <w:rFonts w:cstheme="minorHAnsi"/>
          <w:sz w:val="24"/>
          <w:szCs w:val="24"/>
        </w:rPr>
        <w:t>.</w:t>
      </w:r>
    </w:p>
    <w:p w14:paraId="7836C45F" w14:textId="77777777" w:rsidR="003B300A" w:rsidRPr="00E8127C" w:rsidRDefault="003B300A" w:rsidP="003B300A">
      <w:pPr>
        <w:spacing w:line="276" w:lineRule="auto"/>
        <w:jc w:val="both"/>
        <w:rPr>
          <w:rFonts w:cstheme="minorHAnsi"/>
          <w:b/>
          <w:bCs/>
          <w:sz w:val="24"/>
          <w:szCs w:val="24"/>
        </w:rPr>
      </w:pPr>
      <w:r w:rsidRPr="00E8127C">
        <w:rPr>
          <w:rFonts w:cstheme="minorHAnsi"/>
          <w:b/>
          <w:bCs/>
          <w:sz w:val="24"/>
          <w:szCs w:val="24"/>
        </w:rPr>
        <w:t>Emergency Equipment in Place</w:t>
      </w:r>
    </w:p>
    <w:p w14:paraId="681865C6" w14:textId="453D067A" w:rsidR="003B300A" w:rsidRPr="00E8127C" w:rsidRDefault="003B300A" w:rsidP="003B300A">
      <w:pPr>
        <w:spacing w:line="276" w:lineRule="auto"/>
        <w:jc w:val="both"/>
        <w:rPr>
          <w:rFonts w:cstheme="minorHAnsi"/>
          <w:sz w:val="24"/>
          <w:szCs w:val="24"/>
        </w:rPr>
      </w:pPr>
      <w:r w:rsidRPr="00E8127C">
        <w:rPr>
          <w:rFonts w:cstheme="minorHAnsi"/>
          <w:sz w:val="24"/>
          <w:szCs w:val="24"/>
        </w:rPr>
        <w:t xml:space="preserve">The following emergency equipment is already installed and routinely maintained at </w:t>
      </w:r>
      <w:r w:rsidR="001A2D8B" w:rsidRPr="00E8127C">
        <w:rPr>
          <w:rFonts w:cstheme="minorHAnsi"/>
          <w:sz w:val="24"/>
          <w:szCs w:val="24"/>
        </w:rPr>
        <w:t>Naxpar Pharma Pvt. Ltd.</w:t>
      </w:r>
      <w:r w:rsidRPr="00E8127C">
        <w:rPr>
          <w:rFonts w:cstheme="minorHAnsi"/>
          <w:sz w:val="24"/>
          <w:szCs w:val="24"/>
        </w:rPr>
        <w:t>:</w:t>
      </w:r>
    </w:p>
    <w:p w14:paraId="0B05411D" w14:textId="313BC093" w:rsidR="003B300A" w:rsidRPr="00E8127C" w:rsidRDefault="003B300A" w:rsidP="00ED1847">
      <w:pPr>
        <w:numPr>
          <w:ilvl w:val="0"/>
          <w:numId w:val="42"/>
        </w:numPr>
        <w:spacing w:after="0" w:line="276" w:lineRule="auto"/>
        <w:jc w:val="both"/>
        <w:rPr>
          <w:rFonts w:cstheme="minorHAnsi"/>
          <w:sz w:val="24"/>
          <w:szCs w:val="24"/>
        </w:rPr>
      </w:pPr>
      <w:r w:rsidRPr="00E8127C">
        <w:rPr>
          <w:rFonts w:cstheme="minorHAnsi"/>
          <w:b/>
          <w:bCs/>
          <w:sz w:val="24"/>
          <w:szCs w:val="24"/>
        </w:rPr>
        <w:t>Fire Safety Equipment:</w:t>
      </w:r>
      <w:r w:rsidR="001A2D8B" w:rsidRPr="00E8127C">
        <w:rPr>
          <w:rFonts w:cstheme="minorHAnsi"/>
          <w:sz w:val="24"/>
          <w:szCs w:val="24"/>
        </w:rPr>
        <w:t xml:space="preserve"> </w:t>
      </w:r>
      <w:r w:rsidRPr="00E8127C">
        <w:rPr>
          <w:rFonts w:cstheme="minorHAnsi"/>
          <w:sz w:val="24"/>
          <w:szCs w:val="24"/>
        </w:rPr>
        <w:t>ABC and CO₂ fire extinguishers, fire hydrants with hose reels in high-risk zones, fire alarms, smoke detectors, fire blankets</w:t>
      </w:r>
      <w:r w:rsidR="00370A82"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sand buckets.</w:t>
      </w:r>
    </w:p>
    <w:p w14:paraId="639FA364" w14:textId="5C5788E3" w:rsidR="003B300A" w:rsidRPr="00E8127C" w:rsidRDefault="003B300A" w:rsidP="00ED1847">
      <w:pPr>
        <w:numPr>
          <w:ilvl w:val="0"/>
          <w:numId w:val="42"/>
        </w:numPr>
        <w:spacing w:after="0" w:line="276" w:lineRule="auto"/>
        <w:jc w:val="both"/>
        <w:rPr>
          <w:rFonts w:cstheme="minorHAnsi"/>
          <w:sz w:val="24"/>
          <w:szCs w:val="24"/>
        </w:rPr>
      </w:pPr>
      <w:r w:rsidRPr="00E8127C">
        <w:rPr>
          <w:rFonts w:cstheme="minorHAnsi"/>
          <w:b/>
          <w:bCs/>
          <w:sz w:val="24"/>
          <w:szCs w:val="24"/>
        </w:rPr>
        <w:lastRenderedPageBreak/>
        <w:t>First Aid and Medical Response:</w:t>
      </w:r>
      <w:r w:rsidR="001A2D8B" w:rsidRPr="00E8127C">
        <w:rPr>
          <w:rFonts w:cstheme="minorHAnsi"/>
          <w:sz w:val="24"/>
          <w:szCs w:val="24"/>
        </w:rPr>
        <w:t xml:space="preserve"> </w:t>
      </w:r>
      <w:r w:rsidRPr="00E8127C">
        <w:rPr>
          <w:rFonts w:cstheme="minorHAnsi"/>
          <w:sz w:val="24"/>
          <w:szCs w:val="24"/>
        </w:rPr>
        <w:t>Fully stocked first aid kits in all departments (checked monthly), eye wash stations and emergency showers in chemical zones</w:t>
      </w:r>
      <w:r w:rsidR="00370A82"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trained first aiders on each shift.</w:t>
      </w:r>
    </w:p>
    <w:p w14:paraId="7E4C1375" w14:textId="0E3C44D5" w:rsidR="003B300A" w:rsidRPr="00E8127C" w:rsidRDefault="003B300A" w:rsidP="00ED1847">
      <w:pPr>
        <w:numPr>
          <w:ilvl w:val="0"/>
          <w:numId w:val="42"/>
        </w:numPr>
        <w:spacing w:after="0" w:line="276" w:lineRule="auto"/>
        <w:jc w:val="both"/>
        <w:rPr>
          <w:rFonts w:cstheme="minorHAnsi"/>
          <w:sz w:val="24"/>
          <w:szCs w:val="24"/>
        </w:rPr>
      </w:pPr>
      <w:r w:rsidRPr="00E8127C">
        <w:rPr>
          <w:rFonts w:cstheme="minorHAnsi"/>
          <w:b/>
          <w:bCs/>
          <w:sz w:val="24"/>
          <w:szCs w:val="24"/>
        </w:rPr>
        <w:t>Spill Control and Containment:</w:t>
      </w:r>
      <w:r w:rsidR="001A2D8B" w:rsidRPr="00E8127C">
        <w:rPr>
          <w:rFonts w:cstheme="minorHAnsi"/>
          <w:sz w:val="24"/>
          <w:szCs w:val="24"/>
        </w:rPr>
        <w:t xml:space="preserve"> </w:t>
      </w:r>
      <w:r w:rsidRPr="00E8127C">
        <w:rPr>
          <w:rFonts w:cstheme="minorHAnsi"/>
          <w:sz w:val="24"/>
          <w:szCs w:val="24"/>
        </w:rPr>
        <w:t>Chemical spill kits near storage/handling areas and secondary containment for hazardous substances.</w:t>
      </w:r>
    </w:p>
    <w:p w14:paraId="7E736199" w14:textId="252B633A" w:rsidR="003B300A" w:rsidRPr="00E8127C" w:rsidRDefault="003B300A" w:rsidP="00ED1847">
      <w:pPr>
        <w:numPr>
          <w:ilvl w:val="0"/>
          <w:numId w:val="42"/>
        </w:numPr>
        <w:spacing w:line="276" w:lineRule="auto"/>
        <w:ind w:left="714" w:hanging="357"/>
        <w:jc w:val="both"/>
        <w:rPr>
          <w:rFonts w:cstheme="minorHAnsi"/>
          <w:sz w:val="24"/>
          <w:szCs w:val="24"/>
        </w:rPr>
      </w:pPr>
      <w:r w:rsidRPr="00E8127C">
        <w:rPr>
          <w:rFonts w:cstheme="minorHAnsi"/>
          <w:b/>
          <w:bCs/>
          <w:sz w:val="24"/>
          <w:szCs w:val="24"/>
        </w:rPr>
        <w:t>Evacuation &amp; Rescue Equipment:</w:t>
      </w:r>
      <w:r w:rsidR="001A2D8B" w:rsidRPr="00E8127C">
        <w:rPr>
          <w:rFonts w:cstheme="minorHAnsi"/>
          <w:sz w:val="24"/>
          <w:szCs w:val="24"/>
        </w:rPr>
        <w:t xml:space="preserve"> </w:t>
      </w:r>
      <w:r w:rsidRPr="00E8127C">
        <w:rPr>
          <w:rFonts w:cstheme="minorHAnsi"/>
          <w:sz w:val="24"/>
          <w:szCs w:val="24"/>
        </w:rPr>
        <w:t>Emergency torches, clearly marked exits with emergency lighting</w:t>
      </w:r>
      <w:r w:rsidR="00370A82"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a functional PA system tested during drills.</w:t>
      </w:r>
    </w:p>
    <w:p w14:paraId="2B742637" w14:textId="77777777" w:rsidR="003B300A" w:rsidRPr="00E8127C" w:rsidRDefault="003B300A" w:rsidP="003B300A">
      <w:pPr>
        <w:spacing w:line="276" w:lineRule="auto"/>
        <w:jc w:val="both"/>
        <w:rPr>
          <w:rFonts w:cstheme="minorHAnsi"/>
          <w:b/>
          <w:bCs/>
          <w:sz w:val="24"/>
          <w:szCs w:val="24"/>
        </w:rPr>
      </w:pPr>
      <w:r w:rsidRPr="00E8127C">
        <w:rPr>
          <w:rFonts w:cstheme="minorHAnsi"/>
          <w:b/>
          <w:bCs/>
          <w:sz w:val="24"/>
          <w:szCs w:val="24"/>
        </w:rPr>
        <w:t>Procedure</w:t>
      </w:r>
    </w:p>
    <w:p w14:paraId="21EADABB" w14:textId="10A74686" w:rsidR="003B300A" w:rsidRPr="00E8127C" w:rsidRDefault="003B300A" w:rsidP="00ED1847">
      <w:pPr>
        <w:pStyle w:val="ListParagraph"/>
        <w:numPr>
          <w:ilvl w:val="3"/>
          <w:numId w:val="167"/>
        </w:numPr>
        <w:spacing w:after="0" w:line="276" w:lineRule="auto"/>
        <w:ind w:left="426" w:hanging="426"/>
        <w:jc w:val="both"/>
        <w:rPr>
          <w:rFonts w:cstheme="minorHAnsi"/>
          <w:b/>
          <w:bCs/>
          <w:sz w:val="24"/>
          <w:szCs w:val="24"/>
        </w:rPr>
      </w:pPr>
      <w:r w:rsidRPr="00E8127C">
        <w:rPr>
          <w:rFonts w:cstheme="minorHAnsi"/>
          <w:b/>
          <w:bCs/>
          <w:sz w:val="24"/>
          <w:szCs w:val="24"/>
        </w:rPr>
        <w:t>Equipment Mapping and Placement</w:t>
      </w:r>
    </w:p>
    <w:p w14:paraId="49D60E1A" w14:textId="2136D2D0" w:rsidR="003B300A" w:rsidRPr="00E8127C" w:rsidRDefault="003B300A" w:rsidP="00ED1847">
      <w:pPr>
        <w:numPr>
          <w:ilvl w:val="0"/>
          <w:numId w:val="43"/>
        </w:numPr>
        <w:spacing w:after="0" w:line="276" w:lineRule="auto"/>
        <w:jc w:val="both"/>
        <w:rPr>
          <w:rFonts w:cstheme="minorBidi"/>
          <w:sz w:val="24"/>
          <w:szCs w:val="24"/>
        </w:rPr>
      </w:pPr>
      <w:r w:rsidRPr="00E8127C">
        <w:rPr>
          <w:rFonts w:cstheme="minorBidi"/>
          <w:sz w:val="24"/>
          <w:szCs w:val="24"/>
        </w:rPr>
        <w:t xml:space="preserve">Emergency equipment is deployed following thorough location-specific risk assessments conducted by the </w:t>
      </w:r>
      <w:r w:rsidR="00D44C1A" w:rsidRPr="00E8127C">
        <w:rPr>
          <w:rFonts w:cstheme="minorBidi"/>
          <w:sz w:val="24"/>
          <w:szCs w:val="24"/>
        </w:rPr>
        <w:t>EHS</w:t>
      </w:r>
      <w:r w:rsidRPr="00E8127C">
        <w:rPr>
          <w:rFonts w:cstheme="minorBidi"/>
          <w:sz w:val="24"/>
          <w:szCs w:val="24"/>
        </w:rPr>
        <w:t xml:space="preserve"> Department in coordination with departmental heads.</w:t>
      </w:r>
    </w:p>
    <w:p w14:paraId="33E7D0F1" w14:textId="77777777" w:rsidR="003B300A" w:rsidRPr="00E8127C" w:rsidRDefault="003B300A" w:rsidP="00ED1847">
      <w:pPr>
        <w:numPr>
          <w:ilvl w:val="0"/>
          <w:numId w:val="43"/>
        </w:numPr>
        <w:spacing w:after="0" w:line="276" w:lineRule="auto"/>
        <w:jc w:val="both"/>
        <w:rPr>
          <w:rFonts w:cstheme="minorHAnsi"/>
          <w:sz w:val="24"/>
          <w:szCs w:val="24"/>
        </w:rPr>
      </w:pPr>
      <w:r w:rsidRPr="00E8127C">
        <w:rPr>
          <w:rFonts w:cstheme="minorHAnsi"/>
          <w:sz w:val="24"/>
          <w:szCs w:val="24"/>
        </w:rPr>
        <w:t>Equipment placement considers:</w:t>
      </w:r>
    </w:p>
    <w:p w14:paraId="5F476AB1" w14:textId="77777777" w:rsidR="003B300A" w:rsidRPr="00E8127C" w:rsidRDefault="003B300A" w:rsidP="00ED1847">
      <w:pPr>
        <w:numPr>
          <w:ilvl w:val="1"/>
          <w:numId w:val="43"/>
        </w:numPr>
        <w:spacing w:after="0" w:line="276" w:lineRule="auto"/>
        <w:jc w:val="both"/>
        <w:rPr>
          <w:rFonts w:cstheme="minorHAnsi"/>
          <w:sz w:val="24"/>
          <w:szCs w:val="24"/>
        </w:rPr>
      </w:pPr>
      <w:r w:rsidRPr="00E8127C">
        <w:rPr>
          <w:rFonts w:cstheme="minorHAnsi"/>
          <w:sz w:val="24"/>
          <w:szCs w:val="24"/>
        </w:rPr>
        <w:t>Nature of activity (e.g., chemical processing, storage, handling operations)</w:t>
      </w:r>
    </w:p>
    <w:p w14:paraId="51D4EA88" w14:textId="77777777" w:rsidR="003B300A" w:rsidRPr="00E8127C" w:rsidRDefault="003B300A" w:rsidP="00ED1847">
      <w:pPr>
        <w:numPr>
          <w:ilvl w:val="1"/>
          <w:numId w:val="43"/>
        </w:numPr>
        <w:spacing w:after="0" w:line="276" w:lineRule="auto"/>
        <w:jc w:val="both"/>
        <w:rPr>
          <w:rFonts w:cstheme="minorHAnsi"/>
          <w:sz w:val="24"/>
          <w:szCs w:val="24"/>
        </w:rPr>
      </w:pPr>
      <w:r w:rsidRPr="00E8127C">
        <w:rPr>
          <w:rFonts w:cstheme="minorHAnsi"/>
          <w:sz w:val="24"/>
          <w:szCs w:val="24"/>
        </w:rPr>
        <w:t>Density of personnel</w:t>
      </w:r>
    </w:p>
    <w:p w14:paraId="70364243" w14:textId="77777777" w:rsidR="003B300A" w:rsidRPr="00E8127C" w:rsidRDefault="003B300A" w:rsidP="00ED1847">
      <w:pPr>
        <w:numPr>
          <w:ilvl w:val="1"/>
          <w:numId w:val="43"/>
        </w:numPr>
        <w:spacing w:after="0" w:line="276" w:lineRule="auto"/>
        <w:jc w:val="both"/>
        <w:rPr>
          <w:rFonts w:cstheme="minorHAnsi"/>
          <w:sz w:val="24"/>
          <w:szCs w:val="24"/>
        </w:rPr>
      </w:pPr>
      <w:r w:rsidRPr="00E8127C">
        <w:rPr>
          <w:rFonts w:cstheme="minorHAnsi"/>
          <w:sz w:val="24"/>
          <w:szCs w:val="24"/>
        </w:rPr>
        <w:t>Proximity to potential hazards (fire, chemicals, machinery)</w:t>
      </w:r>
    </w:p>
    <w:p w14:paraId="6C9902E4" w14:textId="39FEE15B" w:rsidR="003B300A" w:rsidRPr="00E8127C" w:rsidRDefault="003B300A" w:rsidP="00ED1847">
      <w:pPr>
        <w:numPr>
          <w:ilvl w:val="0"/>
          <w:numId w:val="43"/>
        </w:numPr>
        <w:spacing w:after="0" w:line="276" w:lineRule="auto"/>
        <w:jc w:val="both"/>
        <w:rPr>
          <w:rFonts w:cstheme="minorHAnsi"/>
          <w:sz w:val="24"/>
          <w:szCs w:val="24"/>
        </w:rPr>
      </w:pPr>
      <w:r w:rsidRPr="00E8127C">
        <w:rPr>
          <w:rFonts w:cstheme="minorHAnsi"/>
          <w:sz w:val="24"/>
          <w:szCs w:val="24"/>
        </w:rPr>
        <w:t>Fire extinguishers, spill kits, first aid boxes</w:t>
      </w:r>
      <w:r w:rsidR="00370A82"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emergency lighting are mounted at eye level, within easy reach</w:t>
      </w:r>
      <w:r w:rsidR="00370A82"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clearly labelled with glow-in-the-dark signage.</w:t>
      </w:r>
    </w:p>
    <w:p w14:paraId="4510DD17" w14:textId="53D7C71B" w:rsidR="003B300A" w:rsidRPr="00E8127C" w:rsidRDefault="003B300A" w:rsidP="00ED1847">
      <w:pPr>
        <w:numPr>
          <w:ilvl w:val="0"/>
          <w:numId w:val="43"/>
        </w:numPr>
        <w:spacing w:after="0" w:line="276" w:lineRule="auto"/>
        <w:jc w:val="both"/>
        <w:rPr>
          <w:rFonts w:cstheme="minorBidi"/>
          <w:sz w:val="24"/>
          <w:szCs w:val="24"/>
        </w:rPr>
      </w:pPr>
      <w:r w:rsidRPr="00E8127C">
        <w:rPr>
          <w:rFonts w:cstheme="minorBidi"/>
          <w:sz w:val="24"/>
          <w:szCs w:val="24"/>
        </w:rPr>
        <w:t xml:space="preserve">Each floor and department maintains an Emergency </w:t>
      </w:r>
      <w:r w:rsidR="00AA7204" w:rsidRPr="00E8127C">
        <w:rPr>
          <w:rFonts w:cstheme="minorBidi"/>
          <w:sz w:val="24"/>
          <w:szCs w:val="24"/>
        </w:rPr>
        <w:t xml:space="preserve">Evacuation and </w:t>
      </w:r>
      <w:r w:rsidRPr="00E8127C">
        <w:rPr>
          <w:rFonts w:cstheme="minorBidi"/>
          <w:sz w:val="24"/>
          <w:szCs w:val="24"/>
        </w:rPr>
        <w:t>Equipment Layout Map, which is:</w:t>
      </w:r>
    </w:p>
    <w:p w14:paraId="32FE835D" w14:textId="77777777" w:rsidR="003B300A" w:rsidRPr="00E8127C" w:rsidRDefault="003B300A" w:rsidP="00ED1847">
      <w:pPr>
        <w:numPr>
          <w:ilvl w:val="1"/>
          <w:numId w:val="43"/>
        </w:numPr>
        <w:spacing w:after="0" w:line="276" w:lineRule="auto"/>
        <w:jc w:val="both"/>
        <w:rPr>
          <w:rFonts w:cstheme="minorHAnsi"/>
          <w:sz w:val="24"/>
          <w:szCs w:val="24"/>
        </w:rPr>
      </w:pPr>
      <w:r w:rsidRPr="00E8127C">
        <w:rPr>
          <w:rFonts w:cstheme="minorHAnsi"/>
          <w:sz w:val="24"/>
          <w:szCs w:val="24"/>
        </w:rPr>
        <w:t>Displayed at prominent locations such as entrance corridors and evacuation points</w:t>
      </w:r>
    </w:p>
    <w:p w14:paraId="69024F9D" w14:textId="77777777" w:rsidR="003B300A" w:rsidRPr="00E8127C" w:rsidRDefault="003B300A" w:rsidP="00ED1847">
      <w:pPr>
        <w:numPr>
          <w:ilvl w:val="1"/>
          <w:numId w:val="43"/>
        </w:numPr>
        <w:spacing w:after="0" w:line="276" w:lineRule="auto"/>
        <w:jc w:val="both"/>
        <w:rPr>
          <w:rFonts w:cstheme="minorHAnsi"/>
          <w:sz w:val="24"/>
          <w:szCs w:val="24"/>
        </w:rPr>
      </w:pPr>
      <w:r w:rsidRPr="00E8127C">
        <w:rPr>
          <w:rFonts w:cstheme="minorHAnsi"/>
          <w:sz w:val="24"/>
          <w:szCs w:val="24"/>
        </w:rPr>
        <w:t>Updated annually or after any layout/operational changes</w:t>
      </w:r>
    </w:p>
    <w:p w14:paraId="78F8A551" w14:textId="02182A04" w:rsidR="003B300A" w:rsidRPr="00E8127C" w:rsidRDefault="003B300A" w:rsidP="00ED1847">
      <w:pPr>
        <w:numPr>
          <w:ilvl w:val="0"/>
          <w:numId w:val="43"/>
        </w:numPr>
        <w:spacing w:line="276" w:lineRule="auto"/>
        <w:ind w:left="714" w:hanging="357"/>
        <w:jc w:val="both"/>
        <w:rPr>
          <w:rFonts w:cstheme="minorBidi"/>
          <w:sz w:val="24"/>
          <w:szCs w:val="24"/>
        </w:rPr>
      </w:pPr>
      <w:r w:rsidRPr="00E8127C">
        <w:rPr>
          <w:rFonts w:cstheme="minorBidi"/>
          <w:sz w:val="24"/>
          <w:szCs w:val="24"/>
        </w:rPr>
        <w:t xml:space="preserve">A centralized Emergency Equipment Register is maintained by the </w:t>
      </w:r>
      <w:r w:rsidR="00503B62" w:rsidRPr="00E8127C">
        <w:rPr>
          <w:rFonts w:cstheme="minorBidi"/>
          <w:sz w:val="24"/>
          <w:szCs w:val="24"/>
        </w:rPr>
        <w:t>EHS</w:t>
      </w:r>
      <w:r w:rsidRPr="00E8127C">
        <w:rPr>
          <w:rFonts w:cstheme="minorBidi"/>
          <w:sz w:val="24"/>
          <w:szCs w:val="24"/>
        </w:rPr>
        <w:t xml:space="preserve"> team, capturing location, equipment ID, type</w:t>
      </w:r>
      <w:r w:rsidR="00370A82" w:rsidRPr="00E8127C">
        <w:rPr>
          <w:rFonts w:cstheme="minorBidi"/>
          <w:sz w:val="24"/>
          <w:szCs w:val="24"/>
        </w:rPr>
        <w:t xml:space="preserve"> </w:t>
      </w:r>
      <w:r w:rsidR="006935F7" w:rsidRPr="00E8127C">
        <w:rPr>
          <w:rFonts w:cstheme="minorBidi"/>
          <w:sz w:val="24"/>
          <w:szCs w:val="24"/>
        </w:rPr>
        <w:t>and</w:t>
      </w:r>
      <w:r w:rsidRPr="00E8127C">
        <w:rPr>
          <w:rFonts w:cstheme="minorBidi"/>
          <w:sz w:val="24"/>
          <w:szCs w:val="24"/>
        </w:rPr>
        <w:t xml:space="preserve"> inspection due dates.</w:t>
      </w:r>
    </w:p>
    <w:p w14:paraId="75EB00B2" w14:textId="35E22623" w:rsidR="003B300A" w:rsidRPr="00E8127C" w:rsidRDefault="003B300A" w:rsidP="00ED1847">
      <w:pPr>
        <w:pStyle w:val="ListParagraph"/>
        <w:numPr>
          <w:ilvl w:val="3"/>
          <w:numId w:val="167"/>
        </w:numPr>
        <w:spacing w:after="0" w:line="276" w:lineRule="auto"/>
        <w:ind w:left="426" w:hanging="426"/>
        <w:jc w:val="both"/>
        <w:rPr>
          <w:rFonts w:cstheme="minorHAnsi"/>
          <w:b/>
          <w:bCs/>
          <w:sz w:val="24"/>
          <w:szCs w:val="24"/>
        </w:rPr>
      </w:pPr>
      <w:r w:rsidRPr="00E8127C">
        <w:rPr>
          <w:rFonts w:cstheme="minorHAnsi"/>
          <w:b/>
          <w:bCs/>
          <w:sz w:val="24"/>
          <w:szCs w:val="24"/>
        </w:rPr>
        <w:t xml:space="preserve">Inspection </w:t>
      </w:r>
      <w:r w:rsidR="00DB0615" w:rsidRPr="00E8127C">
        <w:rPr>
          <w:rFonts w:cstheme="minorHAnsi"/>
          <w:b/>
          <w:bCs/>
          <w:sz w:val="24"/>
          <w:szCs w:val="24"/>
        </w:rPr>
        <w:t>Approach</w:t>
      </w:r>
    </w:p>
    <w:p w14:paraId="6739344C" w14:textId="741099A4" w:rsidR="00D04E87" w:rsidRPr="00E8127C" w:rsidRDefault="00D04E87" w:rsidP="00ED1847">
      <w:pPr>
        <w:numPr>
          <w:ilvl w:val="0"/>
          <w:numId w:val="43"/>
        </w:numPr>
        <w:spacing w:after="0" w:line="276" w:lineRule="auto"/>
        <w:jc w:val="both"/>
        <w:rPr>
          <w:rFonts w:cstheme="minorBidi"/>
          <w:sz w:val="24"/>
          <w:szCs w:val="24"/>
        </w:rPr>
      </w:pPr>
      <w:r w:rsidRPr="00E8127C">
        <w:rPr>
          <w:rFonts w:cstheme="minorBidi"/>
          <w:sz w:val="24"/>
          <w:szCs w:val="24"/>
        </w:rPr>
        <w:t xml:space="preserve">A monthly inspection schedule is implemented by the </w:t>
      </w:r>
      <w:r w:rsidR="00503B62" w:rsidRPr="00E8127C">
        <w:rPr>
          <w:rFonts w:cstheme="minorBidi"/>
          <w:sz w:val="24"/>
          <w:szCs w:val="24"/>
        </w:rPr>
        <w:t>EHS</w:t>
      </w:r>
      <w:r w:rsidRPr="00E8127C">
        <w:rPr>
          <w:rFonts w:cstheme="minorBidi"/>
          <w:sz w:val="24"/>
          <w:szCs w:val="24"/>
        </w:rPr>
        <w:t xml:space="preserve"> Officer</w:t>
      </w:r>
      <w:r w:rsidR="00370A82" w:rsidRPr="00E8127C">
        <w:rPr>
          <w:rFonts w:cstheme="minorBidi"/>
          <w:sz w:val="24"/>
          <w:szCs w:val="24"/>
        </w:rPr>
        <w:t xml:space="preserve"> </w:t>
      </w:r>
      <w:r w:rsidR="006935F7" w:rsidRPr="00E8127C">
        <w:rPr>
          <w:rFonts w:cstheme="minorBidi"/>
          <w:sz w:val="24"/>
          <w:szCs w:val="24"/>
        </w:rPr>
        <w:t>and</w:t>
      </w:r>
      <w:r w:rsidRPr="00E8127C">
        <w:rPr>
          <w:rFonts w:cstheme="minorBidi"/>
          <w:sz w:val="24"/>
          <w:szCs w:val="24"/>
        </w:rPr>
        <w:t xml:space="preserve"> the inspection checklist includes:</w:t>
      </w:r>
    </w:p>
    <w:p w14:paraId="18983BB7" w14:textId="77777777" w:rsidR="00D04E87" w:rsidRPr="00E8127C" w:rsidRDefault="00D04E87" w:rsidP="00ED1847">
      <w:pPr>
        <w:numPr>
          <w:ilvl w:val="1"/>
          <w:numId w:val="43"/>
        </w:numPr>
        <w:spacing w:after="0" w:line="276" w:lineRule="auto"/>
        <w:jc w:val="both"/>
        <w:rPr>
          <w:rFonts w:cstheme="minorHAnsi"/>
          <w:sz w:val="24"/>
          <w:szCs w:val="24"/>
        </w:rPr>
      </w:pPr>
      <w:r w:rsidRPr="00E8127C">
        <w:rPr>
          <w:rFonts w:cstheme="minorHAnsi"/>
          <w:sz w:val="24"/>
          <w:szCs w:val="24"/>
        </w:rPr>
        <w:t>Physical condition (corrosion, leakage, damage)</w:t>
      </w:r>
    </w:p>
    <w:p w14:paraId="23378D16" w14:textId="77777777" w:rsidR="00D04E87" w:rsidRPr="00E8127C" w:rsidRDefault="00D04E87" w:rsidP="00ED1847">
      <w:pPr>
        <w:numPr>
          <w:ilvl w:val="1"/>
          <w:numId w:val="43"/>
        </w:numPr>
        <w:spacing w:after="0" w:line="276" w:lineRule="auto"/>
        <w:jc w:val="both"/>
        <w:rPr>
          <w:rFonts w:cstheme="minorHAnsi"/>
          <w:sz w:val="24"/>
          <w:szCs w:val="24"/>
        </w:rPr>
      </w:pPr>
      <w:r w:rsidRPr="00E8127C">
        <w:rPr>
          <w:rFonts w:cstheme="minorHAnsi"/>
          <w:sz w:val="24"/>
          <w:szCs w:val="24"/>
        </w:rPr>
        <w:t>Expiry dates (first aid items, fire extinguishers, spill absorbents)</w:t>
      </w:r>
    </w:p>
    <w:p w14:paraId="252C41E9" w14:textId="77777777" w:rsidR="00D04E87" w:rsidRPr="00E8127C" w:rsidRDefault="00D04E87" w:rsidP="00ED1847">
      <w:pPr>
        <w:numPr>
          <w:ilvl w:val="1"/>
          <w:numId w:val="43"/>
        </w:numPr>
        <w:spacing w:after="0" w:line="276" w:lineRule="auto"/>
        <w:jc w:val="both"/>
        <w:rPr>
          <w:rFonts w:cstheme="minorHAnsi"/>
          <w:sz w:val="24"/>
          <w:szCs w:val="24"/>
        </w:rPr>
      </w:pPr>
      <w:r w:rsidRPr="00E8127C">
        <w:rPr>
          <w:rFonts w:cstheme="minorHAnsi"/>
          <w:sz w:val="24"/>
          <w:szCs w:val="24"/>
        </w:rPr>
        <w:t>Visibility and accessibility (not blocked or relocated)</w:t>
      </w:r>
    </w:p>
    <w:p w14:paraId="2DE954F9" w14:textId="77777777" w:rsidR="00D04E87" w:rsidRPr="00E8127C" w:rsidRDefault="00D04E87" w:rsidP="00ED1847">
      <w:pPr>
        <w:numPr>
          <w:ilvl w:val="1"/>
          <w:numId w:val="43"/>
        </w:numPr>
        <w:spacing w:after="0" w:line="276" w:lineRule="auto"/>
        <w:jc w:val="both"/>
        <w:rPr>
          <w:rFonts w:cstheme="minorHAnsi"/>
          <w:sz w:val="24"/>
          <w:szCs w:val="24"/>
        </w:rPr>
      </w:pPr>
      <w:r w:rsidRPr="00E8127C">
        <w:rPr>
          <w:rFonts w:cstheme="minorHAnsi"/>
          <w:sz w:val="24"/>
          <w:szCs w:val="24"/>
        </w:rPr>
        <w:t>Tagging of inspection date and initials</w:t>
      </w:r>
    </w:p>
    <w:p w14:paraId="6B6D9950" w14:textId="77777777" w:rsidR="00D04E87" w:rsidRPr="00E8127C" w:rsidRDefault="00D04E87" w:rsidP="00ED1847">
      <w:pPr>
        <w:numPr>
          <w:ilvl w:val="0"/>
          <w:numId w:val="43"/>
        </w:numPr>
        <w:spacing w:after="0" w:line="276" w:lineRule="auto"/>
        <w:jc w:val="both"/>
        <w:rPr>
          <w:rFonts w:cstheme="minorHAnsi"/>
          <w:sz w:val="24"/>
          <w:szCs w:val="24"/>
        </w:rPr>
      </w:pPr>
      <w:r w:rsidRPr="00E8127C">
        <w:rPr>
          <w:rFonts w:cstheme="minorHAnsi"/>
          <w:sz w:val="24"/>
          <w:szCs w:val="24"/>
        </w:rPr>
        <w:t>Fire extinguishers undergo:</w:t>
      </w:r>
    </w:p>
    <w:p w14:paraId="669F8F7E" w14:textId="77777777" w:rsidR="00D04E87" w:rsidRPr="00E8127C" w:rsidRDefault="00D04E87" w:rsidP="00ED1847">
      <w:pPr>
        <w:numPr>
          <w:ilvl w:val="1"/>
          <w:numId w:val="43"/>
        </w:numPr>
        <w:spacing w:after="0" w:line="276" w:lineRule="auto"/>
        <w:jc w:val="both"/>
        <w:rPr>
          <w:rFonts w:cstheme="minorHAnsi"/>
          <w:sz w:val="24"/>
          <w:szCs w:val="24"/>
        </w:rPr>
      </w:pPr>
      <w:r w:rsidRPr="00E8127C">
        <w:rPr>
          <w:rFonts w:cstheme="minorHAnsi"/>
          <w:sz w:val="24"/>
          <w:szCs w:val="24"/>
        </w:rPr>
        <w:t>Monthly visual inspections</w:t>
      </w:r>
    </w:p>
    <w:p w14:paraId="1250B150" w14:textId="77777777" w:rsidR="00D04E87" w:rsidRPr="00E8127C" w:rsidRDefault="00D04E87" w:rsidP="00ED1847">
      <w:pPr>
        <w:numPr>
          <w:ilvl w:val="1"/>
          <w:numId w:val="43"/>
        </w:numPr>
        <w:spacing w:after="0" w:line="276" w:lineRule="auto"/>
        <w:jc w:val="both"/>
        <w:rPr>
          <w:rFonts w:cstheme="minorHAnsi"/>
          <w:sz w:val="24"/>
          <w:szCs w:val="24"/>
        </w:rPr>
      </w:pPr>
      <w:r w:rsidRPr="00E8127C">
        <w:rPr>
          <w:rFonts w:cstheme="minorHAnsi"/>
          <w:sz w:val="24"/>
          <w:szCs w:val="24"/>
        </w:rPr>
        <w:t>Annual servicing and pressure testing by a licensed vendor</w:t>
      </w:r>
    </w:p>
    <w:p w14:paraId="3CAF0A0D" w14:textId="77777777" w:rsidR="00D04E87" w:rsidRPr="00E8127C" w:rsidRDefault="00D04E87" w:rsidP="00ED1847">
      <w:pPr>
        <w:numPr>
          <w:ilvl w:val="1"/>
          <w:numId w:val="43"/>
        </w:numPr>
        <w:spacing w:after="0" w:line="276" w:lineRule="auto"/>
        <w:jc w:val="both"/>
        <w:rPr>
          <w:rFonts w:cstheme="minorHAnsi"/>
          <w:sz w:val="24"/>
          <w:szCs w:val="24"/>
        </w:rPr>
      </w:pPr>
      <w:r w:rsidRPr="00E8127C">
        <w:rPr>
          <w:rFonts w:cstheme="minorHAnsi"/>
          <w:sz w:val="24"/>
          <w:szCs w:val="24"/>
        </w:rPr>
        <w:t>Replacement if pressure gauge is below standard range or any damage is noted</w:t>
      </w:r>
    </w:p>
    <w:p w14:paraId="22217336" w14:textId="77777777" w:rsidR="00D04E87" w:rsidRPr="00E8127C" w:rsidRDefault="00D04E87" w:rsidP="00ED1847">
      <w:pPr>
        <w:numPr>
          <w:ilvl w:val="0"/>
          <w:numId w:val="43"/>
        </w:numPr>
        <w:spacing w:after="0" w:line="276" w:lineRule="auto"/>
        <w:jc w:val="both"/>
        <w:rPr>
          <w:rFonts w:cstheme="minorHAnsi"/>
          <w:sz w:val="24"/>
          <w:szCs w:val="24"/>
        </w:rPr>
      </w:pPr>
      <w:r w:rsidRPr="00E8127C">
        <w:rPr>
          <w:rFonts w:cstheme="minorHAnsi"/>
          <w:sz w:val="24"/>
          <w:szCs w:val="24"/>
        </w:rPr>
        <w:t>Eye wash stations and emergency showers are flow-tested weekly to ensure functionality and cleanliness.</w:t>
      </w:r>
    </w:p>
    <w:p w14:paraId="784D93F7" w14:textId="77777777" w:rsidR="00D04E87" w:rsidRPr="00E8127C" w:rsidRDefault="00D04E87" w:rsidP="00ED1847">
      <w:pPr>
        <w:numPr>
          <w:ilvl w:val="0"/>
          <w:numId w:val="43"/>
        </w:numPr>
        <w:spacing w:after="0" w:line="276" w:lineRule="auto"/>
        <w:jc w:val="both"/>
        <w:rPr>
          <w:rFonts w:cstheme="minorHAnsi"/>
          <w:sz w:val="24"/>
          <w:szCs w:val="24"/>
        </w:rPr>
      </w:pPr>
      <w:r w:rsidRPr="00E8127C">
        <w:rPr>
          <w:rFonts w:cstheme="minorHAnsi"/>
          <w:sz w:val="24"/>
          <w:szCs w:val="24"/>
        </w:rPr>
        <w:lastRenderedPageBreak/>
        <w:t>A preventive maintenance log is reviewed quarterly to plan upcoming servicing and replacements proactively.</w:t>
      </w:r>
    </w:p>
    <w:p w14:paraId="53325128" w14:textId="282EAB20" w:rsidR="00D04E87" w:rsidRPr="00E8127C" w:rsidRDefault="00D04E87" w:rsidP="00ED1847">
      <w:pPr>
        <w:numPr>
          <w:ilvl w:val="0"/>
          <w:numId w:val="43"/>
        </w:numPr>
        <w:spacing w:line="276" w:lineRule="auto"/>
        <w:ind w:left="714" w:hanging="357"/>
        <w:jc w:val="both"/>
        <w:rPr>
          <w:rFonts w:cstheme="minorHAnsi"/>
          <w:sz w:val="24"/>
          <w:szCs w:val="24"/>
        </w:rPr>
      </w:pPr>
      <w:r w:rsidRPr="00E8127C">
        <w:rPr>
          <w:rFonts w:cstheme="minorHAnsi"/>
          <w:sz w:val="24"/>
          <w:szCs w:val="24"/>
        </w:rPr>
        <w:t>Inspection findings are documented and deviations are flagged for immediate corrective action.</w:t>
      </w:r>
    </w:p>
    <w:p w14:paraId="65DA04E1" w14:textId="77777777" w:rsidR="003B300A" w:rsidRPr="00E8127C" w:rsidRDefault="003B300A" w:rsidP="00ED1847">
      <w:pPr>
        <w:pStyle w:val="ListParagraph"/>
        <w:numPr>
          <w:ilvl w:val="3"/>
          <w:numId w:val="167"/>
        </w:numPr>
        <w:spacing w:after="0" w:line="276" w:lineRule="auto"/>
        <w:ind w:left="426" w:hanging="426"/>
        <w:jc w:val="both"/>
        <w:rPr>
          <w:rFonts w:cstheme="minorHAnsi"/>
          <w:b/>
          <w:bCs/>
          <w:sz w:val="24"/>
          <w:szCs w:val="24"/>
        </w:rPr>
      </w:pPr>
      <w:r w:rsidRPr="00E8127C">
        <w:rPr>
          <w:rFonts w:cstheme="minorHAnsi"/>
          <w:b/>
          <w:bCs/>
          <w:sz w:val="24"/>
          <w:szCs w:val="24"/>
        </w:rPr>
        <w:t>Restocking and Replacement</w:t>
      </w:r>
    </w:p>
    <w:p w14:paraId="77FA178F" w14:textId="3BE31FA4" w:rsidR="003B300A" w:rsidRPr="00E8127C" w:rsidRDefault="003B300A" w:rsidP="00ED1847">
      <w:pPr>
        <w:numPr>
          <w:ilvl w:val="0"/>
          <w:numId w:val="44"/>
        </w:numPr>
        <w:spacing w:after="0" w:line="276" w:lineRule="auto"/>
        <w:jc w:val="both"/>
        <w:rPr>
          <w:rFonts w:cstheme="minorHAnsi"/>
          <w:sz w:val="24"/>
          <w:szCs w:val="24"/>
        </w:rPr>
      </w:pPr>
      <w:r w:rsidRPr="00E8127C">
        <w:rPr>
          <w:rFonts w:cstheme="minorHAnsi"/>
          <w:sz w:val="24"/>
          <w:szCs w:val="24"/>
        </w:rPr>
        <w:t>First aid kits are restocked every month by the EHS representative using a standardized checklist that includes sterile gauze, bandages, antiseptic cream, eye drops, burn ointments, painkillers</w:t>
      </w:r>
      <w:r w:rsidR="00370A82"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gloves.</w:t>
      </w:r>
    </w:p>
    <w:p w14:paraId="5066B166" w14:textId="77777777" w:rsidR="003B300A" w:rsidRPr="00E8127C" w:rsidRDefault="003B300A" w:rsidP="00ED1847">
      <w:pPr>
        <w:numPr>
          <w:ilvl w:val="1"/>
          <w:numId w:val="44"/>
        </w:numPr>
        <w:spacing w:after="0" w:line="276" w:lineRule="auto"/>
        <w:jc w:val="both"/>
        <w:rPr>
          <w:rFonts w:cstheme="minorHAnsi"/>
          <w:sz w:val="24"/>
          <w:szCs w:val="24"/>
        </w:rPr>
      </w:pPr>
      <w:r w:rsidRPr="00E8127C">
        <w:rPr>
          <w:rFonts w:cstheme="minorHAnsi"/>
          <w:sz w:val="24"/>
          <w:szCs w:val="24"/>
        </w:rPr>
        <w:t>Used or expired items are replaced immediately.</w:t>
      </w:r>
    </w:p>
    <w:p w14:paraId="0EB077FD" w14:textId="77777777" w:rsidR="003B300A" w:rsidRPr="00E8127C" w:rsidRDefault="003B300A" w:rsidP="00ED1847">
      <w:pPr>
        <w:numPr>
          <w:ilvl w:val="1"/>
          <w:numId w:val="44"/>
        </w:numPr>
        <w:spacing w:after="0" w:line="276" w:lineRule="auto"/>
        <w:jc w:val="both"/>
        <w:rPr>
          <w:rFonts w:cstheme="minorHAnsi"/>
          <w:sz w:val="24"/>
          <w:szCs w:val="24"/>
        </w:rPr>
      </w:pPr>
      <w:r w:rsidRPr="00E8127C">
        <w:rPr>
          <w:rFonts w:cstheme="minorHAnsi"/>
          <w:sz w:val="24"/>
          <w:szCs w:val="24"/>
        </w:rPr>
        <w:t>Each kit includes a restocking card that logs previous usage and refill date.</w:t>
      </w:r>
    </w:p>
    <w:p w14:paraId="22F7E7E6" w14:textId="77777777" w:rsidR="003B300A" w:rsidRPr="00E8127C" w:rsidRDefault="003B300A" w:rsidP="00ED1847">
      <w:pPr>
        <w:numPr>
          <w:ilvl w:val="0"/>
          <w:numId w:val="44"/>
        </w:numPr>
        <w:spacing w:after="0" w:line="276" w:lineRule="auto"/>
        <w:jc w:val="both"/>
        <w:rPr>
          <w:rFonts w:cstheme="minorHAnsi"/>
          <w:sz w:val="24"/>
          <w:szCs w:val="24"/>
        </w:rPr>
      </w:pPr>
      <w:r w:rsidRPr="00E8127C">
        <w:rPr>
          <w:rFonts w:cstheme="minorHAnsi"/>
          <w:sz w:val="24"/>
          <w:szCs w:val="24"/>
        </w:rPr>
        <w:t>Spill kits are replenished after any usage or at minimum on a quarterly basis.</w:t>
      </w:r>
    </w:p>
    <w:p w14:paraId="1B8824DE" w14:textId="1341B91D" w:rsidR="003B300A" w:rsidRPr="00E8127C" w:rsidRDefault="003B300A" w:rsidP="00ED1847">
      <w:pPr>
        <w:numPr>
          <w:ilvl w:val="1"/>
          <w:numId w:val="44"/>
        </w:numPr>
        <w:spacing w:after="0" w:line="276" w:lineRule="auto"/>
        <w:jc w:val="both"/>
        <w:rPr>
          <w:rFonts w:cstheme="minorHAnsi"/>
          <w:sz w:val="24"/>
          <w:szCs w:val="24"/>
        </w:rPr>
      </w:pPr>
      <w:r w:rsidRPr="00E8127C">
        <w:rPr>
          <w:rFonts w:cstheme="minorHAnsi"/>
          <w:sz w:val="24"/>
          <w:szCs w:val="24"/>
        </w:rPr>
        <w:t>Contents include chemical absorbents, neutralizers, PPE (gloves, goggles)</w:t>
      </w:r>
      <w:r w:rsidR="00370A82"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disposal bags.</w:t>
      </w:r>
    </w:p>
    <w:p w14:paraId="4E5FA781" w14:textId="52F21814" w:rsidR="003B300A" w:rsidRPr="00E8127C" w:rsidRDefault="003B300A" w:rsidP="00ED1847">
      <w:pPr>
        <w:numPr>
          <w:ilvl w:val="0"/>
          <w:numId w:val="44"/>
        </w:numPr>
        <w:spacing w:after="0" w:line="276" w:lineRule="auto"/>
        <w:jc w:val="both"/>
        <w:rPr>
          <w:rFonts w:cstheme="minorBidi"/>
          <w:sz w:val="24"/>
          <w:szCs w:val="24"/>
        </w:rPr>
      </w:pPr>
      <w:r w:rsidRPr="00E8127C">
        <w:rPr>
          <w:rFonts w:cstheme="minorBidi"/>
          <w:sz w:val="24"/>
          <w:szCs w:val="24"/>
        </w:rPr>
        <w:t>All damaged or expired equipment is marked with “DO NOT USE” tape and immediately removed from the active area.</w:t>
      </w:r>
    </w:p>
    <w:p w14:paraId="00B2164B" w14:textId="7B6E1683" w:rsidR="003B300A" w:rsidRPr="00E8127C" w:rsidRDefault="003B300A" w:rsidP="00ED1847">
      <w:pPr>
        <w:numPr>
          <w:ilvl w:val="0"/>
          <w:numId w:val="44"/>
        </w:numPr>
        <w:spacing w:line="276" w:lineRule="auto"/>
        <w:ind w:left="714" w:hanging="357"/>
        <w:jc w:val="both"/>
        <w:rPr>
          <w:rFonts w:cstheme="minorHAnsi"/>
          <w:sz w:val="24"/>
          <w:szCs w:val="24"/>
        </w:rPr>
      </w:pPr>
      <w:r w:rsidRPr="00E8127C">
        <w:rPr>
          <w:rFonts w:cstheme="minorHAnsi"/>
          <w:sz w:val="24"/>
          <w:szCs w:val="24"/>
        </w:rPr>
        <w:t>Disposal of such items, especially chemicals and medical supplies, is carried out as per Hazardous Waste Management Rules and documented with vendor disposal slips.</w:t>
      </w:r>
    </w:p>
    <w:p w14:paraId="4B0DF9E3" w14:textId="77777777" w:rsidR="003B300A" w:rsidRPr="00E8127C" w:rsidRDefault="003B300A" w:rsidP="00ED1847">
      <w:pPr>
        <w:pStyle w:val="ListParagraph"/>
        <w:numPr>
          <w:ilvl w:val="3"/>
          <w:numId w:val="167"/>
        </w:numPr>
        <w:spacing w:after="0" w:line="276" w:lineRule="auto"/>
        <w:ind w:left="426" w:hanging="426"/>
        <w:jc w:val="both"/>
        <w:rPr>
          <w:rFonts w:cstheme="minorHAnsi"/>
          <w:b/>
          <w:bCs/>
          <w:sz w:val="24"/>
          <w:szCs w:val="24"/>
        </w:rPr>
      </w:pPr>
      <w:r w:rsidRPr="00E8127C">
        <w:rPr>
          <w:rFonts w:cstheme="minorHAnsi"/>
          <w:b/>
          <w:bCs/>
          <w:sz w:val="24"/>
          <w:szCs w:val="24"/>
        </w:rPr>
        <w:t>Training and Drills</w:t>
      </w:r>
    </w:p>
    <w:p w14:paraId="72384D9C" w14:textId="77777777" w:rsidR="003B300A" w:rsidRPr="00E8127C" w:rsidRDefault="003B300A" w:rsidP="00ED1847">
      <w:pPr>
        <w:numPr>
          <w:ilvl w:val="0"/>
          <w:numId w:val="45"/>
        </w:numPr>
        <w:spacing w:after="0" w:line="276" w:lineRule="auto"/>
        <w:jc w:val="both"/>
        <w:rPr>
          <w:rFonts w:cstheme="minorHAnsi"/>
          <w:sz w:val="24"/>
          <w:szCs w:val="24"/>
        </w:rPr>
      </w:pPr>
      <w:r w:rsidRPr="00E8127C">
        <w:rPr>
          <w:rFonts w:cstheme="minorHAnsi"/>
          <w:sz w:val="24"/>
          <w:szCs w:val="24"/>
        </w:rPr>
        <w:t>All new employees receive mandatory training during induction on:</w:t>
      </w:r>
    </w:p>
    <w:p w14:paraId="75063E4C" w14:textId="5B673B8A" w:rsidR="003B300A" w:rsidRPr="00E8127C" w:rsidRDefault="003B300A" w:rsidP="00ED1847">
      <w:pPr>
        <w:numPr>
          <w:ilvl w:val="1"/>
          <w:numId w:val="45"/>
        </w:numPr>
        <w:spacing w:after="0" w:line="276" w:lineRule="auto"/>
        <w:jc w:val="both"/>
        <w:rPr>
          <w:rFonts w:cstheme="minorHAnsi"/>
          <w:sz w:val="24"/>
          <w:szCs w:val="24"/>
        </w:rPr>
      </w:pPr>
      <w:r w:rsidRPr="00E8127C">
        <w:rPr>
          <w:rFonts w:cstheme="minorHAnsi"/>
          <w:sz w:val="24"/>
          <w:szCs w:val="24"/>
        </w:rPr>
        <w:t>Location and use of fire extinguishers, eye wash stations</w:t>
      </w:r>
      <w:r w:rsidR="00370A82"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first aid kits</w:t>
      </w:r>
    </w:p>
    <w:p w14:paraId="0B90E7B8" w14:textId="77777777" w:rsidR="003B300A" w:rsidRPr="00E8127C" w:rsidRDefault="003B300A" w:rsidP="00ED1847">
      <w:pPr>
        <w:numPr>
          <w:ilvl w:val="1"/>
          <w:numId w:val="45"/>
        </w:numPr>
        <w:spacing w:after="0" w:line="276" w:lineRule="auto"/>
        <w:jc w:val="both"/>
        <w:rPr>
          <w:rFonts w:cstheme="minorHAnsi"/>
          <w:sz w:val="24"/>
          <w:szCs w:val="24"/>
        </w:rPr>
      </w:pPr>
      <w:r w:rsidRPr="00E8127C">
        <w:rPr>
          <w:rFonts w:cstheme="minorHAnsi"/>
          <w:sz w:val="24"/>
          <w:szCs w:val="24"/>
        </w:rPr>
        <w:t>Emergency evacuation procedures and emergency contact points</w:t>
      </w:r>
    </w:p>
    <w:p w14:paraId="511625EE" w14:textId="77777777" w:rsidR="003B300A" w:rsidRPr="00E8127C" w:rsidRDefault="003B300A" w:rsidP="00ED1847">
      <w:pPr>
        <w:numPr>
          <w:ilvl w:val="0"/>
          <w:numId w:val="45"/>
        </w:numPr>
        <w:spacing w:after="0" w:line="276" w:lineRule="auto"/>
        <w:jc w:val="both"/>
        <w:rPr>
          <w:rFonts w:cstheme="minorHAnsi"/>
          <w:sz w:val="24"/>
          <w:szCs w:val="24"/>
        </w:rPr>
      </w:pPr>
      <w:r w:rsidRPr="00E8127C">
        <w:rPr>
          <w:rFonts w:cstheme="minorHAnsi"/>
          <w:sz w:val="24"/>
          <w:szCs w:val="24"/>
        </w:rPr>
        <w:t>Refresher training sessions are held every 6 months and include:</w:t>
      </w:r>
    </w:p>
    <w:p w14:paraId="59B9FC1E" w14:textId="77777777" w:rsidR="003B300A" w:rsidRPr="00E8127C" w:rsidRDefault="003B300A" w:rsidP="00ED1847">
      <w:pPr>
        <w:numPr>
          <w:ilvl w:val="1"/>
          <w:numId w:val="45"/>
        </w:numPr>
        <w:spacing w:after="0" w:line="276" w:lineRule="auto"/>
        <w:jc w:val="both"/>
        <w:rPr>
          <w:rFonts w:cstheme="minorHAnsi"/>
          <w:sz w:val="24"/>
          <w:szCs w:val="24"/>
        </w:rPr>
      </w:pPr>
      <w:r w:rsidRPr="00E8127C">
        <w:rPr>
          <w:rFonts w:cstheme="minorHAnsi"/>
          <w:sz w:val="24"/>
          <w:szCs w:val="24"/>
        </w:rPr>
        <w:t>Live demonstrations by certified trainers</w:t>
      </w:r>
    </w:p>
    <w:p w14:paraId="4F09F0E0" w14:textId="77777777" w:rsidR="003B300A" w:rsidRPr="00E8127C" w:rsidRDefault="003B300A" w:rsidP="00ED1847">
      <w:pPr>
        <w:numPr>
          <w:ilvl w:val="1"/>
          <w:numId w:val="45"/>
        </w:numPr>
        <w:spacing w:after="0" w:line="276" w:lineRule="auto"/>
        <w:jc w:val="both"/>
        <w:rPr>
          <w:rFonts w:cstheme="minorHAnsi"/>
          <w:sz w:val="24"/>
          <w:szCs w:val="24"/>
        </w:rPr>
      </w:pPr>
      <w:r w:rsidRPr="00E8127C">
        <w:rPr>
          <w:rFonts w:cstheme="minorHAnsi"/>
          <w:sz w:val="24"/>
          <w:szCs w:val="24"/>
        </w:rPr>
        <w:t>Department-wise hands-on practice for operating fire extinguishers and spill kits</w:t>
      </w:r>
    </w:p>
    <w:p w14:paraId="4B6AA361" w14:textId="77777777" w:rsidR="003B300A" w:rsidRPr="00E8127C" w:rsidRDefault="003B300A" w:rsidP="00ED1847">
      <w:pPr>
        <w:numPr>
          <w:ilvl w:val="0"/>
          <w:numId w:val="45"/>
        </w:numPr>
        <w:spacing w:after="0" w:line="276" w:lineRule="auto"/>
        <w:jc w:val="both"/>
        <w:rPr>
          <w:rFonts w:cstheme="minorHAnsi"/>
          <w:sz w:val="24"/>
          <w:szCs w:val="24"/>
        </w:rPr>
      </w:pPr>
      <w:r w:rsidRPr="00E8127C">
        <w:rPr>
          <w:rFonts w:cstheme="minorHAnsi"/>
          <w:sz w:val="24"/>
          <w:szCs w:val="24"/>
        </w:rPr>
        <w:t>Mock evacuation drills are conducted annually in coordination with local fire and emergency services.</w:t>
      </w:r>
    </w:p>
    <w:p w14:paraId="550AB08E" w14:textId="77777777" w:rsidR="003B300A" w:rsidRPr="00E8127C" w:rsidRDefault="003B300A" w:rsidP="00ED1847">
      <w:pPr>
        <w:numPr>
          <w:ilvl w:val="1"/>
          <w:numId w:val="45"/>
        </w:numPr>
        <w:spacing w:after="0" w:line="276" w:lineRule="auto"/>
        <w:jc w:val="both"/>
        <w:rPr>
          <w:rFonts w:cstheme="minorHAnsi"/>
          <w:sz w:val="24"/>
          <w:szCs w:val="24"/>
        </w:rPr>
      </w:pPr>
      <w:r w:rsidRPr="00E8127C">
        <w:rPr>
          <w:rFonts w:cstheme="minorHAnsi"/>
          <w:sz w:val="24"/>
          <w:szCs w:val="24"/>
        </w:rPr>
        <w:t>Drills are unannounced to simulate real scenarios</w:t>
      </w:r>
    </w:p>
    <w:p w14:paraId="16241C25" w14:textId="22640B34" w:rsidR="003B300A" w:rsidRPr="00E8127C" w:rsidRDefault="003B300A" w:rsidP="00ED1847">
      <w:pPr>
        <w:numPr>
          <w:ilvl w:val="1"/>
          <w:numId w:val="45"/>
        </w:numPr>
        <w:spacing w:after="0" w:line="276" w:lineRule="auto"/>
        <w:jc w:val="both"/>
        <w:rPr>
          <w:rFonts w:cstheme="minorHAnsi"/>
          <w:sz w:val="24"/>
          <w:szCs w:val="24"/>
        </w:rPr>
      </w:pPr>
      <w:r w:rsidRPr="00E8127C">
        <w:rPr>
          <w:rFonts w:cstheme="minorHAnsi"/>
          <w:sz w:val="24"/>
          <w:szCs w:val="24"/>
        </w:rPr>
        <w:t xml:space="preserve">Includes timed evacuation, equipment </w:t>
      </w:r>
      <w:proofErr w:type="gramStart"/>
      <w:r w:rsidRPr="00E8127C">
        <w:rPr>
          <w:rFonts w:cstheme="minorHAnsi"/>
          <w:sz w:val="24"/>
          <w:szCs w:val="24"/>
        </w:rPr>
        <w:t>use</w:t>
      </w:r>
      <w:proofErr w:type="gramEnd"/>
      <w:r w:rsidR="00370A82"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headcounts at designated assembly points</w:t>
      </w:r>
    </w:p>
    <w:p w14:paraId="13ABDAD3" w14:textId="073A2A50" w:rsidR="003B300A" w:rsidRPr="00E8127C" w:rsidRDefault="003B300A" w:rsidP="00ED1847">
      <w:pPr>
        <w:numPr>
          <w:ilvl w:val="0"/>
          <w:numId w:val="45"/>
        </w:numPr>
        <w:spacing w:line="276" w:lineRule="auto"/>
        <w:ind w:left="714" w:hanging="357"/>
        <w:jc w:val="both"/>
        <w:rPr>
          <w:rFonts w:cstheme="minorBidi"/>
          <w:sz w:val="24"/>
          <w:szCs w:val="24"/>
        </w:rPr>
      </w:pPr>
      <w:r w:rsidRPr="00E8127C">
        <w:rPr>
          <w:rFonts w:cstheme="minorBidi"/>
          <w:sz w:val="24"/>
          <w:szCs w:val="24"/>
        </w:rPr>
        <w:t xml:space="preserve">Drill outcomes and training participation are recorded and reviewed during the </w:t>
      </w:r>
      <w:r w:rsidR="00503B62" w:rsidRPr="00E8127C">
        <w:rPr>
          <w:rFonts w:cstheme="minorBidi"/>
          <w:sz w:val="24"/>
          <w:szCs w:val="24"/>
        </w:rPr>
        <w:t>EHS</w:t>
      </w:r>
      <w:r w:rsidRPr="00E8127C">
        <w:rPr>
          <w:rFonts w:cstheme="minorBidi"/>
          <w:sz w:val="24"/>
          <w:szCs w:val="24"/>
        </w:rPr>
        <w:t xml:space="preserve"> committee meetings for continuous improvement.</w:t>
      </w:r>
    </w:p>
    <w:p w14:paraId="42F687BA" w14:textId="77777777" w:rsidR="003B300A" w:rsidRPr="00E8127C" w:rsidRDefault="003B300A" w:rsidP="003B300A">
      <w:pPr>
        <w:spacing w:line="276" w:lineRule="auto"/>
        <w:rPr>
          <w:rFonts w:cstheme="minorHAnsi"/>
          <w:b/>
          <w:bCs/>
          <w:sz w:val="24"/>
          <w:szCs w:val="24"/>
        </w:rPr>
      </w:pPr>
      <w:r w:rsidRPr="00E8127C">
        <w:rPr>
          <w:rFonts w:cstheme="minorHAnsi"/>
          <w:b/>
          <w:bCs/>
          <w:sz w:val="24"/>
          <w:szCs w:val="24"/>
        </w:rPr>
        <w:t>Records Maintained</w:t>
      </w:r>
    </w:p>
    <w:p w14:paraId="06C1C876" w14:textId="77777777" w:rsidR="003B300A" w:rsidRPr="00E8127C" w:rsidRDefault="003B300A" w:rsidP="00ED1847">
      <w:pPr>
        <w:numPr>
          <w:ilvl w:val="0"/>
          <w:numId w:val="46"/>
        </w:numPr>
        <w:spacing w:after="0" w:line="276" w:lineRule="auto"/>
        <w:rPr>
          <w:rFonts w:cstheme="minorHAnsi"/>
          <w:sz w:val="24"/>
          <w:szCs w:val="24"/>
        </w:rPr>
      </w:pPr>
      <w:r w:rsidRPr="00E8127C">
        <w:rPr>
          <w:rFonts w:cstheme="minorHAnsi"/>
          <w:sz w:val="24"/>
          <w:szCs w:val="24"/>
        </w:rPr>
        <w:t>Emergency Equipment Inspection Logs (Monthly)</w:t>
      </w:r>
    </w:p>
    <w:p w14:paraId="5333FAD5" w14:textId="77777777" w:rsidR="003B300A" w:rsidRPr="00E8127C" w:rsidRDefault="003B300A" w:rsidP="00ED1847">
      <w:pPr>
        <w:numPr>
          <w:ilvl w:val="0"/>
          <w:numId w:val="46"/>
        </w:numPr>
        <w:spacing w:after="0" w:line="276" w:lineRule="auto"/>
        <w:rPr>
          <w:rFonts w:cstheme="minorHAnsi"/>
          <w:sz w:val="24"/>
          <w:szCs w:val="24"/>
        </w:rPr>
      </w:pPr>
      <w:r w:rsidRPr="00E8127C">
        <w:rPr>
          <w:rFonts w:cstheme="minorHAnsi"/>
          <w:sz w:val="24"/>
          <w:szCs w:val="24"/>
        </w:rPr>
        <w:t>Maintenance and Servicing Reports (Annual)</w:t>
      </w:r>
    </w:p>
    <w:p w14:paraId="0C2A9E6A" w14:textId="77777777" w:rsidR="003B300A" w:rsidRPr="00E8127C" w:rsidRDefault="003B300A" w:rsidP="00ED1847">
      <w:pPr>
        <w:numPr>
          <w:ilvl w:val="0"/>
          <w:numId w:val="46"/>
        </w:numPr>
        <w:spacing w:after="0" w:line="276" w:lineRule="auto"/>
        <w:rPr>
          <w:rFonts w:cstheme="minorHAnsi"/>
          <w:sz w:val="24"/>
          <w:szCs w:val="24"/>
        </w:rPr>
      </w:pPr>
      <w:r w:rsidRPr="00E8127C">
        <w:rPr>
          <w:rFonts w:cstheme="minorHAnsi"/>
          <w:sz w:val="24"/>
          <w:szCs w:val="24"/>
        </w:rPr>
        <w:t>First Aid Kit Restocking Records (Monthly)</w:t>
      </w:r>
    </w:p>
    <w:p w14:paraId="5A0C0499" w14:textId="77777777" w:rsidR="003B300A" w:rsidRPr="00E8127C" w:rsidRDefault="003B300A" w:rsidP="00ED1847">
      <w:pPr>
        <w:numPr>
          <w:ilvl w:val="0"/>
          <w:numId w:val="46"/>
        </w:numPr>
        <w:spacing w:after="0" w:line="276" w:lineRule="auto"/>
        <w:rPr>
          <w:rFonts w:cstheme="minorHAnsi"/>
          <w:sz w:val="24"/>
          <w:szCs w:val="24"/>
        </w:rPr>
      </w:pPr>
      <w:r w:rsidRPr="00E8127C">
        <w:rPr>
          <w:rFonts w:cstheme="minorHAnsi"/>
          <w:sz w:val="24"/>
          <w:szCs w:val="24"/>
        </w:rPr>
        <w:t>Training and Drill Attendance Sheets (Quarterly)</w:t>
      </w:r>
    </w:p>
    <w:p w14:paraId="1A195559" w14:textId="77777777" w:rsidR="003B300A" w:rsidRPr="00E8127C" w:rsidRDefault="003B300A" w:rsidP="003B300A">
      <w:pPr>
        <w:spacing w:line="276" w:lineRule="auto"/>
        <w:rPr>
          <w:rFonts w:cstheme="minorHAnsi"/>
          <w:sz w:val="24"/>
          <w:szCs w:val="24"/>
        </w:rPr>
      </w:pPr>
      <w:r w:rsidRPr="00E8127C">
        <w:rPr>
          <w:rFonts w:cstheme="minorHAnsi"/>
          <w:sz w:val="24"/>
          <w:szCs w:val="24"/>
        </w:rPr>
        <w:t>All documents are retained in digital formats for a minimum of three years.</w:t>
      </w:r>
    </w:p>
    <w:p w14:paraId="1EE22BA1" w14:textId="77777777" w:rsidR="003B300A" w:rsidRPr="00E8127C" w:rsidRDefault="003B300A" w:rsidP="003B300A">
      <w:pPr>
        <w:spacing w:line="276" w:lineRule="auto"/>
        <w:jc w:val="both"/>
        <w:rPr>
          <w:rFonts w:cstheme="minorHAnsi"/>
          <w:b/>
          <w:bCs/>
          <w:sz w:val="24"/>
          <w:szCs w:val="24"/>
        </w:rPr>
      </w:pPr>
      <w:r w:rsidRPr="00E8127C">
        <w:rPr>
          <w:rFonts w:cstheme="minorHAnsi"/>
          <w:b/>
          <w:bCs/>
          <w:sz w:val="24"/>
          <w:szCs w:val="24"/>
        </w:rPr>
        <w:lastRenderedPageBreak/>
        <w:t>Responsibilities</w:t>
      </w:r>
    </w:p>
    <w:p w14:paraId="65B08F36" w14:textId="730E9D35" w:rsidR="003B300A" w:rsidRPr="00E8127C" w:rsidRDefault="00503B62" w:rsidP="00ED1847">
      <w:pPr>
        <w:numPr>
          <w:ilvl w:val="0"/>
          <w:numId w:val="41"/>
        </w:numPr>
        <w:tabs>
          <w:tab w:val="num" w:pos="720"/>
        </w:tabs>
        <w:spacing w:after="0" w:line="276" w:lineRule="auto"/>
        <w:ind w:left="714" w:hanging="357"/>
        <w:jc w:val="both"/>
        <w:rPr>
          <w:rFonts w:cstheme="minorBidi"/>
          <w:sz w:val="24"/>
          <w:szCs w:val="24"/>
        </w:rPr>
      </w:pPr>
      <w:r w:rsidRPr="00E8127C">
        <w:rPr>
          <w:rFonts w:cstheme="minorBidi"/>
          <w:b/>
          <w:bCs/>
          <w:sz w:val="24"/>
          <w:szCs w:val="24"/>
        </w:rPr>
        <w:t>EHS</w:t>
      </w:r>
      <w:r w:rsidR="003B300A" w:rsidRPr="00E8127C">
        <w:rPr>
          <w:rFonts w:cstheme="minorBidi"/>
          <w:b/>
          <w:bCs/>
          <w:sz w:val="24"/>
          <w:szCs w:val="24"/>
        </w:rPr>
        <w:t xml:space="preserve"> Department</w:t>
      </w:r>
      <w:r w:rsidR="00DB0615" w:rsidRPr="00E8127C">
        <w:rPr>
          <w:rFonts w:cstheme="minorBidi"/>
          <w:sz w:val="24"/>
          <w:szCs w:val="24"/>
        </w:rPr>
        <w:t xml:space="preserve">: </w:t>
      </w:r>
      <w:r w:rsidR="003B300A" w:rsidRPr="00E8127C">
        <w:rPr>
          <w:rFonts w:cstheme="minorBidi"/>
          <w:sz w:val="24"/>
          <w:szCs w:val="24"/>
        </w:rPr>
        <w:t>Ensures all emergency equipment is identified, installed</w:t>
      </w:r>
      <w:r w:rsidR="00370A82" w:rsidRPr="00E8127C">
        <w:rPr>
          <w:rFonts w:cstheme="minorBidi"/>
          <w:sz w:val="24"/>
          <w:szCs w:val="24"/>
        </w:rPr>
        <w:t xml:space="preserve"> </w:t>
      </w:r>
      <w:r w:rsidR="006935F7" w:rsidRPr="00E8127C">
        <w:rPr>
          <w:rFonts w:cstheme="minorBidi"/>
          <w:sz w:val="24"/>
          <w:szCs w:val="24"/>
        </w:rPr>
        <w:t>and</w:t>
      </w:r>
      <w:r w:rsidR="003B300A" w:rsidRPr="00E8127C">
        <w:rPr>
          <w:rFonts w:cstheme="minorBidi"/>
          <w:sz w:val="24"/>
          <w:szCs w:val="24"/>
        </w:rPr>
        <w:t xml:space="preserve"> maintained as per risk assessments and legal standards.</w:t>
      </w:r>
    </w:p>
    <w:p w14:paraId="4172EEA6" w14:textId="670D0483" w:rsidR="003B300A" w:rsidRPr="00E8127C" w:rsidRDefault="003B300A" w:rsidP="00ED1847">
      <w:pPr>
        <w:numPr>
          <w:ilvl w:val="0"/>
          <w:numId w:val="41"/>
        </w:numPr>
        <w:tabs>
          <w:tab w:val="num" w:pos="720"/>
        </w:tabs>
        <w:spacing w:after="0" w:line="276" w:lineRule="auto"/>
        <w:ind w:left="714" w:hanging="357"/>
        <w:jc w:val="both"/>
        <w:rPr>
          <w:rFonts w:cstheme="minorBidi"/>
          <w:sz w:val="24"/>
          <w:szCs w:val="24"/>
        </w:rPr>
      </w:pPr>
      <w:r w:rsidRPr="00E8127C">
        <w:rPr>
          <w:rFonts w:cstheme="minorBidi"/>
          <w:b/>
          <w:bCs/>
          <w:sz w:val="24"/>
          <w:szCs w:val="24"/>
        </w:rPr>
        <w:t>Unit Heads / Area Supervisor</w:t>
      </w:r>
      <w:r w:rsidR="00D04E87" w:rsidRPr="00E8127C">
        <w:rPr>
          <w:rFonts w:cstheme="minorBidi"/>
          <w:b/>
          <w:bCs/>
          <w:sz w:val="24"/>
          <w:szCs w:val="24"/>
        </w:rPr>
        <w:t xml:space="preserve">: </w:t>
      </w:r>
      <w:r w:rsidRPr="00E8127C">
        <w:rPr>
          <w:rFonts w:cstheme="minorBidi"/>
          <w:sz w:val="24"/>
          <w:szCs w:val="24"/>
        </w:rPr>
        <w:t xml:space="preserve">Monitor the presence and readiness of emergency equipment in their areas and coordinate with </w:t>
      </w:r>
      <w:r w:rsidR="00503B62" w:rsidRPr="00E8127C">
        <w:rPr>
          <w:rFonts w:cstheme="minorBidi"/>
          <w:sz w:val="24"/>
          <w:szCs w:val="24"/>
        </w:rPr>
        <w:t>EHS</w:t>
      </w:r>
      <w:r w:rsidRPr="00E8127C">
        <w:rPr>
          <w:rFonts w:cstheme="minorBidi"/>
          <w:sz w:val="24"/>
          <w:szCs w:val="24"/>
        </w:rPr>
        <w:t xml:space="preserve"> for periodic checks.</w:t>
      </w:r>
    </w:p>
    <w:p w14:paraId="58EC0329" w14:textId="0F48E53F" w:rsidR="003B300A" w:rsidRPr="00E8127C" w:rsidRDefault="003B300A" w:rsidP="00ED1847">
      <w:pPr>
        <w:numPr>
          <w:ilvl w:val="0"/>
          <w:numId w:val="41"/>
        </w:numPr>
        <w:tabs>
          <w:tab w:val="num" w:pos="720"/>
        </w:tabs>
        <w:spacing w:line="276" w:lineRule="auto"/>
        <w:ind w:left="714" w:hanging="357"/>
        <w:jc w:val="both"/>
        <w:rPr>
          <w:rFonts w:cstheme="minorHAnsi"/>
          <w:sz w:val="24"/>
          <w:szCs w:val="24"/>
        </w:rPr>
      </w:pPr>
      <w:r w:rsidRPr="00E8127C">
        <w:rPr>
          <w:rFonts w:cstheme="minorHAnsi"/>
          <w:b/>
          <w:bCs/>
          <w:sz w:val="24"/>
          <w:szCs w:val="24"/>
        </w:rPr>
        <w:t>All Employees</w:t>
      </w:r>
      <w:r w:rsidR="00D04E87" w:rsidRPr="00E8127C">
        <w:rPr>
          <w:rFonts w:cstheme="minorHAnsi"/>
          <w:sz w:val="24"/>
          <w:szCs w:val="24"/>
        </w:rPr>
        <w:t xml:space="preserve">: </w:t>
      </w:r>
      <w:r w:rsidRPr="00E8127C">
        <w:rPr>
          <w:rFonts w:cstheme="minorHAnsi"/>
          <w:sz w:val="24"/>
          <w:szCs w:val="24"/>
        </w:rPr>
        <w:t>Are oriented during induction to the emergency equipment in their work areas and are responsible for immediately reporting any deficiencies.</w:t>
      </w:r>
    </w:p>
    <w:p w14:paraId="71420ED6" w14:textId="77777777" w:rsidR="003B300A" w:rsidRPr="00E8127C" w:rsidRDefault="003B300A" w:rsidP="003B300A">
      <w:pPr>
        <w:spacing w:line="276" w:lineRule="auto"/>
        <w:rPr>
          <w:rFonts w:cstheme="minorHAnsi"/>
          <w:b/>
          <w:bCs/>
          <w:sz w:val="24"/>
          <w:szCs w:val="24"/>
        </w:rPr>
      </w:pPr>
      <w:r w:rsidRPr="00E8127C">
        <w:rPr>
          <w:rFonts w:cstheme="minorHAnsi"/>
          <w:b/>
          <w:bCs/>
          <w:sz w:val="24"/>
          <w:szCs w:val="24"/>
        </w:rPr>
        <w:t>Review Mechanism</w:t>
      </w:r>
    </w:p>
    <w:p w14:paraId="2E2B35CD" w14:textId="12B1F9DC" w:rsidR="00D04E87" w:rsidRPr="00E8127C" w:rsidRDefault="003B300A" w:rsidP="33CEAB00">
      <w:pPr>
        <w:spacing w:line="276" w:lineRule="auto"/>
        <w:jc w:val="both"/>
        <w:rPr>
          <w:rFonts w:cstheme="minorBidi"/>
          <w:sz w:val="24"/>
          <w:szCs w:val="24"/>
        </w:rPr>
      </w:pPr>
      <w:r w:rsidRPr="00E8127C">
        <w:rPr>
          <w:rFonts w:cstheme="minorBidi"/>
          <w:sz w:val="24"/>
          <w:szCs w:val="24"/>
        </w:rPr>
        <w:t xml:space="preserve">The emergency equipment provision procedure at </w:t>
      </w:r>
      <w:r w:rsidR="001A2D8B" w:rsidRPr="00E8127C">
        <w:rPr>
          <w:rFonts w:cstheme="minorBidi"/>
          <w:sz w:val="24"/>
          <w:szCs w:val="24"/>
        </w:rPr>
        <w:t>Naxpar Pharma Pvt. Ltd</w:t>
      </w:r>
      <w:r w:rsidRPr="00E8127C">
        <w:rPr>
          <w:rFonts w:cstheme="minorBidi"/>
          <w:sz w:val="24"/>
          <w:szCs w:val="24"/>
        </w:rPr>
        <w:t xml:space="preserve">. is reviewed by the </w:t>
      </w:r>
      <w:r w:rsidR="00503B62" w:rsidRPr="00E8127C">
        <w:rPr>
          <w:rFonts w:cstheme="minorBidi"/>
          <w:sz w:val="24"/>
          <w:szCs w:val="24"/>
        </w:rPr>
        <w:t>EHS</w:t>
      </w:r>
      <w:r w:rsidRPr="00E8127C">
        <w:rPr>
          <w:rFonts w:cstheme="minorBidi"/>
          <w:sz w:val="24"/>
          <w:szCs w:val="24"/>
        </w:rPr>
        <w:t xml:space="preserve"> Manager in coordination with the Internal Safety Committee, with final approval by the Operations Head. Reviews are conducted annually</w:t>
      </w:r>
      <w:r w:rsidR="00370A82" w:rsidRPr="00E8127C">
        <w:rPr>
          <w:rFonts w:cstheme="minorBidi"/>
          <w:sz w:val="24"/>
          <w:szCs w:val="24"/>
        </w:rPr>
        <w:t xml:space="preserve"> </w:t>
      </w:r>
      <w:r w:rsidR="006935F7" w:rsidRPr="00E8127C">
        <w:rPr>
          <w:rFonts w:cstheme="minorBidi"/>
          <w:sz w:val="24"/>
          <w:szCs w:val="24"/>
        </w:rPr>
        <w:t>and</w:t>
      </w:r>
      <w:r w:rsidRPr="00E8127C">
        <w:rPr>
          <w:rFonts w:cstheme="minorBidi"/>
          <w:sz w:val="24"/>
          <w:szCs w:val="24"/>
        </w:rPr>
        <w:t xml:space="preserve"> after any incidents to ensure equipment effectiveness and compliance. Feedback from drills and employees is incorporated for continuous improvement. All findings are recorded in the Emergency Equipment Review Log and the SOP is updated annually or as needed based on changes or audit results.</w:t>
      </w:r>
    </w:p>
    <w:p w14:paraId="3D485D65" w14:textId="77777777" w:rsidR="00D24ED3" w:rsidRPr="00654EDD" w:rsidRDefault="00D24ED3" w:rsidP="33CEAB00">
      <w:pPr>
        <w:spacing w:line="276" w:lineRule="auto"/>
        <w:jc w:val="both"/>
        <w:rPr>
          <w:rFonts w:cstheme="minorBidi"/>
          <w:sz w:val="24"/>
          <w:szCs w:val="24"/>
        </w:rPr>
      </w:pPr>
    </w:p>
    <w:p w14:paraId="6992456B" w14:textId="679B6042" w:rsidR="003B300A" w:rsidRPr="00D04E87" w:rsidRDefault="014B1B93" w:rsidP="00D04E87">
      <w:pPr>
        <w:pStyle w:val="Heading2"/>
        <w:rPr>
          <w:u w:val="none"/>
        </w:rPr>
      </w:pPr>
      <w:bookmarkStart w:id="16" w:name="_Toc226631047"/>
      <w:bookmarkStart w:id="17" w:name="_Toc233029853"/>
      <w:bookmarkEnd w:id="14"/>
      <w:r>
        <w:rPr>
          <w:u w:val="none"/>
        </w:rPr>
        <w:t>9. Equipment Safety Inspection</w:t>
      </w:r>
      <w:bookmarkEnd w:id="16"/>
      <w:bookmarkEnd w:id="17"/>
    </w:p>
    <w:p w14:paraId="2B7E19DA" w14:textId="77777777" w:rsidR="003B300A" w:rsidRPr="00E8127C" w:rsidRDefault="003B300A" w:rsidP="00D04E87">
      <w:pPr>
        <w:spacing w:line="276" w:lineRule="auto"/>
        <w:jc w:val="both"/>
        <w:rPr>
          <w:rFonts w:cstheme="minorHAnsi"/>
          <w:b/>
          <w:bCs/>
          <w:sz w:val="24"/>
          <w:szCs w:val="24"/>
        </w:rPr>
      </w:pPr>
      <w:r w:rsidRPr="00E8127C">
        <w:rPr>
          <w:rFonts w:cstheme="minorHAnsi"/>
          <w:b/>
          <w:bCs/>
          <w:sz w:val="24"/>
          <w:szCs w:val="24"/>
        </w:rPr>
        <w:t>Purpose</w:t>
      </w:r>
    </w:p>
    <w:p w14:paraId="1FB27CF7" w14:textId="77777777" w:rsidR="003B300A" w:rsidRPr="00E8127C" w:rsidRDefault="003B300A" w:rsidP="00D04E87">
      <w:pPr>
        <w:spacing w:after="0" w:line="276" w:lineRule="auto"/>
        <w:jc w:val="both"/>
        <w:rPr>
          <w:rFonts w:cstheme="minorHAnsi"/>
          <w:sz w:val="24"/>
          <w:szCs w:val="24"/>
        </w:rPr>
      </w:pPr>
      <w:r w:rsidRPr="00E8127C">
        <w:rPr>
          <w:rFonts w:cstheme="minorHAnsi"/>
          <w:sz w:val="24"/>
          <w:szCs w:val="24"/>
        </w:rPr>
        <w:t>To establish a structured and auditable process for regularly inspecting machinery and equipment to ensure:</w:t>
      </w:r>
    </w:p>
    <w:p w14:paraId="1D70CF1F" w14:textId="77777777" w:rsidR="003B300A" w:rsidRPr="00E8127C" w:rsidRDefault="003B300A" w:rsidP="00ED1847">
      <w:pPr>
        <w:numPr>
          <w:ilvl w:val="0"/>
          <w:numId w:val="33"/>
        </w:numPr>
        <w:spacing w:after="0" w:line="276" w:lineRule="auto"/>
        <w:jc w:val="both"/>
        <w:rPr>
          <w:rFonts w:cstheme="minorHAnsi"/>
          <w:sz w:val="24"/>
          <w:szCs w:val="24"/>
        </w:rPr>
      </w:pPr>
      <w:r w:rsidRPr="00E8127C">
        <w:rPr>
          <w:rFonts w:cstheme="minorHAnsi"/>
          <w:sz w:val="24"/>
          <w:szCs w:val="24"/>
        </w:rPr>
        <w:t>Workplace safety for all employees</w:t>
      </w:r>
    </w:p>
    <w:p w14:paraId="0BC6A55E" w14:textId="77777777" w:rsidR="003B300A" w:rsidRPr="00E8127C" w:rsidRDefault="003B300A" w:rsidP="00ED1847">
      <w:pPr>
        <w:numPr>
          <w:ilvl w:val="0"/>
          <w:numId w:val="33"/>
        </w:numPr>
        <w:spacing w:after="0" w:line="276" w:lineRule="auto"/>
        <w:jc w:val="both"/>
        <w:rPr>
          <w:rFonts w:cstheme="minorHAnsi"/>
          <w:sz w:val="24"/>
          <w:szCs w:val="24"/>
        </w:rPr>
      </w:pPr>
      <w:r w:rsidRPr="00E8127C">
        <w:rPr>
          <w:rFonts w:cstheme="minorHAnsi"/>
          <w:sz w:val="24"/>
          <w:szCs w:val="24"/>
        </w:rPr>
        <w:t>Early detection and resolution of mechanical or electrical hazards</w:t>
      </w:r>
    </w:p>
    <w:p w14:paraId="5EC2B71A" w14:textId="77777777" w:rsidR="003B300A" w:rsidRPr="00E8127C" w:rsidRDefault="003B300A" w:rsidP="00ED1847">
      <w:pPr>
        <w:numPr>
          <w:ilvl w:val="0"/>
          <w:numId w:val="33"/>
        </w:numPr>
        <w:spacing w:after="0" w:line="276" w:lineRule="auto"/>
        <w:jc w:val="both"/>
        <w:rPr>
          <w:rFonts w:cstheme="minorHAnsi"/>
          <w:sz w:val="24"/>
          <w:szCs w:val="24"/>
        </w:rPr>
      </w:pPr>
      <w:r w:rsidRPr="00E8127C">
        <w:rPr>
          <w:rFonts w:cstheme="minorHAnsi"/>
          <w:sz w:val="24"/>
          <w:szCs w:val="24"/>
        </w:rPr>
        <w:t>Compliance with applicable legal and client-specific safety standards</w:t>
      </w:r>
    </w:p>
    <w:p w14:paraId="1EF3C3A4" w14:textId="635691D8" w:rsidR="003B300A" w:rsidRPr="00E8127C" w:rsidRDefault="003B300A" w:rsidP="00ED1847">
      <w:pPr>
        <w:numPr>
          <w:ilvl w:val="0"/>
          <w:numId w:val="33"/>
        </w:numPr>
        <w:spacing w:line="276" w:lineRule="auto"/>
        <w:ind w:left="714" w:hanging="357"/>
        <w:jc w:val="both"/>
        <w:rPr>
          <w:rFonts w:cstheme="minorHAnsi"/>
          <w:sz w:val="24"/>
          <w:szCs w:val="24"/>
        </w:rPr>
      </w:pPr>
      <w:r w:rsidRPr="00E8127C">
        <w:rPr>
          <w:rFonts w:cstheme="minorHAnsi"/>
          <w:sz w:val="24"/>
          <w:szCs w:val="24"/>
        </w:rPr>
        <w:t>Reduced risk of equipment-related incidents and downtime</w:t>
      </w:r>
    </w:p>
    <w:p w14:paraId="08A52759" w14:textId="77777777" w:rsidR="003B300A" w:rsidRPr="00E8127C" w:rsidRDefault="003B300A" w:rsidP="00D04E87">
      <w:pPr>
        <w:spacing w:line="276" w:lineRule="auto"/>
        <w:jc w:val="both"/>
        <w:rPr>
          <w:rFonts w:cstheme="minorHAnsi"/>
          <w:b/>
          <w:bCs/>
          <w:sz w:val="24"/>
          <w:szCs w:val="24"/>
        </w:rPr>
      </w:pPr>
      <w:r w:rsidRPr="00E8127C">
        <w:rPr>
          <w:rFonts w:cstheme="minorHAnsi"/>
          <w:b/>
          <w:bCs/>
          <w:sz w:val="24"/>
          <w:szCs w:val="24"/>
        </w:rPr>
        <w:t>Scope</w:t>
      </w:r>
    </w:p>
    <w:p w14:paraId="42E340B9" w14:textId="77777777" w:rsidR="003B300A" w:rsidRPr="00E8127C" w:rsidRDefault="003B300A" w:rsidP="00D04E87">
      <w:pPr>
        <w:spacing w:after="0" w:line="276" w:lineRule="auto"/>
        <w:jc w:val="both"/>
        <w:rPr>
          <w:rFonts w:cstheme="minorHAnsi"/>
          <w:sz w:val="24"/>
          <w:szCs w:val="24"/>
        </w:rPr>
      </w:pPr>
      <w:r w:rsidRPr="00E8127C">
        <w:rPr>
          <w:rFonts w:cstheme="minorHAnsi"/>
          <w:sz w:val="24"/>
          <w:szCs w:val="24"/>
        </w:rPr>
        <w:t>This SOP covers all operational machinery and equipment located in:</w:t>
      </w:r>
    </w:p>
    <w:p w14:paraId="2336C64F" w14:textId="046E8935" w:rsidR="003B300A" w:rsidRPr="00E8127C" w:rsidRDefault="003B300A" w:rsidP="00ED1847">
      <w:pPr>
        <w:numPr>
          <w:ilvl w:val="0"/>
          <w:numId w:val="34"/>
        </w:numPr>
        <w:spacing w:after="0" w:line="276" w:lineRule="auto"/>
        <w:jc w:val="both"/>
        <w:rPr>
          <w:rFonts w:cstheme="minorBidi"/>
          <w:sz w:val="24"/>
          <w:szCs w:val="24"/>
        </w:rPr>
      </w:pPr>
      <w:r w:rsidRPr="00E8127C">
        <w:rPr>
          <w:rFonts w:cstheme="minorBidi"/>
          <w:sz w:val="24"/>
          <w:szCs w:val="24"/>
        </w:rPr>
        <w:t>Production areas</w:t>
      </w:r>
    </w:p>
    <w:p w14:paraId="07629B05" w14:textId="77777777" w:rsidR="003B300A" w:rsidRPr="00E8127C" w:rsidRDefault="003B300A" w:rsidP="00ED1847">
      <w:pPr>
        <w:numPr>
          <w:ilvl w:val="0"/>
          <w:numId w:val="34"/>
        </w:numPr>
        <w:spacing w:after="0" w:line="276" w:lineRule="auto"/>
        <w:jc w:val="both"/>
        <w:rPr>
          <w:rFonts w:cstheme="minorHAnsi"/>
          <w:sz w:val="24"/>
          <w:szCs w:val="24"/>
        </w:rPr>
      </w:pPr>
      <w:r w:rsidRPr="00E8127C">
        <w:rPr>
          <w:rFonts w:cstheme="minorHAnsi"/>
          <w:sz w:val="24"/>
          <w:szCs w:val="24"/>
        </w:rPr>
        <w:t>Utility and support systems (e.g., boilers, compressors, utilities)</w:t>
      </w:r>
    </w:p>
    <w:p w14:paraId="6CE1CBE1" w14:textId="77777777" w:rsidR="003B300A" w:rsidRPr="00E8127C" w:rsidRDefault="003B300A" w:rsidP="00ED1847">
      <w:pPr>
        <w:numPr>
          <w:ilvl w:val="0"/>
          <w:numId w:val="34"/>
        </w:numPr>
        <w:spacing w:after="0" w:line="276" w:lineRule="auto"/>
        <w:jc w:val="both"/>
        <w:rPr>
          <w:rFonts w:cstheme="minorHAnsi"/>
          <w:sz w:val="24"/>
          <w:szCs w:val="24"/>
        </w:rPr>
      </w:pPr>
      <w:r w:rsidRPr="00E8127C">
        <w:rPr>
          <w:rFonts w:cstheme="minorHAnsi"/>
          <w:sz w:val="24"/>
          <w:szCs w:val="24"/>
        </w:rPr>
        <w:t>Storage and material handling zones</w:t>
      </w:r>
    </w:p>
    <w:p w14:paraId="2C3551FF" w14:textId="58622144" w:rsidR="003B300A" w:rsidRPr="00E8127C" w:rsidRDefault="003B300A" w:rsidP="00ED1847">
      <w:pPr>
        <w:numPr>
          <w:ilvl w:val="0"/>
          <w:numId w:val="34"/>
        </w:numPr>
        <w:spacing w:after="120" w:line="276" w:lineRule="auto"/>
        <w:ind w:left="714" w:hanging="357"/>
        <w:jc w:val="both"/>
        <w:rPr>
          <w:rFonts w:cstheme="minorHAnsi"/>
          <w:sz w:val="24"/>
          <w:szCs w:val="24"/>
        </w:rPr>
      </w:pPr>
      <w:r w:rsidRPr="00E8127C">
        <w:rPr>
          <w:rFonts w:cstheme="minorHAnsi"/>
          <w:sz w:val="24"/>
          <w:szCs w:val="24"/>
        </w:rPr>
        <w:t>Electrical and mechanical service areas</w:t>
      </w:r>
    </w:p>
    <w:p w14:paraId="12090AC1" w14:textId="73BD2C6D" w:rsidR="003B300A" w:rsidRPr="00E8127C" w:rsidRDefault="003B300A" w:rsidP="00D04E87">
      <w:pPr>
        <w:spacing w:line="276" w:lineRule="auto"/>
        <w:jc w:val="both"/>
        <w:rPr>
          <w:rFonts w:cstheme="minorHAnsi"/>
          <w:b/>
          <w:bCs/>
          <w:sz w:val="24"/>
          <w:szCs w:val="24"/>
        </w:rPr>
      </w:pPr>
      <w:r w:rsidRPr="00E8127C">
        <w:rPr>
          <w:rFonts w:cstheme="minorHAnsi"/>
          <w:b/>
          <w:bCs/>
          <w:sz w:val="24"/>
          <w:szCs w:val="24"/>
        </w:rPr>
        <w:t>Inspection Frequency &amp; Types</w:t>
      </w:r>
    </w:p>
    <w:tbl>
      <w:tblPr>
        <w:tblStyle w:val="TableGrid"/>
        <w:tblW w:w="0" w:type="auto"/>
        <w:tblLook w:val="04A0" w:firstRow="1" w:lastRow="0" w:firstColumn="1" w:lastColumn="0" w:noHBand="0" w:noVBand="1"/>
      </w:tblPr>
      <w:tblGrid>
        <w:gridCol w:w="1254"/>
        <w:gridCol w:w="2355"/>
        <w:gridCol w:w="1975"/>
        <w:gridCol w:w="3432"/>
      </w:tblGrid>
      <w:tr w:rsidR="003B300A" w:rsidRPr="00E8127C" w14:paraId="54193FC3" w14:textId="77777777" w:rsidTr="33CEAB00">
        <w:tc>
          <w:tcPr>
            <w:tcW w:w="0" w:type="auto"/>
            <w:hideMark/>
          </w:tcPr>
          <w:p w14:paraId="7FEE5238" w14:textId="77777777" w:rsidR="003B300A" w:rsidRPr="00E8127C" w:rsidRDefault="003B300A" w:rsidP="00D04E87">
            <w:pPr>
              <w:spacing w:line="276" w:lineRule="auto"/>
              <w:jc w:val="both"/>
              <w:rPr>
                <w:rFonts w:asciiTheme="minorHAnsi" w:hAnsiTheme="minorHAnsi" w:cstheme="minorHAnsi"/>
                <w:b/>
                <w:bCs/>
                <w:sz w:val="24"/>
                <w:szCs w:val="24"/>
              </w:rPr>
            </w:pPr>
            <w:r w:rsidRPr="00E8127C">
              <w:rPr>
                <w:rFonts w:asciiTheme="minorHAnsi" w:hAnsiTheme="minorHAnsi" w:cstheme="minorHAnsi"/>
                <w:b/>
                <w:bCs/>
                <w:sz w:val="24"/>
                <w:szCs w:val="24"/>
              </w:rPr>
              <w:t>Frequency</w:t>
            </w:r>
          </w:p>
        </w:tc>
        <w:tc>
          <w:tcPr>
            <w:tcW w:w="0" w:type="auto"/>
            <w:hideMark/>
          </w:tcPr>
          <w:p w14:paraId="74D532D0" w14:textId="77777777" w:rsidR="003B300A" w:rsidRPr="00E8127C" w:rsidRDefault="003B300A" w:rsidP="00D04E87">
            <w:pPr>
              <w:spacing w:line="276" w:lineRule="auto"/>
              <w:jc w:val="both"/>
              <w:rPr>
                <w:rFonts w:asciiTheme="minorHAnsi" w:hAnsiTheme="minorHAnsi" w:cstheme="minorHAnsi"/>
                <w:b/>
                <w:bCs/>
                <w:sz w:val="24"/>
                <w:szCs w:val="24"/>
              </w:rPr>
            </w:pPr>
            <w:r w:rsidRPr="00E8127C">
              <w:rPr>
                <w:rFonts w:asciiTheme="minorHAnsi" w:hAnsiTheme="minorHAnsi" w:cstheme="minorHAnsi"/>
                <w:b/>
                <w:bCs/>
                <w:sz w:val="24"/>
                <w:szCs w:val="24"/>
              </w:rPr>
              <w:t>Type of Inspection</w:t>
            </w:r>
          </w:p>
        </w:tc>
        <w:tc>
          <w:tcPr>
            <w:tcW w:w="0" w:type="auto"/>
            <w:hideMark/>
          </w:tcPr>
          <w:p w14:paraId="320B5B29" w14:textId="77777777" w:rsidR="003B300A" w:rsidRPr="00E8127C" w:rsidRDefault="003B300A" w:rsidP="00D04E87">
            <w:pPr>
              <w:spacing w:line="276" w:lineRule="auto"/>
              <w:jc w:val="both"/>
              <w:rPr>
                <w:rFonts w:asciiTheme="minorHAnsi" w:hAnsiTheme="minorHAnsi" w:cstheme="minorHAnsi"/>
                <w:b/>
                <w:bCs/>
                <w:sz w:val="24"/>
                <w:szCs w:val="24"/>
              </w:rPr>
            </w:pPr>
            <w:r w:rsidRPr="00E8127C">
              <w:rPr>
                <w:rFonts w:asciiTheme="minorHAnsi" w:hAnsiTheme="minorHAnsi" w:cstheme="minorHAnsi"/>
                <w:b/>
                <w:bCs/>
                <w:sz w:val="24"/>
                <w:szCs w:val="24"/>
              </w:rPr>
              <w:t>Conducted By</w:t>
            </w:r>
          </w:p>
        </w:tc>
        <w:tc>
          <w:tcPr>
            <w:tcW w:w="0" w:type="auto"/>
            <w:hideMark/>
          </w:tcPr>
          <w:p w14:paraId="78B508A3" w14:textId="77777777" w:rsidR="003B300A" w:rsidRPr="00E8127C" w:rsidRDefault="003B300A" w:rsidP="00D04E87">
            <w:pPr>
              <w:spacing w:line="276" w:lineRule="auto"/>
              <w:jc w:val="both"/>
              <w:rPr>
                <w:rFonts w:asciiTheme="minorHAnsi" w:hAnsiTheme="minorHAnsi" w:cstheme="minorHAnsi"/>
                <w:b/>
                <w:bCs/>
                <w:sz w:val="24"/>
                <w:szCs w:val="24"/>
              </w:rPr>
            </w:pPr>
            <w:r w:rsidRPr="00E8127C">
              <w:rPr>
                <w:rFonts w:asciiTheme="minorHAnsi" w:hAnsiTheme="minorHAnsi" w:cstheme="minorHAnsi"/>
                <w:b/>
                <w:bCs/>
                <w:sz w:val="24"/>
                <w:szCs w:val="24"/>
              </w:rPr>
              <w:t>Tools/Forms Used</w:t>
            </w:r>
          </w:p>
        </w:tc>
      </w:tr>
      <w:tr w:rsidR="003B300A" w:rsidRPr="00E8127C" w14:paraId="5F14C3D7" w14:textId="77777777" w:rsidTr="33CEAB00">
        <w:tc>
          <w:tcPr>
            <w:tcW w:w="0" w:type="auto"/>
            <w:hideMark/>
          </w:tcPr>
          <w:p w14:paraId="67B00111" w14:textId="77777777" w:rsidR="003B300A" w:rsidRPr="00E8127C" w:rsidRDefault="003B300A" w:rsidP="00D04E87">
            <w:pPr>
              <w:spacing w:line="276" w:lineRule="auto"/>
              <w:jc w:val="both"/>
              <w:rPr>
                <w:rFonts w:asciiTheme="minorHAnsi" w:hAnsiTheme="minorHAnsi" w:cstheme="minorHAnsi"/>
                <w:sz w:val="24"/>
                <w:szCs w:val="24"/>
              </w:rPr>
            </w:pPr>
            <w:r w:rsidRPr="00E8127C">
              <w:rPr>
                <w:rFonts w:asciiTheme="minorHAnsi" w:hAnsiTheme="minorHAnsi" w:cstheme="minorHAnsi"/>
                <w:b/>
                <w:bCs/>
                <w:sz w:val="24"/>
                <w:szCs w:val="24"/>
              </w:rPr>
              <w:t>Daily</w:t>
            </w:r>
          </w:p>
        </w:tc>
        <w:tc>
          <w:tcPr>
            <w:tcW w:w="0" w:type="auto"/>
            <w:hideMark/>
          </w:tcPr>
          <w:p w14:paraId="6625D239" w14:textId="77777777" w:rsidR="003B300A" w:rsidRPr="00E8127C" w:rsidRDefault="003B300A" w:rsidP="00D04E87">
            <w:pPr>
              <w:spacing w:line="276" w:lineRule="auto"/>
              <w:jc w:val="both"/>
              <w:rPr>
                <w:rFonts w:asciiTheme="minorHAnsi" w:hAnsiTheme="minorHAnsi" w:cstheme="minorHAnsi"/>
                <w:sz w:val="24"/>
                <w:szCs w:val="24"/>
              </w:rPr>
            </w:pPr>
            <w:r w:rsidRPr="00E8127C">
              <w:rPr>
                <w:rFonts w:asciiTheme="minorHAnsi" w:hAnsiTheme="minorHAnsi" w:cstheme="minorHAnsi"/>
                <w:sz w:val="24"/>
                <w:szCs w:val="24"/>
              </w:rPr>
              <w:t>Visual Safety Check</w:t>
            </w:r>
          </w:p>
        </w:tc>
        <w:tc>
          <w:tcPr>
            <w:tcW w:w="0" w:type="auto"/>
            <w:hideMark/>
          </w:tcPr>
          <w:p w14:paraId="53FEC7DF" w14:textId="77777777" w:rsidR="003B300A" w:rsidRPr="00E8127C" w:rsidRDefault="003B300A" w:rsidP="00D04E87">
            <w:pPr>
              <w:spacing w:line="276" w:lineRule="auto"/>
              <w:jc w:val="both"/>
              <w:rPr>
                <w:rFonts w:asciiTheme="minorHAnsi" w:hAnsiTheme="minorHAnsi" w:cstheme="minorHAnsi"/>
                <w:sz w:val="24"/>
                <w:szCs w:val="24"/>
              </w:rPr>
            </w:pPr>
            <w:r w:rsidRPr="00E8127C">
              <w:rPr>
                <w:rFonts w:asciiTheme="minorHAnsi" w:hAnsiTheme="minorHAnsi" w:cstheme="minorHAnsi"/>
                <w:sz w:val="24"/>
                <w:szCs w:val="24"/>
              </w:rPr>
              <w:t>Operators</w:t>
            </w:r>
          </w:p>
        </w:tc>
        <w:tc>
          <w:tcPr>
            <w:tcW w:w="0" w:type="auto"/>
            <w:hideMark/>
          </w:tcPr>
          <w:p w14:paraId="704696D1" w14:textId="77777777" w:rsidR="003B300A" w:rsidRPr="00E8127C" w:rsidRDefault="003B300A" w:rsidP="00D04E87">
            <w:pPr>
              <w:spacing w:line="276" w:lineRule="auto"/>
              <w:jc w:val="both"/>
              <w:rPr>
                <w:rFonts w:asciiTheme="minorHAnsi" w:hAnsiTheme="minorHAnsi" w:cstheme="minorHAnsi"/>
                <w:sz w:val="24"/>
                <w:szCs w:val="24"/>
              </w:rPr>
            </w:pPr>
            <w:r w:rsidRPr="00E8127C">
              <w:rPr>
                <w:rFonts w:asciiTheme="minorHAnsi" w:hAnsiTheme="minorHAnsi" w:cstheme="minorHAnsi"/>
                <w:sz w:val="24"/>
                <w:szCs w:val="24"/>
              </w:rPr>
              <w:t>Daily Logbook</w:t>
            </w:r>
          </w:p>
        </w:tc>
      </w:tr>
      <w:tr w:rsidR="003B300A" w:rsidRPr="00E8127C" w14:paraId="2904DA45" w14:textId="77777777" w:rsidTr="33CEAB00">
        <w:tc>
          <w:tcPr>
            <w:tcW w:w="0" w:type="auto"/>
            <w:hideMark/>
          </w:tcPr>
          <w:p w14:paraId="3AA9E8F2" w14:textId="77777777" w:rsidR="003B300A" w:rsidRPr="00E8127C" w:rsidRDefault="003B300A" w:rsidP="00D04E87">
            <w:pPr>
              <w:spacing w:line="276" w:lineRule="auto"/>
              <w:jc w:val="both"/>
              <w:rPr>
                <w:rFonts w:asciiTheme="minorHAnsi" w:hAnsiTheme="minorHAnsi" w:cstheme="minorHAnsi"/>
                <w:sz w:val="24"/>
                <w:szCs w:val="24"/>
              </w:rPr>
            </w:pPr>
            <w:r w:rsidRPr="00E8127C">
              <w:rPr>
                <w:rFonts w:asciiTheme="minorHAnsi" w:hAnsiTheme="minorHAnsi" w:cstheme="minorHAnsi"/>
                <w:b/>
                <w:bCs/>
                <w:sz w:val="24"/>
                <w:szCs w:val="24"/>
              </w:rPr>
              <w:t>Weekly</w:t>
            </w:r>
          </w:p>
        </w:tc>
        <w:tc>
          <w:tcPr>
            <w:tcW w:w="0" w:type="auto"/>
            <w:hideMark/>
          </w:tcPr>
          <w:p w14:paraId="235A5D97" w14:textId="77777777" w:rsidR="003B300A" w:rsidRPr="00E8127C" w:rsidRDefault="003B300A" w:rsidP="00D04E87">
            <w:pPr>
              <w:spacing w:line="276" w:lineRule="auto"/>
              <w:jc w:val="both"/>
              <w:rPr>
                <w:rFonts w:asciiTheme="minorHAnsi" w:hAnsiTheme="minorHAnsi" w:cstheme="minorHAnsi"/>
                <w:sz w:val="24"/>
                <w:szCs w:val="24"/>
              </w:rPr>
            </w:pPr>
            <w:r w:rsidRPr="00E8127C">
              <w:rPr>
                <w:rFonts w:asciiTheme="minorHAnsi" w:hAnsiTheme="minorHAnsi" w:cstheme="minorHAnsi"/>
                <w:sz w:val="24"/>
                <w:szCs w:val="24"/>
              </w:rPr>
              <w:t>Functional Test</w:t>
            </w:r>
          </w:p>
        </w:tc>
        <w:tc>
          <w:tcPr>
            <w:tcW w:w="0" w:type="auto"/>
            <w:hideMark/>
          </w:tcPr>
          <w:p w14:paraId="5CC51CE1" w14:textId="77777777" w:rsidR="003B300A" w:rsidRPr="00E8127C" w:rsidRDefault="003B300A" w:rsidP="00D04E87">
            <w:pPr>
              <w:spacing w:line="276" w:lineRule="auto"/>
              <w:jc w:val="both"/>
              <w:rPr>
                <w:rFonts w:asciiTheme="minorHAnsi" w:hAnsiTheme="minorHAnsi" w:cstheme="minorHAnsi"/>
                <w:sz w:val="24"/>
                <w:szCs w:val="24"/>
              </w:rPr>
            </w:pPr>
            <w:r w:rsidRPr="00E8127C">
              <w:rPr>
                <w:rFonts w:asciiTheme="minorHAnsi" w:hAnsiTheme="minorHAnsi" w:cstheme="minorHAnsi"/>
                <w:sz w:val="24"/>
                <w:szCs w:val="24"/>
              </w:rPr>
              <w:t>Maintenance</w:t>
            </w:r>
          </w:p>
        </w:tc>
        <w:tc>
          <w:tcPr>
            <w:tcW w:w="0" w:type="auto"/>
            <w:hideMark/>
          </w:tcPr>
          <w:p w14:paraId="10F1D854" w14:textId="72FEBDAC" w:rsidR="003B300A" w:rsidRPr="00E8127C" w:rsidRDefault="003B300A" w:rsidP="00D04E87">
            <w:pPr>
              <w:spacing w:line="276" w:lineRule="auto"/>
              <w:jc w:val="both"/>
              <w:rPr>
                <w:rFonts w:asciiTheme="minorHAnsi" w:hAnsiTheme="minorHAnsi" w:cstheme="minorHAnsi"/>
                <w:sz w:val="24"/>
                <w:szCs w:val="24"/>
              </w:rPr>
            </w:pPr>
            <w:r w:rsidRPr="00E8127C">
              <w:rPr>
                <w:rFonts w:asciiTheme="minorHAnsi" w:hAnsiTheme="minorHAnsi" w:cstheme="minorHAnsi"/>
                <w:sz w:val="24"/>
                <w:szCs w:val="24"/>
              </w:rPr>
              <w:t xml:space="preserve">Weekly Checklist </w:t>
            </w:r>
          </w:p>
        </w:tc>
      </w:tr>
      <w:tr w:rsidR="003B300A" w:rsidRPr="00E8127C" w14:paraId="4F4AC2D7" w14:textId="77777777" w:rsidTr="33CEAB00">
        <w:tc>
          <w:tcPr>
            <w:tcW w:w="0" w:type="auto"/>
            <w:hideMark/>
          </w:tcPr>
          <w:p w14:paraId="3A36550B" w14:textId="77777777" w:rsidR="003B300A" w:rsidRPr="00E8127C" w:rsidRDefault="003B300A" w:rsidP="00D04E87">
            <w:pPr>
              <w:spacing w:line="276" w:lineRule="auto"/>
              <w:jc w:val="both"/>
              <w:rPr>
                <w:rFonts w:asciiTheme="minorHAnsi" w:hAnsiTheme="minorHAnsi" w:cstheme="minorHAnsi"/>
                <w:sz w:val="24"/>
                <w:szCs w:val="24"/>
              </w:rPr>
            </w:pPr>
            <w:r w:rsidRPr="00E8127C">
              <w:rPr>
                <w:rFonts w:asciiTheme="minorHAnsi" w:hAnsiTheme="minorHAnsi" w:cstheme="minorHAnsi"/>
                <w:b/>
                <w:bCs/>
                <w:sz w:val="24"/>
                <w:szCs w:val="24"/>
              </w:rPr>
              <w:lastRenderedPageBreak/>
              <w:t>Quarterly</w:t>
            </w:r>
          </w:p>
        </w:tc>
        <w:tc>
          <w:tcPr>
            <w:tcW w:w="0" w:type="auto"/>
            <w:hideMark/>
          </w:tcPr>
          <w:p w14:paraId="516967E1" w14:textId="77777777" w:rsidR="003B300A" w:rsidRPr="00E8127C" w:rsidRDefault="003B300A" w:rsidP="00D04E87">
            <w:pPr>
              <w:spacing w:line="276" w:lineRule="auto"/>
              <w:jc w:val="both"/>
              <w:rPr>
                <w:rFonts w:asciiTheme="minorHAnsi" w:hAnsiTheme="minorHAnsi" w:cstheme="minorHAnsi"/>
                <w:sz w:val="24"/>
                <w:szCs w:val="24"/>
              </w:rPr>
            </w:pPr>
            <w:r w:rsidRPr="00E8127C">
              <w:rPr>
                <w:rFonts w:asciiTheme="minorHAnsi" w:hAnsiTheme="minorHAnsi" w:cstheme="minorHAnsi"/>
                <w:sz w:val="24"/>
                <w:szCs w:val="24"/>
              </w:rPr>
              <w:t>Detailed Technical Review</w:t>
            </w:r>
          </w:p>
        </w:tc>
        <w:tc>
          <w:tcPr>
            <w:tcW w:w="0" w:type="auto"/>
            <w:hideMark/>
          </w:tcPr>
          <w:p w14:paraId="53C2F742" w14:textId="77777777" w:rsidR="003B300A" w:rsidRPr="00E8127C" w:rsidRDefault="003B300A" w:rsidP="00D04E87">
            <w:pPr>
              <w:spacing w:line="276" w:lineRule="auto"/>
              <w:jc w:val="both"/>
              <w:rPr>
                <w:rFonts w:asciiTheme="minorHAnsi" w:hAnsiTheme="minorHAnsi" w:cstheme="minorHAnsi"/>
                <w:sz w:val="24"/>
                <w:szCs w:val="24"/>
              </w:rPr>
            </w:pPr>
            <w:r w:rsidRPr="00E8127C">
              <w:rPr>
                <w:rFonts w:asciiTheme="minorHAnsi" w:hAnsiTheme="minorHAnsi" w:cstheme="minorHAnsi"/>
                <w:sz w:val="24"/>
                <w:szCs w:val="24"/>
              </w:rPr>
              <w:t>Maintenance/EHS</w:t>
            </w:r>
          </w:p>
        </w:tc>
        <w:tc>
          <w:tcPr>
            <w:tcW w:w="0" w:type="auto"/>
            <w:hideMark/>
          </w:tcPr>
          <w:p w14:paraId="7994749E" w14:textId="141BF381" w:rsidR="003B300A" w:rsidRPr="00E8127C" w:rsidRDefault="003B300A" w:rsidP="00D04E87">
            <w:pPr>
              <w:spacing w:line="276" w:lineRule="auto"/>
              <w:jc w:val="both"/>
              <w:rPr>
                <w:rFonts w:asciiTheme="minorHAnsi" w:hAnsiTheme="minorHAnsi" w:cstheme="minorHAnsi"/>
                <w:sz w:val="24"/>
                <w:szCs w:val="24"/>
              </w:rPr>
            </w:pPr>
            <w:r w:rsidRPr="00E8127C">
              <w:rPr>
                <w:rFonts w:asciiTheme="minorHAnsi" w:hAnsiTheme="minorHAnsi" w:cstheme="minorHAnsi"/>
                <w:sz w:val="24"/>
                <w:szCs w:val="24"/>
              </w:rPr>
              <w:t xml:space="preserve">Equipment Safety Inspection Audit Form </w:t>
            </w:r>
          </w:p>
        </w:tc>
      </w:tr>
      <w:tr w:rsidR="003B300A" w:rsidRPr="00E8127C" w14:paraId="223BC30B" w14:textId="77777777" w:rsidTr="33CEAB00">
        <w:tc>
          <w:tcPr>
            <w:tcW w:w="0" w:type="auto"/>
            <w:hideMark/>
          </w:tcPr>
          <w:p w14:paraId="02218C40" w14:textId="77777777" w:rsidR="003B300A" w:rsidRPr="00E8127C" w:rsidRDefault="003B300A" w:rsidP="00D04E87">
            <w:pPr>
              <w:spacing w:line="276" w:lineRule="auto"/>
              <w:jc w:val="both"/>
              <w:rPr>
                <w:rFonts w:asciiTheme="minorHAnsi" w:hAnsiTheme="minorHAnsi" w:cstheme="minorHAnsi"/>
                <w:sz w:val="24"/>
                <w:szCs w:val="24"/>
              </w:rPr>
            </w:pPr>
            <w:r w:rsidRPr="00E8127C">
              <w:rPr>
                <w:rFonts w:asciiTheme="minorHAnsi" w:hAnsiTheme="minorHAnsi" w:cstheme="minorHAnsi"/>
                <w:b/>
                <w:bCs/>
                <w:sz w:val="24"/>
                <w:szCs w:val="24"/>
              </w:rPr>
              <w:t>Annually</w:t>
            </w:r>
          </w:p>
        </w:tc>
        <w:tc>
          <w:tcPr>
            <w:tcW w:w="0" w:type="auto"/>
            <w:hideMark/>
          </w:tcPr>
          <w:p w14:paraId="5C0E1411" w14:textId="77777777" w:rsidR="003B300A" w:rsidRPr="00E8127C" w:rsidRDefault="003B300A" w:rsidP="00D04E87">
            <w:pPr>
              <w:spacing w:line="276" w:lineRule="auto"/>
              <w:jc w:val="both"/>
              <w:rPr>
                <w:rFonts w:asciiTheme="minorHAnsi" w:hAnsiTheme="minorHAnsi" w:cstheme="minorHAnsi"/>
                <w:sz w:val="24"/>
                <w:szCs w:val="24"/>
              </w:rPr>
            </w:pPr>
            <w:r w:rsidRPr="00E8127C">
              <w:rPr>
                <w:rFonts w:asciiTheme="minorHAnsi" w:hAnsiTheme="minorHAnsi" w:cstheme="minorHAnsi"/>
                <w:sz w:val="24"/>
                <w:szCs w:val="24"/>
              </w:rPr>
              <w:t>Full Safety Audit</w:t>
            </w:r>
          </w:p>
        </w:tc>
        <w:tc>
          <w:tcPr>
            <w:tcW w:w="0" w:type="auto"/>
            <w:hideMark/>
          </w:tcPr>
          <w:p w14:paraId="2324BF73" w14:textId="431D562D" w:rsidR="003B300A" w:rsidRPr="00E8127C" w:rsidRDefault="003B300A" w:rsidP="33CEAB00">
            <w:pPr>
              <w:spacing w:line="276" w:lineRule="auto"/>
              <w:jc w:val="both"/>
              <w:rPr>
                <w:rFonts w:asciiTheme="minorHAnsi" w:hAnsiTheme="minorHAnsi" w:cstheme="minorBidi"/>
                <w:sz w:val="24"/>
                <w:szCs w:val="24"/>
              </w:rPr>
            </w:pPr>
            <w:r w:rsidRPr="00E8127C">
              <w:rPr>
                <w:rFonts w:asciiTheme="minorHAnsi" w:hAnsiTheme="minorHAnsi" w:cstheme="minorBidi"/>
                <w:sz w:val="24"/>
                <w:szCs w:val="24"/>
              </w:rPr>
              <w:t>Internal</w:t>
            </w:r>
          </w:p>
        </w:tc>
        <w:tc>
          <w:tcPr>
            <w:tcW w:w="0" w:type="auto"/>
            <w:hideMark/>
          </w:tcPr>
          <w:p w14:paraId="53D15F24" w14:textId="77777777" w:rsidR="003B300A" w:rsidRPr="00E8127C" w:rsidRDefault="003B300A" w:rsidP="00D04E87">
            <w:pPr>
              <w:spacing w:line="276" w:lineRule="auto"/>
              <w:jc w:val="both"/>
              <w:rPr>
                <w:rFonts w:asciiTheme="minorHAnsi" w:hAnsiTheme="minorHAnsi" w:cstheme="minorHAnsi"/>
                <w:sz w:val="24"/>
                <w:szCs w:val="24"/>
              </w:rPr>
            </w:pPr>
            <w:r w:rsidRPr="00E8127C">
              <w:rPr>
                <w:rFonts w:asciiTheme="minorHAnsi" w:hAnsiTheme="minorHAnsi" w:cstheme="minorHAnsi"/>
                <w:sz w:val="24"/>
                <w:szCs w:val="24"/>
              </w:rPr>
              <w:t>Annual Safety Review Report</w:t>
            </w:r>
          </w:p>
        </w:tc>
      </w:tr>
    </w:tbl>
    <w:p w14:paraId="105F81C0" w14:textId="3E0B78BD" w:rsidR="003B300A" w:rsidRPr="00E8127C" w:rsidRDefault="003B300A" w:rsidP="00490EA0">
      <w:pPr>
        <w:spacing w:before="160" w:line="276" w:lineRule="auto"/>
        <w:jc w:val="both"/>
        <w:rPr>
          <w:rFonts w:cstheme="minorHAnsi"/>
          <w:b/>
          <w:bCs/>
          <w:sz w:val="24"/>
          <w:szCs w:val="24"/>
        </w:rPr>
      </w:pPr>
      <w:r w:rsidRPr="00E8127C">
        <w:rPr>
          <w:rFonts w:cstheme="minorHAnsi"/>
          <w:b/>
          <w:bCs/>
          <w:sz w:val="24"/>
          <w:szCs w:val="24"/>
        </w:rPr>
        <w:t xml:space="preserve">Procedure </w:t>
      </w:r>
    </w:p>
    <w:p w14:paraId="52A2640C" w14:textId="77777777" w:rsidR="00490EA0" w:rsidRPr="00E8127C" w:rsidRDefault="00490EA0" w:rsidP="00ED1847">
      <w:pPr>
        <w:pStyle w:val="ListParagraph"/>
        <w:numPr>
          <w:ilvl w:val="0"/>
          <w:numId w:val="57"/>
        </w:numPr>
        <w:spacing w:after="0" w:line="276" w:lineRule="auto"/>
        <w:jc w:val="both"/>
        <w:rPr>
          <w:rFonts w:cstheme="minorHAnsi"/>
          <w:b/>
          <w:bCs/>
          <w:sz w:val="24"/>
          <w:szCs w:val="24"/>
        </w:rPr>
      </w:pPr>
      <w:r w:rsidRPr="00E8127C">
        <w:rPr>
          <w:rFonts w:cstheme="minorHAnsi"/>
          <w:b/>
          <w:bCs/>
          <w:sz w:val="24"/>
          <w:szCs w:val="24"/>
        </w:rPr>
        <w:t>Equipment Safety Inspections / Audits</w:t>
      </w:r>
    </w:p>
    <w:p w14:paraId="01479B33" w14:textId="1D95247C" w:rsidR="00490EA0" w:rsidRPr="00E8127C" w:rsidRDefault="00490EA0" w:rsidP="00490EA0">
      <w:pPr>
        <w:spacing w:line="276" w:lineRule="auto"/>
        <w:jc w:val="both"/>
        <w:rPr>
          <w:rFonts w:cstheme="minorHAnsi"/>
          <w:sz w:val="24"/>
          <w:szCs w:val="24"/>
        </w:rPr>
      </w:pPr>
      <w:r w:rsidRPr="00E8127C">
        <w:rPr>
          <w:rFonts w:cstheme="minorHAnsi"/>
          <w:sz w:val="24"/>
          <w:szCs w:val="24"/>
        </w:rPr>
        <w:t>At Naxpar Pharma Pvt. Ltd., a comprehensive system for equipment safety inspections and audits has been established to ensure that all critical equipment remains safe, reliable</w:t>
      </w:r>
      <w:r w:rsidR="00370A82"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compliant with statutory and operational requirements. The system covers lifting equipment, pressure vessels</w:t>
      </w:r>
      <w:r w:rsidR="00370A82"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associated safety devices across all operational areas.</w:t>
      </w:r>
    </w:p>
    <w:p w14:paraId="331997DE" w14:textId="67CE2D76" w:rsidR="00490EA0" w:rsidRPr="00E8127C" w:rsidRDefault="00490EA0" w:rsidP="00ED1847">
      <w:pPr>
        <w:pStyle w:val="ListParagraph"/>
        <w:numPr>
          <w:ilvl w:val="0"/>
          <w:numId w:val="58"/>
        </w:numPr>
        <w:spacing w:after="0" w:line="276" w:lineRule="auto"/>
        <w:jc w:val="both"/>
        <w:rPr>
          <w:rFonts w:cstheme="minorHAnsi"/>
          <w:b/>
          <w:bCs/>
          <w:sz w:val="24"/>
          <w:szCs w:val="24"/>
        </w:rPr>
      </w:pPr>
      <w:r w:rsidRPr="00E8127C">
        <w:rPr>
          <w:rFonts w:cstheme="minorHAnsi"/>
          <w:b/>
          <w:bCs/>
          <w:sz w:val="24"/>
          <w:szCs w:val="24"/>
        </w:rPr>
        <w:t>Periodical Inspection System</w:t>
      </w:r>
    </w:p>
    <w:p w14:paraId="77E3FD28" w14:textId="77777777" w:rsidR="00490EA0" w:rsidRPr="00E8127C" w:rsidRDefault="00490EA0" w:rsidP="00ED1847">
      <w:pPr>
        <w:numPr>
          <w:ilvl w:val="0"/>
          <w:numId w:val="49"/>
        </w:numPr>
        <w:spacing w:after="0" w:line="276" w:lineRule="auto"/>
        <w:jc w:val="both"/>
        <w:rPr>
          <w:rFonts w:cstheme="minorHAnsi"/>
          <w:sz w:val="24"/>
          <w:szCs w:val="24"/>
        </w:rPr>
      </w:pPr>
      <w:r w:rsidRPr="00E8127C">
        <w:rPr>
          <w:rFonts w:cstheme="minorHAnsi"/>
          <w:sz w:val="24"/>
          <w:szCs w:val="24"/>
        </w:rPr>
        <w:t xml:space="preserve">All equipment is subjected to periodic thorough examination by a Competent Person / Chartered Engineer in accordance with applicable provisions of the Factories Act and relevant rules. </w:t>
      </w:r>
    </w:p>
    <w:p w14:paraId="0073E740" w14:textId="77777777" w:rsidR="00490EA0" w:rsidRPr="00E8127C" w:rsidRDefault="00490EA0" w:rsidP="00ED1847">
      <w:pPr>
        <w:numPr>
          <w:ilvl w:val="0"/>
          <w:numId w:val="49"/>
        </w:numPr>
        <w:spacing w:after="0" w:line="276" w:lineRule="auto"/>
        <w:jc w:val="both"/>
        <w:rPr>
          <w:rFonts w:cstheme="minorHAnsi"/>
          <w:sz w:val="24"/>
          <w:szCs w:val="24"/>
        </w:rPr>
      </w:pPr>
      <w:r w:rsidRPr="00E8127C">
        <w:rPr>
          <w:rFonts w:cstheme="minorHAnsi"/>
          <w:sz w:val="24"/>
          <w:szCs w:val="24"/>
        </w:rPr>
        <w:t xml:space="preserve">Inspection frequency is defined based on: </w:t>
      </w:r>
    </w:p>
    <w:p w14:paraId="797B39EB" w14:textId="77777777" w:rsidR="00490EA0" w:rsidRPr="00E8127C" w:rsidRDefault="00490EA0" w:rsidP="00ED1847">
      <w:pPr>
        <w:numPr>
          <w:ilvl w:val="1"/>
          <w:numId w:val="49"/>
        </w:numPr>
        <w:spacing w:after="0" w:line="276" w:lineRule="auto"/>
        <w:jc w:val="both"/>
        <w:rPr>
          <w:rFonts w:cstheme="minorHAnsi"/>
          <w:sz w:val="24"/>
          <w:szCs w:val="24"/>
        </w:rPr>
      </w:pPr>
      <w:r w:rsidRPr="00E8127C">
        <w:rPr>
          <w:rFonts w:cstheme="minorHAnsi"/>
          <w:sz w:val="24"/>
          <w:szCs w:val="24"/>
        </w:rPr>
        <w:t xml:space="preserve">Type of equipment </w:t>
      </w:r>
    </w:p>
    <w:p w14:paraId="0769EB01" w14:textId="77777777" w:rsidR="00490EA0" w:rsidRPr="00E8127C" w:rsidRDefault="00490EA0" w:rsidP="00ED1847">
      <w:pPr>
        <w:numPr>
          <w:ilvl w:val="1"/>
          <w:numId w:val="49"/>
        </w:numPr>
        <w:spacing w:after="0" w:line="276" w:lineRule="auto"/>
        <w:jc w:val="both"/>
        <w:rPr>
          <w:rFonts w:cstheme="minorHAnsi"/>
          <w:sz w:val="24"/>
          <w:szCs w:val="24"/>
        </w:rPr>
      </w:pPr>
      <w:r w:rsidRPr="00E8127C">
        <w:rPr>
          <w:rFonts w:cstheme="minorHAnsi"/>
          <w:sz w:val="24"/>
          <w:szCs w:val="24"/>
        </w:rPr>
        <w:t xml:space="preserve">Usage intensity </w:t>
      </w:r>
    </w:p>
    <w:p w14:paraId="05694355" w14:textId="77777777" w:rsidR="00490EA0" w:rsidRPr="00E8127C" w:rsidRDefault="00490EA0" w:rsidP="00ED1847">
      <w:pPr>
        <w:numPr>
          <w:ilvl w:val="1"/>
          <w:numId w:val="49"/>
        </w:numPr>
        <w:spacing w:after="0" w:line="276" w:lineRule="auto"/>
        <w:jc w:val="both"/>
        <w:rPr>
          <w:rFonts w:cstheme="minorHAnsi"/>
          <w:sz w:val="24"/>
          <w:szCs w:val="24"/>
        </w:rPr>
      </w:pPr>
      <w:r w:rsidRPr="00E8127C">
        <w:rPr>
          <w:rFonts w:cstheme="minorHAnsi"/>
          <w:sz w:val="24"/>
          <w:szCs w:val="24"/>
        </w:rPr>
        <w:t xml:space="preserve">Regulatory requirements </w:t>
      </w:r>
    </w:p>
    <w:p w14:paraId="3248CFAC" w14:textId="77777777" w:rsidR="00490EA0" w:rsidRPr="00E8127C" w:rsidRDefault="00490EA0" w:rsidP="00ED1847">
      <w:pPr>
        <w:numPr>
          <w:ilvl w:val="0"/>
          <w:numId w:val="49"/>
        </w:numPr>
        <w:spacing w:after="0" w:line="276" w:lineRule="auto"/>
        <w:jc w:val="both"/>
        <w:rPr>
          <w:rFonts w:cstheme="minorHAnsi"/>
          <w:sz w:val="24"/>
          <w:szCs w:val="24"/>
        </w:rPr>
      </w:pPr>
      <w:r w:rsidRPr="00E8127C">
        <w:rPr>
          <w:rFonts w:cstheme="minorHAnsi"/>
          <w:sz w:val="24"/>
          <w:szCs w:val="24"/>
        </w:rPr>
        <w:t xml:space="preserve">Each inspection includes verification of: </w:t>
      </w:r>
    </w:p>
    <w:p w14:paraId="2E53D160" w14:textId="77777777" w:rsidR="00490EA0" w:rsidRPr="00E8127C" w:rsidRDefault="00490EA0" w:rsidP="00ED1847">
      <w:pPr>
        <w:numPr>
          <w:ilvl w:val="1"/>
          <w:numId w:val="49"/>
        </w:numPr>
        <w:spacing w:after="0" w:line="276" w:lineRule="auto"/>
        <w:jc w:val="both"/>
        <w:rPr>
          <w:rFonts w:cstheme="minorHAnsi"/>
          <w:sz w:val="24"/>
          <w:szCs w:val="24"/>
        </w:rPr>
      </w:pPr>
      <w:r w:rsidRPr="00E8127C">
        <w:rPr>
          <w:rFonts w:cstheme="minorHAnsi"/>
          <w:sz w:val="24"/>
          <w:szCs w:val="24"/>
        </w:rPr>
        <w:t xml:space="preserve">Equipment identification and tagging </w:t>
      </w:r>
    </w:p>
    <w:p w14:paraId="60942C2F" w14:textId="77777777" w:rsidR="00490EA0" w:rsidRPr="00E8127C" w:rsidRDefault="00490EA0" w:rsidP="00ED1847">
      <w:pPr>
        <w:numPr>
          <w:ilvl w:val="1"/>
          <w:numId w:val="49"/>
        </w:numPr>
        <w:spacing w:after="0" w:line="276" w:lineRule="auto"/>
        <w:jc w:val="both"/>
        <w:rPr>
          <w:rFonts w:cstheme="minorHAnsi"/>
          <w:sz w:val="24"/>
          <w:szCs w:val="24"/>
        </w:rPr>
      </w:pPr>
      <w:r w:rsidRPr="00E8127C">
        <w:rPr>
          <w:rFonts w:cstheme="minorHAnsi"/>
          <w:sz w:val="24"/>
          <w:szCs w:val="24"/>
        </w:rPr>
        <w:t xml:space="preserve">Safe working limits (load/pressure capacity) </w:t>
      </w:r>
    </w:p>
    <w:p w14:paraId="76920EF2" w14:textId="2D571570" w:rsidR="00490EA0" w:rsidRPr="00E8127C" w:rsidRDefault="00490EA0" w:rsidP="00ED1847">
      <w:pPr>
        <w:numPr>
          <w:ilvl w:val="1"/>
          <w:numId w:val="49"/>
        </w:numPr>
        <w:spacing w:line="276" w:lineRule="auto"/>
        <w:ind w:left="1434" w:hanging="357"/>
        <w:jc w:val="both"/>
        <w:rPr>
          <w:rFonts w:cstheme="minorHAnsi"/>
          <w:sz w:val="24"/>
          <w:szCs w:val="24"/>
        </w:rPr>
      </w:pPr>
      <w:r w:rsidRPr="00E8127C">
        <w:rPr>
          <w:rFonts w:cstheme="minorHAnsi"/>
          <w:sz w:val="24"/>
          <w:szCs w:val="24"/>
        </w:rPr>
        <w:t xml:space="preserve">Mechanical and structural integrity </w:t>
      </w:r>
    </w:p>
    <w:p w14:paraId="5C545ADD" w14:textId="17273C2B" w:rsidR="00490EA0" w:rsidRPr="00E8127C" w:rsidRDefault="00490EA0" w:rsidP="00ED1847">
      <w:pPr>
        <w:pStyle w:val="ListParagraph"/>
        <w:numPr>
          <w:ilvl w:val="0"/>
          <w:numId w:val="58"/>
        </w:numPr>
        <w:spacing w:after="0" w:line="276" w:lineRule="auto"/>
        <w:jc w:val="both"/>
        <w:rPr>
          <w:rFonts w:cstheme="minorHAnsi"/>
          <w:b/>
          <w:bCs/>
          <w:sz w:val="24"/>
          <w:szCs w:val="24"/>
        </w:rPr>
      </w:pPr>
      <w:r w:rsidRPr="00E8127C">
        <w:rPr>
          <w:rFonts w:cstheme="minorHAnsi"/>
          <w:b/>
          <w:bCs/>
          <w:sz w:val="24"/>
          <w:szCs w:val="24"/>
        </w:rPr>
        <w:t>Lifting Equipment Inspection Practices</w:t>
      </w:r>
    </w:p>
    <w:p w14:paraId="2B2EC15B" w14:textId="77777777" w:rsidR="00490EA0" w:rsidRPr="00E8127C" w:rsidRDefault="00490EA0" w:rsidP="00490EA0">
      <w:pPr>
        <w:spacing w:after="0" w:line="276" w:lineRule="auto"/>
        <w:jc w:val="both"/>
        <w:rPr>
          <w:rFonts w:cstheme="minorHAnsi"/>
          <w:sz w:val="24"/>
          <w:szCs w:val="24"/>
        </w:rPr>
      </w:pPr>
      <w:r w:rsidRPr="00E8127C">
        <w:rPr>
          <w:rFonts w:cstheme="minorHAnsi"/>
          <w:sz w:val="24"/>
          <w:szCs w:val="24"/>
        </w:rPr>
        <w:t>For lifting equipment such as hydraulic pallet trucks:</w:t>
      </w:r>
    </w:p>
    <w:p w14:paraId="3BBC7735" w14:textId="77777777" w:rsidR="00490EA0" w:rsidRPr="00E8127C" w:rsidRDefault="00490EA0" w:rsidP="00ED1847">
      <w:pPr>
        <w:numPr>
          <w:ilvl w:val="0"/>
          <w:numId w:val="50"/>
        </w:numPr>
        <w:spacing w:after="0" w:line="276" w:lineRule="auto"/>
        <w:jc w:val="both"/>
        <w:rPr>
          <w:rFonts w:cstheme="minorHAnsi"/>
          <w:sz w:val="24"/>
          <w:szCs w:val="24"/>
        </w:rPr>
      </w:pPr>
      <w:r w:rsidRPr="00E8127C">
        <w:rPr>
          <w:rFonts w:cstheme="minorHAnsi"/>
          <w:sz w:val="24"/>
          <w:szCs w:val="24"/>
        </w:rPr>
        <w:t xml:space="preserve">Hydraulic System Checks: </w:t>
      </w:r>
    </w:p>
    <w:p w14:paraId="4835FA1B" w14:textId="77777777" w:rsidR="00490EA0" w:rsidRPr="00E8127C" w:rsidRDefault="00490EA0" w:rsidP="00ED1847">
      <w:pPr>
        <w:numPr>
          <w:ilvl w:val="1"/>
          <w:numId w:val="50"/>
        </w:numPr>
        <w:spacing w:after="0" w:line="276" w:lineRule="auto"/>
        <w:jc w:val="both"/>
        <w:rPr>
          <w:rFonts w:cstheme="minorHAnsi"/>
          <w:sz w:val="24"/>
          <w:szCs w:val="24"/>
        </w:rPr>
      </w:pPr>
      <w:r w:rsidRPr="00E8127C">
        <w:rPr>
          <w:rFonts w:cstheme="minorHAnsi"/>
          <w:sz w:val="24"/>
          <w:szCs w:val="24"/>
        </w:rPr>
        <w:t xml:space="preserve">Inspection for oil leakage </w:t>
      </w:r>
    </w:p>
    <w:p w14:paraId="59C8AD15" w14:textId="77777777" w:rsidR="00490EA0" w:rsidRPr="00E8127C" w:rsidRDefault="00490EA0" w:rsidP="00ED1847">
      <w:pPr>
        <w:numPr>
          <w:ilvl w:val="1"/>
          <w:numId w:val="50"/>
        </w:numPr>
        <w:spacing w:after="0" w:line="276" w:lineRule="auto"/>
        <w:jc w:val="both"/>
        <w:rPr>
          <w:rFonts w:cstheme="minorHAnsi"/>
          <w:sz w:val="24"/>
          <w:szCs w:val="24"/>
        </w:rPr>
      </w:pPr>
      <w:r w:rsidRPr="00E8127C">
        <w:rPr>
          <w:rFonts w:cstheme="minorHAnsi"/>
          <w:sz w:val="24"/>
          <w:szCs w:val="24"/>
        </w:rPr>
        <w:t xml:space="preserve">Verification of hydraulic pump performance </w:t>
      </w:r>
    </w:p>
    <w:p w14:paraId="0A13F9A1" w14:textId="77777777" w:rsidR="00490EA0" w:rsidRPr="00E8127C" w:rsidRDefault="00490EA0" w:rsidP="00ED1847">
      <w:pPr>
        <w:numPr>
          <w:ilvl w:val="0"/>
          <w:numId w:val="50"/>
        </w:numPr>
        <w:spacing w:after="0" w:line="276" w:lineRule="auto"/>
        <w:jc w:val="both"/>
        <w:rPr>
          <w:rFonts w:cstheme="minorHAnsi"/>
          <w:sz w:val="24"/>
          <w:szCs w:val="24"/>
        </w:rPr>
      </w:pPr>
      <w:r w:rsidRPr="00E8127C">
        <w:rPr>
          <w:rFonts w:cstheme="minorHAnsi"/>
          <w:sz w:val="24"/>
          <w:szCs w:val="24"/>
        </w:rPr>
        <w:t xml:space="preserve">Functional Checks: </w:t>
      </w:r>
    </w:p>
    <w:p w14:paraId="3B5C5541" w14:textId="77777777" w:rsidR="00490EA0" w:rsidRPr="00E8127C" w:rsidRDefault="00490EA0" w:rsidP="00ED1847">
      <w:pPr>
        <w:numPr>
          <w:ilvl w:val="1"/>
          <w:numId w:val="50"/>
        </w:numPr>
        <w:spacing w:after="0" w:line="276" w:lineRule="auto"/>
        <w:jc w:val="both"/>
        <w:rPr>
          <w:rFonts w:cstheme="minorHAnsi"/>
          <w:sz w:val="24"/>
          <w:szCs w:val="24"/>
        </w:rPr>
      </w:pPr>
      <w:r w:rsidRPr="00E8127C">
        <w:rPr>
          <w:rFonts w:cstheme="minorHAnsi"/>
          <w:sz w:val="24"/>
          <w:szCs w:val="24"/>
        </w:rPr>
        <w:t xml:space="preserve">Smooth lifting and lowering operations </w:t>
      </w:r>
    </w:p>
    <w:p w14:paraId="7EFF2428" w14:textId="77777777" w:rsidR="00490EA0" w:rsidRPr="00E8127C" w:rsidRDefault="00490EA0" w:rsidP="00ED1847">
      <w:pPr>
        <w:numPr>
          <w:ilvl w:val="1"/>
          <w:numId w:val="50"/>
        </w:numPr>
        <w:spacing w:after="0" w:line="276" w:lineRule="auto"/>
        <w:jc w:val="both"/>
        <w:rPr>
          <w:rFonts w:cstheme="minorHAnsi"/>
          <w:sz w:val="24"/>
          <w:szCs w:val="24"/>
        </w:rPr>
      </w:pPr>
      <w:r w:rsidRPr="00E8127C">
        <w:rPr>
          <w:rFonts w:cstheme="minorHAnsi"/>
          <w:sz w:val="24"/>
          <w:szCs w:val="24"/>
        </w:rPr>
        <w:t xml:space="preserve">Stability during operation </w:t>
      </w:r>
    </w:p>
    <w:p w14:paraId="1D1B1CED" w14:textId="77777777" w:rsidR="00490EA0" w:rsidRPr="00E8127C" w:rsidRDefault="00490EA0" w:rsidP="00ED1847">
      <w:pPr>
        <w:numPr>
          <w:ilvl w:val="0"/>
          <w:numId w:val="50"/>
        </w:numPr>
        <w:spacing w:after="0" w:line="276" w:lineRule="auto"/>
        <w:jc w:val="both"/>
        <w:rPr>
          <w:rFonts w:cstheme="minorHAnsi"/>
          <w:sz w:val="24"/>
          <w:szCs w:val="24"/>
        </w:rPr>
      </w:pPr>
      <w:r w:rsidRPr="00E8127C">
        <w:rPr>
          <w:rFonts w:cstheme="minorHAnsi"/>
          <w:sz w:val="24"/>
          <w:szCs w:val="24"/>
        </w:rPr>
        <w:t xml:space="preserve">Mechanical &amp; Structural Integrity: </w:t>
      </w:r>
    </w:p>
    <w:p w14:paraId="34317675" w14:textId="77777777" w:rsidR="00490EA0" w:rsidRPr="00E8127C" w:rsidRDefault="00490EA0" w:rsidP="00ED1847">
      <w:pPr>
        <w:numPr>
          <w:ilvl w:val="1"/>
          <w:numId w:val="50"/>
        </w:numPr>
        <w:spacing w:after="0" w:line="276" w:lineRule="auto"/>
        <w:jc w:val="both"/>
        <w:rPr>
          <w:rFonts w:cstheme="minorHAnsi"/>
          <w:sz w:val="24"/>
          <w:szCs w:val="24"/>
        </w:rPr>
      </w:pPr>
      <w:r w:rsidRPr="00E8127C">
        <w:rPr>
          <w:rFonts w:cstheme="minorHAnsi"/>
          <w:sz w:val="24"/>
          <w:szCs w:val="24"/>
        </w:rPr>
        <w:t xml:space="preserve">Inspection of load wheels and steering wheels </w:t>
      </w:r>
    </w:p>
    <w:p w14:paraId="7E1C7EBC" w14:textId="14B3C474" w:rsidR="00490EA0" w:rsidRPr="00E8127C" w:rsidRDefault="00883166" w:rsidP="00ED1847">
      <w:pPr>
        <w:numPr>
          <w:ilvl w:val="1"/>
          <w:numId w:val="50"/>
        </w:numPr>
        <w:spacing w:after="0" w:line="276" w:lineRule="auto"/>
        <w:jc w:val="both"/>
        <w:rPr>
          <w:rFonts w:cstheme="minorBidi"/>
          <w:sz w:val="24"/>
          <w:szCs w:val="24"/>
        </w:rPr>
      </w:pPr>
      <w:r w:rsidRPr="00E8127C">
        <w:rPr>
          <w:rFonts w:cstheme="minorBidi"/>
          <w:sz w:val="24"/>
          <w:szCs w:val="24"/>
        </w:rPr>
        <w:t>Operational Verification</w:t>
      </w:r>
      <w:r w:rsidR="00490EA0" w:rsidRPr="00E8127C">
        <w:rPr>
          <w:rFonts w:cstheme="minorBidi"/>
          <w:sz w:val="24"/>
          <w:szCs w:val="24"/>
        </w:rPr>
        <w:t xml:space="preserve">: </w:t>
      </w:r>
    </w:p>
    <w:p w14:paraId="25EABFB3" w14:textId="0562EFDC" w:rsidR="00490EA0" w:rsidRPr="00E8127C" w:rsidRDefault="00C700DD" w:rsidP="00ED1847">
      <w:pPr>
        <w:numPr>
          <w:ilvl w:val="1"/>
          <w:numId w:val="50"/>
        </w:numPr>
        <w:spacing w:after="0" w:line="276" w:lineRule="auto"/>
        <w:jc w:val="both"/>
        <w:rPr>
          <w:rFonts w:cstheme="minorHAnsi"/>
          <w:sz w:val="24"/>
          <w:szCs w:val="24"/>
        </w:rPr>
      </w:pPr>
      <w:r w:rsidRPr="00E8127C">
        <w:rPr>
          <w:rFonts w:cstheme="minorHAnsi"/>
          <w:sz w:val="24"/>
          <w:szCs w:val="24"/>
        </w:rPr>
        <w:t>Equipment performance during normal operational conditions is assessed</w:t>
      </w:r>
    </w:p>
    <w:p w14:paraId="6D595886" w14:textId="165CF189" w:rsidR="00490EA0" w:rsidRPr="00E8127C" w:rsidRDefault="014B1B93" w:rsidP="014B1B93">
      <w:pPr>
        <w:numPr>
          <w:ilvl w:val="0"/>
          <w:numId w:val="50"/>
        </w:numPr>
        <w:spacing w:line="276" w:lineRule="auto"/>
        <w:ind w:left="714" w:hanging="357"/>
        <w:jc w:val="both"/>
        <w:rPr>
          <w:rFonts w:cstheme="minorBidi"/>
          <w:sz w:val="24"/>
          <w:szCs w:val="24"/>
        </w:rPr>
      </w:pPr>
      <w:r w:rsidRPr="00E8127C">
        <w:rPr>
          <w:rFonts w:cstheme="minorBidi"/>
          <w:sz w:val="24"/>
          <w:szCs w:val="24"/>
        </w:rPr>
        <w:t xml:space="preserve">Equipment is certified as safe for operation only after successful inspection, with no observed defects. </w:t>
      </w:r>
    </w:p>
    <w:p w14:paraId="4BB23BC6" w14:textId="5ACFD2BD" w:rsidR="014B1B93" w:rsidRPr="00E8127C" w:rsidRDefault="014B1B93" w:rsidP="014B1B93">
      <w:pPr>
        <w:spacing w:line="276" w:lineRule="auto"/>
        <w:jc w:val="both"/>
        <w:rPr>
          <w:rFonts w:cstheme="minorBidi"/>
          <w:sz w:val="24"/>
          <w:szCs w:val="24"/>
        </w:rPr>
      </w:pPr>
    </w:p>
    <w:p w14:paraId="17A5EE17" w14:textId="52D19654" w:rsidR="00490EA0" w:rsidRPr="00E8127C" w:rsidRDefault="00490EA0" w:rsidP="00ED1847">
      <w:pPr>
        <w:pStyle w:val="ListParagraph"/>
        <w:numPr>
          <w:ilvl w:val="0"/>
          <w:numId w:val="58"/>
        </w:numPr>
        <w:spacing w:after="0" w:line="276" w:lineRule="auto"/>
        <w:jc w:val="both"/>
        <w:rPr>
          <w:rFonts w:cstheme="minorHAnsi"/>
          <w:b/>
          <w:bCs/>
          <w:sz w:val="24"/>
          <w:szCs w:val="24"/>
        </w:rPr>
      </w:pPr>
      <w:r w:rsidRPr="00E8127C">
        <w:rPr>
          <w:rFonts w:cstheme="minorHAnsi"/>
          <w:b/>
          <w:bCs/>
          <w:sz w:val="24"/>
          <w:szCs w:val="24"/>
        </w:rPr>
        <w:t>Pressure Vessel Inspection Practices</w:t>
      </w:r>
    </w:p>
    <w:p w14:paraId="5719FC9F" w14:textId="745EEDBE" w:rsidR="00490EA0" w:rsidRPr="00E8127C" w:rsidRDefault="00490EA0" w:rsidP="00355640">
      <w:pPr>
        <w:spacing w:after="0" w:line="276" w:lineRule="auto"/>
        <w:jc w:val="both"/>
        <w:rPr>
          <w:rFonts w:cstheme="minorHAnsi"/>
          <w:sz w:val="24"/>
          <w:szCs w:val="24"/>
        </w:rPr>
      </w:pPr>
      <w:r w:rsidRPr="00E8127C">
        <w:rPr>
          <w:rFonts w:cstheme="minorHAnsi"/>
          <w:sz w:val="24"/>
          <w:szCs w:val="24"/>
        </w:rPr>
        <w:lastRenderedPageBreak/>
        <w:t xml:space="preserve">For pressure vessels such as manufacturing vessels and autoclaves: </w:t>
      </w:r>
    </w:p>
    <w:p w14:paraId="1AFD4FA2" w14:textId="77777777" w:rsidR="00490EA0" w:rsidRPr="00E8127C" w:rsidRDefault="00490EA0" w:rsidP="00ED1847">
      <w:pPr>
        <w:numPr>
          <w:ilvl w:val="0"/>
          <w:numId w:val="51"/>
        </w:numPr>
        <w:spacing w:after="0" w:line="276" w:lineRule="auto"/>
        <w:jc w:val="both"/>
        <w:rPr>
          <w:rFonts w:cstheme="minorHAnsi"/>
          <w:sz w:val="24"/>
          <w:szCs w:val="24"/>
        </w:rPr>
      </w:pPr>
      <w:r w:rsidRPr="00E8127C">
        <w:rPr>
          <w:rFonts w:cstheme="minorHAnsi"/>
          <w:sz w:val="24"/>
          <w:szCs w:val="24"/>
        </w:rPr>
        <w:t xml:space="preserve">Internal &amp; External Examination: </w:t>
      </w:r>
    </w:p>
    <w:p w14:paraId="02E4B499" w14:textId="77777777" w:rsidR="00490EA0" w:rsidRPr="00E8127C" w:rsidRDefault="00490EA0" w:rsidP="00ED1847">
      <w:pPr>
        <w:numPr>
          <w:ilvl w:val="1"/>
          <w:numId w:val="51"/>
        </w:numPr>
        <w:spacing w:after="0" w:line="276" w:lineRule="auto"/>
        <w:jc w:val="both"/>
        <w:rPr>
          <w:rFonts w:cstheme="minorHAnsi"/>
          <w:sz w:val="24"/>
          <w:szCs w:val="24"/>
        </w:rPr>
      </w:pPr>
      <w:r w:rsidRPr="00E8127C">
        <w:rPr>
          <w:rFonts w:cstheme="minorHAnsi"/>
          <w:sz w:val="24"/>
          <w:szCs w:val="24"/>
        </w:rPr>
        <w:t xml:space="preserve">Visual inspection for corrosion, scaling, deformation, or damage </w:t>
      </w:r>
    </w:p>
    <w:p w14:paraId="1AF114A5" w14:textId="77777777" w:rsidR="00490EA0" w:rsidRPr="00E8127C" w:rsidRDefault="00490EA0" w:rsidP="00ED1847">
      <w:pPr>
        <w:numPr>
          <w:ilvl w:val="1"/>
          <w:numId w:val="51"/>
        </w:numPr>
        <w:spacing w:after="0" w:line="276" w:lineRule="auto"/>
        <w:jc w:val="both"/>
        <w:rPr>
          <w:rFonts w:cstheme="minorHAnsi"/>
          <w:sz w:val="24"/>
          <w:szCs w:val="24"/>
        </w:rPr>
      </w:pPr>
      <w:r w:rsidRPr="00E8127C">
        <w:rPr>
          <w:rFonts w:cstheme="minorHAnsi"/>
          <w:sz w:val="24"/>
          <w:szCs w:val="24"/>
        </w:rPr>
        <w:t xml:space="preserve">Verification of vessel condition under operating environment </w:t>
      </w:r>
    </w:p>
    <w:p w14:paraId="2DB1C73A" w14:textId="77777777" w:rsidR="00490EA0" w:rsidRPr="00E8127C" w:rsidRDefault="00490EA0" w:rsidP="00ED1847">
      <w:pPr>
        <w:numPr>
          <w:ilvl w:val="0"/>
          <w:numId w:val="51"/>
        </w:numPr>
        <w:spacing w:after="0" w:line="276" w:lineRule="auto"/>
        <w:jc w:val="both"/>
        <w:rPr>
          <w:rFonts w:cstheme="minorHAnsi"/>
          <w:sz w:val="24"/>
          <w:szCs w:val="24"/>
        </w:rPr>
      </w:pPr>
      <w:r w:rsidRPr="00E8127C">
        <w:rPr>
          <w:rFonts w:cstheme="minorHAnsi"/>
          <w:sz w:val="24"/>
          <w:szCs w:val="24"/>
        </w:rPr>
        <w:t xml:space="preserve">Safety Devices &amp; Fittings: </w:t>
      </w:r>
    </w:p>
    <w:p w14:paraId="1834B8EA" w14:textId="7DA57026" w:rsidR="00490EA0" w:rsidRPr="00E8127C" w:rsidRDefault="00490EA0" w:rsidP="00ED1847">
      <w:pPr>
        <w:numPr>
          <w:ilvl w:val="1"/>
          <w:numId w:val="51"/>
        </w:numPr>
        <w:spacing w:after="0" w:line="276" w:lineRule="auto"/>
        <w:jc w:val="both"/>
        <w:rPr>
          <w:rFonts w:cstheme="minorHAnsi"/>
          <w:sz w:val="24"/>
          <w:szCs w:val="24"/>
        </w:rPr>
      </w:pPr>
      <w:r w:rsidRPr="00E8127C">
        <w:rPr>
          <w:rFonts w:cstheme="minorHAnsi"/>
          <w:sz w:val="24"/>
          <w:szCs w:val="24"/>
        </w:rPr>
        <w:t>Inspection of pressure gauges, safety valves</w:t>
      </w:r>
      <w:r w:rsidR="00370A82"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fittings </w:t>
      </w:r>
    </w:p>
    <w:p w14:paraId="39A6AF5E" w14:textId="77777777" w:rsidR="00490EA0" w:rsidRPr="00E8127C" w:rsidRDefault="00490EA0" w:rsidP="00ED1847">
      <w:pPr>
        <w:numPr>
          <w:ilvl w:val="1"/>
          <w:numId w:val="51"/>
        </w:numPr>
        <w:spacing w:after="0" w:line="276" w:lineRule="auto"/>
        <w:jc w:val="both"/>
        <w:rPr>
          <w:rFonts w:cstheme="minorHAnsi"/>
          <w:sz w:val="24"/>
          <w:szCs w:val="24"/>
        </w:rPr>
      </w:pPr>
      <w:r w:rsidRPr="00E8127C">
        <w:rPr>
          <w:rFonts w:cstheme="minorHAnsi"/>
          <w:sz w:val="24"/>
          <w:szCs w:val="24"/>
        </w:rPr>
        <w:t xml:space="preserve">Confirmation of proper installation and functioning </w:t>
      </w:r>
    </w:p>
    <w:p w14:paraId="4AA27221" w14:textId="08EB7D99" w:rsidR="00490EA0" w:rsidRPr="00E8127C" w:rsidRDefault="00355640" w:rsidP="00ED1847">
      <w:pPr>
        <w:numPr>
          <w:ilvl w:val="0"/>
          <w:numId w:val="51"/>
        </w:numPr>
        <w:spacing w:after="0" w:line="276" w:lineRule="auto"/>
        <w:jc w:val="both"/>
        <w:rPr>
          <w:rFonts w:cstheme="minorHAnsi"/>
          <w:sz w:val="24"/>
          <w:szCs w:val="24"/>
        </w:rPr>
      </w:pPr>
      <w:r w:rsidRPr="00E8127C">
        <w:rPr>
          <w:rFonts w:cstheme="minorHAnsi"/>
          <w:sz w:val="24"/>
          <w:szCs w:val="24"/>
        </w:rPr>
        <w:t>Pressure Testing Verification</w:t>
      </w:r>
      <w:r w:rsidR="00490EA0" w:rsidRPr="00E8127C">
        <w:rPr>
          <w:rFonts w:cstheme="minorHAnsi"/>
          <w:sz w:val="24"/>
          <w:szCs w:val="24"/>
        </w:rPr>
        <w:t xml:space="preserve">: </w:t>
      </w:r>
    </w:p>
    <w:p w14:paraId="7E03DCF8" w14:textId="66FF1251" w:rsidR="00355640" w:rsidRPr="00E8127C" w:rsidRDefault="00355640" w:rsidP="00ED1847">
      <w:pPr>
        <w:numPr>
          <w:ilvl w:val="1"/>
          <w:numId w:val="51"/>
        </w:numPr>
        <w:spacing w:after="0" w:line="276" w:lineRule="auto"/>
        <w:jc w:val="both"/>
        <w:rPr>
          <w:rFonts w:cstheme="minorHAnsi"/>
          <w:sz w:val="24"/>
          <w:szCs w:val="24"/>
        </w:rPr>
      </w:pPr>
      <w:r w:rsidRPr="00E8127C">
        <w:rPr>
          <w:rFonts w:cstheme="minorHAnsi"/>
          <w:sz w:val="24"/>
          <w:szCs w:val="24"/>
        </w:rPr>
        <w:t>Review of pressure testing and maintenance records wherever applicable</w:t>
      </w:r>
    </w:p>
    <w:p w14:paraId="27E56B7E" w14:textId="50962A06" w:rsidR="3DEA5ED0" w:rsidRPr="00E8127C" w:rsidRDefault="014B1B93" w:rsidP="014B1B93">
      <w:pPr>
        <w:spacing w:after="0" w:line="276" w:lineRule="auto"/>
        <w:ind w:left="1440"/>
        <w:jc w:val="both"/>
        <w:rPr>
          <w:rFonts w:cstheme="minorBidi"/>
          <w:sz w:val="24"/>
          <w:szCs w:val="24"/>
        </w:rPr>
      </w:pPr>
      <w:r w:rsidRPr="00E8127C">
        <w:rPr>
          <w:rFonts w:cstheme="minorBidi"/>
          <w:sz w:val="24"/>
          <w:szCs w:val="24"/>
        </w:rPr>
        <w:t xml:space="preserve">Verification of safe operating performance </w:t>
      </w:r>
    </w:p>
    <w:p w14:paraId="54884D4E" w14:textId="66A58FDF" w:rsidR="3DEA5ED0" w:rsidRPr="00E8127C" w:rsidRDefault="3DEA5ED0" w:rsidP="3DEA5ED0">
      <w:pPr>
        <w:spacing w:after="0" w:line="276" w:lineRule="auto"/>
        <w:ind w:left="1440"/>
        <w:jc w:val="both"/>
        <w:rPr>
          <w:rFonts w:cstheme="minorBidi"/>
          <w:sz w:val="24"/>
          <w:szCs w:val="24"/>
        </w:rPr>
      </w:pPr>
    </w:p>
    <w:p w14:paraId="2A6A0377" w14:textId="21127818" w:rsidR="00490EA0" w:rsidRPr="00E8127C" w:rsidRDefault="00490EA0" w:rsidP="00ED1847">
      <w:pPr>
        <w:pStyle w:val="ListParagraph"/>
        <w:numPr>
          <w:ilvl w:val="0"/>
          <w:numId w:val="58"/>
        </w:numPr>
        <w:spacing w:after="0" w:line="276" w:lineRule="auto"/>
        <w:jc w:val="both"/>
        <w:rPr>
          <w:rFonts w:cstheme="minorHAnsi"/>
          <w:b/>
          <w:bCs/>
          <w:sz w:val="24"/>
          <w:szCs w:val="24"/>
        </w:rPr>
      </w:pPr>
      <w:r w:rsidRPr="00E8127C">
        <w:rPr>
          <w:rFonts w:cstheme="minorHAnsi"/>
          <w:b/>
          <w:bCs/>
          <w:sz w:val="24"/>
          <w:szCs w:val="24"/>
        </w:rPr>
        <w:t>Testing and Operational Verification</w:t>
      </w:r>
    </w:p>
    <w:p w14:paraId="4013A51A" w14:textId="77777777" w:rsidR="00490EA0" w:rsidRPr="00E8127C" w:rsidRDefault="00490EA0" w:rsidP="00ED1847">
      <w:pPr>
        <w:numPr>
          <w:ilvl w:val="0"/>
          <w:numId w:val="52"/>
        </w:numPr>
        <w:spacing w:after="0" w:line="276" w:lineRule="auto"/>
        <w:jc w:val="both"/>
        <w:rPr>
          <w:rFonts w:cstheme="minorHAnsi"/>
          <w:sz w:val="24"/>
          <w:szCs w:val="24"/>
        </w:rPr>
      </w:pPr>
      <w:r w:rsidRPr="00E8127C">
        <w:rPr>
          <w:rFonts w:cstheme="minorHAnsi"/>
          <w:sz w:val="24"/>
          <w:szCs w:val="24"/>
        </w:rPr>
        <w:t xml:space="preserve">Equipment is subjected to functional testing under actual or simulated operating conditions </w:t>
      </w:r>
    </w:p>
    <w:p w14:paraId="4CB1AB1D" w14:textId="77777777" w:rsidR="00490EA0" w:rsidRPr="00E8127C" w:rsidRDefault="00490EA0" w:rsidP="00ED1847">
      <w:pPr>
        <w:numPr>
          <w:ilvl w:val="0"/>
          <w:numId w:val="52"/>
        </w:numPr>
        <w:spacing w:after="0" w:line="276" w:lineRule="auto"/>
        <w:jc w:val="both"/>
        <w:rPr>
          <w:rFonts w:cstheme="minorHAnsi"/>
          <w:sz w:val="24"/>
          <w:szCs w:val="24"/>
        </w:rPr>
      </w:pPr>
      <w:r w:rsidRPr="00E8127C">
        <w:rPr>
          <w:rFonts w:cstheme="minorHAnsi"/>
          <w:sz w:val="24"/>
          <w:szCs w:val="24"/>
        </w:rPr>
        <w:t xml:space="preserve">Key parameters verified: </w:t>
      </w:r>
    </w:p>
    <w:p w14:paraId="56FE5B1D" w14:textId="77777777" w:rsidR="00490EA0" w:rsidRPr="00E8127C" w:rsidRDefault="00490EA0" w:rsidP="00ED1847">
      <w:pPr>
        <w:numPr>
          <w:ilvl w:val="1"/>
          <w:numId w:val="52"/>
        </w:numPr>
        <w:spacing w:after="0" w:line="276" w:lineRule="auto"/>
        <w:jc w:val="both"/>
        <w:rPr>
          <w:rFonts w:cstheme="minorHAnsi"/>
          <w:sz w:val="24"/>
          <w:szCs w:val="24"/>
        </w:rPr>
      </w:pPr>
      <w:r w:rsidRPr="00E8127C">
        <w:rPr>
          <w:rFonts w:cstheme="minorHAnsi"/>
          <w:sz w:val="24"/>
          <w:szCs w:val="24"/>
        </w:rPr>
        <w:t xml:space="preserve">Pressure limits (for vessels) </w:t>
      </w:r>
    </w:p>
    <w:p w14:paraId="76FA50BB" w14:textId="01959376" w:rsidR="00490EA0" w:rsidRPr="00E8127C" w:rsidRDefault="00E166DD" w:rsidP="00ED1847">
      <w:pPr>
        <w:numPr>
          <w:ilvl w:val="1"/>
          <w:numId w:val="52"/>
        </w:numPr>
        <w:spacing w:after="0" w:line="276" w:lineRule="auto"/>
        <w:jc w:val="both"/>
        <w:rPr>
          <w:rFonts w:cstheme="minorHAnsi"/>
          <w:sz w:val="24"/>
          <w:szCs w:val="24"/>
        </w:rPr>
      </w:pPr>
      <w:r w:rsidRPr="00E8127C">
        <w:rPr>
          <w:rFonts w:cstheme="minorHAnsi"/>
          <w:sz w:val="24"/>
          <w:szCs w:val="24"/>
        </w:rPr>
        <w:t>Safe operational performance of lifting equipment</w:t>
      </w:r>
      <w:r w:rsidR="00490EA0" w:rsidRPr="00E8127C">
        <w:rPr>
          <w:rFonts w:cstheme="minorHAnsi"/>
          <w:sz w:val="24"/>
          <w:szCs w:val="24"/>
        </w:rPr>
        <w:t xml:space="preserve"> </w:t>
      </w:r>
    </w:p>
    <w:p w14:paraId="7BF81708" w14:textId="77777777" w:rsidR="00490EA0" w:rsidRPr="00E8127C" w:rsidRDefault="00490EA0" w:rsidP="00ED1847">
      <w:pPr>
        <w:numPr>
          <w:ilvl w:val="1"/>
          <w:numId w:val="52"/>
        </w:numPr>
        <w:spacing w:after="0" w:line="276" w:lineRule="auto"/>
        <w:jc w:val="both"/>
        <w:rPr>
          <w:rFonts w:cstheme="minorHAnsi"/>
          <w:sz w:val="24"/>
          <w:szCs w:val="24"/>
        </w:rPr>
      </w:pPr>
      <w:r w:rsidRPr="00E8127C">
        <w:rPr>
          <w:rFonts w:cstheme="minorHAnsi"/>
          <w:sz w:val="24"/>
          <w:szCs w:val="24"/>
        </w:rPr>
        <w:t xml:space="preserve">Response of safety systems </w:t>
      </w:r>
    </w:p>
    <w:p w14:paraId="32629BFD" w14:textId="128B6640" w:rsidR="00490EA0" w:rsidRPr="00E8127C" w:rsidRDefault="00490EA0" w:rsidP="00ED1847">
      <w:pPr>
        <w:numPr>
          <w:ilvl w:val="0"/>
          <w:numId w:val="52"/>
        </w:numPr>
        <w:spacing w:line="276" w:lineRule="auto"/>
        <w:ind w:left="714" w:hanging="357"/>
        <w:jc w:val="both"/>
        <w:rPr>
          <w:rFonts w:cstheme="minorHAnsi"/>
          <w:sz w:val="24"/>
          <w:szCs w:val="24"/>
        </w:rPr>
      </w:pPr>
      <w:r w:rsidRPr="00E8127C">
        <w:rPr>
          <w:rFonts w:cstheme="minorHAnsi"/>
          <w:sz w:val="24"/>
          <w:szCs w:val="24"/>
        </w:rPr>
        <w:t xml:space="preserve">Testing ensures that equipment operates within design specifications and safety margins </w:t>
      </w:r>
    </w:p>
    <w:p w14:paraId="0C070E8F" w14:textId="73E73262" w:rsidR="00490EA0" w:rsidRPr="00E8127C" w:rsidRDefault="00490EA0" w:rsidP="00ED1847">
      <w:pPr>
        <w:pStyle w:val="ListParagraph"/>
        <w:numPr>
          <w:ilvl w:val="0"/>
          <w:numId w:val="58"/>
        </w:numPr>
        <w:spacing w:after="0" w:line="276" w:lineRule="auto"/>
        <w:jc w:val="both"/>
        <w:rPr>
          <w:rFonts w:cstheme="minorHAnsi"/>
          <w:sz w:val="24"/>
          <w:szCs w:val="24"/>
        </w:rPr>
      </w:pPr>
      <w:r w:rsidRPr="00E8127C">
        <w:rPr>
          <w:rFonts w:cstheme="minorHAnsi"/>
          <w:b/>
          <w:bCs/>
          <w:sz w:val="24"/>
          <w:szCs w:val="24"/>
        </w:rPr>
        <w:t>Defect Identification and Corrective Action System</w:t>
      </w:r>
    </w:p>
    <w:p w14:paraId="05C628AB" w14:textId="77777777" w:rsidR="00490EA0" w:rsidRPr="00E8127C" w:rsidRDefault="00490EA0" w:rsidP="00ED1847">
      <w:pPr>
        <w:numPr>
          <w:ilvl w:val="0"/>
          <w:numId w:val="53"/>
        </w:numPr>
        <w:spacing w:after="0" w:line="276" w:lineRule="auto"/>
        <w:jc w:val="both"/>
        <w:rPr>
          <w:rFonts w:cstheme="minorHAnsi"/>
          <w:sz w:val="24"/>
          <w:szCs w:val="24"/>
        </w:rPr>
      </w:pPr>
      <w:r w:rsidRPr="00E8127C">
        <w:rPr>
          <w:rFonts w:cstheme="minorHAnsi"/>
          <w:sz w:val="24"/>
          <w:szCs w:val="24"/>
        </w:rPr>
        <w:t xml:space="preserve">Any abnormalities identified during inspection are: </w:t>
      </w:r>
    </w:p>
    <w:p w14:paraId="1E12DBC0" w14:textId="77777777" w:rsidR="00490EA0" w:rsidRPr="00E8127C" w:rsidRDefault="00490EA0" w:rsidP="00ED1847">
      <w:pPr>
        <w:numPr>
          <w:ilvl w:val="1"/>
          <w:numId w:val="53"/>
        </w:numPr>
        <w:spacing w:after="0" w:line="276" w:lineRule="auto"/>
        <w:jc w:val="both"/>
        <w:rPr>
          <w:rFonts w:cstheme="minorHAnsi"/>
          <w:sz w:val="24"/>
          <w:szCs w:val="24"/>
        </w:rPr>
      </w:pPr>
      <w:r w:rsidRPr="00E8127C">
        <w:rPr>
          <w:rFonts w:cstheme="minorHAnsi"/>
          <w:sz w:val="24"/>
          <w:szCs w:val="24"/>
        </w:rPr>
        <w:t xml:space="preserve">Clearly documented in inspection reports </w:t>
      </w:r>
    </w:p>
    <w:p w14:paraId="54850DFF" w14:textId="77777777" w:rsidR="00490EA0" w:rsidRPr="00E8127C" w:rsidRDefault="00490EA0" w:rsidP="00ED1847">
      <w:pPr>
        <w:numPr>
          <w:ilvl w:val="1"/>
          <w:numId w:val="53"/>
        </w:numPr>
        <w:spacing w:after="0" w:line="276" w:lineRule="auto"/>
        <w:jc w:val="both"/>
        <w:rPr>
          <w:rFonts w:cstheme="minorHAnsi"/>
          <w:sz w:val="24"/>
          <w:szCs w:val="24"/>
        </w:rPr>
      </w:pPr>
      <w:r w:rsidRPr="00E8127C">
        <w:rPr>
          <w:rFonts w:cstheme="minorHAnsi"/>
          <w:sz w:val="24"/>
          <w:szCs w:val="24"/>
        </w:rPr>
        <w:t xml:space="preserve">Categorised based on severity </w:t>
      </w:r>
    </w:p>
    <w:p w14:paraId="0F76C0CA" w14:textId="77777777" w:rsidR="00490EA0" w:rsidRPr="00E8127C" w:rsidRDefault="00490EA0" w:rsidP="00ED1847">
      <w:pPr>
        <w:numPr>
          <w:ilvl w:val="0"/>
          <w:numId w:val="53"/>
        </w:numPr>
        <w:spacing w:after="0" w:line="276" w:lineRule="auto"/>
        <w:jc w:val="both"/>
        <w:rPr>
          <w:rFonts w:cstheme="minorHAnsi"/>
          <w:sz w:val="24"/>
          <w:szCs w:val="24"/>
        </w:rPr>
      </w:pPr>
      <w:r w:rsidRPr="00E8127C">
        <w:rPr>
          <w:rFonts w:cstheme="minorHAnsi"/>
          <w:sz w:val="24"/>
          <w:szCs w:val="24"/>
        </w:rPr>
        <w:t xml:space="preserve">Actions taken: </w:t>
      </w:r>
    </w:p>
    <w:p w14:paraId="59CEADFE" w14:textId="77777777" w:rsidR="00490EA0" w:rsidRPr="00E8127C" w:rsidRDefault="00490EA0" w:rsidP="00ED1847">
      <w:pPr>
        <w:numPr>
          <w:ilvl w:val="1"/>
          <w:numId w:val="53"/>
        </w:numPr>
        <w:spacing w:after="0" w:line="276" w:lineRule="auto"/>
        <w:jc w:val="both"/>
        <w:rPr>
          <w:rFonts w:cstheme="minorHAnsi"/>
          <w:sz w:val="24"/>
          <w:szCs w:val="24"/>
        </w:rPr>
      </w:pPr>
      <w:r w:rsidRPr="00E8127C">
        <w:rPr>
          <w:rFonts w:cstheme="minorHAnsi"/>
          <w:sz w:val="24"/>
          <w:szCs w:val="24"/>
        </w:rPr>
        <w:t xml:space="preserve">Immediate rectification for critical defects </w:t>
      </w:r>
    </w:p>
    <w:p w14:paraId="68F5D458" w14:textId="77777777" w:rsidR="00490EA0" w:rsidRPr="00E8127C" w:rsidRDefault="00490EA0" w:rsidP="00ED1847">
      <w:pPr>
        <w:numPr>
          <w:ilvl w:val="1"/>
          <w:numId w:val="53"/>
        </w:numPr>
        <w:spacing w:after="0" w:line="276" w:lineRule="auto"/>
        <w:jc w:val="both"/>
        <w:rPr>
          <w:rFonts w:cstheme="minorHAnsi"/>
          <w:sz w:val="24"/>
          <w:szCs w:val="24"/>
        </w:rPr>
      </w:pPr>
      <w:r w:rsidRPr="00E8127C">
        <w:rPr>
          <w:rFonts w:cstheme="minorHAnsi"/>
          <w:sz w:val="24"/>
          <w:szCs w:val="24"/>
        </w:rPr>
        <w:t xml:space="preserve">Planned maintenance for minor issues </w:t>
      </w:r>
    </w:p>
    <w:p w14:paraId="39E02376" w14:textId="77777777" w:rsidR="00490EA0" w:rsidRPr="00E8127C" w:rsidRDefault="00490EA0" w:rsidP="00ED1847">
      <w:pPr>
        <w:numPr>
          <w:ilvl w:val="0"/>
          <w:numId w:val="53"/>
        </w:numPr>
        <w:spacing w:after="0" w:line="276" w:lineRule="auto"/>
        <w:jc w:val="both"/>
        <w:rPr>
          <w:rFonts w:cstheme="minorHAnsi"/>
          <w:sz w:val="24"/>
          <w:szCs w:val="24"/>
        </w:rPr>
      </w:pPr>
      <w:r w:rsidRPr="00E8127C">
        <w:rPr>
          <w:rFonts w:cstheme="minorHAnsi"/>
          <w:sz w:val="24"/>
          <w:szCs w:val="24"/>
        </w:rPr>
        <w:t xml:space="preserve">Equipment with safety-critical defects is: </w:t>
      </w:r>
    </w:p>
    <w:p w14:paraId="66BD4A7E" w14:textId="77777777" w:rsidR="00490EA0" w:rsidRPr="00E8127C" w:rsidRDefault="00490EA0" w:rsidP="00ED1847">
      <w:pPr>
        <w:numPr>
          <w:ilvl w:val="1"/>
          <w:numId w:val="53"/>
        </w:numPr>
        <w:spacing w:after="0" w:line="276" w:lineRule="auto"/>
        <w:jc w:val="both"/>
        <w:rPr>
          <w:rFonts w:cstheme="minorHAnsi"/>
          <w:sz w:val="24"/>
          <w:szCs w:val="24"/>
        </w:rPr>
      </w:pPr>
      <w:r w:rsidRPr="00E8127C">
        <w:rPr>
          <w:rFonts w:cstheme="minorHAnsi"/>
          <w:sz w:val="24"/>
          <w:szCs w:val="24"/>
        </w:rPr>
        <w:t xml:space="preserve">Isolated or tagged “Not in Use” </w:t>
      </w:r>
    </w:p>
    <w:p w14:paraId="511AC33E" w14:textId="09DFBD24" w:rsidR="00490EA0" w:rsidRPr="00E8127C" w:rsidRDefault="00490EA0" w:rsidP="00ED1847">
      <w:pPr>
        <w:numPr>
          <w:ilvl w:val="1"/>
          <w:numId w:val="53"/>
        </w:numPr>
        <w:spacing w:line="276" w:lineRule="auto"/>
        <w:ind w:left="1434" w:hanging="357"/>
        <w:jc w:val="both"/>
        <w:rPr>
          <w:rFonts w:cstheme="minorHAnsi"/>
          <w:sz w:val="24"/>
          <w:szCs w:val="24"/>
        </w:rPr>
      </w:pPr>
      <w:r w:rsidRPr="00E8127C">
        <w:rPr>
          <w:rFonts w:cstheme="minorHAnsi"/>
          <w:sz w:val="24"/>
          <w:szCs w:val="24"/>
        </w:rPr>
        <w:t xml:space="preserve">Released only after corrective action and re-inspection </w:t>
      </w:r>
    </w:p>
    <w:p w14:paraId="0AC0FF56" w14:textId="699B6C0E" w:rsidR="00490EA0" w:rsidRPr="00E8127C" w:rsidRDefault="00490EA0" w:rsidP="00ED1847">
      <w:pPr>
        <w:pStyle w:val="ListParagraph"/>
        <w:numPr>
          <w:ilvl w:val="0"/>
          <w:numId w:val="58"/>
        </w:numPr>
        <w:spacing w:after="0" w:line="276" w:lineRule="auto"/>
        <w:jc w:val="both"/>
        <w:rPr>
          <w:rFonts w:cstheme="minorHAnsi"/>
          <w:b/>
          <w:bCs/>
          <w:sz w:val="24"/>
          <w:szCs w:val="24"/>
        </w:rPr>
      </w:pPr>
      <w:r w:rsidRPr="00E8127C">
        <w:rPr>
          <w:rFonts w:cstheme="minorHAnsi"/>
          <w:b/>
          <w:bCs/>
          <w:sz w:val="24"/>
          <w:szCs w:val="24"/>
        </w:rPr>
        <w:t>Documentation and Record Management</w:t>
      </w:r>
    </w:p>
    <w:p w14:paraId="2910499B" w14:textId="77777777" w:rsidR="00490EA0" w:rsidRPr="00E8127C" w:rsidRDefault="00490EA0" w:rsidP="00ED1847">
      <w:pPr>
        <w:numPr>
          <w:ilvl w:val="0"/>
          <w:numId w:val="54"/>
        </w:numPr>
        <w:spacing w:after="0" w:line="276" w:lineRule="auto"/>
        <w:jc w:val="both"/>
        <w:rPr>
          <w:rFonts w:cstheme="minorHAnsi"/>
          <w:sz w:val="24"/>
          <w:szCs w:val="24"/>
        </w:rPr>
      </w:pPr>
      <w:r w:rsidRPr="00E8127C">
        <w:rPr>
          <w:rFonts w:cstheme="minorHAnsi"/>
          <w:sz w:val="24"/>
          <w:szCs w:val="24"/>
        </w:rPr>
        <w:t xml:space="preserve">Detailed inspection records are maintained, including: </w:t>
      </w:r>
    </w:p>
    <w:p w14:paraId="70E47E19" w14:textId="77777777" w:rsidR="00490EA0" w:rsidRPr="00E8127C" w:rsidRDefault="00490EA0" w:rsidP="00ED1847">
      <w:pPr>
        <w:numPr>
          <w:ilvl w:val="1"/>
          <w:numId w:val="54"/>
        </w:numPr>
        <w:spacing w:after="0" w:line="276" w:lineRule="auto"/>
        <w:jc w:val="both"/>
        <w:rPr>
          <w:rFonts w:cstheme="minorHAnsi"/>
          <w:sz w:val="24"/>
          <w:szCs w:val="24"/>
        </w:rPr>
      </w:pPr>
      <w:r w:rsidRPr="00E8127C">
        <w:rPr>
          <w:rFonts w:cstheme="minorHAnsi"/>
          <w:sz w:val="24"/>
          <w:szCs w:val="24"/>
        </w:rPr>
        <w:t xml:space="preserve">Equipment details (ID, capacity, location) </w:t>
      </w:r>
    </w:p>
    <w:p w14:paraId="08C6672B" w14:textId="77777777" w:rsidR="00490EA0" w:rsidRPr="00E8127C" w:rsidRDefault="00490EA0" w:rsidP="00ED1847">
      <w:pPr>
        <w:numPr>
          <w:ilvl w:val="1"/>
          <w:numId w:val="54"/>
        </w:numPr>
        <w:spacing w:after="0" w:line="276" w:lineRule="auto"/>
        <w:jc w:val="both"/>
        <w:rPr>
          <w:rFonts w:cstheme="minorHAnsi"/>
          <w:sz w:val="24"/>
          <w:szCs w:val="24"/>
        </w:rPr>
      </w:pPr>
      <w:r w:rsidRPr="00E8127C">
        <w:rPr>
          <w:rFonts w:cstheme="minorHAnsi"/>
          <w:sz w:val="24"/>
          <w:szCs w:val="24"/>
        </w:rPr>
        <w:t xml:space="preserve">Date of inspection and next due date </w:t>
      </w:r>
    </w:p>
    <w:p w14:paraId="3E708741" w14:textId="77777777" w:rsidR="00490EA0" w:rsidRPr="00E8127C" w:rsidRDefault="00490EA0" w:rsidP="00ED1847">
      <w:pPr>
        <w:numPr>
          <w:ilvl w:val="1"/>
          <w:numId w:val="54"/>
        </w:numPr>
        <w:spacing w:after="0" w:line="276" w:lineRule="auto"/>
        <w:jc w:val="both"/>
        <w:rPr>
          <w:rFonts w:cstheme="minorHAnsi"/>
          <w:sz w:val="24"/>
          <w:szCs w:val="24"/>
        </w:rPr>
      </w:pPr>
      <w:r w:rsidRPr="00E8127C">
        <w:rPr>
          <w:rFonts w:cstheme="minorHAnsi"/>
          <w:sz w:val="24"/>
          <w:szCs w:val="24"/>
        </w:rPr>
        <w:t xml:space="preserve">Observations and test results </w:t>
      </w:r>
    </w:p>
    <w:p w14:paraId="7E01B003" w14:textId="77777777" w:rsidR="00490EA0" w:rsidRPr="00E8127C" w:rsidRDefault="00490EA0" w:rsidP="00ED1847">
      <w:pPr>
        <w:numPr>
          <w:ilvl w:val="1"/>
          <w:numId w:val="54"/>
        </w:numPr>
        <w:spacing w:after="0" w:line="276" w:lineRule="auto"/>
        <w:jc w:val="both"/>
        <w:rPr>
          <w:rFonts w:cstheme="minorHAnsi"/>
          <w:sz w:val="24"/>
          <w:szCs w:val="24"/>
        </w:rPr>
      </w:pPr>
      <w:r w:rsidRPr="00E8127C">
        <w:rPr>
          <w:rFonts w:cstheme="minorHAnsi"/>
          <w:sz w:val="24"/>
          <w:szCs w:val="24"/>
        </w:rPr>
        <w:t xml:space="preserve">Certification number and issuing authority </w:t>
      </w:r>
    </w:p>
    <w:p w14:paraId="21CA5668" w14:textId="77777777" w:rsidR="00490EA0" w:rsidRPr="00E8127C" w:rsidRDefault="00490EA0" w:rsidP="00ED1847">
      <w:pPr>
        <w:numPr>
          <w:ilvl w:val="0"/>
          <w:numId w:val="54"/>
        </w:numPr>
        <w:spacing w:after="0" w:line="276" w:lineRule="auto"/>
        <w:jc w:val="both"/>
        <w:rPr>
          <w:rFonts w:cstheme="minorHAnsi"/>
          <w:sz w:val="24"/>
          <w:szCs w:val="24"/>
        </w:rPr>
      </w:pPr>
      <w:r w:rsidRPr="00E8127C">
        <w:rPr>
          <w:rFonts w:cstheme="minorHAnsi"/>
          <w:sz w:val="24"/>
          <w:szCs w:val="24"/>
        </w:rPr>
        <w:t xml:space="preserve">Records are: </w:t>
      </w:r>
    </w:p>
    <w:p w14:paraId="6A619C3C" w14:textId="77777777" w:rsidR="00490EA0" w:rsidRPr="00E8127C" w:rsidRDefault="00490EA0" w:rsidP="00ED1847">
      <w:pPr>
        <w:numPr>
          <w:ilvl w:val="1"/>
          <w:numId w:val="54"/>
        </w:numPr>
        <w:spacing w:after="0" w:line="276" w:lineRule="auto"/>
        <w:jc w:val="both"/>
        <w:rPr>
          <w:rFonts w:cstheme="minorHAnsi"/>
          <w:sz w:val="24"/>
          <w:szCs w:val="24"/>
        </w:rPr>
      </w:pPr>
      <w:r w:rsidRPr="00E8127C">
        <w:rPr>
          <w:rFonts w:cstheme="minorHAnsi"/>
          <w:sz w:val="24"/>
          <w:szCs w:val="24"/>
        </w:rPr>
        <w:t xml:space="preserve">Maintained as controlled documents </w:t>
      </w:r>
    </w:p>
    <w:p w14:paraId="3DB39C70" w14:textId="77777777" w:rsidR="00490EA0" w:rsidRPr="00E8127C" w:rsidRDefault="00490EA0" w:rsidP="00ED1847">
      <w:pPr>
        <w:numPr>
          <w:ilvl w:val="1"/>
          <w:numId w:val="54"/>
        </w:numPr>
        <w:spacing w:after="0" w:line="276" w:lineRule="auto"/>
        <w:jc w:val="both"/>
        <w:rPr>
          <w:rFonts w:cstheme="minorHAnsi"/>
          <w:sz w:val="24"/>
          <w:szCs w:val="24"/>
        </w:rPr>
      </w:pPr>
      <w:r w:rsidRPr="00E8127C">
        <w:rPr>
          <w:rFonts w:cstheme="minorHAnsi"/>
          <w:sz w:val="24"/>
          <w:szCs w:val="24"/>
        </w:rPr>
        <w:t xml:space="preserve">Readily available for internal and external audits </w:t>
      </w:r>
    </w:p>
    <w:p w14:paraId="4A9E28AA" w14:textId="74E7F33A" w:rsidR="00490EA0" w:rsidRPr="00E8127C" w:rsidRDefault="00490EA0" w:rsidP="00ED1847">
      <w:pPr>
        <w:numPr>
          <w:ilvl w:val="1"/>
          <w:numId w:val="54"/>
        </w:numPr>
        <w:spacing w:line="276" w:lineRule="auto"/>
        <w:ind w:left="1434" w:hanging="357"/>
        <w:jc w:val="both"/>
        <w:rPr>
          <w:rFonts w:cstheme="minorHAnsi"/>
          <w:sz w:val="24"/>
          <w:szCs w:val="24"/>
        </w:rPr>
      </w:pPr>
      <w:r w:rsidRPr="00E8127C">
        <w:rPr>
          <w:rFonts w:cstheme="minorHAnsi"/>
          <w:sz w:val="24"/>
          <w:szCs w:val="24"/>
        </w:rPr>
        <w:lastRenderedPageBreak/>
        <w:t xml:space="preserve">Tracked through a defined documentation system </w:t>
      </w:r>
    </w:p>
    <w:p w14:paraId="308AD8E7" w14:textId="77777777" w:rsidR="00490EA0" w:rsidRPr="00E8127C" w:rsidRDefault="00490EA0" w:rsidP="00ED1847">
      <w:pPr>
        <w:pStyle w:val="ListParagraph"/>
        <w:numPr>
          <w:ilvl w:val="0"/>
          <w:numId w:val="58"/>
        </w:numPr>
        <w:spacing w:after="0" w:line="276" w:lineRule="auto"/>
        <w:jc w:val="both"/>
        <w:rPr>
          <w:rFonts w:cstheme="minorHAnsi"/>
          <w:b/>
          <w:bCs/>
          <w:sz w:val="24"/>
          <w:szCs w:val="24"/>
        </w:rPr>
      </w:pPr>
      <w:r w:rsidRPr="00E8127C">
        <w:rPr>
          <w:rFonts w:cstheme="minorHAnsi"/>
          <w:b/>
          <w:bCs/>
          <w:sz w:val="24"/>
          <w:szCs w:val="24"/>
        </w:rPr>
        <w:t>7. Certification and Compliance Assurance</w:t>
      </w:r>
    </w:p>
    <w:p w14:paraId="59AFD2E9" w14:textId="77777777" w:rsidR="00490EA0" w:rsidRPr="00E8127C" w:rsidRDefault="00490EA0" w:rsidP="00ED1847">
      <w:pPr>
        <w:numPr>
          <w:ilvl w:val="0"/>
          <w:numId w:val="55"/>
        </w:numPr>
        <w:spacing w:after="0" w:line="276" w:lineRule="auto"/>
        <w:jc w:val="both"/>
        <w:rPr>
          <w:rFonts w:cstheme="minorHAnsi"/>
          <w:sz w:val="24"/>
          <w:szCs w:val="24"/>
        </w:rPr>
      </w:pPr>
      <w:r w:rsidRPr="00E8127C">
        <w:rPr>
          <w:rFonts w:cstheme="minorHAnsi"/>
          <w:sz w:val="24"/>
          <w:szCs w:val="24"/>
        </w:rPr>
        <w:t xml:space="preserve">All inspections are certified by: </w:t>
      </w:r>
    </w:p>
    <w:p w14:paraId="493B08F0" w14:textId="77777777" w:rsidR="00490EA0" w:rsidRPr="00E8127C" w:rsidRDefault="00490EA0" w:rsidP="00ED1847">
      <w:pPr>
        <w:numPr>
          <w:ilvl w:val="1"/>
          <w:numId w:val="55"/>
        </w:numPr>
        <w:spacing w:after="0" w:line="276" w:lineRule="auto"/>
        <w:jc w:val="both"/>
        <w:rPr>
          <w:rFonts w:cstheme="minorHAnsi"/>
          <w:sz w:val="24"/>
          <w:szCs w:val="24"/>
        </w:rPr>
      </w:pPr>
      <w:r w:rsidRPr="00E8127C">
        <w:rPr>
          <w:rFonts w:cstheme="minorHAnsi"/>
          <w:sz w:val="24"/>
          <w:szCs w:val="24"/>
        </w:rPr>
        <w:t xml:space="preserve">Competent Person / Chartered Engineer </w:t>
      </w:r>
    </w:p>
    <w:p w14:paraId="78D2C649" w14:textId="77777777" w:rsidR="00490EA0" w:rsidRPr="00E8127C" w:rsidRDefault="00490EA0" w:rsidP="00ED1847">
      <w:pPr>
        <w:numPr>
          <w:ilvl w:val="0"/>
          <w:numId w:val="55"/>
        </w:numPr>
        <w:spacing w:after="0" w:line="276" w:lineRule="auto"/>
        <w:jc w:val="both"/>
        <w:rPr>
          <w:rFonts w:cstheme="minorHAnsi"/>
          <w:sz w:val="24"/>
          <w:szCs w:val="24"/>
        </w:rPr>
      </w:pPr>
      <w:r w:rsidRPr="00E8127C">
        <w:rPr>
          <w:rFonts w:cstheme="minorHAnsi"/>
          <w:sz w:val="24"/>
          <w:szCs w:val="24"/>
        </w:rPr>
        <w:t xml:space="preserve">Certification confirms: </w:t>
      </w:r>
    </w:p>
    <w:p w14:paraId="490DDC53" w14:textId="77777777" w:rsidR="00490EA0" w:rsidRPr="00E8127C" w:rsidRDefault="00490EA0" w:rsidP="00ED1847">
      <w:pPr>
        <w:numPr>
          <w:ilvl w:val="1"/>
          <w:numId w:val="55"/>
        </w:numPr>
        <w:spacing w:after="0" w:line="276" w:lineRule="auto"/>
        <w:jc w:val="both"/>
        <w:rPr>
          <w:rFonts w:cstheme="minorHAnsi"/>
          <w:sz w:val="24"/>
          <w:szCs w:val="24"/>
        </w:rPr>
      </w:pPr>
      <w:r w:rsidRPr="00E8127C">
        <w:rPr>
          <w:rFonts w:cstheme="minorHAnsi"/>
          <w:sz w:val="24"/>
          <w:szCs w:val="24"/>
        </w:rPr>
        <w:t xml:space="preserve">Equipment is safe and in good working condition </w:t>
      </w:r>
    </w:p>
    <w:p w14:paraId="33CA3518" w14:textId="77777777" w:rsidR="00490EA0" w:rsidRPr="00E8127C" w:rsidRDefault="00490EA0" w:rsidP="00ED1847">
      <w:pPr>
        <w:numPr>
          <w:ilvl w:val="1"/>
          <w:numId w:val="55"/>
        </w:numPr>
        <w:spacing w:after="0" w:line="276" w:lineRule="auto"/>
        <w:jc w:val="both"/>
        <w:rPr>
          <w:rFonts w:cstheme="minorHAnsi"/>
          <w:sz w:val="24"/>
          <w:szCs w:val="24"/>
        </w:rPr>
      </w:pPr>
      <w:r w:rsidRPr="00E8127C">
        <w:rPr>
          <w:rFonts w:cstheme="minorHAnsi"/>
          <w:sz w:val="24"/>
          <w:szCs w:val="24"/>
        </w:rPr>
        <w:t xml:space="preserve">No defects affecting safe operation are present </w:t>
      </w:r>
    </w:p>
    <w:p w14:paraId="6F63A47F" w14:textId="77777777" w:rsidR="00490EA0" w:rsidRPr="00E8127C" w:rsidRDefault="00490EA0" w:rsidP="00ED1847">
      <w:pPr>
        <w:numPr>
          <w:ilvl w:val="0"/>
          <w:numId w:val="55"/>
        </w:numPr>
        <w:spacing w:after="0" w:line="276" w:lineRule="auto"/>
        <w:jc w:val="both"/>
        <w:rPr>
          <w:rFonts w:cstheme="minorHAnsi"/>
          <w:sz w:val="24"/>
          <w:szCs w:val="24"/>
        </w:rPr>
      </w:pPr>
      <w:r w:rsidRPr="00E8127C">
        <w:rPr>
          <w:rFonts w:cstheme="minorHAnsi"/>
          <w:sz w:val="24"/>
          <w:szCs w:val="24"/>
        </w:rPr>
        <w:t xml:space="preserve">The system ensures compliance with: </w:t>
      </w:r>
    </w:p>
    <w:p w14:paraId="5CAA809D" w14:textId="77777777" w:rsidR="00490EA0" w:rsidRPr="00E8127C" w:rsidRDefault="00490EA0" w:rsidP="00ED1847">
      <w:pPr>
        <w:numPr>
          <w:ilvl w:val="1"/>
          <w:numId w:val="55"/>
        </w:numPr>
        <w:spacing w:after="0" w:line="276" w:lineRule="auto"/>
        <w:jc w:val="both"/>
        <w:rPr>
          <w:rFonts w:cstheme="minorHAnsi"/>
          <w:sz w:val="24"/>
          <w:szCs w:val="24"/>
        </w:rPr>
      </w:pPr>
      <w:r w:rsidRPr="00E8127C">
        <w:rPr>
          <w:rFonts w:cstheme="minorHAnsi"/>
          <w:sz w:val="24"/>
          <w:szCs w:val="24"/>
        </w:rPr>
        <w:t xml:space="preserve">Factories Act requirements (relevant sections and rules) </w:t>
      </w:r>
    </w:p>
    <w:p w14:paraId="00E6FA11" w14:textId="0B8B0A9E" w:rsidR="00E166DD" w:rsidRPr="00E8127C" w:rsidRDefault="00490EA0" w:rsidP="00ED1847">
      <w:pPr>
        <w:numPr>
          <w:ilvl w:val="1"/>
          <w:numId w:val="55"/>
        </w:numPr>
        <w:spacing w:line="276" w:lineRule="auto"/>
        <w:ind w:left="1434" w:hanging="357"/>
        <w:jc w:val="both"/>
        <w:rPr>
          <w:rFonts w:cstheme="minorHAnsi"/>
          <w:sz w:val="24"/>
          <w:szCs w:val="24"/>
        </w:rPr>
      </w:pPr>
      <w:r w:rsidRPr="00E8127C">
        <w:rPr>
          <w:rFonts w:cstheme="minorHAnsi"/>
          <w:sz w:val="24"/>
          <w:szCs w:val="24"/>
        </w:rPr>
        <w:t xml:space="preserve">Applicable engineering and safety standards </w:t>
      </w:r>
    </w:p>
    <w:p w14:paraId="0955C02C" w14:textId="51A6E40A" w:rsidR="00490EA0" w:rsidRPr="00E8127C" w:rsidRDefault="00490EA0" w:rsidP="00ED1847">
      <w:pPr>
        <w:pStyle w:val="ListParagraph"/>
        <w:numPr>
          <w:ilvl w:val="0"/>
          <w:numId w:val="58"/>
        </w:numPr>
        <w:spacing w:after="0" w:line="276" w:lineRule="auto"/>
        <w:jc w:val="both"/>
        <w:rPr>
          <w:rFonts w:cstheme="minorHAnsi"/>
          <w:b/>
          <w:bCs/>
          <w:sz w:val="24"/>
          <w:szCs w:val="24"/>
        </w:rPr>
      </w:pPr>
      <w:r w:rsidRPr="00E8127C">
        <w:rPr>
          <w:rFonts w:cstheme="minorHAnsi"/>
          <w:b/>
          <w:bCs/>
          <w:sz w:val="24"/>
          <w:szCs w:val="24"/>
        </w:rPr>
        <w:t>Inspection Planning and Tracking</w:t>
      </w:r>
    </w:p>
    <w:p w14:paraId="39B9FC66" w14:textId="77777777" w:rsidR="00490EA0" w:rsidRPr="00E8127C" w:rsidRDefault="00490EA0" w:rsidP="00ED1847">
      <w:pPr>
        <w:numPr>
          <w:ilvl w:val="0"/>
          <w:numId w:val="56"/>
        </w:numPr>
        <w:spacing w:after="0" w:line="276" w:lineRule="auto"/>
        <w:jc w:val="both"/>
        <w:rPr>
          <w:rFonts w:cstheme="minorHAnsi"/>
          <w:sz w:val="24"/>
          <w:szCs w:val="24"/>
        </w:rPr>
      </w:pPr>
      <w:r w:rsidRPr="00E8127C">
        <w:rPr>
          <w:rFonts w:cstheme="minorHAnsi"/>
          <w:sz w:val="24"/>
          <w:szCs w:val="24"/>
        </w:rPr>
        <w:t xml:space="preserve">A planned inspection schedule is maintained for all equipment </w:t>
      </w:r>
    </w:p>
    <w:p w14:paraId="2F14B989" w14:textId="77777777" w:rsidR="00490EA0" w:rsidRPr="00E8127C" w:rsidRDefault="00490EA0" w:rsidP="00ED1847">
      <w:pPr>
        <w:numPr>
          <w:ilvl w:val="0"/>
          <w:numId w:val="56"/>
        </w:numPr>
        <w:spacing w:after="0" w:line="276" w:lineRule="auto"/>
        <w:jc w:val="both"/>
        <w:rPr>
          <w:rFonts w:cstheme="minorHAnsi"/>
          <w:sz w:val="24"/>
          <w:szCs w:val="24"/>
        </w:rPr>
      </w:pPr>
      <w:r w:rsidRPr="00E8127C">
        <w:rPr>
          <w:rFonts w:cstheme="minorHAnsi"/>
          <w:sz w:val="24"/>
          <w:szCs w:val="24"/>
        </w:rPr>
        <w:t xml:space="preserve">Key controls include: </w:t>
      </w:r>
    </w:p>
    <w:p w14:paraId="491E8680" w14:textId="77777777" w:rsidR="00490EA0" w:rsidRPr="00E8127C" w:rsidRDefault="00490EA0" w:rsidP="00ED1847">
      <w:pPr>
        <w:numPr>
          <w:ilvl w:val="1"/>
          <w:numId w:val="56"/>
        </w:numPr>
        <w:spacing w:after="0" w:line="276" w:lineRule="auto"/>
        <w:jc w:val="both"/>
        <w:rPr>
          <w:rFonts w:cstheme="minorHAnsi"/>
          <w:sz w:val="24"/>
          <w:szCs w:val="24"/>
        </w:rPr>
      </w:pPr>
      <w:r w:rsidRPr="00E8127C">
        <w:rPr>
          <w:rFonts w:cstheme="minorHAnsi"/>
          <w:sz w:val="24"/>
          <w:szCs w:val="24"/>
        </w:rPr>
        <w:t xml:space="preserve">Tracking of due dates for next inspection </w:t>
      </w:r>
    </w:p>
    <w:p w14:paraId="331AAC26" w14:textId="194CADAB" w:rsidR="00490EA0" w:rsidRPr="00E8127C" w:rsidRDefault="00490EA0" w:rsidP="00ED1847">
      <w:pPr>
        <w:numPr>
          <w:ilvl w:val="1"/>
          <w:numId w:val="56"/>
        </w:numPr>
        <w:spacing w:after="0" w:line="276" w:lineRule="auto"/>
        <w:jc w:val="both"/>
        <w:rPr>
          <w:rFonts w:cstheme="minorBidi"/>
          <w:sz w:val="24"/>
          <w:szCs w:val="24"/>
        </w:rPr>
      </w:pPr>
      <w:r w:rsidRPr="00E8127C">
        <w:rPr>
          <w:rFonts w:cstheme="minorBidi"/>
          <w:sz w:val="24"/>
          <w:szCs w:val="24"/>
        </w:rPr>
        <w:t xml:space="preserve">Periodic review by maintenance teams </w:t>
      </w:r>
    </w:p>
    <w:p w14:paraId="0B65AF36" w14:textId="16306AD9" w:rsidR="007A3B94" w:rsidRPr="00E8127C" w:rsidRDefault="00490EA0" w:rsidP="00ED1847">
      <w:pPr>
        <w:numPr>
          <w:ilvl w:val="1"/>
          <w:numId w:val="56"/>
        </w:numPr>
        <w:spacing w:line="276" w:lineRule="auto"/>
        <w:ind w:left="1434" w:hanging="357"/>
        <w:jc w:val="both"/>
        <w:rPr>
          <w:rFonts w:cstheme="minorBidi"/>
          <w:sz w:val="24"/>
          <w:szCs w:val="24"/>
        </w:rPr>
      </w:pPr>
      <w:r w:rsidRPr="00E8127C">
        <w:rPr>
          <w:rFonts w:cstheme="minorBidi"/>
          <w:sz w:val="24"/>
          <w:szCs w:val="24"/>
        </w:rPr>
        <w:t>Ensuring no equipment operates beyond inspection validity</w:t>
      </w:r>
    </w:p>
    <w:p w14:paraId="4C0EA529" w14:textId="77777777" w:rsidR="003B300A" w:rsidRPr="00E8127C" w:rsidRDefault="003B300A" w:rsidP="00ED1847">
      <w:pPr>
        <w:pStyle w:val="ListParagraph"/>
        <w:numPr>
          <w:ilvl w:val="0"/>
          <w:numId w:val="58"/>
        </w:numPr>
        <w:spacing w:after="0" w:line="276" w:lineRule="auto"/>
        <w:jc w:val="both"/>
        <w:rPr>
          <w:rFonts w:cstheme="minorHAnsi"/>
          <w:b/>
          <w:bCs/>
          <w:sz w:val="24"/>
          <w:szCs w:val="24"/>
        </w:rPr>
      </w:pPr>
      <w:r w:rsidRPr="00E8127C">
        <w:rPr>
          <w:rFonts w:cstheme="minorHAnsi"/>
          <w:b/>
          <w:bCs/>
          <w:sz w:val="24"/>
          <w:szCs w:val="24"/>
        </w:rPr>
        <w:t>Training and Awareness</w:t>
      </w:r>
    </w:p>
    <w:p w14:paraId="68E2E564" w14:textId="77777777" w:rsidR="003B300A" w:rsidRPr="00E8127C" w:rsidRDefault="003B300A" w:rsidP="00ED1847">
      <w:pPr>
        <w:numPr>
          <w:ilvl w:val="0"/>
          <w:numId w:val="35"/>
        </w:numPr>
        <w:spacing w:after="0" w:line="276" w:lineRule="auto"/>
        <w:jc w:val="both"/>
        <w:rPr>
          <w:rFonts w:cstheme="minorHAnsi"/>
          <w:sz w:val="24"/>
          <w:szCs w:val="24"/>
        </w:rPr>
      </w:pPr>
      <w:r w:rsidRPr="00E8127C">
        <w:rPr>
          <w:rFonts w:cstheme="minorHAnsi"/>
          <w:sz w:val="24"/>
          <w:szCs w:val="24"/>
        </w:rPr>
        <w:t>All relevant personnel are trained in:</w:t>
      </w:r>
    </w:p>
    <w:p w14:paraId="638722D0" w14:textId="77777777" w:rsidR="003B300A" w:rsidRPr="00E8127C" w:rsidRDefault="003B300A" w:rsidP="00ED1847">
      <w:pPr>
        <w:numPr>
          <w:ilvl w:val="1"/>
          <w:numId w:val="35"/>
        </w:numPr>
        <w:spacing w:after="0" w:line="276" w:lineRule="auto"/>
        <w:jc w:val="both"/>
        <w:rPr>
          <w:rFonts w:cstheme="minorHAnsi"/>
          <w:sz w:val="24"/>
          <w:szCs w:val="24"/>
        </w:rPr>
      </w:pPr>
      <w:r w:rsidRPr="00E8127C">
        <w:rPr>
          <w:rFonts w:cstheme="minorHAnsi"/>
          <w:sz w:val="24"/>
          <w:szCs w:val="24"/>
        </w:rPr>
        <w:t>Pre-use inspection</w:t>
      </w:r>
    </w:p>
    <w:p w14:paraId="524F7E92" w14:textId="77777777" w:rsidR="003B300A" w:rsidRPr="00E8127C" w:rsidRDefault="003B300A" w:rsidP="00ED1847">
      <w:pPr>
        <w:numPr>
          <w:ilvl w:val="1"/>
          <w:numId w:val="35"/>
        </w:numPr>
        <w:spacing w:after="0" w:line="276" w:lineRule="auto"/>
        <w:jc w:val="both"/>
        <w:rPr>
          <w:rFonts w:cstheme="minorHAnsi"/>
          <w:sz w:val="24"/>
          <w:szCs w:val="24"/>
        </w:rPr>
      </w:pPr>
      <w:r w:rsidRPr="00E8127C">
        <w:rPr>
          <w:rFonts w:cstheme="minorHAnsi"/>
          <w:sz w:val="24"/>
          <w:szCs w:val="24"/>
        </w:rPr>
        <w:t>Safe equipment handling</w:t>
      </w:r>
    </w:p>
    <w:p w14:paraId="4EB78E4A" w14:textId="77777777" w:rsidR="003B300A" w:rsidRPr="00E8127C" w:rsidRDefault="003B300A" w:rsidP="00ED1847">
      <w:pPr>
        <w:numPr>
          <w:ilvl w:val="1"/>
          <w:numId w:val="35"/>
        </w:numPr>
        <w:spacing w:after="0" w:line="276" w:lineRule="auto"/>
        <w:jc w:val="both"/>
        <w:rPr>
          <w:rFonts w:cstheme="minorHAnsi"/>
          <w:sz w:val="24"/>
          <w:szCs w:val="24"/>
        </w:rPr>
      </w:pPr>
      <w:r w:rsidRPr="00E8127C">
        <w:rPr>
          <w:rFonts w:cstheme="minorHAnsi"/>
          <w:sz w:val="24"/>
          <w:szCs w:val="24"/>
        </w:rPr>
        <w:t>Proper completion of inspection forms</w:t>
      </w:r>
    </w:p>
    <w:p w14:paraId="4629E4F6" w14:textId="2A964104" w:rsidR="003B300A" w:rsidRPr="00E8127C" w:rsidRDefault="003B300A" w:rsidP="00ED1847">
      <w:pPr>
        <w:numPr>
          <w:ilvl w:val="0"/>
          <w:numId w:val="35"/>
        </w:numPr>
        <w:spacing w:after="180" w:line="276" w:lineRule="auto"/>
        <w:ind w:left="714" w:hanging="357"/>
        <w:jc w:val="both"/>
        <w:rPr>
          <w:rFonts w:cstheme="minorHAnsi"/>
          <w:sz w:val="24"/>
          <w:szCs w:val="24"/>
        </w:rPr>
      </w:pPr>
      <w:r w:rsidRPr="00E8127C">
        <w:rPr>
          <w:rFonts w:cstheme="minorHAnsi"/>
          <w:sz w:val="24"/>
          <w:szCs w:val="24"/>
        </w:rPr>
        <w:t>Refresher training is conducted annually or after machinery upgrades</w:t>
      </w:r>
    </w:p>
    <w:p w14:paraId="50419C4A" w14:textId="77777777" w:rsidR="003B300A" w:rsidRPr="00E8127C" w:rsidRDefault="003B300A" w:rsidP="00D04E87">
      <w:pPr>
        <w:spacing w:line="276" w:lineRule="auto"/>
        <w:jc w:val="both"/>
        <w:rPr>
          <w:rFonts w:cstheme="minorHAnsi"/>
          <w:b/>
          <w:bCs/>
          <w:sz w:val="24"/>
          <w:szCs w:val="24"/>
        </w:rPr>
      </w:pPr>
      <w:r w:rsidRPr="00E8127C">
        <w:rPr>
          <w:rFonts w:cstheme="minorHAnsi"/>
          <w:b/>
          <w:bCs/>
          <w:sz w:val="24"/>
          <w:szCs w:val="24"/>
        </w:rPr>
        <w:t>Review &amp; Continuous Improvement</w:t>
      </w:r>
    </w:p>
    <w:p w14:paraId="0015A472" w14:textId="77777777" w:rsidR="003B300A" w:rsidRPr="00E8127C" w:rsidRDefault="003B300A" w:rsidP="00490EA0">
      <w:pPr>
        <w:spacing w:after="0" w:line="276" w:lineRule="auto"/>
        <w:jc w:val="both"/>
        <w:rPr>
          <w:rFonts w:cstheme="minorHAnsi"/>
          <w:sz w:val="24"/>
          <w:szCs w:val="24"/>
          <w:u w:val="single"/>
        </w:rPr>
      </w:pPr>
      <w:r w:rsidRPr="00E8127C">
        <w:rPr>
          <w:rFonts w:cstheme="minorHAnsi"/>
          <w:sz w:val="24"/>
          <w:szCs w:val="24"/>
          <w:u w:val="single"/>
        </w:rPr>
        <w:t>Inspection Review Meetings</w:t>
      </w:r>
    </w:p>
    <w:p w14:paraId="5952498F" w14:textId="604CA706" w:rsidR="003B300A" w:rsidRPr="00E8127C" w:rsidRDefault="003B300A" w:rsidP="00ED1847">
      <w:pPr>
        <w:numPr>
          <w:ilvl w:val="0"/>
          <w:numId w:val="36"/>
        </w:numPr>
        <w:spacing w:after="0" w:line="276" w:lineRule="auto"/>
        <w:jc w:val="both"/>
        <w:rPr>
          <w:rFonts w:cstheme="minorBidi"/>
          <w:sz w:val="24"/>
          <w:szCs w:val="24"/>
        </w:rPr>
      </w:pPr>
      <w:r w:rsidRPr="00E8127C">
        <w:rPr>
          <w:rFonts w:cstheme="minorBidi"/>
          <w:sz w:val="24"/>
          <w:szCs w:val="24"/>
        </w:rPr>
        <w:t>Monthly: Maintenance team review inspection logs and the audit forms</w:t>
      </w:r>
    </w:p>
    <w:p w14:paraId="44DCC9DE" w14:textId="77777777" w:rsidR="003B300A" w:rsidRPr="00E8127C" w:rsidRDefault="003B300A" w:rsidP="00ED1847">
      <w:pPr>
        <w:numPr>
          <w:ilvl w:val="0"/>
          <w:numId w:val="36"/>
        </w:numPr>
        <w:spacing w:line="276" w:lineRule="auto"/>
        <w:ind w:left="714" w:hanging="357"/>
        <w:jc w:val="both"/>
        <w:rPr>
          <w:rFonts w:cstheme="minorHAnsi"/>
          <w:sz w:val="24"/>
          <w:szCs w:val="24"/>
        </w:rPr>
      </w:pPr>
      <w:r w:rsidRPr="00E8127C">
        <w:rPr>
          <w:rFonts w:cstheme="minorHAnsi"/>
          <w:sz w:val="24"/>
          <w:szCs w:val="24"/>
        </w:rPr>
        <w:t xml:space="preserve">Quarterly: Trends are </w:t>
      </w:r>
      <w:proofErr w:type="spellStart"/>
      <w:r w:rsidRPr="00E8127C">
        <w:rPr>
          <w:rFonts w:cstheme="minorHAnsi"/>
          <w:sz w:val="24"/>
          <w:szCs w:val="24"/>
        </w:rPr>
        <w:t>analyzed</w:t>
      </w:r>
      <w:proofErr w:type="spellEnd"/>
      <w:r w:rsidRPr="00E8127C">
        <w:rPr>
          <w:rFonts w:cstheme="minorHAnsi"/>
          <w:sz w:val="24"/>
          <w:szCs w:val="24"/>
        </w:rPr>
        <w:t xml:space="preserve"> to update inspection strategies or training needs</w:t>
      </w:r>
    </w:p>
    <w:p w14:paraId="653925BC" w14:textId="77777777" w:rsidR="003B300A" w:rsidRPr="00E8127C" w:rsidRDefault="003B300A" w:rsidP="00490EA0">
      <w:pPr>
        <w:spacing w:after="0" w:line="276" w:lineRule="auto"/>
        <w:jc w:val="both"/>
        <w:rPr>
          <w:rFonts w:cstheme="minorHAnsi"/>
          <w:sz w:val="24"/>
          <w:szCs w:val="24"/>
          <w:u w:val="single"/>
        </w:rPr>
      </w:pPr>
      <w:r w:rsidRPr="00E8127C">
        <w:rPr>
          <w:rFonts w:cstheme="minorHAnsi"/>
          <w:sz w:val="24"/>
          <w:szCs w:val="24"/>
          <w:u w:val="single"/>
        </w:rPr>
        <w:t>Annual SOP Review</w:t>
      </w:r>
    </w:p>
    <w:p w14:paraId="56681BBD" w14:textId="00495AF0" w:rsidR="003B300A" w:rsidRPr="00E8127C" w:rsidRDefault="003B300A" w:rsidP="00ED1847">
      <w:pPr>
        <w:numPr>
          <w:ilvl w:val="0"/>
          <w:numId w:val="37"/>
        </w:numPr>
        <w:spacing w:after="0" w:line="276" w:lineRule="auto"/>
        <w:jc w:val="both"/>
        <w:rPr>
          <w:rFonts w:cstheme="minorBidi"/>
          <w:sz w:val="24"/>
          <w:szCs w:val="24"/>
        </w:rPr>
      </w:pPr>
      <w:r w:rsidRPr="00E8127C">
        <w:rPr>
          <w:rFonts w:cstheme="minorBidi"/>
          <w:sz w:val="24"/>
          <w:szCs w:val="24"/>
        </w:rPr>
        <w:t>Revisions made based on:</w:t>
      </w:r>
    </w:p>
    <w:p w14:paraId="72FCFB1F" w14:textId="77777777" w:rsidR="003B300A" w:rsidRPr="00E8127C" w:rsidRDefault="003B300A" w:rsidP="00ED1847">
      <w:pPr>
        <w:numPr>
          <w:ilvl w:val="1"/>
          <w:numId w:val="37"/>
        </w:numPr>
        <w:spacing w:after="0" w:line="276" w:lineRule="auto"/>
        <w:jc w:val="both"/>
        <w:rPr>
          <w:rFonts w:cstheme="minorHAnsi"/>
          <w:sz w:val="24"/>
          <w:szCs w:val="24"/>
        </w:rPr>
      </w:pPr>
      <w:r w:rsidRPr="00E8127C">
        <w:rPr>
          <w:rFonts w:cstheme="minorHAnsi"/>
          <w:sz w:val="24"/>
          <w:szCs w:val="24"/>
        </w:rPr>
        <w:t>New equipment</w:t>
      </w:r>
    </w:p>
    <w:p w14:paraId="6E3ACFD1" w14:textId="77777777" w:rsidR="003B300A" w:rsidRPr="00E8127C" w:rsidRDefault="003B300A" w:rsidP="00ED1847">
      <w:pPr>
        <w:numPr>
          <w:ilvl w:val="1"/>
          <w:numId w:val="37"/>
        </w:numPr>
        <w:spacing w:after="0" w:line="276" w:lineRule="auto"/>
        <w:jc w:val="both"/>
        <w:rPr>
          <w:rFonts w:cstheme="minorHAnsi"/>
          <w:sz w:val="24"/>
          <w:szCs w:val="24"/>
        </w:rPr>
      </w:pPr>
      <w:r w:rsidRPr="00E8127C">
        <w:rPr>
          <w:rFonts w:cstheme="minorHAnsi"/>
          <w:sz w:val="24"/>
          <w:szCs w:val="24"/>
        </w:rPr>
        <w:t>Audit findings</w:t>
      </w:r>
    </w:p>
    <w:p w14:paraId="614372FE" w14:textId="77777777" w:rsidR="003B300A" w:rsidRPr="00E8127C" w:rsidRDefault="003B300A" w:rsidP="00ED1847">
      <w:pPr>
        <w:numPr>
          <w:ilvl w:val="1"/>
          <w:numId w:val="37"/>
        </w:numPr>
        <w:spacing w:after="0" w:line="276" w:lineRule="auto"/>
        <w:jc w:val="both"/>
        <w:rPr>
          <w:rFonts w:cstheme="minorHAnsi"/>
          <w:sz w:val="24"/>
          <w:szCs w:val="24"/>
        </w:rPr>
      </w:pPr>
      <w:r w:rsidRPr="00E8127C">
        <w:rPr>
          <w:rFonts w:cstheme="minorHAnsi"/>
          <w:sz w:val="24"/>
          <w:szCs w:val="24"/>
        </w:rPr>
        <w:t>Regulatory or buyer requirements</w:t>
      </w:r>
    </w:p>
    <w:p w14:paraId="739F7407" w14:textId="77777777" w:rsidR="003B300A" w:rsidRPr="00E8127C" w:rsidRDefault="003B300A" w:rsidP="00ED1847">
      <w:pPr>
        <w:numPr>
          <w:ilvl w:val="0"/>
          <w:numId w:val="37"/>
        </w:numPr>
        <w:spacing w:line="276" w:lineRule="auto"/>
        <w:ind w:left="714" w:hanging="357"/>
        <w:jc w:val="both"/>
        <w:rPr>
          <w:rFonts w:cstheme="minorHAnsi"/>
          <w:sz w:val="24"/>
          <w:szCs w:val="24"/>
        </w:rPr>
      </w:pPr>
      <w:r w:rsidRPr="00E8127C">
        <w:rPr>
          <w:rFonts w:cstheme="minorHAnsi"/>
          <w:sz w:val="24"/>
          <w:szCs w:val="24"/>
        </w:rPr>
        <w:t>Approved changes are communicated and re-trained</w:t>
      </w:r>
    </w:p>
    <w:p w14:paraId="4733371D" w14:textId="77777777" w:rsidR="003B300A" w:rsidRPr="00E8127C" w:rsidRDefault="003B300A" w:rsidP="00CC34C7">
      <w:pPr>
        <w:spacing w:after="0" w:line="276" w:lineRule="auto"/>
        <w:jc w:val="both"/>
        <w:rPr>
          <w:rFonts w:cstheme="minorHAnsi"/>
          <w:sz w:val="24"/>
          <w:szCs w:val="24"/>
          <w:u w:val="single"/>
        </w:rPr>
      </w:pPr>
      <w:r w:rsidRPr="00E8127C">
        <w:rPr>
          <w:rFonts w:cstheme="minorHAnsi"/>
          <w:sz w:val="24"/>
          <w:szCs w:val="24"/>
          <w:u w:val="single"/>
        </w:rPr>
        <w:t>CAPA Tracking</w:t>
      </w:r>
    </w:p>
    <w:p w14:paraId="12D63612" w14:textId="56FF7120" w:rsidR="003B300A" w:rsidRPr="00E8127C" w:rsidRDefault="003B300A" w:rsidP="00ED1847">
      <w:pPr>
        <w:numPr>
          <w:ilvl w:val="0"/>
          <w:numId w:val="38"/>
        </w:numPr>
        <w:spacing w:after="0" w:line="276" w:lineRule="auto"/>
        <w:jc w:val="both"/>
        <w:rPr>
          <w:rFonts w:cstheme="minorHAnsi"/>
          <w:sz w:val="24"/>
          <w:szCs w:val="24"/>
        </w:rPr>
      </w:pPr>
      <w:r w:rsidRPr="00E8127C">
        <w:rPr>
          <w:rFonts w:cstheme="minorHAnsi"/>
          <w:sz w:val="24"/>
          <w:szCs w:val="24"/>
        </w:rPr>
        <w:t>Non-conformities are tracked using a Corrective and Preventive Action Register</w:t>
      </w:r>
      <w:r w:rsidR="007A3B94" w:rsidRPr="00E8127C">
        <w:rPr>
          <w:rFonts w:cstheme="minorHAnsi"/>
          <w:sz w:val="24"/>
          <w:szCs w:val="24"/>
        </w:rPr>
        <w:t>.</w:t>
      </w:r>
    </w:p>
    <w:p w14:paraId="72060890" w14:textId="09A99E34" w:rsidR="003B300A" w:rsidRPr="00E8127C" w:rsidRDefault="003B300A" w:rsidP="00ED1847">
      <w:pPr>
        <w:numPr>
          <w:ilvl w:val="0"/>
          <w:numId w:val="38"/>
        </w:numPr>
        <w:spacing w:line="276" w:lineRule="auto"/>
        <w:ind w:left="714" w:hanging="357"/>
        <w:jc w:val="both"/>
        <w:rPr>
          <w:rFonts w:cstheme="minorHAnsi"/>
          <w:sz w:val="24"/>
          <w:szCs w:val="24"/>
        </w:rPr>
      </w:pPr>
      <w:r w:rsidRPr="00E8127C">
        <w:rPr>
          <w:rFonts w:cstheme="minorHAnsi"/>
          <w:sz w:val="24"/>
          <w:szCs w:val="24"/>
        </w:rPr>
        <w:t>Resolutions and re-verification are documented for closure</w:t>
      </w:r>
    </w:p>
    <w:p w14:paraId="5E7D2B33" w14:textId="77777777" w:rsidR="00D04E87" w:rsidRPr="00E8127C" w:rsidRDefault="00D04E87" w:rsidP="00D04E87">
      <w:pPr>
        <w:spacing w:line="276" w:lineRule="auto"/>
        <w:jc w:val="both"/>
        <w:rPr>
          <w:rFonts w:cstheme="minorHAnsi"/>
          <w:b/>
          <w:bCs/>
          <w:sz w:val="24"/>
          <w:szCs w:val="24"/>
        </w:rPr>
      </w:pPr>
      <w:r w:rsidRPr="00E8127C">
        <w:rPr>
          <w:rFonts w:cstheme="minorHAnsi"/>
          <w:b/>
          <w:bCs/>
          <w:sz w:val="24"/>
          <w:szCs w:val="24"/>
        </w:rPr>
        <w:t>Responsibilities</w:t>
      </w:r>
    </w:p>
    <w:p w14:paraId="02EF2311" w14:textId="36539A6D" w:rsidR="00D04E87" w:rsidRPr="00E8127C" w:rsidRDefault="00D04E87" w:rsidP="00D04E87">
      <w:pPr>
        <w:spacing w:line="276" w:lineRule="auto"/>
        <w:jc w:val="both"/>
        <w:rPr>
          <w:rFonts w:cstheme="minorHAnsi"/>
          <w:sz w:val="24"/>
          <w:szCs w:val="24"/>
        </w:rPr>
      </w:pPr>
      <w:r w:rsidRPr="00E8127C">
        <w:rPr>
          <w:rFonts w:cstheme="minorHAnsi"/>
          <w:sz w:val="24"/>
          <w:szCs w:val="24"/>
        </w:rPr>
        <w:lastRenderedPageBreak/>
        <w:t xml:space="preserve">At </w:t>
      </w:r>
      <w:r w:rsidR="00CC34C7" w:rsidRPr="00E8127C">
        <w:rPr>
          <w:rFonts w:cstheme="minorHAnsi"/>
          <w:sz w:val="24"/>
          <w:szCs w:val="24"/>
        </w:rPr>
        <w:t>Naxpar Pharma Pvt. Ltd</w:t>
      </w:r>
      <w:r w:rsidRPr="00E8127C">
        <w:rPr>
          <w:rFonts w:cstheme="minorHAnsi"/>
          <w:sz w:val="24"/>
          <w:szCs w:val="24"/>
        </w:rPr>
        <w:t>., equipment safety inspections are carried out through coordinated efforts:</w:t>
      </w:r>
    </w:p>
    <w:p w14:paraId="2B20E6FE" w14:textId="3E9402D5" w:rsidR="00D04E87" w:rsidRPr="00E8127C" w:rsidRDefault="00D04E87" w:rsidP="00ED1847">
      <w:pPr>
        <w:numPr>
          <w:ilvl w:val="0"/>
          <w:numId w:val="40"/>
        </w:numPr>
        <w:spacing w:after="0" w:line="276" w:lineRule="auto"/>
        <w:jc w:val="both"/>
        <w:rPr>
          <w:rFonts w:cstheme="minorBidi"/>
          <w:sz w:val="24"/>
          <w:szCs w:val="24"/>
        </w:rPr>
      </w:pPr>
      <w:r w:rsidRPr="00E8127C">
        <w:rPr>
          <w:rFonts w:cstheme="minorBidi"/>
          <w:sz w:val="24"/>
          <w:szCs w:val="24"/>
        </w:rPr>
        <w:t xml:space="preserve">The </w:t>
      </w:r>
      <w:r w:rsidR="00D24A76" w:rsidRPr="00E8127C">
        <w:rPr>
          <w:rFonts w:cstheme="minorBidi"/>
          <w:b/>
          <w:bCs/>
          <w:sz w:val="24"/>
          <w:szCs w:val="24"/>
        </w:rPr>
        <w:t>EHS Dept.</w:t>
      </w:r>
      <w:r w:rsidRPr="00E8127C">
        <w:rPr>
          <w:rFonts w:cstheme="minorBidi"/>
          <w:sz w:val="24"/>
          <w:szCs w:val="24"/>
        </w:rPr>
        <w:t xml:space="preserve"> oversees the entire inspection system, ensures correct use of the Equipment Safety Inspection Audit Form</w:t>
      </w:r>
      <w:r w:rsidR="005F71C3" w:rsidRPr="00E8127C">
        <w:rPr>
          <w:rFonts w:cstheme="minorBidi"/>
          <w:sz w:val="24"/>
          <w:szCs w:val="24"/>
        </w:rPr>
        <w:t xml:space="preserve">, </w:t>
      </w:r>
      <w:r w:rsidRPr="00E8127C">
        <w:rPr>
          <w:rFonts w:cstheme="minorBidi"/>
          <w:sz w:val="24"/>
          <w:szCs w:val="24"/>
        </w:rPr>
        <w:t>maintains records</w:t>
      </w:r>
      <w:r w:rsidR="00002D44" w:rsidRPr="00E8127C">
        <w:rPr>
          <w:rFonts w:cstheme="minorBidi"/>
          <w:sz w:val="24"/>
          <w:szCs w:val="24"/>
        </w:rPr>
        <w:t xml:space="preserve"> </w:t>
      </w:r>
      <w:r w:rsidR="006935F7" w:rsidRPr="00E8127C">
        <w:rPr>
          <w:rFonts w:cstheme="minorBidi"/>
          <w:sz w:val="24"/>
          <w:szCs w:val="24"/>
        </w:rPr>
        <w:t>and</w:t>
      </w:r>
      <w:r w:rsidRPr="00E8127C">
        <w:rPr>
          <w:rFonts w:cstheme="minorBidi"/>
          <w:sz w:val="24"/>
          <w:szCs w:val="24"/>
        </w:rPr>
        <w:t xml:space="preserve"> conducts internal audits.</w:t>
      </w:r>
    </w:p>
    <w:p w14:paraId="284A715F" w14:textId="06E16687" w:rsidR="00D04E87" w:rsidRPr="00E8127C" w:rsidRDefault="00D04E87" w:rsidP="00ED1847">
      <w:pPr>
        <w:numPr>
          <w:ilvl w:val="0"/>
          <w:numId w:val="40"/>
        </w:numPr>
        <w:spacing w:after="0" w:line="276" w:lineRule="auto"/>
        <w:jc w:val="both"/>
        <w:rPr>
          <w:rFonts w:cstheme="minorHAnsi"/>
          <w:sz w:val="24"/>
          <w:szCs w:val="24"/>
        </w:rPr>
      </w:pPr>
      <w:r w:rsidRPr="00E8127C">
        <w:rPr>
          <w:rFonts w:cstheme="minorHAnsi"/>
          <w:sz w:val="24"/>
          <w:szCs w:val="24"/>
        </w:rPr>
        <w:t xml:space="preserve">The </w:t>
      </w:r>
      <w:r w:rsidRPr="00E8127C">
        <w:rPr>
          <w:rFonts w:cstheme="minorHAnsi"/>
          <w:b/>
          <w:bCs/>
          <w:sz w:val="24"/>
          <w:szCs w:val="24"/>
        </w:rPr>
        <w:t>Maintenance Team</w:t>
      </w:r>
      <w:r w:rsidRPr="00E8127C">
        <w:rPr>
          <w:rFonts w:cstheme="minorHAnsi"/>
          <w:sz w:val="24"/>
          <w:szCs w:val="24"/>
        </w:rPr>
        <w:t xml:space="preserve"> performs scheduled inspections, completes inspection forms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carries out timely repairs to ensure safe equipment operation.</w:t>
      </w:r>
    </w:p>
    <w:p w14:paraId="4AEC24D9" w14:textId="4F3D89EF" w:rsidR="00D04E87" w:rsidRPr="00E8127C" w:rsidRDefault="00D04E87" w:rsidP="00ED1847">
      <w:pPr>
        <w:numPr>
          <w:ilvl w:val="0"/>
          <w:numId w:val="40"/>
        </w:numPr>
        <w:spacing w:after="0" w:line="276" w:lineRule="auto"/>
        <w:jc w:val="both"/>
        <w:rPr>
          <w:rFonts w:cstheme="minorHAnsi"/>
          <w:sz w:val="24"/>
          <w:szCs w:val="24"/>
        </w:rPr>
      </w:pPr>
      <w:r w:rsidRPr="00E8127C">
        <w:rPr>
          <w:rFonts w:cstheme="minorHAnsi"/>
          <w:b/>
          <w:bCs/>
          <w:sz w:val="24"/>
          <w:szCs w:val="24"/>
        </w:rPr>
        <w:t>Operators</w:t>
      </w:r>
      <w:r w:rsidRPr="00E8127C">
        <w:rPr>
          <w:rFonts w:cstheme="minorHAnsi"/>
          <w:sz w:val="24"/>
          <w:szCs w:val="24"/>
        </w:rPr>
        <w:t xml:space="preserve"> conduct daily visual checks before use, report any issues immediately</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follow all safety and training protocols.</w:t>
      </w:r>
    </w:p>
    <w:p w14:paraId="3FE565BF" w14:textId="1026EE36" w:rsidR="00D04E87" w:rsidRPr="00E8127C" w:rsidRDefault="00D04E87" w:rsidP="00ED1847">
      <w:pPr>
        <w:numPr>
          <w:ilvl w:val="0"/>
          <w:numId w:val="40"/>
        </w:numPr>
        <w:spacing w:line="276" w:lineRule="auto"/>
        <w:ind w:left="714" w:hanging="357"/>
        <w:jc w:val="both"/>
        <w:rPr>
          <w:rFonts w:cstheme="minorHAnsi"/>
          <w:sz w:val="24"/>
          <w:szCs w:val="24"/>
        </w:rPr>
      </w:pPr>
      <w:r w:rsidRPr="00E8127C">
        <w:rPr>
          <w:rFonts w:cstheme="minorHAnsi"/>
          <w:sz w:val="24"/>
          <w:szCs w:val="24"/>
        </w:rPr>
        <w:t xml:space="preserve">The </w:t>
      </w:r>
      <w:r w:rsidRPr="00E8127C">
        <w:rPr>
          <w:rFonts w:cstheme="minorHAnsi"/>
          <w:b/>
          <w:bCs/>
          <w:sz w:val="24"/>
          <w:szCs w:val="24"/>
        </w:rPr>
        <w:t>Engineering Lead</w:t>
      </w:r>
      <w:r w:rsidRPr="00E8127C">
        <w:rPr>
          <w:rFonts w:cstheme="minorHAnsi"/>
          <w:sz w:val="24"/>
          <w:szCs w:val="24"/>
        </w:rPr>
        <w:t xml:space="preserve"> supports technical diagnostics, suggests system improvements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coordinates external equipment audits when needed.</w:t>
      </w:r>
    </w:p>
    <w:p w14:paraId="6C8375FE" w14:textId="77777777" w:rsidR="003B300A" w:rsidRPr="00E8127C" w:rsidRDefault="003B300A" w:rsidP="00CC34C7">
      <w:pPr>
        <w:spacing w:after="0" w:line="276" w:lineRule="auto"/>
        <w:jc w:val="both"/>
        <w:rPr>
          <w:rFonts w:cstheme="minorHAnsi"/>
          <w:b/>
          <w:bCs/>
          <w:sz w:val="24"/>
          <w:szCs w:val="24"/>
        </w:rPr>
      </w:pPr>
      <w:r w:rsidRPr="00E8127C">
        <w:rPr>
          <w:rFonts w:cstheme="minorHAnsi"/>
          <w:b/>
          <w:bCs/>
          <w:sz w:val="24"/>
          <w:szCs w:val="24"/>
        </w:rPr>
        <w:t>Compliance Assurance</w:t>
      </w:r>
    </w:p>
    <w:p w14:paraId="0A5290E1" w14:textId="57F0AF84" w:rsidR="003B300A" w:rsidRPr="00E8127C" w:rsidRDefault="003B300A" w:rsidP="00D04E87">
      <w:pPr>
        <w:spacing w:line="276" w:lineRule="auto"/>
        <w:jc w:val="both"/>
        <w:rPr>
          <w:rFonts w:cstheme="minorHAnsi"/>
          <w:sz w:val="24"/>
          <w:szCs w:val="24"/>
        </w:rPr>
      </w:pPr>
      <w:r w:rsidRPr="00E8127C">
        <w:rPr>
          <w:rFonts w:cstheme="minorHAnsi"/>
          <w:sz w:val="24"/>
          <w:szCs w:val="24"/>
        </w:rPr>
        <w:t xml:space="preserve">This SOP and the associated inspection practices using the </w:t>
      </w:r>
      <w:r w:rsidRPr="00E8127C">
        <w:rPr>
          <w:rFonts w:cstheme="minorHAnsi"/>
          <w:b/>
          <w:bCs/>
          <w:sz w:val="24"/>
          <w:szCs w:val="24"/>
        </w:rPr>
        <w:t>Equipment Safety Inspection Audit Form</w:t>
      </w:r>
      <w:r w:rsidRPr="00E8127C">
        <w:rPr>
          <w:rFonts w:cstheme="minorHAnsi"/>
          <w:sz w:val="24"/>
          <w:szCs w:val="24"/>
        </w:rPr>
        <w:t xml:space="preserve"> ensure that.:</w:t>
      </w:r>
    </w:p>
    <w:p w14:paraId="1C8CC81B" w14:textId="0B90E881" w:rsidR="003B300A" w:rsidRPr="00E8127C" w:rsidRDefault="003B300A" w:rsidP="00ED1847">
      <w:pPr>
        <w:numPr>
          <w:ilvl w:val="0"/>
          <w:numId w:val="39"/>
        </w:numPr>
        <w:spacing w:after="0" w:line="276" w:lineRule="auto"/>
        <w:jc w:val="both"/>
        <w:rPr>
          <w:rFonts w:cstheme="minorHAnsi"/>
          <w:sz w:val="24"/>
          <w:szCs w:val="24"/>
        </w:rPr>
      </w:pPr>
      <w:r w:rsidRPr="00E8127C">
        <w:rPr>
          <w:rFonts w:cstheme="minorHAnsi"/>
          <w:sz w:val="24"/>
          <w:szCs w:val="24"/>
        </w:rPr>
        <w:t>Meets the safety obligations under The Factories Act, 1948</w:t>
      </w:r>
      <w:r w:rsidR="006935F7" w:rsidRPr="00E8127C">
        <w:rPr>
          <w:rFonts w:cstheme="minorHAnsi"/>
          <w:sz w:val="24"/>
          <w:szCs w:val="24"/>
        </w:rPr>
        <w:t>and</w:t>
      </w:r>
      <w:r w:rsidRPr="00E8127C">
        <w:rPr>
          <w:rFonts w:cstheme="minorHAnsi"/>
          <w:sz w:val="24"/>
          <w:szCs w:val="24"/>
        </w:rPr>
        <w:t xml:space="preserve"> applicable State rules</w:t>
      </w:r>
    </w:p>
    <w:p w14:paraId="5FE56868" w14:textId="408D44B1" w:rsidR="003B300A" w:rsidRPr="00E8127C" w:rsidRDefault="003B300A" w:rsidP="00ED1847">
      <w:pPr>
        <w:numPr>
          <w:ilvl w:val="0"/>
          <w:numId w:val="39"/>
        </w:numPr>
        <w:spacing w:after="0" w:line="276" w:lineRule="auto"/>
        <w:jc w:val="both"/>
        <w:rPr>
          <w:rFonts w:cstheme="minorHAnsi"/>
          <w:sz w:val="24"/>
          <w:szCs w:val="24"/>
        </w:rPr>
      </w:pPr>
      <w:r w:rsidRPr="00E8127C">
        <w:rPr>
          <w:rFonts w:cstheme="minorHAnsi"/>
          <w:sz w:val="24"/>
          <w:szCs w:val="24"/>
        </w:rPr>
        <w:t>Is aligned with BIS/IS safety standards, buyer audit expectations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internal safety policies</w:t>
      </w:r>
    </w:p>
    <w:p w14:paraId="775E367D" w14:textId="3CED2B16" w:rsidR="0006027B" w:rsidRPr="00E8127C" w:rsidRDefault="452D20CE" w:rsidP="26E94102">
      <w:pPr>
        <w:numPr>
          <w:ilvl w:val="0"/>
          <w:numId w:val="39"/>
        </w:numPr>
        <w:spacing w:after="0" w:line="276" w:lineRule="auto"/>
        <w:jc w:val="both"/>
        <w:rPr>
          <w:rFonts w:cstheme="minorBidi"/>
          <w:sz w:val="24"/>
          <w:szCs w:val="24"/>
        </w:rPr>
      </w:pPr>
      <w:r w:rsidRPr="00E8127C">
        <w:rPr>
          <w:rFonts w:cstheme="minorBidi"/>
          <w:sz w:val="24"/>
          <w:szCs w:val="24"/>
        </w:rPr>
        <w:t>Actively prevents equipment-related injuries and operational hazards.</w:t>
      </w:r>
    </w:p>
    <w:p w14:paraId="1797286E" w14:textId="34AD602E" w:rsidR="0006027B" w:rsidRPr="005C1972" w:rsidRDefault="0006027B" w:rsidP="3DEA5ED0">
      <w:pPr>
        <w:spacing w:line="276" w:lineRule="auto"/>
        <w:rPr>
          <w:rFonts w:cstheme="minorBidi"/>
        </w:rPr>
      </w:pPr>
    </w:p>
    <w:p w14:paraId="60A0F754" w14:textId="0DADD460" w:rsidR="003B300A" w:rsidRPr="00A03378" w:rsidRDefault="014B1B93" w:rsidP="00A03378">
      <w:pPr>
        <w:pStyle w:val="Heading2"/>
        <w:rPr>
          <w:u w:val="none"/>
        </w:rPr>
      </w:pPr>
      <w:bookmarkStart w:id="18" w:name="_Toc206421214"/>
      <w:bookmarkStart w:id="19" w:name="_Toc214554309"/>
      <w:bookmarkStart w:id="20" w:name="_Toc226631048"/>
      <w:bookmarkStart w:id="21" w:name="_Toc233029854"/>
      <w:r>
        <w:rPr>
          <w:u w:val="none"/>
        </w:rPr>
        <w:t>10. Workplace Safety Practices</w:t>
      </w:r>
      <w:bookmarkEnd w:id="18"/>
      <w:bookmarkEnd w:id="19"/>
      <w:bookmarkEnd w:id="20"/>
      <w:bookmarkEnd w:id="21"/>
    </w:p>
    <w:p w14:paraId="1A3D2DFB" w14:textId="77777777" w:rsidR="003B300A" w:rsidRPr="00E8127C" w:rsidRDefault="003B300A" w:rsidP="003B300A">
      <w:pPr>
        <w:spacing w:line="276" w:lineRule="auto"/>
        <w:jc w:val="both"/>
        <w:rPr>
          <w:rFonts w:cstheme="minorHAnsi"/>
          <w:b/>
          <w:bCs/>
          <w:sz w:val="24"/>
          <w:szCs w:val="24"/>
        </w:rPr>
      </w:pPr>
      <w:r w:rsidRPr="00E8127C">
        <w:rPr>
          <w:rFonts w:cstheme="minorHAnsi"/>
          <w:b/>
          <w:bCs/>
          <w:sz w:val="24"/>
          <w:szCs w:val="24"/>
        </w:rPr>
        <w:t>Purpose</w:t>
      </w:r>
    </w:p>
    <w:p w14:paraId="4C63407F" w14:textId="06910130" w:rsidR="003B300A" w:rsidRPr="00E8127C" w:rsidRDefault="001C2EEC" w:rsidP="003B300A">
      <w:pPr>
        <w:spacing w:line="276" w:lineRule="auto"/>
        <w:jc w:val="both"/>
        <w:rPr>
          <w:rFonts w:cstheme="minorHAnsi"/>
          <w:sz w:val="24"/>
          <w:szCs w:val="24"/>
        </w:rPr>
      </w:pPr>
      <w:r w:rsidRPr="00E8127C">
        <w:rPr>
          <w:rFonts w:cstheme="minorHAnsi"/>
          <w:sz w:val="24"/>
          <w:szCs w:val="24"/>
        </w:rPr>
        <w:t>At Naxpar Pharma Pvt. Ltd., safe and efficient work procedures are established and implemented for all manufacturing and operational activities, covering processing, quality inspection, packaging, storage</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dispatch operations</w:t>
      </w:r>
      <w:r w:rsidR="003B300A" w:rsidRPr="00E8127C">
        <w:rPr>
          <w:rFonts w:cstheme="minorHAnsi"/>
          <w:sz w:val="24"/>
          <w:szCs w:val="24"/>
        </w:rPr>
        <w:t>.</w:t>
      </w:r>
    </w:p>
    <w:p w14:paraId="16AE237A" w14:textId="77777777" w:rsidR="003B300A" w:rsidRPr="00E8127C" w:rsidRDefault="003B300A" w:rsidP="003B300A">
      <w:pPr>
        <w:spacing w:line="276" w:lineRule="auto"/>
        <w:jc w:val="both"/>
        <w:rPr>
          <w:rFonts w:cstheme="minorHAnsi"/>
          <w:b/>
          <w:bCs/>
          <w:sz w:val="24"/>
          <w:szCs w:val="24"/>
        </w:rPr>
      </w:pPr>
      <w:r w:rsidRPr="00E8127C">
        <w:rPr>
          <w:rFonts w:cstheme="minorHAnsi"/>
          <w:b/>
          <w:bCs/>
          <w:sz w:val="24"/>
          <w:szCs w:val="24"/>
        </w:rPr>
        <w:t>Scope</w:t>
      </w:r>
    </w:p>
    <w:p w14:paraId="0CA911FB" w14:textId="58E14ACD" w:rsidR="003B300A" w:rsidRPr="00E8127C" w:rsidRDefault="001C2EEC" w:rsidP="003B300A">
      <w:pPr>
        <w:spacing w:line="276" w:lineRule="auto"/>
        <w:jc w:val="both"/>
        <w:rPr>
          <w:rFonts w:cstheme="minorHAnsi"/>
          <w:sz w:val="24"/>
          <w:szCs w:val="24"/>
        </w:rPr>
      </w:pPr>
      <w:r w:rsidRPr="00E8127C">
        <w:rPr>
          <w:rFonts w:cstheme="minorHAnsi"/>
          <w:sz w:val="24"/>
          <w:szCs w:val="24"/>
        </w:rPr>
        <w:t>These procedures are applicable and enforced for all employees, contractual staff, temporary workers, drivers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visitors across all operational areas, including production, processing, warehousing</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logistics zones</w:t>
      </w:r>
      <w:r w:rsidR="003B300A" w:rsidRPr="00E8127C">
        <w:rPr>
          <w:rFonts w:cstheme="minorHAnsi"/>
          <w:sz w:val="24"/>
          <w:szCs w:val="24"/>
        </w:rPr>
        <w:t>.</w:t>
      </w:r>
    </w:p>
    <w:p w14:paraId="4D23798A" w14:textId="7D698BB1" w:rsidR="003B300A" w:rsidRPr="00E8127C" w:rsidRDefault="003B300A" w:rsidP="001C2EEC">
      <w:pPr>
        <w:spacing w:after="0" w:line="276" w:lineRule="auto"/>
        <w:jc w:val="both"/>
        <w:rPr>
          <w:rFonts w:cstheme="minorHAnsi"/>
          <w:b/>
          <w:bCs/>
          <w:sz w:val="24"/>
          <w:szCs w:val="24"/>
        </w:rPr>
      </w:pPr>
      <w:r w:rsidRPr="00E8127C">
        <w:rPr>
          <w:rFonts w:cstheme="minorHAnsi"/>
          <w:b/>
          <w:bCs/>
          <w:sz w:val="24"/>
          <w:szCs w:val="24"/>
        </w:rPr>
        <w:t>General Safety Rules (Site-wi</w:t>
      </w:r>
      <w:r w:rsidR="0006027B" w:rsidRPr="00E8127C">
        <w:rPr>
          <w:rFonts w:cstheme="minorHAnsi"/>
          <w:b/>
          <w:bCs/>
          <w:sz w:val="24"/>
          <w:szCs w:val="24"/>
        </w:rPr>
        <w:t>s</w:t>
      </w:r>
      <w:r w:rsidRPr="00E8127C">
        <w:rPr>
          <w:rFonts w:cstheme="minorHAnsi"/>
          <w:b/>
          <w:bCs/>
          <w:sz w:val="24"/>
          <w:szCs w:val="24"/>
        </w:rPr>
        <w:t>e)</w:t>
      </w:r>
    </w:p>
    <w:p w14:paraId="096BCF67" w14:textId="77777777" w:rsidR="001C2EEC" w:rsidRPr="00E8127C" w:rsidRDefault="001C2EEC" w:rsidP="00ED1847">
      <w:pPr>
        <w:pStyle w:val="ListParagraph"/>
        <w:numPr>
          <w:ilvl w:val="0"/>
          <w:numId w:val="39"/>
        </w:numPr>
        <w:spacing w:after="0" w:line="276" w:lineRule="auto"/>
        <w:ind w:left="714" w:hanging="357"/>
        <w:contextualSpacing w:val="0"/>
        <w:jc w:val="both"/>
        <w:rPr>
          <w:rFonts w:cstheme="minorHAnsi"/>
          <w:sz w:val="24"/>
          <w:szCs w:val="24"/>
        </w:rPr>
      </w:pPr>
      <w:r w:rsidRPr="00E8127C">
        <w:rPr>
          <w:rFonts w:cstheme="minorHAnsi"/>
          <w:sz w:val="24"/>
          <w:szCs w:val="24"/>
        </w:rPr>
        <w:t>Area-specific PPE (safety shoes, gloves, high-visibility vests where required) is mandatorily worn.</w:t>
      </w:r>
    </w:p>
    <w:p w14:paraId="0EDCF333" w14:textId="55FF7D01" w:rsidR="001C2EEC" w:rsidRPr="00E8127C" w:rsidRDefault="001C2EEC" w:rsidP="00ED1847">
      <w:pPr>
        <w:pStyle w:val="ListParagraph"/>
        <w:numPr>
          <w:ilvl w:val="0"/>
          <w:numId w:val="39"/>
        </w:numPr>
        <w:spacing w:after="0" w:line="276" w:lineRule="auto"/>
        <w:ind w:left="714" w:hanging="357"/>
        <w:contextualSpacing w:val="0"/>
        <w:jc w:val="both"/>
        <w:rPr>
          <w:rFonts w:cstheme="minorHAnsi"/>
          <w:sz w:val="24"/>
          <w:szCs w:val="24"/>
        </w:rPr>
      </w:pPr>
      <w:r w:rsidRPr="00E8127C">
        <w:rPr>
          <w:rFonts w:cstheme="minorHAnsi"/>
          <w:sz w:val="24"/>
          <w:szCs w:val="24"/>
        </w:rPr>
        <w:t>Machine guards are maintained intact</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tampering is strictly prohibited.</w:t>
      </w:r>
    </w:p>
    <w:p w14:paraId="11648545" w14:textId="77777777" w:rsidR="001C2EEC" w:rsidRPr="00E8127C" w:rsidRDefault="001C2EEC" w:rsidP="00ED1847">
      <w:pPr>
        <w:pStyle w:val="ListParagraph"/>
        <w:numPr>
          <w:ilvl w:val="0"/>
          <w:numId w:val="39"/>
        </w:numPr>
        <w:spacing w:after="0" w:line="276" w:lineRule="auto"/>
        <w:ind w:left="714" w:hanging="357"/>
        <w:contextualSpacing w:val="0"/>
        <w:jc w:val="both"/>
        <w:rPr>
          <w:rFonts w:cstheme="minorHAnsi"/>
          <w:sz w:val="24"/>
          <w:szCs w:val="24"/>
        </w:rPr>
      </w:pPr>
      <w:r w:rsidRPr="00E8127C">
        <w:rPr>
          <w:rFonts w:cstheme="minorHAnsi"/>
          <w:sz w:val="24"/>
          <w:szCs w:val="24"/>
        </w:rPr>
        <w:t>Work areas are kept clean and obstruction-free, especially in packing and storage zones.</w:t>
      </w:r>
    </w:p>
    <w:p w14:paraId="454D1E15" w14:textId="456B63BC" w:rsidR="001C2EEC" w:rsidRPr="00E8127C" w:rsidRDefault="001C2EEC" w:rsidP="00ED1847">
      <w:pPr>
        <w:pStyle w:val="ListParagraph"/>
        <w:numPr>
          <w:ilvl w:val="0"/>
          <w:numId w:val="39"/>
        </w:numPr>
        <w:spacing w:after="0" w:line="276" w:lineRule="auto"/>
        <w:ind w:left="714" w:hanging="357"/>
        <w:contextualSpacing w:val="0"/>
        <w:jc w:val="both"/>
        <w:rPr>
          <w:rFonts w:cstheme="minorHAnsi"/>
          <w:sz w:val="24"/>
          <w:szCs w:val="24"/>
        </w:rPr>
      </w:pPr>
      <w:r w:rsidRPr="00E8127C">
        <w:rPr>
          <w:rFonts w:cstheme="minorHAnsi"/>
          <w:sz w:val="24"/>
          <w:szCs w:val="24"/>
        </w:rPr>
        <w:t>Unsafe conditions, near-misses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spills are reported immediately and addressed.</w:t>
      </w:r>
    </w:p>
    <w:p w14:paraId="12E733B4" w14:textId="43DDEB01" w:rsidR="001C2EEC" w:rsidRPr="00E8127C" w:rsidRDefault="001C2EEC" w:rsidP="00ED1847">
      <w:pPr>
        <w:pStyle w:val="ListParagraph"/>
        <w:numPr>
          <w:ilvl w:val="0"/>
          <w:numId w:val="39"/>
        </w:numPr>
        <w:spacing w:after="0" w:line="276" w:lineRule="auto"/>
        <w:ind w:left="714" w:hanging="357"/>
        <w:contextualSpacing w:val="0"/>
        <w:jc w:val="both"/>
        <w:rPr>
          <w:rFonts w:cstheme="minorHAnsi"/>
          <w:sz w:val="24"/>
          <w:szCs w:val="24"/>
        </w:rPr>
      </w:pPr>
      <w:r w:rsidRPr="00E8127C">
        <w:rPr>
          <w:rFonts w:cstheme="minorHAnsi"/>
          <w:sz w:val="24"/>
          <w:szCs w:val="24"/>
        </w:rPr>
        <w:lastRenderedPageBreak/>
        <w:t>Floor markings, signage</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designated zones (storage, walkways, loading bays) are clearly defined and followed.</w:t>
      </w:r>
    </w:p>
    <w:p w14:paraId="6A0ECCB3" w14:textId="338D58AF" w:rsidR="003B300A" w:rsidRPr="00E8127C" w:rsidRDefault="001C2EEC" w:rsidP="00ED1847">
      <w:pPr>
        <w:pStyle w:val="ListParagraph"/>
        <w:numPr>
          <w:ilvl w:val="0"/>
          <w:numId w:val="39"/>
        </w:numPr>
        <w:spacing w:line="276" w:lineRule="auto"/>
        <w:ind w:left="714" w:hanging="357"/>
        <w:contextualSpacing w:val="0"/>
        <w:jc w:val="both"/>
        <w:rPr>
          <w:rFonts w:cstheme="minorHAnsi"/>
          <w:sz w:val="24"/>
          <w:szCs w:val="24"/>
        </w:rPr>
      </w:pPr>
      <w:r w:rsidRPr="00E8127C">
        <w:rPr>
          <w:rFonts w:cstheme="minorHAnsi"/>
          <w:sz w:val="24"/>
          <w:szCs w:val="24"/>
        </w:rPr>
        <w:t>Smoking, running in the warehouse</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misuse of equipment are strictly prohibited.</w:t>
      </w:r>
    </w:p>
    <w:p w14:paraId="54CFDC59" w14:textId="77777777" w:rsidR="003B300A" w:rsidRPr="00E8127C" w:rsidRDefault="003B300A" w:rsidP="001C2EEC">
      <w:pPr>
        <w:spacing w:after="0" w:line="276" w:lineRule="auto"/>
        <w:jc w:val="both"/>
        <w:rPr>
          <w:rFonts w:cstheme="minorHAnsi"/>
          <w:b/>
          <w:bCs/>
          <w:sz w:val="24"/>
          <w:szCs w:val="24"/>
        </w:rPr>
      </w:pPr>
      <w:r w:rsidRPr="00E8127C">
        <w:rPr>
          <w:rFonts w:cstheme="minorHAnsi"/>
          <w:b/>
          <w:bCs/>
          <w:sz w:val="24"/>
          <w:szCs w:val="24"/>
        </w:rPr>
        <w:t>PPE (Aligned to Operations)</w:t>
      </w:r>
    </w:p>
    <w:p w14:paraId="0753CC94" w14:textId="77777777" w:rsidR="001C2EEC" w:rsidRPr="00E8127C" w:rsidRDefault="001C2EEC" w:rsidP="00ED1847">
      <w:pPr>
        <w:numPr>
          <w:ilvl w:val="0"/>
          <w:numId w:val="47"/>
        </w:numPr>
        <w:spacing w:after="0" w:line="276" w:lineRule="auto"/>
        <w:jc w:val="both"/>
        <w:rPr>
          <w:rFonts w:cstheme="minorHAnsi"/>
          <w:sz w:val="24"/>
          <w:szCs w:val="24"/>
        </w:rPr>
      </w:pPr>
      <w:r w:rsidRPr="00E8127C">
        <w:rPr>
          <w:rFonts w:cstheme="minorHAnsi"/>
          <w:b/>
          <w:bCs/>
          <w:sz w:val="24"/>
          <w:szCs w:val="24"/>
        </w:rPr>
        <w:t xml:space="preserve">Head Protection: </w:t>
      </w:r>
      <w:r w:rsidRPr="00E8127C">
        <w:rPr>
          <w:rFonts w:cstheme="minorHAnsi"/>
          <w:sz w:val="24"/>
          <w:szCs w:val="24"/>
        </w:rPr>
        <w:t>Helmets are provided and used in loading/unloading or high-rack areas (if applicable).</w:t>
      </w:r>
    </w:p>
    <w:p w14:paraId="25EA6DFF" w14:textId="77777777" w:rsidR="001C2EEC" w:rsidRPr="00E8127C" w:rsidRDefault="001C2EEC" w:rsidP="00ED1847">
      <w:pPr>
        <w:numPr>
          <w:ilvl w:val="0"/>
          <w:numId w:val="47"/>
        </w:numPr>
        <w:spacing w:after="0" w:line="276" w:lineRule="auto"/>
        <w:jc w:val="both"/>
        <w:rPr>
          <w:rFonts w:cstheme="minorHAnsi"/>
          <w:sz w:val="24"/>
          <w:szCs w:val="24"/>
        </w:rPr>
      </w:pPr>
      <w:r w:rsidRPr="00E8127C">
        <w:rPr>
          <w:rFonts w:cstheme="minorHAnsi"/>
          <w:b/>
          <w:bCs/>
          <w:sz w:val="24"/>
          <w:szCs w:val="24"/>
        </w:rPr>
        <w:t xml:space="preserve">Hand Protection: </w:t>
      </w:r>
      <w:r w:rsidRPr="00E8127C">
        <w:rPr>
          <w:rFonts w:cstheme="minorHAnsi"/>
          <w:sz w:val="24"/>
          <w:szCs w:val="24"/>
        </w:rPr>
        <w:t>Appropriate gloves are issued and used during material handling and packing.</w:t>
      </w:r>
    </w:p>
    <w:p w14:paraId="77559BD1" w14:textId="77777777" w:rsidR="001C2EEC" w:rsidRPr="00E8127C" w:rsidRDefault="001C2EEC" w:rsidP="00ED1847">
      <w:pPr>
        <w:numPr>
          <w:ilvl w:val="0"/>
          <w:numId w:val="47"/>
        </w:numPr>
        <w:spacing w:after="0" w:line="276" w:lineRule="auto"/>
        <w:jc w:val="both"/>
        <w:rPr>
          <w:rFonts w:cstheme="minorHAnsi"/>
          <w:sz w:val="24"/>
          <w:szCs w:val="24"/>
        </w:rPr>
      </w:pPr>
      <w:r w:rsidRPr="00E8127C">
        <w:rPr>
          <w:rFonts w:cstheme="minorHAnsi"/>
          <w:b/>
          <w:bCs/>
          <w:sz w:val="24"/>
          <w:szCs w:val="24"/>
        </w:rPr>
        <w:t xml:space="preserve">Foot Protection: </w:t>
      </w:r>
      <w:r w:rsidRPr="00E8127C">
        <w:rPr>
          <w:rFonts w:cstheme="minorHAnsi"/>
          <w:sz w:val="24"/>
          <w:szCs w:val="24"/>
        </w:rPr>
        <w:t>Safety shoes are mandatory and enforced.</w:t>
      </w:r>
    </w:p>
    <w:p w14:paraId="16198A59" w14:textId="77777777" w:rsidR="001C2EEC" w:rsidRPr="00E8127C" w:rsidRDefault="001C2EEC" w:rsidP="00ED1847">
      <w:pPr>
        <w:numPr>
          <w:ilvl w:val="0"/>
          <w:numId w:val="47"/>
        </w:numPr>
        <w:spacing w:after="0" w:line="276" w:lineRule="auto"/>
        <w:jc w:val="both"/>
        <w:rPr>
          <w:rFonts w:cstheme="minorHAnsi"/>
          <w:sz w:val="24"/>
          <w:szCs w:val="24"/>
        </w:rPr>
      </w:pPr>
      <w:r w:rsidRPr="00E8127C">
        <w:rPr>
          <w:rFonts w:cstheme="minorHAnsi"/>
          <w:b/>
          <w:bCs/>
          <w:sz w:val="24"/>
          <w:szCs w:val="24"/>
        </w:rPr>
        <w:t xml:space="preserve">Eye Protection: </w:t>
      </w:r>
      <w:r w:rsidRPr="00E8127C">
        <w:rPr>
          <w:rFonts w:cstheme="minorHAnsi"/>
          <w:sz w:val="24"/>
          <w:szCs w:val="24"/>
        </w:rPr>
        <w:t>Safety glasses are used where dust or flying particles are present (inspection, unpacking).</w:t>
      </w:r>
    </w:p>
    <w:p w14:paraId="0BBB2E16" w14:textId="7B53ED4F" w:rsidR="003B300A" w:rsidRPr="00E8127C" w:rsidRDefault="001C2EEC" w:rsidP="00ED1847">
      <w:pPr>
        <w:numPr>
          <w:ilvl w:val="0"/>
          <w:numId w:val="47"/>
        </w:numPr>
        <w:spacing w:line="276" w:lineRule="auto"/>
        <w:ind w:left="714" w:hanging="357"/>
        <w:jc w:val="both"/>
        <w:rPr>
          <w:rFonts w:cstheme="minorHAnsi"/>
          <w:sz w:val="24"/>
          <w:szCs w:val="24"/>
        </w:rPr>
      </w:pPr>
      <w:r w:rsidRPr="00E8127C">
        <w:rPr>
          <w:rFonts w:cstheme="minorHAnsi"/>
          <w:b/>
          <w:bCs/>
          <w:sz w:val="24"/>
          <w:szCs w:val="24"/>
        </w:rPr>
        <w:t xml:space="preserve">Body Protection: </w:t>
      </w:r>
      <w:r w:rsidRPr="00E8127C">
        <w:rPr>
          <w:rFonts w:cstheme="minorHAnsi"/>
          <w:sz w:val="24"/>
          <w:szCs w:val="24"/>
        </w:rPr>
        <w:t>High-visibility jackets are worn in loading zones and during vehicle movement.</w:t>
      </w:r>
    </w:p>
    <w:p w14:paraId="12F3A39F" w14:textId="6109AED2" w:rsidR="004B1752" w:rsidRPr="00E8127C" w:rsidRDefault="004B1752" w:rsidP="004B1752">
      <w:pPr>
        <w:spacing w:line="276" w:lineRule="auto"/>
        <w:jc w:val="both"/>
        <w:rPr>
          <w:rFonts w:cstheme="minorHAnsi"/>
          <w:b/>
          <w:bCs/>
          <w:sz w:val="24"/>
          <w:szCs w:val="24"/>
        </w:rPr>
      </w:pPr>
      <w:r w:rsidRPr="00E8127C">
        <w:rPr>
          <w:rFonts w:cstheme="minorHAnsi"/>
          <w:b/>
          <w:bCs/>
          <w:sz w:val="24"/>
          <w:szCs w:val="24"/>
        </w:rPr>
        <w:t>Procedure</w:t>
      </w:r>
    </w:p>
    <w:p w14:paraId="26E3C9A0" w14:textId="60DF793A" w:rsidR="003B300A" w:rsidRPr="00E8127C" w:rsidRDefault="003B300A" w:rsidP="00ED1847">
      <w:pPr>
        <w:pStyle w:val="ListParagraph"/>
        <w:numPr>
          <w:ilvl w:val="0"/>
          <w:numId w:val="59"/>
        </w:numPr>
        <w:spacing w:after="0" w:line="276" w:lineRule="auto"/>
        <w:jc w:val="both"/>
        <w:rPr>
          <w:rFonts w:cstheme="minorHAnsi"/>
          <w:b/>
          <w:bCs/>
          <w:sz w:val="24"/>
          <w:szCs w:val="24"/>
        </w:rPr>
      </w:pPr>
      <w:r w:rsidRPr="00E8127C">
        <w:rPr>
          <w:rFonts w:cstheme="minorHAnsi"/>
          <w:b/>
          <w:bCs/>
          <w:sz w:val="24"/>
          <w:szCs w:val="24"/>
        </w:rPr>
        <w:t xml:space="preserve">Safe Work Practices </w:t>
      </w:r>
    </w:p>
    <w:p w14:paraId="0BBACB7B" w14:textId="674853AE" w:rsidR="003B300A" w:rsidRPr="00E8127C" w:rsidRDefault="003B300A" w:rsidP="00ED1847">
      <w:pPr>
        <w:pStyle w:val="ListParagraph"/>
        <w:numPr>
          <w:ilvl w:val="0"/>
          <w:numId w:val="60"/>
        </w:numPr>
        <w:spacing w:line="276" w:lineRule="auto"/>
        <w:jc w:val="both"/>
        <w:rPr>
          <w:rFonts w:cstheme="minorHAnsi"/>
          <w:b/>
          <w:bCs/>
          <w:sz w:val="24"/>
          <w:szCs w:val="24"/>
        </w:rPr>
      </w:pPr>
      <w:r w:rsidRPr="00E8127C">
        <w:rPr>
          <w:rFonts w:cstheme="minorHAnsi"/>
          <w:b/>
          <w:bCs/>
          <w:sz w:val="24"/>
          <w:szCs w:val="24"/>
        </w:rPr>
        <w:t>Material Handling &amp; Equipment</w:t>
      </w:r>
    </w:p>
    <w:p w14:paraId="181CE4AF" w14:textId="40FBB437" w:rsidR="003B300A" w:rsidRPr="00E8127C" w:rsidRDefault="003B300A" w:rsidP="00ED1847">
      <w:pPr>
        <w:pStyle w:val="ListParagraph"/>
        <w:numPr>
          <w:ilvl w:val="0"/>
          <w:numId w:val="31"/>
        </w:numPr>
        <w:spacing w:after="0" w:line="276" w:lineRule="auto"/>
        <w:jc w:val="both"/>
        <w:rPr>
          <w:rFonts w:cstheme="minorBidi"/>
          <w:sz w:val="24"/>
          <w:szCs w:val="24"/>
        </w:rPr>
      </w:pPr>
      <w:r w:rsidRPr="00E8127C">
        <w:rPr>
          <w:rFonts w:cstheme="minorBidi"/>
          <w:sz w:val="24"/>
          <w:szCs w:val="24"/>
        </w:rPr>
        <w:t xml:space="preserve">Only trained and authorised personnel may operate material-handling equipment such </w:t>
      </w:r>
      <w:r w:rsidR="00002D44" w:rsidRPr="00E8127C">
        <w:rPr>
          <w:rFonts w:cstheme="minorBidi"/>
          <w:sz w:val="24"/>
          <w:szCs w:val="24"/>
        </w:rPr>
        <w:t>as,</w:t>
      </w:r>
      <w:r w:rsidRPr="00E8127C">
        <w:rPr>
          <w:rFonts w:cstheme="minorBidi"/>
          <w:sz w:val="24"/>
          <w:szCs w:val="24"/>
        </w:rPr>
        <w:t xml:space="preserve"> hand </w:t>
      </w:r>
      <w:r w:rsidR="00332A29" w:rsidRPr="00E8127C">
        <w:rPr>
          <w:rFonts w:cstheme="minorBidi"/>
          <w:sz w:val="24"/>
          <w:szCs w:val="24"/>
        </w:rPr>
        <w:t xml:space="preserve">pallet </w:t>
      </w:r>
      <w:r w:rsidRPr="00E8127C">
        <w:rPr>
          <w:rFonts w:cstheme="minorBidi"/>
          <w:sz w:val="24"/>
          <w:szCs w:val="24"/>
        </w:rPr>
        <w:t xml:space="preserve">trolleys, </w:t>
      </w:r>
      <w:r w:rsidR="00D24ED3" w:rsidRPr="00E8127C">
        <w:rPr>
          <w:rFonts w:cstheme="minorBidi"/>
          <w:sz w:val="24"/>
          <w:szCs w:val="24"/>
        </w:rPr>
        <w:t>forklifts, high</w:t>
      </w:r>
      <w:r w:rsidR="006F12C2" w:rsidRPr="00E8127C">
        <w:rPr>
          <w:rFonts w:cstheme="minorBidi"/>
          <w:sz w:val="24"/>
          <w:szCs w:val="24"/>
        </w:rPr>
        <w:t xml:space="preserve"> reach trucks</w:t>
      </w:r>
      <w:r w:rsidRPr="00E8127C">
        <w:rPr>
          <w:rFonts w:cstheme="minorBidi"/>
          <w:sz w:val="24"/>
          <w:szCs w:val="24"/>
        </w:rPr>
        <w:t xml:space="preserve"> or drum lifters used for raw materials</w:t>
      </w:r>
      <w:r w:rsidR="00D24ED3" w:rsidRPr="00E8127C">
        <w:rPr>
          <w:rFonts w:cstheme="minorBidi"/>
          <w:sz w:val="24"/>
          <w:szCs w:val="24"/>
        </w:rPr>
        <w:t xml:space="preserve"> and</w:t>
      </w:r>
      <w:r w:rsidRPr="00E8127C">
        <w:rPr>
          <w:rFonts w:cstheme="minorBidi"/>
          <w:sz w:val="24"/>
          <w:szCs w:val="24"/>
        </w:rPr>
        <w:t xml:space="preserve"> finished materials.</w:t>
      </w:r>
    </w:p>
    <w:p w14:paraId="277DCD7D" w14:textId="133D75FA"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Conduct pre-use safety checks for equipment such as brakes, wheels, handles, safety locks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alarms (where applicable).</w:t>
      </w:r>
    </w:p>
    <w:p w14:paraId="20410BEE" w14:textId="09E515FD" w:rsidR="003B300A" w:rsidRPr="00E8127C" w:rsidRDefault="003B300A" w:rsidP="00ED1847">
      <w:pPr>
        <w:pStyle w:val="ListParagraph"/>
        <w:numPr>
          <w:ilvl w:val="0"/>
          <w:numId w:val="31"/>
        </w:numPr>
        <w:spacing w:after="0" w:line="276" w:lineRule="auto"/>
        <w:jc w:val="both"/>
        <w:rPr>
          <w:rFonts w:cstheme="minorBidi"/>
          <w:sz w:val="24"/>
          <w:szCs w:val="24"/>
        </w:rPr>
      </w:pPr>
      <w:r w:rsidRPr="00E8127C">
        <w:rPr>
          <w:rFonts w:cstheme="minorBidi"/>
          <w:sz w:val="24"/>
          <w:szCs w:val="24"/>
        </w:rPr>
        <w:t>Do not exceed load capacities when stacking raw materials, r finished goods on pallets, racks, or trolleys.</w:t>
      </w:r>
    </w:p>
    <w:p w14:paraId="7A7362ED" w14:textId="37E3C30D"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Use proper lifting techniques—bend knees, keep back straight</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hold loads close to the body—to prevent strain when handling heavy materials, drums, or cartons.</w:t>
      </w:r>
    </w:p>
    <w:p w14:paraId="2316CCB7" w14:textId="55112675" w:rsidR="003B300A" w:rsidRPr="00E8127C" w:rsidRDefault="003B300A" w:rsidP="00ED1847">
      <w:pPr>
        <w:pStyle w:val="ListParagraph"/>
        <w:numPr>
          <w:ilvl w:val="0"/>
          <w:numId w:val="31"/>
        </w:numPr>
        <w:spacing w:after="120" w:line="276" w:lineRule="auto"/>
        <w:ind w:left="714" w:hanging="357"/>
        <w:contextualSpacing w:val="0"/>
        <w:jc w:val="both"/>
        <w:rPr>
          <w:rFonts w:cstheme="minorHAnsi"/>
          <w:sz w:val="24"/>
          <w:szCs w:val="24"/>
        </w:rPr>
      </w:pPr>
      <w:r w:rsidRPr="00E8127C">
        <w:rPr>
          <w:rFonts w:cstheme="minorHAnsi"/>
          <w:sz w:val="24"/>
          <w:szCs w:val="24"/>
        </w:rPr>
        <w:t>Utilise mechanical aids for heavy consignments or bulk loads to avoid manual overexertion and ensure operator safety.</w:t>
      </w:r>
    </w:p>
    <w:p w14:paraId="3CB85C40" w14:textId="723D7C0F" w:rsidR="003B300A" w:rsidRPr="00E8127C" w:rsidRDefault="003B300A" w:rsidP="00ED1847">
      <w:pPr>
        <w:pStyle w:val="ListParagraph"/>
        <w:numPr>
          <w:ilvl w:val="0"/>
          <w:numId w:val="60"/>
        </w:numPr>
        <w:spacing w:after="0" w:line="276" w:lineRule="auto"/>
        <w:ind w:left="357" w:hanging="357"/>
        <w:contextualSpacing w:val="0"/>
        <w:jc w:val="both"/>
        <w:rPr>
          <w:rFonts w:cstheme="minorHAnsi"/>
          <w:b/>
          <w:bCs/>
          <w:sz w:val="24"/>
          <w:szCs w:val="24"/>
        </w:rPr>
      </w:pPr>
      <w:r w:rsidRPr="00E8127C">
        <w:rPr>
          <w:rFonts w:cstheme="minorHAnsi"/>
          <w:b/>
          <w:bCs/>
          <w:sz w:val="24"/>
          <w:szCs w:val="24"/>
        </w:rPr>
        <w:t>Product Storage &amp; Handling</w:t>
      </w:r>
    </w:p>
    <w:p w14:paraId="07B7DFF1" w14:textId="2A1D823A" w:rsidR="003B300A" w:rsidRPr="00E8127C" w:rsidRDefault="003B300A" w:rsidP="00ED1847">
      <w:pPr>
        <w:numPr>
          <w:ilvl w:val="0"/>
          <w:numId w:val="48"/>
        </w:numPr>
        <w:spacing w:after="0" w:line="276" w:lineRule="auto"/>
        <w:jc w:val="both"/>
        <w:rPr>
          <w:rFonts w:cstheme="minorBidi"/>
          <w:sz w:val="24"/>
          <w:szCs w:val="24"/>
        </w:rPr>
      </w:pPr>
      <w:r w:rsidRPr="00E8127C">
        <w:rPr>
          <w:rFonts w:cstheme="minorBidi"/>
          <w:sz w:val="24"/>
          <w:szCs w:val="24"/>
        </w:rPr>
        <w:t xml:space="preserve">Store raw materials </w:t>
      </w:r>
      <w:r w:rsidR="00424C56" w:rsidRPr="00E8127C">
        <w:rPr>
          <w:rFonts w:cstheme="minorBidi"/>
          <w:sz w:val="24"/>
          <w:szCs w:val="24"/>
        </w:rPr>
        <w:t>packing materials</w:t>
      </w:r>
      <w:r w:rsidR="00D24ED3" w:rsidRPr="00E8127C">
        <w:rPr>
          <w:rFonts w:cstheme="minorBidi"/>
          <w:sz w:val="24"/>
          <w:szCs w:val="24"/>
        </w:rPr>
        <w:t xml:space="preserve"> </w:t>
      </w:r>
      <w:r w:rsidRPr="00E8127C">
        <w:rPr>
          <w:rFonts w:cstheme="minorBidi"/>
          <w:sz w:val="24"/>
          <w:szCs w:val="24"/>
        </w:rPr>
        <w:t>and finished products in clearly labelled shelving systems or designated bin locations.</w:t>
      </w:r>
    </w:p>
    <w:p w14:paraId="3416C81D" w14:textId="77777777" w:rsidR="003B300A" w:rsidRPr="00E8127C" w:rsidRDefault="003B300A" w:rsidP="00ED1847">
      <w:pPr>
        <w:numPr>
          <w:ilvl w:val="0"/>
          <w:numId w:val="48"/>
        </w:numPr>
        <w:spacing w:after="0" w:line="276" w:lineRule="auto"/>
        <w:jc w:val="both"/>
        <w:rPr>
          <w:rFonts w:cstheme="minorHAnsi"/>
          <w:sz w:val="24"/>
          <w:szCs w:val="24"/>
        </w:rPr>
      </w:pPr>
      <w:r w:rsidRPr="00E8127C">
        <w:rPr>
          <w:rFonts w:cstheme="minorHAnsi"/>
          <w:sz w:val="24"/>
          <w:szCs w:val="24"/>
        </w:rPr>
        <w:t>Keep different product types segregated (e.g., powders, liquids, packaged goods, accessories) to prevent mix-ups or cross-contamination.</w:t>
      </w:r>
    </w:p>
    <w:p w14:paraId="6907D6C7" w14:textId="37BE8B49" w:rsidR="003B300A" w:rsidRPr="00E8127C" w:rsidRDefault="003B300A" w:rsidP="00ED1847">
      <w:pPr>
        <w:numPr>
          <w:ilvl w:val="0"/>
          <w:numId w:val="48"/>
        </w:numPr>
        <w:spacing w:after="0" w:line="276" w:lineRule="auto"/>
        <w:jc w:val="both"/>
        <w:rPr>
          <w:rFonts w:cstheme="minorHAnsi"/>
          <w:sz w:val="24"/>
          <w:szCs w:val="24"/>
        </w:rPr>
      </w:pPr>
      <w:r w:rsidRPr="00E8127C">
        <w:rPr>
          <w:rFonts w:cstheme="minorHAnsi"/>
          <w:sz w:val="24"/>
          <w:szCs w:val="24"/>
        </w:rPr>
        <w:t>Handle heavy drums, bulk containers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large consignments with care, ensuring a secure grip to avoid hand injuries.</w:t>
      </w:r>
    </w:p>
    <w:p w14:paraId="6CC76CC1" w14:textId="23F246E3" w:rsidR="003B300A" w:rsidRPr="00E8127C" w:rsidRDefault="003B300A" w:rsidP="00ED1847">
      <w:pPr>
        <w:numPr>
          <w:ilvl w:val="0"/>
          <w:numId w:val="48"/>
        </w:numPr>
        <w:spacing w:after="0" w:line="276" w:lineRule="auto"/>
        <w:jc w:val="both"/>
        <w:rPr>
          <w:rFonts w:cstheme="minorHAnsi"/>
          <w:sz w:val="24"/>
          <w:szCs w:val="24"/>
        </w:rPr>
      </w:pPr>
      <w:r w:rsidRPr="00E8127C">
        <w:rPr>
          <w:rFonts w:cstheme="minorHAnsi"/>
          <w:sz w:val="24"/>
          <w:szCs w:val="24"/>
        </w:rPr>
        <w:t>Ensure racks, shelves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storage areas are not overfilled to prevent collapse or spillage of stored items.</w:t>
      </w:r>
    </w:p>
    <w:p w14:paraId="64C075D1" w14:textId="41AE60D8" w:rsidR="003B300A" w:rsidRPr="00E8127C" w:rsidRDefault="003B300A" w:rsidP="00ED1847">
      <w:pPr>
        <w:numPr>
          <w:ilvl w:val="0"/>
          <w:numId w:val="48"/>
        </w:numPr>
        <w:spacing w:line="276" w:lineRule="auto"/>
        <w:ind w:left="714" w:hanging="357"/>
        <w:jc w:val="both"/>
        <w:rPr>
          <w:rFonts w:cstheme="minorHAnsi"/>
          <w:sz w:val="24"/>
          <w:szCs w:val="24"/>
        </w:rPr>
      </w:pPr>
      <w:r w:rsidRPr="00E8127C">
        <w:rPr>
          <w:rFonts w:cstheme="minorHAnsi"/>
          <w:sz w:val="24"/>
          <w:szCs w:val="24"/>
        </w:rPr>
        <w:t>Maintain dry, well-ventilated storage conditions to protect materials from moisture, contamination, or degradation.</w:t>
      </w:r>
    </w:p>
    <w:p w14:paraId="4674B53B" w14:textId="2DDBF07C" w:rsidR="003B300A" w:rsidRPr="00E8127C" w:rsidRDefault="003B300A" w:rsidP="00ED1847">
      <w:pPr>
        <w:pStyle w:val="ListParagraph"/>
        <w:numPr>
          <w:ilvl w:val="0"/>
          <w:numId w:val="60"/>
        </w:numPr>
        <w:spacing w:line="276" w:lineRule="auto"/>
        <w:jc w:val="both"/>
        <w:rPr>
          <w:rFonts w:cstheme="minorHAnsi"/>
          <w:b/>
          <w:bCs/>
          <w:sz w:val="24"/>
          <w:szCs w:val="24"/>
        </w:rPr>
      </w:pPr>
      <w:r w:rsidRPr="00E8127C">
        <w:rPr>
          <w:rFonts w:cstheme="minorHAnsi"/>
          <w:b/>
          <w:bCs/>
          <w:sz w:val="24"/>
          <w:szCs w:val="24"/>
        </w:rPr>
        <w:lastRenderedPageBreak/>
        <w:t>Packaging &amp; batch consolidation Operations</w:t>
      </w:r>
    </w:p>
    <w:p w14:paraId="06597E44" w14:textId="2096445D"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Keep packing tables clean, organised</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free from loose materials, debris, or packaging scraps.</w:t>
      </w:r>
    </w:p>
    <w:p w14:paraId="324DA469" w14:textId="2D3633B5"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Use ergonomic workstations and anti-fatigue mats for prolonged handling of products, including bottles, drums, cartons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accessory sets.</w:t>
      </w:r>
    </w:p>
    <w:p w14:paraId="67A92257" w14:textId="3FC96BB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Dispose of packaging waste—such as cardboard, plastic liners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other scrap materials—only in designated collection bins.</w:t>
      </w:r>
    </w:p>
    <w:p w14:paraId="5E974769"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Avoid excessive force when sealing containers, tying bundles, or strapping packages to prevent strain or musculoskeletal injuries.</w:t>
      </w:r>
    </w:p>
    <w:p w14:paraId="1F93F8D8" w14:textId="136A73A2" w:rsidR="003B300A" w:rsidRPr="00E8127C" w:rsidRDefault="003B300A" w:rsidP="00ED1847">
      <w:pPr>
        <w:pStyle w:val="ListParagraph"/>
        <w:numPr>
          <w:ilvl w:val="0"/>
          <w:numId w:val="31"/>
        </w:numPr>
        <w:spacing w:line="276" w:lineRule="auto"/>
        <w:ind w:left="714" w:hanging="357"/>
        <w:contextualSpacing w:val="0"/>
        <w:jc w:val="both"/>
        <w:rPr>
          <w:rFonts w:cstheme="minorHAnsi"/>
          <w:sz w:val="24"/>
          <w:szCs w:val="24"/>
        </w:rPr>
      </w:pPr>
      <w:r w:rsidRPr="00E8127C">
        <w:rPr>
          <w:rFonts w:cstheme="minorHAnsi"/>
          <w:sz w:val="24"/>
          <w:szCs w:val="24"/>
        </w:rPr>
        <w:t>Ensure accurate labelling and barcoding of each product type before dispatch, including batch numbers, product codes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handling instructions.</w:t>
      </w:r>
    </w:p>
    <w:p w14:paraId="0ABE29F3" w14:textId="502C0CF7" w:rsidR="003B300A" w:rsidRPr="00E8127C" w:rsidRDefault="003B300A" w:rsidP="00ED1847">
      <w:pPr>
        <w:pStyle w:val="ListParagraph"/>
        <w:numPr>
          <w:ilvl w:val="0"/>
          <w:numId w:val="60"/>
        </w:numPr>
        <w:spacing w:line="276" w:lineRule="auto"/>
        <w:jc w:val="both"/>
        <w:rPr>
          <w:rFonts w:cstheme="minorHAnsi"/>
          <w:b/>
          <w:bCs/>
          <w:sz w:val="24"/>
          <w:szCs w:val="24"/>
        </w:rPr>
      </w:pPr>
      <w:r w:rsidRPr="00E8127C">
        <w:rPr>
          <w:rFonts w:cstheme="minorHAnsi"/>
          <w:b/>
          <w:bCs/>
          <w:sz w:val="24"/>
          <w:szCs w:val="24"/>
        </w:rPr>
        <w:t>Electrical Safety</w:t>
      </w:r>
    </w:p>
    <w:p w14:paraId="3C5BFA96"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Do not use damaged electrical cords, plugs, extension boards, or portable equipment used in packing/dispatch areas.</w:t>
      </w:r>
    </w:p>
    <w:p w14:paraId="2FA925E2" w14:textId="75E2CF43" w:rsidR="003B300A" w:rsidRPr="00E8127C" w:rsidRDefault="003B300A" w:rsidP="00ED1847">
      <w:pPr>
        <w:pStyle w:val="ListParagraph"/>
        <w:numPr>
          <w:ilvl w:val="0"/>
          <w:numId w:val="31"/>
        </w:numPr>
        <w:spacing w:after="0" w:line="276" w:lineRule="auto"/>
        <w:jc w:val="both"/>
        <w:rPr>
          <w:rFonts w:cstheme="minorBidi"/>
          <w:sz w:val="24"/>
          <w:szCs w:val="24"/>
        </w:rPr>
      </w:pPr>
      <w:r w:rsidRPr="00E8127C">
        <w:rPr>
          <w:rFonts w:cstheme="minorBidi"/>
          <w:sz w:val="24"/>
          <w:szCs w:val="24"/>
        </w:rPr>
        <w:t xml:space="preserve">Switch off all operational equipment—including </w:t>
      </w:r>
      <w:r w:rsidR="00623AE3" w:rsidRPr="00E8127C">
        <w:rPr>
          <w:rFonts w:cstheme="minorBidi"/>
          <w:sz w:val="24"/>
          <w:szCs w:val="24"/>
        </w:rPr>
        <w:t>tanks,</w:t>
      </w:r>
      <w:r w:rsidRPr="00E8127C">
        <w:rPr>
          <w:rFonts w:cstheme="minorBidi"/>
          <w:sz w:val="24"/>
          <w:szCs w:val="24"/>
        </w:rPr>
        <w:t xml:space="preserve"> pumps, filling machines</w:t>
      </w:r>
      <w:r w:rsidR="00002D44" w:rsidRPr="00E8127C">
        <w:rPr>
          <w:rFonts w:cstheme="minorBidi"/>
          <w:sz w:val="24"/>
          <w:szCs w:val="24"/>
        </w:rPr>
        <w:t xml:space="preserve"> </w:t>
      </w:r>
      <w:r w:rsidR="006935F7" w:rsidRPr="00E8127C">
        <w:rPr>
          <w:rFonts w:cstheme="minorBidi"/>
          <w:sz w:val="24"/>
          <w:szCs w:val="24"/>
        </w:rPr>
        <w:t>and</w:t>
      </w:r>
      <w:r w:rsidRPr="00E8127C">
        <w:rPr>
          <w:rFonts w:cstheme="minorBidi"/>
          <w:sz w:val="24"/>
          <w:szCs w:val="24"/>
        </w:rPr>
        <w:t xml:space="preserve"> weighing/dispensing units—when not in use.</w:t>
      </w:r>
    </w:p>
    <w:p w14:paraId="071F1D55" w14:textId="457ED113" w:rsidR="003B300A" w:rsidRPr="00E8127C" w:rsidRDefault="003B300A" w:rsidP="00ED1847">
      <w:pPr>
        <w:pStyle w:val="ListParagraph"/>
        <w:numPr>
          <w:ilvl w:val="0"/>
          <w:numId w:val="31"/>
        </w:numPr>
        <w:spacing w:after="0" w:line="276" w:lineRule="auto"/>
        <w:jc w:val="both"/>
        <w:rPr>
          <w:rFonts w:cstheme="minorBidi"/>
          <w:sz w:val="24"/>
          <w:szCs w:val="24"/>
        </w:rPr>
      </w:pPr>
      <w:r w:rsidRPr="00E8127C">
        <w:rPr>
          <w:rFonts w:cstheme="minorBidi"/>
          <w:sz w:val="24"/>
          <w:szCs w:val="24"/>
        </w:rPr>
        <w:t xml:space="preserve">Report any sparking, burning smell, overheating, or abnormal noise immediately to the </w:t>
      </w:r>
      <w:r w:rsidR="009D33B6" w:rsidRPr="00E8127C">
        <w:rPr>
          <w:rFonts w:cstheme="minorBidi"/>
          <w:sz w:val="24"/>
          <w:szCs w:val="24"/>
        </w:rPr>
        <w:t>EHS Dept.</w:t>
      </w:r>
    </w:p>
    <w:p w14:paraId="6AB2820B" w14:textId="5408EACB" w:rsidR="003B300A" w:rsidRPr="00E8127C" w:rsidRDefault="003B300A" w:rsidP="00ED1847">
      <w:pPr>
        <w:pStyle w:val="ListParagraph"/>
        <w:numPr>
          <w:ilvl w:val="0"/>
          <w:numId w:val="31"/>
        </w:numPr>
        <w:spacing w:line="276" w:lineRule="auto"/>
        <w:ind w:left="714" w:hanging="357"/>
        <w:contextualSpacing w:val="0"/>
        <w:jc w:val="both"/>
        <w:rPr>
          <w:rFonts w:cstheme="minorHAnsi"/>
          <w:sz w:val="24"/>
          <w:szCs w:val="24"/>
        </w:rPr>
      </w:pPr>
      <w:r w:rsidRPr="00E8127C">
        <w:rPr>
          <w:rFonts w:cstheme="minorHAnsi"/>
          <w:sz w:val="24"/>
          <w:szCs w:val="24"/>
        </w:rPr>
        <w:t>Keep all electrical panels unobstructed and ensure dry surroundings, especially in storage zones where flammable chemicals or materials are present.</w:t>
      </w:r>
    </w:p>
    <w:p w14:paraId="5D33C0E0" w14:textId="2C69FB31" w:rsidR="003B300A" w:rsidRPr="00E8127C" w:rsidRDefault="003B300A" w:rsidP="00ED1847">
      <w:pPr>
        <w:pStyle w:val="ListParagraph"/>
        <w:numPr>
          <w:ilvl w:val="0"/>
          <w:numId w:val="60"/>
        </w:numPr>
        <w:spacing w:line="276" w:lineRule="auto"/>
        <w:jc w:val="both"/>
        <w:rPr>
          <w:rFonts w:cstheme="minorHAnsi"/>
          <w:b/>
          <w:bCs/>
          <w:sz w:val="24"/>
          <w:szCs w:val="24"/>
        </w:rPr>
      </w:pPr>
      <w:r w:rsidRPr="00E8127C">
        <w:rPr>
          <w:rFonts w:cstheme="minorHAnsi"/>
          <w:b/>
          <w:bCs/>
          <w:sz w:val="24"/>
          <w:szCs w:val="24"/>
        </w:rPr>
        <w:t>Loading &amp; Unloading Activities</w:t>
      </w:r>
    </w:p>
    <w:p w14:paraId="257B4C42" w14:textId="19362D23"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Ensure delivery trucks, vans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cargo vehicles are completely stationary and secured before loading materials, drums, or packaged products.</w:t>
      </w:r>
    </w:p>
    <w:p w14:paraId="062955A0"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Never stand beneath suspended loads during handling of bulk containers, pallets, or heavy consignments.</w:t>
      </w:r>
    </w:p>
    <w:p w14:paraId="7AC67FD6" w14:textId="4E6E4B7D"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Use wheel stoppers, chocks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dock </w:t>
      </w:r>
      <w:r w:rsidR="006B2132" w:rsidRPr="00E8127C">
        <w:rPr>
          <w:rFonts w:cstheme="minorHAnsi"/>
          <w:sz w:val="24"/>
          <w:szCs w:val="24"/>
        </w:rPr>
        <w:t>levellers</w:t>
      </w:r>
      <w:r w:rsidRPr="00E8127C">
        <w:rPr>
          <w:rFonts w:cstheme="minorHAnsi"/>
          <w:sz w:val="24"/>
          <w:szCs w:val="24"/>
        </w:rPr>
        <w:t xml:space="preserve"> where required.</w:t>
      </w:r>
    </w:p>
    <w:p w14:paraId="2C233519"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Maintain a safe distance from moving vehicles, forklifts, or trolleys in dispatch areas.</w:t>
      </w:r>
    </w:p>
    <w:p w14:paraId="5DB8B967" w14:textId="77777777" w:rsidR="003B300A" w:rsidRPr="00E8127C" w:rsidRDefault="003B300A" w:rsidP="00ED1847">
      <w:pPr>
        <w:pStyle w:val="NormalWeb"/>
        <w:numPr>
          <w:ilvl w:val="0"/>
          <w:numId w:val="31"/>
        </w:numPr>
        <w:spacing w:after="160" w:afterAutospacing="0" w:line="276" w:lineRule="auto"/>
        <w:ind w:left="714" w:hanging="357"/>
        <w:rPr>
          <w:rFonts w:asciiTheme="minorHAnsi" w:hAnsiTheme="minorHAnsi" w:cstheme="minorHAnsi"/>
        </w:rPr>
      </w:pPr>
      <w:r w:rsidRPr="00E8127C">
        <w:rPr>
          <w:rFonts w:asciiTheme="minorHAnsi" w:hAnsiTheme="minorHAnsi" w:cstheme="minorHAnsi"/>
        </w:rPr>
        <w:t>Ensure cartons, drums, or pallets of materials and finished products are stacked evenly and secured properly to avoid tipping or shifting during transport.</w:t>
      </w:r>
    </w:p>
    <w:p w14:paraId="12AD7C89" w14:textId="51DB1CB3" w:rsidR="003B300A" w:rsidRPr="00E8127C" w:rsidRDefault="003B300A" w:rsidP="00ED1847">
      <w:pPr>
        <w:pStyle w:val="ListParagraph"/>
        <w:numPr>
          <w:ilvl w:val="0"/>
          <w:numId w:val="60"/>
        </w:numPr>
        <w:spacing w:line="276" w:lineRule="auto"/>
        <w:jc w:val="both"/>
        <w:rPr>
          <w:rFonts w:cstheme="minorHAnsi"/>
          <w:b/>
          <w:bCs/>
          <w:sz w:val="24"/>
          <w:szCs w:val="24"/>
        </w:rPr>
      </w:pPr>
      <w:r w:rsidRPr="00E8127C">
        <w:rPr>
          <w:rFonts w:cstheme="minorHAnsi"/>
          <w:b/>
          <w:bCs/>
          <w:sz w:val="24"/>
          <w:szCs w:val="24"/>
        </w:rPr>
        <w:t>Hazardous Substance Exposure Control</w:t>
      </w:r>
    </w:p>
    <w:p w14:paraId="248F5EA0" w14:textId="7852E7F4"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Ensure safe handling, dispensing</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storage of chemicals used in production, processing, cleaning, or adhesive/finishing operations.</w:t>
      </w:r>
    </w:p>
    <w:p w14:paraId="2B2DE536"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Maintain up-to-date Material Safety Data Sheets (MSDS) for all chemicals at easily accessible locations.</w:t>
      </w:r>
    </w:p>
    <w:p w14:paraId="1ABF0E3A" w14:textId="1F996AE9"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Provide chemical-specific PPE such as chemical-resistant gloves, safety goggles, aprons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face masks whenever handling solvents, reagents, cleaning agents, or other process chemicals.</w:t>
      </w:r>
    </w:p>
    <w:p w14:paraId="2E919718" w14:textId="380A5A68"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 xml:space="preserve">Ensure proper ventilation or local exhaust systems in areas where vapours, fumes, or solvent-based </w:t>
      </w:r>
      <w:r w:rsidR="00B34F30" w:rsidRPr="00E8127C">
        <w:rPr>
          <w:rFonts w:cstheme="minorHAnsi"/>
          <w:sz w:val="24"/>
          <w:szCs w:val="24"/>
        </w:rPr>
        <w:t>chemicals</w:t>
      </w:r>
      <w:r w:rsidRPr="00E8127C">
        <w:rPr>
          <w:rFonts w:cstheme="minorHAnsi"/>
          <w:sz w:val="24"/>
          <w:szCs w:val="24"/>
        </w:rPr>
        <w:t xml:space="preserve"> are used.</w:t>
      </w:r>
    </w:p>
    <w:p w14:paraId="225E4D43"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lastRenderedPageBreak/>
        <w:t>Label all chemical containers clearly; never store chemicals in unmarked bottles or food containers.</w:t>
      </w:r>
    </w:p>
    <w:p w14:paraId="16C6B924" w14:textId="5BA73C71"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Store chemicals in designated, well-ventilated storage areas away from heat, ignition sources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pharma materials.</w:t>
      </w:r>
    </w:p>
    <w:p w14:paraId="60B95D96" w14:textId="39C6A60D"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Follow the trainings provided on safe chemical handling, spill response</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emergency procedures.</w:t>
      </w:r>
    </w:p>
    <w:p w14:paraId="42483695"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Use spill kits immediately in case of chemical leaks; isolate the area and report to the supervisor.</w:t>
      </w:r>
    </w:p>
    <w:p w14:paraId="5437BAC4" w14:textId="0E5D9BAD" w:rsidR="003B300A" w:rsidRPr="00E8127C" w:rsidRDefault="003B300A" w:rsidP="00ED1847">
      <w:pPr>
        <w:pStyle w:val="ListParagraph"/>
        <w:numPr>
          <w:ilvl w:val="0"/>
          <w:numId w:val="31"/>
        </w:numPr>
        <w:spacing w:line="276" w:lineRule="auto"/>
        <w:ind w:left="714" w:hanging="357"/>
        <w:contextualSpacing w:val="0"/>
        <w:jc w:val="both"/>
        <w:rPr>
          <w:rFonts w:cstheme="minorHAnsi"/>
          <w:sz w:val="24"/>
          <w:szCs w:val="24"/>
        </w:rPr>
      </w:pPr>
      <w:r w:rsidRPr="00E8127C">
        <w:rPr>
          <w:rFonts w:cstheme="minorHAnsi"/>
          <w:sz w:val="24"/>
          <w:szCs w:val="24"/>
        </w:rPr>
        <w:t>Strictly prohibit eating, drinking, or smoking in areas where chemicals are stored or used.</w:t>
      </w:r>
    </w:p>
    <w:p w14:paraId="7904CA97" w14:textId="641C4204" w:rsidR="003B300A" w:rsidRPr="00E8127C" w:rsidRDefault="003B300A" w:rsidP="00ED1847">
      <w:pPr>
        <w:pStyle w:val="ListParagraph"/>
        <w:numPr>
          <w:ilvl w:val="0"/>
          <w:numId w:val="60"/>
        </w:numPr>
        <w:spacing w:line="276" w:lineRule="auto"/>
        <w:jc w:val="both"/>
        <w:rPr>
          <w:rFonts w:cstheme="minorHAnsi"/>
          <w:b/>
          <w:bCs/>
          <w:sz w:val="24"/>
          <w:szCs w:val="24"/>
        </w:rPr>
      </w:pPr>
      <w:r w:rsidRPr="00E8127C">
        <w:rPr>
          <w:rFonts w:cstheme="minorHAnsi"/>
          <w:b/>
          <w:bCs/>
          <w:sz w:val="24"/>
          <w:szCs w:val="24"/>
        </w:rPr>
        <w:t>Slip, Trip &amp; Fall Prevention Measures</w:t>
      </w:r>
    </w:p>
    <w:p w14:paraId="47DCF772" w14:textId="77777777" w:rsidR="003B300A" w:rsidRPr="00E8127C" w:rsidRDefault="003B300A" w:rsidP="00ED1847">
      <w:pPr>
        <w:pStyle w:val="ListParagraph"/>
        <w:numPr>
          <w:ilvl w:val="0"/>
          <w:numId w:val="47"/>
        </w:numPr>
        <w:spacing w:before="100" w:beforeAutospacing="1" w:after="100" w:afterAutospacing="1" w:line="276" w:lineRule="auto"/>
        <w:jc w:val="both"/>
        <w:rPr>
          <w:rFonts w:cstheme="minorHAnsi"/>
          <w:sz w:val="24"/>
          <w:szCs w:val="24"/>
        </w:rPr>
      </w:pPr>
      <w:r w:rsidRPr="00E8127C">
        <w:rPr>
          <w:rFonts w:cstheme="minorHAnsi"/>
          <w:sz w:val="24"/>
          <w:szCs w:val="24"/>
        </w:rPr>
        <w:t>Keep floors dry at all times; immediately clean water, oil, chemical, or solvent spills to prevent slips, especially in areas with powders, or liquid residues.</w:t>
      </w:r>
    </w:p>
    <w:p w14:paraId="030D9C2C" w14:textId="7FB61540" w:rsidR="003B300A" w:rsidRPr="00E8127C" w:rsidRDefault="003B300A" w:rsidP="00ED1847">
      <w:pPr>
        <w:pStyle w:val="ListParagraph"/>
        <w:numPr>
          <w:ilvl w:val="0"/>
          <w:numId w:val="47"/>
        </w:numPr>
        <w:spacing w:before="100" w:beforeAutospacing="1" w:after="100" w:afterAutospacing="1" w:line="276" w:lineRule="auto"/>
        <w:jc w:val="both"/>
        <w:rPr>
          <w:rFonts w:cstheme="minorHAnsi"/>
          <w:sz w:val="24"/>
          <w:szCs w:val="24"/>
        </w:rPr>
      </w:pPr>
      <w:r w:rsidRPr="00E8127C">
        <w:rPr>
          <w:rFonts w:cstheme="minorHAnsi"/>
          <w:sz w:val="24"/>
          <w:szCs w:val="24"/>
        </w:rPr>
        <w:t xml:space="preserve">Use anti-slip mats in high-traffic zones such as packing, </w:t>
      </w:r>
      <w:r w:rsidR="00002D44" w:rsidRPr="00E8127C">
        <w:rPr>
          <w:rFonts w:cstheme="minorHAnsi"/>
          <w:sz w:val="24"/>
          <w:szCs w:val="24"/>
        </w:rPr>
        <w:t>dispatch and storage</w:t>
      </w:r>
      <w:r w:rsidRPr="00E8127C">
        <w:rPr>
          <w:rFonts w:cstheme="minorHAnsi"/>
          <w:sz w:val="24"/>
          <w:szCs w:val="24"/>
        </w:rPr>
        <w:t xml:space="preserve"> walkways.</w:t>
      </w:r>
    </w:p>
    <w:p w14:paraId="3C2CE999" w14:textId="0DBC406B" w:rsidR="003B300A" w:rsidRPr="00E8127C" w:rsidRDefault="003B300A" w:rsidP="00ED1847">
      <w:pPr>
        <w:pStyle w:val="ListParagraph"/>
        <w:numPr>
          <w:ilvl w:val="0"/>
          <w:numId w:val="47"/>
        </w:numPr>
        <w:spacing w:before="100" w:beforeAutospacing="1" w:after="100" w:afterAutospacing="1" w:line="276" w:lineRule="auto"/>
        <w:jc w:val="both"/>
        <w:rPr>
          <w:rFonts w:cstheme="minorHAnsi"/>
          <w:sz w:val="24"/>
          <w:szCs w:val="24"/>
        </w:rPr>
      </w:pPr>
      <w:r w:rsidRPr="00E8127C">
        <w:rPr>
          <w:rFonts w:cstheme="minorHAnsi"/>
          <w:sz w:val="24"/>
          <w:szCs w:val="24"/>
        </w:rPr>
        <w:t>Ensure adequate lighting in storage rooms, inspection areas, stairways, loading bays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corridors.</w:t>
      </w:r>
    </w:p>
    <w:p w14:paraId="220A7378" w14:textId="77777777" w:rsidR="003B300A" w:rsidRPr="00E8127C" w:rsidRDefault="003B300A" w:rsidP="00ED1847">
      <w:pPr>
        <w:pStyle w:val="ListParagraph"/>
        <w:numPr>
          <w:ilvl w:val="0"/>
          <w:numId w:val="47"/>
        </w:numPr>
        <w:spacing w:before="100" w:beforeAutospacing="1" w:after="100" w:afterAutospacing="1" w:line="276" w:lineRule="auto"/>
        <w:jc w:val="both"/>
        <w:rPr>
          <w:rFonts w:cstheme="minorHAnsi"/>
          <w:sz w:val="24"/>
          <w:szCs w:val="24"/>
        </w:rPr>
      </w:pPr>
      <w:r w:rsidRPr="00E8127C">
        <w:rPr>
          <w:rFonts w:cstheme="minorHAnsi"/>
          <w:sz w:val="24"/>
          <w:szCs w:val="24"/>
        </w:rPr>
        <w:t>Use handrails when ascending/descending stairs or ramps.</w:t>
      </w:r>
    </w:p>
    <w:p w14:paraId="05FC87C2" w14:textId="7690027C" w:rsidR="003B300A" w:rsidRPr="00E8127C" w:rsidRDefault="003B300A" w:rsidP="00ED1847">
      <w:pPr>
        <w:pStyle w:val="ListParagraph"/>
        <w:numPr>
          <w:ilvl w:val="0"/>
          <w:numId w:val="47"/>
        </w:numPr>
        <w:spacing w:before="100" w:beforeAutospacing="1" w:after="100" w:afterAutospacing="1" w:line="276" w:lineRule="auto"/>
        <w:jc w:val="both"/>
        <w:rPr>
          <w:rFonts w:cstheme="minorHAnsi"/>
          <w:sz w:val="24"/>
          <w:szCs w:val="24"/>
        </w:rPr>
      </w:pPr>
      <w:r w:rsidRPr="00E8127C">
        <w:rPr>
          <w:rFonts w:cstheme="minorHAnsi"/>
          <w:sz w:val="24"/>
          <w:szCs w:val="24"/>
        </w:rPr>
        <w:t>Secure loose cables, ropes, straps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packaging materials away from pathways.</w:t>
      </w:r>
    </w:p>
    <w:p w14:paraId="43F0C3B1" w14:textId="77777777" w:rsidR="003B300A" w:rsidRPr="00E8127C" w:rsidRDefault="003B300A" w:rsidP="00ED1847">
      <w:pPr>
        <w:pStyle w:val="ListParagraph"/>
        <w:numPr>
          <w:ilvl w:val="0"/>
          <w:numId w:val="47"/>
        </w:numPr>
        <w:spacing w:before="100" w:beforeAutospacing="1" w:after="100" w:afterAutospacing="1" w:line="276" w:lineRule="auto"/>
        <w:jc w:val="both"/>
        <w:rPr>
          <w:rFonts w:cstheme="minorHAnsi"/>
          <w:sz w:val="24"/>
          <w:szCs w:val="24"/>
        </w:rPr>
      </w:pPr>
      <w:r w:rsidRPr="00E8127C">
        <w:rPr>
          <w:rFonts w:cstheme="minorHAnsi"/>
          <w:sz w:val="24"/>
          <w:szCs w:val="24"/>
        </w:rPr>
        <w:t>Do not climb on pallets, drums, storage racks, or unstable stacks.</w:t>
      </w:r>
    </w:p>
    <w:p w14:paraId="60955307" w14:textId="1FB36A7D" w:rsidR="006B2132" w:rsidRPr="00E8127C" w:rsidRDefault="003B300A" w:rsidP="00ED1847">
      <w:pPr>
        <w:pStyle w:val="ListParagraph"/>
        <w:numPr>
          <w:ilvl w:val="0"/>
          <w:numId w:val="47"/>
        </w:numPr>
        <w:spacing w:before="100" w:beforeAutospacing="1" w:after="100" w:afterAutospacing="1" w:line="276" w:lineRule="auto"/>
        <w:jc w:val="both"/>
        <w:rPr>
          <w:rFonts w:cstheme="minorBidi"/>
          <w:sz w:val="24"/>
          <w:szCs w:val="24"/>
        </w:rPr>
      </w:pPr>
      <w:r w:rsidRPr="00E8127C">
        <w:rPr>
          <w:rFonts w:cstheme="minorBidi"/>
          <w:sz w:val="24"/>
          <w:szCs w:val="24"/>
        </w:rPr>
        <w:t>Use certified ladders or platforms for stacking/unsta</w:t>
      </w:r>
      <w:r w:rsidR="00A3693A" w:rsidRPr="00E8127C">
        <w:rPr>
          <w:rFonts w:cstheme="minorBidi"/>
          <w:sz w:val="24"/>
          <w:szCs w:val="24"/>
        </w:rPr>
        <w:t>c</w:t>
      </w:r>
      <w:r w:rsidRPr="00E8127C">
        <w:rPr>
          <w:rFonts w:cstheme="minorBidi"/>
          <w:sz w:val="24"/>
          <w:szCs w:val="24"/>
        </w:rPr>
        <w:t>king high rack items; ensure stability before use.</w:t>
      </w:r>
    </w:p>
    <w:p w14:paraId="638989CD" w14:textId="124E4AB9" w:rsidR="003B300A" w:rsidRPr="00E8127C" w:rsidRDefault="003B300A" w:rsidP="00ED1847">
      <w:pPr>
        <w:pStyle w:val="ListParagraph"/>
        <w:numPr>
          <w:ilvl w:val="0"/>
          <w:numId w:val="47"/>
        </w:numPr>
        <w:spacing w:before="100" w:beforeAutospacing="1" w:line="276" w:lineRule="auto"/>
        <w:ind w:left="714" w:hanging="357"/>
        <w:contextualSpacing w:val="0"/>
        <w:jc w:val="both"/>
        <w:rPr>
          <w:rFonts w:cstheme="minorHAnsi"/>
          <w:sz w:val="24"/>
          <w:szCs w:val="24"/>
        </w:rPr>
      </w:pPr>
      <w:r w:rsidRPr="00E8127C">
        <w:rPr>
          <w:rFonts w:cstheme="minorHAnsi"/>
          <w:sz w:val="24"/>
          <w:szCs w:val="24"/>
        </w:rPr>
        <w:t>Wear slip-resistant safety shoes in all operational zones.</w:t>
      </w:r>
    </w:p>
    <w:p w14:paraId="2E787C7A" w14:textId="338BB1AA" w:rsidR="003B300A" w:rsidRPr="00E8127C" w:rsidRDefault="003B300A" w:rsidP="00ED1847">
      <w:pPr>
        <w:pStyle w:val="ListParagraph"/>
        <w:numPr>
          <w:ilvl w:val="0"/>
          <w:numId w:val="60"/>
        </w:numPr>
        <w:spacing w:line="276" w:lineRule="auto"/>
        <w:jc w:val="both"/>
        <w:rPr>
          <w:rFonts w:cstheme="minorHAnsi"/>
          <w:b/>
          <w:bCs/>
          <w:sz w:val="24"/>
          <w:szCs w:val="24"/>
        </w:rPr>
      </w:pPr>
      <w:r w:rsidRPr="00E8127C">
        <w:rPr>
          <w:rFonts w:cstheme="minorHAnsi"/>
          <w:b/>
          <w:bCs/>
          <w:sz w:val="24"/>
          <w:szCs w:val="24"/>
        </w:rPr>
        <w:t>Housekeeping &amp; Hygiene</w:t>
      </w:r>
    </w:p>
    <w:p w14:paraId="5F4C2996" w14:textId="405942D1"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Immediately clean spills of chemicals, powders, residues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packaging waste to prevent slip, contamination</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fire hazards in all operational areas.</w:t>
      </w:r>
    </w:p>
    <w:p w14:paraId="07E45476" w14:textId="3B652D09"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Keep emergency exits, fire extinguishers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aisles clear at all times.</w:t>
      </w:r>
    </w:p>
    <w:p w14:paraId="5D88D4BC"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Maintain cleanliness in resting and eating areas; wash hands before breaks to avoid exposure to chemical residues, dust, or particulates.</w:t>
      </w:r>
    </w:p>
    <w:p w14:paraId="49DC9A30" w14:textId="76F739D1" w:rsidR="014B1B93" w:rsidRPr="00E8127C" w:rsidRDefault="014B1B93" w:rsidP="014B1B93">
      <w:pPr>
        <w:pStyle w:val="NormalWeb"/>
        <w:numPr>
          <w:ilvl w:val="0"/>
          <w:numId w:val="31"/>
        </w:numPr>
        <w:spacing w:after="160" w:afterAutospacing="0" w:line="276" w:lineRule="auto"/>
        <w:ind w:left="714" w:hanging="357"/>
        <w:rPr>
          <w:rFonts w:asciiTheme="minorHAnsi" w:hAnsiTheme="minorHAnsi" w:cstheme="minorBidi"/>
        </w:rPr>
      </w:pPr>
      <w:r w:rsidRPr="00E8127C">
        <w:rPr>
          <w:rFonts w:asciiTheme="minorHAnsi" w:hAnsiTheme="minorHAnsi" w:cstheme="minorBidi"/>
        </w:rPr>
        <w:t>Dispose of chemical, packaging</w:t>
      </w:r>
      <w:r w:rsidR="00002D44" w:rsidRPr="00E8127C">
        <w:rPr>
          <w:rFonts w:asciiTheme="minorHAnsi" w:hAnsiTheme="minorHAnsi" w:cstheme="minorBidi"/>
        </w:rPr>
        <w:t xml:space="preserve"> </w:t>
      </w:r>
      <w:r w:rsidR="006935F7" w:rsidRPr="00E8127C">
        <w:rPr>
          <w:rFonts w:asciiTheme="minorHAnsi" w:hAnsiTheme="minorHAnsi" w:cstheme="minorBidi"/>
        </w:rPr>
        <w:t>and</w:t>
      </w:r>
      <w:r w:rsidRPr="00E8127C">
        <w:rPr>
          <w:rFonts w:asciiTheme="minorHAnsi" w:hAnsiTheme="minorHAnsi" w:cstheme="minorBidi"/>
        </w:rPr>
        <w:t xml:space="preserve"> process waste only in designated collection bins or containers, following </w:t>
      </w:r>
      <w:proofErr w:type="spellStart"/>
      <w:r w:rsidRPr="00E8127C">
        <w:rPr>
          <w:rFonts w:asciiTheme="minorHAnsi" w:hAnsiTheme="minorHAnsi" w:cstheme="minorBidi"/>
        </w:rPr>
        <w:t>Naxpar’s</w:t>
      </w:r>
      <w:proofErr w:type="spellEnd"/>
      <w:r w:rsidRPr="00E8127C">
        <w:rPr>
          <w:rFonts w:asciiTheme="minorHAnsi" w:hAnsiTheme="minorHAnsi" w:cstheme="minorBidi"/>
        </w:rPr>
        <w:t xml:space="preserve"> hazardous and non-hazardous waste management protocols to ensure environmental compliance and safety.</w:t>
      </w:r>
    </w:p>
    <w:p w14:paraId="31652BAA" w14:textId="5D03B665" w:rsidR="003B300A" w:rsidRPr="00E8127C" w:rsidRDefault="003B300A" w:rsidP="00ED1847">
      <w:pPr>
        <w:pStyle w:val="ListParagraph"/>
        <w:numPr>
          <w:ilvl w:val="0"/>
          <w:numId w:val="60"/>
        </w:numPr>
        <w:spacing w:line="276" w:lineRule="auto"/>
        <w:jc w:val="both"/>
        <w:rPr>
          <w:rFonts w:cstheme="minorHAnsi"/>
          <w:b/>
          <w:bCs/>
          <w:sz w:val="24"/>
          <w:szCs w:val="24"/>
        </w:rPr>
      </w:pPr>
      <w:r w:rsidRPr="00E8127C">
        <w:rPr>
          <w:rFonts w:cstheme="minorHAnsi"/>
          <w:b/>
          <w:bCs/>
          <w:sz w:val="24"/>
          <w:szCs w:val="24"/>
        </w:rPr>
        <w:t>Health &amp; Wellness</w:t>
      </w:r>
    </w:p>
    <w:p w14:paraId="1148DBAC"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Inform supervisors immediately if feeling unwell, exhausted, or experiencing difficulty due to dust exposure.</w:t>
      </w:r>
    </w:p>
    <w:p w14:paraId="332010D4"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Take scheduled rest breaks to reduce fatigue during repetitive packing or material-handling tasks.</w:t>
      </w:r>
    </w:p>
    <w:p w14:paraId="70326975"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Stay hydrated, especially during high-activity periods or hot weather.</w:t>
      </w:r>
    </w:p>
    <w:p w14:paraId="21DC7DD9" w14:textId="3BECB4ED" w:rsidR="003B300A" w:rsidRPr="00E8127C" w:rsidRDefault="003B300A" w:rsidP="00ED1847">
      <w:pPr>
        <w:pStyle w:val="ListParagraph"/>
        <w:numPr>
          <w:ilvl w:val="0"/>
          <w:numId w:val="31"/>
        </w:numPr>
        <w:spacing w:line="276" w:lineRule="auto"/>
        <w:ind w:left="714" w:hanging="357"/>
        <w:contextualSpacing w:val="0"/>
        <w:jc w:val="both"/>
        <w:rPr>
          <w:rFonts w:cstheme="minorHAnsi"/>
          <w:sz w:val="24"/>
          <w:szCs w:val="24"/>
        </w:rPr>
      </w:pPr>
      <w:r w:rsidRPr="00E8127C">
        <w:rPr>
          <w:rFonts w:cstheme="minorHAnsi"/>
          <w:sz w:val="24"/>
          <w:szCs w:val="24"/>
        </w:rPr>
        <w:lastRenderedPageBreak/>
        <w:t>Use appropriate PPE such as dust masks, respirators, or chemical-rated masks when handling powders, fine particulates, or chemical materials to prevent inhalation hazards.</w:t>
      </w:r>
    </w:p>
    <w:p w14:paraId="22D4AF06" w14:textId="684B11FA" w:rsidR="003B300A" w:rsidRPr="00E8127C" w:rsidRDefault="014B1B93" w:rsidP="014B1B93">
      <w:pPr>
        <w:pStyle w:val="ListParagraph"/>
        <w:spacing w:after="0" w:line="276" w:lineRule="auto"/>
        <w:ind w:left="0"/>
        <w:jc w:val="both"/>
        <w:rPr>
          <w:rFonts w:cstheme="minorBidi"/>
          <w:b/>
          <w:bCs/>
          <w:sz w:val="24"/>
          <w:szCs w:val="24"/>
        </w:rPr>
      </w:pPr>
      <w:r w:rsidRPr="00E8127C">
        <w:rPr>
          <w:rFonts w:cstheme="minorBidi"/>
          <w:b/>
          <w:bCs/>
          <w:sz w:val="24"/>
          <w:szCs w:val="24"/>
        </w:rPr>
        <w:t>3. Ergonomic &amp; RSI (Repetitive Strain Injury) Prevention</w:t>
      </w:r>
    </w:p>
    <w:p w14:paraId="544B2DB4" w14:textId="51162D80" w:rsidR="003B300A" w:rsidRPr="00E8127C" w:rsidRDefault="003B300A" w:rsidP="00ED1847">
      <w:pPr>
        <w:pStyle w:val="ListParagraph"/>
        <w:numPr>
          <w:ilvl w:val="0"/>
          <w:numId w:val="61"/>
        </w:numPr>
        <w:spacing w:line="276" w:lineRule="auto"/>
        <w:jc w:val="both"/>
        <w:rPr>
          <w:rFonts w:cstheme="minorHAnsi"/>
          <w:b/>
          <w:bCs/>
          <w:sz w:val="24"/>
          <w:szCs w:val="24"/>
        </w:rPr>
      </w:pPr>
      <w:r w:rsidRPr="00E8127C">
        <w:rPr>
          <w:rFonts w:cstheme="minorHAnsi"/>
          <w:b/>
          <w:bCs/>
          <w:sz w:val="24"/>
          <w:szCs w:val="24"/>
        </w:rPr>
        <w:t>Workstation Setup &amp; Posture</w:t>
      </w:r>
    </w:p>
    <w:p w14:paraId="632538E4" w14:textId="125DFBF7" w:rsidR="003B300A" w:rsidRPr="00E8127C" w:rsidRDefault="003B300A" w:rsidP="00ED1847">
      <w:pPr>
        <w:pStyle w:val="ListParagraph"/>
        <w:numPr>
          <w:ilvl w:val="0"/>
          <w:numId w:val="31"/>
        </w:numPr>
        <w:spacing w:after="0" w:line="276" w:lineRule="auto"/>
        <w:jc w:val="both"/>
        <w:rPr>
          <w:rFonts w:cstheme="minorBidi"/>
          <w:sz w:val="24"/>
          <w:szCs w:val="24"/>
        </w:rPr>
      </w:pPr>
      <w:r w:rsidRPr="00E8127C">
        <w:rPr>
          <w:rFonts w:cstheme="minorBidi"/>
          <w:sz w:val="24"/>
          <w:szCs w:val="24"/>
        </w:rPr>
        <w:t>Ensure workstations lab benches, inspection tables, weighing stations</w:t>
      </w:r>
      <w:r w:rsidR="00002D44" w:rsidRPr="00E8127C">
        <w:rPr>
          <w:rFonts w:cstheme="minorBidi"/>
          <w:sz w:val="24"/>
          <w:szCs w:val="24"/>
        </w:rPr>
        <w:t xml:space="preserve"> </w:t>
      </w:r>
      <w:r w:rsidR="006935F7" w:rsidRPr="00E8127C">
        <w:rPr>
          <w:rFonts w:cstheme="minorBidi"/>
          <w:sz w:val="24"/>
          <w:szCs w:val="24"/>
        </w:rPr>
        <w:t>and</w:t>
      </w:r>
      <w:r w:rsidRPr="00E8127C">
        <w:rPr>
          <w:rFonts w:cstheme="minorBidi"/>
          <w:sz w:val="24"/>
          <w:szCs w:val="24"/>
        </w:rPr>
        <w:t xml:space="preserve"> packing areas are adjusted to appropriate working height.</w:t>
      </w:r>
    </w:p>
    <w:p w14:paraId="26046F40"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Maintain neutral posture: straight spine, relaxed shoulders, wrists aligned with forearms.</w:t>
      </w:r>
    </w:p>
    <w:p w14:paraId="132CBDB9" w14:textId="57F4143E" w:rsidR="003B300A" w:rsidRPr="00E8127C" w:rsidRDefault="003B300A" w:rsidP="00ED1847">
      <w:pPr>
        <w:pStyle w:val="ListParagraph"/>
        <w:numPr>
          <w:ilvl w:val="0"/>
          <w:numId w:val="31"/>
        </w:numPr>
        <w:spacing w:line="276" w:lineRule="auto"/>
        <w:ind w:left="714" w:hanging="357"/>
        <w:contextualSpacing w:val="0"/>
        <w:jc w:val="both"/>
        <w:rPr>
          <w:rFonts w:cstheme="minorBidi"/>
          <w:sz w:val="24"/>
          <w:szCs w:val="24"/>
        </w:rPr>
      </w:pPr>
      <w:r w:rsidRPr="00E8127C">
        <w:rPr>
          <w:rFonts w:cstheme="minorBidi"/>
          <w:sz w:val="24"/>
          <w:szCs w:val="24"/>
        </w:rPr>
        <w:t xml:space="preserve">Use chairs with lumbar support and footrests where seated tasks are required for longer periods. </w:t>
      </w:r>
    </w:p>
    <w:p w14:paraId="36772305" w14:textId="47692D04" w:rsidR="003B300A" w:rsidRPr="00E8127C" w:rsidRDefault="003B300A" w:rsidP="00ED1847">
      <w:pPr>
        <w:pStyle w:val="ListParagraph"/>
        <w:numPr>
          <w:ilvl w:val="0"/>
          <w:numId w:val="61"/>
        </w:numPr>
        <w:spacing w:line="276" w:lineRule="auto"/>
        <w:jc w:val="both"/>
        <w:rPr>
          <w:rFonts w:cstheme="minorHAnsi"/>
          <w:b/>
          <w:bCs/>
          <w:sz w:val="24"/>
          <w:szCs w:val="24"/>
        </w:rPr>
      </w:pPr>
      <w:r w:rsidRPr="00E8127C">
        <w:rPr>
          <w:rFonts w:cstheme="minorHAnsi"/>
          <w:b/>
          <w:bCs/>
          <w:sz w:val="24"/>
          <w:szCs w:val="24"/>
        </w:rPr>
        <w:t>Task Rotation &amp; Breaks</w:t>
      </w:r>
    </w:p>
    <w:p w14:paraId="1387553B" w14:textId="3A97FA4A"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Rotate employees between tasks such as weighing, mixing, inspection, labelling</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packaging to reduce continuous strain.</w:t>
      </w:r>
    </w:p>
    <w:p w14:paraId="49DD66D0" w14:textId="7369AE43"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Take micro-breaks every 30–60 minutes to stretch shoulders, wrists, fingers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back.</w:t>
      </w:r>
    </w:p>
    <w:p w14:paraId="4DBE241C" w14:textId="77777777" w:rsidR="003B300A" w:rsidRPr="00E8127C" w:rsidRDefault="003B300A" w:rsidP="00ED1847">
      <w:pPr>
        <w:pStyle w:val="ListParagraph"/>
        <w:numPr>
          <w:ilvl w:val="0"/>
          <w:numId w:val="31"/>
        </w:numPr>
        <w:spacing w:line="276" w:lineRule="auto"/>
        <w:ind w:left="714" w:hanging="357"/>
        <w:contextualSpacing w:val="0"/>
        <w:jc w:val="both"/>
        <w:rPr>
          <w:rFonts w:cstheme="minorHAnsi"/>
          <w:sz w:val="24"/>
          <w:szCs w:val="24"/>
        </w:rPr>
      </w:pPr>
      <w:r w:rsidRPr="00E8127C">
        <w:rPr>
          <w:rFonts w:cstheme="minorHAnsi"/>
          <w:sz w:val="24"/>
          <w:szCs w:val="24"/>
        </w:rPr>
        <w:t>Encourage short walking breaks for employees performing prolonged standing or sitting tasks.</w:t>
      </w:r>
    </w:p>
    <w:p w14:paraId="127C2B41" w14:textId="0C982663" w:rsidR="003B300A" w:rsidRPr="00E8127C" w:rsidRDefault="003B300A" w:rsidP="00ED1847">
      <w:pPr>
        <w:pStyle w:val="ListParagraph"/>
        <w:numPr>
          <w:ilvl w:val="0"/>
          <w:numId w:val="61"/>
        </w:numPr>
        <w:spacing w:line="276" w:lineRule="auto"/>
        <w:jc w:val="both"/>
        <w:rPr>
          <w:rFonts w:cstheme="minorHAnsi"/>
          <w:b/>
          <w:bCs/>
          <w:sz w:val="24"/>
          <w:szCs w:val="24"/>
        </w:rPr>
      </w:pPr>
      <w:r w:rsidRPr="00E8127C">
        <w:rPr>
          <w:rFonts w:cstheme="minorHAnsi"/>
          <w:b/>
          <w:bCs/>
          <w:sz w:val="24"/>
          <w:szCs w:val="24"/>
        </w:rPr>
        <w:t>Tool &amp; Equipment Ergonomics</w:t>
      </w:r>
    </w:p>
    <w:p w14:paraId="4094115D" w14:textId="384F4830"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Use ergonomic hand tools, pipettes, scoops, dispensers</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cutters with cushioned grips to minimise strain.</w:t>
      </w:r>
    </w:p>
    <w:p w14:paraId="0B6AF1D5"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Keep tools within easy reach to avoid overextension.</w:t>
      </w:r>
    </w:p>
    <w:p w14:paraId="20CC3213" w14:textId="77777777" w:rsidR="003B300A" w:rsidRPr="00E8127C" w:rsidRDefault="003B300A" w:rsidP="00ED1847">
      <w:pPr>
        <w:pStyle w:val="ListParagraph"/>
        <w:numPr>
          <w:ilvl w:val="0"/>
          <w:numId w:val="31"/>
        </w:numPr>
        <w:spacing w:line="276" w:lineRule="auto"/>
        <w:ind w:left="714" w:hanging="357"/>
        <w:contextualSpacing w:val="0"/>
        <w:jc w:val="both"/>
        <w:rPr>
          <w:rFonts w:cstheme="minorHAnsi"/>
          <w:sz w:val="24"/>
          <w:szCs w:val="24"/>
        </w:rPr>
      </w:pPr>
      <w:r w:rsidRPr="00E8127C">
        <w:rPr>
          <w:rFonts w:cstheme="minorHAnsi"/>
          <w:sz w:val="24"/>
          <w:szCs w:val="24"/>
        </w:rPr>
        <w:t>Use magnifying tools and proper lighting for detailed inspections, labelling, or sampling.</w:t>
      </w:r>
    </w:p>
    <w:p w14:paraId="54A9D77F" w14:textId="7C8B209C" w:rsidR="003B300A" w:rsidRPr="00E8127C" w:rsidRDefault="003B300A" w:rsidP="00ED1847">
      <w:pPr>
        <w:pStyle w:val="ListParagraph"/>
        <w:numPr>
          <w:ilvl w:val="0"/>
          <w:numId w:val="61"/>
        </w:numPr>
        <w:spacing w:line="276" w:lineRule="auto"/>
        <w:jc w:val="both"/>
        <w:rPr>
          <w:rFonts w:cstheme="minorHAnsi"/>
          <w:b/>
          <w:bCs/>
          <w:sz w:val="24"/>
          <w:szCs w:val="24"/>
        </w:rPr>
      </w:pPr>
      <w:r w:rsidRPr="00E8127C">
        <w:rPr>
          <w:rFonts w:cstheme="minorHAnsi"/>
          <w:b/>
          <w:bCs/>
          <w:sz w:val="24"/>
          <w:szCs w:val="24"/>
        </w:rPr>
        <w:t>Safe Work Practices</w:t>
      </w:r>
    </w:p>
    <w:p w14:paraId="12BCFFC0"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Avoid excessive force when handling heavy chemical containers, bulk powders, or packaged intermediates.</w:t>
      </w:r>
    </w:p>
    <w:p w14:paraId="77AC2FB4"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 xml:space="preserve">Keep wrists straight and avoid prolonged twisting while performing repetitive packing movements. </w:t>
      </w:r>
    </w:p>
    <w:p w14:paraId="0D971423" w14:textId="6D284671" w:rsidR="003B300A" w:rsidRPr="00E8127C" w:rsidRDefault="003B300A" w:rsidP="00ED1847">
      <w:pPr>
        <w:pStyle w:val="ListParagraph"/>
        <w:numPr>
          <w:ilvl w:val="0"/>
          <w:numId w:val="31"/>
        </w:numPr>
        <w:spacing w:line="276" w:lineRule="auto"/>
        <w:ind w:left="714" w:hanging="357"/>
        <w:contextualSpacing w:val="0"/>
        <w:jc w:val="both"/>
        <w:rPr>
          <w:rFonts w:cstheme="minorHAnsi"/>
          <w:sz w:val="24"/>
          <w:szCs w:val="24"/>
        </w:rPr>
      </w:pPr>
      <w:r w:rsidRPr="00E8127C">
        <w:rPr>
          <w:rFonts w:cstheme="minorHAnsi"/>
          <w:sz w:val="24"/>
          <w:szCs w:val="24"/>
        </w:rPr>
        <w:t>Follow the 20-20-20 eye rule for employees working with detailed inspection, documentation, or lab instruments.</w:t>
      </w:r>
    </w:p>
    <w:p w14:paraId="77EC4D31" w14:textId="77777777" w:rsidR="003B300A" w:rsidRPr="00E8127C" w:rsidRDefault="003B300A" w:rsidP="00DE27D9">
      <w:pPr>
        <w:spacing w:after="0" w:line="276" w:lineRule="auto"/>
        <w:jc w:val="both"/>
        <w:rPr>
          <w:rFonts w:cstheme="minorHAnsi"/>
          <w:b/>
          <w:bCs/>
          <w:sz w:val="24"/>
          <w:szCs w:val="24"/>
        </w:rPr>
      </w:pPr>
      <w:r w:rsidRPr="00E8127C">
        <w:rPr>
          <w:rFonts w:cstheme="minorHAnsi"/>
          <w:b/>
          <w:bCs/>
          <w:sz w:val="24"/>
          <w:szCs w:val="24"/>
        </w:rPr>
        <w:t>Incident Reporting</w:t>
      </w:r>
    </w:p>
    <w:p w14:paraId="3F5A3FC5"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Report all incidents, including minor injuries, slips, chemical spills, exposure to reagents, equipment malfunctions, or near-misses, to the Safety Officer immediately for prompt investigation.</w:t>
      </w:r>
    </w:p>
    <w:p w14:paraId="230AA0AE" w14:textId="5491190D" w:rsidR="003B300A" w:rsidRPr="00E8127C" w:rsidRDefault="003B300A" w:rsidP="00ED1847">
      <w:pPr>
        <w:pStyle w:val="ListParagraph"/>
        <w:numPr>
          <w:ilvl w:val="0"/>
          <w:numId w:val="31"/>
        </w:numPr>
        <w:spacing w:line="276" w:lineRule="auto"/>
        <w:ind w:left="714" w:hanging="357"/>
        <w:jc w:val="both"/>
        <w:rPr>
          <w:rFonts w:cstheme="minorHAnsi"/>
          <w:sz w:val="24"/>
          <w:szCs w:val="24"/>
        </w:rPr>
      </w:pPr>
      <w:r w:rsidRPr="00E8127C">
        <w:rPr>
          <w:rFonts w:cstheme="minorHAnsi"/>
          <w:sz w:val="24"/>
          <w:szCs w:val="24"/>
        </w:rPr>
        <w:t>All incidents will be recorded, reviewed</w:t>
      </w:r>
      <w:r w:rsidR="00002D44" w:rsidRPr="00E8127C">
        <w:rPr>
          <w:rFonts w:cstheme="minorHAnsi"/>
          <w:sz w:val="24"/>
          <w:szCs w:val="24"/>
        </w:rPr>
        <w:t xml:space="preserve"> </w:t>
      </w:r>
      <w:r w:rsidR="006935F7" w:rsidRPr="00E8127C">
        <w:rPr>
          <w:rFonts w:cstheme="minorHAnsi"/>
          <w:sz w:val="24"/>
          <w:szCs w:val="24"/>
        </w:rPr>
        <w:t>and</w:t>
      </w:r>
      <w:r w:rsidRPr="00E8127C">
        <w:rPr>
          <w:rFonts w:cstheme="minorHAnsi"/>
          <w:sz w:val="24"/>
          <w:szCs w:val="24"/>
        </w:rPr>
        <w:t xml:space="preserve"> discussed in monthly safety committee meetings.</w:t>
      </w:r>
    </w:p>
    <w:p w14:paraId="69C2F3DF" w14:textId="77777777" w:rsidR="003B300A" w:rsidRPr="00E8127C" w:rsidRDefault="003B300A" w:rsidP="00DE27D9">
      <w:pPr>
        <w:spacing w:after="0" w:line="276" w:lineRule="auto"/>
        <w:jc w:val="both"/>
        <w:rPr>
          <w:rFonts w:cstheme="minorHAnsi"/>
          <w:b/>
          <w:bCs/>
          <w:sz w:val="24"/>
          <w:szCs w:val="24"/>
        </w:rPr>
      </w:pPr>
      <w:r w:rsidRPr="00E8127C">
        <w:rPr>
          <w:rFonts w:cstheme="minorHAnsi"/>
          <w:b/>
          <w:bCs/>
          <w:sz w:val="24"/>
          <w:szCs w:val="24"/>
        </w:rPr>
        <w:t>Compliance &amp; Improvement</w:t>
      </w:r>
    </w:p>
    <w:p w14:paraId="7712A8D8"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lastRenderedPageBreak/>
        <w:t>Non-compliance with safety rules may result in disciplinary action (warnings, retraining, suspension depending on severity).</w:t>
      </w:r>
    </w:p>
    <w:p w14:paraId="21E469D2" w14:textId="77777777" w:rsidR="003B300A" w:rsidRPr="00E8127C" w:rsidRDefault="003B300A" w:rsidP="00ED1847">
      <w:pPr>
        <w:pStyle w:val="ListParagraph"/>
        <w:numPr>
          <w:ilvl w:val="0"/>
          <w:numId w:val="31"/>
        </w:numPr>
        <w:spacing w:after="0" w:line="276" w:lineRule="auto"/>
        <w:jc w:val="both"/>
        <w:rPr>
          <w:rFonts w:cstheme="minorHAnsi"/>
          <w:sz w:val="24"/>
          <w:szCs w:val="24"/>
        </w:rPr>
      </w:pPr>
      <w:r w:rsidRPr="00E8127C">
        <w:rPr>
          <w:rFonts w:cstheme="minorHAnsi"/>
          <w:sz w:val="24"/>
          <w:szCs w:val="24"/>
        </w:rPr>
        <w:t>All safety procedures will be reviewed annually or earlier in case of a major incident, audit finding, or statutory update.</w:t>
      </w:r>
    </w:p>
    <w:p w14:paraId="1FDA6534" w14:textId="1AC3B523" w:rsidR="003B300A" w:rsidRPr="00E8127C" w:rsidRDefault="003B300A" w:rsidP="00ED1847">
      <w:pPr>
        <w:pStyle w:val="ListParagraph"/>
        <w:numPr>
          <w:ilvl w:val="0"/>
          <w:numId w:val="31"/>
        </w:numPr>
        <w:spacing w:line="276" w:lineRule="auto"/>
        <w:ind w:left="714" w:hanging="357"/>
        <w:contextualSpacing w:val="0"/>
        <w:jc w:val="both"/>
        <w:rPr>
          <w:rFonts w:cstheme="minorHAnsi"/>
          <w:sz w:val="24"/>
          <w:szCs w:val="24"/>
        </w:rPr>
      </w:pPr>
      <w:r w:rsidRPr="00E8127C">
        <w:rPr>
          <w:rFonts w:cstheme="minorHAnsi"/>
          <w:sz w:val="24"/>
          <w:szCs w:val="24"/>
        </w:rPr>
        <w:t>Employees are encouraged to provide suggestions for improvement based on operational observations and safety needs.</w:t>
      </w:r>
    </w:p>
    <w:p w14:paraId="164AFAD3" w14:textId="00524328" w:rsidR="003B300A" w:rsidRPr="00E8127C" w:rsidRDefault="003B300A" w:rsidP="00DE27D9">
      <w:pPr>
        <w:spacing w:line="276" w:lineRule="auto"/>
        <w:jc w:val="both"/>
        <w:rPr>
          <w:rFonts w:cstheme="minorHAnsi"/>
          <w:b/>
          <w:bCs/>
          <w:sz w:val="24"/>
          <w:szCs w:val="24"/>
        </w:rPr>
      </w:pPr>
      <w:r w:rsidRPr="00E8127C">
        <w:rPr>
          <w:rFonts w:cstheme="minorHAnsi"/>
          <w:b/>
          <w:bCs/>
          <w:sz w:val="24"/>
          <w:szCs w:val="24"/>
        </w:rPr>
        <w:t>Work Activity – Risk &amp; Safety Matrix</w:t>
      </w:r>
    </w:p>
    <w:tbl>
      <w:tblPr>
        <w:tblStyle w:val="TableGrid"/>
        <w:tblW w:w="0" w:type="auto"/>
        <w:tblLook w:val="04A0" w:firstRow="1" w:lastRow="0" w:firstColumn="1" w:lastColumn="0" w:noHBand="0" w:noVBand="1"/>
      </w:tblPr>
      <w:tblGrid>
        <w:gridCol w:w="2295"/>
        <w:gridCol w:w="3537"/>
        <w:gridCol w:w="3184"/>
      </w:tblGrid>
      <w:tr w:rsidR="003B300A" w:rsidRPr="00E8127C" w14:paraId="4569D71A" w14:textId="77777777" w:rsidTr="33CEAB00">
        <w:tc>
          <w:tcPr>
            <w:tcW w:w="0" w:type="auto"/>
            <w:hideMark/>
          </w:tcPr>
          <w:p w14:paraId="558523AD" w14:textId="77777777" w:rsidR="003B300A" w:rsidRPr="00E8127C" w:rsidRDefault="003B300A">
            <w:pPr>
              <w:spacing w:line="276" w:lineRule="auto"/>
              <w:rPr>
                <w:rFonts w:asciiTheme="minorHAnsi" w:hAnsiTheme="minorHAnsi" w:cstheme="minorHAnsi"/>
                <w:b/>
                <w:bCs/>
                <w:sz w:val="24"/>
                <w:szCs w:val="24"/>
              </w:rPr>
            </w:pPr>
            <w:r w:rsidRPr="00E8127C">
              <w:rPr>
                <w:rFonts w:asciiTheme="minorHAnsi" w:hAnsiTheme="minorHAnsi" w:cstheme="minorHAnsi"/>
                <w:b/>
                <w:bCs/>
                <w:sz w:val="24"/>
                <w:szCs w:val="24"/>
              </w:rPr>
              <w:t>Work Activity</w:t>
            </w:r>
          </w:p>
        </w:tc>
        <w:tc>
          <w:tcPr>
            <w:tcW w:w="0" w:type="auto"/>
            <w:hideMark/>
          </w:tcPr>
          <w:p w14:paraId="6FB6986F" w14:textId="77777777" w:rsidR="003B300A" w:rsidRPr="00E8127C" w:rsidRDefault="003B300A">
            <w:pPr>
              <w:spacing w:line="276" w:lineRule="auto"/>
              <w:rPr>
                <w:rFonts w:asciiTheme="minorHAnsi" w:hAnsiTheme="minorHAnsi" w:cstheme="minorHAnsi"/>
                <w:b/>
                <w:bCs/>
                <w:sz w:val="24"/>
                <w:szCs w:val="24"/>
              </w:rPr>
            </w:pPr>
            <w:r w:rsidRPr="00E8127C">
              <w:rPr>
                <w:rFonts w:asciiTheme="minorHAnsi" w:hAnsiTheme="minorHAnsi" w:cstheme="minorHAnsi"/>
                <w:b/>
                <w:bCs/>
                <w:sz w:val="24"/>
                <w:szCs w:val="24"/>
              </w:rPr>
              <w:t>Key Risks</w:t>
            </w:r>
          </w:p>
        </w:tc>
        <w:tc>
          <w:tcPr>
            <w:tcW w:w="0" w:type="auto"/>
            <w:hideMark/>
          </w:tcPr>
          <w:p w14:paraId="4B02CC71" w14:textId="77777777" w:rsidR="003B300A" w:rsidRPr="00E8127C" w:rsidRDefault="003B300A">
            <w:pPr>
              <w:spacing w:line="276" w:lineRule="auto"/>
              <w:rPr>
                <w:rFonts w:asciiTheme="minorHAnsi" w:hAnsiTheme="minorHAnsi" w:cstheme="minorHAnsi"/>
                <w:b/>
                <w:bCs/>
                <w:sz w:val="24"/>
                <w:szCs w:val="24"/>
              </w:rPr>
            </w:pPr>
            <w:r w:rsidRPr="00E8127C">
              <w:rPr>
                <w:rFonts w:asciiTheme="minorHAnsi" w:hAnsiTheme="minorHAnsi" w:cstheme="minorHAnsi"/>
                <w:b/>
                <w:bCs/>
                <w:sz w:val="24"/>
                <w:szCs w:val="24"/>
              </w:rPr>
              <w:t>Safety Focus</w:t>
            </w:r>
          </w:p>
        </w:tc>
      </w:tr>
      <w:tr w:rsidR="003B300A" w:rsidRPr="00E8127C" w14:paraId="11C51CF2" w14:textId="77777777" w:rsidTr="33CEAB00">
        <w:tc>
          <w:tcPr>
            <w:tcW w:w="0" w:type="auto"/>
            <w:hideMark/>
          </w:tcPr>
          <w:p w14:paraId="086DE84D"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Loading &amp; unloading</w:t>
            </w:r>
          </w:p>
        </w:tc>
        <w:tc>
          <w:tcPr>
            <w:tcW w:w="0" w:type="auto"/>
            <w:hideMark/>
          </w:tcPr>
          <w:p w14:paraId="7B757C01"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Crush injuries, vehicle movement</w:t>
            </w:r>
          </w:p>
        </w:tc>
        <w:tc>
          <w:tcPr>
            <w:tcW w:w="0" w:type="auto"/>
            <w:hideMark/>
          </w:tcPr>
          <w:p w14:paraId="65232EBE"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PPE, safe distance, clear communication</w:t>
            </w:r>
          </w:p>
        </w:tc>
      </w:tr>
      <w:tr w:rsidR="003B300A" w:rsidRPr="00E8127C" w14:paraId="1B42ED04" w14:textId="77777777" w:rsidTr="33CEAB00">
        <w:tc>
          <w:tcPr>
            <w:tcW w:w="0" w:type="auto"/>
            <w:hideMark/>
          </w:tcPr>
          <w:p w14:paraId="51F4354C"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Laboratory Operations</w:t>
            </w:r>
          </w:p>
        </w:tc>
        <w:tc>
          <w:tcPr>
            <w:tcW w:w="0" w:type="auto"/>
            <w:hideMark/>
          </w:tcPr>
          <w:p w14:paraId="20AD8618"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Chemical exposure, burns, inhalation hazards</w:t>
            </w:r>
          </w:p>
        </w:tc>
        <w:tc>
          <w:tcPr>
            <w:tcW w:w="0" w:type="auto"/>
            <w:hideMark/>
          </w:tcPr>
          <w:p w14:paraId="3BFE0642"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PPE, fume hoods, MSDS, SOP compliance</w:t>
            </w:r>
          </w:p>
        </w:tc>
      </w:tr>
      <w:tr w:rsidR="003B300A" w:rsidRPr="00E8127C" w14:paraId="3388411A" w14:textId="77777777" w:rsidTr="33CEAB00">
        <w:tc>
          <w:tcPr>
            <w:tcW w:w="0" w:type="auto"/>
            <w:hideMark/>
          </w:tcPr>
          <w:p w14:paraId="718B8087"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Material Handling</w:t>
            </w:r>
          </w:p>
        </w:tc>
        <w:tc>
          <w:tcPr>
            <w:tcW w:w="0" w:type="auto"/>
            <w:hideMark/>
          </w:tcPr>
          <w:p w14:paraId="0FCE9F3A"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Back/shoulder injuries</w:t>
            </w:r>
          </w:p>
        </w:tc>
        <w:tc>
          <w:tcPr>
            <w:tcW w:w="0" w:type="auto"/>
            <w:hideMark/>
          </w:tcPr>
          <w:p w14:paraId="04BF2201"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Mechanical aids, proper lifting</w:t>
            </w:r>
          </w:p>
        </w:tc>
      </w:tr>
      <w:tr w:rsidR="003B300A" w:rsidRPr="00E8127C" w14:paraId="22F70A9D" w14:textId="77777777" w:rsidTr="33CEAB00">
        <w:tc>
          <w:tcPr>
            <w:tcW w:w="0" w:type="auto"/>
            <w:hideMark/>
          </w:tcPr>
          <w:p w14:paraId="0D3659E4"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Equipment Operation</w:t>
            </w:r>
          </w:p>
        </w:tc>
        <w:tc>
          <w:tcPr>
            <w:tcW w:w="0" w:type="auto"/>
            <w:hideMark/>
          </w:tcPr>
          <w:p w14:paraId="79233254"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Pinch points, moving parts, electrical hazards</w:t>
            </w:r>
          </w:p>
        </w:tc>
        <w:tc>
          <w:tcPr>
            <w:tcW w:w="0" w:type="auto"/>
            <w:hideMark/>
          </w:tcPr>
          <w:p w14:paraId="564EAAB0"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PPE, machine guards, authorized use, training</w:t>
            </w:r>
          </w:p>
        </w:tc>
      </w:tr>
      <w:tr w:rsidR="003B300A" w:rsidRPr="00E8127C" w14:paraId="300E6019" w14:textId="77777777" w:rsidTr="33CEAB00">
        <w:tc>
          <w:tcPr>
            <w:tcW w:w="0" w:type="auto"/>
            <w:hideMark/>
          </w:tcPr>
          <w:p w14:paraId="7A5EF95B"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Chemical Preparation &amp; Mixing</w:t>
            </w:r>
          </w:p>
        </w:tc>
        <w:tc>
          <w:tcPr>
            <w:tcW w:w="0" w:type="auto"/>
            <w:hideMark/>
          </w:tcPr>
          <w:p w14:paraId="28910D79" w14:textId="10EF8386" w:rsidR="003B300A" w:rsidRPr="00E8127C" w:rsidRDefault="003B300A" w:rsidP="33CEAB00">
            <w:pPr>
              <w:spacing w:line="276" w:lineRule="auto"/>
              <w:rPr>
                <w:rFonts w:asciiTheme="minorHAnsi" w:hAnsiTheme="minorHAnsi" w:cstheme="minorBidi"/>
                <w:sz w:val="24"/>
                <w:szCs w:val="24"/>
              </w:rPr>
            </w:pPr>
            <w:r w:rsidRPr="00E8127C">
              <w:rPr>
                <w:rFonts w:asciiTheme="minorHAnsi" w:hAnsiTheme="minorHAnsi" w:cstheme="minorBidi"/>
                <w:sz w:val="24"/>
                <w:szCs w:val="24"/>
              </w:rPr>
              <w:t>Solvent/</w:t>
            </w:r>
            <w:r w:rsidR="006942A8" w:rsidRPr="00E8127C">
              <w:rPr>
                <w:rFonts w:asciiTheme="minorHAnsi" w:hAnsiTheme="minorHAnsi" w:cstheme="minorBidi"/>
                <w:sz w:val="24"/>
                <w:szCs w:val="24"/>
              </w:rPr>
              <w:t xml:space="preserve">chemical </w:t>
            </w:r>
            <w:r w:rsidR="006942A8" w:rsidRPr="00E8127C">
              <w:rPr>
                <w:rFonts w:cstheme="minorBidi"/>
                <w:sz w:val="24"/>
                <w:szCs w:val="24"/>
              </w:rPr>
              <w:t>exposure</w:t>
            </w:r>
            <w:r w:rsidRPr="00E8127C">
              <w:rPr>
                <w:rFonts w:asciiTheme="minorHAnsi" w:hAnsiTheme="minorHAnsi" w:cstheme="minorBidi"/>
                <w:sz w:val="24"/>
                <w:szCs w:val="24"/>
              </w:rPr>
              <w:t>, reaction hazards, burns</w:t>
            </w:r>
          </w:p>
        </w:tc>
        <w:tc>
          <w:tcPr>
            <w:tcW w:w="0" w:type="auto"/>
            <w:hideMark/>
          </w:tcPr>
          <w:p w14:paraId="5FBEA6B5"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PPE, ventilation, SOP compliance, spill kits</w:t>
            </w:r>
          </w:p>
        </w:tc>
      </w:tr>
      <w:tr w:rsidR="003B300A" w:rsidRPr="00E8127C" w14:paraId="113E0375" w14:textId="77777777" w:rsidTr="33CEAB00">
        <w:tc>
          <w:tcPr>
            <w:tcW w:w="0" w:type="auto"/>
            <w:hideMark/>
          </w:tcPr>
          <w:p w14:paraId="3289599A"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Electrical Equipment</w:t>
            </w:r>
          </w:p>
        </w:tc>
        <w:tc>
          <w:tcPr>
            <w:tcW w:w="0" w:type="auto"/>
            <w:hideMark/>
          </w:tcPr>
          <w:p w14:paraId="5A3F3D77"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Shock, fire</w:t>
            </w:r>
          </w:p>
        </w:tc>
        <w:tc>
          <w:tcPr>
            <w:tcW w:w="0" w:type="auto"/>
            <w:hideMark/>
          </w:tcPr>
          <w:p w14:paraId="4725D3E0" w14:textId="77777777" w:rsidR="003B300A" w:rsidRPr="00E8127C" w:rsidRDefault="003B300A">
            <w:pPr>
              <w:spacing w:line="276" w:lineRule="auto"/>
              <w:rPr>
                <w:rFonts w:asciiTheme="minorHAnsi" w:hAnsiTheme="minorHAnsi" w:cstheme="minorHAnsi"/>
                <w:sz w:val="24"/>
                <w:szCs w:val="24"/>
              </w:rPr>
            </w:pPr>
            <w:r w:rsidRPr="00E8127C">
              <w:rPr>
                <w:rFonts w:asciiTheme="minorHAnsi" w:hAnsiTheme="minorHAnsi" w:cstheme="minorHAnsi"/>
                <w:sz w:val="24"/>
                <w:szCs w:val="24"/>
              </w:rPr>
              <w:t>Authorized use, inspection</w:t>
            </w:r>
          </w:p>
        </w:tc>
      </w:tr>
    </w:tbl>
    <w:p w14:paraId="13175322" w14:textId="77777777" w:rsidR="003B300A" w:rsidRPr="00E8127C" w:rsidRDefault="003B300A" w:rsidP="003B300A">
      <w:pPr>
        <w:spacing w:line="276" w:lineRule="auto"/>
        <w:rPr>
          <w:rFonts w:cstheme="minorHAnsi"/>
          <w:sz w:val="24"/>
          <w:szCs w:val="24"/>
        </w:rPr>
      </w:pPr>
    </w:p>
    <w:p w14:paraId="00DCF89A" w14:textId="77777777" w:rsidR="003B300A" w:rsidRPr="00E8127C" w:rsidRDefault="003B300A" w:rsidP="003B300A">
      <w:pPr>
        <w:spacing w:line="276" w:lineRule="auto"/>
        <w:jc w:val="both"/>
        <w:rPr>
          <w:rFonts w:cstheme="minorHAnsi"/>
          <w:b/>
          <w:bCs/>
          <w:sz w:val="24"/>
          <w:szCs w:val="24"/>
        </w:rPr>
      </w:pPr>
      <w:r w:rsidRPr="00E8127C">
        <w:rPr>
          <w:rFonts w:cstheme="minorHAnsi"/>
          <w:b/>
          <w:bCs/>
          <w:sz w:val="24"/>
          <w:szCs w:val="24"/>
        </w:rPr>
        <w:t>Review Mechanism</w:t>
      </w:r>
    </w:p>
    <w:p w14:paraId="13F679FA" w14:textId="4A728A96" w:rsidR="003B300A" w:rsidRDefault="003B300A" w:rsidP="33CEAB00">
      <w:pPr>
        <w:spacing w:line="276" w:lineRule="auto"/>
        <w:jc w:val="both"/>
        <w:rPr>
          <w:rFonts w:cstheme="minorBidi"/>
          <w:sz w:val="24"/>
          <w:szCs w:val="24"/>
        </w:rPr>
      </w:pPr>
      <w:r w:rsidRPr="00E8127C">
        <w:rPr>
          <w:rFonts w:cstheme="minorBidi"/>
          <w:sz w:val="24"/>
          <w:szCs w:val="24"/>
        </w:rPr>
        <w:t xml:space="preserve">This procedure </w:t>
      </w:r>
      <w:r w:rsidR="001D6EC9" w:rsidRPr="00E8127C">
        <w:rPr>
          <w:rFonts w:cstheme="minorBidi"/>
          <w:sz w:val="24"/>
          <w:szCs w:val="24"/>
        </w:rPr>
        <w:t xml:space="preserve">shall </w:t>
      </w:r>
      <w:r w:rsidRPr="00E8127C">
        <w:rPr>
          <w:rFonts w:cstheme="minorBidi"/>
          <w:sz w:val="24"/>
          <w:szCs w:val="24"/>
        </w:rPr>
        <w:t xml:space="preserve">be reviewed annually by the </w:t>
      </w:r>
      <w:r w:rsidR="006942A8" w:rsidRPr="00E8127C">
        <w:rPr>
          <w:rFonts w:cstheme="minorBidi"/>
          <w:sz w:val="24"/>
          <w:szCs w:val="24"/>
        </w:rPr>
        <w:t>EHS team</w:t>
      </w:r>
      <w:r w:rsidRPr="00E8127C">
        <w:rPr>
          <w:rFonts w:cstheme="minorBidi"/>
          <w:sz w:val="24"/>
          <w:szCs w:val="24"/>
        </w:rPr>
        <w:t xml:space="preserve"> along with department heads to ensure continued suitability. Reviews will also be conducted immediately following any serious incident, audit observation or regulatory amendment. All corrective and preventive actions will be documented and communicated to employees.</w:t>
      </w:r>
    </w:p>
    <w:p w14:paraId="024351D8" w14:textId="77777777" w:rsidR="00E8127C" w:rsidRPr="00E8127C" w:rsidRDefault="00E8127C" w:rsidP="33CEAB00">
      <w:pPr>
        <w:spacing w:line="276" w:lineRule="auto"/>
        <w:jc w:val="both"/>
        <w:rPr>
          <w:rFonts w:cstheme="minorBidi"/>
          <w:sz w:val="24"/>
          <w:szCs w:val="24"/>
        </w:rPr>
      </w:pPr>
    </w:p>
    <w:p w14:paraId="71B2383F" w14:textId="77777777" w:rsidR="003B300A" w:rsidRPr="003B300A" w:rsidRDefault="014B1B93" w:rsidP="003B300A">
      <w:pPr>
        <w:pStyle w:val="Heading2"/>
        <w:rPr>
          <w:u w:val="none"/>
        </w:rPr>
      </w:pPr>
      <w:bookmarkStart w:id="22" w:name="_Toc226631049"/>
      <w:bookmarkStart w:id="23" w:name="_Toc233029855"/>
      <w:r>
        <w:rPr>
          <w:u w:val="none"/>
        </w:rPr>
        <w:t>11. Employee Evaluation Practices</w:t>
      </w:r>
      <w:bookmarkEnd w:id="22"/>
      <w:bookmarkEnd w:id="23"/>
    </w:p>
    <w:p w14:paraId="5D24AD37" w14:textId="5D7AE9BA" w:rsidR="003B300A" w:rsidRPr="00E8127C" w:rsidRDefault="003B300A" w:rsidP="003B300A">
      <w:pPr>
        <w:spacing w:before="100" w:beforeAutospacing="1" w:after="100" w:afterAutospacing="1" w:line="276" w:lineRule="auto"/>
        <w:jc w:val="both"/>
        <w:rPr>
          <w:rFonts w:cstheme="minorHAnsi"/>
          <w:sz w:val="24"/>
          <w:szCs w:val="24"/>
          <w:lang w:val="en-US"/>
        </w:rPr>
      </w:pPr>
      <w:r w:rsidRPr="00E8127C">
        <w:rPr>
          <w:rFonts w:cstheme="minorHAnsi"/>
          <w:b/>
          <w:bCs/>
          <w:sz w:val="24"/>
          <w:szCs w:val="24"/>
          <w:lang w:val="en-US"/>
        </w:rPr>
        <w:t>Purpose</w:t>
      </w:r>
      <w:r w:rsidRPr="00E8127C">
        <w:rPr>
          <w:rFonts w:cstheme="minorHAnsi"/>
          <w:sz w:val="24"/>
          <w:szCs w:val="24"/>
          <w:lang w:val="en-US"/>
        </w:rPr>
        <w:br/>
        <w:t xml:space="preserve">Defines the process for evaluating employee performance at </w:t>
      </w:r>
      <w:r w:rsidR="00027ACF" w:rsidRPr="00E8127C">
        <w:rPr>
          <w:rFonts w:cstheme="minorHAnsi"/>
          <w:sz w:val="24"/>
          <w:szCs w:val="24"/>
          <w:lang w:val="en-US"/>
        </w:rPr>
        <w:t>Naxpar Pharma Pvt. Ltd</w:t>
      </w:r>
      <w:r w:rsidRPr="00E8127C">
        <w:rPr>
          <w:rFonts w:cstheme="minorHAnsi"/>
          <w:sz w:val="24"/>
          <w:szCs w:val="24"/>
          <w:lang w:val="en-US"/>
        </w:rPr>
        <w:t>., ensuring fair, structured</w:t>
      </w:r>
      <w:r w:rsidR="00002D44" w:rsidRPr="00E8127C">
        <w:rPr>
          <w:rFonts w:cstheme="minorHAnsi"/>
          <w:sz w:val="24"/>
          <w:szCs w:val="24"/>
          <w:lang w:val="en-US"/>
        </w:rPr>
        <w:t xml:space="preserve"> </w:t>
      </w:r>
      <w:r w:rsidR="006935F7" w:rsidRPr="00E8127C">
        <w:rPr>
          <w:rFonts w:cstheme="minorHAnsi"/>
          <w:sz w:val="24"/>
          <w:szCs w:val="24"/>
          <w:lang w:val="en-US"/>
        </w:rPr>
        <w:t>and</w:t>
      </w:r>
      <w:r w:rsidRPr="00E8127C">
        <w:rPr>
          <w:rFonts w:cstheme="minorHAnsi"/>
          <w:sz w:val="24"/>
          <w:szCs w:val="24"/>
          <w:lang w:val="en-US"/>
        </w:rPr>
        <w:t xml:space="preserve"> transparent assessments aligned with company objectives and individual growth.</w:t>
      </w:r>
    </w:p>
    <w:p w14:paraId="6315F936" w14:textId="714D842C" w:rsidR="003B300A" w:rsidRPr="00E8127C" w:rsidRDefault="003B300A" w:rsidP="33CEAB00">
      <w:pPr>
        <w:spacing w:before="100" w:beforeAutospacing="1" w:after="100" w:afterAutospacing="1" w:line="276" w:lineRule="auto"/>
        <w:jc w:val="both"/>
        <w:rPr>
          <w:rFonts w:cstheme="minorBidi"/>
          <w:sz w:val="24"/>
          <w:szCs w:val="24"/>
          <w:lang w:val="en-US"/>
        </w:rPr>
      </w:pPr>
      <w:r w:rsidRPr="00E8127C">
        <w:rPr>
          <w:rFonts w:cstheme="minorBidi"/>
          <w:b/>
          <w:bCs/>
          <w:sz w:val="24"/>
          <w:szCs w:val="24"/>
          <w:lang w:val="en-US"/>
        </w:rPr>
        <w:t>Scope</w:t>
      </w:r>
      <w:r w:rsidRPr="00E8127C">
        <w:rPr>
          <w:sz w:val="24"/>
          <w:szCs w:val="24"/>
        </w:rPr>
        <w:br/>
      </w:r>
      <w:r w:rsidRPr="00E8127C">
        <w:rPr>
          <w:rFonts w:cstheme="minorBidi"/>
          <w:sz w:val="24"/>
          <w:szCs w:val="24"/>
          <w:lang w:val="en-US"/>
        </w:rPr>
        <w:t xml:space="preserve">Applicable to all full-time employees across departments at </w:t>
      </w:r>
      <w:r w:rsidR="00027ACF" w:rsidRPr="00E8127C">
        <w:rPr>
          <w:rFonts w:cstheme="minorBidi"/>
          <w:sz w:val="24"/>
          <w:szCs w:val="24"/>
          <w:lang w:val="en-US"/>
        </w:rPr>
        <w:t>Naxpar Pharma Pvt. Ltd</w:t>
      </w:r>
      <w:r w:rsidRPr="00E8127C">
        <w:rPr>
          <w:rFonts w:cstheme="minorBidi"/>
          <w:sz w:val="24"/>
          <w:szCs w:val="24"/>
          <w:lang w:val="en-US"/>
        </w:rPr>
        <w:t>.</w:t>
      </w:r>
    </w:p>
    <w:p w14:paraId="618E628A" w14:textId="438BEE2E" w:rsidR="0031253D" w:rsidRPr="00E8127C" w:rsidRDefault="0031253D" w:rsidP="0031253D">
      <w:pPr>
        <w:spacing w:before="100" w:beforeAutospacing="1" w:after="0" w:line="276" w:lineRule="auto"/>
        <w:jc w:val="both"/>
        <w:rPr>
          <w:rFonts w:cstheme="minorHAnsi"/>
          <w:b/>
          <w:bCs/>
          <w:sz w:val="24"/>
          <w:szCs w:val="24"/>
          <w:lang w:val="en-US"/>
        </w:rPr>
      </w:pPr>
      <w:r w:rsidRPr="00E8127C">
        <w:rPr>
          <w:rFonts w:cstheme="minorHAnsi"/>
          <w:b/>
          <w:bCs/>
          <w:sz w:val="24"/>
          <w:szCs w:val="24"/>
          <w:lang w:val="en-US"/>
        </w:rPr>
        <w:t>Procedure</w:t>
      </w:r>
    </w:p>
    <w:p w14:paraId="4DD34107" w14:textId="64173B52" w:rsidR="0031253D" w:rsidRPr="00E8127C" w:rsidRDefault="0031253D" w:rsidP="00ED1847">
      <w:pPr>
        <w:pStyle w:val="ListParagraph"/>
        <w:numPr>
          <w:ilvl w:val="0"/>
          <w:numId w:val="66"/>
        </w:numPr>
        <w:spacing w:after="100" w:afterAutospacing="1" w:line="276" w:lineRule="auto"/>
        <w:jc w:val="both"/>
        <w:rPr>
          <w:rFonts w:cstheme="minorHAnsi"/>
          <w:b/>
          <w:bCs/>
          <w:sz w:val="24"/>
          <w:szCs w:val="24"/>
        </w:rPr>
      </w:pPr>
      <w:r w:rsidRPr="00E8127C">
        <w:rPr>
          <w:rFonts w:cstheme="minorHAnsi"/>
          <w:b/>
          <w:bCs/>
          <w:sz w:val="24"/>
          <w:szCs w:val="24"/>
        </w:rPr>
        <w:lastRenderedPageBreak/>
        <w:t xml:space="preserve"> Assessment of Individual Performance</w:t>
      </w:r>
    </w:p>
    <w:p w14:paraId="3C7277C5" w14:textId="6551F626" w:rsidR="0031253D" w:rsidRPr="00E8127C" w:rsidRDefault="0031253D" w:rsidP="00ED1847">
      <w:pPr>
        <w:pStyle w:val="ListParagraph"/>
        <w:numPr>
          <w:ilvl w:val="0"/>
          <w:numId w:val="67"/>
        </w:numPr>
        <w:spacing w:before="100" w:beforeAutospacing="1" w:after="0" w:line="276" w:lineRule="auto"/>
        <w:ind w:left="357" w:hanging="357"/>
        <w:contextualSpacing w:val="0"/>
        <w:jc w:val="both"/>
        <w:rPr>
          <w:rFonts w:cstheme="minorHAnsi"/>
          <w:b/>
          <w:bCs/>
          <w:sz w:val="24"/>
          <w:szCs w:val="24"/>
        </w:rPr>
      </w:pPr>
      <w:r w:rsidRPr="00E8127C">
        <w:rPr>
          <w:rFonts w:cstheme="minorHAnsi"/>
          <w:b/>
          <w:bCs/>
          <w:sz w:val="24"/>
          <w:szCs w:val="24"/>
        </w:rPr>
        <w:t>Employee Information, Role Definition and Review Period</w:t>
      </w:r>
    </w:p>
    <w:p w14:paraId="0E698C52" w14:textId="04EA1A59" w:rsidR="0031253D" w:rsidRPr="00E8127C" w:rsidRDefault="0031253D" w:rsidP="00ED1847">
      <w:pPr>
        <w:numPr>
          <w:ilvl w:val="0"/>
          <w:numId w:val="62"/>
        </w:numPr>
        <w:spacing w:after="100" w:afterAutospacing="1" w:line="276" w:lineRule="auto"/>
        <w:ind w:left="714" w:hanging="357"/>
        <w:jc w:val="both"/>
        <w:rPr>
          <w:rFonts w:cstheme="minorBidi"/>
          <w:sz w:val="24"/>
          <w:szCs w:val="24"/>
        </w:rPr>
      </w:pPr>
      <w:r w:rsidRPr="00E8127C">
        <w:rPr>
          <w:rFonts w:cstheme="minorBidi"/>
          <w:sz w:val="24"/>
          <w:szCs w:val="24"/>
        </w:rPr>
        <w:t xml:space="preserve">Performance assessments are conducted </w:t>
      </w:r>
      <w:r w:rsidR="00447B61" w:rsidRPr="00E8127C">
        <w:rPr>
          <w:rFonts w:cstheme="minorBidi"/>
          <w:sz w:val="24"/>
          <w:szCs w:val="24"/>
        </w:rPr>
        <w:t xml:space="preserve">annually </w:t>
      </w:r>
      <w:r w:rsidRPr="00E8127C">
        <w:rPr>
          <w:rFonts w:cstheme="minorBidi"/>
          <w:sz w:val="24"/>
          <w:szCs w:val="24"/>
        </w:rPr>
        <w:t xml:space="preserve">as per organizational requirements. </w:t>
      </w:r>
    </w:p>
    <w:p w14:paraId="0238F1C5" w14:textId="4BD70973" w:rsidR="0031253D" w:rsidRPr="00E8127C" w:rsidRDefault="0031253D" w:rsidP="00ED1847">
      <w:pPr>
        <w:numPr>
          <w:ilvl w:val="0"/>
          <w:numId w:val="62"/>
        </w:numPr>
        <w:spacing w:before="100" w:beforeAutospacing="1" w:after="100" w:afterAutospacing="1" w:line="276" w:lineRule="auto"/>
        <w:jc w:val="both"/>
        <w:rPr>
          <w:rFonts w:cstheme="minorBidi"/>
          <w:sz w:val="24"/>
          <w:szCs w:val="24"/>
        </w:rPr>
      </w:pPr>
      <w:r w:rsidRPr="00E8127C">
        <w:rPr>
          <w:rFonts w:cstheme="minorBidi"/>
          <w:sz w:val="24"/>
          <w:szCs w:val="24"/>
        </w:rPr>
        <w:t xml:space="preserve">Employee roles, responsibilities and reporting hierarchy are clearly defined for accurate evaluation. </w:t>
      </w:r>
    </w:p>
    <w:p w14:paraId="568B9983" w14:textId="66150931" w:rsidR="0031253D" w:rsidRPr="00E8127C" w:rsidRDefault="0031253D" w:rsidP="00ED1847">
      <w:pPr>
        <w:numPr>
          <w:ilvl w:val="0"/>
          <w:numId w:val="62"/>
        </w:numPr>
        <w:spacing w:before="100" w:beforeAutospacing="1" w:line="276" w:lineRule="auto"/>
        <w:ind w:left="714" w:hanging="357"/>
        <w:jc w:val="both"/>
        <w:rPr>
          <w:rFonts w:cstheme="minorHAnsi"/>
          <w:sz w:val="24"/>
          <w:szCs w:val="24"/>
        </w:rPr>
      </w:pPr>
      <w:r w:rsidRPr="00E8127C">
        <w:rPr>
          <w:rFonts w:cstheme="minorHAnsi"/>
          <w:sz w:val="24"/>
          <w:szCs w:val="24"/>
        </w:rPr>
        <w:t xml:space="preserve">A fixed review period ensures consistency and supports systematic evaluation of individual contributions. </w:t>
      </w:r>
    </w:p>
    <w:p w14:paraId="448D233C" w14:textId="09A5D587" w:rsidR="0031253D" w:rsidRPr="00E8127C" w:rsidRDefault="0031253D" w:rsidP="00ED1847">
      <w:pPr>
        <w:pStyle w:val="ListParagraph"/>
        <w:numPr>
          <w:ilvl w:val="0"/>
          <w:numId w:val="67"/>
        </w:numPr>
        <w:spacing w:after="0" w:line="276" w:lineRule="auto"/>
        <w:ind w:left="357" w:hanging="357"/>
        <w:contextualSpacing w:val="0"/>
        <w:jc w:val="both"/>
        <w:rPr>
          <w:rFonts w:cstheme="minorHAnsi"/>
          <w:b/>
          <w:bCs/>
          <w:sz w:val="24"/>
          <w:szCs w:val="24"/>
        </w:rPr>
      </w:pPr>
      <w:r w:rsidRPr="00E8127C">
        <w:rPr>
          <w:rFonts w:cstheme="minorHAnsi"/>
          <w:b/>
          <w:bCs/>
          <w:sz w:val="24"/>
          <w:szCs w:val="24"/>
        </w:rPr>
        <w:t>Setting and Monitoring Key Performance Indicators (KPIs)</w:t>
      </w:r>
    </w:p>
    <w:p w14:paraId="758D9D2B" w14:textId="77777777" w:rsidR="0031253D" w:rsidRPr="00E8127C" w:rsidRDefault="0031253D" w:rsidP="00ED1847">
      <w:pPr>
        <w:numPr>
          <w:ilvl w:val="0"/>
          <w:numId w:val="63"/>
        </w:numPr>
        <w:spacing w:after="100" w:afterAutospacing="1" w:line="276" w:lineRule="auto"/>
        <w:ind w:left="714" w:hanging="357"/>
        <w:jc w:val="both"/>
        <w:rPr>
          <w:rFonts w:cstheme="minorHAnsi"/>
          <w:sz w:val="24"/>
          <w:szCs w:val="24"/>
        </w:rPr>
      </w:pPr>
      <w:r w:rsidRPr="00E8127C">
        <w:rPr>
          <w:rFonts w:cstheme="minorHAnsi"/>
          <w:sz w:val="24"/>
          <w:szCs w:val="24"/>
        </w:rPr>
        <w:t xml:space="preserve">KPIs are defined based on departmental and organizational goals. </w:t>
      </w:r>
    </w:p>
    <w:p w14:paraId="54D37BCC" w14:textId="4E5A67CE" w:rsidR="0031253D" w:rsidRPr="00E8127C" w:rsidRDefault="0031253D" w:rsidP="00ED1847">
      <w:pPr>
        <w:numPr>
          <w:ilvl w:val="0"/>
          <w:numId w:val="63"/>
        </w:numPr>
        <w:spacing w:before="100" w:beforeAutospacing="1" w:after="100" w:afterAutospacing="1" w:line="276" w:lineRule="auto"/>
        <w:jc w:val="both"/>
        <w:rPr>
          <w:rFonts w:cstheme="minorBidi"/>
          <w:sz w:val="24"/>
          <w:szCs w:val="24"/>
        </w:rPr>
      </w:pPr>
      <w:r w:rsidRPr="00E8127C">
        <w:rPr>
          <w:rFonts w:cstheme="minorBidi"/>
          <w:sz w:val="24"/>
          <w:szCs w:val="24"/>
        </w:rPr>
        <w:t xml:space="preserve">They focus on </w:t>
      </w:r>
      <w:r w:rsidR="007D7DC9" w:rsidRPr="00E8127C">
        <w:rPr>
          <w:rFonts w:cstheme="minorBidi"/>
          <w:sz w:val="24"/>
          <w:szCs w:val="24"/>
        </w:rPr>
        <w:t xml:space="preserve">safety, </w:t>
      </w:r>
      <w:r w:rsidRPr="00E8127C">
        <w:rPr>
          <w:rFonts w:cstheme="minorBidi"/>
          <w:sz w:val="24"/>
          <w:szCs w:val="24"/>
        </w:rPr>
        <w:t xml:space="preserve">productivity, quality, efficiency and compliance. </w:t>
      </w:r>
    </w:p>
    <w:p w14:paraId="6D8E241E" w14:textId="4D75A4B0" w:rsidR="0031253D" w:rsidRPr="00E8127C" w:rsidRDefault="0031253D" w:rsidP="00ED1847">
      <w:pPr>
        <w:numPr>
          <w:ilvl w:val="0"/>
          <w:numId w:val="63"/>
        </w:numPr>
        <w:spacing w:before="100" w:beforeAutospacing="1" w:line="276" w:lineRule="auto"/>
        <w:ind w:left="714" w:hanging="357"/>
        <w:jc w:val="both"/>
        <w:rPr>
          <w:rFonts w:cstheme="minorHAnsi"/>
          <w:sz w:val="24"/>
          <w:szCs w:val="24"/>
        </w:rPr>
      </w:pPr>
      <w:r w:rsidRPr="00E8127C">
        <w:rPr>
          <w:rFonts w:cstheme="minorHAnsi"/>
          <w:sz w:val="24"/>
          <w:szCs w:val="24"/>
        </w:rPr>
        <w:t xml:space="preserve">Continuous monitoring enables regular evaluation of employee performance and alignment with objectives. </w:t>
      </w:r>
    </w:p>
    <w:p w14:paraId="010C8C5D" w14:textId="3ED9A176" w:rsidR="0031253D" w:rsidRPr="00E8127C" w:rsidRDefault="0031253D" w:rsidP="00ED1847">
      <w:pPr>
        <w:pStyle w:val="ListParagraph"/>
        <w:numPr>
          <w:ilvl w:val="0"/>
          <w:numId w:val="67"/>
        </w:numPr>
        <w:spacing w:after="0" w:line="276" w:lineRule="auto"/>
        <w:ind w:left="357" w:hanging="357"/>
        <w:contextualSpacing w:val="0"/>
        <w:jc w:val="both"/>
        <w:rPr>
          <w:rFonts w:cstheme="minorHAnsi"/>
          <w:b/>
          <w:bCs/>
          <w:sz w:val="24"/>
          <w:szCs w:val="24"/>
        </w:rPr>
      </w:pPr>
      <w:r w:rsidRPr="00E8127C">
        <w:rPr>
          <w:rFonts w:cstheme="minorHAnsi"/>
          <w:b/>
          <w:bCs/>
          <w:sz w:val="24"/>
          <w:szCs w:val="24"/>
        </w:rPr>
        <w:t>Performance Evaluation and Competency Assessment</w:t>
      </w:r>
    </w:p>
    <w:p w14:paraId="597169D5" w14:textId="63ED0E5B" w:rsidR="0031253D" w:rsidRPr="00E8127C" w:rsidRDefault="0031253D" w:rsidP="00ED1847">
      <w:pPr>
        <w:numPr>
          <w:ilvl w:val="0"/>
          <w:numId w:val="64"/>
        </w:numPr>
        <w:spacing w:before="100" w:beforeAutospacing="1" w:after="100" w:afterAutospacing="1" w:line="276" w:lineRule="auto"/>
        <w:jc w:val="both"/>
        <w:rPr>
          <w:rFonts w:cstheme="minorBidi"/>
          <w:sz w:val="24"/>
          <w:szCs w:val="24"/>
        </w:rPr>
      </w:pPr>
      <w:r w:rsidRPr="00E8127C">
        <w:rPr>
          <w:rFonts w:cstheme="minorBidi"/>
          <w:sz w:val="24"/>
          <w:szCs w:val="24"/>
        </w:rPr>
        <w:t xml:space="preserve">Performance is evaluated using structured tools such as the Employee Evaluation Form, which assesses role-specific performance and </w:t>
      </w:r>
      <w:r w:rsidR="007D7DC9" w:rsidRPr="00E8127C">
        <w:rPr>
          <w:rFonts w:cstheme="minorBidi"/>
          <w:sz w:val="24"/>
          <w:szCs w:val="24"/>
        </w:rPr>
        <w:t>behavioural</w:t>
      </w:r>
      <w:r w:rsidRPr="00E8127C">
        <w:rPr>
          <w:rFonts w:cstheme="minorBidi"/>
          <w:sz w:val="24"/>
          <w:szCs w:val="24"/>
        </w:rPr>
        <w:t xml:space="preserve"> competencies. </w:t>
      </w:r>
    </w:p>
    <w:p w14:paraId="6EF5E3FF" w14:textId="77777777" w:rsidR="0031253D" w:rsidRPr="00E8127C" w:rsidRDefault="0031253D" w:rsidP="00ED1847">
      <w:pPr>
        <w:numPr>
          <w:ilvl w:val="0"/>
          <w:numId w:val="64"/>
        </w:numPr>
        <w:spacing w:before="100" w:beforeAutospacing="1" w:after="100" w:afterAutospacing="1" w:line="276" w:lineRule="auto"/>
        <w:jc w:val="both"/>
        <w:rPr>
          <w:rFonts w:cstheme="minorHAnsi"/>
          <w:sz w:val="24"/>
          <w:szCs w:val="24"/>
        </w:rPr>
      </w:pPr>
      <w:r w:rsidRPr="00E8127C">
        <w:rPr>
          <w:rFonts w:cstheme="minorHAnsi"/>
          <w:sz w:val="24"/>
          <w:szCs w:val="24"/>
        </w:rPr>
        <w:t xml:space="preserve">A standardized rating system ensures fairness and transparency across all levels. </w:t>
      </w:r>
    </w:p>
    <w:p w14:paraId="1B804222" w14:textId="7BD23C67" w:rsidR="0031253D" w:rsidRPr="00E8127C" w:rsidRDefault="0031253D" w:rsidP="00ED1847">
      <w:pPr>
        <w:numPr>
          <w:ilvl w:val="0"/>
          <w:numId w:val="64"/>
        </w:numPr>
        <w:spacing w:before="100" w:beforeAutospacing="1" w:line="276" w:lineRule="auto"/>
        <w:ind w:left="714" w:hanging="357"/>
        <w:jc w:val="both"/>
        <w:rPr>
          <w:rFonts w:cstheme="minorBidi"/>
          <w:sz w:val="24"/>
          <w:szCs w:val="24"/>
        </w:rPr>
      </w:pPr>
      <w:r w:rsidRPr="00E8127C">
        <w:rPr>
          <w:rFonts w:cstheme="minorBidi"/>
          <w:sz w:val="24"/>
          <w:szCs w:val="24"/>
        </w:rPr>
        <w:t xml:space="preserve">Competencies like technical skills, communication, teamwork and problem-solving are also evaluated for a comprehensive assessment. </w:t>
      </w:r>
    </w:p>
    <w:p w14:paraId="2275D723" w14:textId="52717DE0" w:rsidR="0031253D" w:rsidRPr="00E8127C" w:rsidRDefault="0031253D" w:rsidP="00ED1847">
      <w:pPr>
        <w:pStyle w:val="ListParagraph"/>
        <w:numPr>
          <w:ilvl w:val="0"/>
          <w:numId w:val="67"/>
        </w:numPr>
        <w:spacing w:after="0" w:line="276" w:lineRule="auto"/>
        <w:ind w:left="357" w:hanging="357"/>
        <w:contextualSpacing w:val="0"/>
        <w:jc w:val="both"/>
        <w:rPr>
          <w:rFonts w:cstheme="minorHAnsi"/>
          <w:b/>
          <w:bCs/>
          <w:sz w:val="24"/>
          <w:szCs w:val="24"/>
        </w:rPr>
      </w:pPr>
      <w:r w:rsidRPr="00E8127C">
        <w:rPr>
          <w:rFonts w:cstheme="minorHAnsi"/>
          <w:b/>
          <w:bCs/>
          <w:sz w:val="24"/>
          <w:szCs w:val="24"/>
        </w:rPr>
        <w:t xml:space="preserve">Buyer Performance Evaluation (for </w:t>
      </w:r>
      <w:r w:rsidR="000431B2" w:rsidRPr="00E8127C">
        <w:rPr>
          <w:rFonts w:cstheme="minorHAnsi"/>
          <w:b/>
          <w:bCs/>
          <w:sz w:val="24"/>
          <w:szCs w:val="24"/>
        </w:rPr>
        <w:t xml:space="preserve">Purchase </w:t>
      </w:r>
      <w:r w:rsidRPr="00E8127C">
        <w:rPr>
          <w:rFonts w:cstheme="minorHAnsi"/>
          <w:b/>
          <w:bCs/>
          <w:sz w:val="24"/>
          <w:szCs w:val="24"/>
        </w:rPr>
        <w:t>Teams)</w:t>
      </w:r>
    </w:p>
    <w:p w14:paraId="513448AC" w14:textId="77777777" w:rsidR="000431B2" w:rsidRPr="00E8127C" w:rsidRDefault="000431B2" w:rsidP="00ED1847">
      <w:pPr>
        <w:numPr>
          <w:ilvl w:val="0"/>
          <w:numId w:val="64"/>
        </w:numPr>
        <w:spacing w:before="100" w:beforeAutospacing="1" w:after="100" w:afterAutospacing="1" w:line="276" w:lineRule="auto"/>
        <w:jc w:val="both"/>
        <w:rPr>
          <w:rFonts w:cstheme="minorHAnsi"/>
          <w:sz w:val="24"/>
          <w:szCs w:val="24"/>
        </w:rPr>
      </w:pPr>
      <w:r w:rsidRPr="00E8127C">
        <w:rPr>
          <w:rFonts w:cstheme="minorHAnsi"/>
          <w:sz w:val="24"/>
          <w:szCs w:val="24"/>
        </w:rPr>
        <w:t>Specific evaluation is conducted for purchase team personnel based on procurement and supplier management effectiveness.</w:t>
      </w:r>
    </w:p>
    <w:p w14:paraId="29E27AAA" w14:textId="52C01A65" w:rsidR="000431B2" w:rsidRPr="00E8127C" w:rsidRDefault="000431B2" w:rsidP="00ED1847">
      <w:pPr>
        <w:numPr>
          <w:ilvl w:val="0"/>
          <w:numId w:val="64"/>
        </w:numPr>
        <w:spacing w:before="100" w:beforeAutospacing="1" w:after="100" w:afterAutospacing="1" w:line="276" w:lineRule="auto"/>
        <w:jc w:val="both"/>
        <w:rPr>
          <w:rFonts w:cstheme="minorBidi"/>
          <w:sz w:val="24"/>
          <w:szCs w:val="24"/>
        </w:rPr>
      </w:pPr>
      <w:r w:rsidRPr="00E8127C">
        <w:rPr>
          <w:rFonts w:cstheme="minorBidi"/>
          <w:sz w:val="24"/>
          <w:szCs w:val="24"/>
        </w:rPr>
        <w:t>Key aspects include communication, responsiveness, timely procurement, supplier coordination and inclusion of sustainability criteria during supplier evaluation and selection.</w:t>
      </w:r>
    </w:p>
    <w:p w14:paraId="1418332B" w14:textId="0C5CD3F4" w:rsidR="000431B2" w:rsidRPr="00E8127C" w:rsidRDefault="000431B2" w:rsidP="00ED1847">
      <w:pPr>
        <w:numPr>
          <w:ilvl w:val="0"/>
          <w:numId w:val="64"/>
        </w:numPr>
        <w:spacing w:before="100" w:beforeAutospacing="1" w:after="100" w:afterAutospacing="1" w:line="276" w:lineRule="auto"/>
        <w:jc w:val="both"/>
        <w:rPr>
          <w:rFonts w:cstheme="minorBidi"/>
          <w:sz w:val="24"/>
          <w:szCs w:val="24"/>
        </w:rPr>
      </w:pPr>
      <w:r w:rsidRPr="00E8127C">
        <w:rPr>
          <w:rFonts w:cstheme="minorBidi"/>
          <w:sz w:val="24"/>
          <w:szCs w:val="24"/>
        </w:rPr>
        <w:t>Procurement efficiency, supplier relationship management and adherence to quality and sustainability requirements are considered key performance indicators.</w:t>
      </w:r>
    </w:p>
    <w:p w14:paraId="600A29CE" w14:textId="7F56375F" w:rsidR="0031253D" w:rsidRPr="00E8127C" w:rsidRDefault="000431B2" w:rsidP="00ED1847">
      <w:pPr>
        <w:numPr>
          <w:ilvl w:val="0"/>
          <w:numId w:val="64"/>
        </w:numPr>
        <w:spacing w:before="100" w:beforeAutospacing="1" w:after="100" w:afterAutospacing="1" w:line="276" w:lineRule="auto"/>
        <w:jc w:val="both"/>
        <w:rPr>
          <w:rFonts w:cstheme="minorBidi"/>
          <w:sz w:val="24"/>
          <w:szCs w:val="24"/>
        </w:rPr>
      </w:pPr>
      <w:r w:rsidRPr="00E8127C">
        <w:rPr>
          <w:rFonts w:cstheme="minorBidi"/>
          <w:sz w:val="24"/>
          <w:szCs w:val="24"/>
        </w:rPr>
        <w:t>A dedicated Stakeholder Interaction Section is used for roles involving communication with suppliers, vendors and service providers.</w:t>
      </w:r>
    </w:p>
    <w:p w14:paraId="296E0633" w14:textId="77777777" w:rsidR="00027ACF" w:rsidRPr="00E8127C" w:rsidRDefault="00027ACF" w:rsidP="00ED1847">
      <w:pPr>
        <w:pStyle w:val="ListParagraph"/>
        <w:numPr>
          <w:ilvl w:val="0"/>
          <w:numId w:val="67"/>
        </w:numPr>
        <w:spacing w:after="120" w:line="276" w:lineRule="auto"/>
        <w:ind w:left="357" w:hanging="357"/>
        <w:contextualSpacing w:val="0"/>
        <w:jc w:val="both"/>
        <w:rPr>
          <w:rFonts w:cstheme="minorHAnsi"/>
          <w:b/>
          <w:bCs/>
          <w:sz w:val="24"/>
          <w:szCs w:val="24"/>
        </w:rPr>
      </w:pPr>
      <w:r w:rsidRPr="00E8127C">
        <w:rPr>
          <w:rFonts w:cstheme="minorHAnsi"/>
          <w:b/>
          <w:bCs/>
          <w:sz w:val="24"/>
          <w:szCs w:val="24"/>
        </w:rPr>
        <w:t>Review Timelines</w:t>
      </w:r>
    </w:p>
    <w:tbl>
      <w:tblPr>
        <w:tblStyle w:val="TableGrid"/>
        <w:tblW w:w="0" w:type="auto"/>
        <w:tblLook w:val="04A0" w:firstRow="1" w:lastRow="0" w:firstColumn="1" w:lastColumn="0" w:noHBand="0" w:noVBand="1"/>
      </w:tblPr>
      <w:tblGrid>
        <w:gridCol w:w="3182"/>
        <w:gridCol w:w="2693"/>
      </w:tblGrid>
      <w:tr w:rsidR="00027ACF" w:rsidRPr="00E8127C" w14:paraId="63BC1DD0" w14:textId="77777777" w:rsidTr="33CEAB00">
        <w:tc>
          <w:tcPr>
            <w:tcW w:w="0" w:type="auto"/>
            <w:hideMark/>
          </w:tcPr>
          <w:p w14:paraId="7CF0895F" w14:textId="77777777" w:rsidR="00027ACF" w:rsidRPr="00E8127C" w:rsidRDefault="00027ACF">
            <w:pPr>
              <w:spacing w:before="100" w:beforeAutospacing="1" w:after="100" w:afterAutospacing="1" w:line="276" w:lineRule="auto"/>
              <w:jc w:val="both"/>
              <w:rPr>
                <w:rFonts w:asciiTheme="minorHAnsi" w:hAnsiTheme="minorHAnsi" w:cstheme="minorHAnsi"/>
                <w:b/>
                <w:bCs/>
                <w:sz w:val="24"/>
                <w:szCs w:val="24"/>
              </w:rPr>
            </w:pPr>
            <w:r w:rsidRPr="00E8127C">
              <w:rPr>
                <w:rFonts w:asciiTheme="minorHAnsi" w:hAnsiTheme="minorHAnsi" w:cstheme="minorHAnsi"/>
                <w:b/>
                <w:bCs/>
                <w:sz w:val="24"/>
                <w:szCs w:val="24"/>
              </w:rPr>
              <w:t>Review Type</w:t>
            </w:r>
          </w:p>
        </w:tc>
        <w:tc>
          <w:tcPr>
            <w:tcW w:w="0" w:type="auto"/>
            <w:hideMark/>
          </w:tcPr>
          <w:p w14:paraId="32D30037" w14:textId="77777777" w:rsidR="00027ACF" w:rsidRPr="00E8127C" w:rsidRDefault="00027ACF">
            <w:pPr>
              <w:spacing w:before="100" w:beforeAutospacing="1" w:after="100" w:afterAutospacing="1" w:line="276" w:lineRule="auto"/>
              <w:jc w:val="both"/>
              <w:rPr>
                <w:rFonts w:asciiTheme="minorHAnsi" w:hAnsiTheme="minorHAnsi" w:cstheme="minorHAnsi"/>
                <w:b/>
                <w:bCs/>
                <w:sz w:val="24"/>
                <w:szCs w:val="24"/>
              </w:rPr>
            </w:pPr>
            <w:r w:rsidRPr="00E8127C">
              <w:rPr>
                <w:rFonts w:asciiTheme="minorHAnsi" w:hAnsiTheme="minorHAnsi" w:cstheme="minorHAnsi"/>
                <w:b/>
                <w:bCs/>
                <w:sz w:val="24"/>
                <w:szCs w:val="24"/>
              </w:rPr>
              <w:t>Timing</w:t>
            </w:r>
          </w:p>
        </w:tc>
      </w:tr>
      <w:tr w:rsidR="00027ACF" w:rsidRPr="00E8127C" w14:paraId="3D64D2EC" w14:textId="77777777" w:rsidTr="33CEAB00">
        <w:tc>
          <w:tcPr>
            <w:tcW w:w="0" w:type="auto"/>
            <w:hideMark/>
          </w:tcPr>
          <w:p w14:paraId="42D09A9D" w14:textId="77777777" w:rsidR="00027ACF" w:rsidRPr="00E8127C" w:rsidRDefault="00027ACF">
            <w:pPr>
              <w:spacing w:before="100" w:beforeAutospacing="1" w:after="100" w:afterAutospacing="1" w:line="276" w:lineRule="auto"/>
              <w:jc w:val="both"/>
              <w:rPr>
                <w:rFonts w:asciiTheme="minorHAnsi" w:hAnsiTheme="minorHAnsi" w:cstheme="minorHAnsi"/>
                <w:sz w:val="24"/>
                <w:szCs w:val="24"/>
              </w:rPr>
            </w:pPr>
            <w:r w:rsidRPr="00E8127C">
              <w:rPr>
                <w:rFonts w:asciiTheme="minorHAnsi" w:hAnsiTheme="minorHAnsi" w:cstheme="minorHAnsi"/>
                <w:sz w:val="24"/>
                <w:szCs w:val="24"/>
              </w:rPr>
              <w:t>Annual Performance Review</w:t>
            </w:r>
          </w:p>
        </w:tc>
        <w:tc>
          <w:tcPr>
            <w:tcW w:w="0" w:type="auto"/>
            <w:hideMark/>
          </w:tcPr>
          <w:p w14:paraId="57C86202" w14:textId="1D1E5CA5" w:rsidR="00027ACF" w:rsidRPr="00E8127C" w:rsidRDefault="5E49CF72" w:rsidP="33CEAB00">
            <w:pPr>
              <w:spacing w:before="100" w:beforeAutospacing="1" w:after="100" w:afterAutospacing="1" w:line="276" w:lineRule="auto"/>
              <w:jc w:val="both"/>
              <w:rPr>
                <w:rFonts w:asciiTheme="minorHAnsi" w:hAnsiTheme="minorHAnsi" w:cstheme="minorBidi"/>
                <w:sz w:val="24"/>
                <w:szCs w:val="24"/>
              </w:rPr>
            </w:pPr>
            <w:r w:rsidRPr="00E8127C">
              <w:rPr>
                <w:rFonts w:asciiTheme="minorHAnsi" w:hAnsiTheme="minorHAnsi" w:cstheme="minorBidi"/>
                <w:sz w:val="24"/>
                <w:szCs w:val="24"/>
              </w:rPr>
              <w:t xml:space="preserve">April </w:t>
            </w:r>
            <w:r w:rsidR="00027ACF" w:rsidRPr="00E8127C">
              <w:rPr>
                <w:rFonts w:asciiTheme="minorHAnsi" w:hAnsiTheme="minorHAnsi" w:cstheme="minorBidi"/>
                <w:sz w:val="24"/>
                <w:szCs w:val="24"/>
              </w:rPr>
              <w:t>month each year</w:t>
            </w:r>
          </w:p>
        </w:tc>
      </w:tr>
      <w:tr w:rsidR="00027ACF" w:rsidRPr="00E8127C" w14:paraId="5799D602" w14:textId="77777777" w:rsidTr="33CEAB00">
        <w:tc>
          <w:tcPr>
            <w:tcW w:w="0" w:type="auto"/>
            <w:hideMark/>
          </w:tcPr>
          <w:p w14:paraId="139DF98F" w14:textId="77777777" w:rsidR="00027ACF" w:rsidRPr="00E8127C" w:rsidRDefault="00027ACF">
            <w:pPr>
              <w:spacing w:before="100" w:beforeAutospacing="1" w:after="100" w:afterAutospacing="1" w:line="276" w:lineRule="auto"/>
              <w:jc w:val="both"/>
              <w:rPr>
                <w:rFonts w:asciiTheme="minorHAnsi" w:hAnsiTheme="minorHAnsi" w:cstheme="minorHAnsi"/>
                <w:sz w:val="24"/>
                <w:szCs w:val="24"/>
              </w:rPr>
            </w:pPr>
            <w:r w:rsidRPr="00E8127C">
              <w:rPr>
                <w:rFonts w:asciiTheme="minorHAnsi" w:hAnsiTheme="minorHAnsi" w:cstheme="minorHAnsi"/>
                <w:sz w:val="24"/>
                <w:szCs w:val="24"/>
              </w:rPr>
              <w:t>ICDP Review</w:t>
            </w:r>
          </w:p>
        </w:tc>
        <w:tc>
          <w:tcPr>
            <w:tcW w:w="0" w:type="auto"/>
            <w:hideMark/>
          </w:tcPr>
          <w:p w14:paraId="2E7B9F45" w14:textId="77777777" w:rsidR="00027ACF" w:rsidRPr="00E8127C" w:rsidRDefault="00027ACF">
            <w:pPr>
              <w:spacing w:before="100" w:beforeAutospacing="1" w:after="100" w:afterAutospacing="1" w:line="276" w:lineRule="auto"/>
              <w:jc w:val="both"/>
              <w:rPr>
                <w:rFonts w:asciiTheme="minorHAnsi" w:hAnsiTheme="minorHAnsi" w:cstheme="minorHAnsi"/>
                <w:sz w:val="24"/>
                <w:szCs w:val="24"/>
              </w:rPr>
            </w:pPr>
            <w:r w:rsidRPr="00E8127C">
              <w:rPr>
                <w:rFonts w:asciiTheme="minorHAnsi" w:hAnsiTheme="minorHAnsi" w:cstheme="minorHAnsi"/>
                <w:sz w:val="24"/>
                <w:szCs w:val="24"/>
              </w:rPr>
              <w:t>Every year or role change</w:t>
            </w:r>
          </w:p>
        </w:tc>
      </w:tr>
      <w:tr w:rsidR="00027ACF" w:rsidRPr="00E8127C" w14:paraId="17033E3B" w14:textId="77777777" w:rsidTr="33CEAB00">
        <w:tc>
          <w:tcPr>
            <w:tcW w:w="0" w:type="auto"/>
            <w:hideMark/>
          </w:tcPr>
          <w:p w14:paraId="43B3F08E" w14:textId="77777777" w:rsidR="00027ACF" w:rsidRPr="00E8127C" w:rsidRDefault="00027ACF">
            <w:pPr>
              <w:spacing w:before="100" w:beforeAutospacing="1" w:after="100" w:afterAutospacing="1" w:line="276" w:lineRule="auto"/>
              <w:jc w:val="both"/>
              <w:rPr>
                <w:rFonts w:asciiTheme="minorHAnsi" w:hAnsiTheme="minorHAnsi" w:cstheme="minorHAnsi"/>
                <w:sz w:val="24"/>
                <w:szCs w:val="24"/>
              </w:rPr>
            </w:pPr>
            <w:r w:rsidRPr="00E8127C">
              <w:rPr>
                <w:rFonts w:asciiTheme="minorHAnsi" w:hAnsiTheme="minorHAnsi" w:cstheme="minorHAnsi"/>
                <w:sz w:val="24"/>
                <w:szCs w:val="24"/>
              </w:rPr>
              <w:t>Mid-Year Review (optional)</w:t>
            </w:r>
          </w:p>
        </w:tc>
        <w:tc>
          <w:tcPr>
            <w:tcW w:w="0" w:type="auto"/>
            <w:hideMark/>
          </w:tcPr>
          <w:p w14:paraId="69204BA7" w14:textId="567B66B3" w:rsidR="00027ACF" w:rsidRPr="00E8127C" w:rsidRDefault="1EC57FEB" w:rsidP="33CEAB00">
            <w:pPr>
              <w:spacing w:before="100" w:beforeAutospacing="1" w:after="100" w:afterAutospacing="1" w:line="276" w:lineRule="auto"/>
              <w:jc w:val="both"/>
              <w:rPr>
                <w:rFonts w:asciiTheme="minorHAnsi" w:hAnsiTheme="minorHAnsi" w:cstheme="minorBidi"/>
                <w:sz w:val="24"/>
                <w:szCs w:val="24"/>
              </w:rPr>
            </w:pPr>
            <w:r w:rsidRPr="00E8127C">
              <w:rPr>
                <w:rFonts w:asciiTheme="minorHAnsi" w:hAnsiTheme="minorHAnsi" w:cstheme="minorBidi"/>
                <w:sz w:val="24"/>
                <w:szCs w:val="24"/>
              </w:rPr>
              <w:t xml:space="preserve">October </w:t>
            </w:r>
            <w:r w:rsidR="00027ACF" w:rsidRPr="00E8127C">
              <w:rPr>
                <w:rFonts w:asciiTheme="minorHAnsi" w:hAnsiTheme="minorHAnsi" w:cstheme="minorBidi"/>
                <w:sz w:val="24"/>
                <w:szCs w:val="24"/>
              </w:rPr>
              <w:t>or as required</w:t>
            </w:r>
          </w:p>
        </w:tc>
      </w:tr>
      <w:tr w:rsidR="00027ACF" w:rsidRPr="00E8127C" w14:paraId="1238DC5A" w14:textId="77777777" w:rsidTr="33CEAB00">
        <w:tc>
          <w:tcPr>
            <w:tcW w:w="0" w:type="auto"/>
          </w:tcPr>
          <w:p w14:paraId="72771ADF" w14:textId="77777777" w:rsidR="00027ACF" w:rsidRPr="00E8127C" w:rsidRDefault="00027ACF">
            <w:pPr>
              <w:spacing w:before="100" w:beforeAutospacing="1" w:after="100" w:afterAutospacing="1" w:line="276" w:lineRule="auto"/>
              <w:jc w:val="both"/>
              <w:rPr>
                <w:rFonts w:asciiTheme="minorHAnsi" w:hAnsiTheme="minorHAnsi" w:cstheme="minorHAnsi"/>
                <w:sz w:val="24"/>
                <w:szCs w:val="24"/>
              </w:rPr>
            </w:pPr>
            <w:r w:rsidRPr="00E8127C">
              <w:rPr>
                <w:rFonts w:asciiTheme="minorHAnsi" w:hAnsiTheme="minorHAnsi" w:cstheme="minorHAnsi"/>
                <w:sz w:val="24"/>
                <w:szCs w:val="24"/>
              </w:rPr>
              <w:t>Buyer Performance Evaluation</w:t>
            </w:r>
          </w:p>
        </w:tc>
        <w:tc>
          <w:tcPr>
            <w:tcW w:w="0" w:type="auto"/>
          </w:tcPr>
          <w:p w14:paraId="5E4EDB1D" w14:textId="72EF2EAA" w:rsidR="00027ACF" w:rsidRPr="00E8127C" w:rsidRDefault="00027ACF" w:rsidP="33CEAB00">
            <w:pPr>
              <w:spacing w:before="100" w:beforeAutospacing="1" w:after="100" w:afterAutospacing="1" w:line="276" w:lineRule="auto"/>
              <w:jc w:val="both"/>
              <w:rPr>
                <w:rFonts w:asciiTheme="minorHAnsi" w:hAnsiTheme="minorHAnsi" w:cstheme="minorBidi"/>
                <w:sz w:val="24"/>
                <w:szCs w:val="24"/>
              </w:rPr>
            </w:pPr>
            <w:r w:rsidRPr="00E8127C">
              <w:rPr>
                <w:rFonts w:asciiTheme="minorHAnsi" w:hAnsiTheme="minorHAnsi" w:cstheme="minorBidi"/>
                <w:sz w:val="24"/>
                <w:szCs w:val="24"/>
              </w:rPr>
              <w:t xml:space="preserve">Annually </w:t>
            </w:r>
          </w:p>
        </w:tc>
      </w:tr>
    </w:tbl>
    <w:p w14:paraId="00F2BD60" w14:textId="6AAB6DFE" w:rsidR="0031253D" w:rsidRPr="00E8127C" w:rsidRDefault="0031253D" w:rsidP="00ED1847">
      <w:pPr>
        <w:pStyle w:val="ListParagraph"/>
        <w:numPr>
          <w:ilvl w:val="0"/>
          <w:numId w:val="67"/>
        </w:numPr>
        <w:spacing w:before="160" w:after="0" w:line="276" w:lineRule="auto"/>
        <w:ind w:left="357" w:hanging="357"/>
        <w:contextualSpacing w:val="0"/>
        <w:jc w:val="both"/>
        <w:rPr>
          <w:rFonts w:cstheme="minorHAnsi"/>
          <w:b/>
          <w:bCs/>
          <w:sz w:val="24"/>
          <w:szCs w:val="24"/>
        </w:rPr>
      </w:pPr>
      <w:r w:rsidRPr="00E8127C">
        <w:rPr>
          <w:rFonts w:cstheme="minorHAnsi"/>
          <w:b/>
          <w:bCs/>
          <w:sz w:val="24"/>
          <w:szCs w:val="24"/>
        </w:rPr>
        <w:t>Recognition, Improvement Areas and Development Planning</w:t>
      </w:r>
    </w:p>
    <w:p w14:paraId="7B57B0D0" w14:textId="77777777" w:rsidR="0031253D" w:rsidRPr="00E8127C" w:rsidRDefault="0031253D" w:rsidP="00ED1847">
      <w:pPr>
        <w:numPr>
          <w:ilvl w:val="0"/>
          <w:numId w:val="65"/>
        </w:numPr>
        <w:spacing w:after="100" w:afterAutospacing="1" w:line="276" w:lineRule="auto"/>
        <w:ind w:left="714" w:hanging="357"/>
        <w:jc w:val="both"/>
        <w:rPr>
          <w:rFonts w:cstheme="minorHAnsi"/>
          <w:sz w:val="24"/>
          <w:szCs w:val="24"/>
        </w:rPr>
      </w:pPr>
      <w:r w:rsidRPr="00E8127C">
        <w:rPr>
          <w:rFonts w:cstheme="minorHAnsi"/>
          <w:sz w:val="24"/>
          <w:szCs w:val="24"/>
        </w:rPr>
        <w:lastRenderedPageBreak/>
        <w:t xml:space="preserve">Employee achievements and additional contributions are recognized during assessment. </w:t>
      </w:r>
    </w:p>
    <w:p w14:paraId="6E270A74" w14:textId="27807B17" w:rsidR="0031253D" w:rsidRPr="00E8127C" w:rsidRDefault="0031253D" w:rsidP="00ED1847">
      <w:pPr>
        <w:numPr>
          <w:ilvl w:val="0"/>
          <w:numId w:val="65"/>
        </w:numPr>
        <w:spacing w:before="100" w:beforeAutospacing="1" w:after="100" w:afterAutospacing="1" w:line="276" w:lineRule="auto"/>
        <w:jc w:val="both"/>
        <w:rPr>
          <w:rFonts w:cstheme="minorBidi"/>
          <w:sz w:val="24"/>
          <w:szCs w:val="24"/>
        </w:rPr>
      </w:pPr>
      <w:r w:rsidRPr="00E8127C">
        <w:rPr>
          <w:rFonts w:cstheme="minorBidi"/>
          <w:sz w:val="24"/>
          <w:szCs w:val="24"/>
        </w:rPr>
        <w:t xml:space="preserve">Performance gaps are identified and constructive feedback is provided for improvement. </w:t>
      </w:r>
    </w:p>
    <w:p w14:paraId="6AC90949" w14:textId="429EB71A" w:rsidR="0031253D" w:rsidRPr="00E8127C" w:rsidRDefault="0031253D" w:rsidP="00ED1847">
      <w:pPr>
        <w:numPr>
          <w:ilvl w:val="0"/>
          <w:numId w:val="65"/>
        </w:numPr>
        <w:spacing w:before="100" w:beforeAutospacing="1" w:after="100" w:afterAutospacing="1" w:line="276" w:lineRule="auto"/>
        <w:jc w:val="both"/>
        <w:rPr>
          <w:rFonts w:cstheme="minorBidi"/>
          <w:sz w:val="24"/>
          <w:szCs w:val="24"/>
        </w:rPr>
      </w:pPr>
      <w:r w:rsidRPr="00E8127C">
        <w:rPr>
          <w:rFonts w:cstheme="minorBidi"/>
          <w:sz w:val="24"/>
          <w:szCs w:val="24"/>
        </w:rPr>
        <w:t xml:space="preserve">The Individual Career Development Plan (ICDP) is used to outline employee goals, training needs and future growth opportunities. </w:t>
      </w:r>
    </w:p>
    <w:p w14:paraId="79B01AB2" w14:textId="011D4DE4" w:rsidR="0031253D" w:rsidRPr="00E8127C" w:rsidRDefault="0031253D" w:rsidP="00ED1847">
      <w:pPr>
        <w:numPr>
          <w:ilvl w:val="0"/>
          <w:numId w:val="65"/>
        </w:numPr>
        <w:spacing w:before="100" w:beforeAutospacing="1" w:after="100" w:afterAutospacing="1" w:line="276" w:lineRule="auto"/>
        <w:jc w:val="both"/>
        <w:rPr>
          <w:rFonts w:cstheme="minorHAnsi"/>
          <w:sz w:val="24"/>
          <w:szCs w:val="24"/>
        </w:rPr>
      </w:pPr>
      <w:r w:rsidRPr="00E8127C">
        <w:rPr>
          <w:rFonts w:cstheme="minorHAnsi"/>
          <w:sz w:val="24"/>
          <w:szCs w:val="24"/>
        </w:rPr>
        <w:t xml:space="preserve">Training programs and skill development initiatives are implemented accordingly. </w:t>
      </w:r>
    </w:p>
    <w:p w14:paraId="73FD0876" w14:textId="240D88F3" w:rsidR="0031253D" w:rsidRPr="00E8127C" w:rsidRDefault="0031253D" w:rsidP="00ED1847">
      <w:pPr>
        <w:pStyle w:val="ListParagraph"/>
        <w:numPr>
          <w:ilvl w:val="0"/>
          <w:numId w:val="67"/>
        </w:numPr>
        <w:spacing w:after="0" w:line="276" w:lineRule="auto"/>
        <w:ind w:left="357" w:hanging="357"/>
        <w:contextualSpacing w:val="0"/>
        <w:jc w:val="both"/>
        <w:rPr>
          <w:rFonts w:cstheme="minorHAnsi"/>
          <w:b/>
          <w:bCs/>
          <w:sz w:val="24"/>
          <w:szCs w:val="24"/>
        </w:rPr>
      </w:pPr>
      <w:r w:rsidRPr="00E8127C">
        <w:rPr>
          <w:rFonts w:cstheme="minorHAnsi"/>
          <w:b/>
          <w:bCs/>
          <w:sz w:val="24"/>
          <w:szCs w:val="24"/>
        </w:rPr>
        <w:t>Final Performance Review, Feedback and Documentation</w:t>
      </w:r>
    </w:p>
    <w:p w14:paraId="4D3A82FD" w14:textId="77777777" w:rsidR="0031253D" w:rsidRPr="00E8127C" w:rsidRDefault="0031253D" w:rsidP="00ED1847">
      <w:pPr>
        <w:numPr>
          <w:ilvl w:val="0"/>
          <w:numId w:val="65"/>
        </w:numPr>
        <w:spacing w:after="100" w:afterAutospacing="1" w:line="276" w:lineRule="auto"/>
        <w:ind w:left="714" w:hanging="357"/>
        <w:jc w:val="both"/>
        <w:rPr>
          <w:rFonts w:cstheme="minorHAnsi"/>
          <w:sz w:val="24"/>
          <w:szCs w:val="24"/>
        </w:rPr>
      </w:pPr>
      <w:r w:rsidRPr="00E8127C">
        <w:rPr>
          <w:rFonts w:cstheme="minorHAnsi"/>
          <w:sz w:val="24"/>
          <w:szCs w:val="24"/>
        </w:rPr>
        <w:t xml:space="preserve">Overall performance is summarized into a final rating based on results and competencies. </w:t>
      </w:r>
    </w:p>
    <w:p w14:paraId="58C001F2" w14:textId="28AD2335" w:rsidR="0031253D" w:rsidRPr="00E8127C" w:rsidRDefault="0031253D" w:rsidP="00ED1847">
      <w:pPr>
        <w:numPr>
          <w:ilvl w:val="0"/>
          <w:numId w:val="65"/>
        </w:numPr>
        <w:spacing w:after="100" w:afterAutospacing="1" w:line="276" w:lineRule="auto"/>
        <w:ind w:left="714" w:hanging="357"/>
        <w:jc w:val="both"/>
        <w:rPr>
          <w:rFonts w:cstheme="minorBidi"/>
          <w:sz w:val="24"/>
          <w:szCs w:val="24"/>
        </w:rPr>
      </w:pPr>
      <w:r w:rsidRPr="00E8127C">
        <w:rPr>
          <w:rFonts w:cstheme="minorBidi"/>
          <w:sz w:val="24"/>
          <w:szCs w:val="24"/>
        </w:rPr>
        <w:t xml:space="preserve">The evaluation helps in decision-making related to promotions, increments and career growth. </w:t>
      </w:r>
    </w:p>
    <w:p w14:paraId="5917792E" w14:textId="77777777" w:rsidR="0031253D" w:rsidRPr="00E8127C" w:rsidRDefault="0031253D" w:rsidP="00ED1847">
      <w:pPr>
        <w:numPr>
          <w:ilvl w:val="0"/>
          <w:numId w:val="65"/>
        </w:numPr>
        <w:spacing w:after="100" w:afterAutospacing="1" w:line="276" w:lineRule="auto"/>
        <w:ind w:left="714" w:hanging="357"/>
        <w:jc w:val="both"/>
        <w:rPr>
          <w:rFonts w:cstheme="minorHAnsi"/>
          <w:sz w:val="24"/>
          <w:szCs w:val="24"/>
        </w:rPr>
      </w:pPr>
      <w:r w:rsidRPr="00E8127C">
        <w:rPr>
          <w:rFonts w:cstheme="minorHAnsi"/>
          <w:sz w:val="24"/>
          <w:szCs w:val="24"/>
        </w:rPr>
        <w:t xml:space="preserve">Feedback is shared transparently between employees and managers. </w:t>
      </w:r>
    </w:p>
    <w:p w14:paraId="7490B280" w14:textId="77777777" w:rsidR="0031253D" w:rsidRPr="00E8127C" w:rsidRDefault="0031253D" w:rsidP="00ED1847">
      <w:pPr>
        <w:numPr>
          <w:ilvl w:val="0"/>
          <w:numId w:val="65"/>
        </w:numPr>
        <w:spacing w:after="100" w:afterAutospacing="1" w:line="276" w:lineRule="auto"/>
        <w:ind w:left="714" w:hanging="357"/>
        <w:jc w:val="both"/>
        <w:rPr>
          <w:rFonts w:cstheme="minorHAnsi"/>
          <w:sz w:val="24"/>
          <w:szCs w:val="24"/>
        </w:rPr>
      </w:pPr>
      <w:r w:rsidRPr="00E8127C">
        <w:rPr>
          <w:rFonts w:cstheme="minorHAnsi"/>
          <w:sz w:val="24"/>
          <w:szCs w:val="24"/>
        </w:rPr>
        <w:t>All records are properly documented to ensure accountability and consistency.</w:t>
      </w:r>
    </w:p>
    <w:p w14:paraId="54223235" w14:textId="77777777" w:rsidR="00027ACF" w:rsidRPr="00E8127C" w:rsidRDefault="003B300A" w:rsidP="00ED1847">
      <w:pPr>
        <w:pStyle w:val="ListParagraph"/>
        <w:numPr>
          <w:ilvl w:val="0"/>
          <w:numId w:val="67"/>
        </w:numPr>
        <w:spacing w:after="0" w:line="276" w:lineRule="auto"/>
        <w:ind w:left="357" w:hanging="357"/>
        <w:contextualSpacing w:val="0"/>
        <w:jc w:val="both"/>
        <w:rPr>
          <w:rFonts w:cstheme="minorHAnsi"/>
          <w:b/>
          <w:bCs/>
          <w:sz w:val="24"/>
          <w:szCs w:val="24"/>
        </w:rPr>
      </w:pPr>
      <w:r w:rsidRPr="00E8127C">
        <w:rPr>
          <w:rFonts w:cstheme="minorHAnsi"/>
          <w:b/>
          <w:bCs/>
          <w:sz w:val="24"/>
          <w:szCs w:val="24"/>
        </w:rPr>
        <w:t>Documentation &amp; Recordkeeping</w:t>
      </w:r>
    </w:p>
    <w:p w14:paraId="27EC0E03" w14:textId="7DD0F3B4" w:rsidR="003B300A" w:rsidRPr="00E8127C" w:rsidRDefault="003B300A" w:rsidP="00027ACF">
      <w:pPr>
        <w:spacing w:after="0" w:line="276" w:lineRule="auto"/>
        <w:jc w:val="both"/>
        <w:rPr>
          <w:rFonts w:cstheme="minorHAnsi"/>
          <w:sz w:val="24"/>
          <w:szCs w:val="24"/>
          <w:lang w:val="en-US"/>
        </w:rPr>
      </w:pPr>
      <w:r w:rsidRPr="00E8127C">
        <w:rPr>
          <w:rFonts w:cstheme="minorHAnsi"/>
          <w:sz w:val="24"/>
          <w:szCs w:val="24"/>
          <w:lang w:val="en-US"/>
        </w:rPr>
        <w:t>HR maintains secure records, including:</w:t>
      </w:r>
    </w:p>
    <w:p w14:paraId="25E247F5" w14:textId="77777777" w:rsidR="003B300A" w:rsidRPr="00E8127C" w:rsidRDefault="003B300A" w:rsidP="00ED1847">
      <w:pPr>
        <w:numPr>
          <w:ilvl w:val="0"/>
          <w:numId w:val="32"/>
        </w:numPr>
        <w:spacing w:after="100" w:afterAutospacing="1" w:line="276" w:lineRule="auto"/>
        <w:ind w:left="714" w:hanging="357"/>
        <w:jc w:val="both"/>
        <w:rPr>
          <w:rFonts w:cstheme="minorHAnsi"/>
          <w:sz w:val="24"/>
          <w:szCs w:val="24"/>
          <w:lang w:val="en-US"/>
        </w:rPr>
      </w:pPr>
      <w:r w:rsidRPr="00E8127C">
        <w:rPr>
          <w:rFonts w:cstheme="minorHAnsi"/>
          <w:sz w:val="24"/>
          <w:szCs w:val="24"/>
          <w:lang w:val="en-US"/>
        </w:rPr>
        <w:t>Evaluation Forms</w:t>
      </w:r>
    </w:p>
    <w:p w14:paraId="74EF44B0" w14:textId="77777777" w:rsidR="003B300A" w:rsidRPr="00E8127C" w:rsidRDefault="003B300A" w:rsidP="00ED1847">
      <w:pPr>
        <w:numPr>
          <w:ilvl w:val="0"/>
          <w:numId w:val="32"/>
        </w:numPr>
        <w:spacing w:before="100" w:beforeAutospacing="1" w:after="100" w:afterAutospacing="1" w:line="276" w:lineRule="auto"/>
        <w:jc w:val="both"/>
        <w:rPr>
          <w:rFonts w:cstheme="minorHAnsi"/>
          <w:sz w:val="24"/>
          <w:szCs w:val="24"/>
          <w:lang w:val="en-US"/>
        </w:rPr>
      </w:pPr>
      <w:r w:rsidRPr="00E8127C">
        <w:rPr>
          <w:rFonts w:cstheme="minorHAnsi"/>
          <w:sz w:val="24"/>
          <w:szCs w:val="24"/>
          <w:lang w:val="en-US"/>
        </w:rPr>
        <w:t>ICDP Documents</w:t>
      </w:r>
    </w:p>
    <w:p w14:paraId="1A2B071B" w14:textId="77777777" w:rsidR="003B300A" w:rsidRPr="00E8127C" w:rsidRDefault="003B300A" w:rsidP="00ED1847">
      <w:pPr>
        <w:numPr>
          <w:ilvl w:val="0"/>
          <w:numId w:val="32"/>
        </w:numPr>
        <w:spacing w:before="100" w:beforeAutospacing="1" w:after="100" w:afterAutospacing="1" w:line="276" w:lineRule="auto"/>
        <w:jc w:val="both"/>
        <w:rPr>
          <w:rFonts w:cstheme="minorHAnsi"/>
          <w:sz w:val="24"/>
          <w:szCs w:val="24"/>
          <w:lang w:val="en-US"/>
        </w:rPr>
      </w:pPr>
      <w:r w:rsidRPr="00E8127C">
        <w:rPr>
          <w:rFonts w:cstheme="minorHAnsi"/>
          <w:sz w:val="24"/>
          <w:szCs w:val="24"/>
          <w:lang w:val="en-US"/>
        </w:rPr>
        <w:t>Reviewer &amp; Employee Comments</w:t>
      </w:r>
    </w:p>
    <w:p w14:paraId="7FBC5153" w14:textId="77777777" w:rsidR="003B300A" w:rsidRPr="00E8127C" w:rsidRDefault="003B300A" w:rsidP="00ED1847">
      <w:pPr>
        <w:numPr>
          <w:ilvl w:val="0"/>
          <w:numId w:val="32"/>
        </w:numPr>
        <w:spacing w:before="100" w:beforeAutospacing="1" w:after="100" w:afterAutospacing="1" w:line="276" w:lineRule="auto"/>
        <w:jc w:val="both"/>
        <w:rPr>
          <w:rFonts w:cstheme="minorHAnsi"/>
          <w:sz w:val="24"/>
          <w:szCs w:val="24"/>
          <w:lang w:val="en-US"/>
        </w:rPr>
      </w:pPr>
      <w:r w:rsidRPr="00E8127C">
        <w:rPr>
          <w:rFonts w:cstheme="minorHAnsi"/>
          <w:sz w:val="24"/>
          <w:szCs w:val="24"/>
        </w:rPr>
        <w:t>Buyer Performance Feedback Form (if applicable)</w:t>
      </w:r>
    </w:p>
    <w:p w14:paraId="456911DA" w14:textId="77777777" w:rsidR="00490414" w:rsidRPr="00E8127C" w:rsidRDefault="003B300A" w:rsidP="00490414">
      <w:pPr>
        <w:spacing w:before="100" w:beforeAutospacing="1" w:after="0" w:line="276" w:lineRule="auto"/>
        <w:jc w:val="both"/>
        <w:rPr>
          <w:rFonts w:cstheme="minorHAnsi"/>
          <w:sz w:val="24"/>
          <w:szCs w:val="24"/>
          <w:lang w:val="en-US"/>
        </w:rPr>
      </w:pPr>
      <w:r w:rsidRPr="00E8127C">
        <w:rPr>
          <w:rFonts w:cstheme="minorHAnsi"/>
          <w:b/>
          <w:bCs/>
          <w:sz w:val="24"/>
          <w:szCs w:val="24"/>
          <w:lang w:val="en-US"/>
        </w:rPr>
        <w:t>Review and Continuous Improvement</w:t>
      </w:r>
    </w:p>
    <w:p w14:paraId="2A8D225A" w14:textId="1C985833" w:rsidR="00537244" w:rsidRPr="00E8127C" w:rsidRDefault="003B300A" w:rsidP="33CEAB00">
      <w:pPr>
        <w:spacing w:after="100" w:afterAutospacing="1" w:line="276" w:lineRule="auto"/>
        <w:jc w:val="both"/>
        <w:rPr>
          <w:rFonts w:cstheme="minorBidi"/>
          <w:sz w:val="24"/>
          <w:szCs w:val="24"/>
          <w:lang w:val="en-US"/>
        </w:rPr>
      </w:pPr>
      <w:r w:rsidRPr="00E8127C">
        <w:rPr>
          <w:rFonts w:cstheme="minorBidi"/>
          <w:sz w:val="24"/>
          <w:szCs w:val="24"/>
        </w:rPr>
        <w:t>Th</w:t>
      </w:r>
      <w:r w:rsidR="001D6EC9" w:rsidRPr="00E8127C">
        <w:rPr>
          <w:rFonts w:cstheme="minorBidi"/>
          <w:sz w:val="24"/>
          <w:szCs w:val="24"/>
        </w:rPr>
        <w:t xml:space="preserve">is procedure </w:t>
      </w:r>
      <w:r w:rsidR="004A08D4" w:rsidRPr="00E8127C">
        <w:rPr>
          <w:rFonts w:cstheme="minorBidi"/>
          <w:sz w:val="24"/>
          <w:szCs w:val="24"/>
        </w:rPr>
        <w:t xml:space="preserve">shall </w:t>
      </w:r>
      <w:r w:rsidR="001D6EC9" w:rsidRPr="00E8127C">
        <w:rPr>
          <w:rFonts w:cstheme="minorBidi"/>
          <w:sz w:val="24"/>
          <w:szCs w:val="24"/>
        </w:rPr>
        <w:t xml:space="preserve">be </w:t>
      </w:r>
      <w:r w:rsidRPr="00E8127C">
        <w:rPr>
          <w:rFonts w:cstheme="minorBidi"/>
          <w:sz w:val="24"/>
          <w:szCs w:val="24"/>
        </w:rPr>
        <w:t>review</w:t>
      </w:r>
      <w:r w:rsidR="001D6EC9" w:rsidRPr="00E8127C">
        <w:rPr>
          <w:rFonts w:cstheme="minorBidi"/>
          <w:sz w:val="24"/>
          <w:szCs w:val="24"/>
        </w:rPr>
        <w:t xml:space="preserve">ed </w:t>
      </w:r>
      <w:r w:rsidR="00D126ED" w:rsidRPr="00E8127C">
        <w:rPr>
          <w:rFonts w:cstheme="minorBidi"/>
          <w:sz w:val="24"/>
          <w:szCs w:val="24"/>
        </w:rPr>
        <w:t xml:space="preserve">annually </w:t>
      </w:r>
      <w:r w:rsidR="001D6EC9" w:rsidRPr="00E8127C">
        <w:rPr>
          <w:rFonts w:cstheme="minorBidi"/>
          <w:sz w:val="24"/>
          <w:szCs w:val="24"/>
        </w:rPr>
        <w:t>by HR Department</w:t>
      </w:r>
      <w:r w:rsidRPr="00E8127C">
        <w:rPr>
          <w:rFonts w:cstheme="minorBidi"/>
          <w:sz w:val="24"/>
          <w:szCs w:val="24"/>
        </w:rPr>
        <w:t xml:space="preserve"> incorporating feedback from department heads, employee representatives and key performance outcomes. Adjustments may be made to reflect evolving business needs, role definitions and buyer expectations</w:t>
      </w:r>
      <w:r w:rsidRPr="00E8127C">
        <w:rPr>
          <w:rFonts w:cstheme="minorBidi"/>
          <w:sz w:val="24"/>
          <w:szCs w:val="24"/>
          <w:lang w:val="en-US"/>
        </w:rPr>
        <w:t>.</w:t>
      </w:r>
    </w:p>
    <w:p w14:paraId="1A4523D1" w14:textId="1FC030B3" w:rsidR="00A300A9" w:rsidRPr="003B300A" w:rsidRDefault="014B1B93" w:rsidP="00CE0952">
      <w:pPr>
        <w:pStyle w:val="Heading2"/>
        <w:rPr>
          <w:u w:val="none"/>
        </w:rPr>
      </w:pPr>
      <w:bookmarkStart w:id="24" w:name="_Toc233029856"/>
      <w:r>
        <w:rPr>
          <w:u w:val="none"/>
        </w:rPr>
        <w:t>12. Procedure for Sensitive Transactions</w:t>
      </w:r>
      <w:bookmarkEnd w:id="24"/>
      <w:r>
        <w:rPr>
          <w:u w:val="none"/>
        </w:rPr>
        <w:t xml:space="preserve"> </w:t>
      </w:r>
    </w:p>
    <w:p w14:paraId="697BD7C0" w14:textId="02420D06" w:rsidR="00A300A9" w:rsidRPr="005F48C0" w:rsidRDefault="00A300A9" w:rsidP="3DEA5ED0">
      <w:pPr>
        <w:spacing w:before="100" w:beforeAutospacing="1" w:after="100" w:afterAutospacing="1" w:line="276" w:lineRule="auto"/>
        <w:jc w:val="both"/>
        <w:rPr>
          <w:rFonts w:cstheme="minorBidi"/>
          <w:sz w:val="24"/>
          <w:szCs w:val="24"/>
          <w:lang w:val="en-US"/>
        </w:rPr>
      </w:pPr>
      <w:r w:rsidRPr="3DEA5ED0">
        <w:rPr>
          <w:rFonts w:cstheme="minorBidi"/>
          <w:b/>
          <w:bCs/>
          <w:sz w:val="24"/>
          <w:szCs w:val="24"/>
          <w:lang w:val="en-US"/>
        </w:rPr>
        <w:t>Purpose</w:t>
      </w:r>
      <w:r>
        <w:br/>
      </w:r>
      <w:r w:rsidR="36E72A62" w:rsidRPr="3DEA5ED0">
        <w:rPr>
          <w:rFonts w:ascii="Calibri" w:eastAsia="Calibri" w:hAnsi="Calibri" w:cs="Calibri"/>
          <w:sz w:val="24"/>
          <w:szCs w:val="24"/>
        </w:rPr>
        <w:t>The purpose of this procedure is to ensure that all business activities of Naxpar Pharma Pvt. Ltd. are conducted ethically, transparently</w:t>
      </w:r>
      <w:r w:rsidR="00002D44">
        <w:rPr>
          <w:rFonts w:ascii="Calibri" w:eastAsia="Calibri" w:hAnsi="Calibri" w:cs="Calibri"/>
          <w:sz w:val="24"/>
          <w:szCs w:val="24"/>
        </w:rPr>
        <w:t xml:space="preserve"> </w:t>
      </w:r>
      <w:r w:rsidR="006935F7">
        <w:rPr>
          <w:rFonts w:ascii="Calibri" w:eastAsia="Calibri" w:hAnsi="Calibri" w:cs="Calibri"/>
          <w:sz w:val="24"/>
          <w:szCs w:val="24"/>
        </w:rPr>
        <w:t>and</w:t>
      </w:r>
      <w:r w:rsidR="36E72A62" w:rsidRPr="3DEA5ED0">
        <w:rPr>
          <w:rFonts w:ascii="Calibri" w:eastAsia="Calibri" w:hAnsi="Calibri" w:cs="Calibri"/>
          <w:sz w:val="24"/>
          <w:szCs w:val="24"/>
        </w:rPr>
        <w:t xml:space="preserve"> in compliance with applicable laws and Company requirements. This procedure establishes controls to prevent bribery, corruption, kickbacks, improper gifts, conflicts of interest</w:t>
      </w:r>
      <w:r w:rsidR="00002D44">
        <w:rPr>
          <w:rFonts w:ascii="Calibri" w:eastAsia="Calibri" w:hAnsi="Calibri" w:cs="Calibri"/>
          <w:sz w:val="24"/>
          <w:szCs w:val="24"/>
        </w:rPr>
        <w:t xml:space="preserve"> </w:t>
      </w:r>
      <w:r w:rsidR="006935F7">
        <w:rPr>
          <w:rFonts w:ascii="Calibri" w:eastAsia="Calibri" w:hAnsi="Calibri" w:cs="Calibri"/>
          <w:sz w:val="24"/>
          <w:szCs w:val="24"/>
        </w:rPr>
        <w:t>and</w:t>
      </w:r>
      <w:r w:rsidR="36E72A62" w:rsidRPr="3DEA5ED0">
        <w:rPr>
          <w:rFonts w:ascii="Calibri" w:eastAsia="Calibri" w:hAnsi="Calibri" w:cs="Calibri"/>
          <w:sz w:val="24"/>
          <w:szCs w:val="24"/>
        </w:rPr>
        <w:t xml:space="preserve"> other sensitive transactions that may improperly influence business decisions or result in personal gain</w:t>
      </w:r>
      <w:r w:rsidRPr="3DEA5ED0">
        <w:rPr>
          <w:rFonts w:cstheme="minorBidi"/>
          <w:sz w:val="24"/>
          <w:szCs w:val="24"/>
        </w:rPr>
        <w:t>.</w:t>
      </w:r>
    </w:p>
    <w:p w14:paraId="37EF3AB8" w14:textId="37757478" w:rsidR="3E6901BE" w:rsidRDefault="3E6901BE" w:rsidP="3DEA5ED0">
      <w:pPr>
        <w:spacing w:beforeAutospacing="1" w:afterAutospacing="1" w:line="276" w:lineRule="auto"/>
        <w:jc w:val="both"/>
      </w:pPr>
      <w:r w:rsidRPr="3DEA5ED0">
        <w:rPr>
          <w:rFonts w:cstheme="minorBidi"/>
          <w:b/>
          <w:bCs/>
          <w:sz w:val="24"/>
          <w:szCs w:val="24"/>
          <w:lang w:val="en-US"/>
        </w:rPr>
        <w:t>Scope</w:t>
      </w:r>
      <w:r w:rsidRPr="3DEA5ED0">
        <w:rPr>
          <w:rFonts w:ascii="Calibri" w:eastAsia="Calibri" w:hAnsi="Calibri" w:cs="Calibri"/>
          <w:sz w:val="24"/>
          <w:szCs w:val="24"/>
        </w:rPr>
        <w:t xml:space="preserve"> </w:t>
      </w:r>
    </w:p>
    <w:p w14:paraId="65B23002" w14:textId="3AFA4984" w:rsidR="3E6901BE" w:rsidRDefault="3E6901BE" w:rsidP="3DEA5ED0">
      <w:pPr>
        <w:spacing w:beforeAutospacing="1" w:afterAutospacing="1" w:line="276" w:lineRule="auto"/>
        <w:jc w:val="both"/>
        <w:rPr>
          <w:rFonts w:ascii="Calibri" w:eastAsia="Calibri" w:hAnsi="Calibri" w:cs="Calibri"/>
          <w:sz w:val="24"/>
          <w:szCs w:val="24"/>
        </w:rPr>
      </w:pPr>
      <w:r w:rsidRPr="3DEA5ED0">
        <w:rPr>
          <w:rFonts w:ascii="Calibri" w:eastAsia="Calibri" w:hAnsi="Calibri" w:cs="Calibri"/>
          <w:sz w:val="24"/>
          <w:szCs w:val="24"/>
        </w:rPr>
        <w:t>This procedure applies to all employees, management personnel, contractors, consultants</w:t>
      </w:r>
      <w:r w:rsidR="00002D44">
        <w:rPr>
          <w:rFonts w:ascii="Calibri" w:eastAsia="Calibri" w:hAnsi="Calibri" w:cs="Calibri"/>
          <w:sz w:val="24"/>
          <w:szCs w:val="24"/>
        </w:rPr>
        <w:t xml:space="preserve"> </w:t>
      </w:r>
      <w:r w:rsidR="006935F7">
        <w:rPr>
          <w:rFonts w:ascii="Calibri" w:eastAsia="Calibri" w:hAnsi="Calibri" w:cs="Calibri"/>
          <w:sz w:val="24"/>
          <w:szCs w:val="24"/>
        </w:rPr>
        <w:t>and</w:t>
      </w:r>
      <w:r w:rsidRPr="3DEA5ED0">
        <w:rPr>
          <w:rFonts w:ascii="Calibri" w:eastAsia="Calibri" w:hAnsi="Calibri" w:cs="Calibri"/>
          <w:sz w:val="24"/>
          <w:szCs w:val="24"/>
        </w:rPr>
        <w:t xml:space="preserve"> other individuals acting on behalf of Naxpar Pharma Pvt. Ltd.</w:t>
      </w:r>
    </w:p>
    <w:p w14:paraId="4744D5A0" w14:textId="0303104B" w:rsidR="00A300A9" w:rsidRDefault="00A300A9" w:rsidP="3DEA5ED0">
      <w:pPr>
        <w:spacing w:beforeAutospacing="1" w:after="0" w:line="276" w:lineRule="auto"/>
        <w:jc w:val="both"/>
        <w:rPr>
          <w:rFonts w:cstheme="minorBidi"/>
          <w:b/>
          <w:bCs/>
          <w:sz w:val="24"/>
          <w:szCs w:val="24"/>
          <w:lang w:val="en-US"/>
        </w:rPr>
      </w:pPr>
      <w:r w:rsidRPr="3DEA5ED0">
        <w:rPr>
          <w:rFonts w:cstheme="minorBidi"/>
          <w:b/>
          <w:bCs/>
          <w:sz w:val="24"/>
          <w:szCs w:val="24"/>
          <w:lang w:val="en-US"/>
        </w:rPr>
        <w:lastRenderedPageBreak/>
        <w:t>Procedure</w:t>
      </w:r>
    </w:p>
    <w:p w14:paraId="7D57F347" w14:textId="2EE3187C" w:rsidR="0223397A" w:rsidRDefault="0223397A" w:rsidP="3DEA5ED0">
      <w:pPr>
        <w:jc w:val="both"/>
        <w:rPr>
          <w:rFonts w:ascii="Calibri" w:eastAsia="Calibri" w:hAnsi="Calibri" w:cs="Calibri"/>
          <w:sz w:val="24"/>
          <w:szCs w:val="24"/>
          <w:lang w:val="en-US"/>
        </w:rPr>
      </w:pPr>
      <w:r w:rsidRPr="3DEA5ED0">
        <w:rPr>
          <w:rFonts w:ascii="Calibri" w:eastAsia="Calibri" w:hAnsi="Calibri" w:cs="Calibri"/>
          <w:sz w:val="24"/>
          <w:szCs w:val="24"/>
          <w:lang w:val="en-US"/>
        </w:rPr>
        <w:t>Naxpar Pharma Pvt. Ltd. prohibits all forms of bribery, corruption, kickbacks, facilitation payments, improper gifts, unauthorized donations</w:t>
      </w:r>
      <w:r w:rsidR="00002D44">
        <w:rPr>
          <w:rFonts w:ascii="Calibri" w:eastAsia="Calibri" w:hAnsi="Calibri" w:cs="Calibri"/>
          <w:sz w:val="24"/>
          <w:szCs w:val="24"/>
          <w:lang w:val="en-US"/>
        </w:rPr>
        <w:t xml:space="preserve"> </w:t>
      </w:r>
      <w:r w:rsidR="006935F7">
        <w:rPr>
          <w:rFonts w:ascii="Calibri" w:eastAsia="Calibri" w:hAnsi="Calibri" w:cs="Calibri"/>
          <w:sz w:val="24"/>
          <w:szCs w:val="24"/>
          <w:lang w:val="en-US"/>
        </w:rPr>
        <w:t>and</w:t>
      </w:r>
      <w:r w:rsidRPr="3DEA5ED0">
        <w:rPr>
          <w:rFonts w:ascii="Calibri" w:eastAsia="Calibri" w:hAnsi="Calibri" w:cs="Calibri"/>
          <w:sz w:val="24"/>
          <w:szCs w:val="24"/>
          <w:lang w:val="en-US"/>
        </w:rPr>
        <w:t xml:space="preserve"> any other sensitive transactions intended to influence business decisions or obtain an unfair advantage.</w:t>
      </w:r>
    </w:p>
    <w:p w14:paraId="1C71950A" w14:textId="1BD3CE47" w:rsidR="0223397A" w:rsidRDefault="0223397A" w:rsidP="3DEA5ED0">
      <w:pPr>
        <w:jc w:val="both"/>
        <w:rPr>
          <w:rFonts w:ascii="Calibri" w:eastAsia="Calibri" w:hAnsi="Calibri" w:cs="Calibri"/>
          <w:sz w:val="24"/>
          <w:szCs w:val="24"/>
          <w:lang w:val="en-US"/>
        </w:rPr>
      </w:pPr>
      <w:r w:rsidRPr="3DEA5ED0">
        <w:rPr>
          <w:rFonts w:ascii="Calibri" w:eastAsia="Calibri" w:hAnsi="Calibri" w:cs="Calibri"/>
          <w:sz w:val="24"/>
          <w:szCs w:val="24"/>
          <w:lang w:val="en-US"/>
        </w:rPr>
        <w:t>Employees shall not offer, solicit, accept, or provide any gift, payment, hospitality, favor, service, or benefit that could influence, or appear to influence, business decisions.</w:t>
      </w:r>
    </w:p>
    <w:p w14:paraId="6D29370A" w14:textId="7F305870" w:rsidR="0223397A" w:rsidRDefault="0223397A" w:rsidP="3DEA5ED0">
      <w:pPr>
        <w:jc w:val="both"/>
        <w:rPr>
          <w:rFonts w:ascii="Calibri" w:eastAsia="Calibri" w:hAnsi="Calibri" w:cs="Calibri"/>
          <w:sz w:val="24"/>
          <w:szCs w:val="24"/>
          <w:lang w:val="en-US"/>
        </w:rPr>
      </w:pPr>
      <w:r w:rsidRPr="3DEA5ED0">
        <w:rPr>
          <w:rFonts w:ascii="Calibri" w:eastAsia="Calibri" w:hAnsi="Calibri" w:cs="Calibri"/>
          <w:sz w:val="24"/>
          <w:szCs w:val="24"/>
          <w:lang w:val="en-US"/>
        </w:rPr>
        <w:t>All procurement, vendor selection, contracting</w:t>
      </w:r>
      <w:r w:rsidR="00002D44">
        <w:rPr>
          <w:rFonts w:ascii="Calibri" w:eastAsia="Calibri" w:hAnsi="Calibri" w:cs="Calibri"/>
          <w:sz w:val="24"/>
          <w:szCs w:val="24"/>
          <w:lang w:val="en-US"/>
        </w:rPr>
        <w:t xml:space="preserve"> </w:t>
      </w:r>
      <w:r w:rsidR="006935F7">
        <w:rPr>
          <w:rFonts w:ascii="Calibri" w:eastAsia="Calibri" w:hAnsi="Calibri" w:cs="Calibri"/>
          <w:sz w:val="24"/>
          <w:szCs w:val="24"/>
          <w:lang w:val="en-US"/>
        </w:rPr>
        <w:t>and</w:t>
      </w:r>
      <w:r w:rsidRPr="3DEA5ED0">
        <w:rPr>
          <w:rFonts w:ascii="Calibri" w:eastAsia="Calibri" w:hAnsi="Calibri" w:cs="Calibri"/>
          <w:sz w:val="24"/>
          <w:szCs w:val="24"/>
          <w:lang w:val="en-US"/>
        </w:rPr>
        <w:t xml:space="preserve"> financial decisions shall be based solely on legitimate business considerations such as quality, cost, capability, compliance</w:t>
      </w:r>
      <w:r w:rsidR="00002D44">
        <w:rPr>
          <w:rFonts w:ascii="Calibri" w:eastAsia="Calibri" w:hAnsi="Calibri" w:cs="Calibri"/>
          <w:sz w:val="24"/>
          <w:szCs w:val="24"/>
          <w:lang w:val="en-US"/>
        </w:rPr>
        <w:t xml:space="preserve"> </w:t>
      </w:r>
      <w:r w:rsidR="006935F7">
        <w:rPr>
          <w:rFonts w:ascii="Calibri" w:eastAsia="Calibri" w:hAnsi="Calibri" w:cs="Calibri"/>
          <w:sz w:val="24"/>
          <w:szCs w:val="24"/>
          <w:lang w:val="en-US"/>
        </w:rPr>
        <w:t>and</w:t>
      </w:r>
      <w:r w:rsidRPr="3DEA5ED0">
        <w:rPr>
          <w:rFonts w:ascii="Calibri" w:eastAsia="Calibri" w:hAnsi="Calibri" w:cs="Calibri"/>
          <w:sz w:val="24"/>
          <w:szCs w:val="24"/>
          <w:lang w:val="en-US"/>
        </w:rPr>
        <w:t xml:space="preserve"> business requirements.</w:t>
      </w:r>
    </w:p>
    <w:p w14:paraId="10093551" w14:textId="0D917CC2" w:rsidR="0223397A" w:rsidRDefault="0223397A" w:rsidP="3DEA5ED0">
      <w:pPr>
        <w:jc w:val="both"/>
        <w:rPr>
          <w:rFonts w:ascii="Calibri" w:eastAsia="Calibri" w:hAnsi="Calibri" w:cs="Calibri"/>
          <w:sz w:val="24"/>
          <w:szCs w:val="24"/>
          <w:lang w:val="en-US"/>
        </w:rPr>
      </w:pPr>
      <w:r w:rsidRPr="3DEA5ED0">
        <w:rPr>
          <w:rFonts w:ascii="Calibri" w:eastAsia="Calibri" w:hAnsi="Calibri" w:cs="Calibri"/>
          <w:sz w:val="24"/>
          <w:szCs w:val="24"/>
          <w:lang w:val="en-US"/>
        </w:rPr>
        <w:t>Employees shall immediately disclose any offer, request, or circumstance that may involve:</w:t>
      </w:r>
    </w:p>
    <w:p w14:paraId="3467FFB4" w14:textId="757C9533" w:rsidR="0223397A" w:rsidRDefault="0223397A" w:rsidP="00ED1847">
      <w:pPr>
        <w:pStyle w:val="ListParagraph"/>
        <w:numPr>
          <w:ilvl w:val="0"/>
          <w:numId w:val="7"/>
        </w:numPr>
        <w:spacing w:after="0"/>
        <w:jc w:val="both"/>
        <w:rPr>
          <w:rFonts w:ascii="Calibri" w:eastAsia="Calibri" w:hAnsi="Calibri" w:cs="Calibri"/>
          <w:sz w:val="24"/>
          <w:szCs w:val="24"/>
          <w:lang w:val="en-US"/>
        </w:rPr>
      </w:pPr>
      <w:r w:rsidRPr="3DEA5ED0">
        <w:rPr>
          <w:rFonts w:ascii="Calibri" w:eastAsia="Calibri" w:hAnsi="Calibri" w:cs="Calibri"/>
          <w:sz w:val="24"/>
          <w:szCs w:val="24"/>
          <w:lang w:val="en-US"/>
        </w:rPr>
        <w:t>Gifts or hospitality of inappropriate value.</w:t>
      </w:r>
    </w:p>
    <w:p w14:paraId="786513EE" w14:textId="61B1CC55" w:rsidR="0223397A" w:rsidRDefault="0223397A" w:rsidP="00ED1847">
      <w:pPr>
        <w:pStyle w:val="ListParagraph"/>
        <w:numPr>
          <w:ilvl w:val="0"/>
          <w:numId w:val="7"/>
        </w:numPr>
        <w:spacing w:after="0"/>
        <w:jc w:val="both"/>
        <w:rPr>
          <w:rFonts w:ascii="Calibri" w:eastAsia="Calibri" w:hAnsi="Calibri" w:cs="Calibri"/>
          <w:sz w:val="24"/>
          <w:szCs w:val="24"/>
          <w:lang w:val="en-US"/>
        </w:rPr>
      </w:pPr>
      <w:r w:rsidRPr="3DEA5ED0">
        <w:rPr>
          <w:rFonts w:ascii="Calibri" w:eastAsia="Calibri" w:hAnsi="Calibri" w:cs="Calibri"/>
          <w:sz w:val="24"/>
          <w:szCs w:val="24"/>
          <w:lang w:val="en-US"/>
        </w:rPr>
        <w:t>Personal benefits from suppliers, customers, or business partners.</w:t>
      </w:r>
    </w:p>
    <w:p w14:paraId="74F954E1" w14:textId="0FECE592" w:rsidR="0223397A" w:rsidRDefault="0223397A" w:rsidP="00ED1847">
      <w:pPr>
        <w:pStyle w:val="ListParagraph"/>
        <w:numPr>
          <w:ilvl w:val="0"/>
          <w:numId w:val="7"/>
        </w:numPr>
        <w:spacing w:after="0"/>
        <w:jc w:val="both"/>
        <w:rPr>
          <w:rFonts w:ascii="Calibri" w:eastAsia="Calibri" w:hAnsi="Calibri" w:cs="Calibri"/>
          <w:sz w:val="24"/>
          <w:szCs w:val="24"/>
          <w:lang w:val="en-US"/>
        </w:rPr>
      </w:pPr>
      <w:r w:rsidRPr="3DEA5ED0">
        <w:rPr>
          <w:rFonts w:ascii="Calibri" w:eastAsia="Calibri" w:hAnsi="Calibri" w:cs="Calibri"/>
          <w:sz w:val="24"/>
          <w:szCs w:val="24"/>
          <w:lang w:val="en-US"/>
        </w:rPr>
        <w:t>Conflicts of interest.</w:t>
      </w:r>
    </w:p>
    <w:p w14:paraId="28B063D1" w14:textId="4C6CD221" w:rsidR="0223397A" w:rsidRDefault="0223397A" w:rsidP="00ED1847">
      <w:pPr>
        <w:pStyle w:val="ListParagraph"/>
        <w:numPr>
          <w:ilvl w:val="0"/>
          <w:numId w:val="7"/>
        </w:numPr>
        <w:spacing w:after="0"/>
        <w:jc w:val="both"/>
        <w:rPr>
          <w:rFonts w:ascii="Calibri" w:eastAsia="Calibri" w:hAnsi="Calibri" w:cs="Calibri"/>
          <w:sz w:val="24"/>
          <w:szCs w:val="24"/>
          <w:lang w:val="en-US"/>
        </w:rPr>
      </w:pPr>
      <w:r w:rsidRPr="3DEA5ED0">
        <w:rPr>
          <w:rFonts w:ascii="Calibri" w:eastAsia="Calibri" w:hAnsi="Calibri" w:cs="Calibri"/>
          <w:sz w:val="24"/>
          <w:szCs w:val="24"/>
          <w:lang w:val="en-US"/>
        </w:rPr>
        <w:t>Requests for unofficial payments or favors.</w:t>
      </w:r>
    </w:p>
    <w:p w14:paraId="613C46E8" w14:textId="1496FF6D" w:rsidR="0223397A" w:rsidRDefault="0223397A" w:rsidP="00ED1847">
      <w:pPr>
        <w:pStyle w:val="ListParagraph"/>
        <w:numPr>
          <w:ilvl w:val="0"/>
          <w:numId w:val="7"/>
        </w:numPr>
        <w:spacing w:after="0"/>
        <w:jc w:val="both"/>
        <w:rPr>
          <w:rFonts w:ascii="Calibri" w:eastAsia="Calibri" w:hAnsi="Calibri" w:cs="Calibri"/>
          <w:sz w:val="24"/>
          <w:szCs w:val="24"/>
          <w:lang w:val="en-US"/>
        </w:rPr>
      </w:pPr>
      <w:r w:rsidRPr="3DEA5ED0">
        <w:rPr>
          <w:rFonts w:ascii="Calibri" w:eastAsia="Calibri" w:hAnsi="Calibri" w:cs="Calibri"/>
          <w:sz w:val="24"/>
          <w:szCs w:val="24"/>
          <w:lang w:val="en-US"/>
        </w:rPr>
        <w:t>Any activity that may compromise ethical business conduct.</w:t>
      </w:r>
    </w:p>
    <w:p w14:paraId="6B92DEA9" w14:textId="7CBDBB44" w:rsidR="0223397A" w:rsidRDefault="0223397A" w:rsidP="3DEA5ED0">
      <w:pPr>
        <w:jc w:val="both"/>
        <w:rPr>
          <w:rFonts w:ascii="Calibri" w:eastAsia="Calibri" w:hAnsi="Calibri" w:cs="Calibri"/>
          <w:sz w:val="24"/>
          <w:szCs w:val="24"/>
          <w:lang w:val="en-US"/>
        </w:rPr>
      </w:pPr>
      <w:r w:rsidRPr="3DEA5ED0">
        <w:rPr>
          <w:rFonts w:ascii="Calibri" w:eastAsia="Calibri" w:hAnsi="Calibri" w:cs="Calibri"/>
          <w:sz w:val="24"/>
          <w:szCs w:val="24"/>
          <w:lang w:val="en-US"/>
        </w:rPr>
        <w:t>The Company shall maintain transparency in business dealings through appropriate documentation, financial controls</w:t>
      </w:r>
      <w:r w:rsidR="00002D44">
        <w:rPr>
          <w:rFonts w:ascii="Calibri" w:eastAsia="Calibri" w:hAnsi="Calibri" w:cs="Calibri"/>
          <w:sz w:val="24"/>
          <w:szCs w:val="24"/>
          <w:lang w:val="en-US"/>
        </w:rPr>
        <w:t xml:space="preserve"> </w:t>
      </w:r>
      <w:r w:rsidR="006935F7">
        <w:rPr>
          <w:rFonts w:ascii="Calibri" w:eastAsia="Calibri" w:hAnsi="Calibri" w:cs="Calibri"/>
          <w:sz w:val="24"/>
          <w:szCs w:val="24"/>
          <w:lang w:val="en-US"/>
        </w:rPr>
        <w:t>and</w:t>
      </w:r>
      <w:r w:rsidRPr="3DEA5ED0">
        <w:rPr>
          <w:rFonts w:ascii="Calibri" w:eastAsia="Calibri" w:hAnsi="Calibri" w:cs="Calibri"/>
          <w:sz w:val="24"/>
          <w:szCs w:val="24"/>
          <w:lang w:val="en-US"/>
        </w:rPr>
        <w:t xml:space="preserve"> management oversight.</w:t>
      </w:r>
    </w:p>
    <w:p w14:paraId="2FB995BF" w14:textId="4BD6B3FD" w:rsidR="007C5A0E" w:rsidRPr="00031A82" w:rsidRDefault="007C5A0E" w:rsidP="007C5A0E">
      <w:pPr>
        <w:rPr>
          <w:b/>
          <w:bCs/>
          <w:sz w:val="24"/>
          <w:szCs w:val="24"/>
        </w:rPr>
      </w:pPr>
      <w:r w:rsidRPr="3DEA5ED0">
        <w:rPr>
          <w:b/>
          <w:bCs/>
          <w:sz w:val="24"/>
          <w:szCs w:val="24"/>
        </w:rPr>
        <w:t>Prohibited Transactions</w:t>
      </w:r>
    </w:p>
    <w:p w14:paraId="7DB285C4" w14:textId="77777777" w:rsidR="007C5A0E" w:rsidRPr="00031A82" w:rsidRDefault="007C5A0E" w:rsidP="007C5A0E">
      <w:pPr>
        <w:rPr>
          <w:sz w:val="24"/>
          <w:szCs w:val="24"/>
        </w:rPr>
      </w:pPr>
      <w:r w:rsidRPr="3DEA5ED0">
        <w:rPr>
          <w:sz w:val="24"/>
          <w:szCs w:val="24"/>
        </w:rPr>
        <w:t>The following types of transactions are strictly prohibited at Naxpar Pharma, regardless of value or intent:</w:t>
      </w:r>
    </w:p>
    <w:p w14:paraId="1EBEBF9B" w14:textId="33C63AD7" w:rsidR="007C2A0C" w:rsidRDefault="39395BB5" w:rsidP="00ED1847">
      <w:pPr>
        <w:pStyle w:val="ListParagraph"/>
        <w:numPr>
          <w:ilvl w:val="0"/>
          <w:numId w:val="14"/>
        </w:numPr>
        <w:spacing w:after="100" w:afterAutospacing="1" w:line="276" w:lineRule="auto"/>
        <w:jc w:val="both"/>
        <w:rPr>
          <w:rFonts w:ascii="Calibri" w:eastAsia="Calibri" w:hAnsi="Calibri" w:cs="Calibri"/>
          <w:sz w:val="24"/>
          <w:szCs w:val="24"/>
          <w:lang w:val="en-US"/>
        </w:rPr>
      </w:pPr>
      <w:r w:rsidRPr="3DEA5ED0">
        <w:rPr>
          <w:rFonts w:ascii="Calibri" w:eastAsia="Calibri" w:hAnsi="Calibri" w:cs="Calibri"/>
          <w:sz w:val="24"/>
          <w:szCs w:val="24"/>
          <w:lang w:val="en-US"/>
        </w:rPr>
        <w:t>Bribes, kickbacks, facilitation payments, or improper commissions.</w:t>
      </w:r>
    </w:p>
    <w:p w14:paraId="21029F6A" w14:textId="39BA603D" w:rsidR="007C2A0C" w:rsidRDefault="39395BB5" w:rsidP="00ED1847">
      <w:pPr>
        <w:pStyle w:val="ListParagraph"/>
        <w:numPr>
          <w:ilvl w:val="0"/>
          <w:numId w:val="14"/>
        </w:numPr>
        <w:spacing w:after="100" w:afterAutospacing="1" w:line="276" w:lineRule="auto"/>
        <w:jc w:val="both"/>
        <w:rPr>
          <w:rFonts w:ascii="Calibri" w:eastAsia="Calibri" w:hAnsi="Calibri" w:cs="Calibri"/>
          <w:sz w:val="24"/>
          <w:szCs w:val="24"/>
          <w:lang w:val="en-US"/>
        </w:rPr>
      </w:pPr>
      <w:r w:rsidRPr="3DEA5ED0">
        <w:rPr>
          <w:rFonts w:ascii="Calibri" w:eastAsia="Calibri" w:hAnsi="Calibri" w:cs="Calibri"/>
          <w:sz w:val="24"/>
          <w:szCs w:val="24"/>
          <w:lang w:val="en-US"/>
        </w:rPr>
        <w:t>Cash payments or cash equivalents intended to influence decisions.</w:t>
      </w:r>
    </w:p>
    <w:p w14:paraId="3CC2A9F9" w14:textId="79CCBB1B" w:rsidR="007C2A0C" w:rsidRDefault="39395BB5" w:rsidP="00ED1847">
      <w:pPr>
        <w:pStyle w:val="ListParagraph"/>
        <w:numPr>
          <w:ilvl w:val="0"/>
          <w:numId w:val="14"/>
        </w:numPr>
        <w:spacing w:after="100" w:afterAutospacing="1" w:line="276" w:lineRule="auto"/>
        <w:jc w:val="both"/>
        <w:rPr>
          <w:rFonts w:ascii="Calibri" w:eastAsia="Calibri" w:hAnsi="Calibri" w:cs="Calibri"/>
          <w:sz w:val="24"/>
          <w:szCs w:val="24"/>
          <w:lang w:val="en-US"/>
        </w:rPr>
      </w:pPr>
      <w:r w:rsidRPr="3DEA5ED0">
        <w:rPr>
          <w:rFonts w:ascii="Calibri" w:eastAsia="Calibri" w:hAnsi="Calibri" w:cs="Calibri"/>
          <w:sz w:val="24"/>
          <w:szCs w:val="24"/>
          <w:lang w:val="en-US"/>
        </w:rPr>
        <w:t>Gifts, hospitality, or entertainment that may affect impartial judgment.</w:t>
      </w:r>
    </w:p>
    <w:p w14:paraId="7E01D98B" w14:textId="65EE8BD5" w:rsidR="007C2A0C" w:rsidRDefault="39395BB5" w:rsidP="00ED1847">
      <w:pPr>
        <w:pStyle w:val="ListParagraph"/>
        <w:numPr>
          <w:ilvl w:val="0"/>
          <w:numId w:val="14"/>
        </w:numPr>
        <w:spacing w:after="100" w:afterAutospacing="1" w:line="276" w:lineRule="auto"/>
        <w:jc w:val="both"/>
        <w:rPr>
          <w:rFonts w:ascii="Calibri" w:eastAsia="Calibri" w:hAnsi="Calibri" w:cs="Calibri"/>
          <w:sz w:val="24"/>
          <w:szCs w:val="24"/>
          <w:lang w:val="en-US"/>
        </w:rPr>
      </w:pPr>
      <w:r w:rsidRPr="3DEA5ED0">
        <w:rPr>
          <w:rFonts w:ascii="Calibri" w:eastAsia="Calibri" w:hAnsi="Calibri" w:cs="Calibri"/>
          <w:sz w:val="24"/>
          <w:szCs w:val="24"/>
          <w:lang w:val="en-US"/>
        </w:rPr>
        <w:t>Personal benefits received in exchange for business favors.</w:t>
      </w:r>
    </w:p>
    <w:p w14:paraId="319517A3" w14:textId="1F505784" w:rsidR="007C2A0C" w:rsidRDefault="39395BB5" w:rsidP="00ED1847">
      <w:pPr>
        <w:pStyle w:val="ListParagraph"/>
        <w:numPr>
          <w:ilvl w:val="0"/>
          <w:numId w:val="14"/>
        </w:numPr>
        <w:spacing w:after="100" w:afterAutospacing="1" w:line="276" w:lineRule="auto"/>
        <w:jc w:val="both"/>
        <w:rPr>
          <w:rFonts w:ascii="Calibri" w:eastAsia="Calibri" w:hAnsi="Calibri" w:cs="Calibri"/>
          <w:sz w:val="24"/>
          <w:szCs w:val="24"/>
          <w:lang w:val="en-US"/>
        </w:rPr>
      </w:pPr>
      <w:r w:rsidRPr="3DEA5ED0">
        <w:rPr>
          <w:rFonts w:ascii="Calibri" w:eastAsia="Calibri" w:hAnsi="Calibri" w:cs="Calibri"/>
          <w:sz w:val="24"/>
          <w:szCs w:val="24"/>
          <w:lang w:val="en-US"/>
        </w:rPr>
        <w:t>Undisclosed conflicts of interest.</w:t>
      </w:r>
    </w:p>
    <w:p w14:paraId="6DE98D0A" w14:textId="1A2F15B7" w:rsidR="007C2A0C" w:rsidRDefault="39395BB5" w:rsidP="00ED1847">
      <w:pPr>
        <w:pStyle w:val="ListParagraph"/>
        <w:numPr>
          <w:ilvl w:val="0"/>
          <w:numId w:val="14"/>
        </w:numPr>
        <w:spacing w:after="100" w:afterAutospacing="1" w:line="276" w:lineRule="auto"/>
        <w:jc w:val="both"/>
        <w:rPr>
          <w:rFonts w:ascii="Calibri" w:eastAsia="Calibri" w:hAnsi="Calibri" w:cs="Calibri"/>
          <w:sz w:val="24"/>
          <w:szCs w:val="24"/>
          <w:lang w:val="en-US"/>
        </w:rPr>
      </w:pPr>
      <w:r w:rsidRPr="3DEA5ED0">
        <w:rPr>
          <w:rFonts w:ascii="Calibri" w:eastAsia="Calibri" w:hAnsi="Calibri" w:cs="Calibri"/>
          <w:sz w:val="24"/>
          <w:szCs w:val="24"/>
          <w:lang w:val="en-US"/>
        </w:rPr>
        <w:t>Unauthorized donations or sponsorships.</w:t>
      </w:r>
    </w:p>
    <w:p w14:paraId="3357AD45" w14:textId="6EF663F5" w:rsidR="007C2A0C" w:rsidRDefault="39395BB5" w:rsidP="00ED1847">
      <w:pPr>
        <w:pStyle w:val="ListParagraph"/>
        <w:numPr>
          <w:ilvl w:val="0"/>
          <w:numId w:val="14"/>
        </w:numPr>
        <w:spacing w:after="100" w:afterAutospacing="1" w:line="276" w:lineRule="auto"/>
        <w:jc w:val="both"/>
        <w:rPr>
          <w:rFonts w:ascii="Calibri" w:eastAsia="Calibri" w:hAnsi="Calibri" w:cs="Calibri"/>
          <w:sz w:val="24"/>
          <w:szCs w:val="24"/>
          <w:lang w:val="en-US"/>
        </w:rPr>
      </w:pPr>
      <w:r w:rsidRPr="3DEA5ED0">
        <w:rPr>
          <w:rFonts w:ascii="Calibri" w:eastAsia="Calibri" w:hAnsi="Calibri" w:cs="Calibri"/>
          <w:sz w:val="24"/>
          <w:szCs w:val="24"/>
          <w:lang w:val="en-US"/>
        </w:rPr>
        <w:t>Procurement decisions influenced by personal relationships or benefits.</w:t>
      </w:r>
    </w:p>
    <w:p w14:paraId="6495F16C" w14:textId="775282F5" w:rsidR="007C2A0C" w:rsidRDefault="1B3C4F8C" w:rsidP="00ED1847">
      <w:pPr>
        <w:pStyle w:val="ListParagraph"/>
        <w:numPr>
          <w:ilvl w:val="0"/>
          <w:numId w:val="14"/>
        </w:numPr>
        <w:spacing w:after="100" w:afterAutospacing="1" w:line="276" w:lineRule="auto"/>
        <w:jc w:val="both"/>
        <w:rPr>
          <w:rFonts w:ascii="Calibri" w:eastAsia="Calibri" w:hAnsi="Calibri" w:cs="Calibri"/>
          <w:sz w:val="24"/>
          <w:szCs w:val="24"/>
          <w:lang w:val="en-US"/>
        </w:rPr>
      </w:pPr>
      <w:r w:rsidRPr="26E94102">
        <w:rPr>
          <w:rFonts w:ascii="Calibri" w:eastAsia="Calibri" w:hAnsi="Calibri" w:cs="Calibri"/>
          <w:sz w:val="24"/>
          <w:szCs w:val="24"/>
          <w:lang w:val="en-US"/>
        </w:rPr>
        <w:t>Manipulation of records or transactions to conceal improper activities.</w:t>
      </w:r>
    </w:p>
    <w:p w14:paraId="7541A5DC" w14:textId="4DB8D4AE" w:rsidR="007C2A0C" w:rsidRDefault="257F03E1" w:rsidP="26E94102">
      <w:pPr>
        <w:rPr>
          <w:rFonts w:ascii="Calibri" w:eastAsia="Calibri" w:hAnsi="Calibri" w:cs="Calibri"/>
          <w:b/>
          <w:bCs/>
          <w:sz w:val="24"/>
          <w:szCs w:val="24"/>
        </w:rPr>
      </w:pPr>
      <w:r w:rsidRPr="26E94102">
        <w:rPr>
          <w:b/>
          <w:bCs/>
        </w:rPr>
        <w:t>Reporting and Investigation</w:t>
      </w:r>
    </w:p>
    <w:p w14:paraId="1FE2DE3D" w14:textId="6511960F" w:rsidR="007C2A0C" w:rsidRDefault="5359DC92" w:rsidP="00490414">
      <w:pPr>
        <w:spacing w:after="100" w:afterAutospacing="1" w:line="276" w:lineRule="auto"/>
        <w:jc w:val="both"/>
      </w:pPr>
      <w:r w:rsidRPr="3DEA5ED0">
        <w:rPr>
          <w:rFonts w:ascii="Calibri" w:eastAsia="Calibri" w:hAnsi="Calibri" w:cs="Calibri"/>
          <w:sz w:val="24"/>
          <w:szCs w:val="24"/>
        </w:rPr>
        <w:t>Employees are encouraged to report any suspected violation of this procedure to their Department Head or Management.</w:t>
      </w:r>
    </w:p>
    <w:p w14:paraId="1798480E" w14:textId="6349DCB8" w:rsidR="007C2A0C" w:rsidRDefault="5359DC92" w:rsidP="00490414">
      <w:pPr>
        <w:spacing w:after="100" w:afterAutospacing="1" w:line="276" w:lineRule="auto"/>
        <w:jc w:val="both"/>
        <w:rPr>
          <w:rFonts w:ascii="Calibri" w:eastAsia="Calibri" w:hAnsi="Calibri" w:cs="Calibri"/>
          <w:sz w:val="24"/>
          <w:szCs w:val="24"/>
        </w:rPr>
      </w:pPr>
      <w:r w:rsidRPr="3DEA5ED0">
        <w:rPr>
          <w:rFonts w:ascii="Calibri" w:eastAsia="Calibri" w:hAnsi="Calibri" w:cs="Calibri"/>
          <w:sz w:val="24"/>
          <w:szCs w:val="24"/>
        </w:rPr>
        <w:t>All concerns shall be treated confidentially and investigated appropriately. Retaliation against any individual who reports a concern in good faith shall not be tolerated.</w:t>
      </w:r>
    </w:p>
    <w:p w14:paraId="7D510B0A" w14:textId="77777777" w:rsidR="00D34667" w:rsidRDefault="00D34667" w:rsidP="00490414">
      <w:pPr>
        <w:spacing w:after="100" w:afterAutospacing="1" w:line="276" w:lineRule="auto"/>
        <w:jc w:val="both"/>
      </w:pPr>
    </w:p>
    <w:p w14:paraId="66226EE8" w14:textId="2B9BCB02" w:rsidR="007C2A0C" w:rsidRDefault="5359DC92" w:rsidP="3DEA5ED0">
      <w:pPr>
        <w:pStyle w:val="NormalWeb"/>
        <w:rPr>
          <w:rFonts w:ascii="Calibri" w:eastAsia="Calibri" w:hAnsi="Calibri" w:cs="Calibri"/>
          <w:b/>
          <w:bCs/>
        </w:rPr>
      </w:pPr>
      <w:r w:rsidRPr="3DEA5ED0">
        <w:rPr>
          <w:b/>
          <w:bCs/>
        </w:rPr>
        <w:lastRenderedPageBreak/>
        <w:t>Corrective Actions</w:t>
      </w:r>
    </w:p>
    <w:p w14:paraId="13FD8E71" w14:textId="143211E9" w:rsidR="007C2A0C" w:rsidRDefault="257F03E1" w:rsidP="00490414">
      <w:pPr>
        <w:spacing w:after="100" w:afterAutospacing="1" w:line="276" w:lineRule="auto"/>
        <w:jc w:val="both"/>
      </w:pPr>
      <w:r w:rsidRPr="26E94102">
        <w:rPr>
          <w:rFonts w:ascii="Calibri" w:eastAsia="Calibri" w:hAnsi="Calibri" w:cs="Calibri"/>
          <w:sz w:val="24"/>
          <w:szCs w:val="24"/>
        </w:rPr>
        <w:t>Any violation of this procedure may result in disciplinary action, including termination of employment, depending on the nature and severity of the violation. Where applicable, legal action may also be pursued.</w:t>
      </w:r>
    </w:p>
    <w:p w14:paraId="7EBD687F" w14:textId="72CCD225" w:rsidR="2A1DB9C1" w:rsidRDefault="2A1DB9C1" w:rsidP="26E94102">
      <w:pPr>
        <w:rPr>
          <w:b/>
          <w:bCs/>
        </w:rPr>
      </w:pPr>
      <w:r w:rsidRPr="26E94102">
        <w:rPr>
          <w:b/>
          <w:bCs/>
        </w:rPr>
        <w:t>Responsibilities</w:t>
      </w:r>
    </w:p>
    <w:p w14:paraId="32807B50" w14:textId="15C62634" w:rsidR="2A1DB9C1" w:rsidRDefault="2A1DB9C1" w:rsidP="26E94102">
      <w:pPr>
        <w:pStyle w:val="ListParagraph"/>
        <w:numPr>
          <w:ilvl w:val="0"/>
          <w:numId w:val="3"/>
        </w:numPr>
        <w:spacing w:after="0"/>
      </w:pPr>
      <w:r>
        <w:t>Employees: Comply with this procedure, avoid prohibited transactions</w:t>
      </w:r>
      <w:r w:rsidR="00002D44">
        <w:t xml:space="preserve"> </w:t>
      </w:r>
      <w:r w:rsidR="006935F7">
        <w:t>and</w:t>
      </w:r>
      <w:r>
        <w:t xml:space="preserve"> report any suspected violations.</w:t>
      </w:r>
    </w:p>
    <w:p w14:paraId="6570BF34" w14:textId="6DB44E2A" w:rsidR="2A1DB9C1" w:rsidRDefault="2A1DB9C1" w:rsidP="26E94102">
      <w:pPr>
        <w:pStyle w:val="ListParagraph"/>
        <w:numPr>
          <w:ilvl w:val="0"/>
          <w:numId w:val="3"/>
        </w:numPr>
        <w:spacing w:after="0"/>
      </w:pPr>
      <w:r>
        <w:t>Department Heads: Promote compliance, review reported concerns</w:t>
      </w:r>
      <w:r w:rsidR="00002D44">
        <w:t xml:space="preserve"> </w:t>
      </w:r>
      <w:r w:rsidR="006935F7">
        <w:t>and</w:t>
      </w:r>
      <w:r>
        <w:t xml:space="preserve"> support investigations where required.</w:t>
      </w:r>
    </w:p>
    <w:p w14:paraId="33C7BA5B" w14:textId="392780B8" w:rsidR="2A1DB9C1" w:rsidRDefault="2A1DB9C1" w:rsidP="26E94102">
      <w:pPr>
        <w:pStyle w:val="ListParagraph"/>
        <w:numPr>
          <w:ilvl w:val="0"/>
          <w:numId w:val="3"/>
        </w:numPr>
        <w:spacing w:after="0"/>
      </w:pPr>
      <w:r>
        <w:t>Management: Oversee implementation of the procedure, review significant violations</w:t>
      </w:r>
      <w:r w:rsidR="00002D44">
        <w:t xml:space="preserve"> </w:t>
      </w:r>
      <w:r w:rsidR="006935F7">
        <w:t>and</w:t>
      </w:r>
      <w:r>
        <w:t xml:space="preserve"> ensure appropriate corrective actions are taken.</w:t>
      </w:r>
    </w:p>
    <w:p w14:paraId="0F04D986" w14:textId="68275983" w:rsidR="26E94102" w:rsidRDefault="26E94102" w:rsidP="26E94102">
      <w:pPr>
        <w:rPr>
          <w:b/>
          <w:bCs/>
        </w:rPr>
      </w:pPr>
    </w:p>
    <w:p w14:paraId="550092A4" w14:textId="0E1ECB93" w:rsidR="007C2A0C" w:rsidRDefault="5359DC92" w:rsidP="3DEA5ED0">
      <w:pPr>
        <w:rPr>
          <w:b/>
          <w:bCs/>
        </w:rPr>
      </w:pPr>
      <w:r w:rsidRPr="3DEA5ED0">
        <w:rPr>
          <w:b/>
          <w:bCs/>
        </w:rPr>
        <w:t>Review and Continuous Improvement</w:t>
      </w:r>
    </w:p>
    <w:p w14:paraId="329AA005" w14:textId="70F99EC1" w:rsidR="00E8127C" w:rsidRPr="00E8127C" w:rsidRDefault="257F03E1" w:rsidP="26E94102">
      <w:pPr>
        <w:spacing w:after="100" w:afterAutospacing="1" w:line="276" w:lineRule="auto"/>
        <w:jc w:val="both"/>
        <w:rPr>
          <w:rFonts w:ascii="Calibri" w:eastAsia="Calibri" w:hAnsi="Calibri" w:cs="Calibri"/>
          <w:sz w:val="24"/>
          <w:szCs w:val="24"/>
        </w:rPr>
      </w:pPr>
      <w:r w:rsidRPr="26E94102">
        <w:rPr>
          <w:rFonts w:ascii="Calibri" w:eastAsia="Calibri" w:hAnsi="Calibri" w:cs="Calibri"/>
          <w:sz w:val="24"/>
          <w:szCs w:val="24"/>
        </w:rPr>
        <w:t>Management shall review this procedure periodically to ensure its effectiveness and compliance with applicable legal and ethical requirements. Necessary updates, employee awareness initiatives</w:t>
      </w:r>
      <w:r w:rsidR="00002D44">
        <w:rPr>
          <w:rFonts w:ascii="Calibri" w:eastAsia="Calibri" w:hAnsi="Calibri" w:cs="Calibri"/>
          <w:sz w:val="24"/>
          <w:szCs w:val="24"/>
        </w:rPr>
        <w:t xml:space="preserve"> </w:t>
      </w:r>
      <w:r w:rsidR="006935F7">
        <w:rPr>
          <w:rFonts w:ascii="Calibri" w:eastAsia="Calibri" w:hAnsi="Calibri" w:cs="Calibri"/>
          <w:sz w:val="24"/>
          <w:szCs w:val="24"/>
        </w:rPr>
        <w:t>and</w:t>
      </w:r>
      <w:r w:rsidRPr="26E94102">
        <w:rPr>
          <w:rFonts w:ascii="Calibri" w:eastAsia="Calibri" w:hAnsi="Calibri" w:cs="Calibri"/>
          <w:sz w:val="24"/>
          <w:szCs w:val="24"/>
        </w:rPr>
        <w:t xml:space="preserve"> corrective actions shall be implemented to strengthen ethical business practices across the organization.</w:t>
      </w:r>
    </w:p>
    <w:p w14:paraId="59DB4F45" w14:textId="7D98D11C" w:rsidR="00CE0952" w:rsidRPr="003B7B56" w:rsidRDefault="014B1B93" w:rsidP="3094E857">
      <w:pPr>
        <w:pStyle w:val="Heading2"/>
        <w:spacing w:before="100" w:beforeAutospacing="1" w:after="100" w:afterAutospacing="1"/>
        <w:rPr>
          <w:u w:val="none"/>
        </w:rPr>
      </w:pPr>
      <w:bookmarkStart w:id="25" w:name="_Toc233029857"/>
      <w:r>
        <w:rPr>
          <w:u w:val="none"/>
        </w:rPr>
        <w:t>13. Anti-Corruption and Information Security Due Diligence Program on Third Parties</w:t>
      </w:r>
      <w:bookmarkEnd w:id="25"/>
    </w:p>
    <w:p w14:paraId="4DE0AAE8" w14:textId="154CC976" w:rsidR="00CE0952" w:rsidRPr="00E8127C" w:rsidRDefault="6FA2113D" w:rsidP="3DEA5ED0">
      <w:pPr>
        <w:rPr>
          <w:b/>
          <w:bCs/>
          <w:sz w:val="24"/>
          <w:szCs w:val="24"/>
        </w:rPr>
      </w:pPr>
      <w:r w:rsidRPr="00E8127C">
        <w:rPr>
          <w:b/>
          <w:bCs/>
          <w:sz w:val="24"/>
          <w:szCs w:val="24"/>
        </w:rPr>
        <w:t>Purpose</w:t>
      </w:r>
    </w:p>
    <w:p w14:paraId="11671325" w14:textId="41A17E14" w:rsidR="00CE0952" w:rsidRPr="00E8127C" w:rsidRDefault="36677E3D" w:rsidP="00545D2A">
      <w:pPr>
        <w:spacing w:before="100" w:beforeAutospacing="1" w:after="100" w:afterAutospacing="1"/>
        <w:jc w:val="both"/>
        <w:rPr>
          <w:sz w:val="24"/>
          <w:szCs w:val="24"/>
        </w:rPr>
      </w:pPr>
      <w:r w:rsidRPr="00E8127C">
        <w:rPr>
          <w:sz w:val="24"/>
          <w:szCs w:val="24"/>
        </w:rPr>
        <w:t>The purpose of this procedure is to establish a framework for conducting due diligence on third parties to identify and mitigate risks related to unethical business practices, corruption</w:t>
      </w:r>
      <w:r w:rsidR="00002D44" w:rsidRPr="00E8127C">
        <w:rPr>
          <w:sz w:val="24"/>
          <w:szCs w:val="24"/>
        </w:rPr>
        <w:t xml:space="preserve"> </w:t>
      </w:r>
      <w:r w:rsidR="006935F7" w:rsidRPr="00E8127C">
        <w:rPr>
          <w:sz w:val="24"/>
          <w:szCs w:val="24"/>
        </w:rPr>
        <w:t>and</w:t>
      </w:r>
      <w:r w:rsidRPr="00E8127C">
        <w:rPr>
          <w:sz w:val="24"/>
          <w:szCs w:val="24"/>
        </w:rPr>
        <w:t xml:space="preserve"> information security. This process enables Naxpar Pharma Pvt. Ltd. to engage with business partners that operate in accordance with legal requirements, ethical standards</w:t>
      </w:r>
      <w:r w:rsidR="00002D44" w:rsidRPr="00E8127C">
        <w:rPr>
          <w:sz w:val="24"/>
          <w:szCs w:val="24"/>
        </w:rPr>
        <w:t xml:space="preserve"> </w:t>
      </w:r>
      <w:r w:rsidR="006935F7" w:rsidRPr="00E8127C">
        <w:rPr>
          <w:sz w:val="24"/>
          <w:szCs w:val="24"/>
        </w:rPr>
        <w:t>and</w:t>
      </w:r>
      <w:r w:rsidRPr="00E8127C">
        <w:rPr>
          <w:sz w:val="24"/>
          <w:szCs w:val="24"/>
        </w:rPr>
        <w:t xml:space="preserve"> information security expectations.</w:t>
      </w:r>
    </w:p>
    <w:p w14:paraId="32F258A5" w14:textId="5D34034F" w:rsidR="00CE0952" w:rsidRPr="00E8127C" w:rsidRDefault="36677E3D" w:rsidP="3DEA5ED0">
      <w:pPr>
        <w:rPr>
          <w:b/>
          <w:bCs/>
          <w:sz w:val="24"/>
          <w:szCs w:val="24"/>
        </w:rPr>
      </w:pPr>
      <w:r w:rsidRPr="00E8127C">
        <w:rPr>
          <w:b/>
          <w:bCs/>
          <w:sz w:val="24"/>
          <w:szCs w:val="24"/>
        </w:rPr>
        <w:t>Scope</w:t>
      </w:r>
    </w:p>
    <w:p w14:paraId="7D88BC64" w14:textId="6B6E9643" w:rsidR="00CE0952" w:rsidRPr="00E8127C" w:rsidRDefault="36677E3D" w:rsidP="3DEA5ED0">
      <w:pPr>
        <w:spacing w:before="100" w:beforeAutospacing="1" w:after="100" w:afterAutospacing="1"/>
        <w:rPr>
          <w:b/>
          <w:bCs/>
          <w:sz w:val="24"/>
          <w:szCs w:val="24"/>
        </w:rPr>
      </w:pPr>
      <w:r w:rsidRPr="00E8127C">
        <w:rPr>
          <w:sz w:val="24"/>
          <w:szCs w:val="24"/>
        </w:rPr>
        <w:t>This procedure applies to suppliers, contractors, service providers, consultants</w:t>
      </w:r>
      <w:r w:rsidR="00002D44" w:rsidRPr="00E8127C">
        <w:rPr>
          <w:sz w:val="24"/>
          <w:szCs w:val="24"/>
        </w:rPr>
        <w:t xml:space="preserve"> </w:t>
      </w:r>
      <w:r w:rsidR="006935F7" w:rsidRPr="00E8127C">
        <w:rPr>
          <w:sz w:val="24"/>
          <w:szCs w:val="24"/>
        </w:rPr>
        <w:t>and</w:t>
      </w:r>
      <w:r w:rsidRPr="00E8127C">
        <w:rPr>
          <w:sz w:val="24"/>
          <w:szCs w:val="24"/>
        </w:rPr>
        <w:t xml:space="preserve"> other third parties engaged or considered for engagement by Naxpar Pharma Pvt. Ltd.</w:t>
      </w:r>
    </w:p>
    <w:p w14:paraId="53383ACA" w14:textId="4ACEE02B" w:rsidR="00CE0952" w:rsidRPr="00E8127C" w:rsidRDefault="36677E3D" w:rsidP="3DEA5ED0">
      <w:pPr>
        <w:rPr>
          <w:b/>
          <w:bCs/>
          <w:sz w:val="24"/>
          <w:szCs w:val="24"/>
        </w:rPr>
      </w:pPr>
      <w:r w:rsidRPr="00E8127C">
        <w:rPr>
          <w:b/>
          <w:bCs/>
          <w:sz w:val="24"/>
          <w:szCs w:val="24"/>
        </w:rPr>
        <w:t>Procedure</w:t>
      </w:r>
    </w:p>
    <w:p w14:paraId="0D58B214" w14:textId="7CFC867C" w:rsidR="00CE0952" w:rsidRPr="00E8127C" w:rsidRDefault="36677E3D" w:rsidP="3DEA5ED0">
      <w:pPr>
        <w:rPr>
          <w:b/>
          <w:bCs/>
          <w:sz w:val="24"/>
          <w:szCs w:val="24"/>
        </w:rPr>
      </w:pPr>
      <w:r w:rsidRPr="00E8127C">
        <w:rPr>
          <w:b/>
          <w:bCs/>
          <w:sz w:val="24"/>
          <w:szCs w:val="24"/>
        </w:rPr>
        <w:t>Step 1: Third-Party Identification</w:t>
      </w:r>
    </w:p>
    <w:p w14:paraId="721153D6" w14:textId="0C876FBF" w:rsidR="00CE0952" w:rsidRPr="00E8127C" w:rsidRDefault="36677E3D" w:rsidP="00545D2A">
      <w:pPr>
        <w:spacing w:before="100" w:beforeAutospacing="1" w:after="100" w:afterAutospacing="1"/>
        <w:jc w:val="both"/>
        <w:rPr>
          <w:sz w:val="24"/>
          <w:szCs w:val="24"/>
        </w:rPr>
      </w:pPr>
      <w:r w:rsidRPr="00E8127C">
        <w:rPr>
          <w:sz w:val="24"/>
          <w:szCs w:val="24"/>
        </w:rPr>
        <w:lastRenderedPageBreak/>
        <w:t>Prior to engagement, the concerned department shall identify the third party and assess the nature of the proposed business relationship, services to be provided</w:t>
      </w:r>
      <w:r w:rsidR="00002D44" w:rsidRPr="00E8127C">
        <w:rPr>
          <w:sz w:val="24"/>
          <w:szCs w:val="24"/>
        </w:rPr>
        <w:t xml:space="preserve"> </w:t>
      </w:r>
      <w:r w:rsidR="006935F7" w:rsidRPr="00E8127C">
        <w:rPr>
          <w:sz w:val="24"/>
          <w:szCs w:val="24"/>
        </w:rPr>
        <w:t>and</w:t>
      </w:r>
      <w:r w:rsidRPr="00E8127C">
        <w:rPr>
          <w:sz w:val="24"/>
          <w:szCs w:val="24"/>
        </w:rPr>
        <w:t xml:space="preserve"> potential risk exposure.</w:t>
      </w:r>
    </w:p>
    <w:p w14:paraId="59F38769" w14:textId="3E04956E" w:rsidR="00CE0952" w:rsidRPr="00E8127C" w:rsidRDefault="36677E3D" w:rsidP="3DEA5ED0">
      <w:pPr>
        <w:rPr>
          <w:b/>
          <w:bCs/>
          <w:sz w:val="24"/>
          <w:szCs w:val="24"/>
        </w:rPr>
      </w:pPr>
      <w:r w:rsidRPr="00E8127C">
        <w:rPr>
          <w:b/>
          <w:bCs/>
          <w:sz w:val="24"/>
          <w:szCs w:val="24"/>
        </w:rPr>
        <w:t>Step 2: Due Diligence Assessment</w:t>
      </w:r>
    </w:p>
    <w:p w14:paraId="3691E22A" w14:textId="5D74A7F8" w:rsidR="00CE0952" w:rsidRPr="00E8127C" w:rsidRDefault="36677E3D" w:rsidP="00545D2A">
      <w:pPr>
        <w:spacing w:before="100" w:beforeAutospacing="1" w:after="100" w:afterAutospacing="1"/>
        <w:jc w:val="both"/>
        <w:rPr>
          <w:sz w:val="24"/>
          <w:szCs w:val="24"/>
        </w:rPr>
      </w:pPr>
      <w:r w:rsidRPr="00E8127C">
        <w:rPr>
          <w:sz w:val="24"/>
          <w:szCs w:val="24"/>
        </w:rPr>
        <w:t>The third party shall undergo a due diligence review to assess its compliance with ethical business practices and information security requirements. The assessment may include review of:</w:t>
      </w:r>
    </w:p>
    <w:p w14:paraId="75895F2C" w14:textId="5DD8B7A0" w:rsidR="00CE0952" w:rsidRPr="00E8127C" w:rsidRDefault="36677E3D" w:rsidP="3DEA5ED0">
      <w:pPr>
        <w:pStyle w:val="ListParagraph"/>
        <w:numPr>
          <w:ilvl w:val="0"/>
          <w:numId w:val="6"/>
        </w:numPr>
        <w:spacing w:after="0"/>
        <w:jc w:val="both"/>
        <w:rPr>
          <w:sz w:val="24"/>
          <w:szCs w:val="24"/>
        </w:rPr>
      </w:pPr>
      <w:r w:rsidRPr="00E8127C">
        <w:rPr>
          <w:sz w:val="24"/>
          <w:szCs w:val="24"/>
        </w:rPr>
        <w:t>Business registration and statutory compliance documents.</w:t>
      </w:r>
    </w:p>
    <w:p w14:paraId="1404D2BB" w14:textId="1D072CA4" w:rsidR="00CE0952" w:rsidRPr="00E8127C" w:rsidRDefault="36677E3D" w:rsidP="3DEA5ED0">
      <w:pPr>
        <w:pStyle w:val="ListParagraph"/>
        <w:numPr>
          <w:ilvl w:val="0"/>
          <w:numId w:val="6"/>
        </w:numPr>
        <w:spacing w:after="0"/>
        <w:jc w:val="both"/>
        <w:rPr>
          <w:sz w:val="24"/>
          <w:szCs w:val="24"/>
        </w:rPr>
      </w:pPr>
      <w:r w:rsidRPr="00E8127C">
        <w:rPr>
          <w:sz w:val="24"/>
          <w:szCs w:val="24"/>
        </w:rPr>
        <w:t>Previous business performance and reputation.</w:t>
      </w:r>
    </w:p>
    <w:p w14:paraId="3A7F66E0" w14:textId="2938734B" w:rsidR="00CE0952" w:rsidRPr="00E8127C" w:rsidRDefault="36677E3D" w:rsidP="3DEA5ED0">
      <w:pPr>
        <w:pStyle w:val="ListParagraph"/>
        <w:numPr>
          <w:ilvl w:val="0"/>
          <w:numId w:val="6"/>
        </w:numPr>
        <w:spacing w:after="0"/>
        <w:jc w:val="both"/>
        <w:rPr>
          <w:sz w:val="24"/>
          <w:szCs w:val="24"/>
        </w:rPr>
      </w:pPr>
      <w:r w:rsidRPr="00E8127C">
        <w:rPr>
          <w:sz w:val="24"/>
          <w:szCs w:val="24"/>
        </w:rPr>
        <w:t>Compliance with applicable laws and regulations.</w:t>
      </w:r>
    </w:p>
    <w:p w14:paraId="03C35833" w14:textId="3DB77734" w:rsidR="00CE0952" w:rsidRPr="00E8127C" w:rsidRDefault="36677E3D" w:rsidP="3DEA5ED0">
      <w:pPr>
        <w:pStyle w:val="ListParagraph"/>
        <w:numPr>
          <w:ilvl w:val="0"/>
          <w:numId w:val="6"/>
        </w:numPr>
        <w:spacing w:after="0"/>
        <w:jc w:val="both"/>
        <w:rPr>
          <w:sz w:val="24"/>
          <w:szCs w:val="24"/>
        </w:rPr>
      </w:pPr>
      <w:r w:rsidRPr="00E8127C">
        <w:rPr>
          <w:sz w:val="24"/>
          <w:szCs w:val="24"/>
        </w:rPr>
        <w:t>Policies and practices related to ethics, anti-</w:t>
      </w:r>
      <w:proofErr w:type="gramStart"/>
      <w:r w:rsidRPr="00E8127C">
        <w:rPr>
          <w:sz w:val="24"/>
          <w:szCs w:val="24"/>
        </w:rPr>
        <w:t>corruption</w:t>
      </w:r>
      <w:r w:rsidR="00002D44" w:rsidRPr="00E8127C">
        <w:rPr>
          <w:sz w:val="24"/>
          <w:szCs w:val="24"/>
        </w:rPr>
        <w:t xml:space="preserve">  </w:t>
      </w:r>
      <w:r w:rsidR="006935F7" w:rsidRPr="00E8127C">
        <w:rPr>
          <w:sz w:val="24"/>
          <w:szCs w:val="24"/>
        </w:rPr>
        <w:t>and</w:t>
      </w:r>
      <w:proofErr w:type="gramEnd"/>
      <w:r w:rsidRPr="00E8127C">
        <w:rPr>
          <w:sz w:val="24"/>
          <w:szCs w:val="24"/>
        </w:rPr>
        <w:t xml:space="preserve"> information security.</w:t>
      </w:r>
    </w:p>
    <w:p w14:paraId="6C412516" w14:textId="10BFEC6B" w:rsidR="00CE0952" w:rsidRPr="00E8127C" w:rsidRDefault="36677E3D" w:rsidP="3DEA5ED0">
      <w:pPr>
        <w:pStyle w:val="ListParagraph"/>
        <w:numPr>
          <w:ilvl w:val="0"/>
          <w:numId w:val="6"/>
        </w:numPr>
        <w:spacing w:after="0"/>
        <w:jc w:val="both"/>
        <w:rPr>
          <w:sz w:val="24"/>
          <w:szCs w:val="24"/>
        </w:rPr>
      </w:pPr>
      <w:r w:rsidRPr="00E8127C">
        <w:rPr>
          <w:sz w:val="24"/>
          <w:szCs w:val="24"/>
        </w:rPr>
        <w:t>Ability to protect confidential and business-sensitive information.</w:t>
      </w:r>
    </w:p>
    <w:p w14:paraId="7EEF381F" w14:textId="7539B710" w:rsidR="00CE0952" w:rsidRPr="00E8127C" w:rsidRDefault="00CE0952" w:rsidP="3DEA5ED0">
      <w:pPr>
        <w:pStyle w:val="ListParagraph"/>
        <w:spacing w:after="0"/>
        <w:rPr>
          <w:sz w:val="24"/>
          <w:szCs w:val="24"/>
        </w:rPr>
      </w:pPr>
    </w:p>
    <w:p w14:paraId="5040693C" w14:textId="2575468E" w:rsidR="00CE0952" w:rsidRPr="00E8127C" w:rsidRDefault="36677E3D" w:rsidP="3DEA5ED0">
      <w:pPr>
        <w:rPr>
          <w:b/>
          <w:bCs/>
          <w:sz w:val="24"/>
          <w:szCs w:val="24"/>
        </w:rPr>
      </w:pPr>
      <w:r w:rsidRPr="00E8127C">
        <w:rPr>
          <w:b/>
          <w:bCs/>
          <w:sz w:val="24"/>
          <w:szCs w:val="24"/>
        </w:rPr>
        <w:t>Step 3: On-Site Audit</w:t>
      </w:r>
    </w:p>
    <w:p w14:paraId="2BAFCC14" w14:textId="4F203EB8" w:rsidR="00CE0952" w:rsidRPr="00E8127C" w:rsidRDefault="36677E3D" w:rsidP="00545D2A">
      <w:pPr>
        <w:spacing w:before="100" w:beforeAutospacing="1" w:after="100" w:afterAutospacing="1"/>
        <w:jc w:val="both"/>
        <w:rPr>
          <w:sz w:val="24"/>
          <w:szCs w:val="24"/>
        </w:rPr>
      </w:pPr>
      <w:r w:rsidRPr="00E8127C">
        <w:rPr>
          <w:sz w:val="24"/>
          <w:szCs w:val="24"/>
        </w:rPr>
        <w:t>As part of the due diligence process, Naxpar Pharma Pvt. Ltd. may conduct on-site audits of third-party facilities to verify compliance with ethics and information security requirements.</w:t>
      </w:r>
    </w:p>
    <w:p w14:paraId="0E71A12F" w14:textId="129192D0" w:rsidR="00CE0952" w:rsidRPr="00E8127C" w:rsidRDefault="36677E3D" w:rsidP="00545D2A">
      <w:pPr>
        <w:spacing w:before="100" w:beforeAutospacing="1" w:after="100" w:afterAutospacing="1"/>
        <w:jc w:val="both"/>
        <w:rPr>
          <w:sz w:val="24"/>
          <w:szCs w:val="24"/>
        </w:rPr>
      </w:pPr>
      <w:r w:rsidRPr="00E8127C">
        <w:rPr>
          <w:sz w:val="24"/>
          <w:szCs w:val="24"/>
        </w:rPr>
        <w:t>The audit may include evaluation of:</w:t>
      </w:r>
    </w:p>
    <w:p w14:paraId="05F95535" w14:textId="41316EEA" w:rsidR="00CE0952" w:rsidRPr="00E8127C" w:rsidRDefault="36677E3D" w:rsidP="3DEA5ED0">
      <w:pPr>
        <w:pStyle w:val="ListParagraph"/>
        <w:numPr>
          <w:ilvl w:val="0"/>
          <w:numId w:val="5"/>
        </w:numPr>
        <w:spacing w:after="0"/>
        <w:jc w:val="both"/>
        <w:rPr>
          <w:sz w:val="24"/>
          <w:szCs w:val="24"/>
        </w:rPr>
      </w:pPr>
      <w:r w:rsidRPr="00E8127C">
        <w:rPr>
          <w:sz w:val="24"/>
          <w:szCs w:val="24"/>
        </w:rPr>
        <w:t>Ethical business conduct and integrity practices.</w:t>
      </w:r>
    </w:p>
    <w:p w14:paraId="31E927FF" w14:textId="4264CB33" w:rsidR="00CE0952" w:rsidRPr="00E8127C" w:rsidRDefault="36677E3D" w:rsidP="3DEA5ED0">
      <w:pPr>
        <w:pStyle w:val="ListParagraph"/>
        <w:numPr>
          <w:ilvl w:val="0"/>
          <w:numId w:val="5"/>
        </w:numPr>
        <w:spacing w:after="0"/>
        <w:jc w:val="both"/>
        <w:rPr>
          <w:sz w:val="24"/>
          <w:szCs w:val="24"/>
        </w:rPr>
      </w:pPr>
      <w:r w:rsidRPr="00E8127C">
        <w:rPr>
          <w:sz w:val="24"/>
          <w:szCs w:val="24"/>
        </w:rPr>
        <w:t>Controls to prevent bribery, corruption</w:t>
      </w:r>
      <w:r w:rsidR="00002D44" w:rsidRPr="00E8127C">
        <w:rPr>
          <w:sz w:val="24"/>
          <w:szCs w:val="24"/>
        </w:rPr>
        <w:t xml:space="preserve"> </w:t>
      </w:r>
      <w:r w:rsidR="006935F7" w:rsidRPr="00E8127C">
        <w:rPr>
          <w:sz w:val="24"/>
          <w:szCs w:val="24"/>
        </w:rPr>
        <w:t>and</w:t>
      </w:r>
      <w:r w:rsidRPr="00E8127C">
        <w:rPr>
          <w:sz w:val="24"/>
          <w:szCs w:val="24"/>
        </w:rPr>
        <w:t xml:space="preserve"> conflicts of interest.</w:t>
      </w:r>
    </w:p>
    <w:p w14:paraId="75B4C71C" w14:textId="12E647C7" w:rsidR="00CE0952" w:rsidRPr="00E8127C" w:rsidRDefault="36677E3D" w:rsidP="3DEA5ED0">
      <w:pPr>
        <w:pStyle w:val="ListParagraph"/>
        <w:numPr>
          <w:ilvl w:val="0"/>
          <w:numId w:val="5"/>
        </w:numPr>
        <w:spacing w:after="0"/>
        <w:jc w:val="both"/>
        <w:rPr>
          <w:sz w:val="24"/>
          <w:szCs w:val="24"/>
        </w:rPr>
      </w:pPr>
      <w:r w:rsidRPr="00E8127C">
        <w:rPr>
          <w:sz w:val="24"/>
          <w:szCs w:val="24"/>
        </w:rPr>
        <w:t>Compliance with applicable legal and regulatory requirements.</w:t>
      </w:r>
    </w:p>
    <w:p w14:paraId="674B6527" w14:textId="7926A8E3" w:rsidR="00CE0952" w:rsidRPr="00E8127C" w:rsidRDefault="36677E3D" w:rsidP="3DEA5ED0">
      <w:pPr>
        <w:pStyle w:val="ListParagraph"/>
        <w:numPr>
          <w:ilvl w:val="0"/>
          <w:numId w:val="5"/>
        </w:numPr>
        <w:spacing w:after="0"/>
        <w:jc w:val="both"/>
        <w:rPr>
          <w:sz w:val="24"/>
          <w:szCs w:val="24"/>
        </w:rPr>
      </w:pPr>
      <w:r w:rsidRPr="00E8127C">
        <w:rPr>
          <w:sz w:val="24"/>
          <w:szCs w:val="24"/>
        </w:rPr>
        <w:t>Protection and handling of confidential information.</w:t>
      </w:r>
    </w:p>
    <w:p w14:paraId="3BD9463C" w14:textId="5F3C89DC" w:rsidR="00CE0952" w:rsidRPr="00E8127C" w:rsidRDefault="36677E3D" w:rsidP="3DEA5ED0">
      <w:pPr>
        <w:pStyle w:val="ListParagraph"/>
        <w:numPr>
          <w:ilvl w:val="0"/>
          <w:numId w:val="5"/>
        </w:numPr>
        <w:spacing w:after="0"/>
        <w:jc w:val="both"/>
        <w:rPr>
          <w:sz w:val="24"/>
          <w:szCs w:val="24"/>
        </w:rPr>
      </w:pPr>
      <w:r w:rsidRPr="00E8127C">
        <w:rPr>
          <w:sz w:val="24"/>
          <w:szCs w:val="24"/>
        </w:rPr>
        <w:t>Physical and administrative controls implemented to safeguard information assets.</w:t>
      </w:r>
    </w:p>
    <w:p w14:paraId="3D7CD835" w14:textId="2FD43E0B" w:rsidR="00CE0952" w:rsidRPr="00E8127C" w:rsidRDefault="36677E3D" w:rsidP="3DEA5ED0">
      <w:pPr>
        <w:pStyle w:val="ListParagraph"/>
        <w:numPr>
          <w:ilvl w:val="0"/>
          <w:numId w:val="5"/>
        </w:numPr>
        <w:spacing w:after="0"/>
        <w:jc w:val="both"/>
        <w:rPr>
          <w:sz w:val="24"/>
          <w:szCs w:val="24"/>
        </w:rPr>
      </w:pPr>
      <w:r w:rsidRPr="00E8127C">
        <w:rPr>
          <w:sz w:val="24"/>
          <w:szCs w:val="24"/>
        </w:rPr>
        <w:t>Relevant records, procedures</w:t>
      </w:r>
      <w:r w:rsidR="00002D44" w:rsidRPr="00E8127C">
        <w:rPr>
          <w:sz w:val="24"/>
          <w:szCs w:val="24"/>
        </w:rPr>
        <w:t xml:space="preserve"> </w:t>
      </w:r>
      <w:r w:rsidR="006935F7" w:rsidRPr="00E8127C">
        <w:rPr>
          <w:sz w:val="24"/>
          <w:szCs w:val="24"/>
        </w:rPr>
        <w:t>and</w:t>
      </w:r>
      <w:r w:rsidRPr="00E8127C">
        <w:rPr>
          <w:sz w:val="24"/>
          <w:szCs w:val="24"/>
        </w:rPr>
        <w:t xml:space="preserve"> management practices.</w:t>
      </w:r>
    </w:p>
    <w:p w14:paraId="5D1EE147" w14:textId="68F2B227" w:rsidR="00CE0952" w:rsidRPr="00E8127C" w:rsidRDefault="25F3501B" w:rsidP="26E94102">
      <w:pPr>
        <w:spacing w:before="100" w:beforeAutospacing="1" w:after="100" w:afterAutospacing="1"/>
        <w:jc w:val="both"/>
        <w:rPr>
          <w:sz w:val="24"/>
          <w:szCs w:val="24"/>
        </w:rPr>
      </w:pPr>
      <w:r w:rsidRPr="00E8127C">
        <w:rPr>
          <w:sz w:val="24"/>
          <w:szCs w:val="24"/>
        </w:rPr>
        <w:t>Audit findings shall be documented and considered during the supplier evaluation and approval process.</w:t>
      </w:r>
    </w:p>
    <w:p w14:paraId="0B4AB0C4" w14:textId="72610FA1" w:rsidR="00CE0952" w:rsidRPr="00E8127C" w:rsidRDefault="36677E3D" w:rsidP="3DEA5ED0">
      <w:pPr>
        <w:jc w:val="both"/>
        <w:rPr>
          <w:b/>
          <w:bCs/>
          <w:sz w:val="24"/>
          <w:szCs w:val="24"/>
        </w:rPr>
      </w:pPr>
      <w:r w:rsidRPr="00E8127C">
        <w:rPr>
          <w:b/>
          <w:bCs/>
          <w:sz w:val="24"/>
          <w:szCs w:val="24"/>
        </w:rPr>
        <w:t>Step 4: Evaluation and Approval</w:t>
      </w:r>
    </w:p>
    <w:p w14:paraId="0B4AC728" w14:textId="528F2281" w:rsidR="00CE0952" w:rsidRPr="00E8127C" w:rsidRDefault="36677E3D" w:rsidP="00545D2A">
      <w:pPr>
        <w:spacing w:before="100" w:beforeAutospacing="1" w:after="100" w:afterAutospacing="1"/>
        <w:jc w:val="both"/>
        <w:rPr>
          <w:sz w:val="24"/>
          <w:szCs w:val="24"/>
        </w:rPr>
      </w:pPr>
      <w:r w:rsidRPr="00E8127C">
        <w:rPr>
          <w:sz w:val="24"/>
          <w:szCs w:val="24"/>
        </w:rPr>
        <w:t>The results of the due diligence assessment and on-site audit findings shall be reviewed prior to establishing or continuing the business relationship. Where necessary, corrective actions may be requested before approval is granted.</w:t>
      </w:r>
    </w:p>
    <w:p w14:paraId="7687A8DD" w14:textId="60EF8317" w:rsidR="00CE0952" w:rsidRPr="00E8127C" w:rsidRDefault="36677E3D" w:rsidP="3DEA5ED0">
      <w:pPr>
        <w:jc w:val="both"/>
        <w:rPr>
          <w:b/>
          <w:bCs/>
          <w:sz w:val="24"/>
          <w:szCs w:val="24"/>
        </w:rPr>
      </w:pPr>
      <w:r w:rsidRPr="00E8127C">
        <w:rPr>
          <w:b/>
          <w:bCs/>
          <w:sz w:val="24"/>
          <w:szCs w:val="24"/>
        </w:rPr>
        <w:t>Step 5: Ongoing Monitoring</w:t>
      </w:r>
    </w:p>
    <w:p w14:paraId="0E53442D" w14:textId="7C5CEFA7" w:rsidR="00CE0952" w:rsidRPr="00E8127C" w:rsidRDefault="36677E3D" w:rsidP="00545D2A">
      <w:pPr>
        <w:spacing w:before="100" w:beforeAutospacing="1" w:after="100" w:afterAutospacing="1"/>
        <w:jc w:val="both"/>
        <w:rPr>
          <w:sz w:val="24"/>
          <w:szCs w:val="24"/>
        </w:rPr>
      </w:pPr>
      <w:r w:rsidRPr="00E8127C">
        <w:rPr>
          <w:sz w:val="24"/>
          <w:szCs w:val="24"/>
        </w:rPr>
        <w:t>Naxpar Pharma Pvt. Ltd. shall periodically review third-party performance and compliance through supplier evaluations, business reviews</w:t>
      </w:r>
      <w:r w:rsidR="00002D44" w:rsidRPr="00E8127C">
        <w:rPr>
          <w:sz w:val="24"/>
          <w:szCs w:val="24"/>
        </w:rPr>
        <w:t xml:space="preserve"> </w:t>
      </w:r>
      <w:r w:rsidR="006935F7" w:rsidRPr="00E8127C">
        <w:rPr>
          <w:sz w:val="24"/>
          <w:szCs w:val="24"/>
        </w:rPr>
        <w:t>and</w:t>
      </w:r>
      <w:r w:rsidRPr="00E8127C">
        <w:rPr>
          <w:sz w:val="24"/>
          <w:szCs w:val="24"/>
        </w:rPr>
        <w:t xml:space="preserve"> follow-up audits, where applicable. Any </w:t>
      </w:r>
      <w:r w:rsidRPr="00E8127C">
        <w:rPr>
          <w:sz w:val="24"/>
          <w:szCs w:val="24"/>
        </w:rPr>
        <w:lastRenderedPageBreak/>
        <w:t>identified concerns relating to ethics, corruption, or information security shall be addressed through appropriate corrective actions.</w:t>
      </w:r>
    </w:p>
    <w:p w14:paraId="28ABFB15" w14:textId="148E812C" w:rsidR="00CE0952" w:rsidRPr="00E8127C" w:rsidRDefault="36677E3D" w:rsidP="3DEA5ED0">
      <w:pPr>
        <w:rPr>
          <w:b/>
          <w:bCs/>
          <w:sz w:val="24"/>
          <w:szCs w:val="24"/>
        </w:rPr>
      </w:pPr>
      <w:r w:rsidRPr="00E8127C">
        <w:rPr>
          <w:b/>
          <w:bCs/>
          <w:sz w:val="24"/>
          <w:szCs w:val="24"/>
        </w:rPr>
        <w:t>Responsibilities</w:t>
      </w:r>
    </w:p>
    <w:p w14:paraId="5EF2B653" w14:textId="674DE074" w:rsidR="00CE0952" w:rsidRPr="00E8127C" w:rsidRDefault="36677E3D" w:rsidP="3DEA5ED0">
      <w:pPr>
        <w:pStyle w:val="ListParagraph"/>
        <w:numPr>
          <w:ilvl w:val="0"/>
          <w:numId w:val="4"/>
        </w:numPr>
        <w:spacing w:after="0"/>
        <w:rPr>
          <w:sz w:val="24"/>
          <w:szCs w:val="24"/>
        </w:rPr>
      </w:pPr>
      <w:r w:rsidRPr="00E8127C">
        <w:rPr>
          <w:b/>
          <w:bCs/>
          <w:sz w:val="24"/>
          <w:szCs w:val="24"/>
        </w:rPr>
        <w:t>Procurement Department:</w:t>
      </w:r>
      <w:r w:rsidRPr="00E8127C">
        <w:rPr>
          <w:sz w:val="24"/>
          <w:szCs w:val="24"/>
        </w:rPr>
        <w:t xml:space="preserve"> Conduct due diligence activities and coordinate audits.</w:t>
      </w:r>
    </w:p>
    <w:p w14:paraId="14FA403B" w14:textId="1BA0BBAE" w:rsidR="00CE0952" w:rsidRPr="00E8127C" w:rsidRDefault="36677E3D" w:rsidP="3DEA5ED0">
      <w:pPr>
        <w:pStyle w:val="ListParagraph"/>
        <w:numPr>
          <w:ilvl w:val="0"/>
          <w:numId w:val="4"/>
        </w:numPr>
        <w:spacing w:after="0"/>
        <w:rPr>
          <w:sz w:val="24"/>
          <w:szCs w:val="24"/>
        </w:rPr>
      </w:pPr>
      <w:r w:rsidRPr="00E8127C">
        <w:rPr>
          <w:b/>
          <w:bCs/>
          <w:sz w:val="24"/>
          <w:szCs w:val="24"/>
        </w:rPr>
        <w:t>Management:</w:t>
      </w:r>
      <w:r w:rsidRPr="00E8127C">
        <w:rPr>
          <w:sz w:val="24"/>
          <w:szCs w:val="24"/>
        </w:rPr>
        <w:t xml:space="preserve"> Review findings and approve necessary actions.</w:t>
      </w:r>
    </w:p>
    <w:p w14:paraId="39EAFDD0" w14:textId="1BCB80B9" w:rsidR="00CE0952" w:rsidRPr="00E8127C" w:rsidRDefault="36677E3D" w:rsidP="3DEA5ED0">
      <w:pPr>
        <w:pStyle w:val="ListParagraph"/>
        <w:numPr>
          <w:ilvl w:val="0"/>
          <w:numId w:val="4"/>
        </w:numPr>
        <w:spacing w:after="0"/>
        <w:rPr>
          <w:sz w:val="24"/>
          <w:szCs w:val="24"/>
        </w:rPr>
      </w:pPr>
      <w:r w:rsidRPr="00E8127C">
        <w:rPr>
          <w:b/>
          <w:bCs/>
          <w:sz w:val="24"/>
          <w:szCs w:val="24"/>
        </w:rPr>
        <w:t>Third Parties:</w:t>
      </w:r>
      <w:r w:rsidRPr="00E8127C">
        <w:rPr>
          <w:sz w:val="24"/>
          <w:szCs w:val="24"/>
        </w:rPr>
        <w:t xml:space="preserve"> Cooperate during assessments and provide required information.</w:t>
      </w:r>
    </w:p>
    <w:p w14:paraId="555E6E67" w14:textId="648F4EEE" w:rsidR="00CE0952" w:rsidRPr="00E8127C" w:rsidRDefault="00CE0952" w:rsidP="3DEA5ED0">
      <w:pPr>
        <w:rPr>
          <w:b/>
          <w:bCs/>
          <w:sz w:val="24"/>
          <w:szCs w:val="24"/>
        </w:rPr>
      </w:pPr>
    </w:p>
    <w:p w14:paraId="31E44F4F" w14:textId="179D17B0" w:rsidR="00CE0952" w:rsidRPr="00E8127C" w:rsidRDefault="36677E3D" w:rsidP="3DEA5ED0">
      <w:pPr>
        <w:rPr>
          <w:b/>
          <w:bCs/>
          <w:sz w:val="24"/>
          <w:szCs w:val="24"/>
        </w:rPr>
      </w:pPr>
      <w:r w:rsidRPr="00E8127C">
        <w:rPr>
          <w:b/>
          <w:bCs/>
          <w:sz w:val="24"/>
          <w:szCs w:val="24"/>
        </w:rPr>
        <w:t>Review Mechanism</w:t>
      </w:r>
    </w:p>
    <w:p w14:paraId="0E1144CB" w14:textId="1462DAB3" w:rsidR="00CE0952" w:rsidRPr="00E8127C" w:rsidRDefault="36677E3D" w:rsidP="3DEA5ED0">
      <w:pPr>
        <w:rPr>
          <w:sz w:val="24"/>
          <w:szCs w:val="24"/>
        </w:rPr>
      </w:pPr>
      <w:r w:rsidRPr="00E8127C">
        <w:rPr>
          <w:sz w:val="24"/>
          <w:szCs w:val="24"/>
        </w:rPr>
        <w:t xml:space="preserve">This procedure shall be reviewed </w:t>
      </w:r>
      <w:r w:rsidR="5196D044" w:rsidRPr="00E8127C">
        <w:rPr>
          <w:sz w:val="24"/>
          <w:szCs w:val="24"/>
        </w:rPr>
        <w:t xml:space="preserve">annually </w:t>
      </w:r>
      <w:r w:rsidRPr="00E8127C">
        <w:rPr>
          <w:sz w:val="24"/>
          <w:szCs w:val="24"/>
        </w:rPr>
        <w:t>to ensure its continued effectiveness and alignment with the Company's ethics, compliance</w:t>
      </w:r>
      <w:r w:rsidR="00002D44" w:rsidRPr="00E8127C">
        <w:rPr>
          <w:sz w:val="24"/>
          <w:szCs w:val="24"/>
        </w:rPr>
        <w:t xml:space="preserve"> </w:t>
      </w:r>
      <w:r w:rsidR="006935F7" w:rsidRPr="00E8127C">
        <w:rPr>
          <w:sz w:val="24"/>
          <w:szCs w:val="24"/>
        </w:rPr>
        <w:t>and</w:t>
      </w:r>
      <w:r w:rsidRPr="00E8127C">
        <w:rPr>
          <w:sz w:val="24"/>
          <w:szCs w:val="24"/>
        </w:rPr>
        <w:t xml:space="preserve"> information security requirements.</w:t>
      </w:r>
    </w:p>
    <w:p w14:paraId="48C08940" w14:textId="4919D253" w:rsidR="00CE0952" w:rsidRPr="003B7B56" w:rsidRDefault="00CE0952" w:rsidP="3DEA5ED0"/>
    <w:p w14:paraId="122816FC" w14:textId="505C3B16" w:rsidR="003B300A" w:rsidRPr="00442EE3" w:rsidRDefault="014B1B93" w:rsidP="014B1B93">
      <w:pPr>
        <w:spacing w:after="100" w:afterAutospacing="1" w:line="276" w:lineRule="auto"/>
        <w:jc w:val="both"/>
        <w:rPr>
          <w:rFonts w:cstheme="minorBidi"/>
          <w:b/>
          <w:bCs/>
          <w:sz w:val="24"/>
          <w:szCs w:val="24"/>
          <w:lang w:val="en-US"/>
        </w:rPr>
      </w:pPr>
      <w:r w:rsidRPr="014B1B93">
        <w:rPr>
          <w:rFonts w:cstheme="minorBidi"/>
          <w:b/>
          <w:bCs/>
          <w:sz w:val="24"/>
          <w:szCs w:val="24"/>
          <w:lang w:val="en-US"/>
        </w:rPr>
        <w:t xml:space="preserve">Approved By: </w:t>
      </w:r>
    </w:p>
    <w:p w14:paraId="4D87B99F" w14:textId="387CB7D7" w:rsidR="014B1B93" w:rsidRDefault="014B1B93" w:rsidP="014B1B93">
      <w:pPr>
        <w:spacing w:afterAutospacing="1" w:line="276" w:lineRule="auto"/>
        <w:jc w:val="both"/>
        <w:rPr>
          <w:rFonts w:cstheme="minorBidi"/>
          <w:b/>
          <w:bCs/>
          <w:sz w:val="24"/>
          <w:szCs w:val="24"/>
          <w:lang w:val="en-US"/>
        </w:rPr>
      </w:pPr>
    </w:p>
    <w:p w14:paraId="4F2D1F58" w14:textId="69E8EBEA" w:rsidR="014B1B93" w:rsidRDefault="014B1B93" w:rsidP="014B1B93">
      <w:pPr>
        <w:spacing w:afterAutospacing="1" w:line="276" w:lineRule="auto"/>
        <w:jc w:val="both"/>
        <w:rPr>
          <w:rFonts w:cstheme="minorBidi"/>
          <w:b/>
          <w:bCs/>
          <w:sz w:val="24"/>
          <w:szCs w:val="24"/>
          <w:lang w:val="en-US"/>
        </w:rPr>
      </w:pPr>
    </w:p>
    <w:p w14:paraId="71EBCC22" w14:textId="2A0A612B" w:rsidR="014B1B93" w:rsidRDefault="014B1B93" w:rsidP="014B1B93">
      <w:pPr>
        <w:spacing w:afterAutospacing="1" w:line="276" w:lineRule="auto"/>
        <w:jc w:val="both"/>
        <w:rPr>
          <w:rFonts w:cstheme="minorBidi"/>
          <w:b/>
          <w:bCs/>
          <w:sz w:val="24"/>
          <w:szCs w:val="24"/>
          <w:lang w:val="en-US"/>
        </w:rPr>
      </w:pPr>
    </w:p>
    <w:p w14:paraId="1CB39736" w14:textId="7826DC29" w:rsidR="35144F76" w:rsidRDefault="35144F76" w:rsidP="26E94102">
      <w:pPr>
        <w:spacing w:afterAutospacing="1" w:line="276" w:lineRule="auto"/>
        <w:jc w:val="both"/>
        <w:rPr>
          <w:rFonts w:cstheme="minorBidi"/>
          <w:b/>
          <w:bCs/>
          <w:sz w:val="24"/>
          <w:szCs w:val="24"/>
        </w:rPr>
      </w:pPr>
      <w:r w:rsidRPr="26E94102">
        <w:rPr>
          <w:rFonts w:cstheme="minorBidi"/>
          <w:b/>
          <w:bCs/>
          <w:sz w:val="24"/>
          <w:szCs w:val="24"/>
        </w:rPr>
        <w:t xml:space="preserve">                          Naxpar Pharma Pvt. Ltd.</w:t>
      </w:r>
    </w:p>
    <w:sectPr w:rsidR="35144F76" w:rsidSect="008671B0">
      <w:headerReference w:type="default" r:id="rId12"/>
      <w:footerReference w:type="default" r:id="rId13"/>
      <w:headerReference w:type="first" r:id="rId14"/>
      <w:footerReference w:type="first" r:id="rId15"/>
      <w:pgSz w:w="11906" w:h="16838"/>
      <w:pgMar w:top="0" w:right="1440" w:bottom="1440" w:left="1440" w:header="708" w:footer="708" w:gutter="0"/>
      <w:pgBorders w:display="notFirstPage"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5095A" w14:textId="77777777" w:rsidR="00E9750C" w:rsidRDefault="00E9750C" w:rsidP="00BB361D">
      <w:pPr>
        <w:spacing w:after="0" w:line="240" w:lineRule="auto"/>
      </w:pPr>
      <w:r>
        <w:separator/>
      </w:r>
    </w:p>
  </w:endnote>
  <w:endnote w:type="continuationSeparator" w:id="0">
    <w:p w14:paraId="772DECD6" w14:textId="77777777" w:rsidR="00E9750C" w:rsidRDefault="00E9750C" w:rsidP="00BB3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639522"/>
      <w:docPartObj>
        <w:docPartGallery w:val="Page Numbers (Bottom of Page)"/>
        <w:docPartUnique/>
      </w:docPartObj>
    </w:sdtPr>
    <w:sdtEndPr>
      <w:rPr>
        <w:color w:val="7F7F7F" w:themeColor="background1" w:themeShade="7F"/>
        <w:spacing w:val="60"/>
      </w:rPr>
    </w:sdtEndPr>
    <w:sdtContent>
      <w:p w14:paraId="71AC72E4" w14:textId="17D7C00A" w:rsidR="002F723E" w:rsidRDefault="002F723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0A85719" w14:textId="77777777" w:rsidR="002F723E" w:rsidRDefault="002F72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DEA5ED0" w14:paraId="3D06B43A" w14:textId="77777777" w:rsidTr="3DEA5ED0">
      <w:trPr>
        <w:trHeight w:val="300"/>
      </w:trPr>
      <w:tc>
        <w:tcPr>
          <w:tcW w:w="3005" w:type="dxa"/>
        </w:tcPr>
        <w:p w14:paraId="67DB4CD3" w14:textId="4629CBAB" w:rsidR="3DEA5ED0" w:rsidRDefault="3DEA5ED0" w:rsidP="3DEA5ED0">
          <w:pPr>
            <w:pStyle w:val="Header"/>
            <w:ind w:left="-115"/>
          </w:pPr>
        </w:p>
      </w:tc>
      <w:tc>
        <w:tcPr>
          <w:tcW w:w="3005" w:type="dxa"/>
        </w:tcPr>
        <w:p w14:paraId="6C195DC1" w14:textId="72822DB1" w:rsidR="3DEA5ED0" w:rsidRDefault="3DEA5ED0" w:rsidP="3DEA5ED0">
          <w:pPr>
            <w:pStyle w:val="Header"/>
            <w:jc w:val="center"/>
          </w:pPr>
        </w:p>
      </w:tc>
      <w:tc>
        <w:tcPr>
          <w:tcW w:w="3005" w:type="dxa"/>
        </w:tcPr>
        <w:p w14:paraId="54A4DCE1" w14:textId="78B2FCD7" w:rsidR="3DEA5ED0" w:rsidRDefault="3DEA5ED0" w:rsidP="3DEA5ED0">
          <w:pPr>
            <w:pStyle w:val="Header"/>
            <w:ind w:right="-115"/>
            <w:jc w:val="right"/>
          </w:pPr>
        </w:p>
      </w:tc>
    </w:tr>
  </w:tbl>
  <w:p w14:paraId="019E0EC5" w14:textId="778FDD62" w:rsidR="3DEA5ED0" w:rsidRDefault="3DEA5ED0" w:rsidP="3DEA5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40B6A" w14:textId="77777777" w:rsidR="00E9750C" w:rsidRDefault="00E9750C" w:rsidP="00BB361D">
      <w:pPr>
        <w:spacing w:after="0" w:line="240" w:lineRule="auto"/>
      </w:pPr>
      <w:r>
        <w:separator/>
      </w:r>
    </w:p>
  </w:footnote>
  <w:footnote w:type="continuationSeparator" w:id="0">
    <w:p w14:paraId="659D2A8C" w14:textId="77777777" w:rsidR="00E9750C" w:rsidRDefault="00E9750C" w:rsidP="00BB3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89C7" w14:textId="1A9F3FB0" w:rsidR="00475259" w:rsidRDefault="00A57BED">
    <w:pPr>
      <w:pStyle w:val="Header"/>
    </w:pPr>
    <w:r>
      <w:rPr>
        <w:b/>
        <w:bCs/>
        <w:noProof/>
        <w:color w:val="002060"/>
      </w:rPr>
      <w:drawing>
        <wp:anchor distT="0" distB="0" distL="114300" distR="114300" simplePos="0" relativeHeight="251658241" behindDoc="0" locked="0" layoutInCell="1" allowOverlap="1" wp14:anchorId="260AEDBB" wp14:editId="457C7018">
          <wp:simplePos x="0" y="0"/>
          <wp:positionH relativeFrom="margin">
            <wp:posOffset>68580</wp:posOffset>
          </wp:positionH>
          <wp:positionV relativeFrom="margin">
            <wp:posOffset>-711200</wp:posOffset>
          </wp:positionV>
          <wp:extent cx="1623060" cy="690245"/>
          <wp:effectExtent l="0" t="0" r="0" b="0"/>
          <wp:wrapSquare wrapText="bothSides"/>
          <wp:docPr id="1283667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92066"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623060" cy="690245"/>
                  </a:xfrm>
                  <a:prstGeom prst="rect">
                    <a:avLst/>
                  </a:prstGeom>
                </pic:spPr>
              </pic:pic>
            </a:graphicData>
          </a:graphic>
          <wp14:sizeRelH relativeFrom="margin">
            <wp14:pctWidth>0</wp14:pctWidth>
          </wp14:sizeRelH>
          <wp14:sizeRelV relativeFrom="margin">
            <wp14:pctHeight>0</wp14:pctHeight>
          </wp14:sizeRelV>
        </wp:anchor>
      </w:drawing>
    </w:r>
    <w:r w:rsidR="00031A82">
      <w:rPr>
        <w:noProof/>
      </w:rPr>
      <mc:AlternateContent>
        <mc:Choice Requires="wps">
          <w:drawing>
            <wp:anchor distT="0" distB="0" distL="114300" distR="114300" simplePos="0" relativeHeight="251658240" behindDoc="0" locked="0" layoutInCell="1" allowOverlap="1" wp14:anchorId="474B80C6" wp14:editId="7C33B49E">
              <wp:simplePos x="0" y="0"/>
              <wp:positionH relativeFrom="margin">
                <wp:posOffset>2573443</wp:posOffset>
              </wp:positionH>
              <wp:positionV relativeFrom="paragraph">
                <wp:posOffset>77894</wp:posOffset>
              </wp:positionV>
              <wp:extent cx="2887980" cy="365760"/>
              <wp:effectExtent l="0" t="0" r="7620" b="0"/>
              <wp:wrapThrough wrapText="bothSides">
                <wp:wrapPolygon edited="0">
                  <wp:start x="0" y="0"/>
                  <wp:lineTo x="0" y="20250"/>
                  <wp:lineTo x="21515" y="20250"/>
                  <wp:lineTo x="21515" y="0"/>
                  <wp:lineTo x="0" y="0"/>
                </wp:wrapPolygon>
              </wp:wrapThrough>
              <wp:docPr id="1992700323" name="Rectangle 2"/>
              <wp:cNvGraphicFramePr/>
              <a:graphic xmlns:a="http://schemas.openxmlformats.org/drawingml/2006/main">
                <a:graphicData uri="http://schemas.microsoft.com/office/word/2010/wordprocessingShape">
                  <wps:wsp>
                    <wps:cNvSpPr/>
                    <wps:spPr>
                      <a:xfrm>
                        <a:off x="0" y="0"/>
                        <a:ext cx="2887980" cy="3657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B253DD" w14:textId="3C96489A" w:rsidR="00AD0C8B" w:rsidRPr="00475259" w:rsidRDefault="00AD0C8B" w:rsidP="000A634E">
                          <w:pPr>
                            <w:spacing w:after="60"/>
                            <w:jc w:val="center"/>
                            <w:rPr>
                              <w:rFonts w:ascii="Times New Roman" w:hAnsi="Times New Roman" w:cs="Times New Roman"/>
                              <w:color w:val="1F4E79" w:themeColor="accent5" w:themeShade="80"/>
                              <w:sz w:val="30"/>
                              <w:szCs w:val="30"/>
                              <w:lang w:val="en-US"/>
                            </w:rPr>
                          </w:pPr>
                          <w:r w:rsidRPr="00475259">
                            <w:rPr>
                              <w:rFonts w:ascii="Times New Roman" w:hAnsi="Times New Roman" w:cs="Times New Roman"/>
                              <w:color w:val="1F4E79" w:themeColor="accent5" w:themeShade="80"/>
                              <w:sz w:val="30"/>
                              <w:szCs w:val="30"/>
                              <w:lang w:val="en-US"/>
                            </w:rPr>
                            <w:t>NAXPAR PHARMA PVT. LTD.</w:t>
                          </w:r>
                        </w:p>
                        <w:p w14:paraId="658A728D" w14:textId="77777777" w:rsidR="00AD0C8B" w:rsidRPr="00706F60" w:rsidRDefault="00AD0C8B" w:rsidP="00AD0C8B">
                          <w:pPr>
                            <w:jc w:val="center"/>
                            <w:rPr>
                              <w:rFonts w:ascii="Segoe UI" w:hAnsi="Segoe UI" w:cs="Segoe UI"/>
                              <w:color w:val="1F4E79" w:themeColor="accent5" w:themeShade="80"/>
                              <w:sz w:val="36"/>
                              <w:szCs w:val="3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4B80C6" id="Rectangle 2" o:spid="_x0000_s1026" style="position:absolute;margin-left:202.65pt;margin-top:6.15pt;width:227.4pt;height:28.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" fillcolor="white [3212]" stroked="f" strokeweight="1pt">
              <v:textbox>
                <w:txbxContent>
                  <w:p w14:paraId="0EB253DD" w14:textId="3C96489A" w:rsidR="00AD0C8B" w:rsidRPr="00475259" w:rsidRDefault="00AD0C8B" w:rsidP="000A634E">
                    <w:pPr>
                      <w:spacing w:after="60"/>
                      <w:jc w:val="center"/>
                      <w:rPr>
                        <w:rFonts w:ascii="Times New Roman" w:hAnsi="Times New Roman" w:cs="Times New Roman"/>
                        <w:color w:val="1F4E79" w:themeColor="accent5" w:themeShade="80"/>
                        <w:sz w:val="30"/>
                        <w:szCs w:val="30"/>
                        <w:lang w:val="en-US"/>
                      </w:rPr>
                    </w:pPr>
                    <w:r w:rsidRPr="00475259">
                      <w:rPr>
                        <w:rFonts w:ascii="Times New Roman" w:hAnsi="Times New Roman" w:cs="Times New Roman"/>
                        <w:color w:val="1F4E79" w:themeColor="accent5" w:themeShade="80"/>
                        <w:sz w:val="30"/>
                        <w:szCs w:val="30"/>
                        <w:lang w:val="en-US"/>
                      </w:rPr>
                      <w:t>NAXPAR PHARMA PVT. LTD.</w:t>
                    </w:r>
                  </w:p>
                  <w:p w14:paraId="658A728D" w14:textId="77777777" w:rsidR="00AD0C8B" w:rsidRPr="00706F60" w:rsidRDefault="00AD0C8B" w:rsidP="00AD0C8B">
                    <w:pPr>
                      <w:jc w:val="center"/>
                      <w:rPr>
                        <w:rFonts w:ascii="Segoe UI" w:hAnsi="Segoe UI" w:cs="Segoe UI"/>
                        <w:color w:val="1F4E79" w:themeColor="accent5" w:themeShade="80"/>
                        <w:sz w:val="36"/>
                        <w:szCs w:val="36"/>
                        <w:lang w:val="en-US"/>
                      </w:rPr>
                    </w:pPr>
                  </w:p>
                </w:txbxContent>
              </v:textbox>
              <w10:wrap type="through" anchorx="margin"/>
            </v:rect>
          </w:pict>
        </mc:Fallback>
      </mc:AlternateContent>
    </w:r>
  </w:p>
  <w:p w14:paraId="7DC7E93A" w14:textId="6BDB471A" w:rsidR="00475259" w:rsidRDefault="00475259">
    <w:pPr>
      <w:pStyle w:val="Header"/>
    </w:pPr>
  </w:p>
  <w:p w14:paraId="17DB6249" w14:textId="5E187878" w:rsidR="00AD0C8B" w:rsidRDefault="00AD0C8B">
    <w:pPr>
      <w:pStyle w:val="Header"/>
    </w:pPr>
  </w:p>
  <w:p w14:paraId="6EAE4914" w14:textId="77777777" w:rsidR="0077547A" w:rsidRDefault="007754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DEA5ED0" w14:paraId="42E5CD43" w14:textId="77777777" w:rsidTr="3DEA5ED0">
      <w:trPr>
        <w:trHeight w:val="300"/>
      </w:trPr>
      <w:tc>
        <w:tcPr>
          <w:tcW w:w="3005" w:type="dxa"/>
        </w:tcPr>
        <w:p w14:paraId="2A0757E1" w14:textId="6333AD68" w:rsidR="3DEA5ED0" w:rsidRDefault="3DEA5ED0" w:rsidP="3DEA5ED0">
          <w:pPr>
            <w:pStyle w:val="Header"/>
            <w:ind w:left="-115"/>
          </w:pPr>
        </w:p>
      </w:tc>
      <w:tc>
        <w:tcPr>
          <w:tcW w:w="3005" w:type="dxa"/>
        </w:tcPr>
        <w:p w14:paraId="3E299EBD" w14:textId="07876C74" w:rsidR="3DEA5ED0" w:rsidRDefault="3DEA5ED0" w:rsidP="3DEA5ED0">
          <w:pPr>
            <w:pStyle w:val="Header"/>
            <w:jc w:val="center"/>
          </w:pPr>
        </w:p>
      </w:tc>
      <w:tc>
        <w:tcPr>
          <w:tcW w:w="3005" w:type="dxa"/>
        </w:tcPr>
        <w:p w14:paraId="4AB11302" w14:textId="6DF1C283" w:rsidR="3DEA5ED0" w:rsidRDefault="3DEA5ED0" w:rsidP="3DEA5ED0">
          <w:pPr>
            <w:pStyle w:val="Header"/>
            <w:ind w:right="-115"/>
            <w:jc w:val="right"/>
          </w:pPr>
        </w:p>
      </w:tc>
    </w:tr>
  </w:tbl>
  <w:p w14:paraId="72CBBDAF" w14:textId="3C71A724" w:rsidR="3DEA5ED0" w:rsidRDefault="3DEA5ED0" w:rsidP="3DEA5E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5E2"/>
    <w:multiLevelType w:val="multilevel"/>
    <w:tmpl w:val="CDE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12E8"/>
    <w:multiLevelType w:val="hybridMultilevel"/>
    <w:tmpl w:val="FFFFFFFF"/>
    <w:lvl w:ilvl="0" w:tplc="130E5CA2">
      <w:start w:val="1"/>
      <w:numFmt w:val="bullet"/>
      <w:lvlText w:val=""/>
      <w:lvlJc w:val="left"/>
      <w:pPr>
        <w:ind w:left="720" w:hanging="360"/>
      </w:pPr>
      <w:rPr>
        <w:rFonts w:ascii="Symbol" w:hAnsi="Symbol" w:hint="default"/>
      </w:rPr>
    </w:lvl>
    <w:lvl w:ilvl="1" w:tplc="13AE5294">
      <w:start w:val="1"/>
      <w:numFmt w:val="bullet"/>
      <w:lvlText w:val="o"/>
      <w:lvlJc w:val="left"/>
      <w:pPr>
        <w:ind w:left="1440" w:hanging="360"/>
      </w:pPr>
      <w:rPr>
        <w:rFonts w:ascii="Courier New" w:hAnsi="Courier New" w:hint="default"/>
      </w:rPr>
    </w:lvl>
    <w:lvl w:ilvl="2" w:tplc="69B26204">
      <w:start w:val="1"/>
      <w:numFmt w:val="bullet"/>
      <w:lvlText w:val=""/>
      <w:lvlJc w:val="left"/>
      <w:pPr>
        <w:ind w:left="2160" w:hanging="360"/>
      </w:pPr>
      <w:rPr>
        <w:rFonts w:ascii="Wingdings" w:hAnsi="Wingdings" w:hint="default"/>
      </w:rPr>
    </w:lvl>
    <w:lvl w:ilvl="3" w:tplc="C2941A44">
      <w:start w:val="1"/>
      <w:numFmt w:val="bullet"/>
      <w:lvlText w:val=""/>
      <w:lvlJc w:val="left"/>
      <w:pPr>
        <w:ind w:left="2880" w:hanging="360"/>
      </w:pPr>
      <w:rPr>
        <w:rFonts w:ascii="Symbol" w:hAnsi="Symbol" w:hint="default"/>
      </w:rPr>
    </w:lvl>
    <w:lvl w:ilvl="4" w:tplc="020AA0DC">
      <w:start w:val="1"/>
      <w:numFmt w:val="bullet"/>
      <w:lvlText w:val="o"/>
      <w:lvlJc w:val="left"/>
      <w:pPr>
        <w:ind w:left="3600" w:hanging="360"/>
      </w:pPr>
      <w:rPr>
        <w:rFonts w:ascii="Courier New" w:hAnsi="Courier New" w:hint="default"/>
      </w:rPr>
    </w:lvl>
    <w:lvl w:ilvl="5" w:tplc="BD981336">
      <w:start w:val="1"/>
      <w:numFmt w:val="bullet"/>
      <w:lvlText w:val=""/>
      <w:lvlJc w:val="left"/>
      <w:pPr>
        <w:ind w:left="4320" w:hanging="360"/>
      </w:pPr>
      <w:rPr>
        <w:rFonts w:ascii="Wingdings" w:hAnsi="Wingdings" w:hint="default"/>
      </w:rPr>
    </w:lvl>
    <w:lvl w:ilvl="6" w:tplc="6FB4EB10">
      <w:start w:val="1"/>
      <w:numFmt w:val="bullet"/>
      <w:lvlText w:val=""/>
      <w:lvlJc w:val="left"/>
      <w:pPr>
        <w:ind w:left="5040" w:hanging="360"/>
      </w:pPr>
      <w:rPr>
        <w:rFonts w:ascii="Symbol" w:hAnsi="Symbol" w:hint="default"/>
      </w:rPr>
    </w:lvl>
    <w:lvl w:ilvl="7" w:tplc="77405E28">
      <w:start w:val="1"/>
      <w:numFmt w:val="bullet"/>
      <w:lvlText w:val="o"/>
      <w:lvlJc w:val="left"/>
      <w:pPr>
        <w:ind w:left="5760" w:hanging="360"/>
      </w:pPr>
      <w:rPr>
        <w:rFonts w:ascii="Courier New" w:hAnsi="Courier New" w:hint="default"/>
      </w:rPr>
    </w:lvl>
    <w:lvl w:ilvl="8" w:tplc="9B3CD3AC">
      <w:start w:val="1"/>
      <w:numFmt w:val="bullet"/>
      <w:lvlText w:val=""/>
      <w:lvlJc w:val="left"/>
      <w:pPr>
        <w:ind w:left="6480" w:hanging="360"/>
      </w:pPr>
      <w:rPr>
        <w:rFonts w:ascii="Wingdings" w:hAnsi="Wingdings" w:hint="default"/>
      </w:rPr>
    </w:lvl>
  </w:abstractNum>
  <w:abstractNum w:abstractNumId="2" w15:restartNumberingAfterBreak="0">
    <w:nsid w:val="041D042E"/>
    <w:multiLevelType w:val="multilevel"/>
    <w:tmpl w:val="DB26C476"/>
    <w:lvl w:ilvl="0">
      <w:start w:val="1"/>
      <w:numFmt w:val="bullet"/>
      <w:lvlText w:val="o"/>
      <w:lvlJc w:val="left"/>
      <w:pPr>
        <w:tabs>
          <w:tab w:val="num" w:pos="1074"/>
        </w:tabs>
        <w:ind w:left="1074" w:hanging="360"/>
      </w:pPr>
      <w:rPr>
        <w:rFonts w:ascii="Courier New" w:hAnsi="Courier New" w:cs="Courier New" w:hint="default"/>
        <w:b w:val="0"/>
        <w:bCs w:val="0"/>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3" w15:restartNumberingAfterBreak="0">
    <w:nsid w:val="05F117C0"/>
    <w:multiLevelType w:val="multilevel"/>
    <w:tmpl w:val="B372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A63BC"/>
    <w:multiLevelType w:val="multilevel"/>
    <w:tmpl w:val="EDF0A842"/>
    <w:lvl w:ilvl="0">
      <w:start w:val="1"/>
      <w:numFmt w:val="decimal"/>
      <w:lvlText w:val="%1."/>
      <w:lvlJc w:val="left"/>
      <w:pPr>
        <w:ind w:left="360" w:hanging="360"/>
      </w:pPr>
      <w:rPr>
        <w:rFonts w:hint="default"/>
        <w:b/>
        <w:bCs/>
      </w:rPr>
    </w:lvl>
    <w:lvl w:ilvl="1">
      <w:start w:val="2"/>
      <w:numFmt w:val="decimal"/>
      <w:isLgl/>
      <w:lvlText w:val="%1.%2"/>
      <w:lvlJc w:val="left"/>
      <w:pPr>
        <w:ind w:left="661" w:hanging="480"/>
      </w:pPr>
      <w:rPr>
        <w:rFonts w:hint="default"/>
      </w:rPr>
    </w:lvl>
    <w:lvl w:ilvl="2">
      <w:start w:val="5"/>
      <w:numFmt w:val="decimal"/>
      <w:isLgl/>
      <w:lvlText w:val="%1.%2.%3"/>
      <w:lvlJc w:val="left"/>
      <w:pPr>
        <w:ind w:left="1082" w:hanging="720"/>
      </w:pPr>
      <w:rPr>
        <w:rFonts w:hint="default"/>
      </w:rPr>
    </w:lvl>
    <w:lvl w:ilvl="3">
      <w:start w:val="1"/>
      <w:numFmt w:val="decimal"/>
      <w:isLgl/>
      <w:lvlText w:val="%1.%2.%3.%4"/>
      <w:lvlJc w:val="left"/>
      <w:pPr>
        <w:ind w:left="1263" w:hanging="720"/>
      </w:pPr>
      <w:rPr>
        <w:rFonts w:hint="default"/>
      </w:rPr>
    </w:lvl>
    <w:lvl w:ilvl="4">
      <w:start w:val="1"/>
      <w:numFmt w:val="decimal"/>
      <w:isLgl/>
      <w:lvlText w:val="%1.%2.%3.%4.%5"/>
      <w:lvlJc w:val="left"/>
      <w:pPr>
        <w:ind w:left="1804" w:hanging="1080"/>
      </w:pPr>
      <w:rPr>
        <w:rFonts w:hint="default"/>
      </w:rPr>
    </w:lvl>
    <w:lvl w:ilvl="5">
      <w:start w:val="1"/>
      <w:numFmt w:val="decimal"/>
      <w:isLgl/>
      <w:lvlText w:val="%1.%2.%3.%4.%5.%6"/>
      <w:lvlJc w:val="left"/>
      <w:pPr>
        <w:ind w:left="1985" w:hanging="1080"/>
      </w:pPr>
      <w:rPr>
        <w:rFonts w:hint="default"/>
      </w:rPr>
    </w:lvl>
    <w:lvl w:ilvl="6">
      <w:start w:val="1"/>
      <w:numFmt w:val="decimal"/>
      <w:isLgl/>
      <w:lvlText w:val="%1.%2.%3.%4.%5.%6.%7"/>
      <w:lvlJc w:val="left"/>
      <w:pPr>
        <w:ind w:left="2526" w:hanging="1440"/>
      </w:pPr>
      <w:rPr>
        <w:rFonts w:hint="default"/>
      </w:rPr>
    </w:lvl>
    <w:lvl w:ilvl="7">
      <w:start w:val="1"/>
      <w:numFmt w:val="decimal"/>
      <w:isLgl/>
      <w:lvlText w:val="%1.%2.%3.%4.%5.%6.%7.%8"/>
      <w:lvlJc w:val="left"/>
      <w:pPr>
        <w:ind w:left="2707" w:hanging="1440"/>
      </w:pPr>
      <w:rPr>
        <w:rFonts w:hint="default"/>
      </w:rPr>
    </w:lvl>
    <w:lvl w:ilvl="8">
      <w:start w:val="1"/>
      <w:numFmt w:val="decimal"/>
      <w:isLgl/>
      <w:lvlText w:val="%1.%2.%3.%4.%5.%6.%7.%8.%9"/>
      <w:lvlJc w:val="left"/>
      <w:pPr>
        <w:ind w:left="3248" w:hanging="1800"/>
      </w:pPr>
      <w:rPr>
        <w:rFonts w:hint="default"/>
      </w:rPr>
    </w:lvl>
  </w:abstractNum>
  <w:abstractNum w:abstractNumId="5" w15:restartNumberingAfterBreak="0">
    <w:nsid w:val="06A94448"/>
    <w:multiLevelType w:val="multilevel"/>
    <w:tmpl w:val="9C9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41301"/>
    <w:multiLevelType w:val="multilevel"/>
    <w:tmpl w:val="775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D3FC1"/>
    <w:multiLevelType w:val="multilevel"/>
    <w:tmpl w:val="FB7E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E0E20"/>
    <w:multiLevelType w:val="multilevel"/>
    <w:tmpl w:val="BC78E5EA"/>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E2B1A"/>
    <w:multiLevelType w:val="hybridMultilevel"/>
    <w:tmpl w:val="4C90B3AE"/>
    <w:lvl w:ilvl="0" w:tplc="FFFFFFFF">
      <w:start w:val="1"/>
      <w:numFmt w:val="decimal"/>
      <w:lvlText w:val="3.%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9A10DC2"/>
    <w:multiLevelType w:val="hybridMultilevel"/>
    <w:tmpl w:val="3B220DB4"/>
    <w:lvl w:ilvl="0" w:tplc="81BEFA9A">
      <w:start w:val="1"/>
      <w:numFmt w:val="decimal"/>
      <w:lvlText w:val="2.%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09DF5494"/>
    <w:multiLevelType w:val="multilevel"/>
    <w:tmpl w:val="CE60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F1DDF"/>
    <w:multiLevelType w:val="hybridMultilevel"/>
    <w:tmpl w:val="ED0812A8"/>
    <w:lvl w:ilvl="0" w:tplc="7C74E360">
      <w:start w:val="1"/>
      <w:numFmt w:val="bullet"/>
      <w:lvlText w:val=""/>
      <w:lvlJc w:val="left"/>
      <w:pPr>
        <w:ind w:left="1440" w:hanging="360"/>
      </w:pPr>
      <w:rPr>
        <w:rFonts w:ascii="Symbol" w:hAnsi="Symbol" w:hint="default"/>
        <w:b w:val="0"/>
        <w:bCs/>
        <w:i w:val="0"/>
        <w:sz w:val="24"/>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AE353BE"/>
    <w:multiLevelType w:val="multilevel"/>
    <w:tmpl w:val="BB80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840FA"/>
    <w:multiLevelType w:val="multilevel"/>
    <w:tmpl w:val="C77EAD94"/>
    <w:lvl w:ilvl="0">
      <w:start w:val="1"/>
      <w:numFmt w:val="bullet"/>
      <w:lvlText w:val=""/>
      <w:lvlJc w:val="left"/>
      <w:pPr>
        <w:tabs>
          <w:tab w:val="num" w:pos="1080"/>
        </w:tabs>
        <w:ind w:left="1080" w:hanging="360"/>
      </w:pPr>
      <w:rPr>
        <w:rFonts w:ascii="Symbol" w:hAnsi="Symbol" w:hint="default"/>
        <w:b w:val="0"/>
        <w:bCs/>
        <w:i w:val="0"/>
        <w:sz w:val="24"/>
      </w:rPr>
    </w:lvl>
    <w:lvl w:ilvl="1">
      <w:start w:val="1"/>
      <w:numFmt w:val="bullet"/>
      <w:lvlText w:val="o"/>
      <w:lvlJc w:val="left"/>
      <w:pPr>
        <w:tabs>
          <w:tab w:val="num" w:pos="1800"/>
        </w:tabs>
        <w:ind w:left="1800" w:hanging="360"/>
      </w:pPr>
      <w:rPr>
        <w:rFonts w:ascii="Courier New" w:hAnsi="Courier New" w:hint="default"/>
        <w:b w:val="0"/>
        <w:bCs w:val="0"/>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0BB97943"/>
    <w:multiLevelType w:val="multilevel"/>
    <w:tmpl w:val="CD68C7D6"/>
    <w:lvl w:ilvl="0">
      <w:start w:val="1"/>
      <w:numFmt w:val="decimal"/>
      <w:lvlText w:val="%1."/>
      <w:lvlJc w:val="left"/>
      <w:pPr>
        <w:ind w:left="360" w:hanging="360"/>
      </w:pPr>
      <w:rPr>
        <w:rFonts w:hint="default"/>
        <w:b/>
        <w:bCs/>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0E2429DD"/>
    <w:multiLevelType w:val="multilevel"/>
    <w:tmpl w:val="86108C18"/>
    <w:lvl w:ilvl="0">
      <w:start w:val="1"/>
      <w:numFmt w:val="none"/>
      <w:lvlText w:val="1.1.1"/>
      <w:lvlJc w:val="left"/>
      <w:pPr>
        <w:tabs>
          <w:tab w:val="num" w:pos="720"/>
        </w:tabs>
        <w:ind w:left="720" w:hanging="720"/>
      </w:pPr>
      <w:rPr>
        <w:rFonts w:ascii="Calibri" w:hAnsi="Calibri" w:hint="default"/>
        <w:b/>
        <w:bCs/>
        <w:i w:val="0"/>
        <w:sz w:val="24"/>
        <w:szCs w:val="32"/>
      </w:rPr>
    </w:lvl>
    <w:lvl w:ilvl="1">
      <w:start w:val="1"/>
      <w:numFmt w:val="none"/>
      <w:lvlText w:val="1.1.2"/>
      <w:lvlJc w:val="left"/>
      <w:pPr>
        <w:tabs>
          <w:tab w:val="num" w:pos="720"/>
        </w:tabs>
        <w:ind w:left="720" w:hanging="720"/>
      </w:pPr>
      <w:rPr>
        <w:rFonts w:asciiTheme="minorHAnsi" w:hAnsiTheme="minorHAnsi" w:cstheme="minorHAnsi" w:hint="default"/>
        <w:b w:val="0"/>
        <w:bCs/>
        <w:i w:val="0"/>
      </w:rPr>
    </w:lvl>
    <w:lvl w:ilvl="2">
      <w:start w:val="1"/>
      <w:numFmt w:val="decimal"/>
      <w:lvlText w:val="%3.1.3"/>
      <w:lvlJc w:val="left"/>
      <w:pPr>
        <w:tabs>
          <w:tab w:val="num" w:pos="720"/>
        </w:tabs>
        <w:ind w:left="720" w:hanging="720"/>
      </w:pPr>
      <w:rPr>
        <w:rFonts w:hint="default"/>
        <w:sz w:val="20"/>
      </w:rPr>
    </w:lvl>
    <w:lvl w:ilvl="3">
      <w:start w:val="1"/>
      <w:numFmt w:val="decimal"/>
      <w:lvlText w:val="%4.1.4"/>
      <w:lvlJc w:val="left"/>
      <w:pPr>
        <w:tabs>
          <w:tab w:val="num" w:pos="720"/>
        </w:tabs>
        <w:ind w:left="720" w:hanging="720"/>
      </w:pPr>
      <w:rPr>
        <w:rFonts w:hint="default"/>
        <w:sz w:val="20"/>
      </w:rPr>
    </w:lvl>
    <w:lvl w:ilvl="4">
      <w:start w:val="1"/>
      <w:numFmt w:val="decimal"/>
      <w:lvlText w:val="%5.1.5"/>
      <w:lvlJc w:val="left"/>
      <w:pPr>
        <w:tabs>
          <w:tab w:val="num" w:pos="720"/>
        </w:tabs>
        <w:ind w:left="720" w:hanging="720"/>
      </w:pPr>
      <w:rPr>
        <w:rFonts w:hint="default"/>
        <w:sz w:val="20"/>
      </w:rPr>
    </w:lvl>
    <w:lvl w:ilvl="5">
      <w:start w:val="1"/>
      <w:numFmt w:val="decimal"/>
      <w:lvlText w:val="%6.1.6"/>
      <w:lvlJc w:val="left"/>
      <w:pPr>
        <w:tabs>
          <w:tab w:val="num" w:pos="720"/>
        </w:tabs>
        <w:ind w:left="720" w:hanging="720"/>
      </w:pPr>
      <w:rPr>
        <w:rFonts w:hint="default"/>
        <w:sz w:val="20"/>
      </w:rPr>
    </w:lvl>
    <w:lvl w:ilvl="6">
      <w:start w:val="1"/>
      <w:numFmt w:val="decimal"/>
      <w:lvlText w:val="%7.1.7"/>
      <w:lvlJc w:val="left"/>
      <w:pPr>
        <w:tabs>
          <w:tab w:val="num" w:pos="720"/>
        </w:tabs>
        <w:ind w:left="720" w:hanging="720"/>
      </w:pPr>
      <w:rPr>
        <w:rFonts w:hint="default"/>
        <w:sz w:val="20"/>
      </w:rPr>
    </w:lvl>
    <w:lvl w:ilvl="7">
      <w:start w:val="1"/>
      <w:numFmt w:val="decimal"/>
      <w:lvlText w:val="%8.1.8"/>
      <w:lvlJc w:val="left"/>
      <w:pPr>
        <w:tabs>
          <w:tab w:val="num" w:pos="720"/>
        </w:tabs>
        <w:ind w:left="720" w:hanging="720"/>
      </w:pPr>
      <w:rPr>
        <w:rFonts w:hint="default"/>
        <w:sz w:val="20"/>
      </w:rPr>
    </w:lvl>
    <w:lvl w:ilvl="8">
      <w:start w:val="1"/>
      <w:numFmt w:val="decimal"/>
      <w:lvlText w:val="%9.1.9"/>
      <w:lvlJc w:val="left"/>
      <w:pPr>
        <w:tabs>
          <w:tab w:val="num" w:pos="720"/>
        </w:tabs>
        <w:ind w:left="720" w:hanging="720"/>
      </w:pPr>
      <w:rPr>
        <w:rFonts w:hint="default"/>
        <w:sz w:val="20"/>
      </w:rPr>
    </w:lvl>
  </w:abstractNum>
  <w:abstractNum w:abstractNumId="17" w15:restartNumberingAfterBreak="0">
    <w:nsid w:val="10FF4B3B"/>
    <w:multiLevelType w:val="multilevel"/>
    <w:tmpl w:val="979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FA908"/>
    <w:multiLevelType w:val="hybridMultilevel"/>
    <w:tmpl w:val="FFFFFFFF"/>
    <w:lvl w:ilvl="0" w:tplc="E4E6E6D0">
      <w:start w:val="1"/>
      <w:numFmt w:val="bullet"/>
      <w:lvlText w:val=""/>
      <w:lvlJc w:val="left"/>
      <w:pPr>
        <w:ind w:left="720" w:hanging="360"/>
      </w:pPr>
      <w:rPr>
        <w:rFonts w:ascii="Symbol" w:hAnsi="Symbol" w:hint="default"/>
      </w:rPr>
    </w:lvl>
    <w:lvl w:ilvl="1" w:tplc="71265F5C">
      <w:start w:val="1"/>
      <w:numFmt w:val="bullet"/>
      <w:lvlText w:val="o"/>
      <w:lvlJc w:val="left"/>
      <w:pPr>
        <w:ind w:left="1440" w:hanging="360"/>
      </w:pPr>
      <w:rPr>
        <w:rFonts w:ascii="Courier New" w:hAnsi="Courier New" w:hint="default"/>
      </w:rPr>
    </w:lvl>
    <w:lvl w:ilvl="2" w:tplc="AE68389E">
      <w:start w:val="1"/>
      <w:numFmt w:val="bullet"/>
      <w:lvlText w:val=""/>
      <w:lvlJc w:val="left"/>
      <w:pPr>
        <w:ind w:left="2160" w:hanging="360"/>
      </w:pPr>
      <w:rPr>
        <w:rFonts w:ascii="Wingdings" w:hAnsi="Wingdings" w:hint="default"/>
      </w:rPr>
    </w:lvl>
    <w:lvl w:ilvl="3" w:tplc="68D4EB00">
      <w:start w:val="1"/>
      <w:numFmt w:val="bullet"/>
      <w:lvlText w:val=""/>
      <w:lvlJc w:val="left"/>
      <w:pPr>
        <w:ind w:left="2880" w:hanging="360"/>
      </w:pPr>
      <w:rPr>
        <w:rFonts w:ascii="Symbol" w:hAnsi="Symbol" w:hint="default"/>
      </w:rPr>
    </w:lvl>
    <w:lvl w:ilvl="4" w:tplc="FDE00104">
      <w:start w:val="1"/>
      <w:numFmt w:val="bullet"/>
      <w:lvlText w:val="o"/>
      <w:lvlJc w:val="left"/>
      <w:pPr>
        <w:ind w:left="3600" w:hanging="360"/>
      </w:pPr>
      <w:rPr>
        <w:rFonts w:ascii="Courier New" w:hAnsi="Courier New" w:hint="default"/>
      </w:rPr>
    </w:lvl>
    <w:lvl w:ilvl="5" w:tplc="347E2DA6">
      <w:start w:val="1"/>
      <w:numFmt w:val="bullet"/>
      <w:lvlText w:val=""/>
      <w:lvlJc w:val="left"/>
      <w:pPr>
        <w:ind w:left="4320" w:hanging="360"/>
      </w:pPr>
      <w:rPr>
        <w:rFonts w:ascii="Wingdings" w:hAnsi="Wingdings" w:hint="default"/>
      </w:rPr>
    </w:lvl>
    <w:lvl w:ilvl="6" w:tplc="B30EC506">
      <w:start w:val="1"/>
      <w:numFmt w:val="bullet"/>
      <w:lvlText w:val=""/>
      <w:lvlJc w:val="left"/>
      <w:pPr>
        <w:ind w:left="5040" w:hanging="360"/>
      </w:pPr>
      <w:rPr>
        <w:rFonts w:ascii="Symbol" w:hAnsi="Symbol" w:hint="default"/>
      </w:rPr>
    </w:lvl>
    <w:lvl w:ilvl="7" w:tplc="E9C6D344">
      <w:start w:val="1"/>
      <w:numFmt w:val="bullet"/>
      <w:lvlText w:val="o"/>
      <w:lvlJc w:val="left"/>
      <w:pPr>
        <w:ind w:left="5760" w:hanging="360"/>
      </w:pPr>
      <w:rPr>
        <w:rFonts w:ascii="Courier New" w:hAnsi="Courier New" w:hint="default"/>
      </w:rPr>
    </w:lvl>
    <w:lvl w:ilvl="8" w:tplc="78862BAC">
      <w:start w:val="1"/>
      <w:numFmt w:val="bullet"/>
      <w:lvlText w:val=""/>
      <w:lvlJc w:val="left"/>
      <w:pPr>
        <w:ind w:left="6480" w:hanging="360"/>
      </w:pPr>
      <w:rPr>
        <w:rFonts w:ascii="Wingdings" w:hAnsi="Wingdings" w:hint="default"/>
      </w:rPr>
    </w:lvl>
  </w:abstractNum>
  <w:abstractNum w:abstractNumId="19" w15:restartNumberingAfterBreak="0">
    <w:nsid w:val="11A64B8A"/>
    <w:multiLevelType w:val="multilevel"/>
    <w:tmpl w:val="152214BE"/>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EE0F7D"/>
    <w:multiLevelType w:val="hybridMultilevel"/>
    <w:tmpl w:val="BADE8232"/>
    <w:lvl w:ilvl="0" w:tplc="6DC6D3CE">
      <w:start w:val="5"/>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1F80D95"/>
    <w:multiLevelType w:val="multilevel"/>
    <w:tmpl w:val="776C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2E2379"/>
    <w:multiLevelType w:val="multilevel"/>
    <w:tmpl w:val="2424F89E"/>
    <w:lvl w:ilvl="0">
      <w:start w:val="1"/>
      <w:numFmt w:val="bullet"/>
      <w:lvlText w:val=""/>
      <w:lvlJc w:val="left"/>
      <w:pPr>
        <w:tabs>
          <w:tab w:val="num" w:pos="360"/>
        </w:tabs>
        <w:ind w:left="360" w:hanging="360"/>
      </w:pPr>
      <w:rPr>
        <w:rFonts w:ascii="Symbol" w:hAnsi="Symbol" w:hint="default"/>
        <w:b w:val="0"/>
        <w:bCs/>
        <w:i w:val="0"/>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2881C45"/>
    <w:multiLevelType w:val="multilevel"/>
    <w:tmpl w:val="44389A10"/>
    <w:lvl w:ilvl="0">
      <w:start w:val="1"/>
      <w:numFmt w:val="bullet"/>
      <w:lvlText w:val=""/>
      <w:lvlJc w:val="left"/>
      <w:pPr>
        <w:tabs>
          <w:tab w:val="num" w:pos="720"/>
        </w:tabs>
        <w:ind w:left="720" w:hanging="360"/>
      </w:pPr>
      <w:rPr>
        <w:rFonts w:ascii="Symbol" w:hAnsi="Symbol" w:hint="default"/>
        <w:b w:val="0"/>
        <w:bCs/>
        <w:i w:val="0"/>
        <w:sz w:val="24"/>
      </w:rPr>
    </w:lvl>
    <w:lvl w:ilvl="1">
      <w:start w:val="1"/>
      <w:numFmt w:val="bullet"/>
      <w:lvlText w:val="o"/>
      <w:lvlJc w:val="left"/>
      <w:pPr>
        <w:tabs>
          <w:tab w:val="num" w:pos="1440"/>
        </w:tabs>
        <w:ind w:left="1440" w:hanging="360"/>
      </w:pPr>
      <w:rPr>
        <w:rFonts w:ascii="Courier New" w:hAnsi="Courier New"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F20C1C"/>
    <w:multiLevelType w:val="multilevel"/>
    <w:tmpl w:val="8906292C"/>
    <w:lvl w:ilvl="0">
      <w:start w:val="1"/>
      <w:numFmt w:val="bullet"/>
      <w:lvlText w:val=""/>
      <w:lvlJc w:val="left"/>
      <w:pPr>
        <w:tabs>
          <w:tab w:val="num" w:pos="1080"/>
        </w:tabs>
        <w:ind w:left="1080" w:hanging="360"/>
      </w:pPr>
      <w:rPr>
        <w:rFonts w:ascii="Symbol" w:hAnsi="Symbol" w:hint="default"/>
        <w:b w:val="0"/>
        <w:bCs/>
        <w:i w:val="0"/>
        <w:sz w:val="24"/>
      </w:rPr>
    </w:lvl>
    <w:lvl w:ilvl="1">
      <w:start w:val="1"/>
      <w:numFmt w:val="bullet"/>
      <w:lvlText w:val="o"/>
      <w:lvlJc w:val="left"/>
      <w:pPr>
        <w:tabs>
          <w:tab w:val="num" w:pos="1800"/>
        </w:tabs>
        <w:ind w:left="1800" w:hanging="360"/>
      </w:pPr>
      <w:rPr>
        <w:rFonts w:ascii="Courier New" w:hAnsi="Courier New" w:hint="default"/>
        <w:b w:val="0"/>
        <w:bCs w:val="0"/>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136C54E4"/>
    <w:multiLevelType w:val="multilevel"/>
    <w:tmpl w:val="E7B8149C"/>
    <w:lvl w:ilvl="0">
      <w:start w:val="1"/>
      <w:numFmt w:val="none"/>
      <w:lvlText w:val="4.1.1"/>
      <w:lvlJc w:val="left"/>
      <w:pPr>
        <w:ind w:left="360" w:hanging="360"/>
      </w:pPr>
      <w:rPr>
        <w:rFonts w:hint="default"/>
        <w:i w:val="0"/>
        <w:iCs w:val="0"/>
      </w:rPr>
    </w:lvl>
    <w:lvl w:ilvl="1">
      <w:start w:val="1"/>
      <w:numFmt w:val="none"/>
      <w:lvlText w:val="4.1.2"/>
      <w:lvlJc w:val="left"/>
      <w:pPr>
        <w:ind w:left="357" w:hanging="357"/>
      </w:pPr>
      <w:rPr>
        <w:rFonts w:hint="default"/>
      </w:rPr>
    </w:lvl>
    <w:lvl w:ilvl="2">
      <w:start w:val="1"/>
      <w:numFmt w:val="none"/>
      <w:lvlText w:val="4.1.3"/>
      <w:lvlJc w:val="left"/>
      <w:pPr>
        <w:ind w:left="357" w:hanging="357"/>
      </w:pPr>
      <w:rPr>
        <w:rFonts w:hint="default"/>
      </w:rPr>
    </w:lvl>
    <w:lvl w:ilvl="3">
      <w:start w:val="1"/>
      <w:numFmt w:val="none"/>
      <w:lvlText w:val="4.1.4"/>
      <w:lvlJc w:val="left"/>
      <w:pPr>
        <w:ind w:left="357" w:hanging="357"/>
      </w:pPr>
      <w:rPr>
        <w:rFonts w:hint="default"/>
      </w:rPr>
    </w:lvl>
    <w:lvl w:ilvl="4">
      <w:start w:val="1"/>
      <w:numFmt w:val="none"/>
      <w:lvlText w:val="4.1.5"/>
      <w:lvlJc w:val="left"/>
      <w:pPr>
        <w:ind w:left="357" w:hanging="357"/>
      </w:pPr>
      <w:rPr>
        <w:rFonts w:hint="default"/>
      </w:rPr>
    </w:lvl>
    <w:lvl w:ilvl="5">
      <w:start w:val="1"/>
      <w:numFmt w:val="none"/>
      <w:lvlText w:val="4.6%6"/>
      <w:lvlJc w:val="left"/>
      <w:pPr>
        <w:ind w:left="357" w:hanging="35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139D2B84"/>
    <w:multiLevelType w:val="multilevel"/>
    <w:tmpl w:val="D1ECD1A2"/>
    <w:lvl w:ilvl="0">
      <w:start w:val="1"/>
      <w:numFmt w:val="bullet"/>
      <w:lvlText w:val=""/>
      <w:lvlJc w:val="left"/>
      <w:pPr>
        <w:tabs>
          <w:tab w:val="num" w:pos="1080"/>
        </w:tabs>
        <w:ind w:left="1080" w:hanging="360"/>
      </w:pPr>
      <w:rPr>
        <w:rFonts w:ascii="Symbol" w:hAnsi="Symbol" w:hint="default"/>
        <w:b w:val="0"/>
        <w:bCs/>
        <w:i w:val="0"/>
        <w:sz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149003E4"/>
    <w:multiLevelType w:val="multilevel"/>
    <w:tmpl w:val="BD0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226CDE"/>
    <w:multiLevelType w:val="multilevel"/>
    <w:tmpl w:val="318E9EEA"/>
    <w:lvl w:ilvl="0">
      <w:start w:val="1"/>
      <w:numFmt w:val="decimal"/>
      <w:lvlText w:val="1.%1"/>
      <w:lvlJc w:val="left"/>
      <w:pPr>
        <w:ind w:left="357" w:hanging="357"/>
      </w:pPr>
      <w:rPr>
        <w:rFonts w:hint="default"/>
        <w:b/>
        <w:bCs w:val="0"/>
      </w:rPr>
    </w:lvl>
    <w:lvl w:ilvl="1">
      <w:start w:val="1"/>
      <w:numFmt w:val="decimal"/>
      <w:lvlText w:val="%2.2.2"/>
      <w:lvlJc w:val="left"/>
      <w:pPr>
        <w:ind w:left="357" w:hanging="357"/>
      </w:pPr>
      <w:rPr>
        <w:rFonts w:hint="default"/>
        <w:b/>
        <w:bCs w:val="0"/>
      </w:rPr>
    </w:lvl>
    <w:lvl w:ilvl="2">
      <w:start w:val="1"/>
      <w:numFmt w:val="decimal"/>
      <w:lvlText w:val="%1.2.3"/>
      <w:lvlJc w:val="left"/>
      <w:pPr>
        <w:ind w:left="357" w:hanging="357"/>
      </w:pPr>
      <w:rPr>
        <w:rFonts w:hint="default"/>
        <w:b/>
        <w:bCs w:val="0"/>
      </w:rPr>
    </w:lvl>
    <w:lvl w:ilvl="3">
      <w:start w:val="1"/>
      <w:numFmt w:val="decimal"/>
      <w:lvlText w:val="%1.2.4"/>
      <w:lvlJc w:val="left"/>
      <w:pPr>
        <w:ind w:left="357" w:hanging="357"/>
      </w:pPr>
      <w:rPr>
        <w:rFonts w:hint="default"/>
      </w:rPr>
    </w:lvl>
    <w:lvl w:ilvl="4">
      <w:start w:val="1"/>
      <w:numFmt w:val="decimal"/>
      <w:lvlText w:val="%1.2.5"/>
      <w:lvlJc w:val="left"/>
      <w:pPr>
        <w:ind w:left="357" w:hanging="357"/>
      </w:pPr>
      <w:rPr>
        <w:rFonts w:hint="default"/>
      </w:rPr>
    </w:lvl>
    <w:lvl w:ilvl="5">
      <w:start w:val="1"/>
      <w:numFmt w:val="none"/>
      <w:lvlText w:val="1.2.6"/>
      <w:lvlJc w:val="left"/>
      <w:pPr>
        <w:ind w:left="357" w:hanging="357"/>
      </w:pPr>
      <w:rPr>
        <w:rFonts w:hint="default"/>
      </w:rPr>
    </w:lvl>
    <w:lvl w:ilvl="6">
      <w:start w:val="1"/>
      <w:numFmt w:val="none"/>
      <w:lvlText w:val="1.2.7"/>
      <w:lvlJc w:val="left"/>
      <w:pPr>
        <w:ind w:left="357" w:hanging="357"/>
      </w:pPr>
      <w:rPr>
        <w:rFonts w:hint="default"/>
      </w:rPr>
    </w:lvl>
    <w:lvl w:ilvl="7">
      <w:start w:val="1"/>
      <w:numFmt w:val="none"/>
      <w:lvlText w:val="1.2.8"/>
      <w:lvlJc w:val="left"/>
      <w:pPr>
        <w:ind w:left="357" w:hanging="357"/>
      </w:pPr>
      <w:rPr>
        <w:rFonts w:hint="default"/>
      </w:rPr>
    </w:lvl>
    <w:lvl w:ilvl="8">
      <w:start w:val="1"/>
      <w:numFmt w:val="none"/>
      <w:lvlText w:val="1.2.9"/>
      <w:lvlJc w:val="left"/>
      <w:pPr>
        <w:ind w:left="357" w:hanging="357"/>
      </w:pPr>
      <w:rPr>
        <w:rFonts w:hint="default"/>
      </w:rPr>
    </w:lvl>
  </w:abstractNum>
  <w:abstractNum w:abstractNumId="29" w15:restartNumberingAfterBreak="0">
    <w:nsid w:val="15B07050"/>
    <w:multiLevelType w:val="hybridMultilevel"/>
    <w:tmpl w:val="FFFFFFFF"/>
    <w:lvl w:ilvl="0" w:tplc="E2741FEC">
      <w:start w:val="1"/>
      <w:numFmt w:val="decimal"/>
      <w:lvlText w:val="3.1.2"/>
      <w:lvlJc w:val="left"/>
      <w:pPr>
        <w:ind w:left="720" w:hanging="360"/>
      </w:pPr>
    </w:lvl>
    <w:lvl w:ilvl="1" w:tplc="2678520C">
      <w:start w:val="1"/>
      <w:numFmt w:val="lowerLetter"/>
      <w:lvlText w:val="%2."/>
      <w:lvlJc w:val="left"/>
      <w:pPr>
        <w:ind w:left="1440" w:hanging="360"/>
      </w:pPr>
    </w:lvl>
    <w:lvl w:ilvl="2" w:tplc="0166F57E">
      <w:start w:val="1"/>
      <w:numFmt w:val="lowerRoman"/>
      <w:lvlText w:val="%3."/>
      <w:lvlJc w:val="right"/>
      <w:pPr>
        <w:ind w:left="2160" w:hanging="180"/>
      </w:pPr>
    </w:lvl>
    <w:lvl w:ilvl="3" w:tplc="8800F158">
      <w:start w:val="1"/>
      <w:numFmt w:val="decimal"/>
      <w:lvlText w:val="%4."/>
      <w:lvlJc w:val="left"/>
      <w:pPr>
        <w:ind w:left="2880" w:hanging="360"/>
      </w:pPr>
    </w:lvl>
    <w:lvl w:ilvl="4" w:tplc="77A69678">
      <w:start w:val="1"/>
      <w:numFmt w:val="lowerLetter"/>
      <w:lvlText w:val="%5."/>
      <w:lvlJc w:val="left"/>
      <w:pPr>
        <w:ind w:left="3600" w:hanging="360"/>
      </w:pPr>
    </w:lvl>
    <w:lvl w:ilvl="5" w:tplc="12F20A46">
      <w:start w:val="1"/>
      <w:numFmt w:val="lowerRoman"/>
      <w:lvlText w:val="%6."/>
      <w:lvlJc w:val="right"/>
      <w:pPr>
        <w:ind w:left="4320" w:hanging="180"/>
      </w:pPr>
    </w:lvl>
    <w:lvl w:ilvl="6" w:tplc="7FEAD484">
      <w:start w:val="1"/>
      <w:numFmt w:val="decimal"/>
      <w:lvlText w:val="%7."/>
      <w:lvlJc w:val="left"/>
      <w:pPr>
        <w:ind w:left="5040" w:hanging="360"/>
      </w:pPr>
    </w:lvl>
    <w:lvl w:ilvl="7" w:tplc="7A767806">
      <w:start w:val="1"/>
      <w:numFmt w:val="lowerLetter"/>
      <w:lvlText w:val="%8."/>
      <w:lvlJc w:val="left"/>
      <w:pPr>
        <w:ind w:left="5760" w:hanging="360"/>
      </w:pPr>
    </w:lvl>
    <w:lvl w:ilvl="8" w:tplc="ECA0711E">
      <w:start w:val="1"/>
      <w:numFmt w:val="lowerRoman"/>
      <w:lvlText w:val="%9."/>
      <w:lvlJc w:val="right"/>
      <w:pPr>
        <w:ind w:left="6480" w:hanging="180"/>
      </w:pPr>
    </w:lvl>
  </w:abstractNum>
  <w:abstractNum w:abstractNumId="30" w15:restartNumberingAfterBreak="0">
    <w:nsid w:val="163E01AC"/>
    <w:multiLevelType w:val="multilevel"/>
    <w:tmpl w:val="154C7F02"/>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001597"/>
    <w:multiLevelType w:val="multilevel"/>
    <w:tmpl w:val="AC282EF4"/>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054A74"/>
    <w:multiLevelType w:val="multilevel"/>
    <w:tmpl w:val="D916CA12"/>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4C54F4"/>
    <w:multiLevelType w:val="multilevel"/>
    <w:tmpl w:val="912252C6"/>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CC0B94"/>
    <w:multiLevelType w:val="hybridMultilevel"/>
    <w:tmpl w:val="D84435C6"/>
    <w:lvl w:ilvl="0" w:tplc="DD7C7A90">
      <w:start w:val="1"/>
      <w:numFmt w:val="decimal"/>
      <w:lvlText w:val="1.%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19BE43F7"/>
    <w:multiLevelType w:val="multilevel"/>
    <w:tmpl w:val="4984A93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19F0329E"/>
    <w:multiLevelType w:val="multilevel"/>
    <w:tmpl w:val="F83E253E"/>
    <w:numStyleLink w:val="Style1"/>
  </w:abstractNum>
  <w:abstractNum w:abstractNumId="37" w15:restartNumberingAfterBreak="0">
    <w:nsid w:val="1A6973D7"/>
    <w:multiLevelType w:val="multilevel"/>
    <w:tmpl w:val="4FF00684"/>
    <w:lvl w:ilvl="0">
      <w:start w:val="1"/>
      <w:numFmt w:val="bullet"/>
      <w:lvlText w:val=""/>
      <w:lvlJc w:val="left"/>
      <w:pPr>
        <w:tabs>
          <w:tab w:val="num" w:pos="1080"/>
        </w:tabs>
        <w:ind w:left="1080" w:hanging="360"/>
      </w:pPr>
      <w:rPr>
        <w:rFonts w:ascii="Symbol" w:hAnsi="Symbol" w:hint="default"/>
        <w:b w:val="0"/>
        <w:bCs/>
        <w:i w:val="0"/>
        <w:sz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1B7D3C40"/>
    <w:multiLevelType w:val="multilevel"/>
    <w:tmpl w:val="5636EF58"/>
    <w:lvl w:ilvl="0">
      <w:start w:val="1"/>
      <w:numFmt w:val="bullet"/>
      <w:lvlText w:val=""/>
      <w:lvlJc w:val="left"/>
      <w:pPr>
        <w:tabs>
          <w:tab w:val="num" w:pos="720"/>
        </w:tabs>
        <w:ind w:left="720" w:hanging="360"/>
      </w:pPr>
      <w:rPr>
        <w:rFonts w:ascii="Symbol" w:hAnsi="Symbol" w:hint="default"/>
        <w:b w:val="0"/>
        <w:bCs/>
        <w:i w:val="0"/>
        <w:sz w:val="24"/>
      </w:rPr>
    </w:lvl>
    <w:lvl w:ilvl="1">
      <w:start w:val="1"/>
      <w:numFmt w:val="bullet"/>
      <w:lvlText w:val="o"/>
      <w:lvlJc w:val="left"/>
      <w:pPr>
        <w:tabs>
          <w:tab w:val="num" w:pos="1440"/>
        </w:tabs>
        <w:ind w:left="1440" w:hanging="360"/>
      </w:pPr>
      <w:rPr>
        <w:rFonts w:ascii="Courier New" w:hAnsi="Courier New"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C92D6A"/>
    <w:multiLevelType w:val="multilevel"/>
    <w:tmpl w:val="EBD4D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343728"/>
    <w:multiLevelType w:val="multilevel"/>
    <w:tmpl w:val="5C6ACC50"/>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B75A00"/>
    <w:multiLevelType w:val="multilevel"/>
    <w:tmpl w:val="79481BEE"/>
    <w:lvl w:ilvl="0">
      <w:start w:val="1"/>
      <w:numFmt w:val="decimal"/>
      <w:lvlText w:val="%1."/>
      <w:lvlJc w:val="left"/>
      <w:pPr>
        <w:ind w:left="360" w:hanging="360"/>
      </w:pPr>
      <w:rPr>
        <w:b/>
        <w:bCs/>
      </w:rPr>
    </w:lvl>
    <w:lvl w:ilvl="1">
      <w:start w:val="1"/>
      <w:numFmt w:val="decimal"/>
      <w:lvlText w:val="3.%2"/>
      <w:lvlJc w:val="left"/>
      <w:pPr>
        <w:ind w:left="36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1DA5DD82"/>
    <w:multiLevelType w:val="hybridMultilevel"/>
    <w:tmpl w:val="596A8C46"/>
    <w:lvl w:ilvl="0" w:tplc="C19CFD00">
      <w:start w:val="1"/>
      <w:numFmt w:val="bullet"/>
      <w:lvlText w:val=""/>
      <w:lvlJc w:val="left"/>
      <w:pPr>
        <w:ind w:left="720" w:hanging="360"/>
      </w:pPr>
      <w:rPr>
        <w:rFonts w:ascii="Symbol" w:hAnsi="Symbol" w:hint="default"/>
      </w:rPr>
    </w:lvl>
    <w:lvl w:ilvl="1" w:tplc="B580839C">
      <w:start w:val="1"/>
      <w:numFmt w:val="bullet"/>
      <w:lvlText w:val="o"/>
      <w:lvlJc w:val="left"/>
      <w:pPr>
        <w:ind w:left="1440" w:hanging="360"/>
      </w:pPr>
      <w:rPr>
        <w:rFonts w:ascii="Courier New" w:hAnsi="Courier New" w:hint="default"/>
      </w:rPr>
    </w:lvl>
    <w:lvl w:ilvl="2" w:tplc="665422A6">
      <w:start w:val="1"/>
      <w:numFmt w:val="bullet"/>
      <w:lvlText w:val=""/>
      <w:lvlJc w:val="left"/>
      <w:pPr>
        <w:ind w:left="2160" w:hanging="360"/>
      </w:pPr>
      <w:rPr>
        <w:rFonts w:ascii="Wingdings" w:hAnsi="Wingdings" w:hint="default"/>
      </w:rPr>
    </w:lvl>
    <w:lvl w:ilvl="3" w:tplc="A14C6A08">
      <w:start w:val="1"/>
      <w:numFmt w:val="bullet"/>
      <w:lvlText w:val=""/>
      <w:lvlJc w:val="left"/>
      <w:pPr>
        <w:ind w:left="2880" w:hanging="360"/>
      </w:pPr>
      <w:rPr>
        <w:rFonts w:ascii="Symbol" w:hAnsi="Symbol" w:hint="default"/>
      </w:rPr>
    </w:lvl>
    <w:lvl w:ilvl="4" w:tplc="5168648E">
      <w:start w:val="1"/>
      <w:numFmt w:val="bullet"/>
      <w:lvlText w:val="o"/>
      <w:lvlJc w:val="left"/>
      <w:pPr>
        <w:ind w:left="3600" w:hanging="360"/>
      </w:pPr>
      <w:rPr>
        <w:rFonts w:ascii="Courier New" w:hAnsi="Courier New" w:hint="default"/>
      </w:rPr>
    </w:lvl>
    <w:lvl w:ilvl="5" w:tplc="0262E8DA">
      <w:start w:val="1"/>
      <w:numFmt w:val="bullet"/>
      <w:lvlText w:val=""/>
      <w:lvlJc w:val="left"/>
      <w:pPr>
        <w:ind w:left="4320" w:hanging="360"/>
      </w:pPr>
      <w:rPr>
        <w:rFonts w:ascii="Wingdings" w:hAnsi="Wingdings" w:hint="default"/>
      </w:rPr>
    </w:lvl>
    <w:lvl w:ilvl="6" w:tplc="866208AA">
      <w:start w:val="1"/>
      <w:numFmt w:val="bullet"/>
      <w:lvlText w:val=""/>
      <w:lvlJc w:val="left"/>
      <w:pPr>
        <w:ind w:left="5040" w:hanging="360"/>
      </w:pPr>
      <w:rPr>
        <w:rFonts w:ascii="Symbol" w:hAnsi="Symbol" w:hint="default"/>
      </w:rPr>
    </w:lvl>
    <w:lvl w:ilvl="7" w:tplc="DE40CBD6">
      <w:start w:val="1"/>
      <w:numFmt w:val="bullet"/>
      <w:lvlText w:val="o"/>
      <w:lvlJc w:val="left"/>
      <w:pPr>
        <w:ind w:left="5760" w:hanging="360"/>
      </w:pPr>
      <w:rPr>
        <w:rFonts w:ascii="Courier New" w:hAnsi="Courier New" w:hint="default"/>
      </w:rPr>
    </w:lvl>
    <w:lvl w:ilvl="8" w:tplc="55D2D94E">
      <w:start w:val="1"/>
      <w:numFmt w:val="bullet"/>
      <w:lvlText w:val=""/>
      <w:lvlJc w:val="left"/>
      <w:pPr>
        <w:ind w:left="6480" w:hanging="360"/>
      </w:pPr>
      <w:rPr>
        <w:rFonts w:ascii="Wingdings" w:hAnsi="Wingdings" w:hint="default"/>
      </w:rPr>
    </w:lvl>
  </w:abstractNum>
  <w:abstractNum w:abstractNumId="43" w15:restartNumberingAfterBreak="0">
    <w:nsid w:val="1DC37C95"/>
    <w:multiLevelType w:val="hybridMultilevel"/>
    <w:tmpl w:val="D84435C6"/>
    <w:lvl w:ilvl="0" w:tplc="FFFFFFFF">
      <w:start w:val="1"/>
      <w:numFmt w:val="decimal"/>
      <w:lvlText w:val="1.%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1DF1CDDF"/>
    <w:multiLevelType w:val="hybridMultilevel"/>
    <w:tmpl w:val="7550DAF0"/>
    <w:lvl w:ilvl="0" w:tplc="E2463160">
      <w:start w:val="1"/>
      <w:numFmt w:val="bullet"/>
      <w:lvlText w:val=""/>
      <w:lvlJc w:val="left"/>
      <w:pPr>
        <w:ind w:left="720" w:hanging="360"/>
      </w:pPr>
      <w:rPr>
        <w:rFonts w:ascii="Symbol" w:hAnsi="Symbol" w:hint="default"/>
      </w:rPr>
    </w:lvl>
    <w:lvl w:ilvl="1" w:tplc="9C0262CE">
      <w:start w:val="1"/>
      <w:numFmt w:val="bullet"/>
      <w:lvlText w:val="o"/>
      <w:lvlJc w:val="left"/>
      <w:pPr>
        <w:ind w:left="1440" w:hanging="360"/>
      </w:pPr>
      <w:rPr>
        <w:rFonts w:ascii="Courier New" w:hAnsi="Courier New" w:hint="default"/>
      </w:rPr>
    </w:lvl>
    <w:lvl w:ilvl="2" w:tplc="D2384FA4">
      <w:start w:val="1"/>
      <w:numFmt w:val="bullet"/>
      <w:lvlText w:val=""/>
      <w:lvlJc w:val="left"/>
      <w:pPr>
        <w:ind w:left="2160" w:hanging="360"/>
      </w:pPr>
      <w:rPr>
        <w:rFonts w:ascii="Wingdings" w:hAnsi="Wingdings" w:hint="default"/>
      </w:rPr>
    </w:lvl>
    <w:lvl w:ilvl="3" w:tplc="9808ED02">
      <w:start w:val="1"/>
      <w:numFmt w:val="bullet"/>
      <w:lvlText w:val=""/>
      <w:lvlJc w:val="left"/>
      <w:pPr>
        <w:ind w:left="2880" w:hanging="360"/>
      </w:pPr>
      <w:rPr>
        <w:rFonts w:ascii="Symbol" w:hAnsi="Symbol" w:hint="default"/>
      </w:rPr>
    </w:lvl>
    <w:lvl w:ilvl="4" w:tplc="1DC09E60">
      <w:start w:val="1"/>
      <w:numFmt w:val="bullet"/>
      <w:lvlText w:val="o"/>
      <w:lvlJc w:val="left"/>
      <w:pPr>
        <w:ind w:left="3600" w:hanging="360"/>
      </w:pPr>
      <w:rPr>
        <w:rFonts w:ascii="Courier New" w:hAnsi="Courier New" w:hint="default"/>
      </w:rPr>
    </w:lvl>
    <w:lvl w:ilvl="5" w:tplc="4AAE6B3A">
      <w:start w:val="1"/>
      <w:numFmt w:val="bullet"/>
      <w:lvlText w:val=""/>
      <w:lvlJc w:val="left"/>
      <w:pPr>
        <w:ind w:left="4320" w:hanging="360"/>
      </w:pPr>
      <w:rPr>
        <w:rFonts w:ascii="Wingdings" w:hAnsi="Wingdings" w:hint="default"/>
      </w:rPr>
    </w:lvl>
    <w:lvl w:ilvl="6" w:tplc="F872DF58">
      <w:start w:val="1"/>
      <w:numFmt w:val="bullet"/>
      <w:lvlText w:val=""/>
      <w:lvlJc w:val="left"/>
      <w:pPr>
        <w:ind w:left="5040" w:hanging="360"/>
      </w:pPr>
      <w:rPr>
        <w:rFonts w:ascii="Symbol" w:hAnsi="Symbol" w:hint="default"/>
      </w:rPr>
    </w:lvl>
    <w:lvl w:ilvl="7" w:tplc="C3029848">
      <w:start w:val="1"/>
      <w:numFmt w:val="bullet"/>
      <w:lvlText w:val="o"/>
      <w:lvlJc w:val="left"/>
      <w:pPr>
        <w:ind w:left="5760" w:hanging="360"/>
      </w:pPr>
      <w:rPr>
        <w:rFonts w:ascii="Courier New" w:hAnsi="Courier New" w:hint="default"/>
      </w:rPr>
    </w:lvl>
    <w:lvl w:ilvl="8" w:tplc="9BFEE30E">
      <w:start w:val="1"/>
      <w:numFmt w:val="bullet"/>
      <w:lvlText w:val=""/>
      <w:lvlJc w:val="left"/>
      <w:pPr>
        <w:ind w:left="6480" w:hanging="360"/>
      </w:pPr>
      <w:rPr>
        <w:rFonts w:ascii="Wingdings" w:hAnsi="Wingdings" w:hint="default"/>
      </w:rPr>
    </w:lvl>
  </w:abstractNum>
  <w:abstractNum w:abstractNumId="45" w15:restartNumberingAfterBreak="0">
    <w:nsid w:val="1E4C7590"/>
    <w:multiLevelType w:val="hybridMultilevel"/>
    <w:tmpl w:val="6F187732"/>
    <w:lvl w:ilvl="0" w:tplc="CE3EA486">
      <w:start w:val="1"/>
      <w:numFmt w:val="decimal"/>
      <w:lvlText w:val="%1."/>
      <w:lvlJc w:val="left"/>
      <w:pPr>
        <w:ind w:left="720" w:hanging="360"/>
      </w:pPr>
      <w:rPr>
        <w:i/>
        <w:i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EAFC6D8C">
      <w:start w:val="1"/>
      <w:numFmt w:val="decimal"/>
      <w:lvlText w:val="%7."/>
      <w:lvlJc w:val="left"/>
      <w:pPr>
        <w:ind w:left="5040" w:hanging="360"/>
      </w:pPr>
      <w:rPr>
        <w:i/>
        <w:iCs/>
      </w:r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1EB07DFB"/>
    <w:multiLevelType w:val="hybridMultilevel"/>
    <w:tmpl w:val="BAE46B1C"/>
    <w:lvl w:ilvl="0" w:tplc="0F56B3C4">
      <w:start w:val="1"/>
      <w:numFmt w:val="bullet"/>
      <w:lvlText w:val="•"/>
      <w:lvlJc w:val="left"/>
      <w:pPr>
        <w:ind w:left="720" w:hanging="360"/>
      </w:pPr>
      <w:rPr>
        <w:rFonts w:ascii="Calibri" w:hAnsi="Calibri" w:hint="default"/>
        <w:b w:val="0"/>
        <w:i w:val="0"/>
        <w:strike w:val="0"/>
        <w:dstrike w:val="0"/>
        <w:color w:val="000000" w:themeColor="text1"/>
        <w:sz w:val="24"/>
        <w:szCs w:val="24"/>
        <w:u w:val="none" w:color="000000"/>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F8D1D67"/>
    <w:multiLevelType w:val="multilevel"/>
    <w:tmpl w:val="395A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9A19DA"/>
    <w:multiLevelType w:val="multilevel"/>
    <w:tmpl w:val="B712BFBA"/>
    <w:lvl w:ilvl="0">
      <w:start w:val="1"/>
      <w:numFmt w:val="none"/>
      <w:lvlText w:val="3.1.1"/>
      <w:lvlJc w:val="left"/>
      <w:pPr>
        <w:tabs>
          <w:tab w:val="num" w:pos="720"/>
        </w:tabs>
        <w:ind w:left="720" w:hanging="363"/>
      </w:pPr>
      <w:rPr>
        <w:rFonts w:hint="default"/>
        <w:sz w:val="24"/>
        <w:szCs w:val="32"/>
      </w:rPr>
    </w:lvl>
    <w:lvl w:ilvl="1">
      <w:start w:val="1"/>
      <w:numFmt w:val="none"/>
      <w:lvlText w:val="3.1.2"/>
      <w:lvlJc w:val="left"/>
      <w:pPr>
        <w:tabs>
          <w:tab w:val="num" w:pos="720"/>
        </w:tabs>
        <w:ind w:left="720" w:hanging="363"/>
      </w:pPr>
      <w:rPr>
        <w:rFonts w:asciiTheme="minorHAnsi" w:hAnsiTheme="minorHAnsi" w:cstheme="minorHAnsi" w:hint="default"/>
        <w:b/>
        <w:bCs/>
      </w:rPr>
    </w:lvl>
    <w:lvl w:ilvl="2">
      <w:start w:val="1"/>
      <w:numFmt w:val="none"/>
      <w:lvlText w:val="3.1.3"/>
      <w:lvlJc w:val="left"/>
      <w:pPr>
        <w:tabs>
          <w:tab w:val="num" w:pos="720"/>
        </w:tabs>
        <w:ind w:left="720" w:hanging="363"/>
      </w:pPr>
      <w:rPr>
        <w:rFonts w:hint="default"/>
        <w:sz w:val="24"/>
        <w:szCs w:val="24"/>
      </w:rPr>
    </w:lvl>
    <w:lvl w:ilvl="3">
      <w:start w:val="1"/>
      <w:numFmt w:val="none"/>
      <w:lvlText w:val="3.1.4"/>
      <w:lvlJc w:val="left"/>
      <w:pPr>
        <w:tabs>
          <w:tab w:val="num" w:pos="720"/>
        </w:tabs>
        <w:ind w:left="720" w:hanging="363"/>
      </w:pPr>
      <w:rPr>
        <w:rFonts w:hint="default"/>
        <w:sz w:val="20"/>
      </w:rPr>
    </w:lvl>
    <w:lvl w:ilvl="4">
      <w:start w:val="1"/>
      <w:numFmt w:val="none"/>
      <w:lvlText w:val="3.1.5"/>
      <w:lvlJc w:val="left"/>
      <w:pPr>
        <w:tabs>
          <w:tab w:val="num" w:pos="720"/>
        </w:tabs>
        <w:ind w:left="720" w:hanging="363"/>
      </w:pPr>
      <w:rPr>
        <w:rFonts w:hint="default"/>
        <w:sz w:val="20"/>
      </w:rPr>
    </w:lvl>
    <w:lvl w:ilvl="5">
      <w:start w:val="1"/>
      <w:numFmt w:val="none"/>
      <w:lvlText w:val="4.2.6"/>
      <w:lvlJc w:val="left"/>
      <w:pPr>
        <w:tabs>
          <w:tab w:val="num" w:pos="720"/>
        </w:tabs>
        <w:ind w:left="720" w:hanging="363"/>
      </w:pPr>
      <w:rPr>
        <w:rFonts w:hint="default"/>
        <w:sz w:val="20"/>
      </w:rPr>
    </w:lvl>
    <w:lvl w:ilvl="6">
      <w:start w:val="1"/>
      <w:numFmt w:val="none"/>
      <w:lvlText w:val="4.2.7"/>
      <w:lvlJc w:val="left"/>
      <w:pPr>
        <w:tabs>
          <w:tab w:val="num" w:pos="720"/>
        </w:tabs>
        <w:ind w:left="720" w:hanging="363"/>
      </w:pPr>
      <w:rPr>
        <w:rFonts w:hint="default"/>
        <w:sz w:val="20"/>
      </w:rPr>
    </w:lvl>
    <w:lvl w:ilvl="7">
      <w:start w:val="1"/>
      <w:numFmt w:val="none"/>
      <w:lvlText w:val="4.2.8"/>
      <w:lvlJc w:val="left"/>
      <w:pPr>
        <w:tabs>
          <w:tab w:val="num" w:pos="720"/>
        </w:tabs>
        <w:ind w:left="720" w:hanging="363"/>
      </w:pPr>
      <w:rPr>
        <w:rFonts w:hint="default"/>
        <w:sz w:val="20"/>
      </w:rPr>
    </w:lvl>
    <w:lvl w:ilvl="8">
      <w:start w:val="1"/>
      <w:numFmt w:val="bullet"/>
      <w:lvlText w:val=""/>
      <w:lvlJc w:val="left"/>
      <w:pPr>
        <w:tabs>
          <w:tab w:val="num" w:pos="720"/>
        </w:tabs>
        <w:ind w:left="720" w:hanging="363"/>
      </w:pPr>
      <w:rPr>
        <w:rFonts w:ascii="Wingdings" w:hAnsi="Wingdings" w:hint="default"/>
        <w:sz w:val="20"/>
      </w:rPr>
    </w:lvl>
  </w:abstractNum>
  <w:abstractNum w:abstractNumId="49" w15:restartNumberingAfterBreak="0">
    <w:nsid w:val="1FA817F7"/>
    <w:multiLevelType w:val="multilevel"/>
    <w:tmpl w:val="02E8BDF6"/>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C633EE"/>
    <w:multiLevelType w:val="multilevel"/>
    <w:tmpl w:val="3FCCC1FE"/>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FA3DD8"/>
    <w:multiLevelType w:val="multilevel"/>
    <w:tmpl w:val="FD4AC792"/>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FD30BA"/>
    <w:multiLevelType w:val="multilevel"/>
    <w:tmpl w:val="1B783DD0"/>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3594D48"/>
    <w:multiLevelType w:val="multilevel"/>
    <w:tmpl w:val="AEE4D6DE"/>
    <w:lvl w:ilvl="0">
      <w:start w:val="1"/>
      <w:numFmt w:val="decimal"/>
      <w:lvlText w:val="%1."/>
      <w:lvlJc w:val="left"/>
      <w:pPr>
        <w:ind w:left="360" w:hanging="360"/>
      </w:pPr>
      <w:rPr>
        <w:rFonts w:hint="default"/>
        <w:b/>
        <w:bCs/>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24534686"/>
    <w:multiLevelType w:val="multilevel"/>
    <w:tmpl w:val="5906C310"/>
    <w:lvl w:ilvl="0">
      <w:start w:val="1"/>
      <w:numFmt w:val="none"/>
      <w:lvlText w:val="5.2.1"/>
      <w:lvlJc w:val="left"/>
      <w:pPr>
        <w:tabs>
          <w:tab w:val="num" w:pos="363"/>
        </w:tabs>
        <w:ind w:left="363" w:hanging="363"/>
      </w:pPr>
      <w:rPr>
        <w:rFonts w:ascii="Calibri" w:hAnsi="Calibri" w:cstheme="majorBidi" w:hint="default"/>
        <w:b/>
        <w:bCs w:val="0"/>
        <w:i w:val="0"/>
        <w:iCs w:val="0"/>
        <w:sz w:val="24"/>
        <w:szCs w:val="16"/>
        <w:u w:val="none"/>
      </w:rPr>
    </w:lvl>
    <w:lvl w:ilvl="1">
      <w:start w:val="1"/>
      <w:numFmt w:val="none"/>
      <w:lvlText w:val="5.2.2"/>
      <w:lvlJc w:val="left"/>
      <w:pPr>
        <w:tabs>
          <w:tab w:val="num" w:pos="363"/>
        </w:tabs>
        <w:ind w:left="363" w:hanging="363"/>
      </w:pPr>
      <w:rPr>
        <w:rFonts w:asciiTheme="minorHAnsi" w:hAnsiTheme="minorHAnsi" w:cstheme="minorHAnsi" w:hint="default"/>
        <w:b/>
        <w:bCs/>
      </w:rPr>
    </w:lvl>
    <w:lvl w:ilvl="2">
      <w:start w:val="1"/>
      <w:numFmt w:val="none"/>
      <w:lvlText w:val="5.2.3"/>
      <w:lvlJc w:val="left"/>
      <w:pPr>
        <w:tabs>
          <w:tab w:val="num" w:pos="363"/>
        </w:tabs>
        <w:ind w:left="363" w:hanging="363"/>
      </w:pPr>
      <w:rPr>
        <w:rFonts w:hint="default"/>
        <w:sz w:val="24"/>
        <w:szCs w:val="24"/>
      </w:rPr>
    </w:lvl>
    <w:lvl w:ilvl="3">
      <w:start w:val="1"/>
      <w:numFmt w:val="none"/>
      <w:lvlText w:val="5.2.4"/>
      <w:lvlJc w:val="left"/>
      <w:pPr>
        <w:tabs>
          <w:tab w:val="num" w:pos="363"/>
        </w:tabs>
        <w:ind w:left="363" w:hanging="363"/>
      </w:pPr>
      <w:rPr>
        <w:rFonts w:hint="default"/>
        <w:sz w:val="20"/>
      </w:rPr>
    </w:lvl>
    <w:lvl w:ilvl="4">
      <w:start w:val="1"/>
      <w:numFmt w:val="none"/>
      <w:lvlText w:val="4.2.5"/>
      <w:lvlJc w:val="left"/>
      <w:pPr>
        <w:tabs>
          <w:tab w:val="num" w:pos="363"/>
        </w:tabs>
        <w:ind w:left="363" w:hanging="363"/>
      </w:pPr>
      <w:rPr>
        <w:rFonts w:hint="default"/>
        <w:sz w:val="20"/>
      </w:rPr>
    </w:lvl>
    <w:lvl w:ilvl="5">
      <w:start w:val="1"/>
      <w:numFmt w:val="none"/>
      <w:lvlText w:val="4.2.6"/>
      <w:lvlJc w:val="left"/>
      <w:pPr>
        <w:tabs>
          <w:tab w:val="num" w:pos="363"/>
        </w:tabs>
        <w:ind w:left="363" w:hanging="363"/>
      </w:pPr>
      <w:rPr>
        <w:rFonts w:hint="default"/>
        <w:sz w:val="20"/>
      </w:rPr>
    </w:lvl>
    <w:lvl w:ilvl="6">
      <w:start w:val="1"/>
      <w:numFmt w:val="none"/>
      <w:lvlText w:val="4.2.7"/>
      <w:lvlJc w:val="left"/>
      <w:pPr>
        <w:tabs>
          <w:tab w:val="num" w:pos="363"/>
        </w:tabs>
        <w:ind w:left="363" w:hanging="363"/>
      </w:pPr>
      <w:rPr>
        <w:rFonts w:hint="default"/>
        <w:sz w:val="20"/>
      </w:rPr>
    </w:lvl>
    <w:lvl w:ilvl="7">
      <w:start w:val="1"/>
      <w:numFmt w:val="none"/>
      <w:lvlText w:val="4.2.8"/>
      <w:lvlJc w:val="left"/>
      <w:pPr>
        <w:tabs>
          <w:tab w:val="num" w:pos="363"/>
        </w:tabs>
        <w:ind w:left="363" w:hanging="363"/>
      </w:pPr>
      <w:rPr>
        <w:rFonts w:hint="default"/>
        <w:sz w:val="20"/>
      </w:rPr>
    </w:lvl>
    <w:lvl w:ilvl="8">
      <w:start w:val="1"/>
      <w:numFmt w:val="bullet"/>
      <w:lvlText w:val=""/>
      <w:lvlJc w:val="left"/>
      <w:pPr>
        <w:tabs>
          <w:tab w:val="num" w:pos="363"/>
        </w:tabs>
        <w:ind w:left="363" w:hanging="363"/>
      </w:pPr>
      <w:rPr>
        <w:rFonts w:ascii="Wingdings" w:hAnsi="Wingdings" w:hint="default"/>
        <w:sz w:val="20"/>
      </w:rPr>
    </w:lvl>
  </w:abstractNum>
  <w:abstractNum w:abstractNumId="55" w15:restartNumberingAfterBreak="0">
    <w:nsid w:val="24823755"/>
    <w:multiLevelType w:val="hybridMultilevel"/>
    <w:tmpl w:val="76AABC20"/>
    <w:lvl w:ilvl="0" w:tplc="B7FE2180">
      <w:start w:val="1"/>
      <w:numFmt w:val="bullet"/>
      <w:lvlText w:val="o"/>
      <w:lvlJc w:val="left"/>
      <w:pPr>
        <w:ind w:left="720" w:hanging="360"/>
      </w:pPr>
      <w:rPr>
        <w:rFonts w:ascii="Courier New" w:hAnsi="Courier New"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6FF4CD3"/>
    <w:multiLevelType w:val="multilevel"/>
    <w:tmpl w:val="06FAE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1F06BA"/>
    <w:multiLevelType w:val="hybridMultilevel"/>
    <w:tmpl w:val="8084CBDC"/>
    <w:lvl w:ilvl="0" w:tplc="CC14A306">
      <w:start w:val="1"/>
      <w:numFmt w:val="decimal"/>
      <w:lvlText w:val="1.%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281901BB"/>
    <w:multiLevelType w:val="multilevel"/>
    <w:tmpl w:val="03B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0323C5"/>
    <w:multiLevelType w:val="hybridMultilevel"/>
    <w:tmpl w:val="F014CDF4"/>
    <w:lvl w:ilvl="0" w:tplc="0F56B3C4">
      <w:start w:val="1"/>
      <w:numFmt w:val="bullet"/>
      <w:lvlText w:val="•"/>
      <w:lvlJc w:val="left"/>
      <w:pPr>
        <w:ind w:left="720" w:hanging="360"/>
      </w:pPr>
      <w:rPr>
        <w:rFonts w:ascii="Calibri" w:hAnsi="Calibri" w:hint="default"/>
        <w:b w:val="0"/>
        <w:i w:val="0"/>
        <w:strike w:val="0"/>
        <w:dstrike w:val="0"/>
        <w:color w:val="000000" w:themeColor="text1"/>
        <w:sz w:val="24"/>
        <w:szCs w:val="24"/>
        <w:u w:val="none" w:color="000000"/>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A1F17DD"/>
    <w:multiLevelType w:val="hybridMultilevel"/>
    <w:tmpl w:val="3EC4791A"/>
    <w:lvl w:ilvl="0" w:tplc="D152C82C">
      <w:start w:val="1"/>
      <w:numFmt w:val="decimal"/>
      <w:lvlText w:val="2.%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2AFB1D18"/>
    <w:multiLevelType w:val="multilevel"/>
    <w:tmpl w:val="D46CB0B6"/>
    <w:lvl w:ilvl="0">
      <w:start w:val="1"/>
      <w:numFmt w:val="bullet"/>
      <w:lvlText w:val=""/>
      <w:lvlJc w:val="left"/>
      <w:pPr>
        <w:tabs>
          <w:tab w:val="num" w:pos="1080"/>
        </w:tabs>
        <w:ind w:left="1080" w:hanging="360"/>
      </w:pPr>
      <w:rPr>
        <w:rFonts w:ascii="Symbol" w:hAnsi="Symbol" w:hint="default"/>
        <w:sz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2B7566D4"/>
    <w:multiLevelType w:val="multilevel"/>
    <w:tmpl w:val="47E0AD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2BD25C84"/>
    <w:multiLevelType w:val="multilevel"/>
    <w:tmpl w:val="C024D79A"/>
    <w:lvl w:ilvl="0">
      <w:start w:val="5"/>
      <w:numFmt w:val="decimal"/>
      <w:lvlText w:val="%1."/>
      <w:lvlJc w:val="left"/>
      <w:pPr>
        <w:tabs>
          <w:tab w:val="num" w:pos="360"/>
        </w:tabs>
        <w:ind w:left="360" w:hanging="360"/>
      </w:pPr>
      <w:rPr>
        <w:rFonts w:hint="default"/>
        <w:b/>
        <w:bCs/>
        <w:color w:val="auto"/>
        <w:sz w:val="24"/>
        <w:szCs w:val="24"/>
      </w:rPr>
    </w:lvl>
    <w:lvl w:ilvl="1">
      <w:start w:val="1"/>
      <w:numFmt w:val="decimal"/>
      <w:lvlText w:val="%2."/>
      <w:lvlJc w:val="left"/>
      <w:pPr>
        <w:ind w:left="1080" w:hanging="360"/>
      </w:pPr>
      <w:rPr>
        <w:rFonts w:asciiTheme="minorHAnsi" w:hAnsiTheme="minorHAnsi" w:cstheme="minorHAnsi" w:hint="default"/>
        <w:b/>
        <w:bCs/>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2CD52E7A"/>
    <w:multiLevelType w:val="multilevel"/>
    <w:tmpl w:val="656C572C"/>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5E2352"/>
    <w:multiLevelType w:val="hybridMultilevel"/>
    <w:tmpl w:val="FFFFFFFF"/>
    <w:lvl w:ilvl="0" w:tplc="B518DC16">
      <w:start w:val="1"/>
      <w:numFmt w:val="bullet"/>
      <w:lvlText w:val=""/>
      <w:lvlJc w:val="left"/>
      <w:pPr>
        <w:ind w:left="720" w:hanging="360"/>
      </w:pPr>
      <w:rPr>
        <w:rFonts w:ascii="Symbol" w:hAnsi="Symbol" w:hint="default"/>
      </w:rPr>
    </w:lvl>
    <w:lvl w:ilvl="1" w:tplc="B2F61F14">
      <w:start w:val="1"/>
      <w:numFmt w:val="bullet"/>
      <w:lvlText w:val="o"/>
      <w:lvlJc w:val="left"/>
      <w:pPr>
        <w:ind w:left="1440" w:hanging="360"/>
      </w:pPr>
      <w:rPr>
        <w:rFonts w:ascii="Courier New" w:hAnsi="Courier New" w:hint="default"/>
      </w:rPr>
    </w:lvl>
    <w:lvl w:ilvl="2" w:tplc="8CFAB42A">
      <w:start w:val="1"/>
      <w:numFmt w:val="bullet"/>
      <w:lvlText w:val=""/>
      <w:lvlJc w:val="left"/>
      <w:pPr>
        <w:ind w:left="2160" w:hanging="360"/>
      </w:pPr>
      <w:rPr>
        <w:rFonts w:ascii="Wingdings" w:hAnsi="Wingdings" w:hint="default"/>
      </w:rPr>
    </w:lvl>
    <w:lvl w:ilvl="3" w:tplc="38EE8CDA">
      <w:start w:val="1"/>
      <w:numFmt w:val="bullet"/>
      <w:lvlText w:val=""/>
      <w:lvlJc w:val="left"/>
      <w:pPr>
        <w:ind w:left="2880" w:hanging="360"/>
      </w:pPr>
      <w:rPr>
        <w:rFonts w:ascii="Symbol" w:hAnsi="Symbol" w:hint="default"/>
      </w:rPr>
    </w:lvl>
    <w:lvl w:ilvl="4" w:tplc="133407F8">
      <w:start w:val="1"/>
      <w:numFmt w:val="bullet"/>
      <w:lvlText w:val="o"/>
      <w:lvlJc w:val="left"/>
      <w:pPr>
        <w:ind w:left="3600" w:hanging="360"/>
      </w:pPr>
      <w:rPr>
        <w:rFonts w:ascii="Courier New" w:hAnsi="Courier New" w:hint="default"/>
      </w:rPr>
    </w:lvl>
    <w:lvl w:ilvl="5" w:tplc="35EABC84">
      <w:start w:val="1"/>
      <w:numFmt w:val="bullet"/>
      <w:lvlText w:val=""/>
      <w:lvlJc w:val="left"/>
      <w:pPr>
        <w:ind w:left="4320" w:hanging="360"/>
      </w:pPr>
      <w:rPr>
        <w:rFonts w:ascii="Wingdings" w:hAnsi="Wingdings" w:hint="default"/>
      </w:rPr>
    </w:lvl>
    <w:lvl w:ilvl="6" w:tplc="8E4ED0E4">
      <w:start w:val="1"/>
      <w:numFmt w:val="bullet"/>
      <w:lvlText w:val=""/>
      <w:lvlJc w:val="left"/>
      <w:pPr>
        <w:ind w:left="5040" w:hanging="360"/>
      </w:pPr>
      <w:rPr>
        <w:rFonts w:ascii="Symbol" w:hAnsi="Symbol" w:hint="default"/>
      </w:rPr>
    </w:lvl>
    <w:lvl w:ilvl="7" w:tplc="40F097C2">
      <w:start w:val="1"/>
      <w:numFmt w:val="bullet"/>
      <w:lvlText w:val="o"/>
      <w:lvlJc w:val="left"/>
      <w:pPr>
        <w:ind w:left="5760" w:hanging="360"/>
      </w:pPr>
      <w:rPr>
        <w:rFonts w:ascii="Courier New" w:hAnsi="Courier New" w:hint="default"/>
      </w:rPr>
    </w:lvl>
    <w:lvl w:ilvl="8" w:tplc="791211BC">
      <w:start w:val="1"/>
      <w:numFmt w:val="bullet"/>
      <w:lvlText w:val=""/>
      <w:lvlJc w:val="left"/>
      <w:pPr>
        <w:ind w:left="6480" w:hanging="360"/>
      </w:pPr>
      <w:rPr>
        <w:rFonts w:ascii="Wingdings" w:hAnsi="Wingdings" w:hint="default"/>
      </w:rPr>
    </w:lvl>
  </w:abstractNum>
  <w:abstractNum w:abstractNumId="66" w15:restartNumberingAfterBreak="0">
    <w:nsid w:val="2FBC0595"/>
    <w:multiLevelType w:val="multilevel"/>
    <w:tmpl w:val="9D0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53E814"/>
    <w:multiLevelType w:val="hybridMultilevel"/>
    <w:tmpl w:val="FFFFFFFF"/>
    <w:lvl w:ilvl="0" w:tplc="10C48062">
      <w:start w:val="1"/>
      <w:numFmt w:val="bullet"/>
      <w:lvlText w:val=""/>
      <w:lvlJc w:val="left"/>
      <w:pPr>
        <w:ind w:left="720" w:hanging="360"/>
      </w:pPr>
      <w:rPr>
        <w:rFonts w:ascii="Symbol" w:hAnsi="Symbol" w:hint="default"/>
      </w:rPr>
    </w:lvl>
    <w:lvl w:ilvl="1" w:tplc="90BE4DD6">
      <w:start w:val="1"/>
      <w:numFmt w:val="bullet"/>
      <w:lvlText w:val="o"/>
      <w:lvlJc w:val="left"/>
      <w:pPr>
        <w:ind w:left="1440" w:hanging="360"/>
      </w:pPr>
      <w:rPr>
        <w:rFonts w:ascii="Courier New" w:hAnsi="Courier New" w:hint="default"/>
      </w:rPr>
    </w:lvl>
    <w:lvl w:ilvl="2" w:tplc="786C3D60">
      <w:start w:val="1"/>
      <w:numFmt w:val="bullet"/>
      <w:lvlText w:val=""/>
      <w:lvlJc w:val="left"/>
      <w:pPr>
        <w:ind w:left="2160" w:hanging="360"/>
      </w:pPr>
      <w:rPr>
        <w:rFonts w:ascii="Wingdings" w:hAnsi="Wingdings" w:hint="default"/>
      </w:rPr>
    </w:lvl>
    <w:lvl w:ilvl="3" w:tplc="E3D87E0E">
      <w:start w:val="1"/>
      <w:numFmt w:val="bullet"/>
      <w:lvlText w:val=""/>
      <w:lvlJc w:val="left"/>
      <w:pPr>
        <w:ind w:left="2880" w:hanging="360"/>
      </w:pPr>
      <w:rPr>
        <w:rFonts w:ascii="Symbol" w:hAnsi="Symbol" w:hint="default"/>
      </w:rPr>
    </w:lvl>
    <w:lvl w:ilvl="4" w:tplc="430A6A66">
      <w:start w:val="1"/>
      <w:numFmt w:val="bullet"/>
      <w:lvlText w:val="o"/>
      <w:lvlJc w:val="left"/>
      <w:pPr>
        <w:ind w:left="3600" w:hanging="360"/>
      </w:pPr>
      <w:rPr>
        <w:rFonts w:ascii="Courier New" w:hAnsi="Courier New" w:hint="default"/>
      </w:rPr>
    </w:lvl>
    <w:lvl w:ilvl="5" w:tplc="588EB420">
      <w:start w:val="1"/>
      <w:numFmt w:val="bullet"/>
      <w:lvlText w:val=""/>
      <w:lvlJc w:val="left"/>
      <w:pPr>
        <w:ind w:left="4320" w:hanging="360"/>
      </w:pPr>
      <w:rPr>
        <w:rFonts w:ascii="Wingdings" w:hAnsi="Wingdings" w:hint="default"/>
      </w:rPr>
    </w:lvl>
    <w:lvl w:ilvl="6" w:tplc="9F284784">
      <w:start w:val="1"/>
      <w:numFmt w:val="bullet"/>
      <w:lvlText w:val=""/>
      <w:lvlJc w:val="left"/>
      <w:pPr>
        <w:ind w:left="5040" w:hanging="360"/>
      </w:pPr>
      <w:rPr>
        <w:rFonts w:ascii="Symbol" w:hAnsi="Symbol" w:hint="default"/>
      </w:rPr>
    </w:lvl>
    <w:lvl w:ilvl="7" w:tplc="17A2E4D8">
      <w:start w:val="1"/>
      <w:numFmt w:val="bullet"/>
      <w:lvlText w:val="o"/>
      <w:lvlJc w:val="left"/>
      <w:pPr>
        <w:ind w:left="5760" w:hanging="360"/>
      </w:pPr>
      <w:rPr>
        <w:rFonts w:ascii="Courier New" w:hAnsi="Courier New" w:hint="default"/>
      </w:rPr>
    </w:lvl>
    <w:lvl w:ilvl="8" w:tplc="B63239C8">
      <w:start w:val="1"/>
      <w:numFmt w:val="bullet"/>
      <w:lvlText w:val=""/>
      <w:lvlJc w:val="left"/>
      <w:pPr>
        <w:ind w:left="6480" w:hanging="360"/>
      </w:pPr>
      <w:rPr>
        <w:rFonts w:ascii="Wingdings" w:hAnsi="Wingdings" w:hint="default"/>
      </w:rPr>
    </w:lvl>
  </w:abstractNum>
  <w:abstractNum w:abstractNumId="68" w15:restartNumberingAfterBreak="0">
    <w:nsid w:val="3129292A"/>
    <w:multiLevelType w:val="multilevel"/>
    <w:tmpl w:val="29728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imes New Roman"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5F3A63"/>
    <w:multiLevelType w:val="multilevel"/>
    <w:tmpl w:val="454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9F1967"/>
    <w:multiLevelType w:val="multilevel"/>
    <w:tmpl w:val="58FE60F0"/>
    <w:lvl w:ilvl="0">
      <w:start w:val="1"/>
      <w:numFmt w:val="none"/>
      <w:lvlText w:val="4.2.1"/>
      <w:lvlJc w:val="left"/>
      <w:pPr>
        <w:tabs>
          <w:tab w:val="num" w:pos="363"/>
        </w:tabs>
        <w:ind w:left="363" w:hanging="363"/>
      </w:pPr>
      <w:rPr>
        <w:rFonts w:hint="default"/>
        <w:sz w:val="24"/>
        <w:szCs w:val="32"/>
      </w:rPr>
    </w:lvl>
    <w:lvl w:ilvl="1">
      <w:start w:val="1"/>
      <w:numFmt w:val="none"/>
      <w:lvlText w:val="4.2.2"/>
      <w:lvlJc w:val="left"/>
      <w:pPr>
        <w:tabs>
          <w:tab w:val="num" w:pos="363"/>
        </w:tabs>
        <w:ind w:left="363" w:hanging="363"/>
      </w:pPr>
      <w:rPr>
        <w:rFonts w:asciiTheme="minorHAnsi" w:hAnsiTheme="minorHAnsi" w:cstheme="minorHAnsi" w:hint="default"/>
        <w:b/>
        <w:bCs/>
      </w:rPr>
    </w:lvl>
    <w:lvl w:ilvl="2">
      <w:start w:val="1"/>
      <w:numFmt w:val="none"/>
      <w:lvlText w:val="4.2.3"/>
      <w:lvlJc w:val="left"/>
      <w:pPr>
        <w:tabs>
          <w:tab w:val="num" w:pos="363"/>
        </w:tabs>
        <w:ind w:left="363" w:hanging="363"/>
      </w:pPr>
      <w:rPr>
        <w:rFonts w:hint="default"/>
        <w:sz w:val="24"/>
        <w:szCs w:val="24"/>
      </w:rPr>
    </w:lvl>
    <w:lvl w:ilvl="3">
      <w:start w:val="1"/>
      <w:numFmt w:val="none"/>
      <w:lvlText w:val="4.2.4"/>
      <w:lvlJc w:val="left"/>
      <w:pPr>
        <w:tabs>
          <w:tab w:val="num" w:pos="363"/>
        </w:tabs>
        <w:ind w:left="363" w:hanging="363"/>
      </w:pPr>
      <w:rPr>
        <w:rFonts w:hint="default"/>
        <w:sz w:val="24"/>
        <w:szCs w:val="24"/>
      </w:rPr>
    </w:lvl>
    <w:lvl w:ilvl="4">
      <w:start w:val="1"/>
      <w:numFmt w:val="none"/>
      <w:lvlText w:val="4.2.5"/>
      <w:lvlJc w:val="left"/>
      <w:pPr>
        <w:tabs>
          <w:tab w:val="num" w:pos="363"/>
        </w:tabs>
        <w:ind w:left="363" w:hanging="363"/>
      </w:pPr>
      <w:rPr>
        <w:rFonts w:hint="default"/>
        <w:sz w:val="20"/>
      </w:rPr>
    </w:lvl>
    <w:lvl w:ilvl="5">
      <w:start w:val="1"/>
      <w:numFmt w:val="none"/>
      <w:lvlText w:val="4.2.6"/>
      <w:lvlJc w:val="left"/>
      <w:pPr>
        <w:tabs>
          <w:tab w:val="num" w:pos="363"/>
        </w:tabs>
        <w:ind w:left="363" w:hanging="363"/>
      </w:pPr>
      <w:rPr>
        <w:rFonts w:hint="default"/>
        <w:sz w:val="20"/>
      </w:rPr>
    </w:lvl>
    <w:lvl w:ilvl="6">
      <w:start w:val="1"/>
      <w:numFmt w:val="none"/>
      <w:lvlText w:val="4.2.7"/>
      <w:lvlJc w:val="left"/>
      <w:pPr>
        <w:tabs>
          <w:tab w:val="num" w:pos="363"/>
        </w:tabs>
        <w:ind w:left="363" w:hanging="363"/>
      </w:pPr>
      <w:rPr>
        <w:rFonts w:hint="default"/>
        <w:sz w:val="20"/>
      </w:rPr>
    </w:lvl>
    <w:lvl w:ilvl="7">
      <w:start w:val="1"/>
      <w:numFmt w:val="none"/>
      <w:lvlText w:val="4.2.8"/>
      <w:lvlJc w:val="left"/>
      <w:pPr>
        <w:tabs>
          <w:tab w:val="num" w:pos="363"/>
        </w:tabs>
        <w:ind w:left="363" w:hanging="363"/>
      </w:pPr>
      <w:rPr>
        <w:rFonts w:hint="default"/>
        <w:sz w:val="20"/>
      </w:rPr>
    </w:lvl>
    <w:lvl w:ilvl="8">
      <w:start w:val="1"/>
      <w:numFmt w:val="bullet"/>
      <w:lvlText w:val=""/>
      <w:lvlJc w:val="left"/>
      <w:pPr>
        <w:tabs>
          <w:tab w:val="num" w:pos="363"/>
        </w:tabs>
        <w:ind w:left="363" w:hanging="363"/>
      </w:pPr>
      <w:rPr>
        <w:rFonts w:ascii="Wingdings" w:hAnsi="Wingdings" w:hint="default"/>
        <w:sz w:val="20"/>
      </w:rPr>
    </w:lvl>
  </w:abstractNum>
  <w:abstractNum w:abstractNumId="71" w15:restartNumberingAfterBreak="0">
    <w:nsid w:val="354C53D0"/>
    <w:multiLevelType w:val="multilevel"/>
    <w:tmpl w:val="46E064CA"/>
    <w:lvl w:ilvl="0">
      <w:start w:val="1"/>
      <w:numFmt w:val="decimal"/>
      <w:lvlText w:val="%1."/>
      <w:lvlJc w:val="left"/>
      <w:pPr>
        <w:tabs>
          <w:tab w:val="num" w:pos="360"/>
        </w:tabs>
        <w:ind w:left="360" w:hanging="360"/>
      </w:pPr>
      <w:rPr>
        <w:rFonts w:hint="default"/>
        <w:b/>
        <w:bCs/>
        <w:color w:val="auto"/>
        <w:sz w:val="24"/>
        <w:szCs w:val="24"/>
      </w:rPr>
    </w:lvl>
    <w:lvl w:ilvl="1">
      <w:start w:val="1"/>
      <w:numFmt w:val="decimal"/>
      <w:lvlText w:val="%2."/>
      <w:lvlJc w:val="left"/>
      <w:pPr>
        <w:ind w:left="1080" w:hanging="360"/>
      </w:pPr>
      <w:rPr>
        <w:rFonts w:asciiTheme="minorHAnsi" w:hAnsiTheme="minorHAnsi" w:cstheme="minorHAnsi"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36B624E5"/>
    <w:multiLevelType w:val="multilevel"/>
    <w:tmpl w:val="E7B8149C"/>
    <w:lvl w:ilvl="0">
      <w:start w:val="1"/>
      <w:numFmt w:val="none"/>
      <w:lvlText w:val="4.1.1"/>
      <w:lvlJc w:val="left"/>
      <w:pPr>
        <w:ind w:left="360" w:hanging="360"/>
      </w:pPr>
      <w:rPr>
        <w:rFonts w:hint="default"/>
        <w:i w:val="0"/>
        <w:iCs w:val="0"/>
      </w:rPr>
    </w:lvl>
    <w:lvl w:ilvl="1">
      <w:start w:val="1"/>
      <w:numFmt w:val="none"/>
      <w:lvlText w:val="4.1.2"/>
      <w:lvlJc w:val="left"/>
      <w:pPr>
        <w:ind w:left="357" w:hanging="357"/>
      </w:pPr>
      <w:rPr>
        <w:rFonts w:hint="default"/>
      </w:rPr>
    </w:lvl>
    <w:lvl w:ilvl="2">
      <w:start w:val="1"/>
      <w:numFmt w:val="none"/>
      <w:lvlText w:val="4.1.3"/>
      <w:lvlJc w:val="left"/>
      <w:pPr>
        <w:ind w:left="357" w:hanging="357"/>
      </w:pPr>
      <w:rPr>
        <w:rFonts w:hint="default"/>
      </w:rPr>
    </w:lvl>
    <w:lvl w:ilvl="3">
      <w:start w:val="1"/>
      <w:numFmt w:val="none"/>
      <w:lvlText w:val="4.1.4"/>
      <w:lvlJc w:val="left"/>
      <w:pPr>
        <w:ind w:left="357" w:hanging="357"/>
      </w:pPr>
      <w:rPr>
        <w:rFonts w:hint="default"/>
      </w:rPr>
    </w:lvl>
    <w:lvl w:ilvl="4">
      <w:start w:val="1"/>
      <w:numFmt w:val="none"/>
      <w:lvlText w:val="4.1.5"/>
      <w:lvlJc w:val="left"/>
      <w:pPr>
        <w:ind w:left="357" w:hanging="357"/>
      </w:pPr>
      <w:rPr>
        <w:rFonts w:hint="default"/>
      </w:rPr>
    </w:lvl>
    <w:lvl w:ilvl="5">
      <w:start w:val="1"/>
      <w:numFmt w:val="none"/>
      <w:lvlText w:val="4.6%6"/>
      <w:lvlJc w:val="left"/>
      <w:pPr>
        <w:ind w:left="357" w:hanging="35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3" w15:restartNumberingAfterBreak="0">
    <w:nsid w:val="373F3B3B"/>
    <w:multiLevelType w:val="multilevel"/>
    <w:tmpl w:val="F83E253E"/>
    <w:styleLink w:val="Style1"/>
    <w:lvl w:ilvl="0">
      <w:start w:val="1"/>
      <w:numFmt w:val="none"/>
      <w:lvlText w:val="1.1"/>
      <w:lvlJc w:val="left"/>
      <w:pPr>
        <w:ind w:left="360" w:hanging="360"/>
      </w:pPr>
      <w:rPr>
        <w:rFonts w:ascii="Times New Roman" w:hAnsi="Times New Roman" w:hint="default"/>
        <w:b/>
        <w:bCs/>
        <w:color w:val="auto"/>
      </w:rPr>
    </w:lvl>
    <w:lvl w:ilvl="1">
      <w:start w:val="1"/>
      <w:numFmt w:val="decimal"/>
      <w:isLgl/>
      <w:lvlText w:val="%2%1.2"/>
      <w:lvlJc w:val="left"/>
      <w:pPr>
        <w:ind w:left="357" w:hanging="357"/>
      </w:pPr>
      <w:rPr>
        <w:rFonts w:hint="default"/>
        <w:b/>
        <w:bCs/>
      </w:rPr>
    </w:lvl>
    <w:lvl w:ilvl="2">
      <w:start w:val="1"/>
      <w:numFmt w:val="none"/>
      <w:isLgl/>
      <w:lvlText w:val="1.3"/>
      <w:lvlJc w:val="left"/>
      <w:pPr>
        <w:ind w:left="357" w:hanging="357"/>
      </w:pPr>
      <w:rPr>
        <w:rFonts w:hint="default"/>
      </w:rPr>
    </w:lvl>
    <w:lvl w:ilvl="3">
      <w:start w:val="1"/>
      <w:numFmt w:val="none"/>
      <w:isLgl/>
      <w:lvlText w:val="1.4"/>
      <w:lvlJc w:val="left"/>
      <w:pPr>
        <w:ind w:left="357" w:hanging="357"/>
      </w:pPr>
      <w:rPr>
        <w:rFonts w:hint="default"/>
      </w:rPr>
    </w:lvl>
    <w:lvl w:ilvl="4">
      <w:start w:val="1"/>
      <w:numFmt w:val="none"/>
      <w:isLgl/>
      <w:lvlText w:val="1.5"/>
      <w:lvlJc w:val="left"/>
      <w:pPr>
        <w:ind w:left="357" w:hanging="357"/>
      </w:pPr>
      <w:rPr>
        <w:rFonts w:hint="default"/>
      </w:rPr>
    </w:lvl>
    <w:lvl w:ilvl="5">
      <w:start w:val="1"/>
      <w:numFmt w:val="none"/>
      <w:isLgl/>
      <w:lvlText w:val="1.6"/>
      <w:lvlJc w:val="left"/>
      <w:pPr>
        <w:ind w:left="357" w:hanging="357"/>
      </w:pPr>
      <w:rPr>
        <w:rFonts w:hint="default"/>
      </w:rPr>
    </w:lvl>
    <w:lvl w:ilvl="6">
      <w:start w:val="1"/>
      <w:numFmt w:val="none"/>
      <w:isLgl/>
      <w:lvlText w:val="1.7"/>
      <w:lvlJc w:val="left"/>
      <w:pPr>
        <w:ind w:left="357" w:hanging="357"/>
      </w:pPr>
      <w:rPr>
        <w:rFonts w:hint="default"/>
      </w:rPr>
    </w:lvl>
    <w:lvl w:ilvl="7">
      <w:start w:val="1"/>
      <w:numFmt w:val="none"/>
      <w:isLgl/>
      <w:lvlText w:val="1.8"/>
      <w:lvlJc w:val="left"/>
      <w:pPr>
        <w:ind w:left="357" w:hanging="357"/>
      </w:pPr>
      <w:rPr>
        <w:rFonts w:hint="default"/>
      </w:rPr>
    </w:lvl>
    <w:lvl w:ilvl="8">
      <w:start w:val="1"/>
      <w:numFmt w:val="none"/>
      <w:isLgl/>
      <w:lvlText w:val="1.9"/>
      <w:lvlJc w:val="left"/>
      <w:pPr>
        <w:ind w:left="357" w:hanging="357"/>
      </w:pPr>
      <w:rPr>
        <w:rFonts w:hint="default"/>
      </w:rPr>
    </w:lvl>
  </w:abstractNum>
  <w:abstractNum w:abstractNumId="74" w15:restartNumberingAfterBreak="0">
    <w:nsid w:val="37422788"/>
    <w:multiLevelType w:val="multilevel"/>
    <w:tmpl w:val="E1C60A14"/>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D933BD"/>
    <w:multiLevelType w:val="multilevel"/>
    <w:tmpl w:val="4F004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FA43DE"/>
    <w:multiLevelType w:val="multilevel"/>
    <w:tmpl w:val="CAF48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5A027B"/>
    <w:multiLevelType w:val="multilevel"/>
    <w:tmpl w:val="7D78DC8A"/>
    <w:lvl w:ilvl="0">
      <w:start w:val="1"/>
      <w:numFmt w:val="bullet"/>
      <w:lvlText w:val=""/>
      <w:lvlJc w:val="left"/>
      <w:pPr>
        <w:tabs>
          <w:tab w:val="num" w:pos="720"/>
        </w:tabs>
        <w:ind w:left="720" w:hanging="360"/>
      </w:pPr>
      <w:rPr>
        <w:rFonts w:ascii="Symbol" w:hAnsi="Symbol" w:hint="default"/>
        <w:b w:val="0"/>
        <w:bCs/>
        <w:i w:val="0"/>
        <w:sz w:val="24"/>
      </w:rPr>
    </w:lvl>
    <w:lvl w:ilvl="1">
      <w:start w:val="1"/>
      <w:numFmt w:val="bullet"/>
      <w:lvlText w:val="o"/>
      <w:lvlJc w:val="left"/>
      <w:pPr>
        <w:tabs>
          <w:tab w:val="num" w:pos="1440"/>
        </w:tabs>
        <w:ind w:left="1440" w:hanging="360"/>
      </w:pPr>
      <w:rPr>
        <w:rFonts w:ascii="Courier New" w:hAnsi="Courier New" w:hint="default"/>
        <w:b w:val="0"/>
        <w:bCs w:val="0"/>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F24823"/>
    <w:multiLevelType w:val="multilevel"/>
    <w:tmpl w:val="11068ADC"/>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A504A6"/>
    <w:multiLevelType w:val="hybridMultilevel"/>
    <w:tmpl w:val="F430698E"/>
    <w:lvl w:ilvl="0" w:tplc="FFFFFFFF">
      <w:start w:val="1"/>
      <w:numFmt w:val="decimal"/>
      <w:lvlText w:val="1.%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3D121816"/>
    <w:multiLevelType w:val="multilevel"/>
    <w:tmpl w:val="5C1C24B2"/>
    <w:lvl w:ilvl="0">
      <w:start w:val="1"/>
      <w:numFmt w:val="bullet"/>
      <w:lvlText w:val="o"/>
      <w:lvlJc w:val="left"/>
      <w:pPr>
        <w:tabs>
          <w:tab w:val="num" w:pos="720"/>
        </w:tabs>
        <w:ind w:left="0" w:hanging="360"/>
      </w:pPr>
      <w:rPr>
        <w:rFonts w:ascii="Courier New" w:hAnsi="Courier New" w:hint="default"/>
        <w:b w:val="0"/>
        <w:bCs/>
        <w:i w:val="0"/>
        <w:sz w:val="24"/>
      </w:rPr>
    </w:lvl>
    <w:lvl w:ilvl="1" w:tentative="1">
      <w:start w:val="1"/>
      <w:numFmt w:val="bullet"/>
      <w:lvlText w:val="o"/>
      <w:lvlJc w:val="left"/>
      <w:pPr>
        <w:tabs>
          <w:tab w:val="num" w:pos="1440"/>
        </w:tabs>
        <w:ind w:left="720" w:hanging="360"/>
      </w:pPr>
      <w:rPr>
        <w:rFonts w:ascii="Courier New" w:hAnsi="Courier New" w:hint="default"/>
        <w:sz w:val="20"/>
      </w:rPr>
    </w:lvl>
    <w:lvl w:ilvl="2" w:tentative="1">
      <w:start w:val="1"/>
      <w:numFmt w:val="bullet"/>
      <w:lvlText w:val=""/>
      <w:lvlJc w:val="left"/>
      <w:pPr>
        <w:tabs>
          <w:tab w:val="num" w:pos="2160"/>
        </w:tabs>
        <w:ind w:left="1440" w:hanging="360"/>
      </w:pPr>
      <w:rPr>
        <w:rFonts w:ascii="Wingdings" w:hAnsi="Wingdings" w:hint="default"/>
        <w:sz w:val="20"/>
      </w:rPr>
    </w:lvl>
    <w:lvl w:ilvl="3" w:tentative="1">
      <w:start w:val="1"/>
      <w:numFmt w:val="bullet"/>
      <w:lvlText w:val=""/>
      <w:lvlJc w:val="left"/>
      <w:pPr>
        <w:tabs>
          <w:tab w:val="num" w:pos="2880"/>
        </w:tabs>
        <w:ind w:left="2160" w:hanging="360"/>
      </w:pPr>
      <w:rPr>
        <w:rFonts w:ascii="Wingdings" w:hAnsi="Wingdings" w:hint="default"/>
        <w:sz w:val="20"/>
      </w:rPr>
    </w:lvl>
    <w:lvl w:ilvl="4" w:tentative="1">
      <w:start w:val="1"/>
      <w:numFmt w:val="bullet"/>
      <w:lvlText w:val=""/>
      <w:lvlJc w:val="left"/>
      <w:pPr>
        <w:tabs>
          <w:tab w:val="num" w:pos="3600"/>
        </w:tabs>
        <w:ind w:left="2880" w:hanging="360"/>
      </w:pPr>
      <w:rPr>
        <w:rFonts w:ascii="Wingdings" w:hAnsi="Wingdings" w:hint="default"/>
        <w:sz w:val="20"/>
      </w:rPr>
    </w:lvl>
    <w:lvl w:ilvl="5" w:tentative="1">
      <w:start w:val="1"/>
      <w:numFmt w:val="bullet"/>
      <w:lvlText w:val=""/>
      <w:lvlJc w:val="left"/>
      <w:pPr>
        <w:tabs>
          <w:tab w:val="num" w:pos="4320"/>
        </w:tabs>
        <w:ind w:left="3600" w:hanging="360"/>
      </w:pPr>
      <w:rPr>
        <w:rFonts w:ascii="Wingdings" w:hAnsi="Wingdings" w:hint="default"/>
        <w:sz w:val="20"/>
      </w:rPr>
    </w:lvl>
    <w:lvl w:ilvl="6" w:tentative="1">
      <w:start w:val="1"/>
      <w:numFmt w:val="bullet"/>
      <w:lvlText w:val=""/>
      <w:lvlJc w:val="left"/>
      <w:pPr>
        <w:tabs>
          <w:tab w:val="num" w:pos="5040"/>
        </w:tabs>
        <w:ind w:left="4320" w:hanging="360"/>
      </w:pPr>
      <w:rPr>
        <w:rFonts w:ascii="Wingdings" w:hAnsi="Wingdings" w:hint="default"/>
        <w:sz w:val="20"/>
      </w:rPr>
    </w:lvl>
    <w:lvl w:ilvl="7" w:tentative="1">
      <w:start w:val="1"/>
      <w:numFmt w:val="bullet"/>
      <w:lvlText w:val=""/>
      <w:lvlJc w:val="left"/>
      <w:pPr>
        <w:tabs>
          <w:tab w:val="num" w:pos="5760"/>
        </w:tabs>
        <w:ind w:left="5040" w:hanging="360"/>
      </w:pPr>
      <w:rPr>
        <w:rFonts w:ascii="Wingdings" w:hAnsi="Wingdings" w:hint="default"/>
        <w:sz w:val="20"/>
      </w:rPr>
    </w:lvl>
    <w:lvl w:ilvl="8" w:tentative="1">
      <w:start w:val="1"/>
      <w:numFmt w:val="bullet"/>
      <w:lvlText w:val=""/>
      <w:lvlJc w:val="left"/>
      <w:pPr>
        <w:tabs>
          <w:tab w:val="num" w:pos="6480"/>
        </w:tabs>
        <w:ind w:left="5760" w:hanging="360"/>
      </w:pPr>
      <w:rPr>
        <w:rFonts w:ascii="Wingdings" w:hAnsi="Wingdings" w:hint="default"/>
        <w:sz w:val="20"/>
      </w:rPr>
    </w:lvl>
  </w:abstractNum>
  <w:abstractNum w:abstractNumId="81" w15:restartNumberingAfterBreak="0">
    <w:nsid w:val="3DBD4516"/>
    <w:multiLevelType w:val="multilevel"/>
    <w:tmpl w:val="3A9E4E80"/>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8E1507"/>
    <w:multiLevelType w:val="multilevel"/>
    <w:tmpl w:val="6AEE9C5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301650"/>
    <w:multiLevelType w:val="multilevel"/>
    <w:tmpl w:val="3DEE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6E61D3"/>
    <w:multiLevelType w:val="multilevel"/>
    <w:tmpl w:val="2EA8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7F69C7"/>
    <w:multiLevelType w:val="hybridMultilevel"/>
    <w:tmpl w:val="1234AB92"/>
    <w:lvl w:ilvl="0" w:tplc="55DEB88C">
      <w:start w:val="1"/>
      <w:numFmt w:val="bullet"/>
      <w:lvlText w:val=""/>
      <w:lvlJc w:val="left"/>
      <w:pPr>
        <w:ind w:left="720" w:hanging="360"/>
      </w:pPr>
      <w:rPr>
        <w:rFonts w:ascii="Symbol" w:hAnsi="Symbol"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32E0ABC"/>
    <w:multiLevelType w:val="multilevel"/>
    <w:tmpl w:val="F620B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705FB4"/>
    <w:multiLevelType w:val="multilevel"/>
    <w:tmpl w:val="9DF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CA448F"/>
    <w:multiLevelType w:val="hybridMultilevel"/>
    <w:tmpl w:val="F78E8DC4"/>
    <w:lvl w:ilvl="0" w:tplc="55DEB88C">
      <w:start w:val="1"/>
      <w:numFmt w:val="bullet"/>
      <w:lvlText w:val=""/>
      <w:lvlJc w:val="left"/>
      <w:pPr>
        <w:ind w:left="1211" w:hanging="360"/>
      </w:pPr>
      <w:rPr>
        <w:rFonts w:ascii="Symbol" w:hAnsi="Symbol" w:hint="default"/>
        <w:sz w:val="24"/>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89" w15:restartNumberingAfterBreak="0">
    <w:nsid w:val="4574395F"/>
    <w:multiLevelType w:val="multilevel"/>
    <w:tmpl w:val="70B6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4A4313"/>
    <w:multiLevelType w:val="multilevel"/>
    <w:tmpl w:val="A87C1DC8"/>
    <w:lvl w:ilvl="0">
      <w:start w:val="1"/>
      <w:numFmt w:val="none"/>
      <w:lvlText w:val="4.1"/>
      <w:lvlJc w:val="left"/>
      <w:pPr>
        <w:ind w:left="357" w:hanging="357"/>
      </w:pPr>
      <w:rPr>
        <w:rFonts w:asciiTheme="minorHAnsi" w:hAnsiTheme="minorHAnsi" w:cstheme="minorHAnsi" w:hint="default"/>
        <w:b/>
        <w:bCs/>
        <w:i w:val="0"/>
        <w:iCs w:val="0"/>
        <w:color w:val="auto"/>
      </w:rPr>
    </w:lvl>
    <w:lvl w:ilvl="1">
      <w:start w:val="1"/>
      <w:numFmt w:val="none"/>
      <w:isLgl/>
      <w:lvlText w:val="4.2"/>
      <w:lvlJc w:val="left"/>
      <w:pPr>
        <w:ind w:left="357" w:hanging="357"/>
      </w:pPr>
      <w:rPr>
        <w:rFonts w:hint="default"/>
        <w:b/>
        <w:bCs/>
        <w:i w:val="0"/>
        <w:iCs w:val="0"/>
      </w:rPr>
    </w:lvl>
    <w:lvl w:ilvl="2">
      <w:start w:val="1"/>
      <w:numFmt w:val="none"/>
      <w:isLgl/>
      <w:lvlText w:val="4.3"/>
      <w:lvlJc w:val="left"/>
      <w:pPr>
        <w:ind w:left="357" w:hanging="357"/>
      </w:pPr>
      <w:rPr>
        <w:rFonts w:hint="default"/>
        <w:b/>
        <w:bCs/>
        <w:i w:val="0"/>
        <w:iCs w:val="0"/>
      </w:rPr>
    </w:lvl>
    <w:lvl w:ilvl="3">
      <w:start w:val="1"/>
      <w:numFmt w:val="none"/>
      <w:isLgl/>
      <w:lvlText w:val="4.4"/>
      <w:lvlJc w:val="left"/>
      <w:pPr>
        <w:ind w:left="357" w:hanging="357"/>
      </w:pPr>
      <w:rPr>
        <w:rFonts w:hint="default"/>
        <w:b/>
        <w:bCs/>
      </w:rPr>
    </w:lvl>
    <w:lvl w:ilvl="4">
      <w:start w:val="1"/>
      <w:numFmt w:val="none"/>
      <w:isLgl/>
      <w:lvlText w:val="4.5"/>
      <w:lvlJc w:val="left"/>
      <w:pPr>
        <w:ind w:left="357" w:hanging="357"/>
      </w:pPr>
      <w:rPr>
        <w:rFonts w:hint="default"/>
      </w:rPr>
    </w:lvl>
    <w:lvl w:ilvl="5">
      <w:start w:val="1"/>
      <w:numFmt w:val="none"/>
      <w:isLgl/>
      <w:lvlText w:val="4.6"/>
      <w:lvlJc w:val="left"/>
      <w:pPr>
        <w:ind w:left="357" w:hanging="357"/>
      </w:pPr>
      <w:rPr>
        <w:rFonts w:hint="default"/>
      </w:rPr>
    </w:lvl>
    <w:lvl w:ilvl="6">
      <w:start w:val="1"/>
      <w:numFmt w:val="none"/>
      <w:isLgl/>
      <w:lvlText w:val="1.7"/>
      <w:lvlJc w:val="left"/>
      <w:pPr>
        <w:ind w:left="357" w:hanging="357"/>
      </w:pPr>
      <w:rPr>
        <w:rFonts w:hint="default"/>
      </w:rPr>
    </w:lvl>
    <w:lvl w:ilvl="7">
      <w:start w:val="1"/>
      <w:numFmt w:val="none"/>
      <w:isLgl/>
      <w:lvlText w:val="1.8"/>
      <w:lvlJc w:val="left"/>
      <w:pPr>
        <w:ind w:left="357" w:hanging="357"/>
      </w:pPr>
      <w:rPr>
        <w:rFonts w:hint="default"/>
      </w:rPr>
    </w:lvl>
    <w:lvl w:ilvl="8">
      <w:start w:val="1"/>
      <w:numFmt w:val="none"/>
      <w:isLgl/>
      <w:lvlText w:val="1.9"/>
      <w:lvlJc w:val="left"/>
      <w:pPr>
        <w:ind w:left="357" w:hanging="357"/>
      </w:pPr>
      <w:rPr>
        <w:rFonts w:hint="default"/>
      </w:rPr>
    </w:lvl>
  </w:abstractNum>
  <w:abstractNum w:abstractNumId="91" w15:restartNumberingAfterBreak="0">
    <w:nsid w:val="46AC6FCF"/>
    <w:multiLevelType w:val="multilevel"/>
    <w:tmpl w:val="EA821BB6"/>
    <w:lvl w:ilvl="0">
      <w:start w:val="4"/>
      <w:numFmt w:val="decimal"/>
      <w:lvlText w:val="%1."/>
      <w:lvlJc w:val="left"/>
      <w:pPr>
        <w:ind w:left="360" w:hanging="360"/>
      </w:pPr>
      <w:rPr>
        <w:b/>
        <w:bCs w:val="0"/>
        <w:i/>
        <w:iCs/>
      </w:rPr>
    </w:lvl>
    <w:lvl w:ilvl="1">
      <w:start w:val="1"/>
      <w:numFmt w:val="decimal"/>
      <w:lvlText w:val="%1.%2"/>
      <w:lvlJc w:val="left"/>
      <w:pPr>
        <w:ind w:left="658" w:hanging="480"/>
      </w:pPr>
    </w:lvl>
    <w:lvl w:ilvl="2">
      <w:start w:val="1"/>
      <w:numFmt w:val="decimal"/>
      <w:lvlText w:val="4.1.4"/>
      <w:lvlJc w:val="left"/>
      <w:pPr>
        <w:ind w:left="1076" w:hanging="720"/>
      </w:pPr>
    </w:lvl>
    <w:lvl w:ilvl="3">
      <w:start w:val="1"/>
      <w:numFmt w:val="decimal"/>
      <w:lvlText w:val="%1.%2.%3.%4"/>
      <w:lvlJc w:val="left"/>
      <w:pPr>
        <w:ind w:left="1254" w:hanging="720"/>
      </w:pPr>
    </w:lvl>
    <w:lvl w:ilvl="4">
      <w:start w:val="1"/>
      <w:numFmt w:val="decimal"/>
      <w:lvlText w:val="%1.%2.%3.%4.%5"/>
      <w:lvlJc w:val="left"/>
      <w:pPr>
        <w:ind w:left="1792" w:hanging="1080"/>
      </w:pPr>
    </w:lvl>
    <w:lvl w:ilvl="5">
      <w:start w:val="1"/>
      <w:numFmt w:val="decimal"/>
      <w:lvlText w:val="%1.%2.%3.%4.%5.%6"/>
      <w:lvlJc w:val="left"/>
      <w:pPr>
        <w:ind w:left="1970" w:hanging="1080"/>
      </w:pPr>
    </w:lvl>
    <w:lvl w:ilvl="6">
      <w:start w:val="1"/>
      <w:numFmt w:val="decimal"/>
      <w:lvlText w:val="%1.%2.%3.%4.%5.%6.%7"/>
      <w:lvlJc w:val="left"/>
      <w:pPr>
        <w:ind w:left="2508" w:hanging="1440"/>
      </w:pPr>
    </w:lvl>
    <w:lvl w:ilvl="7">
      <w:start w:val="1"/>
      <w:numFmt w:val="decimal"/>
      <w:lvlText w:val="%1.%2.%3.%4.%5.%6.%7.%8"/>
      <w:lvlJc w:val="left"/>
      <w:pPr>
        <w:ind w:left="2686" w:hanging="1440"/>
      </w:pPr>
    </w:lvl>
    <w:lvl w:ilvl="8">
      <w:start w:val="1"/>
      <w:numFmt w:val="decimal"/>
      <w:lvlText w:val="%1.%2.%3.%4.%5.%6.%7.%8.%9"/>
      <w:lvlJc w:val="left"/>
      <w:pPr>
        <w:ind w:left="3224" w:hanging="1800"/>
      </w:pPr>
    </w:lvl>
  </w:abstractNum>
  <w:abstractNum w:abstractNumId="92" w15:restartNumberingAfterBreak="0">
    <w:nsid w:val="475F5CE3"/>
    <w:multiLevelType w:val="multilevel"/>
    <w:tmpl w:val="6074D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3A9912"/>
    <w:multiLevelType w:val="hybridMultilevel"/>
    <w:tmpl w:val="FFFFFFFF"/>
    <w:lvl w:ilvl="0" w:tplc="38A4799A">
      <w:start w:val="1"/>
      <w:numFmt w:val="bullet"/>
      <w:lvlText w:val=""/>
      <w:lvlJc w:val="left"/>
      <w:pPr>
        <w:ind w:left="720" w:hanging="360"/>
      </w:pPr>
      <w:rPr>
        <w:rFonts w:ascii="Symbol" w:hAnsi="Symbol" w:hint="default"/>
      </w:rPr>
    </w:lvl>
    <w:lvl w:ilvl="1" w:tplc="AE9286E2">
      <w:start w:val="1"/>
      <w:numFmt w:val="bullet"/>
      <w:lvlText w:val="o"/>
      <w:lvlJc w:val="left"/>
      <w:pPr>
        <w:ind w:left="1440" w:hanging="360"/>
      </w:pPr>
      <w:rPr>
        <w:rFonts w:ascii="Courier New" w:hAnsi="Courier New" w:hint="default"/>
      </w:rPr>
    </w:lvl>
    <w:lvl w:ilvl="2" w:tplc="2A369E6C">
      <w:start w:val="1"/>
      <w:numFmt w:val="bullet"/>
      <w:lvlText w:val=""/>
      <w:lvlJc w:val="left"/>
      <w:pPr>
        <w:ind w:left="2160" w:hanging="360"/>
      </w:pPr>
      <w:rPr>
        <w:rFonts w:ascii="Wingdings" w:hAnsi="Wingdings" w:hint="default"/>
      </w:rPr>
    </w:lvl>
    <w:lvl w:ilvl="3" w:tplc="3CFAD786">
      <w:start w:val="1"/>
      <w:numFmt w:val="bullet"/>
      <w:lvlText w:val=""/>
      <w:lvlJc w:val="left"/>
      <w:pPr>
        <w:ind w:left="2880" w:hanging="360"/>
      </w:pPr>
      <w:rPr>
        <w:rFonts w:ascii="Symbol" w:hAnsi="Symbol" w:hint="default"/>
      </w:rPr>
    </w:lvl>
    <w:lvl w:ilvl="4" w:tplc="C81C88FC">
      <w:start w:val="1"/>
      <w:numFmt w:val="bullet"/>
      <w:lvlText w:val="o"/>
      <w:lvlJc w:val="left"/>
      <w:pPr>
        <w:ind w:left="3600" w:hanging="360"/>
      </w:pPr>
      <w:rPr>
        <w:rFonts w:ascii="Courier New" w:hAnsi="Courier New" w:hint="default"/>
      </w:rPr>
    </w:lvl>
    <w:lvl w:ilvl="5" w:tplc="CCB0F356">
      <w:start w:val="1"/>
      <w:numFmt w:val="bullet"/>
      <w:lvlText w:val=""/>
      <w:lvlJc w:val="left"/>
      <w:pPr>
        <w:ind w:left="4320" w:hanging="360"/>
      </w:pPr>
      <w:rPr>
        <w:rFonts w:ascii="Wingdings" w:hAnsi="Wingdings" w:hint="default"/>
      </w:rPr>
    </w:lvl>
    <w:lvl w:ilvl="6" w:tplc="F2A40FF6">
      <w:start w:val="1"/>
      <w:numFmt w:val="bullet"/>
      <w:lvlText w:val=""/>
      <w:lvlJc w:val="left"/>
      <w:pPr>
        <w:ind w:left="5040" w:hanging="360"/>
      </w:pPr>
      <w:rPr>
        <w:rFonts w:ascii="Symbol" w:hAnsi="Symbol" w:hint="default"/>
      </w:rPr>
    </w:lvl>
    <w:lvl w:ilvl="7" w:tplc="CD524A68">
      <w:start w:val="1"/>
      <w:numFmt w:val="bullet"/>
      <w:lvlText w:val="o"/>
      <w:lvlJc w:val="left"/>
      <w:pPr>
        <w:ind w:left="5760" w:hanging="360"/>
      </w:pPr>
      <w:rPr>
        <w:rFonts w:ascii="Courier New" w:hAnsi="Courier New" w:hint="default"/>
      </w:rPr>
    </w:lvl>
    <w:lvl w:ilvl="8" w:tplc="E5B25C6C">
      <w:start w:val="1"/>
      <w:numFmt w:val="bullet"/>
      <w:lvlText w:val=""/>
      <w:lvlJc w:val="left"/>
      <w:pPr>
        <w:ind w:left="6480" w:hanging="360"/>
      </w:pPr>
      <w:rPr>
        <w:rFonts w:ascii="Wingdings" w:hAnsi="Wingdings" w:hint="default"/>
      </w:rPr>
    </w:lvl>
  </w:abstractNum>
  <w:abstractNum w:abstractNumId="94" w15:restartNumberingAfterBreak="0">
    <w:nsid w:val="48412922"/>
    <w:multiLevelType w:val="multilevel"/>
    <w:tmpl w:val="543AA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C71551"/>
    <w:multiLevelType w:val="multilevel"/>
    <w:tmpl w:val="E1C26C04"/>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F17391"/>
    <w:multiLevelType w:val="multilevel"/>
    <w:tmpl w:val="97A05D28"/>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0973D8"/>
    <w:multiLevelType w:val="multilevel"/>
    <w:tmpl w:val="E290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597582"/>
    <w:multiLevelType w:val="multilevel"/>
    <w:tmpl w:val="A61C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7125E3"/>
    <w:multiLevelType w:val="multilevel"/>
    <w:tmpl w:val="5AE67C6C"/>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961501"/>
    <w:multiLevelType w:val="multilevel"/>
    <w:tmpl w:val="1CF6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617BBD"/>
    <w:multiLevelType w:val="hybridMultilevel"/>
    <w:tmpl w:val="CA9A34A0"/>
    <w:lvl w:ilvl="0" w:tplc="55DEB88C">
      <w:start w:val="1"/>
      <w:numFmt w:val="bullet"/>
      <w:lvlText w:val=""/>
      <w:lvlJc w:val="left"/>
      <w:pPr>
        <w:ind w:left="1440" w:hanging="360"/>
      </w:pPr>
      <w:rPr>
        <w:rFonts w:ascii="Symbol" w:hAnsi="Symbol" w:hint="default"/>
        <w:sz w:val="24"/>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2" w15:restartNumberingAfterBreak="0">
    <w:nsid w:val="4C977D88"/>
    <w:multiLevelType w:val="multilevel"/>
    <w:tmpl w:val="3F1A485E"/>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3" w15:restartNumberingAfterBreak="0">
    <w:nsid w:val="4CF87A36"/>
    <w:multiLevelType w:val="multilevel"/>
    <w:tmpl w:val="6C2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7D6DC7"/>
    <w:multiLevelType w:val="hybridMultilevel"/>
    <w:tmpl w:val="7556F52C"/>
    <w:lvl w:ilvl="0" w:tplc="3FF29B0C">
      <w:start w:val="1"/>
      <w:numFmt w:val="decimal"/>
      <w:lvlText w:val="%1."/>
      <w:lvlJc w:val="left"/>
      <w:pPr>
        <w:ind w:left="36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4DAB64D7"/>
    <w:multiLevelType w:val="multilevel"/>
    <w:tmpl w:val="DAB6330E"/>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4B6423"/>
    <w:multiLevelType w:val="multilevel"/>
    <w:tmpl w:val="AB72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27512B"/>
    <w:multiLevelType w:val="multilevel"/>
    <w:tmpl w:val="62D6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652C8D"/>
    <w:multiLevelType w:val="multilevel"/>
    <w:tmpl w:val="041E4302"/>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7D392A"/>
    <w:multiLevelType w:val="multilevel"/>
    <w:tmpl w:val="8AB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867833"/>
    <w:multiLevelType w:val="hybridMultilevel"/>
    <w:tmpl w:val="41640F7C"/>
    <w:lvl w:ilvl="0" w:tplc="BD9A70BE">
      <w:start w:val="1"/>
      <w:numFmt w:val="decimal"/>
      <w:lvlText w:val="3.%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530F3ECB"/>
    <w:multiLevelType w:val="multilevel"/>
    <w:tmpl w:val="B016ECC0"/>
    <w:lvl w:ilvl="0">
      <w:start w:val="1"/>
      <w:numFmt w:val="none"/>
      <w:lvlText w:val="1.1.1"/>
      <w:lvlJc w:val="left"/>
      <w:pPr>
        <w:tabs>
          <w:tab w:val="num" w:pos="363"/>
        </w:tabs>
        <w:ind w:left="363" w:hanging="363"/>
      </w:pPr>
      <w:rPr>
        <w:rFonts w:ascii="Calibri" w:hAnsi="Calibri" w:hint="default"/>
        <w:b/>
        <w:bCs w:val="0"/>
        <w:i w:val="0"/>
        <w:sz w:val="24"/>
        <w:szCs w:val="32"/>
      </w:rPr>
    </w:lvl>
    <w:lvl w:ilvl="1">
      <w:start w:val="1"/>
      <w:numFmt w:val="none"/>
      <w:lvlText w:val="1.1.2"/>
      <w:lvlJc w:val="left"/>
      <w:pPr>
        <w:tabs>
          <w:tab w:val="num" w:pos="363"/>
        </w:tabs>
        <w:ind w:left="363" w:hanging="363"/>
      </w:pPr>
      <w:rPr>
        <w:rFonts w:asciiTheme="minorHAnsi" w:hAnsiTheme="minorHAnsi" w:cstheme="minorHAnsi" w:hint="default"/>
        <w:b/>
        <w:bCs w:val="0"/>
        <w:i w:val="0"/>
      </w:rPr>
    </w:lvl>
    <w:lvl w:ilvl="2">
      <w:start w:val="1"/>
      <w:numFmt w:val="decimal"/>
      <w:lvlText w:val="%3.1.3"/>
      <w:lvlJc w:val="left"/>
      <w:pPr>
        <w:tabs>
          <w:tab w:val="num" w:pos="363"/>
        </w:tabs>
        <w:ind w:left="363" w:hanging="363"/>
      </w:pPr>
      <w:rPr>
        <w:rFonts w:asciiTheme="minorHAnsi" w:hAnsiTheme="minorHAnsi" w:cstheme="minorHAnsi" w:hint="default"/>
        <w:sz w:val="24"/>
        <w:szCs w:val="24"/>
      </w:rPr>
    </w:lvl>
    <w:lvl w:ilvl="3">
      <w:start w:val="1"/>
      <w:numFmt w:val="decimal"/>
      <w:lvlText w:val="%4.1.4"/>
      <w:lvlJc w:val="left"/>
      <w:pPr>
        <w:tabs>
          <w:tab w:val="num" w:pos="363"/>
        </w:tabs>
        <w:ind w:left="363" w:hanging="363"/>
      </w:pPr>
      <w:rPr>
        <w:rFonts w:hint="default"/>
        <w:sz w:val="20"/>
      </w:rPr>
    </w:lvl>
    <w:lvl w:ilvl="4">
      <w:start w:val="1"/>
      <w:numFmt w:val="decimal"/>
      <w:lvlText w:val="%5.1.5"/>
      <w:lvlJc w:val="left"/>
      <w:pPr>
        <w:tabs>
          <w:tab w:val="num" w:pos="363"/>
        </w:tabs>
        <w:ind w:left="363" w:hanging="363"/>
      </w:pPr>
      <w:rPr>
        <w:rFonts w:hint="default"/>
        <w:sz w:val="20"/>
      </w:rPr>
    </w:lvl>
    <w:lvl w:ilvl="5">
      <w:start w:val="1"/>
      <w:numFmt w:val="decimal"/>
      <w:lvlText w:val="%6.1.6"/>
      <w:lvlJc w:val="left"/>
      <w:pPr>
        <w:tabs>
          <w:tab w:val="num" w:pos="363"/>
        </w:tabs>
        <w:ind w:left="363" w:hanging="363"/>
      </w:pPr>
      <w:rPr>
        <w:rFonts w:hint="default"/>
        <w:sz w:val="20"/>
      </w:rPr>
    </w:lvl>
    <w:lvl w:ilvl="6">
      <w:start w:val="1"/>
      <w:numFmt w:val="decimal"/>
      <w:lvlText w:val="%7.1.7"/>
      <w:lvlJc w:val="left"/>
      <w:pPr>
        <w:tabs>
          <w:tab w:val="num" w:pos="363"/>
        </w:tabs>
        <w:ind w:left="363" w:hanging="363"/>
      </w:pPr>
      <w:rPr>
        <w:rFonts w:hint="default"/>
        <w:sz w:val="20"/>
      </w:rPr>
    </w:lvl>
    <w:lvl w:ilvl="7">
      <w:start w:val="1"/>
      <w:numFmt w:val="decimal"/>
      <w:lvlText w:val="%8.1.8"/>
      <w:lvlJc w:val="left"/>
      <w:pPr>
        <w:tabs>
          <w:tab w:val="num" w:pos="363"/>
        </w:tabs>
        <w:ind w:left="363" w:hanging="363"/>
      </w:pPr>
      <w:rPr>
        <w:rFonts w:hint="default"/>
        <w:sz w:val="20"/>
      </w:rPr>
    </w:lvl>
    <w:lvl w:ilvl="8">
      <w:start w:val="1"/>
      <w:numFmt w:val="decimal"/>
      <w:lvlText w:val="%9.1.9"/>
      <w:lvlJc w:val="left"/>
      <w:pPr>
        <w:tabs>
          <w:tab w:val="num" w:pos="363"/>
        </w:tabs>
        <w:ind w:left="363" w:hanging="363"/>
      </w:pPr>
      <w:rPr>
        <w:rFonts w:hint="default"/>
        <w:sz w:val="20"/>
      </w:rPr>
    </w:lvl>
  </w:abstractNum>
  <w:abstractNum w:abstractNumId="112" w15:restartNumberingAfterBreak="0">
    <w:nsid w:val="53813D0D"/>
    <w:multiLevelType w:val="multilevel"/>
    <w:tmpl w:val="C5FABC1C"/>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A9337F"/>
    <w:multiLevelType w:val="multilevel"/>
    <w:tmpl w:val="4136304A"/>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697587"/>
    <w:multiLevelType w:val="hybridMultilevel"/>
    <w:tmpl w:val="02249B5C"/>
    <w:lvl w:ilvl="0" w:tplc="0F56B3C4">
      <w:start w:val="1"/>
      <w:numFmt w:val="bullet"/>
      <w:lvlText w:val="•"/>
      <w:lvlJc w:val="left"/>
      <w:pPr>
        <w:ind w:left="720" w:hanging="360"/>
      </w:pPr>
      <w:rPr>
        <w:rFonts w:ascii="Calibri" w:hAnsi="Calibri" w:hint="default"/>
        <w:b w:val="0"/>
        <w:i w:val="0"/>
        <w:strike w:val="0"/>
        <w:dstrike w:val="0"/>
        <w:color w:val="000000" w:themeColor="text1"/>
        <w:sz w:val="24"/>
        <w:szCs w:val="24"/>
        <w:u w:val="none" w:color="000000"/>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4A74105"/>
    <w:multiLevelType w:val="multilevel"/>
    <w:tmpl w:val="5F78F20A"/>
    <w:lvl w:ilvl="0">
      <w:start w:val="1"/>
      <w:numFmt w:val="decimal"/>
      <w:lvlText w:val="%1."/>
      <w:lvlJc w:val="left"/>
      <w:pPr>
        <w:ind w:left="357" w:hanging="357"/>
      </w:pPr>
      <w:rPr>
        <w:rFonts w:hint="default"/>
        <w:b/>
        <w:bCs w:val="0"/>
      </w:rPr>
    </w:lvl>
    <w:lvl w:ilvl="1">
      <w:start w:val="1"/>
      <w:numFmt w:val="decimal"/>
      <w:lvlText w:val="%2.2.2"/>
      <w:lvlJc w:val="left"/>
      <w:pPr>
        <w:ind w:left="357" w:hanging="357"/>
      </w:pPr>
      <w:rPr>
        <w:rFonts w:hint="default"/>
        <w:b/>
        <w:bCs w:val="0"/>
      </w:rPr>
    </w:lvl>
    <w:lvl w:ilvl="2">
      <w:start w:val="1"/>
      <w:numFmt w:val="decimal"/>
      <w:lvlText w:val="%3.2.3"/>
      <w:lvlJc w:val="left"/>
      <w:pPr>
        <w:ind w:left="357" w:hanging="357"/>
      </w:pPr>
      <w:rPr>
        <w:rFonts w:hint="default"/>
        <w:b/>
        <w:bCs w:val="0"/>
      </w:rPr>
    </w:lvl>
    <w:lvl w:ilvl="3">
      <w:start w:val="1"/>
      <w:numFmt w:val="decimal"/>
      <w:lvlText w:val="%4.2.4"/>
      <w:lvlJc w:val="left"/>
      <w:pPr>
        <w:ind w:left="357" w:hanging="357"/>
      </w:pPr>
      <w:rPr>
        <w:rFonts w:hint="default"/>
        <w:b/>
        <w:bCs w:val="0"/>
      </w:rPr>
    </w:lvl>
    <w:lvl w:ilvl="4">
      <w:start w:val="1"/>
      <w:numFmt w:val="decimal"/>
      <w:lvlText w:val="%5.2.5"/>
      <w:lvlJc w:val="left"/>
      <w:pPr>
        <w:ind w:left="357" w:hanging="357"/>
      </w:pPr>
      <w:rPr>
        <w:rFonts w:hint="default"/>
        <w:b/>
        <w:bCs w:val="0"/>
      </w:rPr>
    </w:lvl>
    <w:lvl w:ilvl="5">
      <w:start w:val="1"/>
      <w:numFmt w:val="none"/>
      <w:lvlText w:val="1.2.6"/>
      <w:lvlJc w:val="left"/>
      <w:pPr>
        <w:ind w:left="357" w:hanging="357"/>
      </w:pPr>
      <w:rPr>
        <w:rFonts w:hint="default"/>
      </w:rPr>
    </w:lvl>
    <w:lvl w:ilvl="6">
      <w:start w:val="1"/>
      <w:numFmt w:val="none"/>
      <w:lvlText w:val="1.2.7"/>
      <w:lvlJc w:val="left"/>
      <w:pPr>
        <w:ind w:left="357" w:hanging="357"/>
      </w:pPr>
      <w:rPr>
        <w:rFonts w:hint="default"/>
        <w:b/>
        <w:bCs w:val="0"/>
      </w:rPr>
    </w:lvl>
    <w:lvl w:ilvl="7">
      <w:start w:val="1"/>
      <w:numFmt w:val="none"/>
      <w:lvlText w:val="1.2.8"/>
      <w:lvlJc w:val="left"/>
      <w:pPr>
        <w:ind w:left="357" w:hanging="357"/>
      </w:pPr>
      <w:rPr>
        <w:rFonts w:hint="default"/>
      </w:rPr>
    </w:lvl>
    <w:lvl w:ilvl="8">
      <w:start w:val="1"/>
      <w:numFmt w:val="none"/>
      <w:lvlText w:val="1.2.9"/>
      <w:lvlJc w:val="left"/>
      <w:pPr>
        <w:ind w:left="357" w:hanging="357"/>
      </w:pPr>
      <w:rPr>
        <w:rFonts w:hint="default"/>
      </w:rPr>
    </w:lvl>
  </w:abstractNum>
  <w:abstractNum w:abstractNumId="116" w15:restartNumberingAfterBreak="0">
    <w:nsid w:val="54B615D5"/>
    <w:multiLevelType w:val="multilevel"/>
    <w:tmpl w:val="7AB0292C"/>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0F5EA0"/>
    <w:multiLevelType w:val="hybridMultilevel"/>
    <w:tmpl w:val="D2606100"/>
    <w:lvl w:ilvl="0" w:tplc="7A8A5C92">
      <w:start w:val="1"/>
      <w:numFmt w:val="decimal"/>
      <w:lvlText w:val="%1."/>
      <w:lvlJc w:val="left"/>
      <w:pPr>
        <w:ind w:left="36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555279D7"/>
    <w:multiLevelType w:val="hybridMultilevel"/>
    <w:tmpl w:val="638EC2E6"/>
    <w:lvl w:ilvl="0" w:tplc="40090015">
      <w:start w:val="1"/>
      <w:numFmt w:val="upperLetter"/>
      <w:lvlText w:val="%1."/>
      <w:lvlJc w:val="left"/>
      <w:pPr>
        <w:ind w:left="-711" w:hanging="360"/>
      </w:pPr>
      <w:rPr>
        <w:b/>
        <w:bCs/>
      </w:rPr>
    </w:lvl>
    <w:lvl w:ilvl="1" w:tplc="04090019" w:tentative="1">
      <w:start w:val="1"/>
      <w:numFmt w:val="lowerLetter"/>
      <w:lvlText w:val="%2."/>
      <w:lvlJc w:val="left"/>
      <w:pPr>
        <w:ind w:left="9" w:hanging="360"/>
      </w:pPr>
    </w:lvl>
    <w:lvl w:ilvl="2" w:tplc="0409001B" w:tentative="1">
      <w:start w:val="1"/>
      <w:numFmt w:val="lowerRoman"/>
      <w:lvlText w:val="%3."/>
      <w:lvlJc w:val="right"/>
      <w:pPr>
        <w:ind w:left="729" w:hanging="180"/>
      </w:pPr>
    </w:lvl>
    <w:lvl w:ilvl="3" w:tplc="0409000F" w:tentative="1">
      <w:start w:val="1"/>
      <w:numFmt w:val="decimal"/>
      <w:lvlText w:val="%4."/>
      <w:lvlJc w:val="left"/>
      <w:pPr>
        <w:ind w:left="1449" w:hanging="360"/>
      </w:pPr>
    </w:lvl>
    <w:lvl w:ilvl="4" w:tplc="04090019" w:tentative="1">
      <w:start w:val="1"/>
      <w:numFmt w:val="lowerLetter"/>
      <w:lvlText w:val="%5."/>
      <w:lvlJc w:val="left"/>
      <w:pPr>
        <w:ind w:left="2169" w:hanging="360"/>
      </w:pPr>
    </w:lvl>
    <w:lvl w:ilvl="5" w:tplc="0409001B" w:tentative="1">
      <w:start w:val="1"/>
      <w:numFmt w:val="lowerRoman"/>
      <w:lvlText w:val="%6."/>
      <w:lvlJc w:val="right"/>
      <w:pPr>
        <w:ind w:left="2889" w:hanging="180"/>
      </w:pPr>
    </w:lvl>
    <w:lvl w:ilvl="6" w:tplc="0409000F" w:tentative="1">
      <w:start w:val="1"/>
      <w:numFmt w:val="decimal"/>
      <w:lvlText w:val="%7."/>
      <w:lvlJc w:val="left"/>
      <w:pPr>
        <w:ind w:left="3609" w:hanging="360"/>
      </w:pPr>
    </w:lvl>
    <w:lvl w:ilvl="7" w:tplc="04090019" w:tentative="1">
      <w:start w:val="1"/>
      <w:numFmt w:val="lowerLetter"/>
      <w:lvlText w:val="%8."/>
      <w:lvlJc w:val="left"/>
      <w:pPr>
        <w:ind w:left="4329" w:hanging="360"/>
      </w:pPr>
    </w:lvl>
    <w:lvl w:ilvl="8" w:tplc="0409001B" w:tentative="1">
      <w:start w:val="1"/>
      <w:numFmt w:val="lowerRoman"/>
      <w:lvlText w:val="%9."/>
      <w:lvlJc w:val="right"/>
      <w:pPr>
        <w:ind w:left="5049" w:hanging="180"/>
      </w:pPr>
    </w:lvl>
  </w:abstractNum>
  <w:abstractNum w:abstractNumId="119" w15:restartNumberingAfterBreak="0">
    <w:nsid w:val="55AF52FE"/>
    <w:multiLevelType w:val="multilevel"/>
    <w:tmpl w:val="8BDE31FA"/>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8909AB"/>
    <w:multiLevelType w:val="multilevel"/>
    <w:tmpl w:val="1C6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DD179E"/>
    <w:multiLevelType w:val="multilevel"/>
    <w:tmpl w:val="877C2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0F2587"/>
    <w:multiLevelType w:val="multilevel"/>
    <w:tmpl w:val="71CAF39A"/>
    <w:lvl w:ilvl="0">
      <w:start w:val="1"/>
      <w:numFmt w:val="bullet"/>
      <w:lvlText w:val=""/>
      <w:lvlJc w:val="left"/>
      <w:pPr>
        <w:tabs>
          <w:tab w:val="num" w:pos="1080"/>
        </w:tabs>
        <w:ind w:left="1080" w:hanging="360"/>
      </w:pPr>
      <w:rPr>
        <w:rFonts w:ascii="Symbol" w:hAnsi="Symbol" w:hint="default"/>
        <w:b w:val="0"/>
        <w:bCs/>
        <w:i w:val="0"/>
        <w:sz w:val="24"/>
      </w:rPr>
    </w:lvl>
    <w:lvl w:ilvl="1">
      <w:start w:val="1"/>
      <w:numFmt w:val="bullet"/>
      <w:lvlText w:val="o"/>
      <w:lvlJc w:val="left"/>
      <w:pPr>
        <w:tabs>
          <w:tab w:val="num" w:pos="1800"/>
        </w:tabs>
        <w:ind w:left="1800" w:hanging="360"/>
      </w:pPr>
      <w:rPr>
        <w:rFonts w:ascii="Courier New" w:hAnsi="Courier New" w:hint="default"/>
        <w:b w:val="0"/>
        <w:bCs w:val="0"/>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3" w15:restartNumberingAfterBreak="0">
    <w:nsid w:val="57DD08B7"/>
    <w:multiLevelType w:val="multilevel"/>
    <w:tmpl w:val="E47C2402"/>
    <w:lvl w:ilvl="0">
      <w:start w:val="1"/>
      <w:numFmt w:val="none"/>
      <w:lvlText w:val="5.1"/>
      <w:lvlJc w:val="left"/>
      <w:pPr>
        <w:ind w:left="357" w:hanging="357"/>
      </w:pPr>
      <w:rPr>
        <w:rFonts w:hint="default"/>
        <w:i w:val="0"/>
        <w:iCs w:val="0"/>
      </w:rPr>
    </w:lvl>
    <w:lvl w:ilvl="1">
      <w:start w:val="1"/>
      <w:numFmt w:val="none"/>
      <w:lvlText w:val="5.2"/>
      <w:lvlJc w:val="left"/>
      <w:pPr>
        <w:ind w:left="357" w:hanging="357"/>
      </w:pPr>
      <w:rPr>
        <w:rFonts w:hint="default"/>
      </w:rPr>
    </w:lvl>
    <w:lvl w:ilvl="2">
      <w:start w:val="1"/>
      <w:numFmt w:val="none"/>
      <w:lvlText w:val="5.3"/>
      <w:lvlJc w:val="left"/>
      <w:pPr>
        <w:ind w:left="357" w:hanging="357"/>
      </w:pPr>
      <w:rPr>
        <w:rFonts w:hint="default"/>
      </w:rPr>
    </w:lvl>
    <w:lvl w:ilvl="3">
      <w:start w:val="1"/>
      <w:numFmt w:val="none"/>
      <w:lvlText w:val="5.4"/>
      <w:lvlJc w:val="left"/>
      <w:pPr>
        <w:ind w:left="357" w:hanging="357"/>
      </w:pPr>
      <w:rPr>
        <w:rFonts w:hint="default"/>
      </w:rPr>
    </w:lvl>
    <w:lvl w:ilvl="4">
      <w:start w:val="1"/>
      <w:numFmt w:val="none"/>
      <w:lvlText w:val="5.5"/>
      <w:lvlJc w:val="left"/>
      <w:pPr>
        <w:ind w:left="357" w:hanging="357"/>
      </w:pPr>
      <w:rPr>
        <w:rFonts w:hint="default"/>
      </w:rPr>
    </w:lvl>
    <w:lvl w:ilvl="5">
      <w:start w:val="1"/>
      <w:numFmt w:val="none"/>
      <w:lvlText w:val="5.6"/>
      <w:lvlJc w:val="left"/>
      <w:pPr>
        <w:ind w:left="357" w:hanging="357"/>
      </w:pPr>
      <w:rPr>
        <w:rFonts w:hint="default"/>
      </w:rPr>
    </w:lvl>
    <w:lvl w:ilvl="6">
      <w:start w:val="1"/>
      <w:numFmt w:val="none"/>
      <w:lvlText w:val="5.7"/>
      <w:lvlJc w:val="left"/>
      <w:pPr>
        <w:ind w:left="357" w:hanging="357"/>
      </w:pPr>
      <w:rPr>
        <w:rFonts w:hint="default"/>
      </w:rPr>
    </w:lvl>
    <w:lvl w:ilvl="7">
      <w:start w:val="1"/>
      <w:numFmt w:val="none"/>
      <w:lvlText w:val="4.3.8"/>
      <w:lvlJc w:val="left"/>
      <w:pPr>
        <w:ind w:left="357" w:hanging="357"/>
      </w:pPr>
      <w:rPr>
        <w:rFonts w:hint="default"/>
      </w:rPr>
    </w:lvl>
    <w:lvl w:ilvl="8">
      <w:start w:val="1"/>
      <w:numFmt w:val="none"/>
      <w:lvlText w:val="4.3.9"/>
      <w:lvlJc w:val="left"/>
      <w:pPr>
        <w:ind w:left="357" w:hanging="357"/>
      </w:pPr>
      <w:rPr>
        <w:rFonts w:hint="default"/>
      </w:rPr>
    </w:lvl>
  </w:abstractNum>
  <w:abstractNum w:abstractNumId="124" w15:restartNumberingAfterBreak="0">
    <w:nsid w:val="58EC0E68"/>
    <w:multiLevelType w:val="multilevel"/>
    <w:tmpl w:val="5C34B5AA"/>
    <w:lvl w:ilvl="0">
      <w:start w:val="1"/>
      <w:numFmt w:val="none"/>
      <w:lvlText w:val="3.1"/>
      <w:lvlJc w:val="left"/>
      <w:pPr>
        <w:ind w:left="357" w:hanging="357"/>
      </w:pPr>
      <w:rPr>
        <w:rFonts w:hint="default"/>
        <w:b/>
        <w:bCs/>
      </w:rPr>
    </w:lvl>
    <w:lvl w:ilvl="1">
      <w:start w:val="1"/>
      <w:numFmt w:val="none"/>
      <w:lvlText w:val="3.2"/>
      <w:lvlJc w:val="left"/>
      <w:pPr>
        <w:ind w:left="357" w:hanging="357"/>
      </w:pPr>
      <w:rPr>
        <w:rFonts w:hint="default"/>
      </w:rPr>
    </w:lvl>
    <w:lvl w:ilvl="2">
      <w:start w:val="1"/>
      <w:numFmt w:val="none"/>
      <w:lvlText w:val="3.3"/>
      <w:lvlJc w:val="left"/>
      <w:pPr>
        <w:ind w:left="357" w:hanging="357"/>
      </w:pPr>
      <w:rPr>
        <w:rFonts w:hint="default"/>
      </w:rPr>
    </w:lvl>
    <w:lvl w:ilvl="3">
      <w:start w:val="1"/>
      <w:numFmt w:val="none"/>
      <w:lvlText w:val="3.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60" w:hanging="360"/>
      </w:p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25" w15:restartNumberingAfterBreak="0">
    <w:nsid w:val="597F356E"/>
    <w:multiLevelType w:val="multilevel"/>
    <w:tmpl w:val="E69A1ED8"/>
    <w:lvl w:ilvl="0">
      <w:start w:val="1"/>
      <w:numFmt w:val="bullet"/>
      <w:lvlText w:val=""/>
      <w:lvlJc w:val="left"/>
      <w:pPr>
        <w:tabs>
          <w:tab w:val="num" w:pos="720"/>
        </w:tabs>
        <w:ind w:left="720" w:hanging="360"/>
      </w:pPr>
      <w:rPr>
        <w:rFonts w:ascii="Symbol" w:hAnsi="Symbol" w:hint="default"/>
        <w:b w:val="0"/>
        <w:bCs/>
        <w:i w:val="0"/>
        <w:sz w:val="24"/>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AF4090"/>
    <w:multiLevelType w:val="multilevel"/>
    <w:tmpl w:val="E47C2402"/>
    <w:lvl w:ilvl="0">
      <w:start w:val="1"/>
      <w:numFmt w:val="none"/>
      <w:lvlText w:val="5.1"/>
      <w:lvlJc w:val="left"/>
      <w:pPr>
        <w:ind w:left="357" w:hanging="357"/>
      </w:pPr>
      <w:rPr>
        <w:rFonts w:hint="default"/>
        <w:i w:val="0"/>
        <w:iCs w:val="0"/>
      </w:rPr>
    </w:lvl>
    <w:lvl w:ilvl="1">
      <w:start w:val="1"/>
      <w:numFmt w:val="none"/>
      <w:lvlText w:val="5.2"/>
      <w:lvlJc w:val="left"/>
      <w:pPr>
        <w:ind w:left="357" w:hanging="357"/>
      </w:pPr>
      <w:rPr>
        <w:rFonts w:hint="default"/>
      </w:rPr>
    </w:lvl>
    <w:lvl w:ilvl="2">
      <w:start w:val="1"/>
      <w:numFmt w:val="none"/>
      <w:lvlText w:val="5.3"/>
      <w:lvlJc w:val="left"/>
      <w:pPr>
        <w:ind w:left="357" w:hanging="357"/>
      </w:pPr>
      <w:rPr>
        <w:rFonts w:hint="default"/>
      </w:rPr>
    </w:lvl>
    <w:lvl w:ilvl="3">
      <w:start w:val="1"/>
      <w:numFmt w:val="none"/>
      <w:lvlText w:val="5.4"/>
      <w:lvlJc w:val="left"/>
      <w:pPr>
        <w:ind w:left="357" w:hanging="357"/>
      </w:pPr>
      <w:rPr>
        <w:rFonts w:hint="default"/>
      </w:rPr>
    </w:lvl>
    <w:lvl w:ilvl="4">
      <w:start w:val="1"/>
      <w:numFmt w:val="none"/>
      <w:lvlText w:val="5.5"/>
      <w:lvlJc w:val="left"/>
      <w:pPr>
        <w:ind w:left="357" w:hanging="357"/>
      </w:pPr>
      <w:rPr>
        <w:rFonts w:hint="default"/>
      </w:rPr>
    </w:lvl>
    <w:lvl w:ilvl="5">
      <w:start w:val="1"/>
      <w:numFmt w:val="none"/>
      <w:lvlText w:val="5.6"/>
      <w:lvlJc w:val="left"/>
      <w:pPr>
        <w:ind w:left="357" w:hanging="357"/>
      </w:pPr>
      <w:rPr>
        <w:rFonts w:hint="default"/>
      </w:rPr>
    </w:lvl>
    <w:lvl w:ilvl="6">
      <w:start w:val="1"/>
      <w:numFmt w:val="none"/>
      <w:lvlText w:val="5.7"/>
      <w:lvlJc w:val="left"/>
      <w:pPr>
        <w:ind w:left="357" w:hanging="357"/>
      </w:pPr>
      <w:rPr>
        <w:rFonts w:hint="default"/>
      </w:rPr>
    </w:lvl>
    <w:lvl w:ilvl="7">
      <w:start w:val="1"/>
      <w:numFmt w:val="none"/>
      <w:lvlText w:val="4.3.8"/>
      <w:lvlJc w:val="left"/>
      <w:pPr>
        <w:ind w:left="357" w:hanging="357"/>
      </w:pPr>
      <w:rPr>
        <w:rFonts w:hint="default"/>
      </w:rPr>
    </w:lvl>
    <w:lvl w:ilvl="8">
      <w:start w:val="1"/>
      <w:numFmt w:val="none"/>
      <w:lvlText w:val="4.3.9"/>
      <w:lvlJc w:val="left"/>
      <w:pPr>
        <w:ind w:left="357" w:hanging="357"/>
      </w:pPr>
      <w:rPr>
        <w:rFonts w:hint="default"/>
      </w:rPr>
    </w:lvl>
  </w:abstractNum>
  <w:abstractNum w:abstractNumId="127" w15:restartNumberingAfterBreak="0">
    <w:nsid w:val="5ACF1245"/>
    <w:multiLevelType w:val="multilevel"/>
    <w:tmpl w:val="048C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FD1207"/>
    <w:multiLevelType w:val="hybridMultilevel"/>
    <w:tmpl w:val="CB2E1778"/>
    <w:lvl w:ilvl="0" w:tplc="217858E4">
      <w:start w:val="1"/>
      <w:numFmt w:val="decimal"/>
      <w:lvlText w:val="1.%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5D100406"/>
    <w:multiLevelType w:val="hybridMultilevel"/>
    <w:tmpl w:val="F92E2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D7B7235"/>
    <w:multiLevelType w:val="multilevel"/>
    <w:tmpl w:val="23862BAA"/>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CB413B"/>
    <w:multiLevelType w:val="hybridMultilevel"/>
    <w:tmpl w:val="83F6FBAA"/>
    <w:lvl w:ilvl="0" w:tplc="7C74E360">
      <w:start w:val="1"/>
      <w:numFmt w:val="bullet"/>
      <w:lvlText w:val=""/>
      <w:lvlJc w:val="left"/>
      <w:pPr>
        <w:ind w:left="1080" w:hanging="360"/>
      </w:pPr>
      <w:rPr>
        <w:rFonts w:ascii="Symbol" w:hAnsi="Symbol" w:hint="default"/>
        <w:b w:val="0"/>
        <w:bCs/>
        <w:i w:val="0"/>
        <w:sz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2" w15:restartNumberingAfterBreak="0">
    <w:nsid w:val="5FCC6754"/>
    <w:multiLevelType w:val="multilevel"/>
    <w:tmpl w:val="AB6A98F6"/>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4D3880"/>
    <w:multiLevelType w:val="multilevel"/>
    <w:tmpl w:val="8B92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029A46"/>
    <w:multiLevelType w:val="hybridMultilevel"/>
    <w:tmpl w:val="FFFFFFFF"/>
    <w:lvl w:ilvl="0" w:tplc="78D2918A">
      <w:start w:val="1"/>
      <w:numFmt w:val="bullet"/>
      <w:lvlText w:val=""/>
      <w:lvlJc w:val="left"/>
      <w:pPr>
        <w:ind w:left="720" w:hanging="360"/>
      </w:pPr>
      <w:rPr>
        <w:rFonts w:ascii="Symbol" w:hAnsi="Symbol" w:hint="default"/>
      </w:rPr>
    </w:lvl>
    <w:lvl w:ilvl="1" w:tplc="F0267816">
      <w:start w:val="1"/>
      <w:numFmt w:val="bullet"/>
      <w:lvlText w:val="o"/>
      <w:lvlJc w:val="left"/>
      <w:pPr>
        <w:ind w:left="1440" w:hanging="360"/>
      </w:pPr>
      <w:rPr>
        <w:rFonts w:ascii="Courier New" w:hAnsi="Courier New" w:hint="default"/>
      </w:rPr>
    </w:lvl>
    <w:lvl w:ilvl="2" w:tplc="46C0A3C2">
      <w:start w:val="1"/>
      <w:numFmt w:val="bullet"/>
      <w:lvlText w:val=""/>
      <w:lvlJc w:val="left"/>
      <w:pPr>
        <w:ind w:left="2160" w:hanging="360"/>
      </w:pPr>
      <w:rPr>
        <w:rFonts w:ascii="Wingdings" w:hAnsi="Wingdings" w:hint="default"/>
      </w:rPr>
    </w:lvl>
    <w:lvl w:ilvl="3" w:tplc="F440E72C">
      <w:start w:val="1"/>
      <w:numFmt w:val="bullet"/>
      <w:lvlText w:val=""/>
      <w:lvlJc w:val="left"/>
      <w:pPr>
        <w:ind w:left="2880" w:hanging="360"/>
      </w:pPr>
      <w:rPr>
        <w:rFonts w:ascii="Symbol" w:hAnsi="Symbol" w:hint="default"/>
      </w:rPr>
    </w:lvl>
    <w:lvl w:ilvl="4" w:tplc="3B6020A6">
      <w:start w:val="1"/>
      <w:numFmt w:val="bullet"/>
      <w:lvlText w:val="o"/>
      <w:lvlJc w:val="left"/>
      <w:pPr>
        <w:ind w:left="3600" w:hanging="360"/>
      </w:pPr>
      <w:rPr>
        <w:rFonts w:ascii="Courier New" w:hAnsi="Courier New" w:hint="default"/>
      </w:rPr>
    </w:lvl>
    <w:lvl w:ilvl="5" w:tplc="C0B22446">
      <w:start w:val="1"/>
      <w:numFmt w:val="bullet"/>
      <w:lvlText w:val=""/>
      <w:lvlJc w:val="left"/>
      <w:pPr>
        <w:ind w:left="4320" w:hanging="360"/>
      </w:pPr>
      <w:rPr>
        <w:rFonts w:ascii="Wingdings" w:hAnsi="Wingdings" w:hint="default"/>
      </w:rPr>
    </w:lvl>
    <w:lvl w:ilvl="6" w:tplc="D6005128">
      <w:start w:val="1"/>
      <w:numFmt w:val="bullet"/>
      <w:lvlText w:val=""/>
      <w:lvlJc w:val="left"/>
      <w:pPr>
        <w:ind w:left="5040" w:hanging="360"/>
      </w:pPr>
      <w:rPr>
        <w:rFonts w:ascii="Symbol" w:hAnsi="Symbol" w:hint="default"/>
      </w:rPr>
    </w:lvl>
    <w:lvl w:ilvl="7" w:tplc="BC92BD6C">
      <w:start w:val="1"/>
      <w:numFmt w:val="bullet"/>
      <w:lvlText w:val="o"/>
      <w:lvlJc w:val="left"/>
      <w:pPr>
        <w:ind w:left="5760" w:hanging="360"/>
      </w:pPr>
      <w:rPr>
        <w:rFonts w:ascii="Courier New" w:hAnsi="Courier New" w:hint="default"/>
      </w:rPr>
    </w:lvl>
    <w:lvl w:ilvl="8" w:tplc="75E692DC">
      <w:start w:val="1"/>
      <w:numFmt w:val="bullet"/>
      <w:lvlText w:val=""/>
      <w:lvlJc w:val="left"/>
      <w:pPr>
        <w:ind w:left="6480" w:hanging="360"/>
      </w:pPr>
      <w:rPr>
        <w:rFonts w:ascii="Wingdings" w:hAnsi="Wingdings" w:hint="default"/>
      </w:rPr>
    </w:lvl>
  </w:abstractNum>
  <w:abstractNum w:abstractNumId="135" w15:restartNumberingAfterBreak="0">
    <w:nsid w:val="62785AF1"/>
    <w:multiLevelType w:val="multilevel"/>
    <w:tmpl w:val="24EC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8778F6"/>
    <w:multiLevelType w:val="hybridMultilevel"/>
    <w:tmpl w:val="8676F4B8"/>
    <w:lvl w:ilvl="0" w:tplc="01C2CE42">
      <w:start w:val="1"/>
      <w:numFmt w:val="decimal"/>
      <w:lvlText w:val="2.%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65C0C591"/>
    <w:multiLevelType w:val="multilevel"/>
    <w:tmpl w:val="FFFFFFFF"/>
    <w:lvl w:ilvl="0">
      <w:start w:val="1"/>
      <w:numFmt w:val="decimal"/>
      <w:lvlText w:val="5.1.3"/>
      <w:lvlJc w:val="left"/>
      <w:pPr>
        <w:ind w:left="357" w:hanging="35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67113C22"/>
    <w:multiLevelType w:val="multilevel"/>
    <w:tmpl w:val="25DA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78C286"/>
    <w:multiLevelType w:val="hybridMultilevel"/>
    <w:tmpl w:val="BB3C8F3A"/>
    <w:lvl w:ilvl="0" w:tplc="1BA86ACC">
      <w:start w:val="1"/>
      <w:numFmt w:val="bullet"/>
      <w:lvlText w:val=""/>
      <w:lvlJc w:val="left"/>
      <w:pPr>
        <w:ind w:left="720" w:hanging="360"/>
      </w:pPr>
      <w:rPr>
        <w:rFonts w:ascii="Symbol" w:hAnsi="Symbol" w:hint="default"/>
      </w:rPr>
    </w:lvl>
    <w:lvl w:ilvl="1" w:tplc="90D01B92">
      <w:start w:val="1"/>
      <w:numFmt w:val="bullet"/>
      <w:lvlText w:val="o"/>
      <w:lvlJc w:val="left"/>
      <w:pPr>
        <w:ind w:left="1440" w:hanging="360"/>
      </w:pPr>
      <w:rPr>
        <w:rFonts w:ascii="Courier New" w:hAnsi="Courier New" w:hint="default"/>
      </w:rPr>
    </w:lvl>
    <w:lvl w:ilvl="2" w:tplc="359889BA">
      <w:start w:val="1"/>
      <w:numFmt w:val="bullet"/>
      <w:lvlText w:val=""/>
      <w:lvlJc w:val="left"/>
      <w:pPr>
        <w:ind w:left="2160" w:hanging="360"/>
      </w:pPr>
      <w:rPr>
        <w:rFonts w:ascii="Wingdings" w:hAnsi="Wingdings" w:hint="default"/>
      </w:rPr>
    </w:lvl>
    <w:lvl w:ilvl="3" w:tplc="21307566">
      <w:start w:val="1"/>
      <w:numFmt w:val="bullet"/>
      <w:lvlText w:val=""/>
      <w:lvlJc w:val="left"/>
      <w:pPr>
        <w:ind w:left="2880" w:hanging="360"/>
      </w:pPr>
      <w:rPr>
        <w:rFonts w:ascii="Symbol" w:hAnsi="Symbol" w:hint="default"/>
      </w:rPr>
    </w:lvl>
    <w:lvl w:ilvl="4" w:tplc="286C0138">
      <w:start w:val="1"/>
      <w:numFmt w:val="bullet"/>
      <w:lvlText w:val="o"/>
      <w:lvlJc w:val="left"/>
      <w:pPr>
        <w:ind w:left="3600" w:hanging="360"/>
      </w:pPr>
      <w:rPr>
        <w:rFonts w:ascii="Courier New" w:hAnsi="Courier New" w:hint="default"/>
      </w:rPr>
    </w:lvl>
    <w:lvl w:ilvl="5" w:tplc="0B72713E">
      <w:start w:val="1"/>
      <w:numFmt w:val="bullet"/>
      <w:lvlText w:val=""/>
      <w:lvlJc w:val="left"/>
      <w:pPr>
        <w:ind w:left="4320" w:hanging="360"/>
      </w:pPr>
      <w:rPr>
        <w:rFonts w:ascii="Wingdings" w:hAnsi="Wingdings" w:hint="default"/>
      </w:rPr>
    </w:lvl>
    <w:lvl w:ilvl="6" w:tplc="CC6CE02C">
      <w:start w:val="1"/>
      <w:numFmt w:val="bullet"/>
      <w:lvlText w:val=""/>
      <w:lvlJc w:val="left"/>
      <w:pPr>
        <w:ind w:left="5040" w:hanging="360"/>
      </w:pPr>
      <w:rPr>
        <w:rFonts w:ascii="Symbol" w:hAnsi="Symbol" w:hint="default"/>
      </w:rPr>
    </w:lvl>
    <w:lvl w:ilvl="7" w:tplc="9C527A96">
      <w:start w:val="1"/>
      <w:numFmt w:val="bullet"/>
      <w:lvlText w:val="o"/>
      <w:lvlJc w:val="left"/>
      <w:pPr>
        <w:ind w:left="5760" w:hanging="360"/>
      </w:pPr>
      <w:rPr>
        <w:rFonts w:ascii="Courier New" w:hAnsi="Courier New" w:hint="default"/>
      </w:rPr>
    </w:lvl>
    <w:lvl w:ilvl="8" w:tplc="6FCE9E0A">
      <w:start w:val="1"/>
      <w:numFmt w:val="bullet"/>
      <w:lvlText w:val=""/>
      <w:lvlJc w:val="left"/>
      <w:pPr>
        <w:ind w:left="6480" w:hanging="360"/>
      </w:pPr>
      <w:rPr>
        <w:rFonts w:ascii="Wingdings" w:hAnsi="Wingdings" w:hint="default"/>
      </w:rPr>
    </w:lvl>
  </w:abstractNum>
  <w:abstractNum w:abstractNumId="140" w15:restartNumberingAfterBreak="0">
    <w:nsid w:val="679E71BA"/>
    <w:multiLevelType w:val="multilevel"/>
    <w:tmpl w:val="7E40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43714C"/>
    <w:multiLevelType w:val="multilevel"/>
    <w:tmpl w:val="95CC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4B2C68"/>
    <w:multiLevelType w:val="multilevel"/>
    <w:tmpl w:val="A23093F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A6A2AFE"/>
    <w:multiLevelType w:val="multilevel"/>
    <w:tmpl w:val="12F4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6C784D"/>
    <w:multiLevelType w:val="multilevel"/>
    <w:tmpl w:val="A0545216"/>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097F47"/>
    <w:multiLevelType w:val="multilevel"/>
    <w:tmpl w:val="3CF87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84262A"/>
    <w:multiLevelType w:val="hybridMultilevel"/>
    <w:tmpl w:val="19BC862A"/>
    <w:lvl w:ilvl="0" w:tplc="7C74E360">
      <w:start w:val="1"/>
      <w:numFmt w:val="bullet"/>
      <w:lvlText w:val=""/>
      <w:lvlJc w:val="left"/>
      <w:pPr>
        <w:ind w:left="720" w:hanging="360"/>
      </w:pPr>
      <w:rPr>
        <w:rFonts w:ascii="Symbol" w:hAnsi="Symbol" w:hint="default"/>
        <w:b w:val="0"/>
        <w:bCs/>
        <w:i w:val="0"/>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6D994360"/>
    <w:multiLevelType w:val="multilevel"/>
    <w:tmpl w:val="12EC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BC117F"/>
    <w:multiLevelType w:val="multilevel"/>
    <w:tmpl w:val="F2DC877E"/>
    <w:lvl w:ilvl="0">
      <w:start w:val="1"/>
      <w:numFmt w:val="bullet"/>
      <w:lvlText w:val="o"/>
      <w:lvlJc w:val="left"/>
      <w:pPr>
        <w:tabs>
          <w:tab w:val="num" w:pos="1074"/>
        </w:tabs>
        <w:ind w:left="1074" w:hanging="360"/>
      </w:pPr>
      <w:rPr>
        <w:rFonts w:ascii="Courier New" w:hAnsi="Courier New" w:hint="default"/>
        <w:b w:val="0"/>
        <w:bCs w:val="0"/>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149" w15:restartNumberingAfterBreak="0">
    <w:nsid w:val="6F3A4C95"/>
    <w:multiLevelType w:val="multilevel"/>
    <w:tmpl w:val="8DB4D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CC45DD"/>
    <w:multiLevelType w:val="multilevel"/>
    <w:tmpl w:val="7DC0A07C"/>
    <w:lvl w:ilvl="0">
      <w:start w:val="1"/>
      <w:numFmt w:val="bullet"/>
      <w:lvlText w:val=""/>
      <w:lvlJc w:val="left"/>
      <w:pPr>
        <w:ind w:left="360" w:hanging="360"/>
      </w:pPr>
      <w:rPr>
        <w:rFonts w:ascii="Symbol" w:hAnsi="Symbol" w:hint="default"/>
        <w:b/>
        <w:bCs/>
        <w:color w:val="auto"/>
      </w:rPr>
    </w:lvl>
    <w:lvl w:ilvl="1">
      <w:start w:val="1"/>
      <w:numFmt w:val="decimal"/>
      <w:isLgl/>
      <w:lvlText w:val="%2%1.2"/>
      <w:lvlJc w:val="left"/>
      <w:pPr>
        <w:ind w:left="357" w:hanging="357"/>
      </w:pPr>
      <w:rPr>
        <w:rFonts w:hint="default"/>
        <w:b/>
        <w:bCs/>
      </w:rPr>
    </w:lvl>
    <w:lvl w:ilvl="2">
      <w:start w:val="1"/>
      <w:numFmt w:val="none"/>
      <w:isLgl/>
      <w:lvlText w:val="1.3"/>
      <w:lvlJc w:val="left"/>
      <w:pPr>
        <w:ind w:left="357" w:hanging="357"/>
      </w:pPr>
      <w:rPr>
        <w:rFonts w:hint="default"/>
      </w:rPr>
    </w:lvl>
    <w:lvl w:ilvl="3">
      <w:start w:val="1"/>
      <w:numFmt w:val="none"/>
      <w:isLgl/>
      <w:lvlText w:val="1.4"/>
      <w:lvlJc w:val="left"/>
      <w:pPr>
        <w:ind w:left="357" w:hanging="357"/>
      </w:pPr>
      <w:rPr>
        <w:rFonts w:hint="default"/>
      </w:rPr>
    </w:lvl>
    <w:lvl w:ilvl="4">
      <w:start w:val="1"/>
      <w:numFmt w:val="none"/>
      <w:isLgl/>
      <w:lvlText w:val="1.5"/>
      <w:lvlJc w:val="left"/>
      <w:pPr>
        <w:ind w:left="357" w:hanging="357"/>
      </w:pPr>
      <w:rPr>
        <w:rFonts w:hint="default"/>
      </w:rPr>
    </w:lvl>
    <w:lvl w:ilvl="5">
      <w:start w:val="1"/>
      <w:numFmt w:val="none"/>
      <w:isLgl/>
      <w:lvlText w:val="1.6"/>
      <w:lvlJc w:val="left"/>
      <w:pPr>
        <w:ind w:left="357" w:hanging="357"/>
      </w:pPr>
      <w:rPr>
        <w:rFonts w:hint="default"/>
      </w:rPr>
    </w:lvl>
    <w:lvl w:ilvl="6">
      <w:start w:val="1"/>
      <w:numFmt w:val="none"/>
      <w:isLgl/>
      <w:lvlText w:val="1.7"/>
      <w:lvlJc w:val="left"/>
      <w:pPr>
        <w:ind w:left="357" w:hanging="357"/>
      </w:pPr>
      <w:rPr>
        <w:rFonts w:hint="default"/>
      </w:rPr>
    </w:lvl>
    <w:lvl w:ilvl="7">
      <w:start w:val="1"/>
      <w:numFmt w:val="none"/>
      <w:isLgl/>
      <w:lvlText w:val="1.8"/>
      <w:lvlJc w:val="left"/>
      <w:pPr>
        <w:ind w:left="357" w:hanging="357"/>
      </w:pPr>
      <w:rPr>
        <w:rFonts w:hint="default"/>
      </w:rPr>
    </w:lvl>
    <w:lvl w:ilvl="8">
      <w:start w:val="1"/>
      <w:numFmt w:val="bullet"/>
      <w:lvlText w:val=""/>
      <w:lvlJc w:val="left"/>
      <w:pPr>
        <w:ind w:left="360" w:hanging="360"/>
      </w:pPr>
      <w:rPr>
        <w:rFonts w:ascii="Symbol" w:hAnsi="Symbol" w:hint="default"/>
        <w:b w:val="0"/>
        <w:bCs/>
        <w:i w:val="0"/>
        <w:sz w:val="24"/>
      </w:rPr>
    </w:lvl>
  </w:abstractNum>
  <w:abstractNum w:abstractNumId="151" w15:restartNumberingAfterBreak="0">
    <w:nsid w:val="6FEE5E08"/>
    <w:multiLevelType w:val="multilevel"/>
    <w:tmpl w:val="4BD45CCE"/>
    <w:lvl w:ilvl="0">
      <w:start w:val="4"/>
      <w:numFmt w:val="decimal"/>
      <w:lvlText w:val="%1"/>
      <w:lvlJc w:val="left"/>
      <w:pPr>
        <w:ind w:left="480" w:hanging="480"/>
      </w:pPr>
      <w:rPr>
        <w:rFonts w:hint="default"/>
      </w:rPr>
    </w:lvl>
    <w:lvl w:ilvl="1">
      <w:start w:val="3"/>
      <w:numFmt w:val="decimal"/>
      <w:lvlText w:val="%1.%2"/>
      <w:lvlJc w:val="left"/>
      <w:pPr>
        <w:ind w:left="658" w:hanging="480"/>
      </w:pPr>
      <w:rPr>
        <w:rFonts w:hint="default"/>
      </w:rPr>
    </w:lvl>
    <w:lvl w:ilvl="2">
      <w:start w:val="5"/>
      <w:numFmt w:val="decimal"/>
      <w:lvlText w:val="%1.%2.%3"/>
      <w:lvlJc w:val="left"/>
      <w:pPr>
        <w:ind w:left="1076" w:hanging="720"/>
      </w:pPr>
      <w:rPr>
        <w:rFonts w:hint="default"/>
      </w:rPr>
    </w:lvl>
    <w:lvl w:ilvl="3">
      <w:start w:val="1"/>
      <w:numFmt w:val="decimal"/>
      <w:lvlText w:val="%1.%2.%3.%4"/>
      <w:lvlJc w:val="left"/>
      <w:pPr>
        <w:ind w:left="1254" w:hanging="720"/>
      </w:pPr>
      <w:rPr>
        <w:rFonts w:hint="default"/>
      </w:rPr>
    </w:lvl>
    <w:lvl w:ilvl="4">
      <w:start w:val="1"/>
      <w:numFmt w:val="decimal"/>
      <w:lvlText w:val="%1.%2.%3.%4.%5"/>
      <w:lvlJc w:val="left"/>
      <w:pPr>
        <w:ind w:left="1792" w:hanging="1080"/>
      </w:pPr>
      <w:rPr>
        <w:rFonts w:hint="default"/>
      </w:rPr>
    </w:lvl>
    <w:lvl w:ilvl="5">
      <w:start w:val="1"/>
      <w:numFmt w:val="decimal"/>
      <w:lvlText w:val="%1.%2.%3.%4.%5.%6"/>
      <w:lvlJc w:val="left"/>
      <w:pPr>
        <w:ind w:left="1970" w:hanging="1080"/>
      </w:pPr>
      <w:rPr>
        <w:rFonts w:hint="default"/>
      </w:rPr>
    </w:lvl>
    <w:lvl w:ilvl="6">
      <w:start w:val="1"/>
      <w:numFmt w:val="decimal"/>
      <w:lvlText w:val="%1.%2.%3.%4.%5.%6.%7"/>
      <w:lvlJc w:val="left"/>
      <w:pPr>
        <w:ind w:left="2508" w:hanging="1440"/>
      </w:pPr>
      <w:rPr>
        <w:rFonts w:hint="default"/>
      </w:rPr>
    </w:lvl>
    <w:lvl w:ilvl="7">
      <w:start w:val="1"/>
      <w:numFmt w:val="decimal"/>
      <w:lvlText w:val="%1.%2.%3.%4.%5.%6.%7.%8"/>
      <w:lvlJc w:val="left"/>
      <w:pPr>
        <w:ind w:left="2686" w:hanging="1440"/>
      </w:pPr>
      <w:rPr>
        <w:rFonts w:hint="default"/>
      </w:rPr>
    </w:lvl>
    <w:lvl w:ilvl="8">
      <w:start w:val="1"/>
      <w:numFmt w:val="decimal"/>
      <w:lvlText w:val="%1.%2.%3.%4.%5.%6.%7.%8.%9"/>
      <w:lvlJc w:val="left"/>
      <w:pPr>
        <w:ind w:left="3224" w:hanging="1800"/>
      </w:pPr>
      <w:rPr>
        <w:rFonts w:hint="default"/>
      </w:rPr>
    </w:lvl>
  </w:abstractNum>
  <w:abstractNum w:abstractNumId="152" w15:restartNumberingAfterBreak="0">
    <w:nsid w:val="71994AF5"/>
    <w:multiLevelType w:val="multilevel"/>
    <w:tmpl w:val="01160076"/>
    <w:lvl w:ilvl="0">
      <w:start w:val="1"/>
      <w:numFmt w:val="bullet"/>
      <w:lvlText w:val=""/>
      <w:lvlJc w:val="left"/>
      <w:pPr>
        <w:tabs>
          <w:tab w:val="num" w:pos="720"/>
        </w:tabs>
        <w:ind w:left="720" w:hanging="360"/>
      </w:pPr>
      <w:rPr>
        <w:rFonts w:ascii="Symbol" w:hAnsi="Symbol" w:hint="default"/>
        <w:b w:val="0"/>
        <w:bCs/>
        <w:i w:val="0"/>
        <w:sz w:val="24"/>
      </w:rPr>
    </w:lvl>
    <w:lvl w:ilvl="1">
      <w:start w:val="1"/>
      <w:numFmt w:val="bullet"/>
      <w:lvlText w:val="o"/>
      <w:lvlJc w:val="left"/>
      <w:pPr>
        <w:tabs>
          <w:tab w:val="num" w:pos="1440"/>
        </w:tabs>
        <w:ind w:left="1440" w:hanging="360"/>
      </w:pPr>
      <w:rPr>
        <w:rFonts w:ascii="Courier New" w:hAnsi="Courier New"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A6304F"/>
    <w:multiLevelType w:val="multilevel"/>
    <w:tmpl w:val="EA0EB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FD5248"/>
    <w:multiLevelType w:val="multilevel"/>
    <w:tmpl w:val="C674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462743"/>
    <w:multiLevelType w:val="multilevel"/>
    <w:tmpl w:val="8A9035C8"/>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520BCB"/>
    <w:multiLevelType w:val="multilevel"/>
    <w:tmpl w:val="364A36DE"/>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C546D7"/>
    <w:multiLevelType w:val="multilevel"/>
    <w:tmpl w:val="F63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69428F"/>
    <w:multiLevelType w:val="multilevel"/>
    <w:tmpl w:val="190E7670"/>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343BA1"/>
    <w:multiLevelType w:val="multilevel"/>
    <w:tmpl w:val="7F4E6FD6"/>
    <w:lvl w:ilvl="0">
      <w:start w:val="1"/>
      <w:numFmt w:val="none"/>
      <w:lvlText w:val="4.3.1"/>
      <w:lvlJc w:val="left"/>
      <w:pPr>
        <w:ind w:left="357" w:hanging="357"/>
      </w:pPr>
      <w:rPr>
        <w:rFonts w:hint="default"/>
        <w:i w:val="0"/>
        <w:iCs w:val="0"/>
      </w:rPr>
    </w:lvl>
    <w:lvl w:ilvl="1">
      <w:start w:val="1"/>
      <w:numFmt w:val="none"/>
      <w:lvlText w:val="4.3.2"/>
      <w:lvlJc w:val="left"/>
      <w:pPr>
        <w:ind w:left="357" w:hanging="357"/>
      </w:pPr>
      <w:rPr>
        <w:rFonts w:hint="default"/>
      </w:rPr>
    </w:lvl>
    <w:lvl w:ilvl="2">
      <w:start w:val="1"/>
      <w:numFmt w:val="none"/>
      <w:lvlText w:val="4.3.3"/>
      <w:lvlJc w:val="left"/>
      <w:pPr>
        <w:ind w:left="357" w:hanging="357"/>
      </w:pPr>
      <w:rPr>
        <w:rFonts w:hint="default"/>
      </w:rPr>
    </w:lvl>
    <w:lvl w:ilvl="3">
      <w:start w:val="1"/>
      <w:numFmt w:val="none"/>
      <w:lvlText w:val="4.3.4"/>
      <w:lvlJc w:val="left"/>
      <w:pPr>
        <w:ind w:left="357" w:hanging="357"/>
      </w:pPr>
      <w:rPr>
        <w:rFonts w:hint="default"/>
      </w:rPr>
    </w:lvl>
    <w:lvl w:ilvl="4">
      <w:start w:val="1"/>
      <w:numFmt w:val="none"/>
      <w:lvlText w:val="4.3.5"/>
      <w:lvlJc w:val="left"/>
      <w:pPr>
        <w:ind w:left="357" w:hanging="357"/>
      </w:pPr>
      <w:rPr>
        <w:rFonts w:hint="default"/>
      </w:rPr>
    </w:lvl>
    <w:lvl w:ilvl="5">
      <w:start w:val="1"/>
      <w:numFmt w:val="none"/>
      <w:lvlText w:val="4.3.6"/>
      <w:lvlJc w:val="left"/>
      <w:pPr>
        <w:ind w:left="357" w:hanging="357"/>
      </w:pPr>
      <w:rPr>
        <w:rFonts w:hint="default"/>
      </w:rPr>
    </w:lvl>
    <w:lvl w:ilvl="6">
      <w:start w:val="1"/>
      <w:numFmt w:val="none"/>
      <w:lvlText w:val="4.3.7"/>
      <w:lvlJc w:val="left"/>
      <w:pPr>
        <w:ind w:left="357" w:hanging="357"/>
      </w:pPr>
      <w:rPr>
        <w:rFonts w:hint="default"/>
      </w:rPr>
    </w:lvl>
    <w:lvl w:ilvl="7">
      <w:start w:val="1"/>
      <w:numFmt w:val="none"/>
      <w:lvlText w:val="4.3.8"/>
      <w:lvlJc w:val="left"/>
      <w:pPr>
        <w:ind w:left="357" w:hanging="357"/>
      </w:pPr>
      <w:rPr>
        <w:rFonts w:hint="default"/>
      </w:rPr>
    </w:lvl>
    <w:lvl w:ilvl="8">
      <w:start w:val="1"/>
      <w:numFmt w:val="none"/>
      <w:lvlText w:val="4.3.9"/>
      <w:lvlJc w:val="left"/>
      <w:pPr>
        <w:ind w:left="357" w:hanging="357"/>
      </w:pPr>
      <w:rPr>
        <w:rFonts w:hint="default"/>
      </w:rPr>
    </w:lvl>
  </w:abstractNum>
  <w:abstractNum w:abstractNumId="160" w15:restartNumberingAfterBreak="0">
    <w:nsid w:val="7454792D"/>
    <w:multiLevelType w:val="hybridMultilevel"/>
    <w:tmpl w:val="1BBE8E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76322504"/>
    <w:multiLevelType w:val="multilevel"/>
    <w:tmpl w:val="0BA6524A"/>
    <w:lvl w:ilvl="0">
      <w:start w:val="1"/>
      <w:numFmt w:val="bullet"/>
      <w:lvlText w:val=""/>
      <w:lvlJc w:val="left"/>
      <w:pPr>
        <w:tabs>
          <w:tab w:val="num" w:pos="1080"/>
        </w:tabs>
        <w:ind w:left="1080" w:hanging="360"/>
      </w:pPr>
      <w:rPr>
        <w:rFonts w:ascii="Symbol" w:hAnsi="Symbol" w:hint="default"/>
        <w:b w:val="0"/>
        <w:bCs/>
        <w:i w:val="0"/>
        <w:sz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2" w15:restartNumberingAfterBreak="0">
    <w:nsid w:val="772633D1"/>
    <w:multiLevelType w:val="multilevel"/>
    <w:tmpl w:val="38D2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59421E"/>
    <w:multiLevelType w:val="multilevel"/>
    <w:tmpl w:val="3118F36A"/>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3C36A4"/>
    <w:multiLevelType w:val="hybridMultilevel"/>
    <w:tmpl w:val="58AE898A"/>
    <w:lvl w:ilvl="0" w:tplc="7C74E360">
      <w:start w:val="1"/>
      <w:numFmt w:val="bullet"/>
      <w:lvlText w:val=""/>
      <w:lvlJc w:val="left"/>
      <w:pPr>
        <w:ind w:left="1440" w:hanging="360"/>
      </w:pPr>
      <w:rPr>
        <w:rFonts w:ascii="Symbol" w:hAnsi="Symbol" w:hint="default"/>
        <w:b w:val="0"/>
        <w:bCs/>
        <w:i w:val="0"/>
        <w:sz w:val="24"/>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5" w15:restartNumberingAfterBreak="0">
    <w:nsid w:val="79F74EE3"/>
    <w:multiLevelType w:val="multilevel"/>
    <w:tmpl w:val="3D185210"/>
    <w:lvl w:ilvl="0">
      <w:start w:val="1"/>
      <w:numFmt w:val="bullet"/>
      <w:lvlText w:val=""/>
      <w:lvlJc w:val="left"/>
      <w:pPr>
        <w:tabs>
          <w:tab w:val="num" w:pos="720"/>
        </w:tabs>
        <w:ind w:left="720" w:hanging="360"/>
      </w:pPr>
      <w:rPr>
        <w:rFonts w:ascii="Symbol" w:hAnsi="Symbol" w:hint="default"/>
        <w:b w:val="0"/>
        <w:bCs/>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EF28B9"/>
    <w:multiLevelType w:val="multilevel"/>
    <w:tmpl w:val="17BCF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5E61DC"/>
    <w:multiLevelType w:val="multilevel"/>
    <w:tmpl w:val="00003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157839">
    <w:abstractNumId w:val="139"/>
  </w:num>
  <w:num w:numId="2" w16cid:durableId="529222187">
    <w:abstractNumId w:val="44"/>
  </w:num>
  <w:num w:numId="3" w16cid:durableId="1747678873">
    <w:abstractNumId w:val="42"/>
  </w:num>
  <w:num w:numId="4" w16cid:durableId="1936865686">
    <w:abstractNumId w:val="93"/>
  </w:num>
  <w:num w:numId="5" w16cid:durableId="1032077303">
    <w:abstractNumId w:val="18"/>
  </w:num>
  <w:num w:numId="6" w16cid:durableId="407579790">
    <w:abstractNumId w:val="67"/>
  </w:num>
  <w:num w:numId="7" w16cid:durableId="713777210">
    <w:abstractNumId w:val="1"/>
  </w:num>
  <w:num w:numId="8" w16cid:durableId="2024354004">
    <w:abstractNumId w:val="137"/>
  </w:num>
  <w:num w:numId="9" w16cid:durableId="1121607717">
    <w:abstractNumId w:val="29"/>
  </w:num>
  <w:num w:numId="10" w16cid:durableId="857818267">
    <w:abstractNumId w:val="65"/>
  </w:num>
  <w:num w:numId="11" w16cid:durableId="49302983">
    <w:abstractNumId w:val="134"/>
  </w:num>
  <w:num w:numId="12" w16cid:durableId="936789556">
    <w:abstractNumId w:val="4"/>
  </w:num>
  <w:num w:numId="13" w16cid:durableId="74934526">
    <w:abstractNumId w:val="34"/>
  </w:num>
  <w:num w:numId="14" w16cid:durableId="509875026">
    <w:abstractNumId w:val="114"/>
  </w:num>
  <w:num w:numId="15" w16cid:durableId="1614508564">
    <w:abstractNumId w:val="60"/>
  </w:num>
  <w:num w:numId="16" w16cid:durableId="889153998">
    <w:abstractNumId w:val="124"/>
  </w:num>
  <w:num w:numId="17" w16cid:durableId="837157486">
    <w:abstractNumId w:val="71"/>
  </w:num>
  <w:num w:numId="18" w16cid:durableId="1070612476">
    <w:abstractNumId w:val="142"/>
  </w:num>
  <w:num w:numId="19" w16cid:durableId="1614167928">
    <w:abstractNumId w:val="46"/>
  </w:num>
  <w:num w:numId="20" w16cid:durableId="1133982040">
    <w:abstractNumId w:val="59"/>
  </w:num>
  <w:num w:numId="21" w16cid:durableId="1620527324">
    <w:abstractNumId w:val="3"/>
  </w:num>
  <w:num w:numId="22" w16cid:durableId="2094812839">
    <w:abstractNumId w:val="145"/>
  </w:num>
  <w:num w:numId="23" w16cid:durableId="1424568457">
    <w:abstractNumId w:val="140"/>
  </w:num>
  <w:num w:numId="24" w16cid:durableId="140000608">
    <w:abstractNumId w:val="84"/>
  </w:num>
  <w:num w:numId="25" w16cid:durableId="1127704924">
    <w:abstractNumId w:val="89"/>
  </w:num>
  <w:num w:numId="26" w16cid:durableId="1930116823">
    <w:abstractNumId w:val="66"/>
  </w:num>
  <w:num w:numId="27" w16cid:durableId="1947732600">
    <w:abstractNumId w:val="7"/>
  </w:num>
  <w:num w:numId="28" w16cid:durableId="1475022698">
    <w:abstractNumId w:val="15"/>
  </w:num>
  <w:num w:numId="29" w16cid:durableId="1017269248">
    <w:abstractNumId w:val="128"/>
  </w:num>
  <w:num w:numId="30" w16cid:durableId="1309896306">
    <w:abstractNumId w:val="110"/>
  </w:num>
  <w:num w:numId="31" w16cid:durableId="1010177753">
    <w:abstractNumId w:val="68"/>
  </w:num>
  <w:num w:numId="32" w16cid:durableId="1829906754">
    <w:abstractNumId w:val="107"/>
  </w:num>
  <w:num w:numId="33" w16cid:durableId="1322468471">
    <w:abstractNumId w:val="162"/>
  </w:num>
  <w:num w:numId="34" w16cid:durableId="1628199230">
    <w:abstractNumId w:val="83"/>
  </w:num>
  <w:num w:numId="35" w16cid:durableId="676731375">
    <w:abstractNumId w:val="92"/>
  </w:num>
  <w:num w:numId="36" w16cid:durableId="1270622324">
    <w:abstractNumId w:val="17"/>
  </w:num>
  <w:num w:numId="37" w16cid:durableId="2117940875">
    <w:abstractNumId w:val="56"/>
  </w:num>
  <w:num w:numId="38" w16cid:durableId="1070158302">
    <w:abstractNumId w:val="58"/>
  </w:num>
  <w:num w:numId="39" w16cid:durableId="305092402">
    <w:abstractNumId w:val="138"/>
  </w:num>
  <w:num w:numId="40" w16cid:durableId="736324088">
    <w:abstractNumId w:val="5"/>
  </w:num>
  <w:num w:numId="41" w16cid:durableId="1745450460">
    <w:abstractNumId w:val="62"/>
  </w:num>
  <w:num w:numId="42" w16cid:durableId="917515236">
    <w:abstractNumId w:val="154"/>
  </w:num>
  <w:num w:numId="43" w16cid:durableId="1587881600">
    <w:abstractNumId w:val="153"/>
  </w:num>
  <w:num w:numId="44" w16cid:durableId="1029602522">
    <w:abstractNumId w:val="76"/>
  </w:num>
  <w:num w:numId="45" w16cid:durableId="1711756337">
    <w:abstractNumId w:val="167"/>
  </w:num>
  <w:num w:numId="46" w16cid:durableId="1440685817">
    <w:abstractNumId w:val="103"/>
  </w:num>
  <w:num w:numId="47" w16cid:durableId="1158691781">
    <w:abstractNumId w:val="106"/>
  </w:num>
  <w:num w:numId="48" w16cid:durableId="1884248815">
    <w:abstractNumId w:val="147"/>
  </w:num>
  <w:num w:numId="49" w16cid:durableId="921068254">
    <w:abstractNumId w:val="166"/>
  </w:num>
  <w:num w:numId="50" w16cid:durableId="1639189223">
    <w:abstractNumId w:val="39"/>
  </w:num>
  <w:num w:numId="51" w16cid:durableId="1677151005">
    <w:abstractNumId w:val="149"/>
  </w:num>
  <w:num w:numId="52" w16cid:durableId="1393385361">
    <w:abstractNumId w:val="121"/>
  </w:num>
  <w:num w:numId="53" w16cid:durableId="1797482087">
    <w:abstractNumId w:val="11"/>
  </w:num>
  <w:num w:numId="54" w16cid:durableId="1256397656">
    <w:abstractNumId w:val="75"/>
  </w:num>
  <w:num w:numId="55" w16cid:durableId="21439741">
    <w:abstractNumId w:val="86"/>
  </w:num>
  <w:num w:numId="56" w16cid:durableId="88814729">
    <w:abstractNumId w:val="94"/>
  </w:num>
  <w:num w:numId="57" w16cid:durableId="1433624203">
    <w:abstractNumId w:val="117"/>
  </w:num>
  <w:num w:numId="58" w16cid:durableId="1544556495">
    <w:abstractNumId w:val="57"/>
  </w:num>
  <w:num w:numId="59" w16cid:durableId="185021391">
    <w:abstractNumId w:val="53"/>
  </w:num>
  <w:num w:numId="60" w16cid:durableId="785848346">
    <w:abstractNumId w:val="136"/>
  </w:num>
  <w:num w:numId="61" w16cid:durableId="851339248">
    <w:abstractNumId w:val="9"/>
  </w:num>
  <w:num w:numId="62" w16cid:durableId="1974172979">
    <w:abstractNumId w:val="6"/>
  </w:num>
  <w:num w:numId="63" w16cid:durableId="239680279">
    <w:abstractNumId w:val="143"/>
  </w:num>
  <w:num w:numId="64" w16cid:durableId="177237924">
    <w:abstractNumId w:val="21"/>
  </w:num>
  <w:num w:numId="65" w16cid:durableId="1605529163">
    <w:abstractNumId w:val="133"/>
  </w:num>
  <w:num w:numId="66" w16cid:durableId="1246308863">
    <w:abstractNumId w:val="104"/>
  </w:num>
  <w:num w:numId="67" w16cid:durableId="153224381">
    <w:abstractNumId w:val="79"/>
  </w:num>
  <w:num w:numId="68" w16cid:durableId="144904943">
    <w:abstractNumId w:val="27"/>
  </w:num>
  <w:num w:numId="69" w16cid:durableId="1482427168">
    <w:abstractNumId w:val="0"/>
  </w:num>
  <w:num w:numId="70" w16cid:durableId="1199125645">
    <w:abstractNumId w:val="141"/>
  </w:num>
  <w:num w:numId="71" w16cid:durableId="1869873622">
    <w:abstractNumId w:val="69"/>
  </w:num>
  <w:num w:numId="72" w16cid:durableId="1855269335">
    <w:abstractNumId w:val="98"/>
  </w:num>
  <w:num w:numId="73" w16cid:durableId="2040005425">
    <w:abstractNumId w:val="109"/>
  </w:num>
  <w:num w:numId="74" w16cid:durableId="1723863857">
    <w:abstractNumId w:val="13"/>
  </w:num>
  <w:num w:numId="75" w16cid:durableId="1133595050">
    <w:abstractNumId w:val="135"/>
  </w:num>
  <w:num w:numId="76" w16cid:durableId="574049570">
    <w:abstractNumId w:val="97"/>
  </w:num>
  <w:num w:numId="77" w16cid:durableId="1877154346">
    <w:abstractNumId w:val="127"/>
  </w:num>
  <w:num w:numId="78" w16cid:durableId="11344882">
    <w:abstractNumId w:val="157"/>
  </w:num>
  <w:num w:numId="79" w16cid:durableId="1742363065">
    <w:abstractNumId w:val="87"/>
  </w:num>
  <w:num w:numId="80" w16cid:durableId="668607267">
    <w:abstractNumId w:val="100"/>
  </w:num>
  <w:num w:numId="81" w16cid:durableId="1138377297">
    <w:abstractNumId w:val="47"/>
  </w:num>
  <w:num w:numId="82" w16cid:durableId="122577678">
    <w:abstractNumId w:val="120"/>
  </w:num>
  <w:num w:numId="83" w16cid:durableId="1140924182">
    <w:abstractNumId w:val="43"/>
  </w:num>
  <w:num w:numId="84" w16cid:durableId="1276132782">
    <w:abstractNumId w:val="12"/>
  </w:num>
  <w:num w:numId="85" w16cid:durableId="508105945">
    <w:abstractNumId w:val="164"/>
  </w:num>
  <w:num w:numId="86" w16cid:durableId="1796437605">
    <w:abstractNumId w:val="85"/>
  </w:num>
  <w:num w:numId="87" w16cid:durableId="1994262176">
    <w:abstractNumId w:val="101"/>
  </w:num>
  <w:num w:numId="88" w16cid:durableId="329791432">
    <w:abstractNumId w:val="55"/>
  </w:num>
  <w:num w:numId="89" w16cid:durableId="436946486">
    <w:abstractNumId w:val="88"/>
  </w:num>
  <w:num w:numId="90" w16cid:durableId="1630208270">
    <w:abstractNumId w:val="22"/>
  </w:num>
  <w:num w:numId="91" w16cid:durableId="286742331">
    <w:abstractNumId w:val="30"/>
  </w:num>
  <w:num w:numId="92" w16cid:durableId="1135486299">
    <w:abstractNumId w:val="99"/>
  </w:num>
  <w:num w:numId="93" w16cid:durableId="523055518">
    <w:abstractNumId w:val="54"/>
  </w:num>
  <w:num w:numId="94" w16cid:durableId="648678606">
    <w:abstractNumId w:val="130"/>
  </w:num>
  <w:num w:numId="95" w16cid:durableId="1714579056">
    <w:abstractNumId w:val="165"/>
  </w:num>
  <w:num w:numId="96" w16cid:durableId="1899129089">
    <w:abstractNumId w:val="33"/>
  </w:num>
  <w:num w:numId="97" w16cid:durableId="799346150">
    <w:abstractNumId w:val="51"/>
  </w:num>
  <w:num w:numId="98" w16cid:durableId="626206223">
    <w:abstractNumId w:val="40"/>
  </w:num>
  <w:num w:numId="99" w16cid:durableId="1054309593">
    <w:abstractNumId w:val="132"/>
  </w:num>
  <w:num w:numId="100" w16cid:durableId="263344285">
    <w:abstractNumId w:val="146"/>
  </w:num>
  <w:num w:numId="101" w16cid:durableId="1434742356">
    <w:abstractNumId w:val="108"/>
  </w:num>
  <w:num w:numId="102" w16cid:durableId="2069256356">
    <w:abstractNumId w:val="96"/>
  </w:num>
  <w:num w:numId="103" w16cid:durableId="1060591919">
    <w:abstractNumId w:val="95"/>
  </w:num>
  <w:num w:numId="104" w16cid:durableId="697660700">
    <w:abstractNumId w:val="64"/>
  </w:num>
  <w:num w:numId="105" w16cid:durableId="832259701">
    <w:abstractNumId w:val="80"/>
  </w:num>
  <w:num w:numId="106" w16cid:durableId="353459900">
    <w:abstractNumId w:val="28"/>
  </w:num>
  <w:num w:numId="107" w16cid:durableId="393546709">
    <w:abstractNumId w:val="2"/>
  </w:num>
  <w:num w:numId="108" w16cid:durableId="1617517083">
    <w:abstractNumId w:val="148"/>
  </w:num>
  <w:num w:numId="109" w16cid:durableId="1913393731">
    <w:abstractNumId w:val="91"/>
  </w:num>
  <w:num w:numId="110" w16cid:durableId="1919364977">
    <w:abstractNumId w:val="63"/>
  </w:num>
  <w:num w:numId="111" w16cid:durableId="1542400138">
    <w:abstractNumId w:val="131"/>
  </w:num>
  <w:num w:numId="112" w16cid:durableId="1184242539">
    <w:abstractNumId w:val="102"/>
  </w:num>
  <w:num w:numId="113" w16cid:durableId="1555895126">
    <w:abstractNumId w:val="160"/>
  </w:num>
  <w:num w:numId="114" w16cid:durableId="632366919">
    <w:abstractNumId w:val="61"/>
  </w:num>
  <w:num w:numId="115" w16cid:durableId="1775518870">
    <w:abstractNumId w:val="158"/>
  </w:num>
  <w:num w:numId="116" w16cid:durableId="1646545473">
    <w:abstractNumId w:val="115"/>
  </w:num>
  <w:num w:numId="117" w16cid:durableId="78404233">
    <w:abstractNumId w:val="73"/>
  </w:num>
  <w:num w:numId="118" w16cid:durableId="673187900">
    <w:abstractNumId w:val="36"/>
    <w:lvlOverride w:ilvl="0">
      <w:lvl w:ilvl="0">
        <w:start w:val="1"/>
        <w:numFmt w:val="none"/>
        <w:lvlText w:val="1.1"/>
        <w:lvlJc w:val="left"/>
        <w:pPr>
          <w:ind w:left="360" w:hanging="360"/>
        </w:pPr>
        <w:rPr>
          <w:rFonts w:asciiTheme="minorHAnsi" w:hAnsiTheme="minorHAnsi" w:cstheme="minorHAnsi" w:hint="default"/>
          <w:b/>
          <w:bCs/>
          <w:color w:val="auto"/>
        </w:rPr>
      </w:lvl>
    </w:lvlOverride>
  </w:num>
  <w:num w:numId="119" w16cid:durableId="1295016164">
    <w:abstractNumId w:val="111"/>
  </w:num>
  <w:num w:numId="120" w16cid:durableId="155805796">
    <w:abstractNumId w:val="16"/>
  </w:num>
  <w:num w:numId="121" w16cid:durableId="124394046">
    <w:abstractNumId w:val="150"/>
  </w:num>
  <w:num w:numId="122" w16cid:durableId="242489285">
    <w:abstractNumId w:val="41"/>
  </w:num>
  <w:num w:numId="123" w16cid:durableId="85461201">
    <w:abstractNumId w:val="112"/>
  </w:num>
  <w:num w:numId="124" w16cid:durableId="2136946449">
    <w:abstractNumId w:val="50"/>
  </w:num>
  <w:num w:numId="125" w16cid:durableId="2143573699">
    <w:abstractNumId w:val="74"/>
  </w:num>
  <w:num w:numId="126" w16cid:durableId="1490249438">
    <w:abstractNumId w:val="19"/>
  </w:num>
  <w:num w:numId="127" w16cid:durableId="566456124">
    <w:abstractNumId w:val="105"/>
  </w:num>
  <w:num w:numId="128" w16cid:durableId="1037124889">
    <w:abstractNumId w:val="119"/>
  </w:num>
  <w:num w:numId="129" w16cid:durableId="463550066">
    <w:abstractNumId w:val="32"/>
  </w:num>
  <w:num w:numId="130" w16cid:durableId="2062515195">
    <w:abstractNumId w:val="155"/>
  </w:num>
  <w:num w:numId="131" w16cid:durableId="678430058">
    <w:abstractNumId w:val="163"/>
  </w:num>
  <w:num w:numId="132" w16cid:durableId="103425464">
    <w:abstractNumId w:val="31"/>
  </w:num>
  <w:num w:numId="133" w16cid:durableId="1086224730">
    <w:abstractNumId w:val="144"/>
  </w:num>
  <w:num w:numId="134" w16cid:durableId="275604981">
    <w:abstractNumId w:val="156"/>
  </w:num>
  <w:num w:numId="135" w16cid:durableId="94059192">
    <w:abstractNumId w:val="116"/>
  </w:num>
  <w:num w:numId="136" w16cid:durableId="1952125783">
    <w:abstractNumId w:val="118"/>
  </w:num>
  <w:num w:numId="137" w16cid:durableId="70928566">
    <w:abstractNumId w:val="49"/>
  </w:num>
  <w:num w:numId="138" w16cid:durableId="1429035520">
    <w:abstractNumId w:val="113"/>
  </w:num>
  <w:num w:numId="139" w16cid:durableId="1546520591">
    <w:abstractNumId w:val="129"/>
  </w:num>
  <w:num w:numId="140" w16cid:durableId="1533885572">
    <w:abstractNumId w:val="23"/>
  </w:num>
  <w:num w:numId="141" w16cid:durableId="667174969">
    <w:abstractNumId w:val="81"/>
  </w:num>
  <w:num w:numId="142" w16cid:durableId="1950508756">
    <w:abstractNumId w:val="152"/>
  </w:num>
  <w:num w:numId="143" w16cid:durableId="1780682632">
    <w:abstractNumId w:val="38"/>
  </w:num>
  <w:num w:numId="144" w16cid:durableId="693384203">
    <w:abstractNumId w:val="77"/>
  </w:num>
  <w:num w:numId="145" w16cid:durableId="114376620">
    <w:abstractNumId w:val="122"/>
  </w:num>
  <w:num w:numId="146" w16cid:durableId="1611626426">
    <w:abstractNumId w:val="82"/>
  </w:num>
  <w:num w:numId="147" w16cid:durableId="390082686">
    <w:abstractNumId w:val="8"/>
  </w:num>
  <w:num w:numId="148" w16cid:durableId="677465760">
    <w:abstractNumId w:val="25"/>
  </w:num>
  <w:num w:numId="149" w16cid:durableId="1290822628">
    <w:abstractNumId w:val="70"/>
  </w:num>
  <w:num w:numId="150" w16cid:durableId="1632899465">
    <w:abstractNumId w:val="78"/>
  </w:num>
  <w:num w:numId="151" w16cid:durableId="1493451626">
    <w:abstractNumId w:val="10"/>
  </w:num>
  <w:num w:numId="152" w16cid:durableId="838085908">
    <w:abstractNumId w:val="35"/>
  </w:num>
  <w:num w:numId="153" w16cid:durableId="2134980556">
    <w:abstractNumId w:val="125"/>
  </w:num>
  <w:num w:numId="154" w16cid:durableId="761146712">
    <w:abstractNumId w:val="90"/>
  </w:num>
  <w:num w:numId="155" w16cid:durableId="255290535">
    <w:abstractNumId w:val="52"/>
  </w:num>
  <w:num w:numId="156" w16cid:durableId="907809936">
    <w:abstractNumId w:val="48"/>
  </w:num>
  <w:num w:numId="157" w16cid:durableId="315912524">
    <w:abstractNumId w:val="72"/>
  </w:num>
  <w:num w:numId="158" w16cid:durableId="1595550875">
    <w:abstractNumId w:val="159"/>
  </w:num>
  <w:num w:numId="159" w16cid:durableId="1527283422">
    <w:abstractNumId w:val="123"/>
  </w:num>
  <w:num w:numId="160" w16cid:durableId="1116216623">
    <w:abstractNumId w:val="126"/>
  </w:num>
  <w:num w:numId="161" w16cid:durableId="476192689">
    <w:abstractNumId w:val="20"/>
  </w:num>
  <w:num w:numId="162" w16cid:durableId="682971638">
    <w:abstractNumId w:val="24"/>
  </w:num>
  <w:num w:numId="163" w16cid:durableId="1802187449">
    <w:abstractNumId w:val="14"/>
  </w:num>
  <w:num w:numId="164" w16cid:durableId="1793204582">
    <w:abstractNumId w:val="26"/>
  </w:num>
  <w:num w:numId="165" w16cid:durableId="1080061739">
    <w:abstractNumId w:val="161"/>
  </w:num>
  <w:num w:numId="166" w16cid:durableId="1137182456">
    <w:abstractNumId w:val="37"/>
  </w:num>
  <w:num w:numId="167" w16cid:durableId="1636834536">
    <w:abstractNumId w:val="45"/>
  </w:num>
  <w:num w:numId="168" w16cid:durableId="1453789791">
    <w:abstractNumId w:val="151"/>
  </w:num>
  <w:numIdMacAtCleanup w:val="1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noy Shah">
    <w15:presenceInfo w15:providerId="AD" w15:userId="S::binoyshah@naxparlab.com::4a968a4b-da0f-427b-82d6-d0c7acbfbe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1D"/>
    <w:rsid w:val="000001F5"/>
    <w:rsid w:val="0000172F"/>
    <w:rsid w:val="000027A0"/>
    <w:rsid w:val="00002D44"/>
    <w:rsid w:val="0000351B"/>
    <w:rsid w:val="0000396D"/>
    <w:rsid w:val="00003A76"/>
    <w:rsid w:val="00005436"/>
    <w:rsid w:val="00006BCD"/>
    <w:rsid w:val="000073F6"/>
    <w:rsid w:val="0001019E"/>
    <w:rsid w:val="00010A58"/>
    <w:rsid w:val="00013883"/>
    <w:rsid w:val="00015614"/>
    <w:rsid w:val="00020DED"/>
    <w:rsid w:val="0002212F"/>
    <w:rsid w:val="00024F19"/>
    <w:rsid w:val="0002597B"/>
    <w:rsid w:val="00025BF8"/>
    <w:rsid w:val="0002700F"/>
    <w:rsid w:val="00027ACF"/>
    <w:rsid w:val="0003078F"/>
    <w:rsid w:val="00031A82"/>
    <w:rsid w:val="00032C64"/>
    <w:rsid w:val="00033CC0"/>
    <w:rsid w:val="00034717"/>
    <w:rsid w:val="00034A61"/>
    <w:rsid w:val="0003519B"/>
    <w:rsid w:val="000431B2"/>
    <w:rsid w:val="000432E1"/>
    <w:rsid w:val="00043A14"/>
    <w:rsid w:val="00050510"/>
    <w:rsid w:val="00056BD9"/>
    <w:rsid w:val="0005737D"/>
    <w:rsid w:val="0006027B"/>
    <w:rsid w:val="0006310F"/>
    <w:rsid w:val="00073F3C"/>
    <w:rsid w:val="0007625D"/>
    <w:rsid w:val="00081E57"/>
    <w:rsid w:val="00082AAA"/>
    <w:rsid w:val="00086E9B"/>
    <w:rsid w:val="0008739B"/>
    <w:rsid w:val="00087D52"/>
    <w:rsid w:val="00090359"/>
    <w:rsid w:val="00090D4E"/>
    <w:rsid w:val="000910F2"/>
    <w:rsid w:val="0009167B"/>
    <w:rsid w:val="000978C5"/>
    <w:rsid w:val="000A634E"/>
    <w:rsid w:val="000A754D"/>
    <w:rsid w:val="000B081E"/>
    <w:rsid w:val="000B21CA"/>
    <w:rsid w:val="000B604A"/>
    <w:rsid w:val="000B6E8C"/>
    <w:rsid w:val="000C258B"/>
    <w:rsid w:val="000C37E5"/>
    <w:rsid w:val="000C5787"/>
    <w:rsid w:val="000C62D9"/>
    <w:rsid w:val="000D1359"/>
    <w:rsid w:val="000D1D5F"/>
    <w:rsid w:val="000D2A22"/>
    <w:rsid w:val="000D5BE6"/>
    <w:rsid w:val="000D7078"/>
    <w:rsid w:val="000D7A10"/>
    <w:rsid w:val="000D7E39"/>
    <w:rsid w:val="000E0979"/>
    <w:rsid w:val="000F353C"/>
    <w:rsid w:val="001003D4"/>
    <w:rsid w:val="00105ED6"/>
    <w:rsid w:val="001062DE"/>
    <w:rsid w:val="001070CB"/>
    <w:rsid w:val="0011136A"/>
    <w:rsid w:val="0011148F"/>
    <w:rsid w:val="00111C39"/>
    <w:rsid w:val="00112890"/>
    <w:rsid w:val="00112A2C"/>
    <w:rsid w:val="001136AF"/>
    <w:rsid w:val="0011410C"/>
    <w:rsid w:val="001354AF"/>
    <w:rsid w:val="0014013D"/>
    <w:rsid w:val="00142ED6"/>
    <w:rsid w:val="00151CB7"/>
    <w:rsid w:val="00151DE0"/>
    <w:rsid w:val="001565DD"/>
    <w:rsid w:val="00160E9F"/>
    <w:rsid w:val="00162EFB"/>
    <w:rsid w:val="0016515A"/>
    <w:rsid w:val="00172939"/>
    <w:rsid w:val="00174809"/>
    <w:rsid w:val="00175277"/>
    <w:rsid w:val="00176AED"/>
    <w:rsid w:val="00182319"/>
    <w:rsid w:val="00183420"/>
    <w:rsid w:val="0018614C"/>
    <w:rsid w:val="0018649F"/>
    <w:rsid w:val="001941E2"/>
    <w:rsid w:val="001970B8"/>
    <w:rsid w:val="001A0C29"/>
    <w:rsid w:val="001A12B2"/>
    <w:rsid w:val="001A2D8B"/>
    <w:rsid w:val="001A321B"/>
    <w:rsid w:val="001B040B"/>
    <w:rsid w:val="001B2F3B"/>
    <w:rsid w:val="001B529F"/>
    <w:rsid w:val="001C0E30"/>
    <w:rsid w:val="001C2EEC"/>
    <w:rsid w:val="001C4C6B"/>
    <w:rsid w:val="001C50E3"/>
    <w:rsid w:val="001C60BC"/>
    <w:rsid w:val="001D046B"/>
    <w:rsid w:val="001D3B11"/>
    <w:rsid w:val="001D60CA"/>
    <w:rsid w:val="001D6EC9"/>
    <w:rsid w:val="001E376E"/>
    <w:rsid w:val="001E3BAC"/>
    <w:rsid w:val="001E4C7C"/>
    <w:rsid w:val="001E5F07"/>
    <w:rsid w:val="001F4C83"/>
    <w:rsid w:val="001F5B99"/>
    <w:rsid w:val="001F7174"/>
    <w:rsid w:val="001F75A0"/>
    <w:rsid w:val="002010D2"/>
    <w:rsid w:val="00201177"/>
    <w:rsid w:val="0020282B"/>
    <w:rsid w:val="00214F88"/>
    <w:rsid w:val="00216D96"/>
    <w:rsid w:val="00221893"/>
    <w:rsid w:val="002251A7"/>
    <w:rsid w:val="00226DA6"/>
    <w:rsid w:val="00230591"/>
    <w:rsid w:val="002305D1"/>
    <w:rsid w:val="00230BAC"/>
    <w:rsid w:val="00233234"/>
    <w:rsid w:val="00241122"/>
    <w:rsid w:val="00242FC7"/>
    <w:rsid w:val="00244088"/>
    <w:rsid w:val="002447FD"/>
    <w:rsid w:val="00244A63"/>
    <w:rsid w:val="002460AF"/>
    <w:rsid w:val="00246942"/>
    <w:rsid w:val="002562F9"/>
    <w:rsid w:val="00270213"/>
    <w:rsid w:val="00270ED6"/>
    <w:rsid w:val="00272A8C"/>
    <w:rsid w:val="00273F7B"/>
    <w:rsid w:val="002800FD"/>
    <w:rsid w:val="002819C4"/>
    <w:rsid w:val="00282D83"/>
    <w:rsid w:val="00284287"/>
    <w:rsid w:val="0028647F"/>
    <w:rsid w:val="00295FD0"/>
    <w:rsid w:val="002A1D45"/>
    <w:rsid w:val="002A2ECC"/>
    <w:rsid w:val="002A32D0"/>
    <w:rsid w:val="002A3CDA"/>
    <w:rsid w:val="002B00FE"/>
    <w:rsid w:val="002B1B3D"/>
    <w:rsid w:val="002B3355"/>
    <w:rsid w:val="002B4A8D"/>
    <w:rsid w:val="002B620F"/>
    <w:rsid w:val="002B6A6B"/>
    <w:rsid w:val="002B77AB"/>
    <w:rsid w:val="002C13DE"/>
    <w:rsid w:val="002C3C9D"/>
    <w:rsid w:val="002C3EC2"/>
    <w:rsid w:val="002C62EA"/>
    <w:rsid w:val="002D40E7"/>
    <w:rsid w:val="002D5C75"/>
    <w:rsid w:val="002D600C"/>
    <w:rsid w:val="002D6810"/>
    <w:rsid w:val="002D6A64"/>
    <w:rsid w:val="002D7B41"/>
    <w:rsid w:val="002E05C9"/>
    <w:rsid w:val="002E41C7"/>
    <w:rsid w:val="002E50D7"/>
    <w:rsid w:val="002F4CA4"/>
    <w:rsid w:val="002F6079"/>
    <w:rsid w:val="002F723E"/>
    <w:rsid w:val="00300306"/>
    <w:rsid w:val="00301605"/>
    <w:rsid w:val="0031137F"/>
    <w:rsid w:val="00311849"/>
    <w:rsid w:val="00311E33"/>
    <w:rsid w:val="0031253D"/>
    <w:rsid w:val="00313E27"/>
    <w:rsid w:val="00313F8F"/>
    <w:rsid w:val="00315565"/>
    <w:rsid w:val="003174B2"/>
    <w:rsid w:val="00323288"/>
    <w:rsid w:val="00324BB2"/>
    <w:rsid w:val="00330D15"/>
    <w:rsid w:val="003317E3"/>
    <w:rsid w:val="00331934"/>
    <w:rsid w:val="00332A29"/>
    <w:rsid w:val="003367E4"/>
    <w:rsid w:val="003429AA"/>
    <w:rsid w:val="003437BC"/>
    <w:rsid w:val="003448D8"/>
    <w:rsid w:val="00345A55"/>
    <w:rsid w:val="00346043"/>
    <w:rsid w:val="00352A74"/>
    <w:rsid w:val="003531A5"/>
    <w:rsid w:val="00355640"/>
    <w:rsid w:val="003556D2"/>
    <w:rsid w:val="00362F90"/>
    <w:rsid w:val="003659EE"/>
    <w:rsid w:val="00370A82"/>
    <w:rsid w:val="003724A7"/>
    <w:rsid w:val="0037578C"/>
    <w:rsid w:val="00375BEA"/>
    <w:rsid w:val="0037636C"/>
    <w:rsid w:val="00376CCB"/>
    <w:rsid w:val="003802A3"/>
    <w:rsid w:val="00381117"/>
    <w:rsid w:val="00381AA2"/>
    <w:rsid w:val="00385FB6"/>
    <w:rsid w:val="003909D3"/>
    <w:rsid w:val="00396BC5"/>
    <w:rsid w:val="00396E5F"/>
    <w:rsid w:val="003A007E"/>
    <w:rsid w:val="003A7789"/>
    <w:rsid w:val="003A7A85"/>
    <w:rsid w:val="003B2239"/>
    <w:rsid w:val="003B237A"/>
    <w:rsid w:val="003B2A5B"/>
    <w:rsid w:val="003B300A"/>
    <w:rsid w:val="003B3386"/>
    <w:rsid w:val="003B339D"/>
    <w:rsid w:val="003B4D0C"/>
    <w:rsid w:val="003B59E0"/>
    <w:rsid w:val="003C19CA"/>
    <w:rsid w:val="003C2802"/>
    <w:rsid w:val="003C2D94"/>
    <w:rsid w:val="003C4E38"/>
    <w:rsid w:val="003C568F"/>
    <w:rsid w:val="003C7D4B"/>
    <w:rsid w:val="003C7EB6"/>
    <w:rsid w:val="003D0D33"/>
    <w:rsid w:val="003D2961"/>
    <w:rsid w:val="003D3C22"/>
    <w:rsid w:val="003E24D7"/>
    <w:rsid w:val="003E3E37"/>
    <w:rsid w:val="003E4978"/>
    <w:rsid w:val="003E51C0"/>
    <w:rsid w:val="003E6C7B"/>
    <w:rsid w:val="003F0C29"/>
    <w:rsid w:val="003F2B81"/>
    <w:rsid w:val="003F34F3"/>
    <w:rsid w:val="003F3B53"/>
    <w:rsid w:val="003F422B"/>
    <w:rsid w:val="003F4325"/>
    <w:rsid w:val="003F758A"/>
    <w:rsid w:val="003F7F0B"/>
    <w:rsid w:val="00400637"/>
    <w:rsid w:val="004033CA"/>
    <w:rsid w:val="004041E3"/>
    <w:rsid w:val="004106F0"/>
    <w:rsid w:val="00413FF1"/>
    <w:rsid w:val="00417FEE"/>
    <w:rsid w:val="00420B57"/>
    <w:rsid w:val="00423546"/>
    <w:rsid w:val="00424C56"/>
    <w:rsid w:val="00425F09"/>
    <w:rsid w:val="004324CF"/>
    <w:rsid w:val="004402ED"/>
    <w:rsid w:val="00442EE3"/>
    <w:rsid w:val="004440D9"/>
    <w:rsid w:val="004478FD"/>
    <w:rsid w:val="00447B61"/>
    <w:rsid w:val="0045506A"/>
    <w:rsid w:val="004552D0"/>
    <w:rsid w:val="0046209C"/>
    <w:rsid w:val="00465AEF"/>
    <w:rsid w:val="00466641"/>
    <w:rsid w:val="00467D72"/>
    <w:rsid w:val="0047292A"/>
    <w:rsid w:val="00474439"/>
    <w:rsid w:val="00474CF4"/>
    <w:rsid w:val="00475259"/>
    <w:rsid w:val="00476948"/>
    <w:rsid w:val="00480863"/>
    <w:rsid w:val="00484549"/>
    <w:rsid w:val="00485ADF"/>
    <w:rsid w:val="0048600D"/>
    <w:rsid w:val="00486F73"/>
    <w:rsid w:val="00487565"/>
    <w:rsid w:val="00487B60"/>
    <w:rsid w:val="00490414"/>
    <w:rsid w:val="00490EA0"/>
    <w:rsid w:val="0049390D"/>
    <w:rsid w:val="004A08D4"/>
    <w:rsid w:val="004A3333"/>
    <w:rsid w:val="004A389C"/>
    <w:rsid w:val="004A497C"/>
    <w:rsid w:val="004A4A16"/>
    <w:rsid w:val="004B1752"/>
    <w:rsid w:val="004B43B8"/>
    <w:rsid w:val="004B7561"/>
    <w:rsid w:val="004C1BBE"/>
    <w:rsid w:val="004C2C01"/>
    <w:rsid w:val="004C396C"/>
    <w:rsid w:val="004C587E"/>
    <w:rsid w:val="004C58BE"/>
    <w:rsid w:val="004C6634"/>
    <w:rsid w:val="004D2362"/>
    <w:rsid w:val="004D337A"/>
    <w:rsid w:val="004D4664"/>
    <w:rsid w:val="004D4BC9"/>
    <w:rsid w:val="004D7252"/>
    <w:rsid w:val="004E036E"/>
    <w:rsid w:val="004E2F70"/>
    <w:rsid w:val="004E31B7"/>
    <w:rsid w:val="004E3B37"/>
    <w:rsid w:val="004F0AD7"/>
    <w:rsid w:val="004F2B14"/>
    <w:rsid w:val="004F7A0C"/>
    <w:rsid w:val="00502373"/>
    <w:rsid w:val="00503B62"/>
    <w:rsid w:val="00504F9C"/>
    <w:rsid w:val="00505201"/>
    <w:rsid w:val="00512C07"/>
    <w:rsid w:val="00513A59"/>
    <w:rsid w:val="00514594"/>
    <w:rsid w:val="00515CCA"/>
    <w:rsid w:val="00523C00"/>
    <w:rsid w:val="00525504"/>
    <w:rsid w:val="00527FBD"/>
    <w:rsid w:val="00537244"/>
    <w:rsid w:val="005436BD"/>
    <w:rsid w:val="00545D2A"/>
    <w:rsid w:val="00551C9D"/>
    <w:rsid w:val="005523A0"/>
    <w:rsid w:val="00553580"/>
    <w:rsid w:val="00554E60"/>
    <w:rsid w:val="00556753"/>
    <w:rsid w:val="00564E52"/>
    <w:rsid w:val="00566262"/>
    <w:rsid w:val="005701FF"/>
    <w:rsid w:val="00573458"/>
    <w:rsid w:val="00573630"/>
    <w:rsid w:val="00573ECE"/>
    <w:rsid w:val="00575549"/>
    <w:rsid w:val="0057637C"/>
    <w:rsid w:val="00576EF7"/>
    <w:rsid w:val="005779AD"/>
    <w:rsid w:val="00581078"/>
    <w:rsid w:val="00584E99"/>
    <w:rsid w:val="00585BDA"/>
    <w:rsid w:val="00590BF6"/>
    <w:rsid w:val="00591049"/>
    <w:rsid w:val="00592878"/>
    <w:rsid w:val="00594553"/>
    <w:rsid w:val="00594F91"/>
    <w:rsid w:val="005A2121"/>
    <w:rsid w:val="005A76B8"/>
    <w:rsid w:val="005B0CE7"/>
    <w:rsid w:val="005C5BD8"/>
    <w:rsid w:val="005C5E65"/>
    <w:rsid w:val="005C62D5"/>
    <w:rsid w:val="005C64F3"/>
    <w:rsid w:val="005C70E5"/>
    <w:rsid w:val="005D7CE2"/>
    <w:rsid w:val="005E184B"/>
    <w:rsid w:val="005E2B98"/>
    <w:rsid w:val="005E33AC"/>
    <w:rsid w:val="005E46D4"/>
    <w:rsid w:val="005E4AB7"/>
    <w:rsid w:val="005E5E7E"/>
    <w:rsid w:val="005F4132"/>
    <w:rsid w:val="005F4253"/>
    <w:rsid w:val="005F48C0"/>
    <w:rsid w:val="005F5289"/>
    <w:rsid w:val="005F71C3"/>
    <w:rsid w:val="005F7A2A"/>
    <w:rsid w:val="006022DB"/>
    <w:rsid w:val="006024B1"/>
    <w:rsid w:val="00604C09"/>
    <w:rsid w:val="00606B56"/>
    <w:rsid w:val="00612B11"/>
    <w:rsid w:val="00616AF3"/>
    <w:rsid w:val="00616CA6"/>
    <w:rsid w:val="0062051F"/>
    <w:rsid w:val="0062089E"/>
    <w:rsid w:val="006218F4"/>
    <w:rsid w:val="006232ED"/>
    <w:rsid w:val="00623AE3"/>
    <w:rsid w:val="00625ED4"/>
    <w:rsid w:val="00625FA8"/>
    <w:rsid w:val="00632140"/>
    <w:rsid w:val="00633D5D"/>
    <w:rsid w:val="0063458F"/>
    <w:rsid w:val="00636CD7"/>
    <w:rsid w:val="00637B33"/>
    <w:rsid w:val="00643A59"/>
    <w:rsid w:val="006447A3"/>
    <w:rsid w:val="006448EE"/>
    <w:rsid w:val="006471D5"/>
    <w:rsid w:val="00647E4A"/>
    <w:rsid w:val="0065077C"/>
    <w:rsid w:val="00651E7B"/>
    <w:rsid w:val="00654DC7"/>
    <w:rsid w:val="00654EDD"/>
    <w:rsid w:val="006567C0"/>
    <w:rsid w:val="0066087E"/>
    <w:rsid w:val="00660960"/>
    <w:rsid w:val="00662A52"/>
    <w:rsid w:val="00666ABE"/>
    <w:rsid w:val="00670194"/>
    <w:rsid w:val="006701C6"/>
    <w:rsid w:val="006747E4"/>
    <w:rsid w:val="00675488"/>
    <w:rsid w:val="00675C23"/>
    <w:rsid w:val="00677583"/>
    <w:rsid w:val="006804CD"/>
    <w:rsid w:val="006805E6"/>
    <w:rsid w:val="00681DD0"/>
    <w:rsid w:val="00683C66"/>
    <w:rsid w:val="0068408C"/>
    <w:rsid w:val="00684977"/>
    <w:rsid w:val="00685A81"/>
    <w:rsid w:val="00687D69"/>
    <w:rsid w:val="006935F7"/>
    <w:rsid w:val="006942A8"/>
    <w:rsid w:val="0069633E"/>
    <w:rsid w:val="006A7BA0"/>
    <w:rsid w:val="006B2132"/>
    <w:rsid w:val="006B30CF"/>
    <w:rsid w:val="006B494B"/>
    <w:rsid w:val="006B7712"/>
    <w:rsid w:val="006C17C8"/>
    <w:rsid w:val="006C28BF"/>
    <w:rsid w:val="006C2AC8"/>
    <w:rsid w:val="006C5AF2"/>
    <w:rsid w:val="006C60F3"/>
    <w:rsid w:val="006D191F"/>
    <w:rsid w:val="006D4FED"/>
    <w:rsid w:val="006D5C58"/>
    <w:rsid w:val="006D6245"/>
    <w:rsid w:val="006E0483"/>
    <w:rsid w:val="006E1E75"/>
    <w:rsid w:val="006E3404"/>
    <w:rsid w:val="006E3720"/>
    <w:rsid w:val="006E4082"/>
    <w:rsid w:val="006E4A55"/>
    <w:rsid w:val="006F12C2"/>
    <w:rsid w:val="006F3959"/>
    <w:rsid w:val="006F653B"/>
    <w:rsid w:val="006F6F1F"/>
    <w:rsid w:val="00704B11"/>
    <w:rsid w:val="00705008"/>
    <w:rsid w:val="00707B63"/>
    <w:rsid w:val="00711FA7"/>
    <w:rsid w:val="00713145"/>
    <w:rsid w:val="00716B52"/>
    <w:rsid w:val="007204A0"/>
    <w:rsid w:val="00723976"/>
    <w:rsid w:val="007244F8"/>
    <w:rsid w:val="00730964"/>
    <w:rsid w:val="007318AB"/>
    <w:rsid w:val="00745542"/>
    <w:rsid w:val="007504D4"/>
    <w:rsid w:val="0075173F"/>
    <w:rsid w:val="00752231"/>
    <w:rsid w:val="00753A1E"/>
    <w:rsid w:val="00754D02"/>
    <w:rsid w:val="007566D4"/>
    <w:rsid w:val="00764244"/>
    <w:rsid w:val="0076438C"/>
    <w:rsid w:val="00766618"/>
    <w:rsid w:val="00767830"/>
    <w:rsid w:val="00770280"/>
    <w:rsid w:val="007746EC"/>
    <w:rsid w:val="0077547A"/>
    <w:rsid w:val="0078222F"/>
    <w:rsid w:val="00785F14"/>
    <w:rsid w:val="00791D82"/>
    <w:rsid w:val="0079438B"/>
    <w:rsid w:val="007A054C"/>
    <w:rsid w:val="007A0C0B"/>
    <w:rsid w:val="007A1733"/>
    <w:rsid w:val="007A3B94"/>
    <w:rsid w:val="007A4311"/>
    <w:rsid w:val="007A49FA"/>
    <w:rsid w:val="007B190A"/>
    <w:rsid w:val="007B20B5"/>
    <w:rsid w:val="007B2CA2"/>
    <w:rsid w:val="007B3DB0"/>
    <w:rsid w:val="007C184F"/>
    <w:rsid w:val="007C2A0C"/>
    <w:rsid w:val="007C36FE"/>
    <w:rsid w:val="007C422B"/>
    <w:rsid w:val="007C5A0E"/>
    <w:rsid w:val="007D1408"/>
    <w:rsid w:val="007D42BC"/>
    <w:rsid w:val="007D7DC9"/>
    <w:rsid w:val="007E038C"/>
    <w:rsid w:val="007E0467"/>
    <w:rsid w:val="007E0A5F"/>
    <w:rsid w:val="007E1281"/>
    <w:rsid w:val="007E48DA"/>
    <w:rsid w:val="007E497C"/>
    <w:rsid w:val="007E73CA"/>
    <w:rsid w:val="007F5D87"/>
    <w:rsid w:val="007F722B"/>
    <w:rsid w:val="00800A52"/>
    <w:rsid w:val="0080173B"/>
    <w:rsid w:val="00802BDE"/>
    <w:rsid w:val="0080583A"/>
    <w:rsid w:val="00805D20"/>
    <w:rsid w:val="00806713"/>
    <w:rsid w:val="0081251C"/>
    <w:rsid w:val="0081491B"/>
    <w:rsid w:val="00815B42"/>
    <w:rsid w:val="0081752E"/>
    <w:rsid w:val="0082127C"/>
    <w:rsid w:val="00825EF0"/>
    <w:rsid w:val="0082669E"/>
    <w:rsid w:val="00832E8F"/>
    <w:rsid w:val="00833888"/>
    <w:rsid w:val="00837EEA"/>
    <w:rsid w:val="008406B4"/>
    <w:rsid w:val="0084527D"/>
    <w:rsid w:val="00852D57"/>
    <w:rsid w:val="00854552"/>
    <w:rsid w:val="0085563B"/>
    <w:rsid w:val="00857012"/>
    <w:rsid w:val="00860993"/>
    <w:rsid w:val="00866601"/>
    <w:rsid w:val="008671B0"/>
    <w:rsid w:val="0086799F"/>
    <w:rsid w:val="00872029"/>
    <w:rsid w:val="008763A7"/>
    <w:rsid w:val="00883166"/>
    <w:rsid w:val="00887FBF"/>
    <w:rsid w:val="008912AA"/>
    <w:rsid w:val="0089724D"/>
    <w:rsid w:val="00897A66"/>
    <w:rsid w:val="00897E38"/>
    <w:rsid w:val="008A30AF"/>
    <w:rsid w:val="008A7461"/>
    <w:rsid w:val="008B110F"/>
    <w:rsid w:val="008B111A"/>
    <w:rsid w:val="008B2712"/>
    <w:rsid w:val="008B544B"/>
    <w:rsid w:val="008C14CD"/>
    <w:rsid w:val="008C1DBC"/>
    <w:rsid w:val="008C5F73"/>
    <w:rsid w:val="008D074F"/>
    <w:rsid w:val="008D26A7"/>
    <w:rsid w:val="008D4143"/>
    <w:rsid w:val="008D6DBD"/>
    <w:rsid w:val="008D7508"/>
    <w:rsid w:val="008E2EAD"/>
    <w:rsid w:val="008F17D0"/>
    <w:rsid w:val="00900137"/>
    <w:rsid w:val="00902BF3"/>
    <w:rsid w:val="00903E3D"/>
    <w:rsid w:val="009041C3"/>
    <w:rsid w:val="0090437C"/>
    <w:rsid w:val="00904704"/>
    <w:rsid w:val="00904D87"/>
    <w:rsid w:val="0091401B"/>
    <w:rsid w:val="00916C10"/>
    <w:rsid w:val="0092549E"/>
    <w:rsid w:val="00927030"/>
    <w:rsid w:val="00932669"/>
    <w:rsid w:val="009357A7"/>
    <w:rsid w:val="00940ACA"/>
    <w:rsid w:val="009419AF"/>
    <w:rsid w:val="009425AB"/>
    <w:rsid w:val="00943BFE"/>
    <w:rsid w:val="00943F82"/>
    <w:rsid w:val="0095210B"/>
    <w:rsid w:val="00954BD4"/>
    <w:rsid w:val="00964647"/>
    <w:rsid w:val="009718C7"/>
    <w:rsid w:val="009719AD"/>
    <w:rsid w:val="00972B75"/>
    <w:rsid w:val="00973E2F"/>
    <w:rsid w:val="0098156A"/>
    <w:rsid w:val="00981C6D"/>
    <w:rsid w:val="00984DF1"/>
    <w:rsid w:val="00984F7C"/>
    <w:rsid w:val="00985409"/>
    <w:rsid w:val="00985C85"/>
    <w:rsid w:val="009906F7"/>
    <w:rsid w:val="00990FC5"/>
    <w:rsid w:val="00991D47"/>
    <w:rsid w:val="009A09FA"/>
    <w:rsid w:val="009A23E0"/>
    <w:rsid w:val="009A425E"/>
    <w:rsid w:val="009A42AA"/>
    <w:rsid w:val="009A4D7F"/>
    <w:rsid w:val="009B29E7"/>
    <w:rsid w:val="009B3F31"/>
    <w:rsid w:val="009B6CF6"/>
    <w:rsid w:val="009C301C"/>
    <w:rsid w:val="009C3485"/>
    <w:rsid w:val="009C3F0B"/>
    <w:rsid w:val="009C570A"/>
    <w:rsid w:val="009D0530"/>
    <w:rsid w:val="009D2781"/>
    <w:rsid w:val="009D33B6"/>
    <w:rsid w:val="009D427D"/>
    <w:rsid w:val="009D55EE"/>
    <w:rsid w:val="009E090A"/>
    <w:rsid w:val="009F0911"/>
    <w:rsid w:val="009F0CB7"/>
    <w:rsid w:val="00A00F7A"/>
    <w:rsid w:val="00A01111"/>
    <w:rsid w:val="00A02F87"/>
    <w:rsid w:val="00A03378"/>
    <w:rsid w:val="00A05BF4"/>
    <w:rsid w:val="00A13A0A"/>
    <w:rsid w:val="00A13F81"/>
    <w:rsid w:val="00A162AF"/>
    <w:rsid w:val="00A16EC2"/>
    <w:rsid w:val="00A21B39"/>
    <w:rsid w:val="00A300A9"/>
    <w:rsid w:val="00A33DB6"/>
    <w:rsid w:val="00A348CC"/>
    <w:rsid w:val="00A3693A"/>
    <w:rsid w:val="00A37E5D"/>
    <w:rsid w:val="00A40C0E"/>
    <w:rsid w:val="00A41353"/>
    <w:rsid w:val="00A41E18"/>
    <w:rsid w:val="00A43211"/>
    <w:rsid w:val="00A43CCD"/>
    <w:rsid w:val="00A455A8"/>
    <w:rsid w:val="00A457C7"/>
    <w:rsid w:val="00A45E4A"/>
    <w:rsid w:val="00A52714"/>
    <w:rsid w:val="00A57BED"/>
    <w:rsid w:val="00A638C2"/>
    <w:rsid w:val="00A650CB"/>
    <w:rsid w:val="00A700ED"/>
    <w:rsid w:val="00A7157F"/>
    <w:rsid w:val="00A76E85"/>
    <w:rsid w:val="00A81834"/>
    <w:rsid w:val="00A9108A"/>
    <w:rsid w:val="00A94064"/>
    <w:rsid w:val="00A94B2D"/>
    <w:rsid w:val="00A94E89"/>
    <w:rsid w:val="00A96546"/>
    <w:rsid w:val="00AA116D"/>
    <w:rsid w:val="00AA1460"/>
    <w:rsid w:val="00AA3210"/>
    <w:rsid w:val="00AA4EBD"/>
    <w:rsid w:val="00AA7204"/>
    <w:rsid w:val="00AA7CF6"/>
    <w:rsid w:val="00AB1845"/>
    <w:rsid w:val="00AB3DEC"/>
    <w:rsid w:val="00AB5ED2"/>
    <w:rsid w:val="00AB76CF"/>
    <w:rsid w:val="00AC23CB"/>
    <w:rsid w:val="00AC64D6"/>
    <w:rsid w:val="00AC66B8"/>
    <w:rsid w:val="00AD0C8B"/>
    <w:rsid w:val="00AD0EBF"/>
    <w:rsid w:val="00AD2A52"/>
    <w:rsid w:val="00AE06B8"/>
    <w:rsid w:val="00AE5380"/>
    <w:rsid w:val="00AE6ABC"/>
    <w:rsid w:val="00AF113B"/>
    <w:rsid w:val="00AF16E3"/>
    <w:rsid w:val="00AF692A"/>
    <w:rsid w:val="00AF6F3E"/>
    <w:rsid w:val="00B017C2"/>
    <w:rsid w:val="00B04057"/>
    <w:rsid w:val="00B04BAB"/>
    <w:rsid w:val="00B04C01"/>
    <w:rsid w:val="00B071A3"/>
    <w:rsid w:val="00B11D1C"/>
    <w:rsid w:val="00B12E4B"/>
    <w:rsid w:val="00B130F5"/>
    <w:rsid w:val="00B13105"/>
    <w:rsid w:val="00B1690A"/>
    <w:rsid w:val="00B20538"/>
    <w:rsid w:val="00B21BEB"/>
    <w:rsid w:val="00B2563F"/>
    <w:rsid w:val="00B27157"/>
    <w:rsid w:val="00B30091"/>
    <w:rsid w:val="00B3257E"/>
    <w:rsid w:val="00B32CC4"/>
    <w:rsid w:val="00B34F30"/>
    <w:rsid w:val="00B35BB0"/>
    <w:rsid w:val="00B40B84"/>
    <w:rsid w:val="00B43478"/>
    <w:rsid w:val="00B45530"/>
    <w:rsid w:val="00B51FE6"/>
    <w:rsid w:val="00B54045"/>
    <w:rsid w:val="00B67728"/>
    <w:rsid w:val="00B67D74"/>
    <w:rsid w:val="00B745C1"/>
    <w:rsid w:val="00B74B65"/>
    <w:rsid w:val="00B74C74"/>
    <w:rsid w:val="00B750A6"/>
    <w:rsid w:val="00B753DF"/>
    <w:rsid w:val="00B80AFA"/>
    <w:rsid w:val="00B80CB1"/>
    <w:rsid w:val="00B80FD2"/>
    <w:rsid w:val="00B81C54"/>
    <w:rsid w:val="00B82D1B"/>
    <w:rsid w:val="00B836A7"/>
    <w:rsid w:val="00B8685F"/>
    <w:rsid w:val="00B91DBA"/>
    <w:rsid w:val="00B926EF"/>
    <w:rsid w:val="00B97E1A"/>
    <w:rsid w:val="00BA04AF"/>
    <w:rsid w:val="00BA1367"/>
    <w:rsid w:val="00BA3B37"/>
    <w:rsid w:val="00BA4382"/>
    <w:rsid w:val="00BA690B"/>
    <w:rsid w:val="00BA7B44"/>
    <w:rsid w:val="00BA7C58"/>
    <w:rsid w:val="00BB361D"/>
    <w:rsid w:val="00BB5273"/>
    <w:rsid w:val="00BC1556"/>
    <w:rsid w:val="00BC735D"/>
    <w:rsid w:val="00BC7C28"/>
    <w:rsid w:val="00BD0C47"/>
    <w:rsid w:val="00BD32B3"/>
    <w:rsid w:val="00BD4247"/>
    <w:rsid w:val="00BD51A7"/>
    <w:rsid w:val="00BE0BBC"/>
    <w:rsid w:val="00BE1BE1"/>
    <w:rsid w:val="00BE2C2C"/>
    <w:rsid w:val="00BE7ED9"/>
    <w:rsid w:val="00BE7F8E"/>
    <w:rsid w:val="00BF0B4A"/>
    <w:rsid w:val="00BF0CC6"/>
    <w:rsid w:val="00BF0E9F"/>
    <w:rsid w:val="00BF2B91"/>
    <w:rsid w:val="00BF2DDB"/>
    <w:rsid w:val="00BF7419"/>
    <w:rsid w:val="00C00062"/>
    <w:rsid w:val="00C03D8A"/>
    <w:rsid w:val="00C04735"/>
    <w:rsid w:val="00C0787C"/>
    <w:rsid w:val="00C07934"/>
    <w:rsid w:val="00C108DD"/>
    <w:rsid w:val="00C16992"/>
    <w:rsid w:val="00C178E3"/>
    <w:rsid w:val="00C209D4"/>
    <w:rsid w:val="00C20C1D"/>
    <w:rsid w:val="00C23165"/>
    <w:rsid w:val="00C23BFD"/>
    <w:rsid w:val="00C2403F"/>
    <w:rsid w:val="00C27640"/>
    <w:rsid w:val="00C30A80"/>
    <w:rsid w:val="00C32386"/>
    <w:rsid w:val="00C3296C"/>
    <w:rsid w:val="00C34897"/>
    <w:rsid w:val="00C431A4"/>
    <w:rsid w:val="00C441EB"/>
    <w:rsid w:val="00C45857"/>
    <w:rsid w:val="00C47A75"/>
    <w:rsid w:val="00C5057F"/>
    <w:rsid w:val="00C54E2D"/>
    <w:rsid w:val="00C63E58"/>
    <w:rsid w:val="00C65452"/>
    <w:rsid w:val="00C67D77"/>
    <w:rsid w:val="00C700DD"/>
    <w:rsid w:val="00C726B5"/>
    <w:rsid w:val="00C758FD"/>
    <w:rsid w:val="00C76BDF"/>
    <w:rsid w:val="00C777FE"/>
    <w:rsid w:val="00C77826"/>
    <w:rsid w:val="00C77CAB"/>
    <w:rsid w:val="00C82BEA"/>
    <w:rsid w:val="00C90E8D"/>
    <w:rsid w:val="00C92CD5"/>
    <w:rsid w:val="00C93103"/>
    <w:rsid w:val="00C932AA"/>
    <w:rsid w:val="00C93318"/>
    <w:rsid w:val="00CA6D35"/>
    <w:rsid w:val="00CB26D5"/>
    <w:rsid w:val="00CB3E0F"/>
    <w:rsid w:val="00CB66C8"/>
    <w:rsid w:val="00CC279F"/>
    <w:rsid w:val="00CC34C7"/>
    <w:rsid w:val="00CC4EE3"/>
    <w:rsid w:val="00CC5328"/>
    <w:rsid w:val="00CD1968"/>
    <w:rsid w:val="00CD1C9F"/>
    <w:rsid w:val="00CD1D32"/>
    <w:rsid w:val="00CD3237"/>
    <w:rsid w:val="00CD35AD"/>
    <w:rsid w:val="00CD4084"/>
    <w:rsid w:val="00CD4ECD"/>
    <w:rsid w:val="00CD5BAE"/>
    <w:rsid w:val="00CD6D0E"/>
    <w:rsid w:val="00CD799C"/>
    <w:rsid w:val="00CE0952"/>
    <w:rsid w:val="00CE1D07"/>
    <w:rsid w:val="00CE23FA"/>
    <w:rsid w:val="00CE5180"/>
    <w:rsid w:val="00CE6727"/>
    <w:rsid w:val="00CE6DD0"/>
    <w:rsid w:val="00CF2860"/>
    <w:rsid w:val="00CF33D4"/>
    <w:rsid w:val="00CF3B0B"/>
    <w:rsid w:val="00CF3E89"/>
    <w:rsid w:val="00D03A85"/>
    <w:rsid w:val="00D0422C"/>
    <w:rsid w:val="00D04E87"/>
    <w:rsid w:val="00D07627"/>
    <w:rsid w:val="00D07FDD"/>
    <w:rsid w:val="00D126ED"/>
    <w:rsid w:val="00D12763"/>
    <w:rsid w:val="00D15B56"/>
    <w:rsid w:val="00D23283"/>
    <w:rsid w:val="00D242F3"/>
    <w:rsid w:val="00D24A76"/>
    <w:rsid w:val="00D24AF2"/>
    <w:rsid w:val="00D24ED3"/>
    <w:rsid w:val="00D24EDB"/>
    <w:rsid w:val="00D268E1"/>
    <w:rsid w:val="00D27CEC"/>
    <w:rsid w:val="00D3181D"/>
    <w:rsid w:val="00D34667"/>
    <w:rsid w:val="00D36358"/>
    <w:rsid w:val="00D364AD"/>
    <w:rsid w:val="00D37FE7"/>
    <w:rsid w:val="00D43132"/>
    <w:rsid w:val="00D44C1A"/>
    <w:rsid w:val="00D5074F"/>
    <w:rsid w:val="00D52047"/>
    <w:rsid w:val="00D52154"/>
    <w:rsid w:val="00D53AF2"/>
    <w:rsid w:val="00D54727"/>
    <w:rsid w:val="00D54908"/>
    <w:rsid w:val="00D5534C"/>
    <w:rsid w:val="00D572FC"/>
    <w:rsid w:val="00D57931"/>
    <w:rsid w:val="00D6311D"/>
    <w:rsid w:val="00D63DE3"/>
    <w:rsid w:val="00D7007F"/>
    <w:rsid w:val="00D7045B"/>
    <w:rsid w:val="00D721EB"/>
    <w:rsid w:val="00D80420"/>
    <w:rsid w:val="00D80F19"/>
    <w:rsid w:val="00D81E93"/>
    <w:rsid w:val="00D822E8"/>
    <w:rsid w:val="00D8235B"/>
    <w:rsid w:val="00D86A98"/>
    <w:rsid w:val="00D86B71"/>
    <w:rsid w:val="00D97CB8"/>
    <w:rsid w:val="00DA276B"/>
    <w:rsid w:val="00DB0615"/>
    <w:rsid w:val="00DB4BFC"/>
    <w:rsid w:val="00DC621F"/>
    <w:rsid w:val="00DD1791"/>
    <w:rsid w:val="00DE27D9"/>
    <w:rsid w:val="00DE37F7"/>
    <w:rsid w:val="00DF00CA"/>
    <w:rsid w:val="00DF0CEB"/>
    <w:rsid w:val="00DF1F88"/>
    <w:rsid w:val="00DF40FE"/>
    <w:rsid w:val="00DF63AC"/>
    <w:rsid w:val="00E02626"/>
    <w:rsid w:val="00E03598"/>
    <w:rsid w:val="00E05977"/>
    <w:rsid w:val="00E11BCB"/>
    <w:rsid w:val="00E140A4"/>
    <w:rsid w:val="00E16065"/>
    <w:rsid w:val="00E166DD"/>
    <w:rsid w:val="00E16F16"/>
    <w:rsid w:val="00E200F5"/>
    <w:rsid w:val="00E22764"/>
    <w:rsid w:val="00E25FA6"/>
    <w:rsid w:val="00E32001"/>
    <w:rsid w:val="00E33537"/>
    <w:rsid w:val="00E34DE2"/>
    <w:rsid w:val="00E37E70"/>
    <w:rsid w:val="00E4010A"/>
    <w:rsid w:val="00E415C3"/>
    <w:rsid w:val="00E437A6"/>
    <w:rsid w:val="00E45A2E"/>
    <w:rsid w:val="00E45EE0"/>
    <w:rsid w:val="00E47337"/>
    <w:rsid w:val="00E527A6"/>
    <w:rsid w:val="00E53F1F"/>
    <w:rsid w:val="00E5437C"/>
    <w:rsid w:val="00E55415"/>
    <w:rsid w:val="00E575E8"/>
    <w:rsid w:val="00E604A6"/>
    <w:rsid w:val="00E608D9"/>
    <w:rsid w:val="00E60B59"/>
    <w:rsid w:val="00E61057"/>
    <w:rsid w:val="00E63E2A"/>
    <w:rsid w:val="00E649F7"/>
    <w:rsid w:val="00E65A40"/>
    <w:rsid w:val="00E67FF6"/>
    <w:rsid w:val="00E70657"/>
    <w:rsid w:val="00E70D3A"/>
    <w:rsid w:val="00E71600"/>
    <w:rsid w:val="00E748EF"/>
    <w:rsid w:val="00E75F94"/>
    <w:rsid w:val="00E8003B"/>
    <w:rsid w:val="00E80EDB"/>
    <w:rsid w:val="00E80F33"/>
    <w:rsid w:val="00E8127C"/>
    <w:rsid w:val="00E909CD"/>
    <w:rsid w:val="00E91147"/>
    <w:rsid w:val="00E91901"/>
    <w:rsid w:val="00E93475"/>
    <w:rsid w:val="00E9393A"/>
    <w:rsid w:val="00E9512D"/>
    <w:rsid w:val="00E96B26"/>
    <w:rsid w:val="00E9750C"/>
    <w:rsid w:val="00EA215E"/>
    <w:rsid w:val="00EA6D7C"/>
    <w:rsid w:val="00EB2111"/>
    <w:rsid w:val="00EB31EC"/>
    <w:rsid w:val="00EB39EB"/>
    <w:rsid w:val="00EB3B18"/>
    <w:rsid w:val="00EB42F6"/>
    <w:rsid w:val="00EB656E"/>
    <w:rsid w:val="00ED054E"/>
    <w:rsid w:val="00ED159F"/>
    <w:rsid w:val="00ED1847"/>
    <w:rsid w:val="00ED60D2"/>
    <w:rsid w:val="00ED6137"/>
    <w:rsid w:val="00ED6A45"/>
    <w:rsid w:val="00ED7255"/>
    <w:rsid w:val="00ED7749"/>
    <w:rsid w:val="00EE02F7"/>
    <w:rsid w:val="00EE273D"/>
    <w:rsid w:val="00EE55DF"/>
    <w:rsid w:val="00EE6FF5"/>
    <w:rsid w:val="00EE7C4D"/>
    <w:rsid w:val="00EF0435"/>
    <w:rsid w:val="00EF2624"/>
    <w:rsid w:val="00EF6F22"/>
    <w:rsid w:val="00F00471"/>
    <w:rsid w:val="00F01BD3"/>
    <w:rsid w:val="00F02BAD"/>
    <w:rsid w:val="00F06782"/>
    <w:rsid w:val="00F151D1"/>
    <w:rsid w:val="00F225CC"/>
    <w:rsid w:val="00F22DDE"/>
    <w:rsid w:val="00F23448"/>
    <w:rsid w:val="00F24969"/>
    <w:rsid w:val="00F2545F"/>
    <w:rsid w:val="00F34EFE"/>
    <w:rsid w:val="00F3748C"/>
    <w:rsid w:val="00F37FD1"/>
    <w:rsid w:val="00F42098"/>
    <w:rsid w:val="00F461A8"/>
    <w:rsid w:val="00F4792F"/>
    <w:rsid w:val="00F56064"/>
    <w:rsid w:val="00F61231"/>
    <w:rsid w:val="00F61E3A"/>
    <w:rsid w:val="00F62B66"/>
    <w:rsid w:val="00F65BEF"/>
    <w:rsid w:val="00F708C0"/>
    <w:rsid w:val="00F80D7A"/>
    <w:rsid w:val="00F81670"/>
    <w:rsid w:val="00F822AE"/>
    <w:rsid w:val="00F829BF"/>
    <w:rsid w:val="00F912B8"/>
    <w:rsid w:val="00F960AE"/>
    <w:rsid w:val="00FA093E"/>
    <w:rsid w:val="00FA5884"/>
    <w:rsid w:val="00FA6525"/>
    <w:rsid w:val="00FA6A77"/>
    <w:rsid w:val="00FA6A96"/>
    <w:rsid w:val="00FA7FC1"/>
    <w:rsid w:val="00FB0391"/>
    <w:rsid w:val="00FB178D"/>
    <w:rsid w:val="00FB2614"/>
    <w:rsid w:val="00FC3837"/>
    <w:rsid w:val="00FC52F8"/>
    <w:rsid w:val="00FD3348"/>
    <w:rsid w:val="00FE35BA"/>
    <w:rsid w:val="00FE77CE"/>
    <w:rsid w:val="00FF133D"/>
    <w:rsid w:val="00FF2166"/>
    <w:rsid w:val="00FF350B"/>
    <w:rsid w:val="014B1B93"/>
    <w:rsid w:val="01B6FCCA"/>
    <w:rsid w:val="01BE5666"/>
    <w:rsid w:val="0223397A"/>
    <w:rsid w:val="03087BA3"/>
    <w:rsid w:val="033F26A5"/>
    <w:rsid w:val="04126F81"/>
    <w:rsid w:val="044D4838"/>
    <w:rsid w:val="0470225D"/>
    <w:rsid w:val="04B059CB"/>
    <w:rsid w:val="054010DE"/>
    <w:rsid w:val="07717257"/>
    <w:rsid w:val="07D2787A"/>
    <w:rsid w:val="07EA8857"/>
    <w:rsid w:val="07F8B4DA"/>
    <w:rsid w:val="09A44112"/>
    <w:rsid w:val="0A0F2F4C"/>
    <w:rsid w:val="0A134E82"/>
    <w:rsid w:val="0A3A4D3A"/>
    <w:rsid w:val="0A9EC3F3"/>
    <w:rsid w:val="0AD581D0"/>
    <w:rsid w:val="0CB84ECF"/>
    <w:rsid w:val="0CFE5CFB"/>
    <w:rsid w:val="0DD84744"/>
    <w:rsid w:val="0E039862"/>
    <w:rsid w:val="0E70756E"/>
    <w:rsid w:val="0F7DC900"/>
    <w:rsid w:val="0F8E8158"/>
    <w:rsid w:val="10AF2915"/>
    <w:rsid w:val="1154B7A7"/>
    <w:rsid w:val="116E50DF"/>
    <w:rsid w:val="12808E57"/>
    <w:rsid w:val="13638F14"/>
    <w:rsid w:val="14088879"/>
    <w:rsid w:val="142FBC43"/>
    <w:rsid w:val="14E81171"/>
    <w:rsid w:val="156E0870"/>
    <w:rsid w:val="15C27088"/>
    <w:rsid w:val="15E22924"/>
    <w:rsid w:val="161B5AE6"/>
    <w:rsid w:val="172AD57F"/>
    <w:rsid w:val="17457F95"/>
    <w:rsid w:val="176B2E81"/>
    <w:rsid w:val="177BD75C"/>
    <w:rsid w:val="179C6475"/>
    <w:rsid w:val="17AB604A"/>
    <w:rsid w:val="17DEB6E0"/>
    <w:rsid w:val="1817212D"/>
    <w:rsid w:val="190A26CD"/>
    <w:rsid w:val="19CB0999"/>
    <w:rsid w:val="1AC42577"/>
    <w:rsid w:val="1AE7EEBB"/>
    <w:rsid w:val="1B3C4F8C"/>
    <w:rsid w:val="1C5CC3EE"/>
    <w:rsid w:val="1C6B25D8"/>
    <w:rsid w:val="1E6C1624"/>
    <w:rsid w:val="1EC57FEB"/>
    <w:rsid w:val="1F16628B"/>
    <w:rsid w:val="1FF10445"/>
    <w:rsid w:val="20940C70"/>
    <w:rsid w:val="21D945EB"/>
    <w:rsid w:val="22E63C2E"/>
    <w:rsid w:val="235D643D"/>
    <w:rsid w:val="23B3BA91"/>
    <w:rsid w:val="2498C55F"/>
    <w:rsid w:val="24FAED93"/>
    <w:rsid w:val="257F03E1"/>
    <w:rsid w:val="25F3501B"/>
    <w:rsid w:val="264A8802"/>
    <w:rsid w:val="26E94102"/>
    <w:rsid w:val="27F338C6"/>
    <w:rsid w:val="28470BD2"/>
    <w:rsid w:val="28BEF000"/>
    <w:rsid w:val="293ED587"/>
    <w:rsid w:val="295A9AA7"/>
    <w:rsid w:val="295F14E3"/>
    <w:rsid w:val="2A1DB9C1"/>
    <w:rsid w:val="2A92CAD9"/>
    <w:rsid w:val="2AA82A05"/>
    <w:rsid w:val="2B0F1CC2"/>
    <w:rsid w:val="2B5F1F28"/>
    <w:rsid w:val="2C85B2A3"/>
    <w:rsid w:val="2D462F1B"/>
    <w:rsid w:val="2DC2A128"/>
    <w:rsid w:val="2EE1AB84"/>
    <w:rsid w:val="2F523B9E"/>
    <w:rsid w:val="3094E857"/>
    <w:rsid w:val="316FFDE7"/>
    <w:rsid w:val="3182C16B"/>
    <w:rsid w:val="319BF922"/>
    <w:rsid w:val="324152A4"/>
    <w:rsid w:val="32925935"/>
    <w:rsid w:val="32AB8805"/>
    <w:rsid w:val="32D0DB57"/>
    <w:rsid w:val="32EDE804"/>
    <w:rsid w:val="334124B5"/>
    <w:rsid w:val="33CE9715"/>
    <w:rsid w:val="33CEAB00"/>
    <w:rsid w:val="33E880B7"/>
    <w:rsid w:val="34457FDF"/>
    <w:rsid w:val="348357FC"/>
    <w:rsid w:val="3490C2DD"/>
    <w:rsid w:val="35144F76"/>
    <w:rsid w:val="35636E8A"/>
    <w:rsid w:val="35EB9310"/>
    <w:rsid w:val="35EBBC6F"/>
    <w:rsid w:val="365ED555"/>
    <w:rsid w:val="36677E3D"/>
    <w:rsid w:val="36A7D090"/>
    <w:rsid w:val="36E4D4B6"/>
    <w:rsid w:val="36E72A62"/>
    <w:rsid w:val="37768C6A"/>
    <w:rsid w:val="377A6E50"/>
    <w:rsid w:val="378127E6"/>
    <w:rsid w:val="37AC57B1"/>
    <w:rsid w:val="37B5185E"/>
    <w:rsid w:val="38467562"/>
    <w:rsid w:val="38E70AC2"/>
    <w:rsid w:val="39395BB5"/>
    <w:rsid w:val="3A575B41"/>
    <w:rsid w:val="3A578A66"/>
    <w:rsid w:val="3A79A20F"/>
    <w:rsid w:val="3A9CC12E"/>
    <w:rsid w:val="3AB72248"/>
    <w:rsid w:val="3AEDC7D9"/>
    <w:rsid w:val="3B01D5EE"/>
    <w:rsid w:val="3B0668EE"/>
    <w:rsid w:val="3B09DFD7"/>
    <w:rsid w:val="3B345C9A"/>
    <w:rsid w:val="3B5032FF"/>
    <w:rsid w:val="3B8E0BC4"/>
    <w:rsid w:val="3BA5E99D"/>
    <w:rsid w:val="3C661772"/>
    <w:rsid w:val="3D6395F2"/>
    <w:rsid w:val="3DC05FB2"/>
    <w:rsid w:val="3DEA5ED0"/>
    <w:rsid w:val="3E63FCA6"/>
    <w:rsid w:val="3E6901BE"/>
    <w:rsid w:val="3EEDB7D2"/>
    <w:rsid w:val="3F6AD794"/>
    <w:rsid w:val="40D8F70F"/>
    <w:rsid w:val="40DDE7E2"/>
    <w:rsid w:val="40FEEBC1"/>
    <w:rsid w:val="4149C6E2"/>
    <w:rsid w:val="414AC3C9"/>
    <w:rsid w:val="41CD86C7"/>
    <w:rsid w:val="421972F3"/>
    <w:rsid w:val="436C5FA3"/>
    <w:rsid w:val="447C1496"/>
    <w:rsid w:val="450ACCD9"/>
    <w:rsid w:val="452D20CE"/>
    <w:rsid w:val="4557B8C0"/>
    <w:rsid w:val="45744AD7"/>
    <w:rsid w:val="45964C54"/>
    <w:rsid w:val="465FAFE8"/>
    <w:rsid w:val="46B311AE"/>
    <w:rsid w:val="47711E04"/>
    <w:rsid w:val="477411DD"/>
    <w:rsid w:val="4780D335"/>
    <w:rsid w:val="47902B4A"/>
    <w:rsid w:val="47FB3BA7"/>
    <w:rsid w:val="488C49E8"/>
    <w:rsid w:val="48A6D2FA"/>
    <w:rsid w:val="495F26F4"/>
    <w:rsid w:val="4AD8B813"/>
    <w:rsid w:val="4AECAE4A"/>
    <w:rsid w:val="4B85CB3F"/>
    <w:rsid w:val="4C559B36"/>
    <w:rsid w:val="4C7B31D8"/>
    <w:rsid w:val="4CAD236B"/>
    <w:rsid w:val="4D2959D2"/>
    <w:rsid w:val="4DC39658"/>
    <w:rsid w:val="4DC8ED03"/>
    <w:rsid w:val="4E048672"/>
    <w:rsid w:val="4E31D857"/>
    <w:rsid w:val="4EF92F62"/>
    <w:rsid w:val="4FF95792"/>
    <w:rsid w:val="50AFA8DB"/>
    <w:rsid w:val="5114E48C"/>
    <w:rsid w:val="51254888"/>
    <w:rsid w:val="517CAC33"/>
    <w:rsid w:val="5196D044"/>
    <w:rsid w:val="525E4360"/>
    <w:rsid w:val="52FB025A"/>
    <w:rsid w:val="5306F094"/>
    <w:rsid w:val="5359DC92"/>
    <w:rsid w:val="544DC519"/>
    <w:rsid w:val="548DC6D9"/>
    <w:rsid w:val="55142833"/>
    <w:rsid w:val="552A1E69"/>
    <w:rsid w:val="55506FC0"/>
    <w:rsid w:val="56150F4D"/>
    <w:rsid w:val="564A8717"/>
    <w:rsid w:val="569F8354"/>
    <w:rsid w:val="58609431"/>
    <w:rsid w:val="59A0105C"/>
    <w:rsid w:val="5A9375F3"/>
    <w:rsid w:val="5AA22294"/>
    <w:rsid w:val="5B69BC5D"/>
    <w:rsid w:val="5B9B55FB"/>
    <w:rsid w:val="5B9EEB9D"/>
    <w:rsid w:val="5B9FDFC0"/>
    <w:rsid w:val="5DDED019"/>
    <w:rsid w:val="5DE072AC"/>
    <w:rsid w:val="5DF3245B"/>
    <w:rsid w:val="5E49CF72"/>
    <w:rsid w:val="5EB13E14"/>
    <w:rsid w:val="5F171CF8"/>
    <w:rsid w:val="5F6CF267"/>
    <w:rsid w:val="6029DE19"/>
    <w:rsid w:val="6034E936"/>
    <w:rsid w:val="606B65DA"/>
    <w:rsid w:val="606C9CD9"/>
    <w:rsid w:val="61E6931F"/>
    <w:rsid w:val="62A659F4"/>
    <w:rsid w:val="6303ACF9"/>
    <w:rsid w:val="63088656"/>
    <w:rsid w:val="634E8CCE"/>
    <w:rsid w:val="63D7A4DA"/>
    <w:rsid w:val="64C6D10F"/>
    <w:rsid w:val="64FF21E0"/>
    <w:rsid w:val="6531A40F"/>
    <w:rsid w:val="6571596D"/>
    <w:rsid w:val="659E4D8A"/>
    <w:rsid w:val="65CA6751"/>
    <w:rsid w:val="66470584"/>
    <w:rsid w:val="66D4A069"/>
    <w:rsid w:val="671BAE85"/>
    <w:rsid w:val="67D684AE"/>
    <w:rsid w:val="67DB0300"/>
    <w:rsid w:val="687FE79A"/>
    <w:rsid w:val="69553DC4"/>
    <w:rsid w:val="6A24A827"/>
    <w:rsid w:val="6AC7F80A"/>
    <w:rsid w:val="6AF21187"/>
    <w:rsid w:val="6B1629F7"/>
    <w:rsid w:val="6C97FC6A"/>
    <w:rsid w:val="6CCF0654"/>
    <w:rsid w:val="6DA0FE83"/>
    <w:rsid w:val="6DAEFD20"/>
    <w:rsid w:val="6E01784C"/>
    <w:rsid w:val="6E23D3C2"/>
    <w:rsid w:val="6F845A04"/>
    <w:rsid w:val="6FA2113D"/>
    <w:rsid w:val="6FD6130D"/>
    <w:rsid w:val="70FA373D"/>
    <w:rsid w:val="71B48F22"/>
    <w:rsid w:val="7221CD6D"/>
    <w:rsid w:val="7254DDC7"/>
    <w:rsid w:val="72E8184D"/>
    <w:rsid w:val="731AB950"/>
    <w:rsid w:val="7395D09A"/>
    <w:rsid w:val="73AEE0FF"/>
    <w:rsid w:val="74433381"/>
    <w:rsid w:val="74C62D7D"/>
    <w:rsid w:val="74E93FDC"/>
    <w:rsid w:val="75E215C2"/>
    <w:rsid w:val="7688DAD9"/>
    <w:rsid w:val="774965F9"/>
    <w:rsid w:val="774E4EC3"/>
    <w:rsid w:val="77C1696B"/>
    <w:rsid w:val="77CC3013"/>
    <w:rsid w:val="77EEF22A"/>
    <w:rsid w:val="7853173C"/>
    <w:rsid w:val="7953236D"/>
    <w:rsid w:val="7A42E668"/>
    <w:rsid w:val="7A51D4CA"/>
    <w:rsid w:val="7AAAA579"/>
    <w:rsid w:val="7B722E14"/>
    <w:rsid w:val="7B7DE2CB"/>
    <w:rsid w:val="7BE8B305"/>
    <w:rsid w:val="7C3A477D"/>
    <w:rsid w:val="7D3834AA"/>
    <w:rsid w:val="7DAFDC3C"/>
    <w:rsid w:val="7DF56317"/>
    <w:rsid w:val="7DFC56FB"/>
    <w:rsid w:val="7ECE9002"/>
    <w:rsid w:val="7ED16B80"/>
    <w:rsid w:val="7F62AA4B"/>
    <w:rsid w:val="7F7F080B"/>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8C108"/>
  <w15:chartTrackingRefBased/>
  <w15:docId w15:val="{FBFA683B-7EFF-4D6B-A588-A90523A59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0A9"/>
    <w:rPr>
      <w:rFonts w:cs="Mangal"/>
    </w:rPr>
  </w:style>
  <w:style w:type="paragraph" w:styleId="Heading1">
    <w:name w:val="heading 1"/>
    <w:basedOn w:val="Normal"/>
    <w:next w:val="Normal"/>
    <w:link w:val="Heading1Char"/>
    <w:uiPriority w:val="9"/>
    <w:qFormat/>
    <w:rsid w:val="00EE273D"/>
    <w:pPr>
      <w:keepNext/>
      <w:keepLines/>
      <w:spacing w:before="360" w:after="80" w:line="360" w:lineRule="auto"/>
      <w:jc w:val="center"/>
      <w:outlineLvl w:val="0"/>
    </w:pPr>
    <w:rPr>
      <w:rFonts w:eastAsiaTheme="majorEastAsia" w:cstheme="majorBidi"/>
      <w:b/>
      <w:color w:val="2F5496" w:themeColor="accent1" w:themeShade="BF"/>
      <w:sz w:val="40"/>
      <w:szCs w:val="36"/>
      <w:u w:val="single"/>
    </w:rPr>
  </w:style>
  <w:style w:type="paragraph" w:styleId="Heading2">
    <w:name w:val="heading 2"/>
    <w:basedOn w:val="Normal"/>
    <w:next w:val="Normal"/>
    <w:link w:val="Heading2Char"/>
    <w:uiPriority w:val="9"/>
    <w:unhideWhenUsed/>
    <w:qFormat/>
    <w:rsid w:val="00EE273D"/>
    <w:pPr>
      <w:keepNext/>
      <w:keepLines/>
      <w:spacing w:before="160" w:after="80" w:line="360" w:lineRule="auto"/>
      <w:jc w:val="center"/>
      <w:outlineLvl w:val="1"/>
    </w:pPr>
    <w:rPr>
      <w:rFonts w:eastAsiaTheme="majorEastAsia" w:cstheme="majorBidi"/>
      <w:b/>
      <w:sz w:val="28"/>
      <w:szCs w:val="29"/>
      <w:u w:val="single"/>
    </w:rPr>
  </w:style>
  <w:style w:type="paragraph" w:styleId="Heading3">
    <w:name w:val="heading 3"/>
    <w:basedOn w:val="Normal"/>
    <w:next w:val="Normal"/>
    <w:link w:val="Heading3Char"/>
    <w:uiPriority w:val="9"/>
    <w:semiHidden/>
    <w:unhideWhenUsed/>
    <w:qFormat/>
    <w:rsid w:val="00BB361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B3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73D"/>
    <w:rPr>
      <w:rFonts w:eastAsiaTheme="majorEastAsia" w:cstheme="majorBidi"/>
      <w:b/>
      <w:color w:val="2F5496" w:themeColor="accent1" w:themeShade="BF"/>
      <w:sz w:val="40"/>
      <w:szCs w:val="36"/>
      <w:u w:val="single"/>
    </w:rPr>
  </w:style>
  <w:style w:type="character" w:customStyle="1" w:styleId="Heading2Char">
    <w:name w:val="Heading 2 Char"/>
    <w:basedOn w:val="DefaultParagraphFont"/>
    <w:link w:val="Heading2"/>
    <w:uiPriority w:val="9"/>
    <w:rsid w:val="00EE273D"/>
    <w:rPr>
      <w:rFonts w:eastAsiaTheme="majorEastAsia" w:cstheme="majorBidi"/>
      <w:b/>
      <w:sz w:val="28"/>
      <w:szCs w:val="29"/>
      <w:u w:val="single"/>
    </w:rPr>
  </w:style>
  <w:style w:type="character" w:customStyle="1" w:styleId="Heading3Char">
    <w:name w:val="Heading 3 Char"/>
    <w:basedOn w:val="DefaultParagraphFont"/>
    <w:link w:val="Heading3"/>
    <w:uiPriority w:val="9"/>
    <w:semiHidden/>
    <w:rsid w:val="00BB361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B3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1D"/>
    <w:rPr>
      <w:rFonts w:eastAsiaTheme="majorEastAsia" w:cstheme="majorBidi"/>
      <w:color w:val="272727" w:themeColor="text1" w:themeTint="D8"/>
    </w:rPr>
  </w:style>
  <w:style w:type="paragraph" w:styleId="Title">
    <w:name w:val="Title"/>
    <w:basedOn w:val="Normal"/>
    <w:next w:val="Normal"/>
    <w:link w:val="TitleChar"/>
    <w:uiPriority w:val="10"/>
    <w:qFormat/>
    <w:rsid w:val="00BB361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B361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B361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B361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B361D"/>
    <w:pPr>
      <w:spacing w:before="160"/>
      <w:jc w:val="center"/>
    </w:pPr>
    <w:rPr>
      <w:i/>
      <w:iCs/>
      <w:color w:val="404040" w:themeColor="text1" w:themeTint="BF"/>
    </w:rPr>
  </w:style>
  <w:style w:type="character" w:customStyle="1" w:styleId="QuoteChar">
    <w:name w:val="Quote Char"/>
    <w:basedOn w:val="DefaultParagraphFont"/>
    <w:link w:val="Quote"/>
    <w:uiPriority w:val="29"/>
    <w:rsid w:val="00BB361D"/>
    <w:rPr>
      <w:rFonts w:cs="Mangal"/>
      <w:i/>
      <w:iCs/>
      <w:color w:val="404040" w:themeColor="text1" w:themeTint="BF"/>
    </w:rPr>
  </w:style>
  <w:style w:type="paragraph" w:styleId="ListParagraph">
    <w:name w:val="List Paragraph"/>
    <w:basedOn w:val="Normal"/>
    <w:uiPriority w:val="34"/>
    <w:qFormat/>
    <w:rsid w:val="00BB361D"/>
    <w:pPr>
      <w:ind w:left="720"/>
      <w:contextualSpacing/>
    </w:pPr>
  </w:style>
  <w:style w:type="character" w:styleId="IntenseEmphasis">
    <w:name w:val="Intense Emphasis"/>
    <w:basedOn w:val="DefaultParagraphFont"/>
    <w:uiPriority w:val="21"/>
    <w:qFormat/>
    <w:rsid w:val="00BB361D"/>
    <w:rPr>
      <w:i/>
      <w:iCs/>
      <w:color w:val="2F5496" w:themeColor="accent1" w:themeShade="BF"/>
    </w:rPr>
  </w:style>
  <w:style w:type="paragraph" w:styleId="IntenseQuote">
    <w:name w:val="Intense Quote"/>
    <w:basedOn w:val="Normal"/>
    <w:next w:val="Normal"/>
    <w:link w:val="IntenseQuoteChar"/>
    <w:uiPriority w:val="30"/>
    <w:qFormat/>
    <w:rsid w:val="00BB3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61D"/>
    <w:rPr>
      <w:rFonts w:cs="Mangal"/>
      <w:i/>
      <w:iCs/>
      <w:color w:val="2F5496" w:themeColor="accent1" w:themeShade="BF"/>
    </w:rPr>
  </w:style>
  <w:style w:type="character" w:styleId="IntenseReference">
    <w:name w:val="Intense Reference"/>
    <w:basedOn w:val="DefaultParagraphFont"/>
    <w:uiPriority w:val="32"/>
    <w:qFormat/>
    <w:rsid w:val="00BB361D"/>
    <w:rPr>
      <w:b/>
      <w:bCs/>
      <w:smallCaps/>
      <w:color w:val="2F5496" w:themeColor="accent1" w:themeShade="BF"/>
      <w:spacing w:val="5"/>
    </w:rPr>
  </w:style>
  <w:style w:type="paragraph" w:styleId="Header">
    <w:name w:val="header"/>
    <w:basedOn w:val="Normal"/>
    <w:link w:val="HeaderChar"/>
    <w:uiPriority w:val="99"/>
    <w:unhideWhenUsed/>
    <w:rsid w:val="00BB36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61D"/>
    <w:rPr>
      <w:rFonts w:cs="Mangal"/>
    </w:rPr>
  </w:style>
  <w:style w:type="paragraph" w:styleId="Footer">
    <w:name w:val="footer"/>
    <w:basedOn w:val="Normal"/>
    <w:link w:val="FooterChar"/>
    <w:uiPriority w:val="99"/>
    <w:unhideWhenUsed/>
    <w:rsid w:val="00BB36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61D"/>
    <w:rPr>
      <w:rFonts w:cs="Mangal"/>
    </w:rPr>
  </w:style>
  <w:style w:type="paragraph" w:styleId="NormalWeb">
    <w:name w:val="Normal (Web)"/>
    <w:basedOn w:val="Normal"/>
    <w:uiPriority w:val="99"/>
    <w:unhideWhenUsed/>
    <w:qFormat/>
    <w:rsid w:val="002819C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hitespace-normal">
    <w:name w:val="whitespace-normal"/>
    <w:basedOn w:val="DefaultParagraphFont"/>
    <w:rsid w:val="002819C4"/>
  </w:style>
  <w:style w:type="character" w:styleId="Strong">
    <w:name w:val="Strong"/>
    <w:basedOn w:val="DefaultParagraphFont"/>
    <w:uiPriority w:val="22"/>
    <w:qFormat/>
    <w:rsid w:val="00AA1460"/>
    <w:rPr>
      <w:b/>
      <w:bCs/>
    </w:rPr>
  </w:style>
  <w:style w:type="paragraph" w:styleId="HTMLPreformatted">
    <w:name w:val="HTML Preformatted"/>
    <w:link w:val="HTMLPreformattedChar"/>
    <w:uiPriority w:val="99"/>
    <w:qFormat/>
    <w:rsid w:val="00E60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hint="eastAsia"/>
      <w:kern w:val="0"/>
      <w:sz w:val="24"/>
      <w:szCs w:val="24"/>
      <w:lang w:val="en-US" w:eastAsia="zh-CN" w:bidi="ar-SA"/>
      <w14:ligatures w14:val="none"/>
    </w:rPr>
  </w:style>
  <w:style w:type="character" w:customStyle="1" w:styleId="HTMLPreformattedChar">
    <w:name w:val="HTML Preformatted Char"/>
    <w:basedOn w:val="DefaultParagraphFont"/>
    <w:link w:val="HTMLPreformatted"/>
    <w:uiPriority w:val="99"/>
    <w:rsid w:val="00E608D9"/>
    <w:rPr>
      <w:rFonts w:ascii="SimSun" w:eastAsia="SimSun" w:hAnsi="SimSun" w:cs="Times New Roman"/>
      <w:kern w:val="0"/>
      <w:sz w:val="24"/>
      <w:szCs w:val="24"/>
      <w:lang w:val="en-US" w:eastAsia="zh-CN" w:bidi="ar-SA"/>
      <w14:ligatures w14:val="none"/>
    </w:rPr>
  </w:style>
  <w:style w:type="paragraph" w:styleId="TOCHeading">
    <w:name w:val="TOC Heading"/>
    <w:basedOn w:val="Heading1"/>
    <w:next w:val="Normal"/>
    <w:uiPriority w:val="39"/>
    <w:unhideWhenUsed/>
    <w:qFormat/>
    <w:rsid w:val="0082669E"/>
    <w:pPr>
      <w:spacing w:before="240" w:after="0" w:line="259" w:lineRule="auto"/>
      <w:jc w:val="left"/>
      <w:outlineLvl w:val="9"/>
    </w:pPr>
    <w:rPr>
      <w:rFonts w:asciiTheme="majorHAnsi" w:hAnsiTheme="majorHAnsi"/>
      <w:b w:val="0"/>
      <w:kern w:val="0"/>
      <w:sz w:val="32"/>
      <w:szCs w:val="32"/>
      <w:u w:val="none"/>
      <w:lang w:val="en-US" w:bidi="ar-SA"/>
      <w14:ligatures w14:val="none"/>
    </w:rPr>
  </w:style>
  <w:style w:type="paragraph" w:styleId="TOC1">
    <w:name w:val="toc 1"/>
    <w:basedOn w:val="Normal"/>
    <w:next w:val="Normal"/>
    <w:autoRedefine/>
    <w:uiPriority w:val="39"/>
    <w:unhideWhenUsed/>
    <w:rsid w:val="0082669E"/>
    <w:pPr>
      <w:spacing w:after="100"/>
    </w:pPr>
  </w:style>
  <w:style w:type="paragraph" w:styleId="TOC2">
    <w:name w:val="toc 2"/>
    <w:basedOn w:val="Normal"/>
    <w:next w:val="Normal"/>
    <w:autoRedefine/>
    <w:uiPriority w:val="39"/>
    <w:unhideWhenUsed/>
    <w:rsid w:val="0082669E"/>
    <w:pPr>
      <w:spacing w:after="100"/>
      <w:ind w:left="220"/>
    </w:pPr>
  </w:style>
  <w:style w:type="paragraph" w:styleId="TOC3">
    <w:name w:val="toc 3"/>
    <w:basedOn w:val="Normal"/>
    <w:next w:val="Normal"/>
    <w:autoRedefine/>
    <w:uiPriority w:val="39"/>
    <w:unhideWhenUsed/>
    <w:rsid w:val="0082669E"/>
    <w:pPr>
      <w:spacing w:after="100"/>
      <w:ind w:left="440"/>
    </w:pPr>
  </w:style>
  <w:style w:type="character" w:styleId="Hyperlink">
    <w:name w:val="Hyperlink"/>
    <w:basedOn w:val="DefaultParagraphFont"/>
    <w:uiPriority w:val="99"/>
    <w:unhideWhenUsed/>
    <w:qFormat/>
    <w:rsid w:val="0082669E"/>
    <w:rPr>
      <w:color w:val="0563C1" w:themeColor="hyperlink"/>
      <w:u w:val="single"/>
    </w:rPr>
  </w:style>
  <w:style w:type="table" w:styleId="TableGrid">
    <w:name w:val="Table Grid"/>
    <w:basedOn w:val="TableNormal"/>
    <w:uiPriority w:val="59"/>
    <w:qFormat/>
    <w:rsid w:val="003B300A"/>
    <w:pPr>
      <w:spacing w:after="0" w:line="240" w:lineRule="auto"/>
    </w:pPr>
    <w:rPr>
      <w:rFonts w:ascii="Times New Roman" w:eastAsia="SimSun" w:hAnsi="Times New Roman" w:cs="Times New Roman"/>
      <w:kern w:val="0"/>
      <w:sz w:val="20"/>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429AA"/>
    <w:rPr>
      <w:color w:val="605E5C"/>
      <w:shd w:val="clear" w:color="auto" w:fill="E1DFDD"/>
    </w:rPr>
  </w:style>
  <w:style w:type="numbering" w:customStyle="1" w:styleId="Style1">
    <w:name w:val="Style1"/>
    <w:uiPriority w:val="99"/>
    <w:rsid w:val="0091401B"/>
    <w:pPr>
      <w:numPr>
        <w:numId w:val="117"/>
      </w:numPr>
    </w:pPr>
  </w:style>
  <w:style w:type="paragraph" w:styleId="Revision">
    <w:name w:val="Revision"/>
    <w:hidden/>
    <w:uiPriority w:val="99"/>
    <w:semiHidden/>
    <w:rsid w:val="006B30CF"/>
    <w:pPr>
      <w:spacing w:after="0" w:line="240" w:lineRule="auto"/>
    </w:pPr>
    <w:rPr>
      <w:rFonts w:cs="Mangal"/>
    </w:rPr>
  </w:style>
  <w:style w:type="character" w:styleId="CommentReference">
    <w:name w:val="annotation reference"/>
    <w:basedOn w:val="DefaultParagraphFont"/>
    <w:uiPriority w:val="99"/>
    <w:semiHidden/>
    <w:unhideWhenUsed/>
    <w:rsid w:val="00ED054E"/>
    <w:rPr>
      <w:sz w:val="16"/>
      <w:szCs w:val="16"/>
    </w:rPr>
  </w:style>
  <w:style w:type="paragraph" w:styleId="CommentText">
    <w:name w:val="annotation text"/>
    <w:basedOn w:val="Normal"/>
    <w:link w:val="CommentTextChar"/>
    <w:uiPriority w:val="99"/>
    <w:unhideWhenUsed/>
    <w:rsid w:val="00ED054E"/>
    <w:pPr>
      <w:spacing w:line="240" w:lineRule="auto"/>
    </w:pPr>
    <w:rPr>
      <w:sz w:val="20"/>
      <w:szCs w:val="18"/>
    </w:rPr>
  </w:style>
  <w:style w:type="character" w:customStyle="1" w:styleId="CommentTextChar">
    <w:name w:val="Comment Text Char"/>
    <w:basedOn w:val="DefaultParagraphFont"/>
    <w:link w:val="CommentText"/>
    <w:uiPriority w:val="99"/>
    <w:rsid w:val="00ED054E"/>
    <w:rPr>
      <w:rFonts w:cs="Mangal"/>
      <w:sz w:val="20"/>
      <w:szCs w:val="18"/>
    </w:rPr>
  </w:style>
  <w:style w:type="paragraph" w:styleId="CommentSubject">
    <w:name w:val="annotation subject"/>
    <w:basedOn w:val="CommentText"/>
    <w:next w:val="CommentText"/>
    <w:link w:val="CommentSubjectChar"/>
    <w:uiPriority w:val="99"/>
    <w:semiHidden/>
    <w:unhideWhenUsed/>
    <w:rsid w:val="00ED054E"/>
    <w:rPr>
      <w:b/>
      <w:bCs/>
    </w:rPr>
  </w:style>
  <w:style w:type="character" w:customStyle="1" w:styleId="CommentSubjectChar">
    <w:name w:val="Comment Subject Char"/>
    <w:basedOn w:val="CommentTextChar"/>
    <w:link w:val="CommentSubject"/>
    <w:uiPriority w:val="99"/>
    <w:semiHidden/>
    <w:rsid w:val="00ED054E"/>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f29d50a-5f18-469e-8427-db816407677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20E38CF2A5B9F4BB255208D973FB2F2" ma:contentTypeVersion="12" ma:contentTypeDescription="Create a new document." ma:contentTypeScope="" ma:versionID="0bc061b13a2cb7e17b172d8a549c11a6">
  <xsd:schema xmlns:xsd="http://www.w3.org/2001/XMLSchema" xmlns:xs="http://www.w3.org/2001/XMLSchema" xmlns:p="http://schemas.microsoft.com/office/2006/metadata/properties" xmlns:ns2="ef29d50a-5f18-469e-8427-db816407677f" targetNamespace="http://schemas.microsoft.com/office/2006/metadata/properties" ma:root="true" ma:fieldsID="716e52ebce88af4d36da7081958f6f07" ns2:_="">
    <xsd:import namespace="ef29d50a-5f18-469e-8427-db816407677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29d50a-5f18-469e-8427-db81640767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f28c8bd-aeab-4e31-8a73-456d0b5e72e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C347A9-54E5-428B-AC13-D434AD8E0215}">
  <ds:schemaRefs>
    <ds:schemaRef ds:uri="http://schemas.microsoft.com/office/2006/metadata/properties"/>
    <ds:schemaRef ds:uri="http://schemas.microsoft.com/office/infopath/2007/PartnerControls"/>
    <ds:schemaRef ds:uri="ef29d50a-5f18-469e-8427-db816407677f"/>
  </ds:schemaRefs>
</ds:datastoreItem>
</file>

<file path=customXml/itemProps2.xml><?xml version="1.0" encoding="utf-8"?>
<ds:datastoreItem xmlns:ds="http://schemas.openxmlformats.org/officeDocument/2006/customXml" ds:itemID="{21C6CC2B-32A6-41FE-A727-364E1DD7ED46}">
  <ds:schemaRefs>
    <ds:schemaRef ds:uri="http://schemas.openxmlformats.org/officeDocument/2006/bibliography"/>
  </ds:schemaRefs>
</ds:datastoreItem>
</file>

<file path=customXml/itemProps3.xml><?xml version="1.0" encoding="utf-8"?>
<ds:datastoreItem xmlns:ds="http://schemas.openxmlformats.org/officeDocument/2006/customXml" ds:itemID="{AEBC6438-673A-4605-B4C6-589F28CFB8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29d50a-5f18-469e-8427-db81640767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FBEB8A-F4A4-494F-80C8-A30770C7D1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62</Pages>
  <Words>17999</Words>
  <Characters>102599</Characters>
  <Application>Microsoft Office Word</Application>
  <DocSecurity>0</DocSecurity>
  <Lines>854</Lines>
  <Paragraphs>240</Paragraphs>
  <ScaleCrop>false</ScaleCrop>
  <Company/>
  <LinksUpToDate>false</LinksUpToDate>
  <CharactersWithSpaces>120358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V K</dc:creator>
  <cp:keywords/>
  <dc:description/>
  <cp:lastModifiedBy>Hetvi Topiwala</cp:lastModifiedBy>
  <cp:revision>539</cp:revision>
  <dcterms:created xsi:type="dcterms:W3CDTF">2026-04-12T23:27:00Z</dcterms:created>
  <dcterms:modified xsi:type="dcterms:W3CDTF">2026-06-22T08:40:00Z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0x010100E20E38CF2A5B9F4BB255208D973FB2F2</vt:lpwstr>
  </property>
  <property fmtid="{D5CDD505-2E9C-101B-9397-08002B2CF9AE}" pid="3" name="MediaServiceImageTags">
    <vt:lpwstr/>
  </property>
</Properties>
</file>