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Segoe UI" w:hAnsi="Segoe UI" w:cs="Segoe UI"/>
        </w:rPr>
        <w:id w:val="994681216"/>
        <w:docPartObj>
          <w:docPartGallery w:val="Cover Pages"/>
          <w:docPartUnique/>
        </w:docPartObj>
      </w:sdtPr>
      <w:sdtEndPr>
        <w:rPr>
          <w:sz w:val="20"/>
          <w:szCs w:val="20"/>
        </w:rPr>
      </w:sdtEndPr>
      <w:sdtContent>
        <w:p w14:paraId="5CFD54B3" w14:textId="137C300F" w:rsidR="00DC5313" w:rsidRPr="00E61932" w:rsidRDefault="002B6B26" w:rsidP="0066304F">
          <w:pPr>
            <w:rPr>
              <w:rFonts w:ascii="Segoe UI" w:hAnsi="Segoe UI" w:cs="Segoe UI"/>
            </w:rPr>
          </w:pPr>
          <w:r w:rsidRPr="00E61932">
            <w:rPr>
              <w:rFonts w:ascii="Segoe UI" w:hAnsi="Segoe UI" w:cs="Segoe UI"/>
              <w:noProof/>
            </w:rPr>
            <w:drawing>
              <wp:anchor distT="0" distB="0" distL="114300" distR="114300" simplePos="0" relativeHeight="251658240" behindDoc="1" locked="0" layoutInCell="1" allowOverlap="1" wp14:anchorId="77986522" wp14:editId="5C3C5081">
                <wp:simplePos x="0" y="0"/>
                <wp:positionH relativeFrom="margin">
                  <wp:posOffset>-990600</wp:posOffset>
                </wp:positionH>
                <wp:positionV relativeFrom="margin">
                  <wp:posOffset>-1095375</wp:posOffset>
                </wp:positionV>
                <wp:extent cx="8107680" cy="10134600"/>
                <wp:effectExtent l="0" t="0" r="0" b="0"/>
                <wp:wrapSquare wrapText="bothSides"/>
                <wp:docPr id="8165494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549407"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8107680" cy="10134600"/>
                        </a:xfrm>
                        <a:prstGeom prst="rect">
                          <a:avLst/>
                        </a:prstGeom>
                      </pic:spPr>
                    </pic:pic>
                  </a:graphicData>
                </a:graphic>
                <wp14:sizeRelH relativeFrom="page">
                  <wp14:pctWidth>0</wp14:pctWidth>
                </wp14:sizeRelH>
                <wp14:sizeRelV relativeFrom="page">
                  <wp14:pctHeight>0</wp14:pctHeight>
                </wp14:sizeRelV>
              </wp:anchor>
            </w:drawing>
          </w:r>
        </w:p>
        <w:p w14:paraId="06065A7A" w14:textId="04D0E1CA" w:rsidR="0021378E" w:rsidRPr="00E61932" w:rsidRDefault="00355920" w:rsidP="000F2722">
          <w:pPr>
            <w:jc w:val="right"/>
            <w:rPr>
              <w:rFonts w:ascii="Segoe UI" w:hAnsi="Segoe UI" w:cs="Segoe UI"/>
              <w:noProof/>
              <w:sz w:val="20"/>
              <w:szCs w:val="20"/>
            </w:rPr>
          </w:pPr>
          <w:r w:rsidRPr="00E61932">
            <w:rPr>
              <w:rFonts w:ascii="Segoe UI" w:hAnsi="Segoe UI" w:cs="Segoe UI"/>
              <w:noProof/>
              <w:sz w:val="20"/>
              <w:szCs w:val="20"/>
            </w:rPr>
            <w:lastRenderedPageBreak/>
            <w:t xml:space="preserve">                                                                                                                                                </w:t>
          </w:r>
        </w:p>
      </w:sdtContent>
    </w:sdt>
    <w:sdt>
      <w:sdtPr>
        <w:rPr>
          <w:rFonts w:ascii="Segoe UI" w:eastAsia="Times New Roman" w:hAnsi="Segoe UI" w:cs="Segoe UI"/>
          <w:color w:val="auto"/>
          <w:sz w:val="24"/>
          <w:szCs w:val="24"/>
        </w:rPr>
        <w:id w:val="1106782817"/>
        <w:docPartObj>
          <w:docPartGallery w:val="Table of Contents"/>
          <w:docPartUnique/>
        </w:docPartObj>
      </w:sdtPr>
      <w:sdtEndPr>
        <w:rPr>
          <w:b/>
          <w:bCs/>
          <w:noProof/>
        </w:rPr>
      </w:sdtEndPr>
      <w:sdtContent>
        <w:p w14:paraId="3A2634EE" w14:textId="747AAAEF" w:rsidR="000F2722" w:rsidRPr="00E61932" w:rsidRDefault="000F2722" w:rsidP="000F2722">
          <w:pPr>
            <w:pStyle w:val="TOCHeading"/>
            <w:jc w:val="center"/>
            <w:rPr>
              <w:rFonts w:ascii="Segoe UI" w:hAnsi="Segoe UI" w:cs="Segoe UI"/>
              <w:b/>
              <w:bCs/>
            </w:rPr>
          </w:pPr>
          <w:r w:rsidRPr="00E61932">
            <w:rPr>
              <w:rFonts w:ascii="Segoe UI" w:hAnsi="Segoe UI" w:cs="Segoe UI"/>
              <w:b/>
              <w:bCs/>
            </w:rPr>
            <w:t>Contents</w:t>
          </w:r>
        </w:p>
        <w:p w14:paraId="5D037B70" w14:textId="6A91BC4F" w:rsidR="00BE3859" w:rsidRDefault="000F2722">
          <w:pPr>
            <w:pStyle w:val="TOC1"/>
            <w:tabs>
              <w:tab w:val="right" w:leader="dot" w:pos="9350"/>
            </w:tabs>
            <w:rPr>
              <w:rFonts w:asciiTheme="minorHAnsi" w:eastAsiaTheme="minorEastAsia" w:hAnsiTheme="minorHAnsi" w:cstheme="minorBidi"/>
              <w:noProof/>
              <w:kern w:val="2"/>
              <w:lang w:val="en-IN" w:eastAsia="en-IN"/>
            </w:rPr>
          </w:pPr>
          <w:r w:rsidRPr="00E61932">
            <w:rPr>
              <w:rFonts w:ascii="Segoe UI" w:hAnsi="Segoe UI" w:cs="Segoe UI"/>
            </w:rPr>
            <w:fldChar w:fldCharType="begin"/>
          </w:r>
          <w:r w:rsidRPr="00E61932">
            <w:rPr>
              <w:rFonts w:ascii="Segoe UI" w:hAnsi="Segoe UI" w:cs="Segoe UI"/>
            </w:rPr>
            <w:instrText xml:space="preserve"> TOC \o "1-3" \h \z \u </w:instrText>
          </w:r>
          <w:r w:rsidRPr="00E61932">
            <w:rPr>
              <w:rFonts w:ascii="Segoe UI" w:hAnsi="Segoe UI" w:cs="Segoe UI"/>
            </w:rPr>
            <w:fldChar w:fldCharType="separate"/>
          </w:r>
          <w:hyperlink w:anchor="_Toc203750793" w:history="1">
            <w:r w:rsidR="00BE3859" w:rsidRPr="00395840">
              <w:rPr>
                <w:rStyle w:val="Hyperlink"/>
                <w:rFonts w:ascii="Segoe UI" w:eastAsia="Arimo Bold" w:hAnsi="Segoe UI" w:cs="Segoe UI"/>
                <w:noProof/>
              </w:rPr>
              <w:t>INTRODUCTION</w:t>
            </w:r>
            <w:r w:rsidR="00BE3859">
              <w:rPr>
                <w:noProof/>
                <w:webHidden/>
              </w:rPr>
              <w:tab/>
            </w:r>
            <w:r w:rsidR="00BE3859">
              <w:rPr>
                <w:noProof/>
                <w:webHidden/>
              </w:rPr>
              <w:fldChar w:fldCharType="begin"/>
            </w:r>
            <w:r w:rsidR="00BE3859">
              <w:rPr>
                <w:noProof/>
                <w:webHidden/>
              </w:rPr>
              <w:instrText xml:space="preserve"> PAGEREF _Toc203750793 \h </w:instrText>
            </w:r>
            <w:r w:rsidR="00BE3859">
              <w:rPr>
                <w:noProof/>
                <w:webHidden/>
              </w:rPr>
            </w:r>
            <w:r w:rsidR="00BE3859">
              <w:rPr>
                <w:noProof/>
                <w:webHidden/>
              </w:rPr>
              <w:fldChar w:fldCharType="separate"/>
            </w:r>
            <w:r w:rsidR="00BE3859">
              <w:rPr>
                <w:noProof/>
                <w:webHidden/>
              </w:rPr>
              <w:t>2</w:t>
            </w:r>
            <w:r w:rsidR="00BE3859">
              <w:rPr>
                <w:noProof/>
                <w:webHidden/>
              </w:rPr>
              <w:fldChar w:fldCharType="end"/>
            </w:r>
          </w:hyperlink>
        </w:p>
        <w:p w14:paraId="69A354D2" w14:textId="26945EBF" w:rsidR="00BE3859" w:rsidRDefault="00BE3859">
          <w:pPr>
            <w:pStyle w:val="TOC1"/>
            <w:tabs>
              <w:tab w:val="right" w:leader="dot" w:pos="9350"/>
            </w:tabs>
            <w:rPr>
              <w:rFonts w:asciiTheme="minorHAnsi" w:eastAsiaTheme="minorEastAsia" w:hAnsiTheme="minorHAnsi" w:cstheme="minorBidi"/>
              <w:noProof/>
              <w:kern w:val="2"/>
              <w:lang w:val="en-IN" w:eastAsia="en-IN"/>
            </w:rPr>
          </w:pPr>
          <w:hyperlink w:anchor="_Toc203750794" w:history="1">
            <w:r w:rsidRPr="00395840">
              <w:rPr>
                <w:rStyle w:val="Hyperlink"/>
                <w:rFonts w:ascii="Segoe UI" w:eastAsia="Arimo Bold" w:hAnsi="Segoe UI" w:cs="Segoe UI"/>
                <w:noProof/>
              </w:rPr>
              <w:t>SCOPE</w:t>
            </w:r>
            <w:r>
              <w:rPr>
                <w:noProof/>
                <w:webHidden/>
              </w:rPr>
              <w:tab/>
            </w:r>
            <w:r>
              <w:rPr>
                <w:noProof/>
                <w:webHidden/>
              </w:rPr>
              <w:fldChar w:fldCharType="begin"/>
            </w:r>
            <w:r>
              <w:rPr>
                <w:noProof/>
                <w:webHidden/>
              </w:rPr>
              <w:instrText xml:space="preserve"> PAGEREF _Toc203750794 \h </w:instrText>
            </w:r>
            <w:r>
              <w:rPr>
                <w:noProof/>
                <w:webHidden/>
              </w:rPr>
            </w:r>
            <w:r>
              <w:rPr>
                <w:noProof/>
                <w:webHidden/>
              </w:rPr>
              <w:fldChar w:fldCharType="separate"/>
            </w:r>
            <w:r>
              <w:rPr>
                <w:noProof/>
                <w:webHidden/>
              </w:rPr>
              <w:t>2</w:t>
            </w:r>
            <w:r>
              <w:rPr>
                <w:noProof/>
                <w:webHidden/>
              </w:rPr>
              <w:fldChar w:fldCharType="end"/>
            </w:r>
          </w:hyperlink>
        </w:p>
        <w:p w14:paraId="39F9F406" w14:textId="120F7EA6" w:rsidR="00BE3859" w:rsidRDefault="00BE3859">
          <w:pPr>
            <w:pStyle w:val="TOC1"/>
            <w:tabs>
              <w:tab w:val="right" w:leader="dot" w:pos="9350"/>
            </w:tabs>
            <w:rPr>
              <w:rFonts w:asciiTheme="minorHAnsi" w:eastAsiaTheme="minorEastAsia" w:hAnsiTheme="minorHAnsi" w:cstheme="minorBidi"/>
              <w:noProof/>
              <w:kern w:val="2"/>
              <w:lang w:val="en-IN" w:eastAsia="en-IN"/>
            </w:rPr>
          </w:pPr>
          <w:hyperlink w:anchor="_Toc203750795" w:history="1">
            <w:r w:rsidRPr="00395840">
              <w:rPr>
                <w:rStyle w:val="Hyperlink"/>
                <w:rFonts w:ascii="Segoe UI" w:eastAsia="Arimo Bold" w:hAnsi="Segoe UI" w:cs="Segoe UI"/>
                <w:noProof/>
              </w:rPr>
              <w:t>POLICY STATEMENT</w:t>
            </w:r>
            <w:r>
              <w:rPr>
                <w:noProof/>
                <w:webHidden/>
              </w:rPr>
              <w:tab/>
            </w:r>
            <w:r>
              <w:rPr>
                <w:noProof/>
                <w:webHidden/>
              </w:rPr>
              <w:fldChar w:fldCharType="begin"/>
            </w:r>
            <w:r>
              <w:rPr>
                <w:noProof/>
                <w:webHidden/>
              </w:rPr>
              <w:instrText xml:space="preserve"> PAGEREF _Toc203750795 \h </w:instrText>
            </w:r>
            <w:r>
              <w:rPr>
                <w:noProof/>
                <w:webHidden/>
              </w:rPr>
            </w:r>
            <w:r>
              <w:rPr>
                <w:noProof/>
                <w:webHidden/>
              </w:rPr>
              <w:fldChar w:fldCharType="separate"/>
            </w:r>
            <w:r>
              <w:rPr>
                <w:noProof/>
                <w:webHidden/>
              </w:rPr>
              <w:t>3</w:t>
            </w:r>
            <w:r>
              <w:rPr>
                <w:noProof/>
                <w:webHidden/>
              </w:rPr>
              <w:fldChar w:fldCharType="end"/>
            </w:r>
          </w:hyperlink>
        </w:p>
        <w:p w14:paraId="45136E0F" w14:textId="2D48CE84" w:rsidR="00BE3859" w:rsidRDefault="00BE3859">
          <w:pPr>
            <w:pStyle w:val="TOC1"/>
            <w:tabs>
              <w:tab w:val="right" w:leader="dot" w:pos="9350"/>
            </w:tabs>
            <w:rPr>
              <w:rFonts w:asciiTheme="minorHAnsi" w:eastAsiaTheme="minorEastAsia" w:hAnsiTheme="minorHAnsi" w:cstheme="minorBidi"/>
              <w:noProof/>
              <w:kern w:val="2"/>
              <w:lang w:val="en-IN" w:eastAsia="en-IN"/>
            </w:rPr>
          </w:pPr>
          <w:hyperlink w:anchor="_Toc203750796" w:history="1">
            <w:r w:rsidRPr="00395840">
              <w:rPr>
                <w:rStyle w:val="Hyperlink"/>
                <w:rFonts w:ascii="Segoe UI" w:eastAsia="Arimo Bold" w:hAnsi="Segoe UI" w:cs="Segoe UI"/>
                <w:noProof/>
              </w:rPr>
              <w:t>KEY FOCUS AREAS</w:t>
            </w:r>
            <w:r>
              <w:rPr>
                <w:noProof/>
                <w:webHidden/>
              </w:rPr>
              <w:tab/>
            </w:r>
            <w:r>
              <w:rPr>
                <w:noProof/>
                <w:webHidden/>
              </w:rPr>
              <w:fldChar w:fldCharType="begin"/>
            </w:r>
            <w:r>
              <w:rPr>
                <w:noProof/>
                <w:webHidden/>
              </w:rPr>
              <w:instrText xml:space="preserve"> PAGEREF _Toc203750796 \h </w:instrText>
            </w:r>
            <w:r>
              <w:rPr>
                <w:noProof/>
                <w:webHidden/>
              </w:rPr>
            </w:r>
            <w:r>
              <w:rPr>
                <w:noProof/>
                <w:webHidden/>
              </w:rPr>
              <w:fldChar w:fldCharType="separate"/>
            </w:r>
            <w:r>
              <w:rPr>
                <w:noProof/>
                <w:webHidden/>
              </w:rPr>
              <w:t>3</w:t>
            </w:r>
            <w:r>
              <w:rPr>
                <w:noProof/>
                <w:webHidden/>
              </w:rPr>
              <w:fldChar w:fldCharType="end"/>
            </w:r>
          </w:hyperlink>
        </w:p>
        <w:p w14:paraId="15721429" w14:textId="4E4DF6DE" w:rsidR="00BE3859" w:rsidRDefault="00BE3859">
          <w:pPr>
            <w:pStyle w:val="TOC1"/>
            <w:tabs>
              <w:tab w:val="right" w:leader="dot" w:pos="9350"/>
            </w:tabs>
            <w:rPr>
              <w:rFonts w:asciiTheme="minorHAnsi" w:eastAsiaTheme="minorEastAsia" w:hAnsiTheme="minorHAnsi" w:cstheme="minorBidi"/>
              <w:noProof/>
              <w:kern w:val="2"/>
              <w:lang w:val="en-IN" w:eastAsia="en-IN"/>
            </w:rPr>
          </w:pPr>
          <w:hyperlink w:anchor="_Toc203750797" w:history="1">
            <w:r w:rsidRPr="00395840">
              <w:rPr>
                <w:rStyle w:val="Hyperlink"/>
                <w:rFonts w:ascii="Segoe UI" w:eastAsia="Arimo Bold" w:hAnsi="Segoe UI" w:cs="Segoe UI"/>
                <w:noProof/>
              </w:rPr>
              <w:t>COMMITMENT AND GOALS</w:t>
            </w:r>
            <w:r>
              <w:rPr>
                <w:noProof/>
                <w:webHidden/>
              </w:rPr>
              <w:tab/>
            </w:r>
            <w:r>
              <w:rPr>
                <w:noProof/>
                <w:webHidden/>
              </w:rPr>
              <w:fldChar w:fldCharType="begin"/>
            </w:r>
            <w:r>
              <w:rPr>
                <w:noProof/>
                <w:webHidden/>
              </w:rPr>
              <w:instrText xml:space="preserve"> PAGEREF _Toc203750797 \h </w:instrText>
            </w:r>
            <w:r>
              <w:rPr>
                <w:noProof/>
                <w:webHidden/>
              </w:rPr>
            </w:r>
            <w:r>
              <w:rPr>
                <w:noProof/>
                <w:webHidden/>
              </w:rPr>
              <w:fldChar w:fldCharType="separate"/>
            </w:r>
            <w:r>
              <w:rPr>
                <w:noProof/>
                <w:webHidden/>
              </w:rPr>
              <w:t>4</w:t>
            </w:r>
            <w:r>
              <w:rPr>
                <w:noProof/>
                <w:webHidden/>
              </w:rPr>
              <w:fldChar w:fldCharType="end"/>
            </w:r>
          </w:hyperlink>
        </w:p>
        <w:p w14:paraId="547C3326" w14:textId="656DECFF" w:rsidR="00BE3859" w:rsidRDefault="00BE3859">
          <w:pPr>
            <w:pStyle w:val="TOC1"/>
            <w:tabs>
              <w:tab w:val="right" w:leader="dot" w:pos="9350"/>
            </w:tabs>
            <w:rPr>
              <w:rFonts w:asciiTheme="minorHAnsi" w:eastAsiaTheme="minorEastAsia" w:hAnsiTheme="minorHAnsi" w:cstheme="minorBidi"/>
              <w:noProof/>
              <w:kern w:val="2"/>
              <w:lang w:val="en-IN" w:eastAsia="en-IN"/>
            </w:rPr>
          </w:pPr>
          <w:hyperlink w:anchor="_Toc203750798" w:history="1">
            <w:r w:rsidRPr="00395840">
              <w:rPr>
                <w:rStyle w:val="Hyperlink"/>
                <w:rFonts w:ascii="Segoe UI" w:eastAsia="Arimo Bold" w:hAnsi="Segoe UI" w:cs="Segoe UI"/>
                <w:noProof/>
              </w:rPr>
              <w:t>HARMONIZING ENVIRONMENTAL PRACTICES WITH SUSTAINABLE DEVELOPMENT GOALS</w:t>
            </w:r>
            <w:r>
              <w:rPr>
                <w:noProof/>
                <w:webHidden/>
              </w:rPr>
              <w:tab/>
            </w:r>
            <w:r>
              <w:rPr>
                <w:noProof/>
                <w:webHidden/>
              </w:rPr>
              <w:fldChar w:fldCharType="begin"/>
            </w:r>
            <w:r>
              <w:rPr>
                <w:noProof/>
                <w:webHidden/>
              </w:rPr>
              <w:instrText xml:space="preserve"> PAGEREF _Toc203750798 \h </w:instrText>
            </w:r>
            <w:r>
              <w:rPr>
                <w:noProof/>
                <w:webHidden/>
              </w:rPr>
            </w:r>
            <w:r>
              <w:rPr>
                <w:noProof/>
                <w:webHidden/>
              </w:rPr>
              <w:fldChar w:fldCharType="separate"/>
            </w:r>
            <w:r>
              <w:rPr>
                <w:noProof/>
                <w:webHidden/>
              </w:rPr>
              <w:t>5</w:t>
            </w:r>
            <w:r>
              <w:rPr>
                <w:noProof/>
                <w:webHidden/>
              </w:rPr>
              <w:fldChar w:fldCharType="end"/>
            </w:r>
          </w:hyperlink>
        </w:p>
        <w:p w14:paraId="3BC312DE" w14:textId="72A412D0" w:rsidR="00BE3859" w:rsidRDefault="00BE3859">
          <w:pPr>
            <w:pStyle w:val="TOC1"/>
            <w:tabs>
              <w:tab w:val="right" w:leader="dot" w:pos="9350"/>
            </w:tabs>
            <w:rPr>
              <w:rFonts w:asciiTheme="minorHAnsi" w:eastAsiaTheme="minorEastAsia" w:hAnsiTheme="minorHAnsi" w:cstheme="minorBidi"/>
              <w:noProof/>
              <w:kern w:val="2"/>
              <w:lang w:val="en-IN" w:eastAsia="en-IN"/>
            </w:rPr>
          </w:pPr>
          <w:hyperlink w:anchor="_Toc203750799" w:history="1">
            <w:r w:rsidRPr="00395840">
              <w:rPr>
                <w:rStyle w:val="Hyperlink"/>
                <w:rFonts w:ascii="Segoe UI" w:eastAsia="Arimo Bold" w:hAnsi="Segoe UI" w:cs="Segoe UI"/>
                <w:noProof/>
              </w:rPr>
              <w:t>RESPONSIBILITIES</w:t>
            </w:r>
            <w:r>
              <w:rPr>
                <w:noProof/>
                <w:webHidden/>
              </w:rPr>
              <w:tab/>
            </w:r>
            <w:r>
              <w:rPr>
                <w:noProof/>
                <w:webHidden/>
              </w:rPr>
              <w:fldChar w:fldCharType="begin"/>
            </w:r>
            <w:r>
              <w:rPr>
                <w:noProof/>
                <w:webHidden/>
              </w:rPr>
              <w:instrText xml:space="preserve"> PAGEREF _Toc203750799 \h </w:instrText>
            </w:r>
            <w:r>
              <w:rPr>
                <w:noProof/>
                <w:webHidden/>
              </w:rPr>
            </w:r>
            <w:r>
              <w:rPr>
                <w:noProof/>
                <w:webHidden/>
              </w:rPr>
              <w:fldChar w:fldCharType="separate"/>
            </w:r>
            <w:r>
              <w:rPr>
                <w:noProof/>
                <w:webHidden/>
              </w:rPr>
              <w:t>6</w:t>
            </w:r>
            <w:r>
              <w:rPr>
                <w:noProof/>
                <w:webHidden/>
              </w:rPr>
              <w:fldChar w:fldCharType="end"/>
            </w:r>
          </w:hyperlink>
        </w:p>
        <w:p w14:paraId="45B7B53A" w14:textId="1960C137" w:rsidR="00BE3859" w:rsidRDefault="00BE3859">
          <w:pPr>
            <w:pStyle w:val="TOC1"/>
            <w:tabs>
              <w:tab w:val="right" w:leader="dot" w:pos="9350"/>
            </w:tabs>
            <w:rPr>
              <w:rFonts w:asciiTheme="minorHAnsi" w:eastAsiaTheme="minorEastAsia" w:hAnsiTheme="minorHAnsi" w:cstheme="minorBidi"/>
              <w:noProof/>
              <w:kern w:val="2"/>
              <w:lang w:val="en-IN" w:eastAsia="en-IN"/>
            </w:rPr>
          </w:pPr>
          <w:hyperlink w:anchor="_Toc203750800" w:history="1">
            <w:r w:rsidRPr="00395840">
              <w:rPr>
                <w:rStyle w:val="Hyperlink"/>
                <w:rFonts w:ascii="Segoe UI" w:eastAsia="Arimo Bold" w:hAnsi="Segoe UI" w:cs="Segoe UI"/>
                <w:noProof/>
              </w:rPr>
              <w:t>REPORTING</w:t>
            </w:r>
            <w:r>
              <w:rPr>
                <w:noProof/>
                <w:webHidden/>
              </w:rPr>
              <w:tab/>
            </w:r>
            <w:r>
              <w:rPr>
                <w:noProof/>
                <w:webHidden/>
              </w:rPr>
              <w:fldChar w:fldCharType="begin"/>
            </w:r>
            <w:r>
              <w:rPr>
                <w:noProof/>
                <w:webHidden/>
              </w:rPr>
              <w:instrText xml:space="preserve"> PAGEREF _Toc203750800 \h </w:instrText>
            </w:r>
            <w:r>
              <w:rPr>
                <w:noProof/>
                <w:webHidden/>
              </w:rPr>
            </w:r>
            <w:r>
              <w:rPr>
                <w:noProof/>
                <w:webHidden/>
              </w:rPr>
              <w:fldChar w:fldCharType="separate"/>
            </w:r>
            <w:r>
              <w:rPr>
                <w:noProof/>
                <w:webHidden/>
              </w:rPr>
              <w:t>6</w:t>
            </w:r>
            <w:r>
              <w:rPr>
                <w:noProof/>
                <w:webHidden/>
              </w:rPr>
              <w:fldChar w:fldCharType="end"/>
            </w:r>
          </w:hyperlink>
        </w:p>
        <w:p w14:paraId="33B03F19" w14:textId="67115A64" w:rsidR="00BE3859" w:rsidRDefault="00BE3859">
          <w:pPr>
            <w:pStyle w:val="TOC1"/>
            <w:tabs>
              <w:tab w:val="right" w:leader="dot" w:pos="9350"/>
            </w:tabs>
            <w:rPr>
              <w:rFonts w:asciiTheme="minorHAnsi" w:eastAsiaTheme="minorEastAsia" w:hAnsiTheme="minorHAnsi" w:cstheme="minorBidi"/>
              <w:noProof/>
              <w:kern w:val="2"/>
              <w:lang w:val="en-IN" w:eastAsia="en-IN"/>
            </w:rPr>
          </w:pPr>
          <w:hyperlink w:anchor="_Toc203750801" w:history="1">
            <w:r w:rsidRPr="00395840">
              <w:rPr>
                <w:rStyle w:val="Hyperlink"/>
                <w:rFonts w:ascii="Segoe UI" w:eastAsia="Arimo Bold" w:hAnsi="Segoe UI" w:cs="Segoe UI"/>
                <w:noProof/>
              </w:rPr>
              <w:t>REVIEW MECHANISM</w:t>
            </w:r>
            <w:r>
              <w:rPr>
                <w:noProof/>
                <w:webHidden/>
              </w:rPr>
              <w:tab/>
            </w:r>
            <w:r>
              <w:rPr>
                <w:noProof/>
                <w:webHidden/>
              </w:rPr>
              <w:fldChar w:fldCharType="begin"/>
            </w:r>
            <w:r>
              <w:rPr>
                <w:noProof/>
                <w:webHidden/>
              </w:rPr>
              <w:instrText xml:space="preserve"> PAGEREF _Toc203750801 \h </w:instrText>
            </w:r>
            <w:r>
              <w:rPr>
                <w:noProof/>
                <w:webHidden/>
              </w:rPr>
            </w:r>
            <w:r>
              <w:rPr>
                <w:noProof/>
                <w:webHidden/>
              </w:rPr>
              <w:fldChar w:fldCharType="separate"/>
            </w:r>
            <w:r>
              <w:rPr>
                <w:noProof/>
                <w:webHidden/>
              </w:rPr>
              <w:t>7</w:t>
            </w:r>
            <w:r>
              <w:rPr>
                <w:noProof/>
                <w:webHidden/>
              </w:rPr>
              <w:fldChar w:fldCharType="end"/>
            </w:r>
          </w:hyperlink>
        </w:p>
        <w:p w14:paraId="0B71716F" w14:textId="7AC02BDD" w:rsidR="00BE3859" w:rsidRDefault="00BE3859">
          <w:pPr>
            <w:pStyle w:val="TOC1"/>
            <w:tabs>
              <w:tab w:val="right" w:leader="dot" w:pos="9350"/>
            </w:tabs>
            <w:rPr>
              <w:rFonts w:asciiTheme="minorHAnsi" w:eastAsiaTheme="minorEastAsia" w:hAnsiTheme="minorHAnsi" w:cstheme="minorBidi"/>
              <w:noProof/>
              <w:kern w:val="2"/>
              <w:lang w:val="en-IN" w:eastAsia="en-IN"/>
            </w:rPr>
          </w:pPr>
          <w:hyperlink w:anchor="_Toc203750802" w:history="1">
            <w:r w:rsidRPr="00395840">
              <w:rPr>
                <w:rStyle w:val="Hyperlink"/>
                <w:rFonts w:ascii="Segoe UI" w:eastAsia="Arimo Bold" w:hAnsi="Segoe UI" w:cs="Segoe UI"/>
                <w:noProof/>
              </w:rPr>
              <w:t>REVISION HISTORY</w:t>
            </w:r>
            <w:r>
              <w:rPr>
                <w:noProof/>
                <w:webHidden/>
              </w:rPr>
              <w:tab/>
            </w:r>
            <w:r>
              <w:rPr>
                <w:noProof/>
                <w:webHidden/>
              </w:rPr>
              <w:fldChar w:fldCharType="begin"/>
            </w:r>
            <w:r>
              <w:rPr>
                <w:noProof/>
                <w:webHidden/>
              </w:rPr>
              <w:instrText xml:space="preserve"> PAGEREF _Toc203750802 \h </w:instrText>
            </w:r>
            <w:r>
              <w:rPr>
                <w:noProof/>
                <w:webHidden/>
              </w:rPr>
            </w:r>
            <w:r>
              <w:rPr>
                <w:noProof/>
                <w:webHidden/>
              </w:rPr>
              <w:fldChar w:fldCharType="separate"/>
            </w:r>
            <w:r>
              <w:rPr>
                <w:noProof/>
                <w:webHidden/>
              </w:rPr>
              <w:t>7</w:t>
            </w:r>
            <w:r>
              <w:rPr>
                <w:noProof/>
                <w:webHidden/>
              </w:rPr>
              <w:fldChar w:fldCharType="end"/>
            </w:r>
          </w:hyperlink>
        </w:p>
        <w:p w14:paraId="1A197084" w14:textId="284B9DB7" w:rsidR="00BE3859" w:rsidRDefault="00BE3859">
          <w:pPr>
            <w:pStyle w:val="TOC1"/>
            <w:tabs>
              <w:tab w:val="right" w:leader="dot" w:pos="9350"/>
            </w:tabs>
            <w:rPr>
              <w:rFonts w:asciiTheme="minorHAnsi" w:eastAsiaTheme="minorEastAsia" w:hAnsiTheme="minorHAnsi" w:cstheme="minorBidi"/>
              <w:noProof/>
              <w:kern w:val="2"/>
              <w:lang w:val="en-IN" w:eastAsia="en-IN"/>
            </w:rPr>
          </w:pPr>
          <w:hyperlink w:anchor="_Toc203750803" w:history="1">
            <w:r w:rsidRPr="00395840">
              <w:rPr>
                <w:rStyle w:val="Hyperlink"/>
                <w:rFonts w:ascii="Segoe UI" w:hAnsi="Segoe UI" w:cs="Segoe UI"/>
                <w:noProof/>
              </w:rPr>
              <w:t>EMPLOYEE ACKNOWLEDGEMENT &amp; COMMITMENT</w:t>
            </w:r>
            <w:r>
              <w:rPr>
                <w:noProof/>
                <w:webHidden/>
              </w:rPr>
              <w:tab/>
            </w:r>
            <w:r>
              <w:rPr>
                <w:noProof/>
                <w:webHidden/>
              </w:rPr>
              <w:fldChar w:fldCharType="begin"/>
            </w:r>
            <w:r>
              <w:rPr>
                <w:noProof/>
                <w:webHidden/>
              </w:rPr>
              <w:instrText xml:space="preserve"> PAGEREF _Toc203750803 \h </w:instrText>
            </w:r>
            <w:r>
              <w:rPr>
                <w:noProof/>
                <w:webHidden/>
              </w:rPr>
            </w:r>
            <w:r>
              <w:rPr>
                <w:noProof/>
                <w:webHidden/>
              </w:rPr>
              <w:fldChar w:fldCharType="separate"/>
            </w:r>
            <w:r>
              <w:rPr>
                <w:noProof/>
                <w:webHidden/>
              </w:rPr>
              <w:t>8</w:t>
            </w:r>
            <w:r>
              <w:rPr>
                <w:noProof/>
                <w:webHidden/>
              </w:rPr>
              <w:fldChar w:fldCharType="end"/>
            </w:r>
          </w:hyperlink>
        </w:p>
        <w:p w14:paraId="66C96D51" w14:textId="5CFE2C7A" w:rsidR="000F2722" w:rsidRPr="00E61932" w:rsidRDefault="000F2722">
          <w:pPr>
            <w:rPr>
              <w:rFonts w:ascii="Segoe UI" w:hAnsi="Segoe UI" w:cs="Segoe UI"/>
            </w:rPr>
          </w:pPr>
          <w:r w:rsidRPr="00E61932">
            <w:rPr>
              <w:rFonts w:ascii="Segoe UI" w:hAnsi="Segoe UI" w:cs="Segoe UI"/>
              <w:b/>
              <w:bCs/>
              <w:noProof/>
            </w:rPr>
            <w:fldChar w:fldCharType="end"/>
          </w:r>
        </w:p>
      </w:sdtContent>
    </w:sdt>
    <w:p w14:paraId="4CF40C6B" w14:textId="77777777" w:rsidR="000F2722" w:rsidRPr="00E61932" w:rsidRDefault="000F2722" w:rsidP="000F2722">
      <w:pPr>
        <w:pStyle w:val="Heading1"/>
        <w:rPr>
          <w:rFonts w:ascii="Segoe UI" w:eastAsia="Arimo Bold" w:hAnsi="Segoe UI" w:cs="Segoe UI"/>
          <w:sz w:val="28"/>
          <w:szCs w:val="36"/>
        </w:rPr>
      </w:pPr>
    </w:p>
    <w:p w14:paraId="2BE3F058" w14:textId="77777777" w:rsidR="000F2722" w:rsidRDefault="000F2722" w:rsidP="000F2722">
      <w:pPr>
        <w:pStyle w:val="Heading1"/>
        <w:rPr>
          <w:rFonts w:ascii="Segoe UI" w:eastAsia="Arimo Bold" w:hAnsi="Segoe UI" w:cs="Segoe UI"/>
          <w:sz w:val="28"/>
          <w:szCs w:val="36"/>
        </w:rPr>
      </w:pPr>
    </w:p>
    <w:p w14:paraId="21A2E16C" w14:textId="77777777" w:rsidR="00BD7385" w:rsidRDefault="00BD7385" w:rsidP="00BD7385">
      <w:pPr>
        <w:rPr>
          <w:rFonts w:eastAsia="Arimo Bold"/>
        </w:rPr>
      </w:pPr>
    </w:p>
    <w:p w14:paraId="47798C0C" w14:textId="77777777" w:rsidR="00BD7385" w:rsidRDefault="00BD7385" w:rsidP="00BD7385">
      <w:pPr>
        <w:rPr>
          <w:rFonts w:eastAsia="Arimo Bold"/>
        </w:rPr>
      </w:pPr>
    </w:p>
    <w:p w14:paraId="695A4CBB" w14:textId="77777777" w:rsidR="00BD7385" w:rsidRDefault="00BD7385" w:rsidP="00BD7385">
      <w:pPr>
        <w:rPr>
          <w:rFonts w:eastAsia="Arimo Bold"/>
        </w:rPr>
      </w:pPr>
    </w:p>
    <w:p w14:paraId="25A28D1B" w14:textId="77777777" w:rsidR="00BD7385" w:rsidRDefault="00BD7385" w:rsidP="00BD7385">
      <w:pPr>
        <w:rPr>
          <w:rFonts w:eastAsia="Arimo Bold"/>
        </w:rPr>
      </w:pPr>
    </w:p>
    <w:p w14:paraId="2FA82A07" w14:textId="77777777" w:rsidR="00BD7385" w:rsidRDefault="00BD7385" w:rsidP="00BD7385">
      <w:pPr>
        <w:rPr>
          <w:rFonts w:eastAsia="Arimo Bold"/>
        </w:rPr>
      </w:pPr>
    </w:p>
    <w:p w14:paraId="64D0465F" w14:textId="77777777" w:rsidR="00BD7385" w:rsidRDefault="00BD7385" w:rsidP="00BD7385">
      <w:pPr>
        <w:rPr>
          <w:rFonts w:eastAsia="Arimo Bold"/>
        </w:rPr>
      </w:pPr>
    </w:p>
    <w:p w14:paraId="1F5317E5" w14:textId="77777777" w:rsidR="00BD7385" w:rsidRDefault="00BD7385" w:rsidP="00BD7385">
      <w:pPr>
        <w:rPr>
          <w:rFonts w:eastAsia="Arimo Bold"/>
        </w:rPr>
      </w:pPr>
    </w:p>
    <w:p w14:paraId="10B181C9" w14:textId="77777777" w:rsidR="00BD7385" w:rsidRDefault="00BD7385" w:rsidP="00BD7385">
      <w:pPr>
        <w:rPr>
          <w:rFonts w:eastAsia="Arimo Bold"/>
        </w:rPr>
      </w:pPr>
    </w:p>
    <w:p w14:paraId="3C97BFBF" w14:textId="77777777" w:rsidR="00BD7385" w:rsidRPr="00BD7385" w:rsidRDefault="00BD7385" w:rsidP="00BD7385">
      <w:pPr>
        <w:rPr>
          <w:rFonts w:eastAsia="Arimo Bold"/>
        </w:rPr>
      </w:pPr>
    </w:p>
    <w:p w14:paraId="112DD6E5" w14:textId="77777777" w:rsidR="000F2722" w:rsidRPr="00E61932" w:rsidRDefault="000F2722" w:rsidP="000F2722">
      <w:pPr>
        <w:rPr>
          <w:rFonts w:ascii="Segoe UI" w:eastAsia="Arimo Bold" w:hAnsi="Segoe UI" w:cs="Segoe UI"/>
        </w:rPr>
      </w:pPr>
    </w:p>
    <w:p w14:paraId="7318D3F0" w14:textId="77777777" w:rsidR="000F2722" w:rsidRPr="00E61932" w:rsidRDefault="000F2722" w:rsidP="000F2722">
      <w:pPr>
        <w:rPr>
          <w:rFonts w:ascii="Segoe UI" w:eastAsia="Arimo Bold" w:hAnsi="Segoe UI" w:cs="Segoe UI"/>
        </w:rPr>
      </w:pPr>
    </w:p>
    <w:p w14:paraId="66732F88" w14:textId="77777777" w:rsidR="000F2722" w:rsidRPr="00E61932" w:rsidRDefault="000F2722" w:rsidP="000F2722">
      <w:pPr>
        <w:rPr>
          <w:rFonts w:ascii="Segoe UI" w:eastAsia="Arimo Bold" w:hAnsi="Segoe UI" w:cs="Segoe UI"/>
        </w:rPr>
      </w:pPr>
    </w:p>
    <w:p w14:paraId="197101D7" w14:textId="77777777" w:rsidR="000F2722" w:rsidRPr="00E61932" w:rsidRDefault="000F2722" w:rsidP="000F2722">
      <w:pPr>
        <w:rPr>
          <w:rFonts w:ascii="Segoe UI" w:eastAsia="Arimo Bold" w:hAnsi="Segoe UI" w:cs="Segoe UI"/>
        </w:rPr>
      </w:pPr>
    </w:p>
    <w:p w14:paraId="7F834ACA" w14:textId="77777777" w:rsidR="000F2722" w:rsidRPr="00E61932" w:rsidRDefault="000F2722" w:rsidP="000F2722">
      <w:pPr>
        <w:rPr>
          <w:rFonts w:ascii="Segoe UI" w:eastAsia="Arimo Bold" w:hAnsi="Segoe UI" w:cs="Segoe UI"/>
        </w:rPr>
      </w:pPr>
    </w:p>
    <w:p w14:paraId="3EA49DA4" w14:textId="3CD430C9" w:rsidR="00611DF8" w:rsidRPr="00E61932" w:rsidRDefault="000F2722" w:rsidP="000F2722">
      <w:pPr>
        <w:pStyle w:val="Heading1"/>
        <w:rPr>
          <w:rFonts w:ascii="Segoe UI" w:eastAsia="Arimo Bold" w:hAnsi="Segoe UI" w:cs="Segoe UI"/>
          <w:sz w:val="28"/>
          <w:szCs w:val="36"/>
        </w:rPr>
      </w:pPr>
      <w:bookmarkStart w:id="0" w:name="_Toc203750793"/>
      <w:r w:rsidRPr="00E61932">
        <w:rPr>
          <w:rFonts w:ascii="Segoe UI" w:eastAsia="Arimo Bold" w:hAnsi="Segoe UI" w:cs="Segoe UI"/>
          <w:sz w:val="28"/>
          <w:szCs w:val="36"/>
        </w:rPr>
        <w:lastRenderedPageBreak/>
        <w:t>INTRODUCTION</w:t>
      </w:r>
      <w:bookmarkEnd w:id="0"/>
    </w:p>
    <w:p w14:paraId="52DA2277" w14:textId="77777777" w:rsidR="007E5234" w:rsidRPr="00E61932" w:rsidRDefault="007E5234" w:rsidP="00CB0EBB">
      <w:pPr>
        <w:spacing w:line="276" w:lineRule="auto"/>
        <w:jc w:val="both"/>
        <w:rPr>
          <w:rFonts w:ascii="Segoe UI" w:eastAsia="Arimo Bold" w:hAnsi="Segoe UI" w:cs="Segoe UI"/>
          <w:b/>
          <w:bCs/>
          <w:color w:val="0062AE"/>
          <w:kern w:val="24"/>
          <w:sz w:val="12"/>
          <w:szCs w:val="12"/>
          <w:u w:val="single"/>
        </w:rPr>
      </w:pPr>
    </w:p>
    <w:p w14:paraId="68EDAACD" w14:textId="77777777" w:rsidR="003C7058" w:rsidRPr="00E61932" w:rsidRDefault="003C7058" w:rsidP="00CB0EBB">
      <w:pPr>
        <w:spacing w:line="276" w:lineRule="auto"/>
        <w:jc w:val="both"/>
        <w:rPr>
          <w:rFonts w:ascii="Segoe UI" w:hAnsi="Segoe UI" w:cs="Segoe UI"/>
          <w:b/>
          <w:bCs/>
          <w:sz w:val="2"/>
          <w:szCs w:val="2"/>
          <w:u w:val="single"/>
          <w:lang w:val="en-IN"/>
        </w:rPr>
      </w:pPr>
    </w:p>
    <w:p w14:paraId="28014207" w14:textId="1A4A9557" w:rsidR="00F07635" w:rsidRPr="00E61932" w:rsidRDefault="002D2037" w:rsidP="00190833">
      <w:pPr>
        <w:spacing w:line="276" w:lineRule="auto"/>
        <w:jc w:val="both"/>
        <w:rPr>
          <w:rFonts w:ascii="Segoe UI" w:hAnsi="Segoe UI" w:cs="Segoe UI"/>
          <w:color w:val="0D0D0D"/>
          <w:shd w:val="clear" w:color="auto" w:fill="FFFFFF"/>
        </w:rPr>
      </w:pPr>
      <w:r w:rsidRPr="00E61932">
        <w:rPr>
          <w:rFonts w:ascii="Segoe UI" w:hAnsi="Segoe UI" w:cs="Segoe UI"/>
          <w:color w:val="0D0D0D"/>
          <w:shd w:val="clear" w:color="auto" w:fill="FFFFFF"/>
        </w:rPr>
        <w:t xml:space="preserve">At </w:t>
      </w:r>
      <w:r w:rsidRPr="00E61932">
        <w:rPr>
          <w:rFonts w:ascii="Segoe UI" w:hAnsi="Segoe UI" w:cs="Segoe UI"/>
          <w:b/>
          <w:bCs/>
          <w:color w:val="0D0D0D"/>
          <w:shd w:val="clear" w:color="auto" w:fill="FFFFFF"/>
        </w:rPr>
        <w:t>Agrawal Metal Works</w:t>
      </w:r>
      <w:r w:rsidR="00681BAB" w:rsidRPr="00E61932">
        <w:rPr>
          <w:rFonts w:ascii="Segoe UI" w:hAnsi="Segoe UI" w:cs="Segoe UI"/>
          <w:b/>
          <w:bCs/>
          <w:color w:val="0D0D0D"/>
          <w:shd w:val="clear" w:color="auto" w:fill="FFFFFF"/>
        </w:rPr>
        <w:t xml:space="preserve"> Pvt. Lt</w:t>
      </w:r>
      <w:r w:rsidR="003A4AEE" w:rsidRPr="00E61932">
        <w:rPr>
          <w:rFonts w:ascii="Segoe UI" w:hAnsi="Segoe UI" w:cs="Segoe UI"/>
          <w:b/>
          <w:bCs/>
          <w:color w:val="0D0D0D"/>
          <w:shd w:val="clear" w:color="auto" w:fill="FFFFFF"/>
        </w:rPr>
        <w:t>d.</w:t>
      </w:r>
      <w:r w:rsidRPr="00E61932">
        <w:rPr>
          <w:rFonts w:ascii="Segoe UI" w:hAnsi="Segoe UI" w:cs="Segoe UI"/>
          <w:color w:val="0D0D0D"/>
          <w:shd w:val="clear" w:color="auto" w:fill="FFFFFF"/>
        </w:rPr>
        <w:t xml:space="preserve">, a premier manufacturer of Copper and Copper Alloys Semis, we recognize our duty to protect the environment. </w:t>
      </w:r>
      <w:r w:rsidR="00190833" w:rsidRPr="00E61932">
        <w:rPr>
          <w:rFonts w:ascii="Segoe UI" w:hAnsi="Segoe UI" w:cs="Segoe UI"/>
          <w:color w:val="0D0D0D"/>
          <w:shd w:val="clear" w:color="auto" w:fill="FFFFFF"/>
        </w:rPr>
        <w:t>As a prominent player in the metal industry, we are committed to integrat</w:t>
      </w:r>
      <w:r w:rsidR="00B3099A" w:rsidRPr="00E61932">
        <w:rPr>
          <w:rFonts w:ascii="Segoe UI" w:hAnsi="Segoe UI" w:cs="Segoe UI"/>
          <w:color w:val="0D0D0D"/>
          <w:shd w:val="clear" w:color="auto" w:fill="FFFFFF"/>
        </w:rPr>
        <w:t>e</w:t>
      </w:r>
      <w:r w:rsidR="000B70B1" w:rsidRPr="00E61932">
        <w:rPr>
          <w:rFonts w:ascii="Segoe UI" w:hAnsi="Segoe UI" w:cs="Segoe UI"/>
          <w:color w:val="0D0D0D"/>
          <w:shd w:val="clear" w:color="auto" w:fill="FFFFFF"/>
        </w:rPr>
        <w:t xml:space="preserve"> </w:t>
      </w:r>
      <w:r w:rsidR="00190833" w:rsidRPr="00E61932">
        <w:rPr>
          <w:rFonts w:ascii="Segoe UI" w:hAnsi="Segoe UI" w:cs="Segoe UI"/>
          <w:color w:val="0D0D0D"/>
          <w:shd w:val="clear" w:color="auto" w:fill="FFFFFF"/>
        </w:rPr>
        <w:t>sustainable practices and environmental responsibilit</w:t>
      </w:r>
      <w:r w:rsidR="00C75473">
        <w:rPr>
          <w:rFonts w:ascii="Segoe UI" w:hAnsi="Segoe UI" w:cs="Segoe UI"/>
          <w:color w:val="0D0D0D"/>
          <w:shd w:val="clear" w:color="auto" w:fill="FFFFFF"/>
        </w:rPr>
        <w:t>ies</w:t>
      </w:r>
      <w:r w:rsidR="00190833" w:rsidRPr="00E61932">
        <w:rPr>
          <w:rFonts w:ascii="Segoe UI" w:hAnsi="Segoe UI" w:cs="Segoe UI"/>
          <w:color w:val="0D0D0D"/>
          <w:shd w:val="clear" w:color="auto" w:fill="FFFFFF"/>
        </w:rPr>
        <w:t xml:space="preserve"> into every aspect of our business. Our environmental policy is designed to minimize our ecological footprint, promote resource efficiency, and contribute to the well-being of the communities we serve. </w:t>
      </w:r>
    </w:p>
    <w:p w14:paraId="0ECA3D6A" w14:textId="77777777" w:rsidR="00F07635" w:rsidRPr="00E61932" w:rsidRDefault="00F07635" w:rsidP="00190833">
      <w:pPr>
        <w:spacing w:line="276" w:lineRule="auto"/>
        <w:jc w:val="both"/>
        <w:rPr>
          <w:rFonts w:ascii="Segoe UI" w:hAnsi="Segoe UI" w:cs="Segoe UI"/>
          <w:color w:val="0D0D0D"/>
          <w:sz w:val="8"/>
          <w:szCs w:val="8"/>
          <w:shd w:val="clear" w:color="auto" w:fill="FFFFFF"/>
        </w:rPr>
      </w:pPr>
    </w:p>
    <w:p w14:paraId="562B843C" w14:textId="63038FC2" w:rsidR="00E57E8D" w:rsidRPr="00E61932" w:rsidRDefault="006E2B51" w:rsidP="00190833">
      <w:pPr>
        <w:spacing w:line="276" w:lineRule="auto"/>
        <w:jc w:val="both"/>
        <w:rPr>
          <w:rFonts w:ascii="Segoe UI" w:hAnsi="Segoe UI" w:cs="Segoe UI"/>
          <w:color w:val="0D0D0D"/>
          <w:shd w:val="clear" w:color="auto" w:fill="FFFFFF"/>
        </w:rPr>
      </w:pPr>
      <w:r w:rsidRPr="00E61932">
        <w:rPr>
          <w:rFonts w:ascii="Segoe UI" w:hAnsi="Segoe UI" w:cs="Segoe UI"/>
          <w:color w:val="0D0D0D"/>
          <w:shd w:val="clear" w:color="auto" w:fill="FFFFFF"/>
        </w:rPr>
        <w:t>To uphold our commitment to environmental protection, Agrawal Metal Works has implemented a "Zero</w:t>
      </w:r>
      <w:r w:rsidR="00161B20">
        <w:rPr>
          <w:rFonts w:ascii="Segoe UI" w:hAnsi="Segoe UI" w:cs="Segoe UI"/>
          <w:color w:val="0D0D0D"/>
          <w:shd w:val="clear" w:color="auto" w:fill="FFFFFF"/>
        </w:rPr>
        <w:t xml:space="preserve"> Liquid</w:t>
      </w:r>
      <w:r w:rsidR="002F43ED">
        <w:rPr>
          <w:rFonts w:ascii="Segoe UI" w:hAnsi="Segoe UI" w:cs="Segoe UI"/>
          <w:color w:val="0D0D0D"/>
          <w:shd w:val="clear" w:color="auto" w:fill="FFFFFF"/>
        </w:rPr>
        <w:t>”</w:t>
      </w:r>
      <w:r w:rsidRPr="00E61932">
        <w:rPr>
          <w:rFonts w:ascii="Segoe UI" w:hAnsi="Segoe UI" w:cs="Segoe UI"/>
          <w:color w:val="0D0D0D"/>
          <w:shd w:val="clear" w:color="auto" w:fill="FFFFFF"/>
        </w:rPr>
        <w:t xml:space="preserve"> Discharge Policy</w:t>
      </w:r>
      <w:r w:rsidR="00EA001D" w:rsidRPr="00E61932">
        <w:rPr>
          <w:rFonts w:ascii="Segoe UI" w:hAnsi="Segoe UI" w:cs="Segoe UI"/>
          <w:color w:val="0D0D0D"/>
          <w:shd w:val="clear" w:color="auto" w:fill="FFFFFF"/>
        </w:rPr>
        <w:t xml:space="preserve"> which </w:t>
      </w:r>
      <w:r w:rsidRPr="00E61932">
        <w:rPr>
          <w:rFonts w:ascii="Segoe UI" w:hAnsi="Segoe UI" w:cs="Segoe UI"/>
          <w:color w:val="0D0D0D"/>
          <w:shd w:val="clear" w:color="auto" w:fill="FFFFFF"/>
        </w:rPr>
        <w:t xml:space="preserve">is </w:t>
      </w:r>
      <w:r w:rsidR="00161B20">
        <w:rPr>
          <w:rFonts w:ascii="Segoe UI" w:hAnsi="Segoe UI" w:cs="Segoe UI"/>
          <w:color w:val="0D0D0D"/>
          <w:shd w:val="clear" w:color="auto" w:fill="FFFFFF"/>
        </w:rPr>
        <w:t xml:space="preserve">being </w:t>
      </w:r>
      <w:r w:rsidRPr="00E61932">
        <w:rPr>
          <w:rFonts w:ascii="Segoe UI" w:hAnsi="Segoe UI" w:cs="Segoe UI"/>
          <w:color w:val="0D0D0D"/>
          <w:shd w:val="clear" w:color="auto" w:fill="FFFFFF"/>
        </w:rPr>
        <w:t>achieved through the utilization of advanced Effluent Treatment Plants (ETP) and Sewage Treatment Plants (STP), ensuring that no harmful discharge affect</w:t>
      </w:r>
      <w:r w:rsidR="00161B20">
        <w:rPr>
          <w:rFonts w:ascii="Segoe UI" w:hAnsi="Segoe UI" w:cs="Segoe UI"/>
          <w:color w:val="0D0D0D"/>
          <w:shd w:val="clear" w:color="auto" w:fill="FFFFFF"/>
        </w:rPr>
        <w:t xml:space="preserve"> to</w:t>
      </w:r>
      <w:r w:rsidRPr="00E61932">
        <w:rPr>
          <w:rFonts w:ascii="Segoe UI" w:hAnsi="Segoe UI" w:cs="Segoe UI"/>
          <w:color w:val="0D0D0D"/>
          <w:shd w:val="clear" w:color="auto" w:fill="FFFFFF"/>
        </w:rPr>
        <w:t xml:space="preserve"> our surroundings. Furthermore, we have established a dedicated Air Pollution Control System to maintain the quality of air emissions, thereby protecting the atmosphere. </w:t>
      </w:r>
      <w:r w:rsidR="00190833" w:rsidRPr="00E61932">
        <w:rPr>
          <w:rFonts w:ascii="Segoe UI" w:hAnsi="Segoe UI" w:cs="Segoe UI"/>
          <w:color w:val="0D0D0D"/>
          <w:shd w:val="clear" w:color="auto" w:fill="FFFFFF"/>
        </w:rPr>
        <w:t>By adhering to stringent environmental standards and continuously seeking innovative solutions, Agarwal Metal Works aims to lead in the journey towards a greener and more sustainable future.</w:t>
      </w:r>
    </w:p>
    <w:p w14:paraId="0FB86ABD" w14:textId="580A3435" w:rsidR="00B0269F" w:rsidRPr="00E61932" w:rsidRDefault="000C5221" w:rsidP="000F2722">
      <w:pPr>
        <w:pStyle w:val="Heading1"/>
        <w:rPr>
          <w:rFonts w:ascii="Segoe UI" w:eastAsia="Arimo Bold" w:hAnsi="Segoe UI" w:cs="Segoe UI"/>
          <w:sz w:val="28"/>
          <w:szCs w:val="36"/>
        </w:rPr>
      </w:pPr>
      <w:bookmarkStart w:id="1" w:name="_Toc203750794"/>
      <w:r w:rsidRPr="00E61932">
        <w:rPr>
          <w:rFonts w:ascii="Segoe UI" w:eastAsia="Arimo Bold" w:hAnsi="Segoe UI" w:cs="Segoe UI"/>
          <w:sz w:val="28"/>
          <w:szCs w:val="36"/>
        </w:rPr>
        <w:t>SCOPE</w:t>
      </w:r>
      <w:bookmarkEnd w:id="1"/>
    </w:p>
    <w:p w14:paraId="3689D425" w14:textId="77777777" w:rsidR="00E214EA" w:rsidRPr="00E61932" w:rsidRDefault="00E214EA" w:rsidP="00DD2E0B">
      <w:pPr>
        <w:spacing w:line="276" w:lineRule="auto"/>
        <w:jc w:val="both"/>
        <w:rPr>
          <w:rFonts w:ascii="Segoe UI" w:hAnsi="Segoe UI" w:cs="Segoe UI"/>
          <w:sz w:val="12"/>
          <w:szCs w:val="12"/>
          <w:lang w:val="en-IN"/>
        </w:rPr>
      </w:pPr>
    </w:p>
    <w:p w14:paraId="4850115A" w14:textId="648BE6D6" w:rsidR="00C938F2" w:rsidRPr="00E61932" w:rsidRDefault="00EF247E" w:rsidP="00DD2E0B">
      <w:pPr>
        <w:spacing w:line="276" w:lineRule="auto"/>
        <w:jc w:val="both"/>
        <w:rPr>
          <w:rFonts w:ascii="Segoe UI" w:hAnsi="Segoe UI" w:cs="Segoe UI"/>
          <w:lang w:val="en-IN"/>
        </w:rPr>
      </w:pPr>
      <w:r w:rsidRPr="00E61932">
        <w:rPr>
          <w:rFonts w:ascii="Segoe UI" w:hAnsi="Segoe UI" w:cs="Segoe UI"/>
          <w:lang w:val="en-IN"/>
        </w:rPr>
        <w:t>This Policy</w:t>
      </w:r>
      <w:r w:rsidR="009E07F6" w:rsidRPr="00E61932">
        <w:rPr>
          <w:rFonts w:ascii="Segoe UI" w:hAnsi="Segoe UI" w:cs="Segoe UI"/>
          <w:lang w:val="en-IN"/>
        </w:rPr>
        <w:t xml:space="preserve"> is applicable to fol</w:t>
      </w:r>
      <w:r w:rsidR="006035BA" w:rsidRPr="00E61932">
        <w:rPr>
          <w:rFonts w:ascii="Segoe UI" w:hAnsi="Segoe UI" w:cs="Segoe UI"/>
          <w:lang w:val="en-IN"/>
        </w:rPr>
        <w:t>lowing sites</w:t>
      </w:r>
      <w:r w:rsidR="000C6CB2" w:rsidRPr="00E61932">
        <w:rPr>
          <w:rFonts w:ascii="Segoe UI" w:hAnsi="Segoe UI" w:cs="Segoe UI"/>
          <w:lang w:val="en-IN"/>
        </w:rPr>
        <w:t xml:space="preserve"> and all</w:t>
      </w:r>
      <w:r w:rsidR="009E27E9" w:rsidRPr="00E61932">
        <w:rPr>
          <w:rFonts w:ascii="Segoe UI" w:hAnsi="Segoe UI" w:cs="Segoe UI"/>
          <w:lang w:val="en-IN"/>
        </w:rPr>
        <w:t xml:space="preserve"> of its employees, workers, sub-contractors and other stakeholders</w:t>
      </w:r>
      <w:r w:rsidR="006035BA" w:rsidRPr="00E61932">
        <w:rPr>
          <w:rFonts w:ascii="Segoe UI" w:hAnsi="Segoe UI" w:cs="Segoe UI"/>
          <w:lang w:val="en-IN"/>
        </w:rPr>
        <w:t>:</w:t>
      </w:r>
    </w:p>
    <w:p w14:paraId="1D678E08" w14:textId="77777777" w:rsidR="00341C0D" w:rsidRPr="00E61932" w:rsidRDefault="00341C0D" w:rsidP="00DD2E0B">
      <w:pPr>
        <w:spacing w:line="276" w:lineRule="auto"/>
        <w:jc w:val="both"/>
        <w:rPr>
          <w:rFonts w:ascii="Segoe UI" w:hAnsi="Segoe UI" w:cs="Segoe UI"/>
          <w:lang w:val="en-IN"/>
        </w:rPr>
      </w:pPr>
    </w:p>
    <w:tbl>
      <w:tblPr>
        <w:tblStyle w:val="GridTable1Light-Accent1"/>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1"/>
        <w:gridCol w:w="2399"/>
        <w:gridCol w:w="6030"/>
      </w:tblGrid>
      <w:tr w:rsidR="00617A2B" w:rsidRPr="00E61932" w14:paraId="13024182" w14:textId="77777777" w:rsidTr="00D355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1" w:type="dxa"/>
            <w:tcBorders>
              <w:bottom w:val="none" w:sz="0" w:space="0" w:color="auto"/>
            </w:tcBorders>
            <w:vAlign w:val="center"/>
          </w:tcPr>
          <w:p w14:paraId="29081E80" w14:textId="25DD9A9C" w:rsidR="00617A2B" w:rsidRPr="00E61932" w:rsidRDefault="00617A2B" w:rsidP="00DD2E0B">
            <w:pPr>
              <w:spacing w:line="276" w:lineRule="auto"/>
              <w:jc w:val="center"/>
              <w:rPr>
                <w:rFonts w:ascii="Segoe UI" w:hAnsi="Segoe UI" w:cs="Segoe UI"/>
                <w:sz w:val="24"/>
                <w:szCs w:val="24"/>
              </w:rPr>
            </w:pPr>
            <w:bookmarkStart w:id="2" w:name="_Hlk203739961"/>
            <w:r w:rsidRPr="00E61932">
              <w:rPr>
                <w:rFonts w:ascii="Segoe UI" w:hAnsi="Segoe UI" w:cs="Segoe UI"/>
                <w:sz w:val="24"/>
                <w:szCs w:val="24"/>
              </w:rPr>
              <w:t>Sr. No.</w:t>
            </w:r>
          </w:p>
        </w:tc>
        <w:tc>
          <w:tcPr>
            <w:tcW w:w="2399" w:type="dxa"/>
            <w:tcBorders>
              <w:bottom w:val="none" w:sz="0" w:space="0" w:color="auto"/>
            </w:tcBorders>
            <w:vAlign w:val="center"/>
          </w:tcPr>
          <w:p w14:paraId="3786DFBB" w14:textId="30FFF857" w:rsidR="00617A2B" w:rsidRPr="00E61932" w:rsidRDefault="00B95511" w:rsidP="00DD2E0B">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4"/>
                <w:szCs w:val="24"/>
              </w:rPr>
            </w:pPr>
            <w:r w:rsidRPr="00E61932">
              <w:rPr>
                <w:rFonts w:ascii="Segoe UI" w:hAnsi="Segoe UI" w:cs="Segoe UI"/>
                <w:sz w:val="24"/>
                <w:szCs w:val="24"/>
              </w:rPr>
              <w:t>Site</w:t>
            </w:r>
          </w:p>
        </w:tc>
        <w:tc>
          <w:tcPr>
            <w:tcW w:w="6030" w:type="dxa"/>
            <w:tcBorders>
              <w:bottom w:val="none" w:sz="0" w:space="0" w:color="auto"/>
            </w:tcBorders>
            <w:vAlign w:val="center"/>
          </w:tcPr>
          <w:p w14:paraId="4C41CA7F" w14:textId="58D7144C" w:rsidR="00617A2B" w:rsidRPr="00E61932" w:rsidRDefault="00B95511" w:rsidP="00DD2E0B">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4"/>
                <w:szCs w:val="24"/>
              </w:rPr>
            </w:pPr>
            <w:r w:rsidRPr="00E61932">
              <w:rPr>
                <w:rFonts w:ascii="Segoe UI" w:hAnsi="Segoe UI" w:cs="Segoe UI"/>
                <w:sz w:val="24"/>
                <w:szCs w:val="24"/>
              </w:rPr>
              <w:t>Address</w:t>
            </w:r>
          </w:p>
        </w:tc>
      </w:tr>
      <w:tr w:rsidR="00C124CD" w:rsidRPr="00E61932" w14:paraId="200BA0A0" w14:textId="77777777" w:rsidTr="00D355E0">
        <w:trPr>
          <w:trHeight w:val="697"/>
        </w:trPr>
        <w:tc>
          <w:tcPr>
            <w:cnfStyle w:val="001000000000" w:firstRow="0" w:lastRow="0" w:firstColumn="1" w:lastColumn="0" w:oddVBand="0" w:evenVBand="0" w:oddHBand="0" w:evenHBand="0" w:firstRowFirstColumn="0" w:firstRowLastColumn="0" w:lastRowFirstColumn="0" w:lastRowLastColumn="0"/>
            <w:tcW w:w="1021" w:type="dxa"/>
            <w:vAlign w:val="center"/>
          </w:tcPr>
          <w:p w14:paraId="5897C3C2" w14:textId="4E3298AD" w:rsidR="00C124CD" w:rsidRPr="00E61932" w:rsidRDefault="00C124CD" w:rsidP="00DD2E0B">
            <w:pPr>
              <w:spacing w:line="276" w:lineRule="auto"/>
              <w:jc w:val="center"/>
              <w:rPr>
                <w:rFonts w:ascii="Segoe UI" w:hAnsi="Segoe UI" w:cs="Segoe UI"/>
                <w:sz w:val="20"/>
                <w:szCs w:val="20"/>
              </w:rPr>
            </w:pPr>
            <w:r w:rsidRPr="00E61932">
              <w:rPr>
                <w:rFonts w:ascii="Segoe UI" w:hAnsi="Segoe UI" w:cs="Segoe UI"/>
                <w:sz w:val="20"/>
                <w:szCs w:val="20"/>
              </w:rPr>
              <w:t>1</w:t>
            </w:r>
          </w:p>
        </w:tc>
        <w:tc>
          <w:tcPr>
            <w:tcW w:w="2399" w:type="dxa"/>
            <w:vMerge w:val="restart"/>
            <w:vAlign w:val="center"/>
          </w:tcPr>
          <w:p w14:paraId="513DD7C5" w14:textId="47136BBD" w:rsidR="00C124CD" w:rsidRPr="00E61932" w:rsidRDefault="00C124CD" w:rsidP="00DD2E0B">
            <w:pPr>
              <w:spacing w:line="276"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sz w:val="20"/>
                <w:szCs w:val="20"/>
              </w:rPr>
            </w:pPr>
            <w:r w:rsidRPr="00E61932">
              <w:rPr>
                <w:rFonts w:ascii="Segoe UI" w:hAnsi="Segoe UI" w:cs="Segoe UI"/>
                <w:b/>
                <w:bCs/>
                <w:sz w:val="20"/>
                <w:szCs w:val="20"/>
              </w:rPr>
              <w:t>Agrawal Metal Works Pvt. Ltd.</w:t>
            </w:r>
          </w:p>
        </w:tc>
        <w:tc>
          <w:tcPr>
            <w:tcW w:w="6030" w:type="dxa"/>
            <w:vAlign w:val="center"/>
          </w:tcPr>
          <w:p w14:paraId="4C8B88CB" w14:textId="35954D29" w:rsidR="00935991" w:rsidRPr="00E61932" w:rsidRDefault="00935991" w:rsidP="00D355E0">
            <w:pPr>
              <w:tabs>
                <w:tab w:val="left" w:pos="0"/>
              </w:tabs>
              <w:spacing w:line="200" w:lineRule="atLeast"/>
              <w:ind w:left="-810" w:firstLine="810"/>
              <w:jc w:val="center"/>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color w:val="242424"/>
                <w:spacing w:val="5"/>
                <w:sz w:val="24"/>
                <w:szCs w:val="24"/>
                <w14:ligatures w14:val="none"/>
              </w:rPr>
            </w:pPr>
            <w:r w:rsidRPr="00E61932">
              <w:rPr>
                <w:rFonts w:ascii="Segoe UI" w:hAnsi="Segoe UI" w:cs="Segoe UI"/>
                <w:color w:val="242424"/>
                <w:spacing w:val="5"/>
                <w:sz w:val="24"/>
                <w:szCs w:val="24"/>
                <w14:ligatures w14:val="none"/>
              </w:rPr>
              <w:t xml:space="preserve">SP-144, RIICO Ind. Area, Phase-1, </w:t>
            </w:r>
            <w:proofErr w:type="spellStart"/>
            <w:r w:rsidRPr="00E61932">
              <w:rPr>
                <w:rFonts w:ascii="Segoe UI" w:hAnsi="Segoe UI" w:cs="Segoe UI"/>
                <w:color w:val="242424"/>
                <w:spacing w:val="5"/>
                <w:sz w:val="24"/>
                <w:szCs w:val="24"/>
                <w14:ligatures w14:val="none"/>
              </w:rPr>
              <w:t>Bhiwadi</w:t>
            </w:r>
            <w:proofErr w:type="spellEnd"/>
            <w:r w:rsidRPr="00E61932">
              <w:rPr>
                <w:rFonts w:ascii="Segoe UI" w:hAnsi="Segoe UI" w:cs="Segoe UI"/>
                <w:color w:val="242424"/>
                <w:spacing w:val="5"/>
                <w:sz w:val="24"/>
                <w:szCs w:val="24"/>
                <w14:ligatures w14:val="none"/>
              </w:rPr>
              <w:t xml:space="preserve"> – 301019, </w:t>
            </w:r>
            <w:proofErr w:type="spellStart"/>
            <w:r w:rsidRPr="00E61932">
              <w:rPr>
                <w:rFonts w:ascii="Segoe UI" w:hAnsi="Segoe UI" w:cs="Segoe UI"/>
                <w:color w:val="242424"/>
                <w:spacing w:val="5"/>
                <w:sz w:val="24"/>
                <w:szCs w:val="24"/>
                <w14:ligatures w14:val="none"/>
              </w:rPr>
              <w:t>Maharastra</w:t>
            </w:r>
            <w:proofErr w:type="spellEnd"/>
            <w:r w:rsidRPr="00E61932">
              <w:rPr>
                <w:rFonts w:ascii="Segoe UI" w:hAnsi="Segoe UI" w:cs="Segoe UI"/>
                <w:color w:val="242424"/>
                <w:spacing w:val="5"/>
                <w:sz w:val="24"/>
                <w:szCs w:val="24"/>
                <w14:ligatures w14:val="none"/>
              </w:rPr>
              <w:t>, India</w:t>
            </w:r>
          </w:p>
        </w:tc>
      </w:tr>
      <w:tr w:rsidR="00C124CD" w:rsidRPr="00E61932" w14:paraId="36B33459" w14:textId="77777777" w:rsidTr="00D355E0">
        <w:trPr>
          <w:trHeight w:val="697"/>
        </w:trPr>
        <w:tc>
          <w:tcPr>
            <w:cnfStyle w:val="001000000000" w:firstRow="0" w:lastRow="0" w:firstColumn="1" w:lastColumn="0" w:oddVBand="0" w:evenVBand="0" w:oddHBand="0" w:evenHBand="0" w:firstRowFirstColumn="0" w:firstRowLastColumn="0" w:lastRowFirstColumn="0" w:lastRowLastColumn="0"/>
            <w:tcW w:w="1021" w:type="dxa"/>
            <w:vAlign w:val="center"/>
          </w:tcPr>
          <w:p w14:paraId="24ABE1F1" w14:textId="5F56759E" w:rsidR="00C124CD" w:rsidRPr="00E61932" w:rsidRDefault="00C124CD" w:rsidP="00DD2E0B">
            <w:pPr>
              <w:spacing w:line="276" w:lineRule="auto"/>
              <w:jc w:val="center"/>
              <w:rPr>
                <w:rFonts w:ascii="Segoe UI" w:hAnsi="Segoe UI" w:cs="Segoe UI"/>
                <w:sz w:val="20"/>
                <w:szCs w:val="20"/>
              </w:rPr>
            </w:pPr>
            <w:r w:rsidRPr="00E61932">
              <w:rPr>
                <w:rFonts w:ascii="Segoe UI" w:hAnsi="Segoe UI" w:cs="Segoe UI"/>
                <w:sz w:val="20"/>
                <w:szCs w:val="20"/>
              </w:rPr>
              <w:t xml:space="preserve">2 </w:t>
            </w:r>
          </w:p>
        </w:tc>
        <w:tc>
          <w:tcPr>
            <w:tcW w:w="2399" w:type="dxa"/>
            <w:vMerge/>
            <w:vAlign w:val="center"/>
          </w:tcPr>
          <w:p w14:paraId="71079B10" w14:textId="0846716C" w:rsidR="00C124CD" w:rsidRPr="00E61932" w:rsidRDefault="00C124CD" w:rsidP="00DD2E0B">
            <w:pPr>
              <w:spacing w:line="276"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0D0D0D"/>
                <w:shd w:val="clear" w:color="auto" w:fill="FFFFFF"/>
              </w:rPr>
            </w:pPr>
          </w:p>
        </w:tc>
        <w:tc>
          <w:tcPr>
            <w:tcW w:w="6030" w:type="dxa"/>
            <w:vAlign w:val="center"/>
          </w:tcPr>
          <w:p w14:paraId="4BD49DB6" w14:textId="1FCA6F09" w:rsidR="00C124CD" w:rsidRPr="00E61932" w:rsidRDefault="00935991" w:rsidP="00D355E0">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noProof/>
                <w:sz w:val="24"/>
                <w:szCs w:val="24"/>
              </w:rPr>
            </w:pPr>
            <w:r w:rsidRPr="00E61932">
              <w:rPr>
                <w:rFonts w:ascii="Segoe UI" w:hAnsi="Segoe UI" w:cs="Segoe UI"/>
                <w:noProof/>
                <w:sz w:val="24"/>
                <w:szCs w:val="24"/>
              </w:rPr>
              <w:t>Jhajjar Road, Rewari-123401, Haryana, India</w:t>
            </w:r>
          </w:p>
        </w:tc>
      </w:tr>
      <w:tr w:rsidR="00C124CD" w:rsidRPr="00E61932" w14:paraId="273FF562" w14:textId="77777777" w:rsidTr="00D355E0">
        <w:trPr>
          <w:trHeight w:val="697"/>
        </w:trPr>
        <w:tc>
          <w:tcPr>
            <w:cnfStyle w:val="001000000000" w:firstRow="0" w:lastRow="0" w:firstColumn="1" w:lastColumn="0" w:oddVBand="0" w:evenVBand="0" w:oddHBand="0" w:evenHBand="0" w:firstRowFirstColumn="0" w:firstRowLastColumn="0" w:lastRowFirstColumn="0" w:lastRowLastColumn="0"/>
            <w:tcW w:w="1021" w:type="dxa"/>
            <w:vAlign w:val="center"/>
          </w:tcPr>
          <w:p w14:paraId="43AA8994" w14:textId="5D676A88" w:rsidR="00C124CD" w:rsidRPr="00E61932" w:rsidRDefault="00935991" w:rsidP="00DD2E0B">
            <w:pPr>
              <w:spacing w:line="276" w:lineRule="auto"/>
              <w:jc w:val="center"/>
              <w:rPr>
                <w:rFonts w:ascii="Segoe UI" w:hAnsi="Segoe UI" w:cs="Segoe UI"/>
                <w:sz w:val="20"/>
                <w:szCs w:val="20"/>
              </w:rPr>
            </w:pPr>
            <w:r w:rsidRPr="00E61932">
              <w:rPr>
                <w:rFonts w:ascii="Segoe UI" w:hAnsi="Segoe UI" w:cs="Segoe UI"/>
                <w:sz w:val="20"/>
                <w:szCs w:val="20"/>
              </w:rPr>
              <w:t>3</w:t>
            </w:r>
          </w:p>
        </w:tc>
        <w:tc>
          <w:tcPr>
            <w:tcW w:w="2399" w:type="dxa"/>
            <w:vMerge/>
            <w:vAlign w:val="center"/>
          </w:tcPr>
          <w:p w14:paraId="006CC484" w14:textId="77777777" w:rsidR="00C124CD" w:rsidRPr="00E61932" w:rsidRDefault="00C124CD" w:rsidP="00DD2E0B">
            <w:pPr>
              <w:spacing w:line="276"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0D0D0D"/>
                <w:shd w:val="clear" w:color="auto" w:fill="FFFFFF"/>
              </w:rPr>
            </w:pPr>
          </w:p>
        </w:tc>
        <w:tc>
          <w:tcPr>
            <w:tcW w:w="6030" w:type="dxa"/>
            <w:vAlign w:val="center"/>
          </w:tcPr>
          <w:p w14:paraId="67BBB5F2" w14:textId="13CF573E" w:rsidR="00C124CD" w:rsidRPr="00E61932" w:rsidRDefault="00935991" w:rsidP="00D355E0">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noProof/>
                <w:sz w:val="24"/>
                <w:szCs w:val="24"/>
              </w:rPr>
            </w:pPr>
            <w:r w:rsidRPr="00E61932">
              <w:rPr>
                <w:rFonts w:ascii="Segoe UI" w:hAnsi="Segoe UI" w:cs="Segoe UI"/>
                <w:noProof/>
                <w:sz w:val="24"/>
                <w:szCs w:val="24"/>
              </w:rPr>
              <w:t>205, “Arunachal Building” 19, Barakhamba Road –110001, New Delhi, India</w:t>
            </w:r>
          </w:p>
        </w:tc>
      </w:tr>
      <w:bookmarkEnd w:id="2"/>
    </w:tbl>
    <w:p w14:paraId="4E741EC5" w14:textId="77777777" w:rsidR="001F60FA" w:rsidRDefault="001F60FA" w:rsidP="00D4405A">
      <w:pPr>
        <w:spacing w:line="276" w:lineRule="auto"/>
        <w:jc w:val="both"/>
        <w:rPr>
          <w:rFonts w:ascii="Segoe UI" w:eastAsia="Arimo Bold" w:hAnsi="Segoe UI" w:cs="Segoe UI"/>
          <w:b/>
          <w:bCs/>
          <w:color w:val="0062AE"/>
          <w:kern w:val="24"/>
          <w:sz w:val="30"/>
          <w:szCs w:val="30"/>
          <w:u w:val="single"/>
        </w:rPr>
      </w:pPr>
    </w:p>
    <w:p w14:paraId="7E90AE91" w14:textId="77777777" w:rsidR="00BD7385" w:rsidRDefault="00BD7385" w:rsidP="00D4405A">
      <w:pPr>
        <w:spacing w:line="276" w:lineRule="auto"/>
        <w:jc w:val="both"/>
        <w:rPr>
          <w:rFonts w:ascii="Segoe UI" w:eastAsia="Arimo Bold" w:hAnsi="Segoe UI" w:cs="Segoe UI"/>
          <w:b/>
          <w:bCs/>
          <w:color w:val="0062AE"/>
          <w:kern w:val="24"/>
          <w:sz w:val="30"/>
          <w:szCs w:val="30"/>
          <w:u w:val="single"/>
        </w:rPr>
      </w:pPr>
    </w:p>
    <w:p w14:paraId="13FCF0B3" w14:textId="77777777" w:rsidR="00D00EB6" w:rsidRPr="00E61932" w:rsidRDefault="00D00EB6" w:rsidP="00D4405A">
      <w:pPr>
        <w:spacing w:line="276" w:lineRule="auto"/>
        <w:jc w:val="both"/>
        <w:rPr>
          <w:rFonts w:ascii="Segoe UI" w:eastAsia="Arimo Bold" w:hAnsi="Segoe UI" w:cs="Segoe UI"/>
          <w:b/>
          <w:bCs/>
          <w:color w:val="0062AE"/>
          <w:kern w:val="24"/>
          <w:sz w:val="30"/>
          <w:szCs w:val="30"/>
          <w:u w:val="single"/>
        </w:rPr>
      </w:pPr>
    </w:p>
    <w:p w14:paraId="0F466893" w14:textId="4CD97BED" w:rsidR="00152437" w:rsidRPr="00E61932" w:rsidRDefault="00132F95" w:rsidP="000F2722">
      <w:pPr>
        <w:pStyle w:val="Heading1"/>
        <w:rPr>
          <w:rFonts w:ascii="Segoe UI" w:eastAsia="Arimo Bold" w:hAnsi="Segoe UI" w:cs="Segoe UI"/>
          <w:sz w:val="28"/>
          <w:szCs w:val="36"/>
        </w:rPr>
      </w:pPr>
      <w:bookmarkStart w:id="3" w:name="_Toc203750795"/>
      <w:r w:rsidRPr="00E61932">
        <w:rPr>
          <w:rFonts w:ascii="Segoe UI" w:eastAsia="Arimo Bold" w:hAnsi="Segoe UI" w:cs="Segoe UI"/>
          <w:sz w:val="28"/>
          <w:szCs w:val="36"/>
        </w:rPr>
        <w:lastRenderedPageBreak/>
        <w:t>P</w:t>
      </w:r>
      <w:r w:rsidR="008E7751" w:rsidRPr="00E61932">
        <w:rPr>
          <w:rFonts w:ascii="Segoe UI" w:eastAsia="Arimo Bold" w:hAnsi="Segoe UI" w:cs="Segoe UI"/>
          <w:sz w:val="28"/>
          <w:szCs w:val="36"/>
        </w:rPr>
        <w:t>O</w:t>
      </w:r>
      <w:r w:rsidRPr="00E61932">
        <w:rPr>
          <w:rFonts w:ascii="Segoe UI" w:eastAsia="Arimo Bold" w:hAnsi="Segoe UI" w:cs="Segoe UI"/>
          <w:sz w:val="28"/>
          <w:szCs w:val="36"/>
        </w:rPr>
        <w:t xml:space="preserve">LICY </w:t>
      </w:r>
      <w:r w:rsidR="00BC4FB3" w:rsidRPr="00E61932">
        <w:rPr>
          <w:rFonts w:ascii="Segoe UI" w:eastAsia="Arimo Bold" w:hAnsi="Segoe UI" w:cs="Segoe UI"/>
          <w:sz w:val="28"/>
          <w:szCs w:val="36"/>
        </w:rPr>
        <w:t>STATEMENT</w:t>
      </w:r>
      <w:bookmarkEnd w:id="3"/>
    </w:p>
    <w:p w14:paraId="27320180" w14:textId="77777777" w:rsidR="0055004B" w:rsidRPr="00E61932" w:rsidRDefault="0055004B" w:rsidP="00D4405A">
      <w:pPr>
        <w:spacing w:line="276" w:lineRule="auto"/>
        <w:jc w:val="both"/>
        <w:rPr>
          <w:rFonts w:ascii="Segoe UI" w:eastAsia="Arimo Bold" w:hAnsi="Segoe UI" w:cs="Segoe UI"/>
          <w:b/>
          <w:bCs/>
          <w:color w:val="0062AE"/>
          <w:kern w:val="24"/>
          <w:sz w:val="12"/>
          <w:szCs w:val="12"/>
          <w:u w:val="single"/>
        </w:rPr>
      </w:pPr>
    </w:p>
    <w:p w14:paraId="02EBDCB6" w14:textId="56E210B7" w:rsidR="000905A4" w:rsidRPr="00E61932" w:rsidRDefault="0005343F" w:rsidP="0055004B">
      <w:pPr>
        <w:jc w:val="both"/>
        <w:rPr>
          <w:rFonts w:ascii="Segoe UI" w:hAnsi="Segoe UI" w:cs="Segoe UI"/>
          <w:shd w:val="clear" w:color="auto" w:fill="FFFFFF"/>
        </w:rPr>
      </w:pPr>
      <w:bookmarkStart w:id="4" w:name="_Hlk166668679"/>
      <w:r w:rsidRPr="00E61932">
        <w:rPr>
          <w:rFonts w:ascii="Segoe UI" w:hAnsi="Segoe UI" w:cs="Segoe UI"/>
          <w:shd w:val="clear" w:color="auto" w:fill="FFFFFF"/>
        </w:rPr>
        <w:t xml:space="preserve">At Agrawal Metal Works Pvt. Ltd., we are dedicated to </w:t>
      </w:r>
      <w:r w:rsidR="00CC6D56" w:rsidRPr="00E61932">
        <w:rPr>
          <w:rFonts w:ascii="Segoe UI" w:hAnsi="Segoe UI" w:cs="Segoe UI"/>
          <w:shd w:val="clear" w:color="auto" w:fill="FFFFFF"/>
        </w:rPr>
        <w:t>conducting</w:t>
      </w:r>
      <w:r w:rsidRPr="00E61932">
        <w:rPr>
          <w:rFonts w:ascii="Segoe UI" w:hAnsi="Segoe UI" w:cs="Segoe UI"/>
          <w:shd w:val="clear" w:color="auto" w:fill="FFFFFF"/>
        </w:rPr>
        <w:t xml:space="preserve"> our operations in a manner that</w:t>
      </w:r>
      <w:r w:rsidR="002C51B7" w:rsidRPr="00E61932">
        <w:rPr>
          <w:rFonts w:ascii="Segoe UI" w:hAnsi="Segoe UI" w:cs="Segoe UI"/>
          <w:shd w:val="clear" w:color="auto" w:fill="FFFFFF"/>
        </w:rPr>
        <w:t xml:space="preserve"> prioritizes environmental sustainability</w:t>
      </w:r>
      <w:r w:rsidR="00E4258E" w:rsidRPr="00E61932">
        <w:rPr>
          <w:rFonts w:ascii="Segoe UI" w:hAnsi="Segoe UI" w:cs="Segoe UI"/>
          <w:shd w:val="clear" w:color="auto" w:fill="FFFFFF"/>
        </w:rPr>
        <w:t xml:space="preserve"> and minimizes our ecological footprint</w:t>
      </w:r>
      <w:r w:rsidRPr="00E61932">
        <w:rPr>
          <w:rFonts w:ascii="Segoe UI" w:hAnsi="Segoe UI" w:cs="Segoe UI"/>
          <w:shd w:val="clear" w:color="auto" w:fill="FFFFFF"/>
        </w:rPr>
        <w:t xml:space="preserve">. </w:t>
      </w:r>
      <w:r w:rsidR="00690245" w:rsidRPr="00E61932">
        <w:rPr>
          <w:rFonts w:ascii="Segoe UI" w:hAnsi="Segoe UI" w:cs="Segoe UI"/>
          <w:shd w:val="clear" w:color="auto" w:fill="FFFFFF"/>
        </w:rPr>
        <w:t>The goal is to integrate responsible practices</w:t>
      </w:r>
      <w:r w:rsidR="00336423" w:rsidRPr="00E61932">
        <w:rPr>
          <w:rFonts w:ascii="Segoe UI" w:hAnsi="Segoe UI" w:cs="Segoe UI"/>
          <w:shd w:val="clear" w:color="auto" w:fill="FFFFFF"/>
        </w:rPr>
        <w:t xml:space="preserve"> </w:t>
      </w:r>
      <w:r w:rsidR="00690245" w:rsidRPr="00E61932">
        <w:rPr>
          <w:rFonts w:ascii="Segoe UI" w:hAnsi="Segoe UI" w:cs="Segoe UI"/>
          <w:shd w:val="clear" w:color="auto" w:fill="FFFFFF"/>
        </w:rPr>
        <w:t>that preserve natural resources and enhance environmental quality for future generations</w:t>
      </w:r>
      <w:r w:rsidRPr="00E61932">
        <w:rPr>
          <w:rFonts w:ascii="Segoe UI" w:hAnsi="Segoe UI" w:cs="Segoe UI"/>
          <w:shd w:val="clear" w:color="auto" w:fill="FFFFFF"/>
        </w:rPr>
        <w:t xml:space="preserve">, building on the baseline set </w:t>
      </w:r>
      <w:r w:rsidR="00E10287" w:rsidRPr="00E61932">
        <w:rPr>
          <w:rFonts w:ascii="Segoe UI" w:hAnsi="Segoe UI" w:cs="Segoe UI"/>
          <w:shd w:val="clear" w:color="auto" w:fill="FFFFFF"/>
        </w:rPr>
        <w:t>for FY 2019-20</w:t>
      </w:r>
      <w:r w:rsidR="000905A4" w:rsidRPr="00E61932">
        <w:rPr>
          <w:rFonts w:ascii="Segoe UI" w:hAnsi="Segoe UI" w:cs="Segoe UI"/>
          <w:shd w:val="clear" w:color="auto" w:fill="FFFFFF"/>
        </w:rPr>
        <w:t>.</w:t>
      </w:r>
    </w:p>
    <w:p w14:paraId="227F45E4" w14:textId="54B46063" w:rsidR="000905A4" w:rsidRPr="00E61932" w:rsidRDefault="000905A4" w:rsidP="000F2722">
      <w:pPr>
        <w:pStyle w:val="Heading1"/>
        <w:rPr>
          <w:rFonts w:ascii="Segoe UI" w:eastAsia="Arimo Bold" w:hAnsi="Segoe UI" w:cs="Segoe UI"/>
          <w:sz w:val="28"/>
          <w:szCs w:val="36"/>
        </w:rPr>
      </w:pPr>
      <w:bookmarkStart w:id="5" w:name="_Toc203750796"/>
      <w:r w:rsidRPr="00E61932">
        <w:rPr>
          <w:rFonts w:ascii="Segoe UI" w:eastAsia="Arimo Bold" w:hAnsi="Segoe UI" w:cs="Segoe UI"/>
          <w:sz w:val="28"/>
          <w:szCs w:val="36"/>
        </w:rPr>
        <w:t>KEY FOCUS AREAS</w:t>
      </w:r>
      <w:bookmarkEnd w:id="5"/>
    </w:p>
    <w:p w14:paraId="606558F5" w14:textId="77777777" w:rsidR="000905A4" w:rsidRPr="00E61932" w:rsidRDefault="000905A4" w:rsidP="000905A4">
      <w:pPr>
        <w:spacing w:line="276" w:lineRule="auto"/>
        <w:jc w:val="both"/>
        <w:rPr>
          <w:rFonts w:ascii="Segoe UI" w:eastAsia="Arimo Bold" w:hAnsi="Segoe UI" w:cs="Segoe UI"/>
          <w:b/>
          <w:bCs/>
          <w:color w:val="0062AE"/>
          <w:kern w:val="24"/>
          <w:u w:val="single"/>
        </w:rPr>
      </w:pPr>
    </w:p>
    <w:p w14:paraId="2B44C8BF" w14:textId="03D09162" w:rsidR="000905A4" w:rsidRPr="00E61932" w:rsidRDefault="000905A4" w:rsidP="000905A4">
      <w:pPr>
        <w:pStyle w:val="ListParagraph"/>
        <w:numPr>
          <w:ilvl w:val="0"/>
          <w:numId w:val="26"/>
        </w:numPr>
        <w:spacing w:after="200" w:line="276" w:lineRule="auto"/>
        <w:jc w:val="both"/>
        <w:rPr>
          <w:rFonts w:ascii="Segoe UI" w:hAnsi="Segoe UI" w:cs="Segoe UI"/>
        </w:rPr>
      </w:pPr>
      <w:r w:rsidRPr="00E61932">
        <w:rPr>
          <w:rFonts w:ascii="Segoe UI" w:hAnsi="Segoe UI" w:cs="Segoe UI"/>
          <w:b/>
          <w:bCs/>
        </w:rPr>
        <w:t xml:space="preserve">Energy Efficiency &amp; Emission Reduction – </w:t>
      </w:r>
      <w:r w:rsidRPr="00E61932">
        <w:rPr>
          <w:rFonts w:ascii="Segoe UI" w:hAnsi="Segoe UI" w:cs="Segoe UI"/>
        </w:rPr>
        <w:t>Implementing energy-efficient technologies and optimizing processes to minimize carbon</w:t>
      </w:r>
      <w:r w:rsidR="00161B20">
        <w:rPr>
          <w:rFonts w:ascii="Segoe UI" w:hAnsi="Segoe UI" w:cs="Segoe UI"/>
        </w:rPr>
        <w:t>/Energy</w:t>
      </w:r>
      <w:r w:rsidRPr="00E61932">
        <w:rPr>
          <w:rFonts w:ascii="Segoe UI" w:hAnsi="Segoe UI" w:cs="Segoe UI"/>
        </w:rPr>
        <w:t xml:space="preserve"> footprint and greenhouse gas emissions.</w:t>
      </w:r>
    </w:p>
    <w:p w14:paraId="08D60F9F" w14:textId="7BEAE49D" w:rsidR="000905A4" w:rsidRPr="00E61932" w:rsidRDefault="000905A4" w:rsidP="000905A4">
      <w:pPr>
        <w:pStyle w:val="ListParagraph"/>
        <w:numPr>
          <w:ilvl w:val="0"/>
          <w:numId w:val="26"/>
        </w:numPr>
        <w:spacing w:after="200" w:line="276" w:lineRule="auto"/>
        <w:jc w:val="both"/>
        <w:rPr>
          <w:rFonts w:ascii="Segoe UI" w:hAnsi="Segoe UI" w:cs="Segoe UI"/>
          <w:b/>
          <w:bCs/>
        </w:rPr>
      </w:pPr>
      <w:r w:rsidRPr="00E61932">
        <w:rPr>
          <w:rFonts w:ascii="Segoe UI" w:hAnsi="Segoe UI" w:cs="Segoe UI"/>
          <w:b/>
          <w:bCs/>
        </w:rPr>
        <w:t xml:space="preserve">Water Resource Management – </w:t>
      </w:r>
      <w:r w:rsidRPr="00E61932">
        <w:rPr>
          <w:rFonts w:ascii="Segoe UI" w:hAnsi="Segoe UI" w:cs="Segoe UI"/>
        </w:rPr>
        <w:t>Reducing water consumption through recycling, reuse initiatives, and responsible wastewater treatment.</w:t>
      </w:r>
      <w:r w:rsidR="005C3F80">
        <w:rPr>
          <w:rFonts w:ascii="Segoe UI" w:hAnsi="Segoe UI" w:cs="Segoe UI"/>
        </w:rPr>
        <w:t xml:space="preserve"> Enhancing the process of reduction in quantum of ground water with use of treated water. </w:t>
      </w:r>
    </w:p>
    <w:p w14:paraId="1721FE23" w14:textId="1509261C" w:rsidR="000905A4" w:rsidRPr="00E61932" w:rsidRDefault="000905A4" w:rsidP="000905A4">
      <w:pPr>
        <w:pStyle w:val="ListParagraph"/>
        <w:numPr>
          <w:ilvl w:val="0"/>
          <w:numId w:val="26"/>
        </w:numPr>
        <w:spacing w:after="200" w:line="276" w:lineRule="auto"/>
        <w:jc w:val="both"/>
        <w:rPr>
          <w:rFonts w:ascii="Segoe UI" w:hAnsi="Segoe UI" w:cs="Segoe UI"/>
          <w:b/>
          <w:bCs/>
        </w:rPr>
      </w:pPr>
      <w:r w:rsidRPr="00E61932">
        <w:rPr>
          <w:rFonts w:ascii="Segoe UI" w:hAnsi="Segoe UI" w:cs="Segoe UI"/>
          <w:b/>
          <w:bCs/>
        </w:rPr>
        <w:t xml:space="preserve">Responsible Material &amp; Chemical Use – </w:t>
      </w:r>
      <w:r w:rsidRPr="00E61932">
        <w:rPr>
          <w:rFonts w:ascii="Segoe UI" w:hAnsi="Segoe UI" w:cs="Segoe UI"/>
        </w:rPr>
        <w:t>Ensuring safe handling of chemicals,</w:t>
      </w:r>
      <w:r w:rsidR="005C3F80">
        <w:rPr>
          <w:rFonts w:ascii="Segoe UI" w:hAnsi="Segoe UI" w:cs="Segoe UI"/>
        </w:rPr>
        <w:t xml:space="preserve"> following the MSDS sheet,</w:t>
      </w:r>
      <w:r w:rsidRPr="00E61932">
        <w:rPr>
          <w:rFonts w:ascii="Segoe UI" w:hAnsi="Segoe UI" w:cs="Segoe UI"/>
        </w:rPr>
        <w:t xml:space="preserve"> minimizing hazardous substances, and promoting </w:t>
      </w:r>
      <w:r w:rsidR="005C3F80">
        <w:rPr>
          <w:rFonts w:ascii="Segoe UI" w:hAnsi="Segoe UI" w:cs="Segoe UI"/>
        </w:rPr>
        <w:t xml:space="preserve">use of scrap materials as a part of raw material for our </w:t>
      </w:r>
      <w:r w:rsidRPr="00E61932">
        <w:rPr>
          <w:rFonts w:ascii="Segoe UI" w:hAnsi="Segoe UI" w:cs="Segoe UI"/>
        </w:rPr>
        <w:t xml:space="preserve">sustainable </w:t>
      </w:r>
      <w:r w:rsidR="005C3F80">
        <w:rPr>
          <w:rFonts w:ascii="Segoe UI" w:hAnsi="Segoe UI" w:cs="Segoe UI"/>
        </w:rPr>
        <w:t>environment</w:t>
      </w:r>
      <w:r w:rsidRPr="00E61932">
        <w:rPr>
          <w:rFonts w:ascii="Segoe UI" w:hAnsi="Segoe UI" w:cs="Segoe UI"/>
        </w:rPr>
        <w:t>.</w:t>
      </w:r>
    </w:p>
    <w:p w14:paraId="0E1F411C" w14:textId="4FAF78D2" w:rsidR="000905A4" w:rsidRPr="00E61932" w:rsidRDefault="000905A4" w:rsidP="000905A4">
      <w:pPr>
        <w:pStyle w:val="ListParagraph"/>
        <w:numPr>
          <w:ilvl w:val="0"/>
          <w:numId w:val="26"/>
        </w:numPr>
        <w:spacing w:after="200" w:line="276" w:lineRule="auto"/>
        <w:jc w:val="both"/>
        <w:rPr>
          <w:rFonts w:ascii="Segoe UI" w:hAnsi="Segoe UI" w:cs="Segoe UI"/>
          <w:b/>
          <w:bCs/>
        </w:rPr>
      </w:pPr>
      <w:r w:rsidRPr="00E61932">
        <w:rPr>
          <w:rFonts w:ascii="Segoe UI" w:hAnsi="Segoe UI" w:cs="Segoe UI"/>
          <w:b/>
          <w:bCs/>
        </w:rPr>
        <w:t xml:space="preserve">Air Quality &amp; Pollution Control – </w:t>
      </w:r>
      <w:r w:rsidRPr="00E61932">
        <w:rPr>
          <w:rFonts w:ascii="Segoe UI" w:hAnsi="Segoe UI" w:cs="Segoe UI"/>
        </w:rPr>
        <w:t>Implementing advanced filtration</w:t>
      </w:r>
      <w:r w:rsidR="007C1958">
        <w:rPr>
          <w:rFonts w:ascii="Segoe UI" w:hAnsi="Segoe UI" w:cs="Segoe UI"/>
        </w:rPr>
        <w:t>, treatment methods</w:t>
      </w:r>
      <w:r w:rsidRPr="00E61932">
        <w:rPr>
          <w:rFonts w:ascii="Segoe UI" w:hAnsi="Segoe UI" w:cs="Segoe UI"/>
        </w:rPr>
        <w:t xml:space="preserve"> and emission control systems to maintain compliance with air</w:t>
      </w:r>
      <w:r w:rsidR="007C1958">
        <w:rPr>
          <w:rFonts w:ascii="Segoe UI" w:hAnsi="Segoe UI" w:cs="Segoe UI"/>
        </w:rPr>
        <w:t xml:space="preserve">, noise and water </w:t>
      </w:r>
      <w:r w:rsidRPr="00E61932">
        <w:rPr>
          <w:rFonts w:ascii="Segoe UI" w:hAnsi="Segoe UI" w:cs="Segoe UI"/>
        </w:rPr>
        <w:t>quality standards.</w:t>
      </w:r>
    </w:p>
    <w:p w14:paraId="60119215" w14:textId="0918FE2A" w:rsidR="000905A4" w:rsidRPr="00E61932" w:rsidRDefault="000905A4" w:rsidP="000905A4">
      <w:pPr>
        <w:pStyle w:val="ListParagraph"/>
        <w:numPr>
          <w:ilvl w:val="0"/>
          <w:numId w:val="26"/>
        </w:numPr>
        <w:spacing w:after="200" w:line="276" w:lineRule="auto"/>
        <w:jc w:val="both"/>
        <w:rPr>
          <w:rFonts w:ascii="Segoe UI" w:hAnsi="Segoe UI" w:cs="Segoe UI"/>
          <w:b/>
          <w:bCs/>
        </w:rPr>
      </w:pPr>
      <w:r w:rsidRPr="00E61932">
        <w:rPr>
          <w:rFonts w:ascii="Segoe UI" w:hAnsi="Segoe UI" w:cs="Segoe UI"/>
          <w:b/>
          <w:bCs/>
        </w:rPr>
        <w:t xml:space="preserve">Waste Reduction &amp; Circular Economy </w:t>
      </w:r>
      <w:r w:rsidRPr="00E61932">
        <w:rPr>
          <w:rFonts w:ascii="Segoe UI" w:hAnsi="Segoe UI" w:cs="Segoe UI"/>
        </w:rPr>
        <w:t>– Maximizing material recovery</w:t>
      </w:r>
      <w:r w:rsidR="00B545B4">
        <w:rPr>
          <w:rFonts w:ascii="Segoe UI" w:hAnsi="Segoe UI" w:cs="Segoe UI"/>
        </w:rPr>
        <w:t xml:space="preserve"> and yield output</w:t>
      </w:r>
      <w:r w:rsidRPr="00E61932">
        <w:rPr>
          <w:rFonts w:ascii="Segoe UI" w:hAnsi="Segoe UI" w:cs="Segoe UI"/>
        </w:rPr>
        <w:t>, minimizing waste generation, and promoting recycling and reuse strategies.</w:t>
      </w:r>
    </w:p>
    <w:p w14:paraId="02D1029E" w14:textId="7D885886" w:rsidR="000905A4" w:rsidRPr="00E61932" w:rsidRDefault="000905A4" w:rsidP="000905A4">
      <w:pPr>
        <w:pStyle w:val="ListParagraph"/>
        <w:numPr>
          <w:ilvl w:val="0"/>
          <w:numId w:val="26"/>
        </w:numPr>
        <w:spacing w:after="200" w:line="276" w:lineRule="auto"/>
        <w:jc w:val="both"/>
        <w:rPr>
          <w:rFonts w:ascii="Segoe UI" w:hAnsi="Segoe UI" w:cs="Segoe UI"/>
        </w:rPr>
      </w:pPr>
      <w:r w:rsidRPr="00E61932">
        <w:rPr>
          <w:rFonts w:ascii="Segoe UI" w:hAnsi="Segoe UI" w:cs="Segoe UI"/>
          <w:b/>
          <w:bCs/>
        </w:rPr>
        <w:t xml:space="preserve">Customer Health &amp; Safety – </w:t>
      </w:r>
      <w:r w:rsidRPr="00E61932">
        <w:rPr>
          <w:rFonts w:ascii="Segoe UI" w:hAnsi="Segoe UI" w:cs="Segoe UI"/>
        </w:rPr>
        <w:t xml:space="preserve">Ensuring product safety, reducing environmental </w:t>
      </w:r>
      <w:r w:rsidR="00B545B4">
        <w:rPr>
          <w:rFonts w:ascii="Segoe UI" w:hAnsi="Segoe UI" w:cs="Segoe UI"/>
        </w:rPr>
        <w:t xml:space="preserve">and safety </w:t>
      </w:r>
      <w:r w:rsidRPr="00E61932">
        <w:rPr>
          <w:rFonts w:ascii="Segoe UI" w:hAnsi="Segoe UI" w:cs="Segoe UI"/>
        </w:rPr>
        <w:t>risks, and promoting sustainable practices in customer use.</w:t>
      </w:r>
    </w:p>
    <w:p w14:paraId="275E103C" w14:textId="7C2BC05C" w:rsidR="000905A4" w:rsidRPr="00E61932" w:rsidRDefault="000905A4" w:rsidP="000905A4">
      <w:pPr>
        <w:pStyle w:val="ListParagraph"/>
        <w:numPr>
          <w:ilvl w:val="0"/>
          <w:numId w:val="26"/>
        </w:numPr>
        <w:spacing w:after="200" w:line="276" w:lineRule="auto"/>
        <w:jc w:val="both"/>
        <w:rPr>
          <w:rFonts w:ascii="Segoe UI" w:hAnsi="Segoe UI" w:cs="Segoe UI"/>
        </w:rPr>
      </w:pPr>
      <w:r w:rsidRPr="00E61932">
        <w:rPr>
          <w:rFonts w:ascii="Segoe UI" w:hAnsi="Segoe UI" w:cs="Segoe UI"/>
          <w:b/>
          <w:bCs/>
        </w:rPr>
        <w:t xml:space="preserve">Biodiversity &amp; Ecosystem Protection – </w:t>
      </w:r>
      <w:r w:rsidRPr="00E61932">
        <w:rPr>
          <w:rFonts w:ascii="Segoe UI" w:hAnsi="Segoe UI" w:cs="Segoe UI"/>
        </w:rPr>
        <w:t>Minimizing environmental impact on local ecosystems through responsible land use and conservation efforts.</w:t>
      </w:r>
    </w:p>
    <w:p w14:paraId="12250F58" w14:textId="271DAA70" w:rsidR="000905A4" w:rsidRPr="00E61932" w:rsidRDefault="00161B20" w:rsidP="000905A4">
      <w:pPr>
        <w:pStyle w:val="ListParagraph"/>
        <w:numPr>
          <w:ilvl w:val="0"/>
          <w:numId w:val="26"/>
        </w:numPr>
        <w:spacing w:after="200" w:line="276" w:lineRule="auto"/>
        <w:jc w:val="both"/>
        <w:rPr>
          <w:rFonts w:ascii="Segoe UI" w:hAnsi="Segoe UI" w:cs="Segoe UI"/>
          <w:b/>
          <w:bCs/>
        </w:rPr>
      </w:pPr>
      <w:r>
        <w:rPr>
          <w:rFonts w:ascii="Segoe UI" w:hAnsi="Segoe UI" w:cs="Segoe UI"/>
          <w:b/>
          <w:bCs/>
        </w:rPr>
        <w:t xml:space="preserve">Legal </w:t>
      </w:r>
      <w:r w:rsidR="000905A4" w:rsidRPr="00E61932">
        <w:rPr>
          <w:rFonts w:ascii="Segoe UI" w:hAnsi="Segoe UI" w:cs="Segoe UI"/>
          <w:b/>
          <w:bCs/>
        </w:rPr>
        <w:t xml:space="preserve">Compliance &amp; Environmental Advocacy – </w:t>
      </w:r>
      <w:r w:rsidR="000905A4" w:rsidRPr="00E61932">
        <w:rPr>
          <w:rFonts w:ascii="Segoe UI" w:hAnsi="Segoe UI" w:cs="Segoe UI"/>
        </w:rPr>
        <w:t>Engaging in sustainability initiatives, complying with environmental regulations</w:t>
      </w:r>
      <w:r w:rsidR="00CC6D56">
        <w:rPr>
          <w:rFonts w:ascii="Segoe UI" w:hAnsi="Segoe UI" w:cs="Segoe UI"/>
        </w:rPr>
        <w:t xml:space="preserve"> and norms</w:t>
      </w:r>
      <w:r w:rsidR="000905A4" w:rsidRPr="00E61932">
        <w:rPr>
          <w:rFonts w:ascii="Segoe UI" w:hAnsi="Segoe UI" w:cs="Segoe UI"/>
        </w:rPr>
        <w:t>, and promoting eco-conscious industry practices.</w:t>
      </w:r>
      <w:r w:rsidR="00CC6D56">
        <w:rPr>
          <w:rFonts w:ascii="Segoe UI" w:hAnsi="Segoe UI" w:cs="Segoe UI"/>
        </w:rPr>
        <w:t xml:space="preserve"> </w:t>
      </w:r>
    </w:p>
    <w:p w14:paraId="64FC560A" w14:textId="322B45CF" w:rsidR="001F60FA" w:rsidRPr="00080FEB" w:rsidRDefault="000905A4" w:rsidP="00D4405A">
      <w:pPr>
        <w:pStyle w:val="ListParagraph"/>
        <w:numPr>
          <w:ilvl w:val="0"/>
          <w:numId w:val="26"/>
        </w:numPr>
        <w:spacing w:after="200" w:line="276" w:lineRule="auto"/>
        <w:jc w:val="both"/>
        <w:rPr>
          <w:rFonts w:ascii="Segoe UI" w:hAnsi="Segoe UI" w:cs="Segoe UI"/>
          <w:b/>
          <w:bCs/>
        </w:rPr>
      </w:pPr>
      <w:r w:rsidRPr="00E61932">
        <w:rPr>
          <w:rFonts w:ascii="Segoe UI" w:hAnsi="Segoe UI" w:cs="Segoe UI"/>
          <w:b/>
          <w:bCs/>
        </w:rPr>
        <w:t xml:space="preserve">Innovation in Green Technologies </w:t>
      </w:r>
      <w:r w:rsidRPr="00E61932">
        <w:rPr>
          <w:rFonts w:ascii="Segoe UI" w:hAnsi="Segoe UI" w:cs="Segoe UI"/>
        </w:rPr>
        <w:t>– Investing in R&amp;D for eco-friendly solutions, process improvements, and sustainable product innovation</w:t>
      </w:r>
      <w:r w:rsidR="0015712F" w:rsidRPr="00E61932">
        <w:rPr>
          <w:rFonts w:ascii="Segoe UI" w:hAnsi="Segoe UI" w:cs="Segoe UI"/>
        </w:rPr>
        <w:t>.</w:t>
      </w:r>
    </w:p>
    <w:p w14:paraId="397016BE" w14:textId="71264A46" w:rsidR="00650B7C" w:rsidRPr="00E61932" w:rsidRDefault="00ED6992" w:rsidP="000F2722">
      <w:pPr>
        <w:pStyle w:val="Heading1"/>
        <w:rPr>
          <w:rFonts w:ascii="Segoe UI" w:eastAsia="Arimo Bold" w:hAnsi="Segoe UI" w:cs="Segoe UI"/>
          <w:sz w:val="28"/>
          <w:szCs w:val="36"/>
        </w:rPr>
      </w:pPr>
      <w:bookmarkStart w:id="6" w:name="_Toc203750797"/>
      <w:r w:rsidRPr="00E61932">
        <w:rPr>
          <w:rFonts w:ascii="Segoe UI" w:eastAsia="Arimo Bold" w:hAnsi="Segoe UI" w:cs="Segoe UI"/>
          <w:sz w:val="28"/>
          <w:szCs w:val="36"/>
        </w:rPr>
        <w:lastRenderedPageBreak/>
        <w:t>COMMITMENT AND GOALS</w:t>
      </w:r>
      <w:bookmarkEnd w:id="4"/>
      <w:bookmarkEnd w:id="6"/>
    </w:p>
    <w:p w14:paraId="25B8FA1E" w14:textId="77777777" w:rsidR="0055004B" w:rsidRPr="00E61932" w:rsidRDefault="0055004B" w:rsidP="00D4405A">
      <w:pPr>
        <w:spacing w:line="276" w:lineRule="auto"/>
        <w:jc w:val="both"/>
        <w:rPr>
          <w:rFonts w:ascii="Segoe UI" w:eastAsia="Arimo Bold" w:hAnsi="Segoe UI" w:cs="Segoe UI"/>
          <w:b/>
          <w:bCs/>
          <w:color w:val="0062AE"/>
          <w:kern w:val="24"/>
          <w:sz w:val="12"/>
          <w:szCs w:val="12"/>
          <w:u w:val="single"/>
        </w:rPr>
      </w:pPr>
    </w:p>
    <w:p w14:paraId="4153B6DA" w14:textId="0DA2B4D5" w:rsidR="00B779CE" w:rsidRPr="00E61932" w:rsidRDefault="00B779CE" w:rsidP="005D3848">
      <w:pPr>
        <w:pStyle w:val="ListParagraph"/>
        <w:numPr>
          <w:ilvl w:val="0"/>
          <w:numId w:val="1"/>
        </w:numPr>
        <w:spacing w:line="276" w:lineRule="auto"/>
        <w:jc w:val="both"/>
        <w:rPr>
          <w:rFonts w:ascii="Segoe UI" w:hAnsi="Segoe UI" w:cs="Segoe UI"/>
        </w:rPr>
      </w:pPr>
      <w:r w:rsidRPr="00E61932">
        <w:rPr>
          <w:rFonts w:ascii="Segoe UI" w:hAnsi="Segoe UI" w:cs="Segoe UI"/>
        </w:rPr>
        <w:t xml:space="preserve">Conduct feasibility studies </w:t>
      </w:r>
      <w:r w:rsidR="00357DC3">
        <w:rPr>
          <w:rFonts w:ascii="Segoe UI" w:hAnsi="Segoe UI" w:cs="Segoe UI"/>
        </w:rPr>
        <w:t>to develop and enhance the</w:t>
      </w:r>
      <w:r w:rsidRPr="00E61932">
        <w:rPr>
          <w:rFonts w:ascii="Segoe UI" w:hAnsi="Segoe UI" w:cs="Segoe UI"/>
        </w:rPr>
        <w:t xml:space="preserve"> energy efficiency</w:t>
      </w:r>
      <w:r w:rsidR="00357DC3">
        <w:rPr>
          <w:rFonts w:ascii="Segoe UI" w:hAnsi="Segoe UI" w:cs="Segoe UI"/>
        </w:rPr>
        <w:t xml:space="preserve"> technology</w:t>
      </w:r>
      <w:r w:rsidRPr="00E61932">
        <w:rPr>
          <w:rFonts w:ascii="Segoe UI" w:hAnsi="Segoe UI" w:cs="Segoe UI"/>
        </w:rPr>
        <w:t xml:space="preserve"> through audits and upgrades, and explore financial incentives and partnerships for cost-effective implementation.</w:t>
      </w:r>
    </w:p>
    <w:p w14:paraId="74FE0088" w14:textId="1AC7EDBC" w:rsidR="00A9281F" w:rsidRPr="00E61932" w:rsidRDefault="00A9281F" w:rsidP="005D3848">
      <w:pPr>
        <w:pStyle w:val="ListParagraph"/>
        <w:numPr>
          <w:ilvl w:val="0"/>
          <w:numId w:val="1"/>
        </w:numPr>
        <w:spacing w:line="276" w:lineRule="auto"/>
        <w:jc w:val="both"/>
        <w:rPr>
          <w:rFonts w:ascii="Segoe UI" w:hAnsi="Segoe UI" w:cs="Segoe UI"/>
        </w:rPr>
      </w:pPr>
      <w:r w:rsidRPr="00E61932">
        <w:rPr>
          <w:rFonts w:ascii="Segoe UI" w:hAnsi="Segoe UI" w:cs="Segoe UI"/>
        </w:rPr>
        <w:t>Achieve a 20% reduction in greenhouse gas emissions intensity</w:t>
      </w:r>
      <w:r w:rsidR="00F80DBA" w:rsidRPr="00E61932">
        <w:rPr>
          <w:rFonts w:ascii="Segoe UI" w:hAnsi="Segoe UI" w:cs="Segoe UI"/>
        </w:rPr>
        <w:t xml:space="preserve"> till FY 2029-30</w:t>
      </w:r>
      <w:r w:rsidR="00357DC3">
        <w:rPr>
          <w:rFonts w:ascii="Segoe UI" w:hAnsi="Segoe UI" w:cs="Segoe UI"/>
        </w:rPr>
        <w:t xml:space="preserve"> from the base year</w:t>
      </w:r>
      <w:r w:rsidRPr="00E61932">
        <w:rPr>
          <w:rFonts w:ascii="Segoe UI" w:hAnsi="Segoe UI" w:cs="Segoe UI"/>
        </w:rPr>
        <w:t>.</w:t>
      </w:r>
    </w:p>
    <w:p w14:paraId="131FD889" w14:textId="1DFACE3A" w:rsidR="007D5D00" w:rsidRPr="00E61932" w:rsidRDefault="007D5D00" w:rsidP="005D3848">
      <w:pPr>
        <w:pStyle w:val="ListParagraph"/>
        <w:numPr>
          <w:ilvl w:val="0"/>
          <w:numId w:val="1"/>
        </w:numPr>
        <w:spacing w:line="276" w:lineRule="auto"/>
        <w:jc w:val="both"/>
        <w:rPr>
          <w:rFonts w:ascii="Segoe UI" w:hAnsi="Segoe UI" w:cs="Segoe UI"/>
        </w:rPr>
      </w:pPr>
      <w:r w:rsidRPr="00E61932">
        <w:rPr>
          <w:rFonts w:ascii="Segoe UI" w:hAnsi="Segoe UI" w:cs="Segoe UI"/>
        </w:rPr>
        <w:t xml:space="preserve">Expand green spaces within the factory premises to increase green coverage by </w:t>
      </w:r>
      <w:r w:rsidR="00FD1510">
        <w:rPr>
          <w:rFonts w:ascii="Segoe UI" w:hAnsi="Segoe UI" w:cs="Segoe UI"/>
        </w:rPr>
        <w:t>40%</w:t>
      </w:r>
      <w:r w:rsidRPr="00E61932">
        <w:rPr>
          <w:rFonts w:ascii="Segoe UI" w:hAnsi="Segoe UI" w:cs="Segoe UI"/>
        </w:rPr>
        <w:t xml:space="preserve"> by</w:t>
      </w:r>
      <w:r w:rsidR="00F80DBA" w:rsidRPr="00E61932">
        <w:rPr>
          <w:rFonts w:ascii="Segoe UI" w:hAnsi="Segoe UI" w:cs="Segoe UI"/>
        </w:rPr>
        <w:t xml:space="preserve"> FY 2029-30</w:t>
      </w:r>
      <w:r w:rsidRPr="00E61932">
        <w:rPr>
          <w:rFonts w:ascii="Segoe UI" w:hAnsi="Segoe UI" w:cs="Segoe UI"/>
        </w:rPr>
        <w:t>, aiming to significantly reduce the factory’s carbon footprint through enhanced green initiatives.</w:t>
      </w:r>
    </w:p>
    <w:p w14:paraId="439A9E3D" w14:textId="2A44AB6F" w:rsidR="00B779CE" w:rsidRPr="00E61932" w:rsidRDefault="00A479A3" w:rsidP="005D3848">
      <w:pPr>
        <w:pStyle w:val="ListParagraph"/>
        <w:numPr>
          <w:ilvl w:val="0"/>
          <w:numId w:val="1"/>
        </w:numPr>
        <w:spacing w:line="276" w:lineRule="auto"/>
        <w:jc w:val="both"/>
        <w:rPr>
          <w:rFonts w:ascii="Segoe UI" w:hAnsi="Segoe UI" w:cs="Segoe UI"/>
        </w:rPr>
      </w:pPr>
      <w:r w:rsidRPr="00E61932">
        <w:rPr>
          <w:rFonts w:ascii="Segoe UI" w:hAnsi="Segoe UI" w:cs="Segoe UI"/>
        </w:rPr>
        <w:t>To</w:t>
      </w:r>
      <w:r w:rsidR="00FD49E9" w:rsidRPr="00E61932">
        <w:rPr>
          <w:rFonts w:ascii="Segoe UI" w:hAnsi="Segoe UI" w:cs="Segoe UI"/>
        </w:rPr>
        <w:t xml:space="preserve"> </w:t>
      </w:r>
      <w:r w:rsidR="00F22619" w:rsidRPr="00E61932">
        <w:rPr>
          <w:rFonts w:ascii="Segoe UI" w:hAnsi="Segoe UI" w:cs="Segoe UI"/>
        </w:rPr>
        <w:t>enhance water conservation practices</w:t>
      </w:r>
      <w:r w:rsidR="007F4176" w:rsidRPr="00E61932">
        <w:rPr>
          <w:rFonts w:ascii="Segoe UI" w:hAnsi="Segoe UI" w:cs="Segoe UI"/>
        </w:rPr>
        <w:t xml:space="preserve"> and ensur</w:t>
      </w:r>
      <w:r w:rsidR="007F2A6E">
        <w:rPr>
          <w:rFonts w:ascii="Segoe UI" w:hAnsi="Segoe UI" w:cs="Segoe UI"/>
        </w:rPr>
        <w:t>ing</w:t>
      </w:r>
      <w:r w:rsidR="007F4176" w:rsidRPr="00E61932">
        <w:rPr>
          <w:rFonts w:ascii="Segoe UI" w:hAnsi="Segoe UI" w:cs="Segoe UI"/>
        </w:rPr>
        <w:t xml:space="preserve"> stringent monitoring and maintenance of</w:t>
      </w:r>
      <w:r w:rsidR="007F2A6E">
        <w:rPr>
          <w:rFonts w:ascii="Segoe UI" w:hAnsi="Segoe UI" w:cs="Segoe UI"/>
        </w:rPr>
        <w:t xml:space="preserve"> the treatment equipment to maintain the</w:t>
      </w:r>
      <w:r w:rsidR="007F4176" w:rsidRPr="00E61932">
        <w:rPr>
          <w:rFonts w:ascii="Segoe UI" w:hAnsi="Segoe UI" w:cs="Segoe UI"/>
        </w:rPr>
        <w:t xml:space="preserve"> water quality standards </w:t>
      </w:r>
      <w:r w:rsidR="008331ED" w:rsidRPr="00E61932">
        <w:rPr>
          <w:rFonts w:ascii="Segoe UI" w:hAnsi="Segoe UI" w:cs="Segoe UI"/>
        </w:rPr>
        <w:t xml:space="preserve">of treated </w:t>
      </w:r>
      <w:r w:rsidR="00D97A8D" w:rsidRPr="00E61932">
        <w:rPr>
          <w:rFonts w:ascii="Segoe UI" w:hAnsi="Segoe UI" w:cs="Segoe UI"/>
        </w:rPr>
        <w:t>water</w:t>
      </w:r>
      <w:r w:rsidR="007F2A6E">
        <w:rPr>
          <w:rFonts w:ascii="Segoe UI" w:hAnsi="Segoe UI" w:cs="Segoe UI"/>
        </w:rPr>
        <w:t>.</w:t>
      </w:r>
    </w:p>
    <w:p w14:paraId="7D0CC4A2" w14:textId="6FC7FA71" w:rsidR="005E6A2B" w:rsidRPr="00E61932" w:rsidRDefault="00D17084" w:rsidP="005D3848">
      <w:pPr>
        <w:pStyle w:val="ListParagraph"/>
        <w:numPr>
          <w:ilvl w:val="0"/>
          <w:numId w:val="1"/>
        </w:numPr>
        <w:spacing w:line="276" w:lineRule="auto"/>
        <w:jc w:val="both"/>
        <w:rPr>
          <w:rFonts w:ascii="Segoe UI" w:hAnsi="Segoe UI" w:cs="Segoe UI"/>
        </w:rPr>
      </w:pPr>
      <w:r w:rsidRPr="00E61932">
        <w:rPr>
          <w:rFonts w:ascii="Segoe UI" w:hAnsi="Segoe UI" w:cs="Segoe UI"/>
        </w:rPr>
        <w:t>Maintain</w:t>
      </w:r>
      <w:r w:rsidR="005E6A2B" w:rsidRPr="00E61932">
        <w:rPr>
          <w:rFonts w:ascii="Segoe UI" w:hAnsi="Segoe UI" w:cs="Segoe UI"/>
        </w:rPr>
        <w:t xml:space="preserve"> 100% compliance with </w:t>
      </w:r>
      <w:r w:rsidR="007F2A6E">
        <w:rPr>
          <w:rFonts w:ascii="Segoe UI" w:hAnsi="Segoe UI" w:cs="Segoe UI"/>
        </w:rPr>
        <w:t xml:space="preserve">regulatory </w:t>
      </w:r>
      <w:r w:rsidR="005E6A2B" w:rsidRPr="00E61932">
        <w:rPr>
          <w:rFonts w:ascii="Segoe UI" w:hAnsi="Segoe UI" w:cs="Segoe UI"/>
        </w:rPr>
        <w:t xml:space="preserve">water quality standards through continuous monitoring and improvement </w:t>
      </w:r>
      <w:r w:rsidR="00E06B03" w:rsidRPr="00E61932">
        <w:rPr>
          <w:rFonts w:ascii="Segoe UI" w:hAnsi="Segoe UI" w:cs="Segoe UI"/>
        </w:rPr>
        <w:t>by FY 2029-30</w:t>
      </w:r>
      <w:r w:rsidR="00CB27AC" w:rsidRPr="00E61932">
        <w:rPr>
          <w:rFonts w:ascii="Segoe UI" w:hAnsi="Segoe UI" w:cs="Segoe UI"/>
        </w:rPr>
        <w:t>.</w:t>
      </w:r>
    </w:p>
    <w:p w14:paraId="194DAA56" w14:textId="77F91052" w:rsidR="00673472" w:rsidRPr="00E61932" w:rsidRDefault="00F11248" w:rsidP="005D3848">
      <w:pPr>
        <w:pStyle w:val="ListParagraph"/>
        <w:numPr>
          <w:ilvl w:val="0"/>
          <w:numId w:val="1"/>
        </w:numPr>
        <w:spacing w:line="276" w:lineRule="auto"/>
        <w:jc w:val="both"/>
        <w:rPr>
          <w:rFonts w:ascii="Segoe UI" w:hAnsi="Segoe UI" w:cs="Segoe UI"/>
        </w:rPr>
      </w:pPr>
      <w:r w:rsidRPr="00E61932">
        <w:rPr>
          <w:rFonts w:ascii="Segoe UI" w:hAnsi="Segoe UI" w:cs="Segoe UI"/>
        </w:rPr>
        <w:t xml:space="preserve">To regularly </w:t>
      </w:r>
      <w:r w:rsidR="00DF3D94" w:rsidRPr="00E61932">
        <w:rPr>
          <w:rFonts w:ascii="Segoe UI" w:hAnsi="Segoe UI" w:cs="Segoe UI"/>
        </w:rPr>
        <w:t>opti</w:t>
      </w:r>
      <w:r w:rsidR="00A36F40" w:rsidRPr="00E61932">
        <w:rPr>
          <w:rFonts w:ascii="Segoe UI" w:hAnsi="Segoe UI" w:cs="Segoe UI"/>
        </w:rPr>
        <w:t>mize the existing Air Pollution Control Systems to exceed regulatory requirements and maintain air quality standards.</w:t>
      </w:r>
    </w:p>
    <w:p w14:paraId="198D2DB1" w14:textId="671F97B1" w:rsidR="006F644C" w:rsidRPr="00E61932" w:rsidRDefault="006F644C" w:rsidP="005D3848">
      <w:pPr>
        <w:pStyle w:val="ListParagraph"/>
        <w:numPr>
          <w:ilvl w:val="0"/>
          <w:numId w:val="1"/>
        </w:numPr>
        <w:spacing w:line="276" w:lineRule="auto"/>
        <w:jc w:val="both"/>
        <w:rPr>
          <w:rFonts w:ascii="Segoe UI" w:hAnsi="Segoe UI" w:cs="Segoe UI"/>
        </w:rPr>
      </w:pPr>
      <w:r w:rsidRPr="00E61932">
        <w:rPr>
          <w:rFonts w:ascii="Segoe UI" w:hAnsi="Segoe UI" w:cs="Segoe UI"/>
        </w:rPr>
        <w:t xml:space="preserve">Invest in technologies to reduce </w:t>
      </w:r>
      <w:r w:rsidR="005502EA" w:rsidRPr="00E61932">
        <w:rPr>
          <w:rFonts w:ascii="Segoe UI" w:hAnsi="Segoe UI" w:cs="Segoe UI"/>
        </w:rPr>
        <w:t>air</w:t>
      </w:r>
      <w:r w:rsidRPr="00E61932">
        <w:rPr>
          <w:rFonts w:ascii="Segoe UI" w:hAnsi="Segoe UI" w:cs="Segoe UI"/>
        </w:rPr>
        <w:t xml:space="preserve"> emissions by 25% from manufacturing processes by</w:t>
      </w:r>
      <w:r w:rsidR="0023699B" w:rsidRPr="00E61932">
        <w:rPr>
          <w:rFonts w:ascii="Segoe UI" w:hAnsi="Segoe UI" w:cs="Segoe UI"/>
        </w:rPr>
        <w:t xml:space="preserve"> </w:t>
      </w:r>
      <w:r w:rsidR="002B1C53" w:rsidRPr="00E61932">
        <w:rPr>
          <w:rFonts w:ascii="Segoe UI" w:hAnsi="Segoe UI" w:cs="Segoe UI"/>
        </w:rPr>
        <w:t>FY 2029-30.</w:t>
      </w:r>
    </w:p>
    <w:p w14:paraId="1DB803AC" w14:textId="38BF40E7" w:rsidR="00B779CE" w:rsidRPr="00E61932" w:rsidRDefault="00365865" w:rsidP="00866FE4">
      <w:pPr>
        <w:pStyle w:val="ListParagraph"/>
        <w:numPr>
          <w:ilvl w:val="0"/>
          <w:numId w:val="1"/>
        </w:numPr>
        <w:spacing w:line="276" w:lineRule="auto"/>
        <w:jc w:val="both"/>
        <w:rPr>
          <w:rFonts w:ascii="Segoe UI" w:hAnsi="Segoe UI" w:cs="Segoe UI"/>
        </w:rPr>
      </w:pPr>
      <w:r w:rsidRPr="00E61932">
        <w:rPr>
          <w:rFonts w:ascii="Segoe UI" w:hAnsi="Segoe UI" w:cs="Segoe UI"/>
        </w:rPr>
        <w:t xml:space="preserve">To report the quantities of </w:t>
      </w:r>
      <w:r w:rsidR="00567F1D" w:rsidRPr="00E61932">
        <w:rPr>
          <w:rFonts w:ascii="Segoe UI" w:hAnsi="Segoe UI" w:cs="Segoe UI"/>
        </w:rPr>
        <w:t xml:space="preserve">the major waste such as </w:t>
      </w:r>
      <w:r w:rsidR="00312ECC" w:rsidRPr="00E61932">
        <w:rPr>
          <w:rFonts w:ascii="Segoe UI" w:hAnsi="Segoe UI" w:cs="Segoe UI"/>
        </w:rPr>
        <w:t>m</w:t>
      </w:r>
      <w:r w:rsidR="00833E91" w:rsidRPr="00E61932">
        <w:rPr>
          <w:rFonts w:ascii="Segoe UI" w:hAnsi="Segoe UI" w:cs="Segoe UI"/>
        </w:rPr>
        <w:t xml:space="preserve">etallic </w:t>
      </w:r>
      <w:r w:rsidR="00312ECC" w:rsidRPr="00E61932">
        <w:rPr>
          <w:rFonts w:ascii="Segoe UI" w:hAnsi="Segoe UI" w:cs="Segoe UI"/>
        </w:rPr>
        <w:t>w</w:t>
      </w:r>
      <w:r w:rsidR="00833E91" w:rsidRPr="00E61932">
        <w:rPr>
          <w:rFonts w:ascii="Segoe UI" w:hAnsi="Segoe UI" w:cs="Segoe UI"/>
        </w:rPr>
        <w:t xml:space="preserve">aste, </w:t>
      </w:r>
      <w:r w:rsidR="00312ECC" w:rsidRPr="00E61932">
        <w:rPr>
          <w:rFonts w:ascii="Segoe UI" w:hAnsi="Segoe UI" w:cs="Segoe UI"/>
        </w:rPr>
        <w:t>c</w:t>
      </w:r>
      <w:r w:rsidR="00833E91" w:rsidRPr="00E61932">
        <w:rPr>
          <w:rFonts w:ascii="Segoe UI" w:hAnsi="Segoe UI" w:cs="Segoe UI"/>
        </w:rPr>
        <w:t xml:space="preserve">hemical </w:t>
      </w:r>
      <w:r w:rsidR="00312ECC" w:rsidRPr="00E61932">
        <w:rPr>
          <w:rFonts w:ascii="Segoe UI" w:hAnsi="Segoe UI" w:cs="Segoe UI"/>
        </w:rPr>
        <w:t>w</w:t>
      </w:r>
      <w:r w:rsidR="00833E91" w:rsidRPr="00E61932">
        <w:rPr>
          <w:rFonts w:ascii="Segoe UI" w:hAnsi="Segoe UI" w:cs="Segoe UI"/>
        </w:rPr>
        <w:t xml:space="preserve">aste, </w:t>
      </w:r>
      <w:r w:rsidR="00312ECC" w:rsidRPr="00E61932">
        <w:rPr>
          <w:rFonts w:ascii="Segoe UI" w:hAnsi="Segoe UI" w:cs="Segoe UI"/>
        </w:rPr>
        <w:t>e</w:t>
      </w:r>
      <w:r w:rsidR="00833E91" w:rsidRPr="00E61932">
        <w:rPr>
          <w:rFonts w:ascii="Segoe UI" w:hAnsi="Segoe UI" w:cs="Segoe UI"/>
        </w:rPr>
        <w:t xml:space="preserve">lectroplating </w:t>
      </w:r>
      <w:r w:rsidR="00312ECC" w:rsidRPr="00E61932">
        <w:rPr>
          <w:rFonts w:ascii="Segoe UI" w:hAnsi="Segoe UI" w:cs="Segoe UI"/>
        </w:rPr>
        <w:t>w</w:t>
      </w:r>
      <w:r w:rsidR="006E7D79" w:rsidRPr="00E61932">
        <w:rPr>
          <w:rFonts w:ascii="Segoe UI" w:hAnsi="Segoe UI" w:cs="Segoe UI"/>
        </w:rPr>
        <w:t>aste</w:t>
      </w:r>
      <w:r w:rsidR="002C43C7" w:rsidRPr="00E61932">
        <w:rPr>
          <w:rFonts w:ascii="Segoe UI" w:hAnsi="Segoe UI" w:cs="Segoe UI"/>
        </w:rPr>
        <w:t xml:space="preserve"> </w:t>
      </w:r>
      <w:r w:rsidR="00567F1D" w:rsidRPr="00E61932">
        <w:rPr>
          <w:rFonts w:ascii="Segoe UI" w:hAnsi="Segoe UI" w:cs="Segoe UI"/>
        </w:rPr>
        <w:t>generated</w:t>
      </w:r>
      <w:r w:rsidR="005502EA" w:rsidRPr="00E61932">
        <w:rPr>
          <w:rFonts w:ascii="Segoe UI" w:hAnsi="Segoe UI" w:cs="Segoe UI"/>
        </w:rPr>
        <w:t xml:space="preserve"> and</w:t>
      </w:r>
      <w:r w:rsidR="006E7D79" w:rsidRPr="00E61932">
        <w:rPr>
          <w:rFonts w:ascii="Segoe UI" w:hAnsi="Segoe UI" w:cs="Segoe UI"/>
        </w:rPr>
        <w:t xml:space="preserve"> </w:t>
      </w:r>
      <w:r w:rsidR="002C43C7" w:rsidRPr="00E61932">
        <w:rPr>
          <w:rFonts w:ascii="Segoe UI" w:hAnsi="Segoe UI" w:cs="Segoe UI"/>
        </w:rPr>
        <w:t xml:space="preserve">make </w:t>
      </w:r>
      <w:r w:rsidR="00CD01BB" w:rsidRPr="00E61932">
        <w:rPr>
          <w:rFonts w:ascii="Segoe UI" w:hAnsi="Segoe UI" w:cs="Segoe UI"/>
        </w:rPr>
        <w:t xml:space="preserve">efforts to reduce, recycle, and </w:t>
      </w:r>
      <w:r w:rsidR="00F31D4B">
        <w:rPr>
          <w:rFonts w:ascii="Segoe UI" w:hAnsi="Segoe UI" w:cs="Segoe UI"/>
        </w:rPr>
        <w:t xml:space="preserve">maintain </w:t>
      </w:r>
      <w:r w:rsidR="007F2A6E">
        <w:rPr>
          <w:rFonts w:ascii="Segoe UI" w:hAnsi="Segoe UI" w:cs="Segoe UI"/>
        </w:rPr>
        <w:t xml:space="preserve">sustainable </w:t>
      </w:r>
      <w:r w:rsidR="00CD01BB" w:rsidRPr="00E61932">
        <w:rPr>
          <w:rFonts w:ascii="Segoe UI" w:hAnsi="Segoe UI" w:cs="Segoe UI"/>
        </w:rPr>
        <w:t>dispos</w:t>
      </w:r>
      <w:r w:rsidR="007F2A6E">
        <w:rPr>
          <w:rFonts w:ascii="Segoe UI" w:hAnsi="Segoe UI" w:cs="Segoe UI"/>
        </w:rPr>
        <w:t>al practice</w:t>
      </w:r>
      <w:r w:rsidR="00F31D4B">
        <w:rPr>
          <w:rFonts w:ascii="Segoe UI" w:hAnsi="Segoe UI" w:cs="Segoe UI"/>
        </w:rPr>
        <w:t>s</w:t>
      </w:r>
      <w:r w:rsidR="007F2A6E">
        <w:rPr>
          <w:rFonts w:ascii="Segoe UI" w:hAnsi="Segoe UI" w:cs="Segoe UI"/>
        </w:rPr>
        <w:t xml:space="preserve"> of the</w:t>
      </w:r>
      <w:r w:rsidR="00CD01BB" w:rsidRPr="00E61932">
        <w:rPr>
          <w:rFonts w:ascii="Segoe UI" w:hAnsi="Segoe UI" w:cs="Segoe UI"/>
        </w:rPr>
        <w:t xml:space="preserve"> waste.</w:t>
      </w:r>
    </w:p>
    <w:p w14:paraId="727FFE01" w14:textId="66D2C6C7" w:rsidR="00337131" w:rsidRDefault="007C4DFC" w:rsidP="00337131">
      <w:pPr>
        <w:pStyle w:val="ListParagraph"/>
        <w:numPr>
          <w:ilvl w:val="0"/>
          <w:numId w:val="1"/>
        </w:numPr>
        <w:spacing w:line="276" w:lineRule="auto"/>
        <w:jc w:val="both"/>
        <w:rPr>
          <w:rFonts w:ascii="Segoe UI" w:hAnsi="Segoe UI" w:cs="Segoe UI"/>
        </w:rPr>
      </w:pPr>
      <w:ins w:id="7" w:author="Hetvi Topiwala" w:date="2025-09-02T09:52:00Z" w16du:dateUtc="2025-09-02T04:22:00Z">
        <w:r>
          <w:rPr>
            <w:rFonts w:ascii="Segoe UI" w:hAnsi="Segoe UI" w:cs="Segoe UI"/>
          </w:rPr>
          <w:t>T</w:t>
        </w:r>
        <w:r w:rsidRPr="00E61932">
          <w:rPr>
            <w:rFonts w:ascii="Segoe UI" w:hAnsi="Segoe UI" w:cs="Segoe UI"/>
          </w:rPr>
          <w:t xml:space="preserve">o achieve a </w:t>
        </w:r>
      </w:ins>
      <w:ins w:id="8" w:author="Hetvi Topiwala" w:date="2025-09-02T09:53:00Z" w16du:dateUtc="2025-09-02T04:23:00Z">
        <w:r>
          <w:rPr>
            <w:rFonts w:ascii="Segoe UI" w:hAnsi="Segoe UI" w:cs="Segoe UI"/>
          </w:rPr>
          <w:t>1</w:t>
        </w:r>
      </w:ins>
      <w:ins w:id="9" w:author="Hetvi Topiwala" w:date="2025-09-02T09:52:00Z" w16du:dateUtc="2025-09-02T04:22:00Z">
        <w:r w:rsidRPr="00E61932">
          <w:rPr>
            <w:rFonts w:ascii="Segoe UI" w:hAnsi="Segoe UI" w:cs="Segoe UI"/>
          </w:rPr>
          <w:t>0% reduction in waste generation by FY 2029-30</w:t>
        </w:r>
        <w:r>
          <w:rPr>
            <w:rFonts w:ascii="Segoe UI" w:hAnsi="Segoe UI" w:cs="Segoe UI"/>
          </w:rPr>
          <w:t xml:space="preserve"> by integration of waste reduction and recycling initiatives.</w:t>
        </w:r>
      </w:ins>
    </w:p>
    <w:p w14:paraId="1A90E204" w14:textId="0AB590C8" w:rsidR="00B779CE" w:rsidRPr="00337131" w:rsidRDefault="00EF6244" w:rsidP="00337131">
      <w:pPr>
        <w:pStyle w:val="ListParagraph"/>
        <w:numPr>
          <w:ilvl w:val="0"/>
          <w:numId w:val="1"/>
        </w:numPr>
        <w:spacing w:line="276" w:lineRule="auto"/>
        <w:jc w:val="both"/>
        <w:rPr>
          <w:rFonts w:ascii="Segoe UI" w:hAnsi="Segoe UI" w:cs="Segoe UI"/>
        </w:rPr>
      </w:pPr>
      <w:r w:rsidRPr="00337131">
        <w:rPr>
          <w:rFonts w:ascii="Segoe UI" w:hAnsi="Segoe UI" w:cs="Segoe UI"/>
        </w:rPr>
        <w:t>Actively participate in local biodiversity conservation efforts through habitat preservation and restoration initiatives</w:t>
      </w:r>
      <w:r w:rsidR="00B21CB0" w:rsidRPr="00337131">
        <w:rPr>
          <w:rFonts w:ascii="Segoe UI" w:hAnsi="Segoe UI" w:cs="Segoe UI"/>
        </w:rPr>
        <w:t xml:space="preserve"> </w:t>
      </w:r>
      <w:r w:rsidR="00C01A9F" w:rsidRPr="00337131">
        <w:rPr>
          <w:rFonts w:ascii="Segoe UI" w:hAnsi="Segoe UI" w:cs="Segoe UI"/>
        </w:rPr>
        <w:t xml:space="preserve">like land conservation, </w:t>
      </w:r>
      <w:r w:rsidR="00AE147E" w:rsidRPr="00337131">
        <w:rPr>
          <w:rFonts w:ascii="Segoe UI" w:hAnsi="Segoe UI" w:cs="Segoe UI"/>
        </w:rPr>
        <w:t>n</w:t>
      </w:r>
      <w:r w:rsidR="00871986" w:rsidRPr="00337131">
        <w:rPr>
          <w:rFonts w:ascii="Segoe UI" w:hAnsi="Segoe UI" w:cs="Segoe UI"/>
        </w:rPr>
        <w:t xml:space="preserve">ative </w:t>
      </w:r>
      <w:r w:rsidR="00AE147E" w:rsidRPr="00337131">
        <w:rPr>
          <w:rFonts w:ascii="Segoe UI" w:hAnsi="Segoe UI" w:cs="Segoe UI"/>
        </w:rPr>
        <w:t>p</w:t>
      </w:r>
      <w:r w:rsidR="00871986" w:rsidRPr="00337131">
        <w:rPr>
          <w:rFonts w:ascii="Segoe UI" w:hAnsi="Segoe UI" w:cs="Segoe UI"/>
        </w:rPr>
        <w:t>lanting</w:t>
      </w:r>
      <w:r w:rsidR="00CB1948" w:rsidRPr="00337131">
        <w:rPr>
          <w:rFonts w:ascii="Segoe UI" w:hAnsi="Segoe UI" w:cs="Segoe UI"/>
        </w:rPr>
        <w:t xml:space="preserve"> under environment responsibility</w:t>
      </w:r>
      <w:r w:rsidR="00AB4753" w:rsidRPr="00337131">
        <w:rPr>
          <w:rFonts w:ascii="Segoe UI" w:hAnsi="Segoe UI" w:cs="Segoe UI"/>
        </w:rPr>
        <w:t>.</w:t>
      </w:r>
    </w:p>
    <w:p w14:paraId="4F2AA59F" w14:textId="4076FB5D" w:rsidR="00560B51" w:rsidRDefault="00560B51" w:rsidP="00866FE4">
      <w:pPr>
        <w:pStyle w:val="ListParagraph"/>
        <w:numPr>
          <w:ilvl w:val="0"/>
          <w:numId w:val="1"/>
        </w:numPr>
        <w:spacing w:line="276" w:lineRule="auto"/>
        <w:jc w:val="both"/>
        <w:rPr>
          <w:rFonts w:ascii="Segoe UI" w:hAnsi="Segoe UI" w:cs="Segoe UI"/>
        </w:rPr>
      </w:pPr>
      <w:commentRangeStart w:id="10"/>
      <w:ins w:id="11" w:author="Hetvi Topiwala" w:date="2025-09-02T10:01:00Z">
        <w:r w:rsidRPr="00337131">
          <w:rPr>
            <w:rFonts w:ascii="Segoe UI" w:hAnsi="Segoe UI" w:cs="Segoe UI"/>
          </w:rPr>
          <w:t xml:space="preserve">Plant and maintain </w:t>
        </w:r>
      </w:ins>
      <w:ins w:id="12" w:author="Hetvi Topiwala" w:date="2025-09-02T10:01:00Z" w16du:dateUtc="2025-09-02T04:31:00Z">
        <w:r w:rsidRPr="00337131">
          <w:rPr>
            <w:rFonts w:ascii="Segoe UI" w:hAnsi="Segoe UI" w:cs="Segoe UI"/>
          </w:rPr>
          <w:t>500</w:t>
        </w:r>
      </w:ins>
      <w:ins w:id="13" w:author="Hetvi Topiwala" w:date="2025-09-02T10:01:00Z">
        <w:r w:rsidRPr="00337131">
          <w:rPr>
            <w:rFonts w:ascii="Segoe UI" w:hAnsi="Segoe UI" w:cs="Segoe UI"/>
          </w:rPr>
          <w:t xml:space="preserve"> native trees and shrubs within and around the operational premises and nearby community areas by FY 202</w:t>
        </w:r>
      </w:ins>
      <w:ins w:id="14" w:author="Hetvi Topiwala" w:date="2025-09-02T10:01:00Z" w16du:dateUtc="2025-09-02T04:31:00Z">
        <w:r w:rsidRPr="00337131">
          <w:rPr>
            <w:rFonts w:ascii="Segoe UI" w:hAnsi="Segoe UI" w:cs="Segoe UI"/>
          </w:rPr>
          <w:t>9</w:t>
        </w:r>
      </w:ins>
      <w:ins w:id="15" w:author="Hetvi Topiwala" w:date="2025-09-02T10:01:00Z">
        <w:r w:rsidRPr="00337131">
          <w:rPr>
            <w:rFonts w:ascii="Segoe UI" w:hAnsi="Segoe UI" w:cs="Segoe UI"/>
          </w:rPr>
          <w:t>–</w:t>
        </w:r>
      </w:ins>
      <w:ins w:id="16" w:author="Hetvi Topiwala" w:date="2025-09-02T10:01:00Z" w16du:dateUtc="2025-09-02T04:31:00Z">
        <w:r w:rsidRPr="00337131">
          <w:rPr>
            <w:rFonts w:ascii="Segoe UI" w:hAnsi="Segoe UI" w:cs="Segoe UI"/>
          </w:rPr>
          <w:t>30</w:t>
        </w:r>
      </w:ins>
      <w:ins w:id="17" w:author="Hetvi Topiwala" w:date="2025-09-02T10:01:00Z">
        <w:r w:rsidRPr="00337131">
          <w:rPr>
            <w:rFonts w:ascii="Segoe UI" w:hAnsi="Segoe UI" w:cs="Segoe UI"/>
          </w:rPr>
          <w:t>.</w:t>
        </w:r>
      </w:ins>
    </w:p>
    <w:p w14:paraId="42A72292" w14:textId="2EBDB102" w:rsidR="00871AAB" w:rsidRPr="00337131" w:rsidRDefault="00871AAB" w:rsidP="00866FE4">
      <w:pPr>
        <w:pStyle w:val="ListParagraph"/>
        <w:numPr>
          <w:ilvl w:val="0"/>
          <w:numId w:val="1"/>
        </w:numPr>
        <w:spacing w:line="276" w:lineRule="auto"/>
        <w:jc w:val="both"/>
        <w:rPr>
          <w:rFonts w:ascii="Segoe UI" w:hAnsi="Segoe UI" w:cs="Segoe UI"/>
        </w:rPr>
      </w:pPr>
      <w:ins w:id="18" w:author="Hetvi Topiwala" w:date="2025-09-02T10:05:00Z">
        <w:r w:rsidRPr="00871AAB">
          <w:rPr>
            <w:rFonts w:ascii="Segoe UI" w:hAnsi="Segoe UI" w:cs="Segoe UI"/>
          </w:rPr>
          <w:t>Allocate</w:t>
        </w:r>
      </w:ins>
      <w:ins w:id="19" w:author="Hetvi Topiwala" w:date="2025-09-02T10:05:00Z" w16du:dateUtc="2025-09-02T04:35:00Z">
        <w:r>
          <w:rPr>
            <w:rFonts w:ascii="Segoe UI" w:hAnsi="Segoe UI" w:cs="Segoe UI"/>
          </w:rPr>
          <w:t xml:space="preserve"> </w:t>
        </w:r>
        <w:r w:rsidRPr="00871AAB">
          <w:rPr>
            <w:rFonts w:ascii="Segoe UI" w:hAnsi="Segoe UI" w:cs="Segoe UI"/>
          </w:rPr>
          <w:t>5</w:t>
        </w:r>
      </w:ins>
      <w:ins w:id="20" w:author="Hetvi Topiwala" w:date="2025-09-02T10:05:00Z">
        <w:r w:rsidRPr="00871AAB">
          <w:rPr>
            <w:rFonts w:ascii="Segoe UI" w:hAnsi="Segoe UI" w:cs="Segoe UI"/>
          </w:rPr>
          <w:t>% of the facility’s open land area for biodiversity conservation zones, including habitat restoration and protection, by FY 202</w:t>
        </w:r>
      </w:ins>
      <w:ins w:id="21" w:author="Hetvi Topiwala" w:date="2025-09-02T10:05:00Z" w16du:dateUtc="2025-09-02T04:35:00Z">
        <w:r>
          <w:rPr>
            <w:rFonts w:ascii="Segoe UI" w:hAnsi="Segoe UI" w:cs="Segoe UI"/>
          </w:rPr>
          <w:t>9</w:t>
        </w:r>
      </w:ins>
      <w:ins w:id="22" w:author="Hetvi Topiwala" w:date="2025-09-02T10:05:00Z">
        <w:r w:rsidRPr="00871AAB">
          <w:rPr>
            <w:rFonts w:ascii="Segoe UI" w:hAnsi="Segoe UI" w:cs="Segoe UI"/>
          </w:rPr>
          <w:t>–</w:t>
        </w:r>
      </w:ins>
      <w:ins w:id="23" w:author="Hetvi Topiwala" w:date="2025-09-02T10:05:00Z" w16du:dateUtc="2025-09-02T04:35:00Z">
        <w:r>
          <w:rPr>
            <w:rFonts w:ascii="Segoe UI" w:hAnsi="Segoe UI" w:cs="Segoe UI"/>
          </w:rPr>
          <w:t>30</w:t>
        </w:r>
      </w:ins>
      <w:ins w:id="24" w:author="Hetvi Topiwala" w:date="2025-09-02T10:05:00Z">
        <w:r w:rsidRPr="00871AAB">
          <w:rPr>
            <w:rFonts w:ascii="Segoe UI" w:hAnsi="Segoe UI" w:cs="Segoe UI"/>
          </w:rPr>
          <w:t>.</w:t>
        </w:r>
      </w:ins>
      <w:commentRangeEnd w:id="10"/>
      <w:ins w:id="25" w:author="Hetvi Topiwala" w:date="2025-09-02T10:05:00Z" w16du:dateUtc="2025-09-02T04:35:00Z">
        <w:r>
          <w:rPr>
            <w:rStyle w:val="CommentReference"/>
          </w:rPr>
          <w:commentReference w:id="10"/>
        </w:r>
      </w:ins>
    </w:p>
    <w:p w14:paraId="09EACDAF" w14:textId="0BC21C30" w:rsidR="0083480A" w:rsidRDefault="0039798D" w:rsidP="0083480A">
      <w:pPr>
        <w:pStyle w:val="ListParagraph"/>
        <w:numPr>
          <w:ilvl w:val="0"/>
          <w:numId w:val="1"/>
        </w:numPr>
        <w:spacing w:line="276" w:lineRule="auto"/>
        <w:jc w:val="both"/>
        <w:rPr>
          <w:rFonts w:ascii="Segoe UI" w:hAnsi="Segoe UI" w:cs="Segoe UI"/>
        </w:rPr>
      </w:pPr>
      <w:r w:rsidRPr="00E61932">
        <w:rPr>
          <w:rFonts w:ascii="Segoe UI" w:hAnsi="Segoe UI" w:cs="Segoe UI"/>
        </w:rPr>
        <w:t xml:space="preserve">Maintain stringent product safety standards and continuously improve product quality to ensure customer </w:t>
      </w:r>
      <w:r w:rsidR="00CB1948">
        <w:rPr>
          <w:rFonts w:ascii="Segoe UI" w:hAnsi="Segoe UI" w:cs="Segoe UI"/>
        </w:rPr>
        <w:t>satisfaction.</w:t>
      </w:r>
    </w:p>
    <w:p w14:paraId="0985CB9D" w14:textId="7DFABA64" w:rsidR="00B441BA" w:rsidRPr="00E61932" w:rsidRDefault="00B441BA" w:rsidP="0083480A">
      <w:pPr>
        <w:pStyle w:val="ListParagraph"/>
        <w:numPr>
          <w:ilvl w:val="0"/>
          <w:numId w:val="1"/>
        </w:numPr>
        <w:spacing w:line="276" w:lineRule="auto"/>
        <w:jc w:val="both"/>
        <w:rPr>
          <w:rFonts w:ascii="Segoe UI" w:hAnsi="Segoe UI" w:cs="Segoe UI"/>
        </w:rPr>
      </w:pPr>
      <w:ins w:id="26" w:author="Hetvi Topiwala" w:date="2025-09-02T10:13:00Z" w16du:dateUtc="2025-09-02T04:43:00Z">
        <w:r>
          <w:rPr>
            <w:rFonts w:ascii="Segoe UI" w:hAnsi="Segoe UI" w:cs="Segoe UI"/>
          </w:rPr>
          <w:lastRenderedPageBreak/>
          <w:t>M</w:t>
        </w:r>
      </w:ins>
      <w:ins w:id="27" w:author="Hetvi Topiwala" w:date="2025-09-02T10:13:00Z">
        <w:r w:rsidRPr="00B441BA">
          <w:rPr>
            <w:rFonts w:ascii="Segoe UI" w:hAnsi="Segoe UI" w:cs="Segoe UI"/>
          </w:rPr>
          <w:t>aintain 100% compliance with all applicable product safety regulations and standards across every product line, with third-party audits for verification</w:t>
        </w:r>
      </w:ins>
      <w:ins w:id="28" w:author="Hetvi Topiwala" w:date="2025-09-02T10:21:00Z" w16du:dateUtc="2025-09-02T04:51:00Z">
        <w:r w:rsidR="00791D31">
          <w:rPr>
            <w:rFonts w:ascii="Segoe UI" w:hAnsi="Segoe UI" w:cs="Segoe UI"/>
          </w:rPr>
          <w:t xml:space="preserve"> by FY 2029-30.</w:t>
        </w:r>
      </w:ins>
    </w:p>
    <w:p w14:paraId="625E9DAC" w14:textId="77777777" w:rsidR="0083480A" w:rsidRPr="00E61932" w:rsidRDefault="0083480A" w:rsidP="0083480A">
      <w:pPr>
        <w:pStyle w:val="ListParagraph"/>
        <w:numPr>
          <w:ilvl w:val="0"/>
          <w:numId w:val="1"/>
        </w:numPr>
        <w:spacing w:line="276" w:lineRule="auto"/>
        <w:jc w:val="both"/>
        <w:rPr>
          <w:rFonts w:ascii="Segoe UI" w:hAnsi="Segoe UI" w:cs="Segoe UI"/>
        </w:rPr>
      </w:pPr>
      <w:r w:rsidRPr="00E61932">
        <w:rPr>
          <w:rFonts w:ascii="Segoe UI" w:hAnsi="Segoe UI" w:cs="Segoe UI"/>
        </w:rPr>
        <w:t>Expand community environmental education programs to raise awareness and foster sustainable practices.</w:t>
      </w:r>
    </w:p>
    <w:p w14:paraId="5B8C0BBD" w14:textId="4A636676" w:rsidR="00B779CE" w:rsidRPr="00E61932" w:rsidRDefault="0083480A" w:rsidP="0083480A">
      <w:pPr>
        <w:pStyle w:val="ListParagraph"/>
        <w:numPr>
          <w:ilvl w:val="0"/>
          <w:numId w:val="1"/>
        </w:numPr>
        <w:spacing w:line="276" w:lineRule="auto"/>
        <w:jc w:val="both"/>
        <w:rPr>
          <w:rFonts w:ascii="Segoe UI" w:hAnsi="Segoe UI" w:cs="Segoe UI"/>
        </w:rPr>
      </w:pPr>
      <w:r w:rsidRPr="00E61932">
        <w:rPr>
          <w:rFonts w:ascii="Segoe UI" w:hAnsi="Segoe UI" w:cs="Segoe UI"/>
        </w:rPr>
        <w:t>Advocate for policies that support environmental protection, sustainable development, and responsible resource management at local and regional levels.</w:t>
      </w:r>
    </w:p>
    <w:p w14:paraId="59C883DE" w14:textId="4FF5C71C" w:rsidR="00AA0F22" w:rsidRPr="00E61932" w:rsidRDefault="002D79ED" w:rsidP="00192F5A">
      <w:pPr>
        <w:pStyle w:val="ListParagraph"/>
        <w:numPr>
          <w:ilvl w:val="0"/>
          <w:numId w:val="1"/>
        </w:numPr>
        <w:spacing w:line="276" w:lineRule="auto"/>
        <w:jc w:val="both"/>
        <w:rPr>
          <w:rFonts w:ascii="Segoe UI" w:hAnsi="Segoe UI" w:cs="Segoe UI"/>
        </w:rPr>
      </w:pPr>
      <w:r w:rsidRPr="00E61932">
        <w:rPr>
          <w:rFonts w:ascii="Segoe UI" w:hAnsi="Segoe UI" w:cs="Segoe UI"/>
        </w:rPr>
        <w:t>Engage 500 community members annually through environmental education</w:t>
      </w:r>
      <w:r w:rsidR="0068509B">
        <w:rPr>
          <w:rFonts w:ascii="Segoe UI" w:hAnsi="Segoe UI" w:cs="Segoe UI"/>
        </w:rPr>
        <w:t xml:space="preserve"> development</w:t>
      </w:r>
      <w:r w:rsidRPr="00E61932">
        <w:rPr>
          <w:rFonts w:ascii="Segoe UI" w:hAnsi="Segoe UI" w:cs="Segoe UI"/>
        </w:rPr>
        <w:t xml:space="preserve"> programs by </w:t>
      </w:r>
      <w:r w:rsidR="000258B0" w:rsidRPr="00E61932">
        <w:rPr>
          <w:rFonts w:ascii="Segoe UI" w:hAnsi="Segoe UI" w:cs="Segoe UI"/>
        </w:rPr>
        <w:t>FY 2029-30</w:t>
      </w:r>
      <w:r w:rsidRPr="00E61932">
        <w:rPr>
          <w:rFonts w:ascii="Segoe UI" w:hAnsi="Segoe UI" w:cs="Segoe UI"/>
        </w:rPr>
        <w:t>.</w:t>
      </w:r>
    </w:p>
    <w:p w14:paraId="09FB2645" w14:textId="4021E93D" w:rsidR="004C2ABF" w:rsidRPr="00E61932" w:rsidRDefault="00BE3646" w:rsidP="000F2722">
      <w:pPr>
        <w:pStyle w:val="Heading1"/>
        <w:rPr>
          <w:rFonts w:ascii="Segoe UI" w:eastAsia="Arimo Bold" w:hAnsi="Segoe UI" w:cs="Segoe UI"/>
          <w:sz w:val="28"/>
          <w:szCs w:val="36"/>
        </w:rPr>
      </w:pPr>
      <w:bookmarkStart w:id="29" w:name="_Toc164086736"/>
      <w:bookmarkStart w:id="30" w:name="_Toc164171532"/>
      <w:bookmarkStart w:id="31" w:name="_Toc203750798"/>
      <w:r w:rsidRPr="00E61932">
        <w:rPr>
          <w:rFonts w:ascii="Segoe UI" w:eastAsia="Arimo Bold" w:hAnsi="Segoe UI" w:cs="Segoe UI"/>
          <w:sz w:val="28"/>
          <w:szCs w:val="36"/>
        </w:rPr>
        <w:t>HARMONIZING ENVIRONMENTAL PRACTICES WITH SUSTAINABLE DEVELOPMENT GOALS</w:t>
      </w:r>
      <w:bookmarkEnd w:id="29"/>
      <w:bookmarkEnd w:id="30"/>
      <w:bookmarkEnd w:id="31"/>
    </w:p>
    <w:p w14:paraId="4784BE6C" w14:textId="77777777" w:rsidR="00EF04DC" w:rsidRPr="00E61932" w:rsidRDefault="00EF04DC" w:rsidP="00051149">
      <w:pPr>
        <w:spacing w:line="276" w:lineRule="auto"/>
        <w:jc w:val="both"/>
        <w:rPr>
          <w:rFonts w:ascii="Segoe UI" w:eastAsia="Arimo Bold" w:hAnsi="Segoe UI" w:cs="Segoe UI"/>
          <w:b/>
          <w:bCs/>
          <w:color w:val="0062AE"/>
          <w:kern w:val="24"/>
          <w:sz w:val="12"/>
          <w:szCs w:val="12"/>
          <w:u w:val="single"/>
        </w:rPr>
      </w:pPr>
    </w:p>
    <w:p w14:paraId="620ADEC7" w14:textId="07ECEBB9" w:rsidR="00083417" w:rsidRPr="00E61932" w:rsidRDefault="00BE3646" w:rsidP="00FD4931">
      <w:pPr>
        <w:jc w:val="both"/>
        <w:rPr>
          <w:rFonts w:ascii="Segoe UI" w:hAnsi="Segoe UI" w:cs="Segoe UI"/>
        </w:rPr>
      </w:pPr>
      <w:bookmarkStart w:id="32" w:name="_Hlk166684722"/>
      <w:r w:rsidRPr="00E61932">
        <w:rPr>
          <w:rFonts w:ascii="Segoe UI" w:hAnsi="Segoe UI" w:cs="Segoe UI"/>
        </w:rPr>
        <w:t xml:space="preserve">At </w:t>
      </w:r>
      <w:r w:rsidR="00F52AAA" w:rsidRPr="00E61932">
        <w:rPr>
          <w:rFonts w:ascii="Segoe UI" w:hAnsi="Segoe UI" w:cs="Segoe UI"/>
        </w:rPr>
        <w:t xml:space="preserve">Agrawal Metal Works </w:t>
      </w:r>
      <w:r w:rsidRPr="00E61932">
        <w:rPr>
          <w:rFonts w:ascii="Segoe UI" w:hAnsi="Segoe UI" w:cs="Segoe UI"/>
        </w:rPr>
        <w:t>Pvt Ltd, our Environmental policy aligns with the following given SDGs</w:t>
      </w:r>
      <w:r w:rsidR="00FD4931" w:rsidRPr="00E61932">
        <w:rPr>
          <w:rFonts w:ascii="Segoe UI" w:hAnsi="Segoe UI" w:cs="Segoe UI"/>
        </w:rPr>
        <w:t>.</w:t>
      </w:r>
      <w:bookmarkEnd w:id="32"/>
    </w:p>
    <w:p w14:paraId="365BE006" w14:textId="77777777" w:rsidR="00CA64B3" w:rsidRPr="00E61932" w:rsidRDefault="00CA64B3" w:rsidP="00515CAC">
      <w:pPr>
        <w:pBdr>
          <w:between w:val="single" w:sz="12" w:space="1" w:color="4472C4" w:themeColor="accent1"/>
        </w:pBdr>
        <w:jc w:val="both"/>
        <w:rPr>
          <w:rFonts w:ascii="Segoe UI" w:hAnsi="Segoe UI" w:cs="Segoe UI"/>
        </w:rPr>
      </w:pPr>
    </w:p>
    <w:tbl>
      <w:tblPr>
        <w:tblStyle w:val="TableGrid"/>
        <w:tblpPr w:leftFromText="180" w:rightFromText="180" w:vertAnchor="page" w:horzAnchor="margin" w:tblpY="8569"/>
        <w:tblW w:w="0" w:type="auto"/>
        <w:tblLook w:val="04A0" w:firstRow="1" w:lastRow="0" w:firstColumn="1" w:lastColumn="0" w:noHBand="0" w:noVBand="1"/>
      </w:tblPr>
      <w:tblGrid>
        <w:gridCol w:w="2299"/>
        <w:gridCol w:w="2300"/>
        <w:gridCol w:w="2299"/>
        <w:gridCol w:w="2300"/>
      </w:tblGrid>
      <w:tr w:rsidR="00CA38A2" w:rsidRPr="00E61932" w14:paraId="52A6F48E" w14:textId="77777777" w:rsidTr="00CA38A2">
        <w:trPr>
          <w:trHeight w:val="1502"/>
        </w:trPr>
        <w:tc>
          <w:tcPr>
            <w:tcW w:w="2299" w:type="dxa"/>
            <w:vAlign w:val="center"/>
          </w:tcPr>
          <w:p w14:paraId="48FE9B01" w14:textId="77777777" w:rsidR="00CA38A2" w:rsidRPr="00E61932" w:rsidRDefault="00CA38A2" w:rsidP="00CA38A2">
            <w:pPr>
              <w:spacing w:line="276" w:lineRule="auto"/>
              <w:jc w:val="center"/>
              <w:rPr>
                <w:rFonts w:ascii="Segoe UI" w:hAnsi="Segoe UI" w:cs="Segoe UI"/>
                <w:sz w:val="24"/>
                <w:szCs w:val="24"/>
              </w:rPr>
            </w:pPr>
            <w:r w:rsidRPr="00D03E19">
              <w:rPr>
                <w:rFonts w:ascii="Segoe UI" w:hAnsi="Segoe UI" w:cs="Segoe UI"/>
                <w:noProof/>
              </w:rPr>
              <w:drawing>
                <wp:inline distT="0" distB="0" distL="0" distR="0" wp14:anchorId="64785230" wp14:editId="76F5F4E5">
                  <wp:extent cx="914528" cy="905001"/>
                  <wp:effectExtent l="0" t="0" r="0" b="0"/>
                  <wp:docPr id="1775711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711038" name=""/>
                          <pic:cNvPicPr/>
                        </pic:nvPicPr>
                        <pic:blipFill>
                          <a:blip r:embed="rId13"/>
                          <a:stretch>
                            <a:fillRect/>
                          </a:stretch>
                        </pic:blipFill>
                        <pic:spPr>
                          <a:xfrm>
                            <a:off x="0" y="0"/>
                            <a:ext cx="914528" cy="905001"/>
                          </a:xfrm>
                          <a:prstGeom prst="rect">
                            <a:avLst/>
                          </a:prstGeom>
                        </pic:spPr>
                      </pic:pic>
                    </a:graphicData>
                  </a:graphic>
                </wp:inline>
              </w:drawing>
            </w:r>
          </w:p>
        </w:tc>
        <w:tc>
          <w:tcPr>
            <w:tcW w:w="2300" w:type="dxa"/>
            <w:vAlign w:val="center"/>
          </w:tcPr>
          <w:p w14:paraId="6A8D4828" w14:textId="77777777" w:rsidR="00CA38A2" w:rsidRPr="00E61932" w:rsidRDefault="00CA38A2" w:rsidP="00CA38A2">
            <w:pPr>
              <w:spacing w:line="276" w:lineRule="auto"/>
              <w:jc w:val="center"/>
              <w:rPr>
                <w:rFonts w:ascii="Segoe UI" w:hAnsi="Segoe UI" w:cs="Segoe UI"/>
                <w:sz w:val="24"/>
                <w:szCs w:val="24"/>
              </w:rPr>
            </w:pPr>
            <w:r w:rsidRPr="00D03E19">
              <w:rPr>
                <w:noProof/>
              </w:rPr>
              <w:drawing>
                <wp:inline distT="0" distB="0" distL="0" distR="0" wp14:anchorId="54C0DFE3" wp14:editId="0659FA7C">
                  <wp:extent cx="952633" cy="924054"/>
                  <wp:effectExtent l="0" t="0" r="0" b="9525"/>
                  <wp:docPr id="954744945" name="Picture 1" descr="A red sign with white text and a book and penc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744945" name="Picture 1" descr="A red sign with white text and a book and pencil&#10;&#10;AI-generated content may be incorrect."/>
                          <pic:cNvPicPr/>
                        </pic:nvPicPr>
                        <pic:blipFill>
                          <a:blip r:embed="rId14"/>
                          <a:stretch>
                            <a:fillRect/>
                          </a:stretch>
                        </pic:blipFill>
                        <pic:spPr>
                          <a:xfrm>
                            <a:off x="0" y="0"/>
                            <a:ext cx="952633" cy="924054"/>
                          </a:xfrm>
                          <a:prstGeom prst="rect">
                            <a:avLst/>
                          </a:prstGeom>
                        </pic:spPr>
                      </pic:pic>
                    </a:graphicData>
                  </a:graphic>
                </wp:inline>
              </w:drawing>
            </w:r>
          </w:p>
        </w:tc>
        <w:tc>
          <w:tcPr>
            <w:tcW w:w="2299" w:type="dxa"/>
            <w:vAlign w:val="center"/>
          </w:tcPr>
          <w:p w14:paraId="49161BB8" w14:textId="77777777" w:rsidR="00CA38A2" w:rsidRPr="00E61932" w:rsidRDefault="00CA38A2" w:rsidP="00CA38A2">
            <w:pPr>
              <w:spacing w:line="276" w:lineRule="auto"/>
              <w:jc w:val="center"/>
              <w:rPr>
                <w:rFonts w:ascii="Segoe UI" w:hAnsi="Segoe UI" w:cs="Segoe UI"/>
                <w:sz w:val="24"/>
                <w:szCs w:val="24"/>
              </w:rPr>
            </w:pPr>
            <w:r w:rsidRPr="00E61932">
              <w:rPr>
                <w:rFonts w:ascii="Segoe UI" w:hAnsi="Segoe UI" w:cs="Segoe UI"/>
                <w:noProof/>
              </w:rPr>
              <w:drawing>
                <wp:inline distT="0" distB="0" distL="0" distR="0" wp14:anchorId="44EB138E" wp14:editId="095A0462">
                  <wp:extent cx="916552" cy="916552"/>
                  <wp:effectExtent l="0" t="0" r="0" b="0"/>
                  <wp:docPr id="331482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938391"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916552" cy="916552"/>
                          </a:xfrm>
                          <a:prstGeom prst="rect">
                            <a:avLst/>
                          </a:prstGeom>
                          <a:noFill/>
                          <a:ln>
                            <a:noFill/>
                          </a:ln>
                        </pic:spPr>
                      </pic:pic>
                    </a:graphicData>
                  </a:graphic>
                </wp:inline>
              </w:drawing>
            </w:r>
          </w:p>
        </w:tc>
        <w:tc>
          <w:tcPr>
            <w:tcW w:w="2300" w:type="dxa"/>
            <w:vAlign w:val="center"/>
          </w:tcPr>
          <w:p w14:paraId="70323EFA" w14:textId="77777777" w:rsidR="00CA38A2" w:rsidRPr="00E61932" w:rsidRDefault="00CA38A2" w:rsidP="00CA38A2">
            <w:pPr>
              <w:spacing w:line="276" w:lineRule="auto"/>
              <w:jc w:val="center"/>
              <w:rPr>
                <w:rFonts w:ascii="Segoe UI" w:hAnsi="Segoe UI" w:cs="Segoe UI"/>
                <w:noProof/>
              </w:rPr>
            </w:pPr>
            <w:r w:rsidRPr="00E61932">
              <w:rPr>
                <w:rFonts w:ascii="Segoe UI" w:hAnsi="Segoe UI" w:cs="Segoe UI"/>
                <w:noProof/>
              </w:rPr>
              <w:drawing>
                <wp:inline distT="0" distB="0" distL="0" distR="0" wp14:anchorId="5D66D640" wp14:editId="4D364D5C">
                  <wp:extent cx="916552" cy="916552"/>
                  <wp:effectExtent l="0" t="0" r="0" b="0"/>
                  <wp:docPr id="16612188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663406"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916552" cy="916552"/>
                          </a:xfrm>
                          <a:prstGeom prst="rect">
                            <a:avLst/>
                          </a:prstGeom>
                          <a:noFill/>
                          <a:ln>
                            <a:noFill/>
                          </a:ln>
                        </pic:spPr>
                      </pic:pic>
                    </a:graphicData>
                  </a:graphic>
                </wp:inline>
              </w:drawing>
            </w:r>
          </w:p>
        </w:tc>
      </w:tr>
      <w:tr w:rsidR="00CA38A2" w:rsidRPr="00E61932" w14:paraId="1BF6C1DF" w14:textId="77777777" w:rsidTr="00CA38A2">
        <w:trPr>
          <w:trHeight w:val="1650"/>
        </w:trPr>
        <w:tc>
          <w:tcPr>
            <w:tcW w:w="2299" w:type="dxa"/>
            <w:vAlign w:val="center"/>
          </w:tcPr>
          <w:p w14:paraId="6A00CF9D" w14:textId="77777777" w:rsidR="00CA38A2" w:rsidRPr="00E61932" w:rsidRDefault="00CA38A2" w:rsidP="00CA38A2">
            <w:pPr>
              <w:spacing w:line="276" w:lineRule="auto"/>
              <w:jc w:val="center"/>
              <w:rPr>
                <w:rFonts w:ascii="Segoe UI" w:hAnsi="Segoe UI" w:cs="Segoe UI"/>
                <w:noProof/>
              </w:rPr>
            </w:pPr>
            <w:r w:rsidRPr="00E61932">
              <w:rPr>
                <w:rFonts w:ascii="Segoe UI" w:hAnsi="Segoe UI" w:cs="Segoe UI"/>
                <w:noProof/>
              </w:rPr>
              <w:drawing>
                <wp:inline distT="0" distB="0" distL="0" distR="0" wp14:anchorId="3742A2C8" wp14:editId="126B9CC3">
                  <wp:extent cx="928042" cy="928042"/>
                  <wp:effectExtent l="0" t="0" r="0" b="0"/>
                  <wp:docPr id="590340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44592"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928042" cy="928042"/>
                          </a:xfrm>
                          <a:prstGeom prst="rect">
                            <a:avLst/>
                          </a:prstGeom>
                          <a:noFill/>
                          <a:ln>
                            <a:noFill/>
                          </a:ln>
                        </pic:spPr>
                      </pic:pic>
                    </a:graphicData>
                  </a:graphic>
                </wp:inline>
              </w:drawing>
            </w:r>
          </w:p>
        </w:tc>
        <w:tc>
          <w:tcPr>
            <w:tcW w:w="2300" w:type="dxa"/>
            <w:vAlign w:val="center"/>
          </w:tcPr>
          <w:p w14:paraId="3C29A6AF" w14:textId="77777777" w:rsidR="00CA38A2" w:rsidRPr="00E61932" w:rsidRDefault="00CA38A2" w:rsidP="00CA38A2">
            <w:pPr>
              <w:spacing w:line="276" w:lineRule="auto"/>
              <w:jc w:val="center"/>
              <w:rPr>
                <w:rFonts w:ascii="Segoe UI" w:hAnsi="Segoe UI" w:cs="Segoe UI"/>
                <w:noProof/>
              </w:rPr>
            </w:pPr>
            <w:r w:rsidRPr="00E61932">
              <w:rPr>
                <w:rFonts w:ascii="Segoe UI" w:hAnsi="Segoe UI" w:cs="Segoe UI"/>
                <w:noProof/>
              </w:rPr>
              <w:drawing>
                <wp:inline distT="0" distB="0" distL="0" distR="0" wp14:anchorId="4569B0F8" wp14:editId="02B6E28E">
                  <wp:extent cx="926311" cy="926311"/>
                  <wp:effectExtent l="0" t="0" r="0" b="0"/>
                  <wp:docPr id="15482394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985258"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926311" cy="926311"/>
                          </a:xfrm>
                          <a:prstGeom prst="rect">
                            <a:avLst/>
                          </a:prstGeom>
                          <a:noFill/>
                          <a:ln>
                            <a:noFill/>
                          </a:ln>
                        </pic:spPr>
                      </pic:pic>
                    </a:graphicData>
                  </a:graphic>
                </wp:inline>
              </w:drawing>
            </w:r>
          </w:p>
        </w:tc>
        <w:tc>
          <w:tcPr>
            <w:tcW w:w="2299" w:type="dxa"/>
            <w:vAlign w:val="center"/>
          </w:tcPr>
          <w:p w14:paraId="24EC4997" w14:textId="77777777" w:rsidR="00CA38A2" w:rsidRPr="00E61932" w:rsidRDefault="00CA38A2" w:rsidP="00CA38A2">
            <w:pPr>
              <w:spacing w:line="276" w:lineRule="auto"/>
              <w:jc w:val="center"/>
              <w:rPr>
                <w:rFonts w:ascii="Segoe UI" w:hAnsi="Segoe UI" w:cs="Segoe UI"/>
                <w:noProof/>
              </w:rPr>
            </w:pPr>
            <w:r w:rsidRPr="00E61932">
              <w:rPr>
                <w:rFonts w:ascii="Segoe UI" w:hAnsi="Segoe UI" w:cs="Segoe UI"/>
                <w:noProof/>
              </w:rPr>
              <w:drawing>
                <wp:inline distT="0" distB="0" distL="0" distR="0" wp14:anchorId="3D1E0780" wp14:editId="44128FE5">
                  <wp:extent cx="897916" cy="897916"/>
                  <wp:effectExtent l="0" t="0" r="0" b="0"/>
                  <wp:docPr id="5790705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17395"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897916" cy="897916"/>
                          </a:xfrm>
                          <a:prstGeom prst="rect">
                            <a:avLst/>
                          </a:prstGeom>
                          <a:noFill/>
                          <a:ln>
                            <a:noFill/>
                          </a:ln>
                        </pic:spPr>
                      </pic:pic>
                    </a:graphicData>
                  </a:graphic>
                </wp:inline>
              </w:drawing>
            </w:r>
          </w:p>
        </w:tc>
        <w:tc>
          <w:tcPr>
            <w:tcW w:w="2300" w:type="dxa"/>
            <w:vAlign w:val="center"/>
          </w:tcPr>
          <w:p w14:paraId="17CFDA4F" w14:textId="77777777" w:rsidR="00CA38A2" w:rsidRPr="00E61932" w:rsidRDefault="00CA38A2" w:rsidP="00CA38A2">
            <w:pPr>
              <w:spacing w:line="276" w:lineRule="auto"/>
              <w:jc w:val="center"/>
              <w:rPr>
                <w:rFonts w:ascii="Segoe UI" w:hAnsi="Segoe UI" w:cs="Segoe UI"/>
                <w:noProof/>
              </w:rPr>
            </w:pPr>
            <w:r w:rsidRPr="00E61932">
              <w:rPr>
                <w:rFonts w:ascii="Segoe UI" w:hAnsi="Segoe UI" w:cs="Segoe UI"/>
                <w:noProof/>
              </w:rPr>
              <w:drawing>
                <wp:inline distT="0" distB="0" distL="0" distR="0" wp14:anchorId="17271F3B" wp14:editId="52E5E882">
                  <wp:extent cx="889000" cy="889000"/>
                  <wp:effectExtent l="0" t="0" r="0" b="0"/>
                  <wp:docPr id="5400469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04692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889000" cy="889000"/>
                          </a:xfrm>
                          <a:prstGeom prst="rect">
                            <a:avLst/>
                          </a:prstGeom>
                          <a:noFill/>
                          <a:ln>
                            <a:noFill/>
                          </a:ln>
                        </pic:spPr>
                      </pic:pic>
                    </a:graphicData>
                  </a:graphic>
                </wp:inline>
              </w:drawing>
            </w:r>
          </w:p>
        </w:tc>
      </w:tr>
    </w:tbl>
    <w:p w14:paraId="2EB2D809" w14:textId="77777777" w:rsidR="008D210A" w:rsidRPr="00E61932" w:rsidRDefault="008D210A" w:rsidP="00FD4931">
      <w:pPr>
        <w:jc w:val="both"/>
        <w:rPr>
          <w:rFonts w:ascii="Segoe UI" w:hAnsi="Segoe UI" w:cs="Segoe UI"/>
        </w:rPr>
      </w:pPr>
    </w:p>
    <w:p w14:paraId="65DD4C48" w14:textId="53B8D814" w:rsidR="008D210A" w:rsidRPr="00E61932" w:rsidRDefault="00D03E19" w:rsidP="00FD4931">
      <w:pPr>
        <w:jc w:val="both"/>
        <w:rPr>
          <w:rFonts w:ascii="Segoe UI" w:hAnsi="Segoe UI" w:cs="Segoe UI"/>
        </w:rPr>
      </w:pPr>
      <w:r w:rsidRPr="00D03E19">
        <w:rPr>
          <w:noProof/>
        </w:rPr>
        <w:t xml:space="preserve"> </w:t>
      </w:r>
      <w:r>
        <w:rPr>
          <w:noProof/>
        </w:rPr>
        <w:tab/>
      </w:r>
    </w:p>
    <w:p w14:paraId="099D9459" w14:textId="77777777" w:rsidR="008D210A" w:rsidRPr="00E61932" w:rsidRDefault="008D210A" w:rsidP="00FD4931">
      <w:pPr>
        <w:jc w:val="both"/>
        <w:rPr>
          <w:rFonts w:ascii="Segoe UI" w:hAnsi="Segoe UI" w:cs="Segoe UI"/>
        </w:rPr>
      </w:pPr>
    </w:p>
    <w:p w14:paraId="21E2B9A1" w14:textId="77777777" w:rsidR="008D210A" w:rsidRDefault="008D210A" w:rsidP="00FD4931">
      <w:pPr>
        <w:jc w:val="both"/>
        <w:rPr>
          <w:rFonts w:ascii="Segoe UI" w:hAnsi="Segoe UI" w:cs="Segoe UI"/>
        </w:rPr>
      </w:pPr>
    </w:p>
    <w:p w14:paraId="656EC65A" w14:textId="77777777" w:rsidR="00D26212" w:rsidRDefault="00D26212" w:rsidP="00FD4931">
      <w:pPr>
        <w:jc w:val="both"/>
        <w:rPr>
          <w:rFonts w:ascii="Segoe UI" w:hAnsi="Segoe UI" w:cs="Segoe UI"/>
        </w:rPr>
      </w:pPr>
    </w:p>
    <w:p w14:paraId="04F6D26B" w14:textId="77777777" w:rsidR="00D26212" w:rsidRPr="00E61932" w:rsidRDefault="00D26212" w:rsidP="00FD4931">
      <w:pPr>
        <w:jc w:val="both"/>
        <w:rPr>
          <w:rFonts w:ascii="Segoe UI" w:hAnsi="Segoe UI" w:cs="Segoe UI"/>
        </w:rPr>
      </w:pPr>
    </w:p>
    <w:p w14:paraId="76739B42" w14:textId="77777777" w:rsidR="008D210A" w:rsidRPr="00E61932" w:rsidRDefault="008D210A" w:rsidP="00FD4931">
      <w:pPr>
        <w:jc w:val="both"/>
        <w:rPr>
          <w:rFonts w:ascii="Segoe UI" w:hAnsi="Segoe UI" w:cs="Segoe UI"/>
        </w:rPr>
      </w:pPr>
    </w:p>
    <w:p w14:paraId="0346E5DB" w14:textId="4C1824F1" w:rsidR="008D210A" w:rsidRPr="00E61932" w:rsidRDefault="008D210A" w:rsidP="000F2722">
      <w:pPr>
        <w:pStyle w:val="Heading1"/>
        <w:rPr>
          <w:rFonts w:ascii="Segoe UI" w:eastAsia="Arimo Bold" w:hAnsi="Segoe UI" w:cs="Segoe UI"/>
          <w:sz w:val="28"/>
          <w:szCs w:val="36"/>
        </w:rPr>
      </w:pPr>
      <w:bookmarkStart w:id="33" w:name="_Toc203750799"/>
      <w:r w:rsidRPr="00E61932">
        <w:rPr>
          <w:rFonts w:ascii="Segoe UI" w:eastAsia="Arimo Bold" w:hAnsi="Segoe UI" w:cs="Segoe UI"/>
          <w:sz w:val="28"/>
          <w:szCs w:val="36"/>
        </w:rPr>
        <w:lastRenderedPageBreak/>
        <w:t>RESPONSIBILITIES</w:t>
      </w:r>
      <w:bookmarkEnd w:id="33"/>
    </w:p>
    <w:p w14:paraId="0ACBF294" w14:textId="77777777" w:rsidR="001F363C" w:rsidRPr="00E61932" w:rsidRDefault="001F363C" w:rsidP="001F363C">
      <w:pPr>
        <w:spacing w:before="100" w:beforeAutospacing="1" w:after="100" w:afterAutospacing="1"/>
        <w:jc w:val="both"/>
        <w:rPr>
          <w:rFonts w:ascii="Segoe UI" w:hAnsi="Segoe UI" w:cs="Segoe UI"/>
          <w:lang w:val="en-IN" w:eastAsia="en-IN"/>
          <w14:ligatures w14:val="none"/>
        </w:rPr>
      </w:pPr>
      <w:r w:rsidRPr="00E61932">
        <w:rPr>
          <w:rFonts w:ascii="Segoe UI" w:hAnsi="Segoe UI" w:cs="Segoe UI"/>
          <w:lang w:val="en-IN" w:eastAsia="en-IN"/>
          <w14:ligatures w14:val="none"/>
        </w:rPr>
        <w:t xml:space="preserve">At </w:t>
      </w:r>
      <w:r w:rsidRPr="00E61932">
        <w:rPr>
          <w:rFonts w:ascii="Segoe UI" w:hAnsi="Segoe UI" w:cs="Segoe UI"/>
          <w:b/>
          <w:bCs/>
          <w:lang w:val="en-IN" w:eastAsia="en-IN"/>
          <w14:ligatures w14:val="none"/>
        </w:rPr>
        <w:t>Agrawal Metal Works</w:t>
      </w:r>
      <w:r w:rsidRPr="00E61932">
        <w:rPr>
          <w:rFonts w:ascii="Segoe UI" w:hAnsi="Segoe UI" w:cs="Segoe UI"/>
          <w:lang w:val="en-IN" w:eastAsia="en-IN"/>
          <w14:ligatures w14:val="none"/>
        </w:rPr>
        <w:t>, environmental sustainability is driven through defined roles across all functions:</w:t>
      </w:r>
    </w:p>
    <w:p w14:paraId="4D25C47F" w14:textId="174F5951" w:rsidR="001F363C" w:rsidRPr="00E61932" w:rsidRDefault="001F363C" w:rsidP="001F363C">
      <w:pPr>
        <w:numPr>
          <w:ilvl w:val="0"/>
          <w:numId w:val="27"/>
        </w:numPr>
        <w:spacing w:before="100" w:beforeAutospacing="1" w:after="100" w:afterAutospacing="1"/>
        <w:jc w:val="both"/>
        <w:rPr>
          <w:rFonts w:ascii="Segoe UI" w:hAnsi="Segoe UI" w:cs="Segoe UI"/>
          <w:lang w:val="en-IN" w:eastAsia="en-IN"/>
          <w14:ligatures w14:val="none"/>
        </w:rPr>
      </w:pPr>
      <w:r w:rsidRPr="00E61932">
        <w:rPr>
          <w:rFonts w:ascii="Segoe UI" w:hAnsi="Segoe UI" w:cs="Segoe UI"/>
          <w:b/>
          <w:bCs/>
          <w:lang w:val="en-IN" w:eastAsia="en-IN"/>
          <w14:ligatures w14:val="none"/>
        </w:rPr>
        <w:t>Senior Management</w:t>
      </w:r>
      <w:r w:rsidRPr="00E61932">
        <w:rPr>
          <w:rFonts w:ascii="Segoe UI" w:hAnsi="Segoe UI" w:cs="Segoe UI"/>
          <w:lang w:val="en-IN" w:eastAsia="en-IN"/>
          <w14:ligatures w14:val="none"/>
        </w:rPr>
        <w:t>: Integrate sustainability into business strategy, allocate resources, and review environmental performance.</w:t>
      </w:r>
      <w:r w:rsidR="002F20D8">
        <w:rPr>
          <w:rFonts w:ascii="Segoe UI" w:hAnsi="Segoe UI" w:cs="Segoe UI"/>
          <w:lang w:val="en-IN" w:eastAsia="en-IN"/>
          <w14:ligatures w14:val="none"/>
        </w:rPr>
        <w:t xml:space="preserve"> Senior management is responsible to provide a safe and environmentally friendly workplace for their workers, employees and auditors. </w:t>
      </w:r>
    </w:p>
    <w:p w14:paraId="3CF026D6" w14:textId="1095DF0E" w:rsidR="001F363C" w:rsidRPr="00E61932" w:rsidRDefault="001F363C" w:rsidP="001F363C">
      <w:pPr>
        <w:numPr>
          <w:ilvl w:val="0"/>
          <w:numId w:val="27"/>
        </w:numPr>
        <w:spacing w:before="100" w:beforeAutospacing="1" w:after="100" w:afterAutospacing="1"/>
        <w:jc w:val="both"/>
        <w:rPr>
          <w:rFonts w:ascii="Segoe UI" w:hAnsi="Segoe UI" w:cs="Segoe UI"/>
          <w:lang w:val="en-IN" w:eastAsia="en-IN"/>
          <w14:ligatures w14:val="none"/>
        </w:rPr>
      </w:pPr>
      <w:r w:rsidRPr="00E61932">
        <w:rPr>
          <w:rFonts w:ascii="Segoe UI" w:hAnsi="Segoe UI" w:cs="Segoe UI"/>
          <w:b/>
          <w:bCs/>
          <w:lang w:val="en-IN" w:eastAsia="en-IN"/>
          <w14:ligatures w14:val="none"/>
        </w:rPr>
        <w:t>Environment &amp; Safety Team</w:t>
      </w:r>
      <w:r w:rsidRPr="00E61932">
        <w:rPr>
          <w:rFonts w:ascii="Segoe UI" w:hAnsi="Segoe UI" w:cs="Segoe UI"/>
          <w:lang w:val="en-IN" w:eastAsia="en-IN"/>
          <w14:ligatures w14:val="none"/>
        </w:rPr>
        <w:t xml:space="preserve">: Implement </w:t>
      </w:r>
      <w:r w:rsidR="002F20D8">
        <w:rPr>
          <w:rFonts w:ascii="Segoe UI" w:hAnsi="Segoe UI" w:cs="Segoe UI"/>
          <w:lang w:val="en-IN" w:eastAsia="en-IN"/>
          <w14:ligatures w14:val="none"/>
        </w:rPr>
        <w:t xml:space="preserve">sustainable </w:t>
      </w:r>
      <w:r w:rsidRPr="00E61932">
        <w:rPr>
          <w:rFonts w:ascii="Segoe UI" w:hAnsi="Segoe UI" w:cs="Segoe UI"/>
          <w:lang w:val="en-IN" w:eastAsia="en-IN"/>
          <w14:ligatures w14:val="none"/>
        </w:rPr>
        <w:t>initiatives, conduct</w:t>
      </w:r>
      <w:r w:rsidR="002F20D8">
        <w:rPr>
          <w:rFonts w:ascii="Segoe UI" w:hAnsi="Segoe UI" w:cs="Segoe UI"/>
          <w:lang w:val="en-IN" w:eastAsia="en-IN"/>
          <w14:ligatures w14:val="none"/>
        </w:rPr>
        <w:t xml:space="preserve"> internal as well as external</w:t>
      </w:r>
      <w:r w:rsidRPr="00E61932">
        <w:rPr>
          <w:rFonts w:ascii="Segoe UI" w:hAnsi="Segoe UI" w:cs="Segoe UI"/>
          <w:lang w:val="en-IN" w:eastAsia="en-IN"/>
          <w14:ligatures w14:val="none"/>
        </w:rPr>
        <w:t xml:space="preserve"> audits, and monitor</w:t>
      </w:r>
      <w:r w:rsidR="002F20D8">
        <w:rPr>
          <w:rFonts w:ascii="Segoe UI" w:hAnsi="Segoe UI" w:cs="Segoe UI"/>
          <w:lang w:val="en-IN" w:eastAsia="en-IN"/>
          <w14:ligatures w14:val="none"/>
        </w:rPr>
        <w:t>ing of</w:t>
      </w:r>
      <w:r w:rsidRPr="00E61932">
        <w:rPr>
          <w:rFonts w:ascii="Segoe UI" w:hAnsi="Segoe UI" w:cs="Segoe UI"/>
          <w:lang w:val="en-IN" w:eastAsia="en-IN"/>
          <w14:ligatures w14:val="none"/>
        </w:rPr>
        <w:t xml:space="preserve"> </w:t>
      </w:r>
      <w:r w:rsidR="002F20D8">
        <w:rPr>
          <w:rFonts w:ascii="Segoe UI" w:hAnsi="Segoe UI" w:cs="Segoe UI"/>
          <w:lang w:val="en-IN" w:eastAsia="en-IN"/>
          <w14:ligatures w14:val="none"/>
        </w:rPr>
        <w:t xml:space="preserve">environmental parameters in term of </w:t>
      </w:r>
      <w:r w:rsidRPr="00E61932">
        <w:rPr>
          <w:rFonts w:ascii="Segoe UI" w:hAnsi="Segoe UI" w:cs="Segoe UI"/>
          <w:lang w:val="en-IN" w:eastAsia="en-IN"/>
          <w14:ligatures w14:val="none"/>
        </w:rPr>
        <w:t>energy, water, and emissions.</w:t>
      </w:r>
      <w:r w:rsidR="002F20D8">
        <w:rPr>
          <w:rFonts w:ascii="Segoe UI" w:hAnsi="Segoe UI" w:cs="Segoe UI"/>
          <w:lang w:val="en-IN" w:eastAsia="en-IN"/>
          <w14:ligatures w14:val="none"/>
        </w:rPr>
        <w:t xml:space="preserve"> </w:t>
      </w:r>
      <w:r w:rsidR="008C23B9" w:rsidRPr="008C23B9">
        <w:rPr>
          <w:rFonts w:ascii="Segoe UI" w:hAnsi="Segoe UI" w:cs="Segoe UI"/>
          <w:lang w:eastAsia="en-IN"/>
          <w14:ligatures w14:val="none"/>
        </w:rPr>
        <w:t>The EHS team shall monitor all physical and occupational health hazards in the workplace, report them to top management, and take corrective action in case of any issues. All local and national legal and regulatory requirements shall be closely monitored and complied with by the Environment and Safety team.</w:t>
      </w:r>
      <w:r w:rsidR="002F20D8">
        <w:rPr>
          <w:rFonts w:ascii="Segoe UI" w:hAnsi="Segoe UI" w:cs="Segoe UI"/>
          <w:lang w:val="en-IN" w:eastAsia="en-IN"/>
          <w14:ligatures w14:val="none"/>
        </w:rPr>
        <w:t xml:space="preserve"> </w:t>
      </w:r>
    </w:p>
    <w:p w14:paraId="640EAC64" w14:textId="4E3CFFE6" w:rsidR="001F363C" w:rsidRPr="00E61932" w:rsidRDefault="001F363C" w:rsidP="001F363C">
      <w:pPr>
        <w:numPr>
          <w:ilvl w:val="0"/>
          <w:numId w:val="27"/>
        </w:numPr>
        <w:spacing w:before="100" w:beforeAutospacing="1" w:after="100" w:afterAutospacing="1"/>
        <w:jc w:val="both"/>
        <w:rPr>
          <w:rFonts w:ascii="Segoe UI" w:hAnsi="Segoe UI" w:cs="Segoe UI"/>
          <w:lang w:val="en-IN" w:eastAsia="en-IN"/>
          <w14:ligatures w14:val="none"/>
        </w:rPr>
      </w:pPr>
      <w:r w:rsidRPr="00E61932">
        <w:rPr>
          <w:rFonts w:ascii="Segoe UI" w:hAnsi="Segoe UI" w:cs="Segoe UI"/>
          <w:b/>
          <w:bCs/>
          <w:lang w:val="en-IN" w:eastAsia="en-IN"/>
          <w14:ligatures w14:val="none"/>
        </w:rPr>
        <w:t>Operations &amp; Maintenance Teams</w:t>
      </w:r>
      <w:r w:rsidRPr="00E61932">
        <w:rPr>
          <w:rFonts w:ascii="Segoe UI" w:hAnsi="Segoe UI" w:cs="Segoe UI"/>
          <w:lang w:val="en-IN" w:eastAsia="en-IN"/>
          <w14:ligatures w14:val="none"/>
        </w:rPr>
        <w:t>: Optimize energy use, manage emissions, and support water recycling and waste reduction.</w:t>
      </w:r>
      <w:r w:rsidR="008C23B9">
        <w:rPr>
          <w:rFonts w:ascii="Segoe UI" w:hAnsi="Segoe UI" w:cs="Segoe UI"/>
          <w:lang w:val="en-IN" w:eastAsia="en-IN"/>
          <w14:ligatures w14:val="none"/>
        </w:rPr>
        <w:t xml:space="preserve"> </w:t>
      </w:r>
      <w:r w:rsidR="008C23B9" w:rsidRPr="008C23B9">
        <w:rPr>
          <w:rFonts w:ascii="Segoe UI" w:hAnsi="Segoe UI" w:cs="Segoe UI"/>
          <w:lang w:eastAsia="en-IN"/>
          <w14:ligatures w14:val="none"/>
        </w:rPr>
        <w:t>Section In-charges shall conduct trainings for their workers to promote good practices and maintain a clean, pollution-free environment.</w:t>
      </w:r>
    </w:p>
    <w:p w14:paraId="21F87190" w14:textId="50B93F57" w:rsidR="001F363C" w:rsidRPr="00E61932" w:rsidRDefault="001F363C" w:rsidP="001F363C">
      <w:pPr>
        <w:numPr>
          <w:ilvl w:val="0"/>
          <w:numId w:val="27"/>
        </w:numPr>
        <w:spacing w:before="100" w:beforeAutospacing="1" w:after="100" w:afterAutospacing="1"/>
        <w:jc w:val="both"/>
        <w:rPr>
          <w:rFonts w:ascii="Segoe UI" w:hAnsi="Segoe UI" w:cs="Segoe UI"/>
          <w:lang w:val="en-IN" w:eastAsia="en-IN"/>
          <w14:ligatures w14:val="none"/>
        </w:rPr>
      </w:pPr>
      <w:r w:rsidRPr="00E61932">
        <w:rPr>
          <w:rFonts w:ascii="Segoe UI" w:hAnsi="Segoe UI" w:cs="Segoe UI"/>
          <w:b/>
          <w:bCs/>
          <w:lang w:val="en-IN" w:eastAsia="en-IN"/>
          <w14:ligatures w14:val="none"/>
        </w:rPr>
        <w:t>Supply Chain &amp; Procurement Teams</w:t>
      </w:r>
      <w:r w:rsidRPr="00E61932">
        <w:rPr>
          <w:rFonts w:ascii="Segoe UI" w:hAnsi="Segoe UI" w:cs="Segoe UI"/>
          <w:lang w:val="en-IN" w:eastAsia="en-IN"/>
          <w14:ligatures w14:val="none"/>
        </w:rPr>
        <w:t>: Source recycled materials, engage responsible vendors, and promote sustainable inputs.</w:t>
      </w:r>
      <w:r w:rsidR="008C1B34">
        <w:rPr>
          <w:rFonts w:ascii="Segoe UI" w:hAnsi="Segoe UI" w:cs="Segoe UI"/>
          <w:lang w:val="en-IN" w:eastAsia="en-IN"/>
          <w14:ligatures w14:val="none"/>
        </w:rPr>
        <w:t xml:space="preserve"> </w:t>
      </w:r>
      <w:r w:rsidR="0057105B" w:rsidRPr="0057105B">
        <w:rPr>
          <w:rFonts w:ascii="Segoe UI" w:hAnsi="Segoe UI" w:cs="Segoe UI"/>
          <w:lang w:eastAsia="en-IN"/>
          <w14:ligatures w14:val="none"/>
        </w:rPr>
        <w:t>Regulatory compliance documents shall also be collected from supply chain partners and verified by the Environment and Safety Officer.</w:t>
      </w:r>
      <w:r w:rsidR="008C1B34">
        <w:rPr>
          <w:rFonts w:ascii="Segoe UI" w:hAnsi="Segoe UI" w:cs="Segoe UI"/>
          <w:lang w:val="en-IN" w:eastAsia="en-IN"/>
          <w14:ligatures w14:val="none"/>
        </w:rPr>
        <w:t xml:space="preserve">  </w:t>
      </w:r>
    </w:p>
    <w:p w14:paraId="5329771B" w14:textId="193BE4ED" w:rsidR="001F363C" w:rsidRPr="00E61932" w:rsidRDefault="001F363C" w:rsidP="001F363C">
      <w:pPr>
        <w:numPr>
          <w:ilvl w:val="0"/>
          <w:numId w:val="27"/>
        </w:numPr>
        <w:spacing w:before="100" w:beforeAutospacing="1" w:after="100" w:afterAutospacing="1"/>
        <w:jc w:val="both"/>
        <w:rPr>
          <w:rFonts w:ascii="Segoe UI" w:hAnsi="Segoe UI" w:cs="Segoe UI"/>
          <w:lang w:val="en-IN" w:eastAsia="en-IN"/>
          <w14:ligatures w14:val="none"/>
        </w:rPr>
      </w:pPr>
      <w:r w:rsidRPr="00E61932">
        <w:rPr>
          <w:rFonts w:ascii="Segoe UI" w:hAnsi="Segoe UI" w:cs="Segoe UI"/>
          <w:b/>
          <w:bCs/>
          <w:lang w:val="en-IN" w:eastAsia="en-IN"/>
          <w14:ligatures w14:val="none"/>
        </w:rPr>
        <w:t>Employees</w:t>
      </w:r>
      <w:r w:rsidRPr="00E61932">
        <w:rPr>
          <w:rFonts w:ascii="Segoe UI" w:hAnsi="Segoe UI" w:cs="Segoe UI"/>
          <w:lang w:val="en-IN" w:eastAsia="en-IN"/>
          <w14:ligatures w14:val="none"/>
        </w:rPr>
        <w:t>: Follow environmental practices, conserve resources, and actively contribute to sustainability goals.</w:t>
      </w:r>
    </w:p>
    <w:p w14:paraId="78CB1FD2" w14:textId="72124566" w:rsidR="001F363C" w:rsidRPr="00E61932" w:rsidRDefault="001F363C" w:rsidP="001F363C">
      <w:pPr>
        <w:numPr>
          <w:ilvl w:val="0"/>
          <w:numId w:val="27"/>
        </w:numPr>
        <w:spacing w:before="100" w:beforeAutospacing="1" w:after="100" w:afterAutospacing="1"/>
        <w:jc w:val="both"/>
        <w:rPr>
          <w:rFonts w:ascii="Segoe UI" w:hAnsi="Segoe UI" w:cs="Segoe UI"/>
          <w:lang w:val="en-IN" w:eastAsia="en-IN"/>
          <w14:ligatures w14:val="none"/>
        </w:rPr>
      </w:pPr>
      <w:r w:rsidRPr="00E61932">
        <w:rPr>
          <w:rFonts w:ascii="Segoe UI" w:hAnsi="Segoe UI" w:cs="Segoe UI"/>
          <w:b/>
          <w:bCs/>
          <w:lang w:val="en-IN" w:eastAsia="en-IN"/>
          <w14:ligatures w14:val="none"/>
        </w:rPr>
        <w:t>R&amp;D &amp; Engineering Teams</w:t>
      </w:r>
      <w:r w:rsidRPr="00E61932">
        <w:rPr>
          <w:rFonts w:ascii="Segoe UI" w:hAnsi="Segoe UI" w:cs="Segoe UI"/>
          <w:lang w:val="en-IN" w:eastAsia="en-IN"/>
          <w14:ligatures w14:val="none"/>
        </w:rPr>
        <w:t xml:space="preserve">: </w:t>
      </w:r>
      <w:r w:rsidR="0057105B" w:rsidRPr="0057105B">
        <w:rPr>
          <w:rFonts w:ascii="Segoe UI" w:hAnsi="Segoe UI" w:cs="Segoe UI"/>
          <w:lang w:eastAsia="en-IN"/>
          <w14:ligatures w14:val="none"/>
        </w:rPr>
        <w:t>Innovate cleaner technologies, improve process efficiency, and reduce environmental impacts by comparing new and existing technologies with a focus on environmental parameters and their effects</w:t>
      </w:r>
      <w:r w:rsidR="0057105B">
        <w:rPr>
          <w:rFonts w:ascii="Segoe UI" w:hAnsi="Segoe UI" w:cs="Segoe UI"/>
          <w:lang w:eastAsia="en-IN"/>
          <w14:ligatures w14:val="none"/>
        </w:rPr>
        <w:t>.</w:t>
      </w:r>
    </w:p>
    <w:p w14:paraId="345F80B1" w14:textId="40214099" w:rsidR="00CA64B3" w:rsidRPr="00E61932" w:rsidRDefault="00C4534D" w:rsidP="00FD4931">
      <w:pPr>
        <w:numPr>
          <w:ilvl w:val="0"/>
          <w:numId w:val="27"/>
        </w:numPr>
        <w:spacing w:before="100" w:beforeAutospacing="1" w:after="100" w:afterAutospacing="1"/>
        <w:jc w:val="both"/>
        <w:rPr>
          <w:rFonts w:ascii="Segoe UI" w:hAnsi="Segoe UI" w:cs="Segoe UI"/>
          <w:lang w:val="en-IN" w:eastAsia="en-IN"/>
          <w14:ligatures w14:val="none"/>
        </w:rPr>
      </w:pPr>
      <w:r>
        <w:rPr>
          <w:rFonts w:ascii="Segoe UI" w:hAnsi="Segoe UI" w:cs="Segoe UI"/>
          <w:b/>
          <w:bCs/>
          <w:lang w:val="en-IN" w:eastAsia="en-IN"/>
          <w14:ligatures w14:val="none"/>
        </w:rPr>
        <w:t>Legal Team</w:t>
      </w:r>
      <w:r w:rsidR="0057105B">
        <w:rPr>
          <w:rFonts w:ascii="Segoe UI" w:hAnsi="Segoe UI" w:cs="Segoe UI"/>
          <w:lang w:val="en-IN" w:eastAsia="en-IN"/>
          <w14:ligatures w14:val="none"/>
        </w:rPr>
        <w:t xml:space="preserve">: </w:t>
      </w:r>
      <w:r w:rsidR="0057105B">
        <w:rPr>
          <w:rFonts w:ascii="Segoe UI" w:hAnsi="Segoe UI" w:cs="Segoe UI"/>
          <w:lang w:eastAsia="en-IN"/>
          <w14:ligatures w14:val="none"/>
        </w:rPr>
        <w:t>E</w:t>
      </w:r>
      <w:r w:rsidR="0057105B" w:rsidRPr="0057105B">
        <w:rPr>
          <w:rFonts w:ascii="Segoe UI" w:hAnsi="Segoe UI" w:cs="Segoe UI"/>
          <w:lang w:eastAsia="en-IN"/>
          <w14:ligatures w14:val="none"/>
        </w:rPr>
        <w:t>nsure compliance with all regulatory requirements, monitor whether records are properly maintained, and provide support for certifications and audits.</w:t>
      </w:r>
    </w:p>
    <w:p w14:paraId="1726CFBA" w14:textId="76E15E30" w:rsidR="00232ACD" w:rsidRPr="00E61932" w:rsidRDefault="00FD4931" w:rsidP="000F2722">
      <w:pPr>
        <w:pStyle w:val="Heading1"/>
        <w:rPr>
          <w:rFonts w:ascii="Segoe UI" w:eastAsia="Arimo Bold" w:hAnsi="Segoe UI" w:cs="Segoe UI"/>
          <w:sz w:val="28"/>
          <w:szCs w:val="36"/>
        </w:rPr>
      </w:pPr>
      <w:bookmarkStart w:id="34" w:name="_Toc203750800"/>
      <w:r w:rsidRPr="00E61932">
        <w:rPr>
          <w:rFonts w:ascii="Segoe UI" w:eastAsia="Arimo Bold" w:hAnsi="Segoe UI" w:cs="Segoe UI"/>
          <w:sz w:val="28"/>
          <w:szCs w:val="36"/>
        </w:rPr>
        <w:t>R</w:t>
      </w:r>
      <w:r w:rsidR="00783E26" w:rsidRPr="00E61932">
        <w:rPr>
          <w:rFonts w:ascii="Segoe UI" w:eastAsia="Arimo Bold" w:hAnsi="Segoe UI" w:cs="Segoe UI"/>
          <w:sz w:val="28"/>
          <w:szCs w:val="36"/>
        </w:rPr>
        <w:t>EPORTING</w:t>
      </w:r>
      <w:bookmarkEnd w:id="34"/>
    </w:p>
    <w:p w14:paraId="2DD898EB" w14:textId="77777777" w:rsidR="00EF04DC" w:rsidRPr="00E61932" w:rsidRDefault="00EF04DC" w:rsidP="00051149">
      <w:pPr>
        <w:spacing w:line="276" w:lineRule="auto"/>
        <w:jc w:val="both"/>
        <w:rPr>
          <w:rFonts w:ascii="Segoe UI" w:eastAsia="Arimo Bold" w:hAnsi="Segoe UI" w:cs="Segoe UI"/>
          <w:b/>
          <w:bCs/>
          <w:color w:val="0062AE"/>
          <w:kern w:val="24"/>
          <w:sz w:val="12"/>
          <w:szCs w:val="12"/>
          <w:u w:val="single"/>
        </w:rPr>
      </w:pPr>
    </w:p>
    <w:p w14:paraId="2E07BB8C" w14:textId="46A83F64" w:rsidR="00A00D93" w:rsidRPr="00E61932" w:rsidRDefault="00A00D93" w:rsidP="00A00D93">
      <w:pPr>
        <w:pStyle w:val="ListParagraph"/>
        <w:numPr>
          <w:ilvl w:val="0"/>
          <w:numId w:val="14"/>
        </w:numPr>
        <w:spacing w:line="276" w:lineRule="auto"/>
        <w:jc w:val="both"/>
        <w:rPr>
          <w:rFonts w:ascii="Segoe UI" w:hAnsi="Segoe UI" w:cs="Segoe UI"/>
        </w:rPr>
      </w:pPr>
      <w:r w:rsidRPr="00E61932">
        <w:rPr>
          <w:rFonts w:ascii="Segoe UI" w:hAnsi="Segoe UI" w:cs="Segoe UI"/>
          <w:b/>
          <w:bCs/>
        </w:rPr>
        <w:t>Environmental Performance Metrics:</w:t>
      </w:r>
      <w:r w:rsidRPr="00E61932">
        <w:rPr>
          <w:rFonts w:ascii="Segoe UI" w:hAnsi="Segoe UI" w:cs="Segoe UI"/>
        </w:rPr>
        <w:t xml:space="preserve"> Provide annual updates on energy efficiency improvements, greenhouse gas emissions reductions, and water conservation efforts.</w:t>
      </w:r>
    </w:p>
    <w:p w14:paraId="33185F71" w14:textId="6BDCF583" w:rsidR="00CF2ADB" w:rsidRPr="00E61932" w:rsidRDefault="00CF2ADB" w:rsidP="00517669">
      <w:pPr>
        <w:pStyle w:val="ListParagraph"/>
        <w:numPr>
          <w:ilvl w:val="0"/>
          <w:numId w:val="14"/>
        </w:numPr>
        <w:spacing w:line="276" w:lineRule="auto"/>
        <w:jc w:val="both"/>
        <w:rPr>
          <w:rFonts w:ascii="Segoe UI" w:hAnsi="Segoe UI" w:cs="Segoe UI"/>
        </w:rPr>
      </w:pPr>
      <w:r w:rsidRPr="00E61932">
        <w:rPr>
          <w:rFonts w:ascii="Segoe UI" w:hAnsi="Segoe UI" w:cs="Segoe UI"/>
          <w:b/>
          <w:bCs/>
        </w:rPr>
        <w:lastRenderedPageBreak/>
        <w:t>Waste and Chemical Management</w:t>
      </w:r>
      <w:r w:rsidRPr="00E61932">
        <w:rPr>
          <w:rFonts w:ascii="Segoe UI" w:hAnsi="Segoe UI" w:cs="Segoe UI"/>
        </w:rPr>
        <w:t>:</w:t>
      </w:r>
      <w:r w:rsidR="00517669" w:rsidRPr="00E61932">
        <w:rPr>
          <w:rFonts w:ascii="Segoe UI" w:hAnsi="Segoe UI" w:cs="Segoe UI"/>
        </w:rPr>
        <w:t xml:space="preserve"> </w:t>
      </w:r>
      <w:r w:rsidRPr="00E61932">
        <w:rPr>
          <w:rFonts w:ascii="Segoe UI" w:hAnsi="Segoe UI" w:cs="Segoe UI"/>
        </w:rPr>
        <w:t>Report annually on waste generation reduction initiatives, recycling rates, and advancements in chemical management practices to enhance safety</w:t>
      </w:r>
      <w:r w:rsidR="00C02FA6">
        <w:rPr>
          <w:rFonts w:ascii="Segoe UI" w:hAnsi="Segoe UI" w:cs="Segoe UI"/>
        </w:rPr>
        <w:t xml:space="preserve">, </w:t>
      </w:r>
      <w:r w:rsidRPr="00E61932">
        <w:rPr>
          <w:rFonts w:ascii="Segoe UI" w:hAnsi="Segoe UI" w:cs="Segoe UI"/>
        </w:rPr>
        <w:t>sustainability</w:t>
      </w:r>
      <w:r w:rsidR="00C02FA6">
        <w:rPr>
          <w:rFonts w:ascii="Segoe UI" w:hAnsi="Segoe UI" w:cs="Segoe UI"/>
        </w:rPr>
        <w:t xml:space="preserve"> and waste reduction.</w:t>
      </w:r>
    </w:p>
    <w:p w14:paraId="612F9F72" w14:textId="05EDB934" w:rsidR="00C669C2" w:rsidRPr="00E61932" w:rsidRDefault="00C669C2" w:rsidP="00517669">
      <w:pPr>
        <w:pStyle w:val="ListParagraph"/>
        <w:numPr>
          <w:ilvl w:val="0"/>
          <w:numId w:val="14"/>
        </w:numPr>
        <w:spacing w:line="276" w:lineRule="auto"/>
        <w:jc w:val="both"/>
        <w:rPr>
          <w:rFonts w:ascii="Segoe UI" w:hAnsi="Segoe UI" w:cs="Segoe UI"/>
        </w:rPr>
      </w:pPr>
      <w:r w:rsidRPr="00E61932">
        <w:rPr>
          <w:rFonts w:ascii="Segoe UI" w:hAnsi="Segoe UI" w:cs="Segoe UI"/>
          <w:b/>
          <w:bCs/>
        </w:rPr>
        <w:t>Community Engagement and Advocacy</w:t>
      </w:r>
      <w:r w:rsidR="00517669" w:rsidRPr="00E61932">
        <w:rPr>
          <w:rFonts w:ascii="Segoe UI" w:hAnsi="Segoe UI" w:cs="Segoe UI"/>
        </w:rPr>
        <w:t xml:space="preserve">: </w:t>
      </w:r>
      <w:r w:rsidRPr="00E61932">
        <w:rPr>
          <w:rFonts w:ascii="Segoe UI" w:hAnsi="Segoe UI" w:cs="Segoe UI"/>
        </w:rPr>
        <w:t>Regularly report on community engagement activities, environmental education programs, and collaborative efforts with stakeholders to advocate for sustainable practices and environmental policy support.</w:t>
      </w:r>
    </w:p>
    <w:p w14:paraId="7B3FF2DA" w14:textId="68674A18" w:rsidR="007E6019" w:rsidRPr="00D26212" w:rsidRDefault="00517669" w:rsidP="00D26212">
      <w:pPr>
        <w:pStyle w:val="ListParagraph"/>
        <w:numPr>
          <w:ilvl w:val="0"/>
          <w:numId w:val="14"/>
        </w:numPr>
        <w:spacing w:line="276" w:lineRule="auto"/>
        <w:jc w:val="both"/>
        <w:rPr>
          <w:rFonts w:ascii="Segoe UI" w:hAnsi="Segoe UI" w:cs="Segoe UI"/>
        </w:rPr>
      </w:pPr>
      <w:r w:rsidRPr="00E61932">
        <w:rPr>
          <w:rFonts w:ascii="Segoe UI" w:hAnsi="Segoe UI" w:cs="Segoe UI"/>
          <w:b/>
          <w:bCs/>
        </w:rPr>
        <w:t>Sustainability Initiatives and Innovations</w:t>
      </w:r>
      <w:r w:rsidRPr="00E61932">
        <w:rPr>
          <w:rFonts w:ascii="Segoe UI" w:hAnsi="Segoe UI" w:cs="Segoe UI"/>
        </w:rPr>
        <w:t>: Provide updates on new sustainability initiatives implemented each year</w:t>
      </w:r>
      <w:r w:rsidR="00A84B4A" w:rsidRPr="00E61932">
        <w:rPr>
          <w:rFonts w:ascii="Segoe UI" w:hAnsi="Segoe UI" w:cs="Segoe UI"/>
        </w:rPr>
        <w:t xml:space="preserve"> and </w:t>
      </w:r>
      <w:r w:rsidRPr="00E61932">
        <w:rPr>
          <w:rFonts w:ascii="Segoe UI" w:hAnsi="Segoe UI" w:cs="Segoe UI"/>
        </w:rPr>
        <w:t>their impact on environmental sustainability.</w:t>
      </w:r>
    </w:p>
    <w:p w14:paraId="7A10574F" w14:textId="03F9FDBB" w:rsidR="00120018" w:rsidRPr="00E61932" w:rsidRDefault="00C81408" w:rsidP="000F2722">
      <w:pPr>
        <w:pStyle w:val="Heading1"/>
        <w:rPr>
          <w:rFonts w:ascii="Segoe UI" w:eastAsia="Arimo Bold" w:hAnsi="Segoe UI" w:cs="Segoe UI"/>
          <w:sz w:val="28"/>
          <w:szCs w:val="36"/>
        </w:rPr>
      </w:pPr>
      <w:bookmarkStart w:id="35" w:name="_Toc203750801"/>
      <w:r w:rsidRPr="00E61932">
        <w:rPr>
          <w:rFonts w:ascii="Segoe UI" w:eastAsia="Arimo Bold" w:hAnsi="Segoe UI" w:cs="Segoe UI"/>
          <w:sz w:val="28"/>
          <w:szCs w:val="36"/>
        </w:rPr>
        <w:t>REVIEW MECHANISM</w:t>
      </w:r>
      <w:bookmarkEnd w:id="35"/>
    </w:p>
    <w:p w14:paraId="6E0AA645" w14:textId="77777777" w:rsidR="00EF04DC" w:rsidRPr="00E61932" w:rsidRDefault="00EF04DC" w:rsidP="00D4405A">
      <w:pPr>
        <w:spacing w:line="276" w:lineRule="auto"/>
        <w:jc w:val="both"/>
        <w:rPr>
          <w:rFonts w:ascii="Segoe UI" w:eastAsia="Arimo Bold" w:hAnsi="Segoe UI" w:cs="Segoe UI"/>
          <w:b/>
          <w:bCs/>
          <w:color w:val="0062AE"/>
          <w:kern w:val="24"/>
          <w:sz w:val="12"/>
          <w:szCs w:val="12"/>
          <w:u w:val="single"/>
        </w:rPr>
      </w:pPr>
    </w:p>
    <w:p w14:paraId="0C7EF29E" w14:textId="6699AB11" w:rsidR="00424517" w:rsidRPr="00E61932" w:rsidRDefault="003658F2" w:rsidP="00DD2E0B">
      <w:pPr>
        <w:spacing w:line="276" w:lineRule="auto"/>
        <w:jc w:val="both"/>
        <w:rPr>
          <w:rFonts w:ascii="Segoe UI" w:hAnsi="Segoe UI" w:cs="Segoe UI"/>
          <w:lang w:val="en-IN"/>
        </w:rPr>
      </w:pPr>
      <w:r w:rsidRPr="00E61932">
        <w:rPr>
          <w:rFonts w:ascii="Segoe UI" w:hAnsi="Segoe UI" w:cs="Segoe UI"/>
          <w:lang w:val="en-IN"/>
        </w:rPr>
        <w:t xml:space="preserve">To ensure continual progress and effectiveness of our sustainability efforts at Agrawal Metal Works, we have established </w:t>
      </w:r>
      <w:r w:rsidR="00284A79" w:rsidRPr="00E61932">
        <w:rPr>
          <w:rFonts w:ascii="Segoe UI" w:hAnsi="Segoe UI" w:cs="Segoe UI"/>
          <w:lang w:val="en-IN"/>
        </w:rPr>
        <w:t>the fol</w:t>
      </w:r>
      <w:r w:rsidR="00155DBA" w:rsidRPr="00E61932">
        <w:rPr>
          <w:rFonts w:ascii="Segoe UI" w:hAnsi="Segoe UI" w:cs="Segoe UI"/>
          <w:lang w:val="en-IN"/>
        </w:rPr>
        <w:t>lowing</w:t>
      </w:r>
      <w:r w:rsidRPr="00E61932">
        <w:rPr>
          <w:rFonts w:ascii="Segoe UI" w:hAnsi="Segoe UI" w:cs="Segoe UI"/>
          <w:lang w:val="en-IN"/>
        </w:rPr>
        <w:t xml:space="preserve"> robust review mechanism</w:t>
      </w:r>
      <w:r w:rsidR="00155DBA" w:rsidRPr="00E61932">
        <w:rPr>
          <w:rFonts w:ascii="Segoe UI" w:hAnsi="Segoe UI" w:cs="Segoe UI"/>
          <w:lang w:val="en-IN"/>
        </w:rPr>
        <w:t>:</w:t>
      </w:r>
    </w:p>
    <w:p w14:paraId="7043ED00" w14:textId="77777777" w:rsidR="004E6B74" w:rsidRPr="00E61932" w:rsidRDefault="004E6B74" w:rsidP="00863251">
      <w:pPr>
        <w:pStyle w:val="ListParagraph"/>
        <w:numPr>
          <w:ilvl w:val="0"/>
          <w:numId w:val="25"/>
        </w:numPr>
        <w:tabs>
          <w:tab w:val="left" w:pos="540"/>
        </w:tabs>
        <w:spacing w:line="276" w:lineRule="auto"/>
        <w:ind w:left="360" w:hanging="450"/>
        <w:jc w:val="both"/>
        <w:rPr>
          <w:rFonts w:ascii="Segoe UI" w:hAnsi="Segoe UI" w:cs="Segoe UI"/>
          <w:lang w:val="en-IN"/>
        </w:rPr>
      </w:pPr>
      <w:r w:rsidRPr="00E61932">
        <w:rPr>
          <w:rFonts w:ascii="Segoe UI" w:hAnsi="Segoe UI" w:cs="Segoe UI"/>
          <w:b/>
          <w:bCs/>
          <w:lang w:val="en-IN"/>
        </w:rPr>
        <w:t xml:space="preserve">Annual Sustainability Assessment: </w:t>
      </w:r>
      <w:r w:rsidRPr="00E61932">
        <w:rPr>
          <w:rFonts w:ascii="Segoe UI" w:hAnsi="Segoe UI" w:cs="Segoe UI"/>
          <w:lang w:val="en-IN"/>
        </w:rPr>
        <w:t>Conduct yearly evaluations of environmental performance in key areas like energy, emissions, water, air quality, waste, biodiversity, customer safety, and community engagement.</w:t>
      </w:r>
    </w:p>
    <w:p w14:paraId="78E7FB14" w14:textId="77777777" w:rsidR="004E6B74" w:rsidRPr="00E61932" w:rsidRDefault="004E6B74" w:rsidP="00863251">
      <w:pPr>
        <w:pStyle w:val="ListParagraph"/>
        <w:numPr>
          <w:ilvl w:val="0"/>
          <w:numId w:val="25"/>
        </w:numPr>
        <w:tabs>
          <w:tab w:val="left" w:pos="540"/>
        </w:tabs>
        <w:spacing w:line="276" w:lineRule="auto"/>
        <w:ind w:left="360" w:hanging="450"/>
        <w:jc w:val="both"/>
        <w:rPr>
          <w:rFonts w:ascii="Segoe UI" w:hAnsi="Segoe UI" w:cs="Segoe UI"/>
          <w:lang w:val="en-IN"/>
        </w:rPr>
      </w:pPr>
      <w:r w:rsidRPr="00E61932">
        <w:rPr>
          <w:rFonts w:ascii="Segoe UI" w:hAnsi="Segoe UI" w:cs="Segoe UI"/>
          <w:b/>
          <w:bCs/>
          <w:lang w:val="en-IN"/>
        </w:rPr>
        <w:t xml:space="preserve">Cross-Functional Review: </w:t>
      </w:r>
      <w:r w:rsidRPr="00E61932">
        <w:rPr>
          <w:rFonts w:ascii="Segoe UI" w:hAnsi="Segoe UI" w:cs="Segoe UI"/>
          <w:lang w:val="en-IN"/>
        </w:rPr>
        <w:t>Involve Environment, Health, Safety, Operations, and Quality Assurance departments for a comprehensive policy review.</w:t>
      </w:r>
    </w:p>
    <w:p w14:paraId="29B41CFE" w14:textId="77777777" w:rsidR="00A84B4A" w:rsidRPr="00E61932" w:rsidRDefault="004E6B74" w:rsidP="00E05071">
      <w:pPr>
        <w:pStyle w:val="ListParagraph"/>
        <w:numPr>
          <w:ilvl w:val="0"/>
          <w:numId w:val="25"/>
        </w:numPr>
        <w:tabs>
          <w:tab w:val="left" w:pos="540"/>
        </w:tabs>
        <w:spacing w:line="276" w:lineRule="auto"/>
        <w:ind w:left="360" w:hanging="450"/>
        <w:jc w:val="both"/>
        <w:rPr>
          <w:rFonts w:ascii="Segoe UI" w:hAnsi="Segoe UI" w:cs="Segoe UI"/>
          <w:lang w:val="en-IN"/>
        </w:rPr>
      </w:pPr>
      <w:r w:rsidRPr="00E61932">
        <w:rPr>
          <w:rFonts w:ascii="Segoe UI" w:hAnsi="Segoe UI" w:cs="Segoe UI"/>
          <w:b/>
          <w:bCs/>
          <w:lang w:val="en-IN"/>
        </w:rPr>
        <w:t xml:space="preserve">Feedback and Improvement: </w:t>
      </w:r>
      <w:r w:rsidRPr="00E61932">
        <w:rPr>
          <w:rFonts w:ascii="Segoe UI" w:hAnsi="Segoe UI" w:cs="Segoe UI"/>
          <w:lang w:val="en-IN"/>
        </w:rPr>
        <w:t xml:space="preserve">Gather feedback from stakeholders, develop actionable recommendations, and implement continuous improvement </w:t>
      </w:r>
    </w:p>
    <w:p w14:paraId="58B1AEC6" w14:textId="36BF74B6" w:rsidR="003658F2" w:rsidRDefault="009E24BC" w:rsidP="00A84B4A">
      <w:pPr>
        <w:pStyle w:val="ListParagraph"/>
        <w:tabs>
          <w:tab w:val="left" w:pos="540"/>
        </w:tabs>
        <w:spacing w:line="276" w:lineRule="auto"/>
        <w:ind w:left="0"/>
        <w:jc w:val="both"/>
        <w:rPr>
          <w:rFonts w:ascii="Segoe UI" w:hAnsi="Segoe UI" w:cs="Segoe UI"/>
          <w:lang w:val="en-IN"/>
        </w:rPr>
      </w:pPr>
      <w:r w:rsidRPr="00E61932">
        <w:rPr>
          <w:rFonts w:ascii="Segoe UI" w:hAnsi="Segoe UI" w:cs="Segoe UI"/>
          <w:lang w:val="en-IN"/>
        </w:rPr>
        <w:t>This</w:t>
      </w:r>
      <w:r w:rsidR="00812AA0" w:rsidRPr="00E61932">
        <w:rPr>
          <w:rFonts w:ascii="Segoe UI" w:hAnsi="Segoe UI" w:cs="Segoe UI"/>
          <w:lang w:val="en-IN"/>
        </w:rPr>
        <w:t xml:space="preserve"> policy </w:t>
      </w:r>
      <w:r w:rsidRPr="00E61932">
        <w:rPr>
          <w:rFonts w:ascii="Segoe UI" w:hAnsi="Segoe UI" w:cs="Segoe UI"/>
          <w:lang w:val="en-IN"/>
        </w:rPr>
        <w:t xml:space="preserve">will be </w:t>
      </w:r>
      <w:r w:rsidR="00812AA0" w:rsidRPr="00E61932">
        <w:rPr>
          <w:rFonts w:ascii="Segoe UI" w:hAnsi="Segoe UI" w:cs="Segoe UI"/>
          <w:lang w:val="en-IN"/>
        </w:rPr>
        <w:t>reviewed</w:t>
      </w:r>
      <w:r w:rsidRPr="00E61932">
        <w:rPr>
          <w:rFonts w:ascii="Segoe UI" w:hAnsi="Segoe UI" w:cs="Segoe UI"/>
          <w:lang w:val="en-IN"/>
        </w:rPr>
        <w:t xml:space="preserve"> by the</w:t>
      </w:r>
      <w:r w:rsidR="00D335FF" w:rsidRPr="00E61932">
        <w:rPr>
          <w:rFonts w:ascii="Segoe UI" w:hAnsi="Segoe UI" w:cs="Segoe UI"/>
          <w:lang w:val="en-IN"/>
        </w:rPr>
        <w:t xml:space="preserve"> Environmental Manager</w:t>
      </w:r>
      <w:r w:rsidR="00812AA0" w:rsidRPr="00E61932">
        <w:rPr>
          <w:rFonts w:ascii="Segoe UI" w:hAnsi="Segoe UI" w:cs="Segoe UI"/>
          <w:lang w:val="en-IN"/>
        </w:rPr>
        <w:t xml:space="preserve"> </w:t>
      </w:r>
      <w:r w:rsidR="0029179D" w:rsidRPr="00E61932">
        <w:rPr>
          <w:rFonts w:ascii="Segoe UI" w:hAnsi="Segoe UI" w:cs="Segoe UI"/>
          <w:lang w:val="en-IN"/>
        </w:rPr>
        <w:t>on annual basis</w:t>
      </w:r>
      <w:r w:rsidRPr="00E61932">
        <w:rPr>
          <w:rFonts w:ascii="Segoe UI" w:hAnsi="Segoe UI" w:cs="Segoe UI"/>
          <w:lang w:val="en-IN"/>
        </w:rPr>
        <w:t xml:space="preserve">, </w:t>
      </w:r>
      <w:r w:rsidR="0029179D" w:rsidRPr="00E61932">
        <w:rPr>
          <w:rFonts w:ascii="Segoe UI" w:hAnsi="Segoe UI" w:cs="Segoe UI"/>
          <w:lang w:val="en-IN"/>
        </w:rPr>
        <w:t xml:space="preserve">to </w:t>
      </w:r>
      <w:r w:rsidRPr="00E61932">
        <w:rPr>
          <w:rFonts w:ascii="Segoe UI" w:hAnsi="Segoe UI" w:cs="Segoe UI"/>
          <w:lang w:val="en-IN"/>
        </w:rPr>
        <w:t>ensur</w:t>
      </w:r>
      <w:r w:rsidR="0029179D" w:rsidRPr="00E61932">
        <w:rPr>
          <w:rFonts w:ascii="Segoe UI" w:hAnsi="Segoe UI" w:cs="Segoe UI"/>
          <w:lang w:val="en-IN"/>
        </w:rPr>
        <w:t>e</w:t>
      </w:r>
      <w:r w:rsidRPr="00E61932">
        <w:rPr>
          <w:rFonts w:ascii="Segoe UI" w:hAnsi="Segoe UI" w:cs="Segoe UI"/>
          <w:lang w:val="en-IN"/>
        </w:rPr>
        <w:t xml:space="preserve"> accountability, transparency, and proactive management of environmental responsibilities at Agrawal Metal Works</w:t>
      </w:r>
      <w:r w:rsidR="00787AB8" w:rsidRPr="00E61932">
        <w:rPr>
          <w:rFonts w:ascii="Segoe UI" w:hAnsi="Segoe UI" w:cs="Segoe UI"/>
          <w:lang w:val="en-IN"/>
        </w:rPr>
        <w:t xml:space="preserve"> </w:t>
      </w:r>
      <w:proofErr w:type="spellStart"/>
      <w:r w:rsidR="00787AB8" w:rsidRPr="00E61932">
        <w:rPr>
          <w:rFonts w:ascii="Segoe UI" w:hAnsi="Segoe UI" w:cs="Segoe UI"/>
          <w:lang w:val="en-IN"/>
        </w:rPr>
        <w:t>Pvt.</w:t>
      </w:r>
      <w:proofErr w:type="spellEnd"/>
      <w:r w:rsidR="00787AB8" w:rsidRPr="00E61932">
        <w:rPr>
          <w:rFonts w:ascii="Segoe UI" w:hAnsi="Segoe UI" w:cs="Segoe UI"/>
          <w:lang w:val="en-IN"/>
        </w:rPr>
        <w:t xml:space="preserve"> Ltd.</w:t>
      </w:r>
    </w:p>
    <w:p w14:paraId="6A895464" w14:textId="77777777" w:rsidR="00FA038E" w:rsidRDefault="00FA038E" w:rsidP="00A84B4A">
      <w:pPr>
        <w:pStyle w:val="ListParagraph"/>
        <w:tabs>
          <w:tab w:val="left" w:pos="540"/>
        </w:tabs>
        <w:spacing w:line="276" w:lineRule="auto"/>
        <w:ind w:left="0"/>
        <w:jc w:val="both"/>
        <w:rPr>
          <w:rFonts w:ascii="Segoe UI" w:hAnsi="Segoe UI" w:cs="Segoe UI"/>
          <w:lang w:val="en-IN"/>
        </w:rPr>
      </w:pPr>
    </w:p>
    <w:p w14:paraId="4BE7887D" w14:textId="77777777" w:rsidR="00FA038E" w:rsidRDefault="00FA038E" w:rsidP="00A84B4A">
      <w:pPr>
        <w:pStyle w:val="ListParagraph"/>
        <w:tabs>
          <w:tab w:val="left" w:pos="540"/>
        </w:tabs>
        <w:spacing w:line="276" w:lineRule="auto"/>
        <w:ind w:left="0"/>
        <w:jc w:val="both"/>
        <w:rPr>
          <w:rFonts w:ascii="Segoe UI" w:hAnsi="Segoe UI" w:cs="Segoe UI"/>
          <w:lang w:val="en-IN"/>
        </w:rPr>
      </w:pPr>
    </w:p>
    <w:p w14:paraId="2AC6BF3D" w14:textId="77777777" w:rsidR="00FA038E" w:rsidRDefault="00FA038E" w:rsidP="00A84B4A">
      <w:pPr>
        <w:pStyle w:val="ListParagraph"/>
        <w:tabs>
          <w:tab w:val="left" w:pos="540"/>
        </w:tabs>
        <w:spacing w:line="276" w:lineRule="auto"/>
        <w:ind w:left="0"/>
        <w:jc w:val="both"/>
        <w:rPr>
          <w:rFonts w:ascii="Segoe UI" w:hAnsi="Segoe UI" w:cs="Segoe UI"/>
          <w:lang w:val="en-IN"/>
        </w:rPr>
      </w:pPr>
    </w:p>
    <w:p w14:paraId="4601F1F0" w14:textId="77777777" w:rsidR="00FA038E" w:rsidRDefault="00FA038E" w:rsidP="00A84B4A">
      <w:pPr>
        <w:pStyle w:val="ListParagraph"/>
        <w:tabs>
          <w:tab w:val="left" w:pos="540"/>
        </w:tabs>
        <w:spacing w:line="276" w:lineRule="auto"/>
        <w:ind w:left="0"/>
        <w:jc w:val="both"/>
        <w:rPr>
          <w:rFonts w:ascii="Segoe UI" w:hAnsi="Segoe UI" w:cs="Segoe UI"/>
          <w:lang w:val="en-IN"/>
        </w:rPr>
      </w:pPr>
    </w:p>
    <w:p w14:paraId="1E53D3C0" w14:textId="77777777" w:rsidR="00FA038E" w:rsidRDefault="00FA038E" w:rsidP="00A84B4A">
      <w:pPr>
        <w:pStyle w:val="ListParagraph"/>
        <w:tabs>
          <w:tab w:val="left" w:pos="540"/>
        </w:tabs>
        <w:spacing w:line="276" w:lineRule="auto"/>
        <w:ind w:left="0"/>
        <w:jc w:val="both"/>
        <w:rPr>
          <w:rFonts w:ascii="Segoe UI" w:hAnsi="Segoe UI" w:cs="Segoe UI"/>
          <w:lang w:val="en-IN"/>
        </w:rPr>
      </w:pPr>
    </w:p>
    <w:p w14:paraId="5FA9B26F" w14:textId="77777777" w:rsidR="00FA038E" w:rsidRDefault="00FA038E" w:rsidP="00A84B4A">
      <w:pPr>
        <w:pStyle w:val="ListParagraph"/>
        <w:tabs>
          <w:tab w:val="left" w:pos="540"/>
        </w:tabs>
        <w:spacing w:line="276" w:lineRule="auto"/>
        <w:ind w:left="0"/>
        <w:jc w:val="both"/>
        <w:rPr>
          <w:rFonts w:ascii="Segoe UI" w:hAnsi="Segoe UI" w:cs="Segoe UI"/>
          <w:lang w:val="en-IN"/>
        </w:rPr>
      </w:pPr>
    </w:p>
    <w:p w14:paraId="55F2F362" w14:textId="77777777" w:rsidR="00D26212" w:rsidRDefault="00D26212" w:rsidP="00A84B4A">
      <w:pPr>
        <w:pStyle w:val="ListParagraph"/>
        <w:tabs>
          <w:tab w:val="left" w:pos="540"/>
        </w:tabs>
        <w:spacing w:line="276" w:lineRule="auto"/>
        <w:ind w:left="0"/>
        <w:jc w:val="both"/>
        <w:rPr>
          <w:rFonts w:ascii="Segoe UI" w:hAnsi="Segoe UI" w:cs="Segoe UI"/>
          <w:lang w:val="en-IN"/>
        </w:rPr>
      </w:pPr>
    </w:p>
    <w:p w14:paraId="646F53B2" w14:textId="77777777" w:rsidR="00D26212" w:rsidRDefault="00D26212" w:rsidP="00A84B4A">
      <w:pPr>
        <w:pStyle w:val="ListParagraph"/>
        <w:tabs>
          <w:tab w:val="left" w:pos="540"/>
        </w:tabs>
        <w:spacing w:line="276" w:lineRule="auto"/>
        <w:ind w:left="0"/>
        <w:jc w:val="both"/>
        <w:rPr>
          <w:rFonts w:ascii="Segoe UI" w:hAnsi="Segoe UI" w:cs="Segoe UI"/>
          <w:lang w:val="en-IN"/>
        </w:rPr>
      </w:pPr>
    </w:p>
    <w:p w14:paraId="57273CEC" w14:textId="77777777" w:rsidR="00D26212" w:rsidRPr="00E61932" w:rsidRDefault="00D26212" w:rsidP="00A84B4A">
      <w:pPr>
        <w:pStyle w:val="ListParagraph"/>
        <w:tabs>
          <w:tab w:val="left" w:pos="540"/>
        </w:tabs>
        <w:spacing w:line="276" w:lineRule="auto"/>
        <w:ind w:left="0"/>
        <w:jc w:val="both"/>
        <w:rPr>
          <w:rFonts w:ascii="Segoe UI" w:hAnsi="Segoe UI" w:cs="Segoe UI"/>
          <w:lang w:val="en-IN"/>
        </w:rPr>
      </w:pPr>
    </w:p>
    <w:p w14:paraId="01B6C26B" w14:textId="24F63581" w:rsidR="001D5DA2" w:rsidRPr="00E61932" w:rsidRDefault="001D5DA2" w:rsidP="001D5DA2">
      <w:pPr>
        <w:pStyle w:val="Heading1"/>
        <w:rPr>
          <w:rFonts w:ascii="Segoe UI" w:eastAsia="Arimo Bold" w:hAnsi="Segoe UI" w:cs="Segoe UI"/>
          <w:sz w:val="28"/>
          <w:szCs w:val="36"/>
        </w:rPr>
      </w:pPr>
      <w:bookmarkStart w:id="36" w:name="_Toc203750802"/>
      <w:bookmarkStart w:id="37" w:name="_Hlk203737724"/>
      <w:r w:rsidRPr="00E61932">
        <w:rPr>
          <w:rFonts w:ascii="Segoe UI" w:eastAsia="Arimo Bold" w:hAnsi="Segoe UI" w:cs="Segoe UI"/>
          <w:sz w:val="28"/>
          <w:szCs w:val="36"/>
        </w:rPr>
        <w:lastRenderedPageBreak/>
        <w:t>REVISION HISTORY</w:t>
      </w:r>
      <w:bookmarkEnd w:id="36"/>
    </w:p>
    <w:p w14:paraId="24FC8D01" w14:textId="77777777" w:rsidR="001D5DA2" w:rsidRPr="00E61932" w:rsidRDefault="001D5DA2" w:rsidP="00051149">
      <w:pPr>
        <w:jc w:val="both"/>
        <w:rPr>
          <w:rFonts w:ascii="Segoe UI" w:hAnsi="Segoe UI" w:cs="Segoe UI"/>
          <w:b/>
          <w:bCs/>
        </w:rPr>
      </w:pPr>
    </w:p>
    <w:tbl>
      <w:tblPr>
        <w:tblStyle w:val="TableGrid"/>
        <w:tblW w:w="9179" w:type="dxa"/>
        <w:tblInd w:w="285" w:type="dxa"/>
        <w:tblLook w:val="04A0" w:firstRow="1" w:lastRow="0" w:firstColumn="1" w:lastColumn="0" w:noHBand="0" w:noVBand="1"/>
      </w:tblPr>
      <w:tblGrid>
        <w:gridCol w:w="1530"/>
        <w:gridCol w:w="1822"/>
        <w:gridCol w:w="5827"/>
      </w:tblGrid>
      <w:tr w:rsidR="001D5DA2" w:rsidRPr="00E61932" w14:paraId="5CB71272" w14:textId="77777777" w:rsidTr="0057105B">
        <w:trPr>
          <w:trHeight w:val="451"/>
        </w:trPr>
        <w:tc>
          <w:tcPr>
            <w:tcW w:w="1530" w:type="dxa"/>
          </w:tcPr>
          <w:p w14:paraId="0DCE2B30" w14:textId="77777777" w:rsidR="001D5DA2" w:rsidRPr="00E61932" w:rsidRDefault="001D5DA2" w:rsidP="006E486F">
            <w:pPr>
              <w:pStyle w:val="BodyText"/>
              <w:rPr>
                <w:rFonts w:ascii="Segoe UI" w:hAnsi="Segoe UI" w:cs="Segoe UI"/>
                <w:b/>
              </w:rPr>
            </w:pPr>
            <w:r w:rsidRPr="00E61932">
              <w:rPr>
                <w:rFonts w:ascii="Segoe UI" w:eastAsia="Cambria" w:hAnsi="Segoe UI" w:cs="Segoe UI"/>
                <w:b/>
                <w:spacing w:val="-1"/>
                <w:w w:val="103"/>
              </w:rPr>
              <w:t>Amendment of Revision</w:t>
            </w:r>
            <w:r w:rsidRPr="00E61932">
              <w:rPr>
                <w:rFonts w:ascii="Segoe UI" w:eastAsia="Cambria" w:hAnsi="Segoe UI" w:cs="Segoe UI"/>
                <w:b/>
                <w:position w:val="-1"/>
              </w:rPr>
              <w:t xml:space="preserve"> No.</w:t>
            </w:r>
          </w:p>
        </w:tc>
        <w:tc>
          <w:tcPr>
            <w:tcW w:w="1822" w:type="dxa"/>
          </w:tcPr>
          <w:p w14:paraId="395B8B8F" w14:textId="77777777" w:rsidR="001D5DA2" w:rsidRPr="00E61932" w:rsidRDefault="001D5DA2" w:rsidP="006E486F">
            <w:pPr>
              <w:pStyle w:val="BodyText"/>
              <w:rPr>
                <w:rFonts w:ascii="Segoe UI" w:hAnsi="Segoe UI" w:cs="Segoe UI"/>
                <w:b/>
              </w:rPr>
            </w:pPr>
            <w:r w:rsidRPr="00E61932">
              <w:rPr>
                <w:rFonts w:ascii="Segoe UI" w:eastAsia="Cambria" w:hAnsi="Segoe UI" w:cs="Segoe UI"/>
                <w:b/>
                <w:position w:val="-1"/>
              </w:rPr>
              <w:t>Effective Date</w:t>
            </w:r>
            <w:r w:rsidRPr="00E61932">
              <w:rPr>
                <w:rFonts w:ascii="Segoe UI" w:eastAsia="Cambria" w:hAnsi="Segoe UI" w:cs="Segoe UI"/>
                <w:b/>
                <w:position w:val="-1"/>
              </w:rPr>
              <w:tab/>
            </w:r>
          </w:p>
        </w:tc>
        <w:tc>
          <w:tcPr>
            <w:tcW w:w="5827" w:type="dxa"/>
          </w:tcPr>
          <w:p w14:paraId="0805AC7E" w14:textId="77777777" w:rsidR="001D5DA2" w:rsidRPr="00E61932" w:rsidRDefault="001D5DA2" w:rsidP="006E486F">
            <w:pPr>
              <w:pStyle w:val="BodyText"/>
              <w:rPr>
                <w:rFonts w:ascii="Segoe UI" w:hAnsi="Segoe UI" w:cs="Segoe UI"/>
                <w:b/>
              </w:rPr>
            </w:pPr>
            <w:r w:rsidRPr="00E61932">
              <w:rPr>
                <w:rFonts w:ascii="Segoe UI" w:eastAsia="Cambria" w:hAnsi="Segoe UI" w:cs="Segoe UI"/>
                <w:b/>
                <w:position w:val="-1"/>
              </w:rPr>
              <w:t xml:space="preserve">Details of </w:t>
            </w:r>
            <w:r w:rsidRPr="00E61932">
              <w:rPr>
                <w:rFonts w:ascii="Segoe UI" w:eastAsia="Cambria" w:hAnsi="Segoe UI" w:cs="Segoe UI"/>
                <w:b/>
                <w:spacing w:val="-1"/>
                <w:w w:val="103"/>
              </w:rPr>
              <w:t>Amendment of Revision</w:t>
            </w:r>
            <w:r w:rsidRPr="00E61932">
              <w:rPr>
                <w:rFonts w:ascii="Segoe UI" w:eastAsia="Cambria" w:hAnsi="Segoe UI" w:cs="Segoe UI"/>
                <w:b/>
                <w:position w:val="-1"/>
              </w:rPr>
              <w:t xml:space="preserve">                             </w:t>
            </w:r>
          </w:p>
        </w:tc>
      </w:tr>
      <w:tr w:rsidR="001D5DA2" w:rsidRPr="00E61932" w14:paraId="412F3D59" w14:textId="77777777" w:rsidTr="0057105B">
        <w:trPr>
          <w:trHeight w:val="379"/>
        </w:trPr>
        <w:tc>
          <w:tcPr>
            <w:tcW w:w="1530" w:type="dxa"/>
            <w:vAlign w:val="center"/>
          </w:tcPr>
          <w:p w14:paraId="11AC85A7" w14:textId="68488229" w:rsidR="001D5DA2" w:rsidRPr="00E61932" w:rsidRDefault="001D5DA2" w:rsidP="001D5DA2">
            <w:pPr>
              <w:pStyle w:val="BodyText"/>
              <w:jc w:val="center"/>
              <w:rPr>
                <w:rFonts w:ascii="Segoe UI" w:hAnsi="Segoe UI" w:cs="Segoe UI"/>
                <w:b/>
                <w:bCs/>
              </w:rPr>
            </w:pPr>
            <w:r w:rsidRPr="00E61932">
              <w:rPr>
                <w:rFonts w:ascii="Segoe UI" w:hAnsi="Segoe UI" w:cs="Segoe UI"/>
                <w:b/>
                <w:bCs/>
              </w:rPr>
              <w:t>00</w:t>
            </w:r>
          </w:p>
        </w:tc>
        <w:tc>
          <w:tcPr>
            <w:tcW w:w="1822" w:type="dxa"/>
            <w:vAlign w:val="center"/>
          </w:tcPr>
          <w:p w14:paraId="22900A2C" w14:textId="35C62A1D" w:rsidR="001D5DA2" w:rsidRPr="00E61932" w:rsidRDefault="001D5DA2" w:rsidP="001D5DA2">
            <w:pPr>
              <w:pStyle w:val="BodyText"/>
              <w:jc w:val="center"/>
              <w:rPr>
                <w:rFonts w:ascii="Segoe UI" w:hAnsi="Segoe UI" w:cs="Segoe UI"/>
              </w:rPr>
            </w:pPr>
            <w:r w:rsidRPr="00E61932">
              <w:rPr>
                <w:rFonts w:ascii="Segoe UI" w:hAnsi="Segoe UI" w:cs="Segoe UI"/>
              </w:rPr>
              <w:t>01.01.2023</w:t>
            </w:r>
          </w:p>
        </w:tc>
        <w:tc>
          <w:tcPr>
            <w:tcW w:w="5827" w:type="dxa"/>
            <w:vAlign w:val="center"/>
          </w:tcPr>
          <w:p w14:paraId="0AE2FDCC" w14:textId="2D7B6373" w:rsidR="001D5DA2" w:rsidRPr="00E61932" w:rsidRDefault="001D5DA2" w:rsidP="006E486F">
            <w:pPr>
              <w:pStyle w:val="BodyText"/>
              <w:rPr>
                <w:rFonts w:ascii="Segoe UI" w:hAnsi="Segoe UI" w:cs="Segoe UI"/>
              </w:rPr>
            </w:pPr>
            <w:r w:rsidRPr="00E61932">
              <w:rPr>
                <w:rFonts w:ascii="Segoe UI" w:hAnsi="Segoe UI" w:cs="Segoe UI"/>
              </w:rPr>
              <w:t>New Policy Draft</w:t>
            </w:r>
          </w:p>
        </w:tc>
      </w:tr>
      <w:tr w:rsidR="001D5DA2" w:rsidRPr="00E61932" w14:paraId="1B1D6CDA" w14:textId="77777777" w:rsidTr="0057105B">
        <w:trPr>
          <w:trHeight w:val="361"/>
        </w:trPr>
        <w:tc>
          <w:tcPr>
            <w:tcW w:w="1530" w:type="dxa"/>
            <w:vMerge w:val="restart"/>
            <w:vAlign w:val="center"/>
          </w:tcPr>
          <w:p w14:paraId="4C5148B0" w14:textId="1336E877" w:rsidR="001D5DA2" w:rsidRPr="00E61932" w:rsidRDefault="001D5DA2" w:rsidP="001D5DA2">
            <w:pPr>
              <w:pStyle w:val="BodyText"/>
              <w:jc w:val="center"/>
              <w:rPr>
                <w:rFonts w:ascii="Segoe UI" w:hAnsi="Segoe UI" w:cs="Segoe UI"/>
                <w:b/>
                <w:bCs/>
              </w:rPr>
            </w:pPr>
            <w:r w:rsidRPr="00E61932">
              <w:rPr>
                <w:rFonts w:ascii="Segoe UI" w:hAnsi="Segoe UI" w:cs="Segoe UI"/>
                <w:b/>
                <w:bCs/>
              </w:rPr>
              <w:t>01</w:t>
            </w:r>
          </w:p>
        </w:tc>
        <w:tc>
          <w:tcPr>
            <w:tcW w:w="1822" w:type="dxa"/>
            <w:vAlign w:val="center"/>
          </w:tcPr>
          <w:p w14:paraId="655E5B1B" w14:textId="56027933" w:rsidR="001D5DA2" w:rsidRPr="00E61932" w:rsidRDefault="001D5DA2" w:rsidP="001D5DA2">
            <w:pPr>
              <w:pStyle w:val="BodyText"/>
              <w:jc w:val="center"/>
              <w:rPr>
                <w:rFonts w:ascii="Segoe UI" w:hAnsi="Segoe UI" w:cs="Segoe UI"/>
              </w:rPr>
            </w:pPr>
            <w:r w:rsidRPr="00E61932">
              <w:rPr>
                <w:rFonts w:ascii="Segoe UI" w:hAnsi="Segoe UI" w:cs="Segoe UI"/>
              </w:rPr>
              <w:t>01.01.2024</w:t>
            </w:r>
          </w:p>
        </w:tc>
        <w:tc>
          <w:tcPr>
            <w:tcW w:w="5827" w:type="dxa"/>
            <w:vAlign w:val="center"/>
          </w:tcPr>
          <w:p w14:paraId="6FDA0C79" w14:textId="764C02F7" w:rsidR="001D5DA2" w:rsidRPr="00E61932" w:rsidRDefault="005775B6" w:rsidP="006E486F">
            <w:pPr>
              <w:pStyle w:val="BodyText"/>
              <w:rPr>
                <w:rFonts w:ascii="Segoe UI" w:hAnsi="Segoe UI" w:cs="Segoe UI"/>
              </w:rPr>
            </w:pPr>
            <w:r w:rsidRPr="00E61932">
              <w:rPr>
                <w:rFonts w:ascii="Segoe UI" w:hAnsi="Segoe UI" w:cs="Segoe UI"/>
              </w:rPr>
              <w:t>Scope</w:t>
            </w:r>
          </w:p>
        </w:tc>
      </w:tr>
      <w:tr w:rsidR="005775B6" w:rsidRPr="00E61932" w14:paraId="57A876EE" w14:textId="77777777" w:rsidTr="0057105B">
        <w:trPr>
          <w:trHeight w:val="361"/>
        </w:trPr>
        <w:tc>
          <w:tcPr>
            <w:tcW w:w="1530" w:type="dxa"/>
            <w:vMerge/>
            <w:vAlign w:val="center"/>
          </w:tcPr>
          <w:p w14:paraId="52E5BA71" w14:textId="77777777" w:rsidR="005775B6" w:rsidRPr="00E61932" w:rsidRDefault="005775B6" w:rsidP="005775B6">
            <w:pPr>
              <w:pStyle w:val="BodyText"/>
              <w:jc w:val="center"/>
              <w:rPr>
                <w:rFonts w:ascii="Segoe UI" w:hAnsi="Segoe UI" w:cs="Segoe UI"/>
                <w:b/>
                <w:bCs/>
              </w:rPr>
            </w:pPr>
          </w:p>
        </w:tc>
        <w:tc>
          <w:tcPr>
            <w:tcW w:w="1822" w:type="dxa"/>
            <w:vAlign w:val="center"/>
          </w:tcPr>
          <w:p w14:paraId="522E5352" w14:textId="58E60276" w:rsidR="005775B6" w:rsidRPr="00E61932" w:rsidRDefault="005775B6" w:rsidP="005775B6">
            <w:pPr>
              <w:pStyle w:val="BodyText"/>
              <w:jc w:val="center"/>
              <w:rPr>
                <w:rFonts w:ascii="Segoe UI" w:hAnsi="Segoe UI" w:cs="Segoe UI"/>
              </w:rPr>
            </w:pPr>
            <w:r w:rsidRPr="00E61932">
              <w:rPr>
                <w:rFonts w:ascii="Segoe UI" w:hAnsi="Segoe UI" w:cs="Segoe UI"/>
              </w:rPr>
              <w:t>01.01.2024</w:t>
            </w:r>
          </w:p>
        </w:tc>
        <w:tc>
          <w:tcPr>
            <w:tcW w:w="5827" w:type="dxa"/>
            <w:vAlign w:val="center"/>
          </w:tcPr>
          <w:p w14:paraId="563F5B90" w14:textId="0DF50896" w:rsidR="005775B6" w:rsidRPr="00E61932" w:rsidRDefault="005775B6" w:rsidP="005775B6">
            <w:pPr>
              <w:pStyle w:val="BodyText"/>
              <w:rPr>
                <w:rFonts w:ascii="Segoe UI" w:hAnsi="Segoe UI" w:cs="Segoe UI"/>
              </w:rPr>
            </w:pPr>
            <w:r w:rsidRPr="00E61932">
              <w:rPr>
                <w:rFonts w:ascii="Segoe UI" w:hAnsi="Segoe UI" w:cs="Segoe UI"/>
              </w:rPr>
              <w:t>Commitment and Goals</w:t>
            </w:r>
          </w:p>
        </w:tc>
      </w:tr>
      <w:tr w:rsidR="005775B6" w:rsidRPr="00E61932" w14:paraId="357D18BA" w14:textId="77777777" w:rsidTr="0057105B">
        <w:trPr>
          <w:trHeight w:val="361"/>
        </w:trPr>
        <w:tc>
          <w:tcPr>
            <w:tcW w:w="1530" w:type="dxa"/>
            <w:vMerge/>
            <w:vAlign w:val="center"/>
          </w:tcPr>
          <w:p w14:paraId="74E77D92" w14:textId="77777777" w:rsidR="005775B6" w:rsidRPr="00E61932" w:rsidRDefault="005775B6" w:rsidP="005775B6">
            <w:pPr>
              <w:pStyle w:val="BodyText"/>
              <w:jc w:val="center"/>
              <w:rPr>
                <w:rFonts w:ascii="Segoe UI" w:hAnsi="Segoe UI" w:cs="Segoe UI"/>
                <w:b/>
                <w:bCs/>
              </w:rPr>
            </w:pPr>
          </w:p>
        </w:tc>
        <w:tc>
          <w:tcPr>
            <w:tcW w:w="1822" w:type="dxa"/>
            <w:vAlign w:val="center"/>
          </w:tcPr>
          <w:p w14:paraId="6FC94691" w14:textId="1B7A94A6" w:rsidR="005775B6" w:rsidRPr="00E61932" w:rsidRDefault="005775B6" w:rsidP="005775B6">
            <w:pPr>
              <w:pStyle w:val="BodyText"/>
              <w:jc w:val="center"/>
              <w:rPr>
                <w:rFonts w:ascii="Segoe UI" w:hAnsi="Segoe UI" w:cs="Segoe UI"/>
              </w:rPr>
            </w:pPr>
            <w:r w:rsidRPr="00E61932">
              <w:rPr>
                <w:rFonts w:ascii="Segoe UI" w:hAnsi="Segoe UI" w:cs="Segoe UI"/>
              </w:rPr>
              <w:t>01.01.2024</w:t>
            </w:r>
          </w:p>
        </w:tc>
        <w:tc>
          <w:tcPr>
            <w:tcW w:w="5827" w:type="dxa"/>
            <w:vAlign w:val="center"/>
          </w:tcPr>
          <w:p w14:paraId="17A524AF" w14:textId="0C571346" w:rsidR="005775B6" w:rsidRPr="00E61932" w:rsidRDefault="005775B6" w:rsidP="005775B6">
            <w:pPr>
              <w:pStyle w:val="BodyText"/>
              <w:rPr>
                <w:rFonts w:ascii="Segoe UI" w:hAnsi="Segoe UI" w:cs="Segoe UI"/>
              </w:rPr>
            </w:pPr>
            <w:r w:rsidRPr="00E61932">
              <w:rPr>
                <w:rFonts w:ascii="Segoe UI" w:hAnsi="Segoe UI" w:cs="Segoe UI"/>
              </w:rPr>
              <w:t>Review Mechanism</w:t>
            </w:r>
          </w:p>
        </w:tc>
      </w:tr>
      <w:tr w:rsidR="001D5DA2" w:rsidRPr="00E61932" w14:paraId="25783DEA" w14:textId="77777777" w:rsidTr="0057105B">
        <w:trPr>
          <w:trHeight w:val="361"/>
        </w:trPr>
        <w:tc>
          <w:tcPr>
            <w:tcW w:w="1530" w:type="dxa"/>
            <w:vMerge w:val="restart"/>
            <w:vAlign w:val="center"/>
          </w:tcPr>
          <w:p w14:paraId="1B2A7888" w14:textId="1AFC4DE4" w:rsidR="001D5DA2" w:rsidRPr="00E61932" w:rsidRDefault="001D5DA2" w:rsidP="001D5DA2">
            <w:pPr>
              <w:pStyle w:val="BodyText"/>
              <w:jc w:val="center"/>
              <w:rPr>
                <w:rFonts w:ascii="Segoe UI" w:hAnsi="Segoe UI" w:cs="Segoe UI"/>
                <w:b/>
                <w:bCs/>
              </w:rPr>
            </w:pPr>
            <w:r w:rsidRPr="00E61932">
              <w:rPr>
                <w:rFonts w:ascii="Segoe UI" w:hAnsi="Segoe UI" w:cs="Segoe UI"/>
                <w:b/>
                <w:bCs/>
              </w:rPr>
              <w:t>02</w:t>
            </w:r>
          </w:p>
        </w:tc>
        <w:tc>
          <w:tcPr>
            <w:tcW w:w="1822" w:type="dxa"/>
            <w:vAlign w:val="center"/>
          </w:tcPr>
          <w:p w14:paraId="475EAE88" w14:textId="5A431672" w:rsidR="001D5DA2" w:rsidRPr="00E61932" w:rsidRDefault="001D5DA2" w:rsidP="001D5DA2">
            <w:pPr>
              <w:pStyle w:val="BodyText"/>
              <w:jc w:val="center"/>
              <w:rPr>
                <w:rFonts w:ascii="Segoe UI" w:hAnsi="Segoe UI" w:cs="Segoe UI"/>
              </w:rPr>
            </w:pPr>
            <w:r w:rsidRPr="00E61932">
              <w:rPr>
                <w:rFonts w:ascii="Segoe UI" w:hAnsi="Segoe UI" w:cs="Segoe UI"/>
              </w:rPr>
              <w:t>01.01.2024</w:t>
            </w:r>
          </w:p>
        </w:tc>
        <w:tc>
          <w:tcPr>
            <w:tcW w:w="5827" w:type="dxa"/>
            <w:vAlign w:val="center"/>
          </w:tcPr>
          <w:p w14:paraId="165A68EE" w14:textId="578D070B" w:rsidR="001D5DA2" w:rsidRPr="00E61932" w:rsidRDefault="005775B6" w:rsidP="001D5DA2">
            <w:pPr>
              <w:pStyle w:val="BodyText"/>
              <w:rPr>
                <w:rFonts w:ascii="Segoe UI" w:hAnsi="Segoe UI" w:cs="Segoe UI"/>
              </w:rPr>
            </w:pPr>
            <w:r w:rsidRPr="00E61932">
              <w:rPr>
                <w:rFonts w:ascii="Segoe UI" w:hAnsi="Segoe UI" w:cs="Segoe UI"/>
              </w:rPr>
              <w:t>Key Focus Areas</w:t>
            </w:r>
          </w:p>
        </w:tc>
      </w:tr>
      <w:tr w:rsidR="001D5DA2" w:rsidRPr="00E61932" w14:paraId="0DBC0DB8" w14:textId="77777777" w:rsidTr="0057105B">
        <w:trPr>
          <w:trHeight w:val="361"/>
        </w:trPr>
        <w:tc>
          <w:tcPr>
            <w:tcW w:w="1530" w:type="dxa"/>
            <w:vMerge/>
          </w:tcPr>
          <w:p w14:paraId="10EC107A" w14:textId="77777777" w:rsidR="001D5DA2" w:rsidRPr="00E61932" w:rsidRDefault="001D5DA2" w:rsidP="001D5DA2">
            <w:pPr>
              <w:pStyle w:val="BodyText"/>
              <w:rPr>
                <w:rFonts w:ascii="Segoe UI" w:hAnsi="Segoe UI" w:cs="Segoe UI"/>
                <w:b/>
                <w:bCs/>
              </w:rPr>
            </w:pPr>
          </w:p>
        </w:tc>
        <w:tc>
          <w:tcPr>
            <w:tcW w:w="1822" w:type="dxa"/>
            <w:vAlign w:val="center"/>
          </w:tcPr>
          <w:p w14:paraId="4B40E353" w14:textId="36DEE256" w:rsidR="001D5DA2" w:rsidRPr="00E61932" w:rsidRDefault="001D5DA2" w:rsidP="001D5DA2">
            <w:pPr>
              <w:pStyle w:val="BodyText"/>
              <w:jc w:val="center"/>
              <w:rPr>
                <w:rFonts w:ascii="Segoe UI" w:hAnsi="Segoe UI" w:cs="Segoe UI"/>
              </w:rPr>
            </w:pPr>
            <w:r w:rsidRPr="00E61932">
              <w:rPr>
                <w:rFonts w:ascii="Segoe UI" w:hAnsi="Segoe UI" w:cs="Segoe UI"/>
              </w:rPr>
              <w:t>01.01.2024</w:t>
            </w:r>
          </w:p>
        </w:tc>
        <w:tc>
          <w:tcPr>
            <w:tcW w:w="5827" w:type="dxa"/>
            <w:vAlign w:val="center"/>
          </w:tcPr>
          <w:p w14:paraId="135DBA2D" w14:textId="2A70B48E" w:rsidR="001D5DA2" w:rsidRPr="00E61932" w:rsidRDefault="005775B6" w:rsidP="001D5DA2">
            <w:pPr>
              <w:pStyle w:val="BodyText"/>
              <w:rPr>
                <w:rFonts w:ascii="Segoe UI" w:hAnsi="Segoe UI" w:cs="Segoe UI"/>
              </w:rPr>
            </w:pPr>
            <w:r w:rsidRPr="00E61932">
              <w:rPr>
                <w:rFonts w:ascii="Segoe UI" w:hAnsi="Segoe UI" w:cs="Segoe UI"/>
              </w:rPr>
              <w:t>Responsibilities</w:t>
            </w:r>
          </w:p>
        </w:tc>
      </w:tr>
      <w:tr w:rsidR="002B53AE" w:rsidRPr="00E61932" w14:paraId="46029DE6" w14:textId="77777777" w:rsidTr="0057105B">
        <w:trPr>
          <w:trHeight w:val="361"/>
        </w:trPr>
        <w:tc>
          <w:tcPr>
            <w:tcW w:w="1530" w:type="dxa"/>
            <w:vMerge w:val="restart"/>
          </w:tcPr>
          <w:p w14:paraId="21F08B7D" w14:textId="77777777" w:rsidR="002B53AE" w:rsidRDefault="002B53AE" w:rsidP="002B53AE">
            <w:pPr>
              <w:pStyle w:val="BodyText"/>
              <w:jc w:val="center"/>
              <w:rPr>
                <w:rFonts w:ascii="Segoe UI" w:hAnsi="Segoe UI" w:cs="Segoe UI"/>
                <w:b/>
                <w:bCs/>
              </w:rPr>
            </w:pPr>
          </w:p>
          <w:p w14:paraId="0908788D" w14:textId="5182CC9D" w:rsidR="002B53AE" w:rsidRPr="00E61932" w:rsidRDefault="002B53AE" w:rsidP="0057105B">
            <w:pPr>
              <w:pStyle w:val="BodyText"/>
              <w:jc w:val="center"/>
              <w:rPr>
                <w:rFonts w:ascii="Segoe UI" w:hAnsi="Segoe UI" w:cs="Segoe UI"/>
                <w:b/>
                <w:bCs/>
              </w:rPr>
            </w:pPr>
            <w:r>
              <w:rPr>
                <w:rFonts w:ascii="Segoe UI" w:hAnsi="Segoe UI" w:cs="Segoe UI"/>
                <w:b/>
                <w:bCs/>
              </w:rPr>
              <w:t>03</w:t>
            </w:r>
          </w:p>
        </w:tc>
        <w:tc>
          <w:tcPr>
            <w:tcW w:w="1822" w:type="dxa"/>
            <w:vAlign w:val="center"/>
          </w:tcPr>
          <w:p w14:paraId="250564D5" w14:textId="0B9C9065" w:rsidR="002B53AE" w:rsidRPr="00E61932" w:rsidRDefault="002B53AE" w:rsidP="002B53AE">
            <w:pPr>
              <w:pStyle w:val="BodyText"/>
              <w:jc w:val="center"/>
              <w:rPr>
                <w:rFonts w:ascii="Segoe UI" w:hAnsi="Segoe UI" w:cs="Segoe UI"/>
              </w:rPr>
            </w:pPr>
            <w:r w:rsidRPr="00E61932">
              <w:rPr>
                <w:rFonts w:ascii="Segoe UI" w:hAnsi="Segoe UI" w:cs="Segoe UI"/>
              </w:rPr>
              <w:t>01.01.202</w:t>
            </w:r>
            <w:r>
              <w:rPr>
                <w:rFonts w:ascii="Segoe UI" w:hAnsi="Segoe UI" w:cs="Segoe UI"/>
              </w:rPr>
              <w:t>5</w:t>
            </w:r>
          </w:p>
        </w:tc>
        <w:tc>
          <w:tcPr>
            <w:tcW w:w="5827" w:type="dxa"/>
            <w:vAlign w:val="center"/>
          </w:tcPr>
          <w:p w14:paraId="5AFA0E47" w14:textId="02FC44EC" w:rsidR="002B53AE" w:rsidRPr="00E61932" w:rsidRDefault="002B53AE" w:rsidP="002B53AE">
            <w:pPr>
              <w:pStyle w:val="BodyText"/>
              <w:rPr>
                <w:rFonts w:ascii="Segoe UI" w:hAnsi="Segoe UI" w:cs="Segoe UI"/>
              </w:rPr>
            </w:pPr>
            <w:r w:rsidRPr="00E61932">
              <w:rPr>
                <w:rFonts w:ascii="Segoe UI" w:hAnsi="Segoe UI" w:cs="Segoe UI"/>
              </w:rPr>
              <w:t>Key Focus Areas</w:t>
            </w:r>
          </w:p>
        </w:tc>
      </w:tr>
      <w:tr w:rsidR="002B53AE" w:rsidRPr="00E61932" w14:paraId="532E0540" w14:textId="77777777" w:rsidTr="0057105B">
        <w:trPr>
          <w:trHeight w:val="361"/>
        </w:trPr>
        <w:tc>
          <w:tcPr>
            <w:tcW w:w="1530" w:type="dxa"/>
            <w:vMerge/>
          </w:tcPr>
          <w:p w14:paraId="6D704DCE" w14:textId="77777777" w:rsidR="002B53AE" w:rsidRPr="00E61932" w:rsidRDefault="002B53AE" w:rsidP="002B53AE">
            <w:pPr>
              <w:pStyle w:val="BodyText"/>
              <w:rPr>
                <w:rFonts w:ascii="Segoe UI" w:hAnsi="Segoe UI" w:cs="Segoe UI"/>
                <w:b/>
                <w:bCs/>
              </w:rPr>
            </w:pPr>
          </w:p>
        </w:tc>
        <w:tc>
          <w:tcPr>
            <w:tcW w:w="1822" w:type="dxa"/>
            <w:vAlign w:val="center"/>
          </w:tcPr>
          <w:p w14:paraId="0865BC18" w14:textId="123F5A50" w:rsidR="002B53AE" w:rsidRPr="00E61932" w:rsidRDefault="002B53AE" w:rsidP="002B53AE">
            <w:pPr>
              <w:pStyle w:val="BodyText"/>
              <w:jc w:val="center"/>
              <w:rPr>
                <w:rFonts w:ascii="Segoe UI" w:hAnsi="Segoe UI" w:cs="Segoe UI"/>
              </w:rPr>
            </w:pPr>
            <w:r w:rsidRPr="00E61932">
              <w:rPr>
                <w:rFonts w:ascii="Segoe UI" w:hAnsi="Segoe UI" w:cs="Segoe UI"/>
              </w:rPr>
              <w:t>01.01.202</w:t>
            </w:r>
            <w:r>
              <w:rPr>
                <w:rFonts w:ascii="Segoe UI" w:hAnsi="Segoe UI" w:cs="Segoe UI"/>
              </w:rPr>
              <w:t>5</w:t>
            </w:r>
          </w:p>
        </w:tc>
        <w:tc>
          <w:tcPr>
            <w:tcW w:w="5827" w:type="dxa"/>
            <w:vAlign w:val="center"/>
          </w:tcPr>
          <w:p w14:paraId="41ED99B1" w14:textId="15CDC7F5" w:rsidR="002B53AE" w:rsidRPr="00E61932" w:rsidRDefault="002B53AE" w:rsidP="002B53AE">
            <w:pPr>
              <w:pStyle w:val="BodyText"/>
              <w:rPr>
                <w:rFonts w:ascii="Segoe UI" w:hAnsi="Segoe UI" w:cs="Segoe UI"/>
              </w:rPr>
            </w:pPr>
            <w:r w:rsidRPr="00E61932">
              <w:rPr>
                <w:rFonts w:ascii="Segoe UI" w:hAnsi="Segoe UI" w:cs="Segoe UI"/>
              </w:rPr>
              <w:t>Commitment and Goals</w:t>
            </w:r>
          </w:p>
        </w:tc>
      </w:tr>
      <w:tr w:rsidR="004241BA" w:rsidRPr="00E61932" w14:paraId="5DFB04AF" w14:textId="77777777" w:rsidTr="0057105B">
        <w:trPr>
          <w:trHeight w:val="361"/>
        </w:trPr>
        <w:tc>
          <w:tcPr>
            <w:tcW w:w="1530" w:type="dxa"/>
            <w:vMerge/>
          </w:tcPr>
          <w:p w14:paraId="1561E54C" w14:textId="77777777" w:rsidR="004241BA" w:rsidRPr="00E61932" w:rsidRDefault="004241BA" w:rsidP="002B53AE">
            <w:pPr>
              <w:pStyle w:val="BodyText"/>
              <w:rPr>
                <w:rFonts w:ascii="Segoe UI" w:hAnsi="Segoe UI" w:cs="Segoe UI"/>
                <w:b/>
                <w:bCs/>
              </w:rPr>
            </w:pPr>
          </w:p>
        </w:tc>
        <w:tc>
          <w:tcPr>
            <w:tcW w:w="1822" w:type="dxa"/>
            <w:vAlign w:val="center"/>
          </w:tcPr>
          <w:p w14:paraId="67A6556C" w14:textId="3DB6E2E7" w:rsidR="004241BA" w:rsidRPr="00E61932" w:rsidRDefault="004241BA" w:rsidP="002B53AE">
            <w:pPr>
              <w:pStyle w:val="BodyText"/>
              <w:jc w:val="center"/>
              <w:rPr>
                <w:rFonts w:ascii="Segoe UI" w:hAnsi="Segoe UI" w:cs="Segoe UI"/>
              </w:rPr>
            </w:pPr>
            <w:r w:rsidRPr="00E61932">
              <w:rPr>
                <w:rFonts w:ascii="Segoe UI" w:hAnsi="Segoe UI" w:cs="Segoe UI"/>
              </w:rPr>
              <w:t>01.01.202</w:t>
            </w:r>
            <w:r>
              <w:rPr>
                <w:rFonts w:ascii="Segoe UI" w:hAnsi="Segoe UI" w:cs="Segoe UI"/>
              </w:rPr>
              <w:t>5</w:t>
            </w:r>
          </w:p>
        </w:tc>
        <w:tc>
          <w:tcPr>
            <w:tcW w:w="5827" w:type="dxa"/>
            <w:vAlign w:val="center"/>
          </w:tcPr>
          <w:p w14:paraId="7327EEA4" w14:textId="6393DFE1" w:rsidR="004241BA" w:rsidRPr="0057105B" w:rsidRDefault="004241BA" w:rsidP="004241BA">
            <w:pPr>
              <w:pStyle w:val="BodyText"/>
              <w:rPr>
                <w:rFonts w:ascii="Segoe UI" w:eastAsia="Arimo Bold" w:hAnsi="Segoe UI" w:cs="Segoe UI"/>
                <w:sz w:val="28"/>
                <w:szCs w:val="36"/>
              </w:rPr>
            </w:pPr>
            <w:r w:rsidRPr="004241BA">
              <w:rPr>
                <w:rFonts w:ascii="Segoe UI" w:hAnsi="Segoe UI" w:cs="Segoe UI"/>
              </w:rPr>
              <w:t xml:space="preserve">Harmonizing environmental practices with </w:t>
            </w:r>
            <w:r>
              <w:rPr>
                <w:rFonts w:ascii="Segoe UI" w:hAnsi="Segoe UI" w:cs="Segoe UI"/>
              </w:rPr>
              <w:t>SDG</w:t>
            </w:r>
          </w:p>
        </w:tc>
      </w:tr>
      <w:tr w:rsidR="002B53AE" w:rsidRPr="00E61932" w14:paraId="1411EF28" w14:textId="77777777" w:rsidTr="0057105B">
        <w:trPr>
          <w:trHeight w:val="361"/>
        </w:trPr>
        <w:tc>
          <w:tcPr>
            <w:tcW w:w="1530" w:type="dxa"/>
            <w:vMerge/>
          </w:tcPr>
          <w:p w14:paraId="6F9C1EB2" w14:textId="77777777" w:rsidR="002B53AE" w:rsidRPr="00E61932" w:rsidRDefault="002B53AE" w:rsidP="002B53AE">
            <w:pPr>
              <w:pStyle w:val="BodyText"/>
              <w:rPr>
                <w:rFonts w:ascii="Segoe UI" w:hAnsi="Segoe UI" w:cs="Segoe UI"/>
                <w:b/>
                <w:bCs/>
              </w:rPr>
            </w:pPr>
          </w:p>
        </w:tc>
        <w:tc>
          <w:tcPr>
            <w:tcW w:w="1822" w:type="dxa"/>
            <w:vAlign w:val="center"/>
          </w:tcPr>
          <w:p w14:paraId="53528E98" w14:textId="09971379" w:rsidR="002B53AE" w:rsidRPr="00E61932" w:rsidRDefault="002B53AE" w:rsidP="002B53AE">
            <w:pPr>
              <w:pStyle w:val="BodyText"/>
              <w:jc w:val="center"/>
              <w:rPr>
                <w:rFonts w:ascii="Segoe UI" w:hAnsi="Segoe UI" w:cs="Segoe UI"/>
              </w:rPr>
            </w:pPr>
            <w:r w:rsidRPr="00E61932">
              <w:rPr>
                <w:rFonts w:ascii="Segoe UI" w:hAnsi="Segoe UI" w:cs="Segoe UI"/>
              </w:rPr>
              <w:t>01.01.202</w:t>
            </w:r>
            <w:r>
              <w:rPr>
                <w:rFonts w:ascii="Segoe UI" w:hAnsi="Segoe UI" w:cs="Segoe UI"/>
              </w:rPr>
              <w:t>5</w:t>
            </w:r>
          </w:p>
        </w:tc>
        <w:tc>
          <w:tcPr>
            <w:tcW w:w="5827" w:type="dxa"/>
            <w:vAlign w:val="center"/>
          </w:tcPr>
          <w:p w14:paraId="213547D8" w14:textId="2125456B" w:rsidR="002B53AE" w:rsidRPr="00E61932" w:rsidRDefault="002B53AE" w:rsidP="002B53AE">
            <w:pPr>
              <w:pStyle w:val="BodyText"/>
              <w:rPr>
                <w:rFonts w:ascii="Segoe UI" w:hAnsi="Segoe UI" w:cs="Segoe UI"/>
              </w:rPr>
            </w:pPr>
            <w:r>
              <w:rPr>
                <w:rFonts w:ascii="Segoe UI" w:hAnsi="Segoe UI" w:cs="Segoe UI"/>
              </w:rPr>
              <w:t>Responsibilities</w:t>
            </w:r>
          </w:p>
        </w:tc>
      </w:tr>
      <w:bookmarkEnd w:id="37"/>
    </w:tbl>
    <w:p w14:paraId="5BFF4A83" w14:textId="77777777" w:rsidR="001D5DA2" w:rsidRPr="00E61932" w:rsidRDefault="001D5DA2" w:rsidP="00051149">
      <w:pPr>
        <w:jc w:val="both"/>
        <w:rPr>
          <w:rFonts w:ascii="Segoe UI" w:hAnsi="Segoe UI" w:cs="Segoe UI"/>
          <w:b/>
          <w:bCs/>
        </w:rPr>
      </w:pPr>
    </w:p>
    <w:p w14:paraId="6F7C4BA9" w14:textId="77777777" w:rsidR="004D143E" w:rsidRPr="00C50FCC" w:rsidRDefault="004D143E" w:rsidP="004D143E">
      <w:pPr>
        <w:jc w:val="both"/>
        <w:rPr>
          <w:rFonts w:ascii="Segoe UI" w:hAnsi="Segoe UI" w:cs="Segoe UI"/>
          <w:b/>
          <w:bCs/>
        </w:rPr>
      </w:pPr>
      <w:r w:rsidRPr="00C50FCC">
        <w:rPr>
          <w:rFonts w:ascii="Segoe UI" w:hAnsi="Segoe UI" w:cs="Segoe UI"/>
          <w:b/>
          <w:bCs/>
        </w:rPr>
        <w:t>REV. No. 02</w:t>
      </w:r>
    </w:p>
    <w:p w14:paraId="0E6F9765" w14:textId="77777777" w:rsidR="004D143E" w:rsidRPr="00C50FCC" w:rsidRDefault="004D143E" w:rsidP="004D143E">
      <w:pPr>
        <w:jc w:val="both"/>
        <w:rPr>
          <w:rFonts w:ascii="Segoe UI" w:hAnsi="Segoe UI" w:cs="Segoe UI"/>
          <w:b/>
          <w:bCs/>
        </w:rPr>
      </w:pPr>
      <w:r w:rsidRPr="00C50FCC">
        <w:rPr>
          <w:rFonts w:ascii="Segoe UI" w:hAnsi="Segoe UI" w:cs="Segoe UI"/>
          <w:b/>
          <w:bCs/>
        </w:rPr>
        <w:tab/>
      </w:r>
      <w:r w:rsidRPr="00C50FCC">
        <w:rPr>
          <w:rFonts w:ascii="Segoe UI" w:hAnsi="Segoe UI" w:cs="Segoe UI"/>
          <w:b/>
          <w:bCs/>
        </w:rPr>
        <w:tab/>
      </w:r>
      <w:r w:rsidRPr="00C50FCC">
        <w:rPr>
          <w:rFonts w:ascii="Segoe UI" w:hAnsi="Segoe UI" w:cs="Segoe UI"/>
          <w:b/>
          <w:bCs/>
        </w:rPr>
        <w:tab/>
      </w:r>
      <w:r w:rsidRPr="00C50FCC">
        <w:rPr>
          <w:rFonts w:ascii="Segoe UI" w:hAnsi="Segoe UI" w:cs="Segoe UI"/>
          <w:b/>
          <w:bCs/>
        </w:rPr>
        <w:tab/>
      </w:r>
      <w:r w:rsidRPr="00C50FCC">
        <w:rPr>
          <w:rFonts w:ascii="Segoe UI" w:hAnsi="Segoe UI" w:cs="Segoe UI"/>
          <w:b/>
          <w:bCs/>
        </w:rPr>
        <w:tab/>
      </w:r>
      <w:r w:rsidRPr="00C50FCC">
        <w:rPr>
          <w:rFonts w:ascii="Segoe UI" w:hAnsi="Segoe UI" w:cs="Segoe UI"/>
          <w:b/>
          <w:bCs/>
        </w:rPr>
        <w:tab/>
      </w:r>
    </w:p>
    <w:p w14:paraId="6A0FC10D" w14:textId="77777777" w:rsidR="004D143E" w:rsidRPr="00C50FCC" w:rsidRDefault="004D143E" w:rsidP="004D143E">
      <w:pPr>
        <w:jc w:val="both"/>
        <w:rPr>
          <w:rFonts w:ascii="Segoe UI" w:hAnsi="Segoe UI" w:cs="Segoe UI"/>
          <w:b/>
          <w:bCs/>
        </w:rPr>
      </w:pPr>
      <w:r w:rsidRPr="00C50FCC">
        <w:rPr>
          <w:rFonts w:ascii="Segoe UI" w:hAnsi="Segoe UI" w:cs="Segoe UI"/>
          <w:b/>
          <w:bCs/>
        </w:rPr>
        <w:t>LAST REVIEW DATE: 01.01.2025</w:t>
      </w:r>
      <w:r w:rsidRPr="00C50FCC">
        <w:rPr>
          <w:rFonts w:ascii="Segoe UI" w:hAnsi="Segoe UI" w:cs="Segoe UI"/>
          <w:b/>
          <w:bCs/>
        </w:rPr>
        <w:tab/>
        <w:t xml:space="preserve">                         NEXT REVIEW DATE: 01.01.2026</w:t>
      </w:r>
      <w:r w:rsidRPr="00C50FCC">
        <w:rPr>
          <w:rFonts w:ascii="Segoe UI" w:hAnsi="Segoe UI" w:cs="Segoe UI"/>
          <w:b/>
          <w:bCs/>
        </w:rPr>
        <w:tab/>
      </w:r>
      <w:r w:rsidRPr="00C50FCC">
        <w:rPr>
          <w:rFonts w:ascii="Segoe UI" w:hAnsi="Segoe UI" w:cs="Segoe UI"/>
          <w:b/>
          <w:bCs/>
        </w:rPr>
        <w:tab/>
      </w:r>
      <w:r w:rsidRPr="00C50FCC">
        <w:rPr>
          <w:rFonts w:ascii="Segoe UI" w:hAnsi="Segoe UI" w:cs="Segoe UI"/>
          <w:b/>
          <w:bCs/>
        </w:rPr>
        <w:tab/>
      </w:r>
      <w:r w:rsidRPr="00C50FCC">
        <w:rPr>
          <w:rFonts w:ascii="Segoe UI" w:hAnsi="Segoe UI" w:cs="Segoe UI"/>
          <w:b/>
          <w:bCs/>
        </w:rPr>
        <w:tab/>
      </w:r>
      <w:r w:rsidRPr="00C50FCC">
        <w:rPr>
          <w:rFonts w:ascii="Segoe UI" w:hAnsi="Segoe UI" w:cs="Segoe UI"/>
          <w:b/>
          <w:bCs/>
        </w:rPr>
        <w:tab/>
      </w:r>
    </w:p>
    <w:p w14:paraId="417C6894" w14:textId="77777777" w:rsidR="00BD257B" w:rsidRDefault="004D143E" w:rsidP="004D143E">
      <w:pPr>
        <w:jc w:val="both"/>
        <w:rPr>
          <w:rFonts w:ascii="Segoe UI" w:hAnsi="Segoe UI" w:cs="Segoe UI"/>
          <w:b/>
          <w:bCs/>
        </w:rPr>
      </w:pPr>
      <w:r w:rsidRPr="00C50FCC">
        <w:rPr>
          <w:rFonts w:ascii="Segoe UI" w:hAnsi="Segoe UI" w:cs="Segoe UI"/>
          <w:b/>
          <w:bCs/>
        </w:rPr>
        <w:t xml:space="preserve">APPROVED BY:       </w:t>
      </w:r>
    </w:p>
    <w:p w14:paraId="087C619E" w14:textId="77777777" w:rsidR="0057105B" w:rsidRDefault="004D143E" w:rsidP="004D143E">
      <w:pPr>
        <w:jc w:val="both"/>
        <w:rPr>
          <w:rFonts w:ascii="Segoe UI" w:hAnsi="Segoe UI" w:cs="Segoe UI"/>
          <w:b/>
          <w:bCs/>
        </w:rPr>
      </w:pPr>
      <w:r w:rsidRPr="00C50FCC">
        <w:rPr>
          <w:rFonts w:ascii="Segoe UI" w:hAnsi="Segoe UI" w:cs="Segoe UI"/>
          <w:b/>
          <w:bCs/>
        </w:rPr>
        <w:t xml:space="preserve">                                </w:t>
      </w:r>
    </w:p>
    <w:p w14:paraId="3C8B0DC9" w14:textId="77777777" w:rsidR="0057105B" w:rsidRDefault="0057105B" w:rsidP="004D143E">
      <w:pPr>
        <w:jc w:val="both"/>
        <w:rPr>
          <w:rFonts w:ascii="Segoe UI" w:hAnsi="Segoe UI" w:cs="Segoe UI"/>
          <w:b/>
          <w:bCs/>
        </w:rPr>
      </w:pPr>
    </w:p>
    <w:p w14:paraId="3E85A06C" w14:textId="77777777" w:rsidR="0057105B" w:rsidRDefault="0057105B" w:rsidP="004D143E">
      <w:pPr>
        <w:jc w:val="both"/>
        <w:rPr>
          <w:rFonts w:ascii="Segoe UI" w:hAnsi="Segoe UI" w:cs="Segoe UI"/>
          <w:b/>
          <w:bCs/>
        </w:rPr>
      </w:pPr>
    </w:p>
    <w:p w14:paraId="62DCC57C" w14:textId="77777777" w:rsidR="0057105B" w:rsidRDefault="0057105B" w:rsidP="004D143E">
      <w:pPr>
        <w:jc w:val="both"/>
        <w:rPr>
          <w:rFonts w:ascii="Segoe UI" w:hAnsi="Segoe UI" w:cs="Segoe UI"/>
          <w:b/>
          <w:bCs/>
        </w:rPr>
      </w:pPr>
    </w:p>
    <w:p w14:paraId="3B3650CA" w14:textId="77777777" w:rsidR="0057105B" w:rsidRDefault="0057105B" w:rsidP="004D143E">
      <w:pPr>
        <w:jc w:val="both"/>
        <w:rPr>
          <w:rFonts w:ascii="Segoe UI" w:hAnsi="Segoe UI" w:cs="Segoe UI"/>
          <w:b/>
          <w:bCs/>
        </w:rPr>
      </w:pPr>
    </w:p>
    <w:p w14:paraId="2406524D" w14:textId="77777777" w:rsidR="0057105B" w:rsidRDefault="0057105B" w:rsidP="004D143E">
      <w:pPr>
        <w:jc w:val="both"/>
        <w:rPr>
          <w:rFonts w:ascii="Segoe UI" w:hAnsi="Segoe UI" w:cs="Segoe UI"/>
          <w:b/>
          <w:bCs/>
        </w:rPr>
      </w:pPr>
    </w:p>
    <w:p w14:paraId="2D6F18F8" w14:textId="77777777" w:rsidR="0057105B" w:rsidRDefault="0057105B" w:rsidP="004D143E">
      <w:pPr>
        <w:jc w:val="both"/>
        <w:rPr>
          <w:rFonts w:ascii="Segoe UI" w:hAnsi="Segoe UI" w:cs="Segoe UI"/>
          <w:b/>
          <w:bCs/>
        </w:rPr>
      </w:pPr>
    </w:p>
    <w:p w14:paraId="7E66F808" w14:textId="77777777" w:rsidR="0057105B" w:rsidRDefault="0057105B" w:rsidP="004D143E">
      <w:pPr>
        <w:jc w:val="both"/>
        <w:rPr>
          <w:rFonts w:ascii="Segoe UI" w:hAnsi="Segoe UI" w:cs="Segoe UI"/>
          <w:b/>
          <w:bCs/>
        </w:rPr>
      </w:pPr>
    </w:p>
    <w:p w14:paraId="56BC42EB" w14:textId="77777777" w:rsidR="0057105B" w:rsidRDefault="0057105B" w:rsidP="004D143E">
      <w:pPr>
        <w:jc w:val="both"/>
        <w:rPr>
          <w:rFonts w:ascii="Segoe UI" w:hAnsi="Segoe UI" w:cs="Segoe UI"/>
          <w:b/>
          <w:bCs/>
        </w:rPr>
      </w:pPr>
    </w:p>
    <w:p w14:paraId="7394FD09" w14:textId="77777777" w:rsidR="0057105B" w:rsidRDefault="0057105B" w:rsidP="004D143E">
      <w:pPr>
        <w:jc w:val="both"/>
        <w:rPr>
          <w:rFonts w:ascii="Segoe UI" w:hAnsi="Segoe UI" w:cs="Segoe UI"/>
          <w:b/>
          <w:bCs/>
        </w:rPr>
      </w:pPr>
    </w:p>
    <w:p w14:paraId="1040E54C" w14:textId="77777777" w:rsidR="0057105B" w:rsidRDefault="0057105B" w:rsidP="004D143E">
      <w:pPr>
        <w:jc w:val="both"/>
        <w:rPr>
          <w:rFonts w:ascii="Segoe UI" w:hAnsi="Segoe UI" w:cs="Segoe UI"/>
          <w:b/>
          <w:bCs/>
        </w:rPr>
      </w:pPr>
    </w:p>
    <w:p w14:paraId="10F6BADC" w14:textId="77777777" w:rsidR="0057105B" w:rsidRDefault="0057105B" w:rsidP="004D143E">
      <w:pPr>
        <w:jc w:val="both"/>
        <w:rPr>
          <w:rFonts w:ascii="Segoe UI" w:hAnsi="Segoe UI" w:cs="Segoe UI"/>
          <w:b/>
          <w:bCs/>
        </w:rPr>
      </w:pPr>
    </w:p>
    <w:p w14:paraId="039A8726" w14:textId="77777777" w:rsidR="0057105B" w:rsidRDefault="0057105B" w:rsidP="004D143E">
      <w:pPr>
        <w:jc w:val="both"/>
        <w:rPr>
          <w:rFonts w:ascii="Segoe UI" w:hAnsi="Segoe UI" w:cs="Segoe UI"/>
          <w:b/>
          <w:bCs/>
        </w:rPr>
      </w:pPr>
    </w:p>
    <w:p w14:paraId="50305B67" w14:textId="77777777" w:rsidR="0057105B" w:rsidRDefault="0057105B" w:rsidP="004D143E">
      <w:pPr>
        <w:jc w:val="both"/>
        <w:rPr>
          <w:rFonts w:ascii="Segoe UI" w:hAnsi="Segoe UI" w:cs="Segoe UI"/>
          <w:b/>
          <w:bCs/>
        </w:rPr>
      </w:pPr>
    </w:p>
    <w:p w14:paraId="1A1E0E2B" w14:textId="4EADD828" w:rsidR="00007D56" w:rsidRPr="00E61932" w:rsidRDefault="00007D56" w:rsidP="004D143E">
      <w:pPr>
        <w:jc w:val="both"/>
        <w:rPr>
          <w:rFonts w:ascii="Segoe UI" w:hAnsi="Segoe UI" w:cs="Segoe UI"/>
          <w:b/>
          <w:bCs/>
        </w:rPr>
      </w:pPr>
    </w:p>
    <w:p w14:paraId="0E125061" w14:textId="55933470" w:rsidR="00007D56" w:rsidRPr="00E61932" w:rsidRDefault="00652D89" w:rsidP="00007D56">
      <w:pPr>
        <w:pStyle w:val="Heading1"/>
        <w:jc w:val="center"/>
        <w:rPr>
          <w:rFonts w:ascii="Segoe UI" w:hAnsi="Segoe UI" w:cs="Segoe UI"/>
          <w:sz w:val="28"/>
        </w:rPr>
      </w:pPr>
      <w:bookmarkStart w:id="38" w:name="_Toc195001486"/>
      <w:bookmarkStart w:id="39" w:name="_Toc203750803"/>
      <w:r w:rsidRPr="00E61932">
        <w:rPr>
          <w:rFonts w:ascii="Segoe UI" w:hAnsi="Segoe UI" w:cs="Segoe UI"/>
          <w:sz w:val="28"/>
        </w:rPr>
        <w:lastRenderedPageBreak/>
        <w:t>EMPLOYEE ACKNOWLEDGEMENT &amp; COMMITMENT</w:t>
      </w:r>
      <w:bookmarkEnd w:id="38"/>
      <w:bookmarkEnd w:id="39"/>
    </w:p>
    <w:p w14:paraId="21BCAC3E" w14:textId="77777777" w:rsidR="00007D56" w:rsidRPr="00E61932" w:rsidRDefault="00007D56" w:rsidP="00007D56">
      <w:pPr>
        <w:rPr>
          <w:rFonts w:ascii="Segoe UI" w:hAnsi="Segoe UI" w:cs="Segoe UI"/>
        </w:rPr>
      </w:pPr>
    </w:p>
    <w:p w14:paraId="6FA25B06" w14:textId="09F346D3" w:rsidR="00007D56" w:rsidRPr="00E61932" w:rsidRDefault="00007D56" w:rsidP="00007D56">
      <w:pPr>
        <w:jc w:val="both"/>
        <w:rPr>
          <w:rFonts w:ascii="Segoe UI" w:hAnsi="Segoe UI" w:cs="Segoe UI"/>
          <w:bCs/>
        </w:rPr>
      </w:pPr>
      <w:r w:rsidRPr="00E61932">
        <w:rPr>
          <w:rFonts w:ascii="Segoe UI" w:hAnsi="Segoe UI" w:cs="Segoe UI"/>
          <w:bCs/>
        </w:rPr>
        <w:t>I hereby acknowledge that I have read and understood the Environmental Policy of Agrawal Metal Works Pvt. Ltd. I am aware of the company’s commitment to responsible environmental practices, including energy efficiency, resource conservation, waste management, pollution control, and compliance with all applicable environmental laws and regulations.</w:t>
      </w:r>
    </w:p>
    <w:p w14:paraId="5D349333" w14:textId="77777777" w:rsidR="00806AD2" w:rsidRPr="00E61932" w:rsidRDefault="00806AD2" w:rsidP="00007D56">
      <w:pPr>
        <w:jc w:val="both"/>
        <w:rPr>
          <w:rFonts w:ascii="Segoe UI" w:hAnsi="Segoe UI" w:cs="Segoe UI"/>
          <w:bCs/>
        </w:rPr>
      </w:pPr>
    </w:p>
    <w:p w14:paraId="428AE174" w14:textId="77777777" w:rsidR="00007D56" w:rsidRPr="00E61932" w:rsidRDefault="00007D56" w:rsidP="00007D56">
      <w:pPr>
        <w:jc w:val="both"/>
        <w:rPr>
          <w:rFonts w:ascii="Segoe UI" w:hAnsi="Segoe UI" w:cs="Segoe UI"/>
          <w:bCs/>
        </w:rPr>
      </w:pPr>
      <w:r w:rsidRPr="00E61932">
        <w:rPr>
          <w:rFonts w:ascii="Segoe UI" w:hAnsi="Segoe UI" w:cs="Segoe UI"/>
          <w:bCs/>
        </w:rPr>
        <w:t>I understand that environmental sustainability is a shared responsibility, and I commit to incorporating sustainable practices in my daily tasks, minimizing waste, optimizing resource use, and ensuring adherence to established environmental guidelines. I will actively contribute to achieving the company’s sustainability goals and support initiatives that promote a cleaner, safer, and more sustainable workplace.</w:t>
      </w:r>
    </w:p>
    <w:p w14:paraId="29A186B7" w14:textId="77777777" w:rsidR="00806AD2" w:rsidRPr="00E61932" w:rsidRDefault="00806AD2" w:rsidP="00007D56">
      <w:pPr>
        <w:jc w:val="both"/>
        <w:rPr>
          <w:rFonts w:ascii="Segoe UI" w:hAnsi="Segoe UI" w:cs="Segoe UI"/>
          <w:bCs/>
        </w:rPr>
      </w:pPr>
    </w:p>
    <w:p w14:paraId="64F7E4BF" w14:textId="395A1749" w:rsidR="00007D56" w:rsidRPr="00E61932" w:rsidRDefault="00007D56" w:rsidP="00007D56">
      <w:pPr>
        <w:jc w:val="both"/>
        <w:rPr>
          <w:rFonts w:ascii="Segoe UI" w:hAnsi="Segoe UI" w:cs="Segoe UI"/>
          <w:bCs/>
        </w:rPr>
      </w:pPr>
      <w:r w:rsidRPr="00E61932">
        <w:rPr>
          <w:rFonts w:ascii="Segoe UI" w:hAnsi="Segoe UI" w:cs="Segoe UI"/>
          <w:bCs/>
        </w:rPr>
        <w:t xml:space="preserve">By signing this document, I confirm my commitment to upholding </w:t>
      </w:r>
      <w:r w:rsidR="00E61932" w:rsidRPr="00E61932">
        <w:rPr>
          <w:rFonts w:ascii="Segoe UI" w:hAnsi="Segoe UI" w:cs="Segoe UI"/>
          <w:bCs/>
        </w:rPr>
        <w:t xml:space="preserve">Agrawal Metal Works Pvt. Ltd </w:t>
      </w:r>
      <w:r w:rsidRPr="00E61932">
        <w:rPr>
          <w:rFonts w:ascii="Segoe UI" w:hAnsi="Segoe UI" w:cs="Segoe UI"/>
          <w:bCs/>
        </w:rPr>
        <w:t>environmental values and participating in training, awareness programs, and improvement initiatives as required.</w:t>
      </w:r>
    </w:p>
    <w:p w14:paraId="150F69C7" w14:textId="503C2402" w:rsidR="00007D56" w:rsidRDefault="00E61932" w:rsidP="00E61932">
      <w:pPr>
        <w:tabs>
          <w:tab w:val="left" w:pos="4000"/>
        </w:tabs>
        <w:rPr>
          <w:rFonts w:ascii="Segoe UI" w:hAnsi="Segoe UI" w:cs="Segoe UI"/>
          <w:bCs/>
        </w:rPr>
      </w:pPr>
      <w:r>
        <w:rPr>
          <w:rFonts w:ascii="Segoe UI" w:hAnsi="Segoe UI" w:cs="Segoe UI"/>
          <w:bCs/>
        </w:rPr>
        <w:tab/>
      </w:r>
    </w:p>
    <w:p w14:paraId="27535C14" w14:textId="77777777" w:rsidR="00E61932" w:rsidRPr="00E61932" w:rsidRDefault="00E61932" w:rsidP="00E61932">
      <w:pPr>
        <w:tabs>
          <w:tab w:val="left" w:pos="4000"/>
        </w:tabs>
        <w:rPr>
          <w:rFonts w:ascii="Segoe UI" w:hAnsi="Segoe UI" w:cs="Segoe UI"/>
          <w:bCs/>
        </w:rPr>
      </w:pPr>
    </w:p>
    <w:tbl>
      <w:tblPr>
        <w:tblW w:w="0" w:type="auto"/>
        <w:tblInd w:w="640" w:type="dxa"/>
        <w:tblLayout w:type="fixed"/>
        <w:tblLook w:val="04A0" w:firstRow="1" w:lastRow="0" w:firstColumn="1" w:lastColumn="0" w:noHBand="0" w:noVBand="1"/>
      </w:tblPr>
      <w:tblGrid>
        <w:gridCol w:w="3108"/>
        <w:gridCol w:w="4981"/>
      </w:tblGrid>
      <w:tr w:rsidR="00007D56" w:rsidRPr="00E61932" w14:paraId="7B306AFC" w14:textId="77777777" w:rsidTr="00EA76B9">
        <w:trPr>
          <w:trHeight w:val="2406"/>
        </w:trPr>
        <w:tc>
          <w:tcPr>
            <w:tcW w:w="3108" w:type="dxa"/>
            <w:hideMark/>
          </w:tcPr>
          <w:p w14:paraId="0B59AA79" w14:textId="77777777" w:rsidR="00007D56" w:rsidRPr="00E61932" w:rsidRDefault="00007D56" w:rsidP="00AE1943">
            <w:pPr>
              <w:pStyle w:val="NormalWeb"/>
              <w:spacing w:line="480" w:lineRule="auto"/>
              <w:ind w:left="706"/>
              <w:rPr>
                <w:rFonts w:ascii="Segoe UI" w:hAnsi="Segoe UI" w:cs="Segoe UI"/>
                <w:kern w:val="2"/>
              </w:rPr>
            </w:pPr>
            <w:r w:rsidRPr="00E61932">
              <w:rPr>
                <w:rStyle w:val="Strong"/>
                <w:rFonts w:ascii="Segoe UI" w:hAnsi="Segoe UI" w:cs="Segoe UI"/>
                <w:kern w:val="2"/>
              </w:rPr>
              <w:t>Employee Name</w:t>
            </w:r>
            <w:r w:rsidRPr="00E61932">
              <w:rPr>
                <w:rFonts w:ascii="Segoe UI" w:hAnsi="Segoe UI" w:cs="Segoe UI"/>
                <w:kern w:val="2"/>
              </w:rPr>
              <w:br/>
            </w:r>
            <w:r w:rsidRPr="00E61932">
              <w:rPr>
                <w:rStyle w:val="Strong"/>
                <w:rFonts w:ascii="Segoe UI" w:hAnsi="Segoe UI" w:cs="Segoe UI"/>
                <w:kern w:val="2"/>
              </w:rPr>
              <w:t>Employee ID</w:t>
            </w:r>
            <w:r w:rsidRPr="00E61932">
              <w:rPr>
                <w:rFonts w:ascii="Segoe UI" w:hAnsi="Segoe UI" w:cs="Segoe UI"/>
                <w:kern w:val="2"/>
              </w:rPr>
              <w:br/>
            </w:r>
            <w:r w:rsidRPr="00E61932">
              <w:rPr>
                <w:rStyle w:val="Strong"/>
                <w:rFonts w:ascii="Segoe UI" w:hAnsi="Segoe UI" w:cs="Segoe UI"/>
                <w:kern w:val="2"/>
              </w:rPr>
              <w:t>Date</w:t>
            </w:r>
            <w:r w:rsidRPr="00E61932">
              <w:rPr>
                <w:rFonts w:ascii="Segoe UI" w:hAnsi="Segoe UI" w:cs="Segoe UI"/>
                <w:kern w:val="2"/>
              </w:rPr>
              <w:br/>
            </w:r>
            <w:r w:rsidRPr="00E61932">
              <w:rPr>
                <w:rStyle w:val="Strong"/>
                <w:rFonts w:ascii="Segoe UI" w:hAnsi="Segoe UI" w:cs="Segoe UI"/>
                <w:kern w:val="2"/>
              </w:rPr>
              <w:t>Signature</w:t>
            </w:r>
          </w:p>
        </w:tc>
        <w:tc>
          <w:tcPr>
            <w:tcW w:w="4981" w:type="dxa"/>
            <w:hideMark/>
          </w:tcPr>
          <w:p w14:paraId="09ED99C2" w14:textId="77777777" w:rsidR="00007D56" w:rsidRPr="00E61932" w:rsidRDefault="00007D56" w:rsidP="00AE1943">
            <w:pPr>
              <w:pStyle w:val="NormalWeb"/>
              <w:spacing w:line="480" w:lineRule="auto"/>
              <w:ind w:left="706"/>
              <w:rPr>
                <w:rFonts w:ascii="Segoe UI" w:hAnsi="Segoe UI" w:cs="Segoe UI"/>
                <w:kern w:val="2"/>
              </w:rPr>
            </w:pPr>
            <w:r w:rsidRPr="00E61932">
              <w:rPr>
                <w:rFonts w:ascii="Segoe UI" w:hAnsi="Segoe UI" w:cs="Segoe UI"/>
                <w:kern w:val="2"/>
              </w:rPr>
              <w:t>:_______________________________</w:t>
            </w:r>
            <w:r w:rsidRPr="00E61932">
              <w:rPr>
                <w:rFonts w:ascii="Segoe UI" w:hAnsi="Segoe UI" w:cs="Segoe UI"/>
                <w:kern w:val="2"/>
              </w:rPr>
              <w:br/>
              <w:t>:_______________________________ :________________________________</w:t>
            </w:r>
            <w:r w:rsidRPr="00E61932">
              <w:rPr>
                <w:rFonts w:ascii="Segoe UI" w:hAnsi="Segoe UI" w:cs="Segoe UI"/>
                <w:kern w:val="2"/>
              </w:rPr>
              <w:br/>
              <w:t>: _______________________________</w:t>
            </w:r>
          </w:p>
        </w:tc>
      </w:tr>
    </w:tbl>
    <w:p w14:paraId="2914BEAE" w14:textId="56F8994D" w:rsidR="00D85010" w:rsidRPr="00E61932" w:rsidRDefault="006937C6" w:rsidP="00051149">
      <w:pPr>
        <w:jc w:val="both"/>
        <w:rPr>
          <w:rFonts w:ascii="Segoe UI" w:hAnsi="Segoe UI" w:cs="Segoe UI"/>
          <w:b/>
          <w:bCs/>
        </w:rPr>
      </w:pPr>
      <w:r w:rsidRPr="00E61932">
        <w:rPr>
          <w:rFonts w:ascii="Segoe UI" w:hAnsi="Segoe UI" w:cs="Segoe UI"/>
          <w:b/>
          <w:bCs/>
        </w:rPr>
        <w:t xml:space="preserve">                                             </w:t>
      </w:r>
    </w:p>
    <w:sectPr w:rsidR="00D85010" w:rsidRPr="00E61932" w:rsidSect="00A04F3E">
      <w:headerReference w:type="default" r:id="rId21"/>
      <w:footerReference w:type="default" r:id="rId22"/>
      <w:headerReference w:type="first" r:id="rId23"/>
      <w:footerReference w:type="first" r:id="rId24"/>
      <w:pgSz w:w="12240" w:h="15840"/>
      <w:pgMar w:top="1440" w:right="1440" w:bottom="1440" w:left="1440" w:header="1440" w:footer="720" w:gutter="0"/>
      <w:pgBorders w:display="notFirstPage" w:offsetFrom="page">
        <w:top w:val="double" w:sz="12" w:space="24" w:color="auto"/>
        <w:left w:val="double" w:sz="12" w:space="24" w:color="auto"/>
        <w:bottom w:val="double" w:sz="12" w:space="24" w:color="auto"/>
        <w:right w:val="double" w:sz="12" w:space="24" w:color="auto"/>
      </w:pgBorders>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Hetvi Topiwala" w:date="2025-09-02T10:05:00Z" w:initials="HT">
    <w:p w14:paraId="30F8D2B8" w14:textId="5A410009" w:rsidR="00871AAB" w:rsidRDefault="00871AAB">
      <w:pPr>
        <w:pStyle w:val="CommentText"/>
      </w:pPr>
      <w:r>
        <w:rPr>
          <w:rStyle w:val="CommentReference"/>
        </w:rPr>
        <w:annotationRef/>
      </w:r>
      <w:r>
        <w:t xml:space="preserve">Any one of these quantitative target related to biodiversity </w:t>
      </w:r>
      <w:r w:rsidR="00B441BA">
        <w:t>whichever is feasible as per company’s framework needs to be added in this policy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0F8D2B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90D11C" w16cex:dateUtc="2025-09-02T04: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0F8D2B8" w16cid:durableId="0590D11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9AE3A" w14:textId="77777777" w:rsidR="00582BFC" w:rsidRDefault="00582BFC" w:rsidP="00171FBE">
      <w:r>
        <w:separator/>
      </w:r>
    </w:p>
    <w:p w14:paraId="429DCEB2" w14:textId="77777777" w:rsidR="00582BFC" w:rsidRDefault="00582BFC"/>
  </w:endnote>
  <w:endnote w:type="continuationSeparator" w:id="0">
    <w:p w14:paraId="589024B2" w14:textId="77777777" w:rsidR="00582BFC" w:rsidRDefault="00582BFC" w:rsidP="00171FBE">
      <w:r>
        <w:continuationSeparator/>
      </w:r>
    </w:p>
    <w:p w14:paraId="2CDCAD76" w14:textId="77777777" w:rsidR="00582BFC" w:rsidRDefault="00582BFC"/>
  </w:endnote>
  <w:endnote w:type="continuationNotice" w:id="1">
    <w:p w14:paraId="33F0BF7F" w14:textId="77777777" w:rsidR="00582BFC" w:rsidRDefault="00582BF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mo Bold">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9177335"/>
      <w:docPartObj>
        <w:docPartGallery w:val="Page Numbers (Bottom of Page)"/>
        <w:docPartUnique/>
      </w:docPartObj>
    </w:sdtPr>
    <w:sdtContent>
      <w:sdt>
        <w:sdtPr>
          <w:id w:val="-1769616900"/>
          <w:docPartObj>
            <w:docPartGallery w:val="Page Numbers (Top of Page)"/>
            <w:docPartUnique/>
          </w:docPartObj>
        </w:sdtPr>
        <w:sdtContent>
          <w:p w14:paraId="19F947B1" w14:textId="3485A343" w:rsidR="00D76101" w:rsidRPr="008A226C" w:rsidRDefault="00000000" w:rsidP="008A226C">
            <w:pPr>
              <w:pStyle w:val="Footer"/>
              <w:pBdr>
                <w:top w:val="single" w:sz="4" w:space="7" w:color="auto"/>
              </w:pBdr>
            </w:pPr>
            <w:r>
              <w:rPr>
                <w:rFonts w:ascii="Nirmala UI Semilight" w:eastAsia="Calibri" w:hAnsi="Nirmala UI Semilight" w:cs="Nirmala UI Semilight"/>
                <w:noProof/>
                <w:sz w:val="20"/>
                <w:szCs w:val="20"/>
                <w:lang w:val="en-IN" w:bidi="gu-IN"/>
              </w:rPr>
              <w:pict w14:anchorId="54205D66">
                <v:rect id="_x0000_s1029" style="position:absolute;margin-left:-45pt;margin-top:-.2pt;width:556.8pt;height:23.75pt;z-index:-251658240;mso-position-horizontal-relative:text;mso-position-vertical-relative:text" fillcolor="#c00">
                  <v:fill color2="fill lighten(51)" angle="-90" focusposition="1" focussize="" method="linear sigma" type="gradient"/>
                </v:rect>
              </w:pict>
            </w:r>
            <w:r w:rsidR="00872467" w:rsidRPr="00255F77">
              <w:rPr>
                <w:rFonts w:ascii="Nirmala UI Semilight" w:eastAsia="Calibri" w:hAnsi="Nirmala UI Semilight" w:cs="Nirmala UI Semilight"/>
                <w:sz w:val="20"/>
                <w:szCs w:val="20"/>
                <w:lang w:val="en-IN" w:bidi="gu-IN"/>
              </w:rPr>
              <w:t xml:space="preserve">Doc. No. </w:t>
            </w:r>
            <w:r w:rsidR="00A37BBA">
              <w:rPr>
                <w:rFonts w:ascii="Nirmala UI Semilight" w:eastAsia="Calibri" w:hAnsi="Nirmala UI Semilight" w:cs="Nirmala UI Semilight"/>
                <w:sz w:val="20"/>
                <w:szCs w:val="20"/>
                <w:lang w:val="en-IN" w:bidi="gu-IN"/>
              </w:rPr>
              <w:t>AMW</w:t>
            </w:r>
            <w:r w:rsidR="00E36009">
              <w:rPr>
                <w:rFonts w:ascii="Nirmala UI Semilight" w:eastAsia="Calibri" w:hAnsi="Nirmala UI Semilight" w:cs="Nirmala UI Semilight"/>
                <w:sz w:val="20"/>
                <w:szCs w:val="20"/>
                <w:lang w:val="en-IN" w:bidi="gu-IN"/>
              </w:rPr>
              <w:t>L</w:t>
            </w:r>
            <w:r w:rsidR="00872467">
              <w:rPr>
                <w:rFonts w:ascii="Nirmala UI Semilight" w:eastAsia="Calibri" w:hAnsi="Nirmala UI Semilight" w:cs="Nirmala UI Semilight"/>
                <w:sz w:val="20"/>
                <w:szCs w:val="20"/>
                <w:lang w:val="en-IN" w:bidi="gu-IN"/>
              </w:rPr>
              <w:t xml:space="preserve"> – </w:t>
            </w:r>
            <w:r w:rsidR="00BD7385">
              <w:rPr>
                <w:rFonts w:ascii="Nirmala UI Semilight" w:eastAsia="Calibri" w:hAnsi="Nirmala UI Semilight" w:cs="Nirmala UI Semilight"/>
                <w:sz w:val="20"/>
                <w:szCs w:val="20"/>
                <w:lang w:val="en-IN" w:bidi="gu-IN"/>
              </w:rPr>
              <w:t>E</w:t>
            </w:r>
            <w:r w:rsidR="00872467">
              <w:rPr>
                <w:rFonts w:ascii="Nirmala UI Semilight" w:eastAsia="Calibri" w:hAnsi="Nirmala UI Semilight" w:cs="Nirmala UI Semilight"/>
                <w:sz w:val="20"/>
                <w:szCs w:val="20"/>
                <w:lang w:val="en-IN" w:bidi="gu-IN"/>
              </w:rPr>
              <w:t>POL – 0</w:t>
            </w:r>
            <w:r w:rsidR="00FE7F9C">
              <w:rPr>
                <w:rFonts w:ascii="Nirmala UI Semilight" w:eastAsia="Calibri" w:hAnsi="Nirmala UI Semilight" w:cs="Nirmala UI Semilight"/>
                <w:sz w:val="20"/>
                <w:szCs w:val="20"/>
                <w:lang w:val="en-IN" w:bidi="gu-IN"/>
              </w:rPr>
              <w:t xml:space="preserve">1 </w:t>
            </w:r>
            <w:r w:rsidR="002131AD">
              <w:rPr>
                <w:rFonts w:ascii="Nirmala UI Semilight" w:eastAsia="Calibri" w:hAnsi="Nirmala UI Semilight" w:cs="Nirmala UI Semilight"/>
                <w:sz w:val="20"/>
                <w:szCs w:val="20"/>
                <w:lang w:val="en-IN" w:bidi="gu-IN"/>
              </w:rPr>
              <w:t xml:space="preserve">                                                                                                             </w:t>
            </w:r>
            <w:r w:rsidR="00D76101" w:rsidRPr="00255F77">
              <w:rPr>
                <w:rFonts w:ascii="Nirmala UI Semilight" w:hAnsi="Nirmala UI Semilight" w:cs="Nirmala UI Semilight"/>
                <w:sz w:val="18"/>
                <w:szCs w:val="18"/>
              </w:rPr>
              <w:t xml:space="preserve">Page </w:t>
            </w:r>
            <w:r w:rsidR="00D76101" w:rsidRPr="00255F77">
              <w:rPr>
                <w:rFonts w:ascii="Nirmala UI Semilight" w:hAnsi="Nirmala UI Semilight" w:cs="Nirmala UI Semilight"/>
                <w:b/>
                <w:bCs/>
                <w:sz w:val="20"/>
                <w:szCs w:val="20"/>
              </w:rPr>
              <w:fldChar w:fldCharType="begin"/>
            </w:r>
            <w:r w:rsidR="00D76101" w:rsidRPr="00255F77">
              <w:rPr>
                <w:rFonts w:ascii="Nirmala UI Semilight" w:hAnsi="Nirmala UI Semilight" w:cs="Nirmala UI Semilight"/>
                <w:b/>
                <w:bCs/>
                <w:sz w:val="18"/>
                <w:szCs w:val="18"/>
              </w:rPr>
              <w:instrText xml:space="preserve"> PAGE </w:instrText>
            </w:r>
            <w:r w:rsidR="00D76101" w:rsidRPr="00255F77">
              <w:rPr>
                <w:rFonts w:ascii="Nirmala UI Semilight" w:hAnsi="Nirmala UI Semilight" w:cs="Nirmala UI Semilight"/>
                <w:b/>
                <w:bCs/>
                <w:sz w:val="20"/>
                <w:szCs w:val="20"/>
              </w:rPr>
              <w:fldChar w:fldCharType="separate"/>
            </w:r>
            <w:r w:rsidR="00D76101" w:rsidRPr="00255F77">
              <w:rPr>
                <w:rFonts w:ascii="Nirmala UI Semilight" w:hAnsi="Nirmala UI Semilight" w:cs="Nirmala UI Semilight"/>
                <w:b/>
                <w:bCs/>
                <w:noProof/>
                <w:sz w:val="18"/>
                <w:szCs w:val="18"/>
              </w:rPr>
              <w:t>2</w:t>
            </w:r>
            <w:r w:rsidR="00D76101" w:rsidRPr="00255F77">
              <w:rPr>
                <w:rFonts w:ascii="Nirmala UI Semilight" w:hAnsi="Nirmala UI Semilight" w:cs="Nirmala UI Semilight"/>
                <w:b/>
                <w:bCs/>
                <w:sz w:val="20"/>
                <w:szCs w:val="20"/>
              </w:rPr>
              <w:fldChar w:fldCharType="end"/>
            </w:r>
            <w:r w:rsidR="00D76101" w:rsidRPr="00255F77">
              <w:rPr>
                <w:rFonts w:ascii="Nirmala UI Semilight" w:hAnsi="Nirmala UI Semilight" w:cs="Nirmala UI Semilight"/>
                <w:sz w:val="18"/>
                <w:szCs w:val="18"/>
              </w:rPr>
              <w:t xml:space="preserve"> of </w:t>
            </w:r>
            <w:r w:rsidR="00D76101" w:rsidRPr="00255F77">
              <w:rPr>
                <w:rFonts w:ascii="Nirmala UI Semilight" w:hAnsi="Nirmala UI Semilight" w:cs="Nirmala UI Semilight"/>
                <w:b/>
                <w:bCs/>
                <w:sz w:val="20"/>
                <w:szCs w:val="20"/>
              </w:rPr>
              <w:fldChar w:fldCharType="begin"/>
            </w:r>
            <w:r w:rsidR="00D76101" w:rsidRPr="00255F77">
              <w:rPr>
                <w:rFonts w:ascii="Nirmala UI Semilight" w:hAnsi="Nirmala UI Semilight" w:cs="Nirmala UI Semilight"/>
                <w:b/>
                <w:bCs/>
                <w:sz w:val="18"/>
                <w:szCs w:val="18"/>
              </w:rPr>
              <w:instrText xml:space="preserve"> NUMPAGES  </w:instrText>
            </w:r>
            <w:r w:rsidR="00D76101" w:rsidRPr="00255F77">
              <w:rPr>
                <w:rFonts w:ascii="Nirmala UI Semilight" w:hAnsi="Nirmala UI Semilight" w:cs="Nirmala UI Semilight"/>
                <w:b/>
                <w:bCs/>
                <w:sz w:val="20"/>
                <w:szCs w:val="20"/>
              </w:rPr>
              <w:fldChar w:fldCharType="separate"/>
            </w:r>
            <w:r w:rsidR="00D76101" w:rsidRPr="00255F77">
              <w:rPr>
                <w:rFonts w:ascii="Nirmala UI Semilight" w:hAnsi="Nirmala UI Semilight" w:cs="Nirmala UI Semilight"/>
                <w:b/>
                <w:bCs/>
                <w:noProof/>
                <w:sz w:val="18"/>
                <w:szCs w:val="18"/>
              </w:rPr>
              <w:t>2</w:t>
            </w:r>
            <w:r w:rsidR="00D76101" w:rsidRPr="00255F77">
              <w:rPr>
                <w:rFonts w:ascii="Nirmala UI Semilight" w:hAnsi="Nirmala UI Semilight" w:cs="Nirmala UI Semilight"/>
                <w:b/>
                <w:bCs/>
                <w:sz w:val="20"/>
                <w:szCs w:val="20"/>
              </w:rPr>
              <w:fldChar w:fldCharType="end"/>
            </w:r>
          </w:p>
        </w:sdtContent>
      </w:sdt>
    </w:sdtContent>
  </w:sdt>
  <w:p w14:paraId="67320566" w14:textId="77777777" w:rsidR="002544D4" w:rsidRDefault="002544D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09E1C" w14:textId="574CD500" w:rsidR="00355920" w:rsidRDefault="00355920" w:rsidP="0035592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8E2DF" w14:textId="77777777" w:rsidR="00582BFC" w:rsidRDefault="00582BFC" w:rsidP="00171FBE">
      <w:r>
        <w:separator/>
      </w:r>
    </w:p>
    <w:p w14:paraId="0B544767" w14:textId="77777777" w:rsidR="00582BFC" w:rsidRDefault="00582BFC"/>
  </w:footnote>
  <w:footnote w:type="continuationSeparator" w:id="0">
    <w:p w14:paraId="37A88043" w14:textId="77777777" w:rsidR="00582BFC" w:rsidRDefault="00582BFC" w:rsidP="00171FBE">
      <w:r>
        <w:continuationSeparator/>
      </w:r>
    </w:p>
    <w:p w14:paraId="564D5664" w14:textId="77777777" w:rsidR="00582BFC" w:rsidRDefault="00582BFC"/>
  </w:footnote>
  <w:footnote w:type="continuationNotice" w:id="1">
    <w:p w14:paraId="1D440F1D" w14:textId="77777777" w:rsidR="00582BFC" w:rsidRDefault="00582BF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4955A" w14:textId="6BE51027" w:rsidR="001866C2" w:rsidRDefault="00000000" w:rsidP="001866C2">
    <w:pPr>
      <w:pStyle w:val="Header"/>
      <w:tabs>
        <w:tab w:val="clear" w:pos="4680"/>
        <w:tab w:val="clear" w:pos="9360"/>
        <w:tab w:val="left" w:pos="3873"/>
      </w:tabs>
    </w:pPr>
    <w:r>
      <w:rPr>
        <w:noProof/>
      </w:rPr>
      <w:pict w14:anchorId="7CF6C81D">
        <v:shapetype id="_x0000_t202" coordsize="21600,21600" o:spt="202" path="m,l,21600r21600,l21600,xe">
          <v:stroke joinstyle="miter"/>
          <v:path gradientshapeok="t" o:connecttype="rect"/>
        </v:shapetype>
        <v:shape id="Text Box 2" o:spid="_x0000_s1040" type="#_x0000_t202" style="position:absolute;margin-left:126pt;margin-top:-26.65pt;width:380.2pt;height:36.35pt;z-index:251658243;visibility:visible;mso-wrap-distance-left:9pt;mso-wrap-distance-top:3.6pt;mso-wrap-distance-right:9pt;mso-wrap-distance-bottom:3.6pt;mso-position-horizontal-relative:text;mso-position-vertical-relative:text;mso-width-relative:margin;mso-height-relative:margin;v-text-anchor:top" stroked="f">
          <v:textbox style="mso-next-textbox:#Text Box 2">
            <w:txbxContent>
              <w:p w14:paraId="1DA8E32F" w14:textId="4017084C" w:rsidR="00E0237C" w:rsidRPr="00D231EF" w:rsidRDefault="00F370D4" w:rsidP="0043352F">
                <w:pPr>
                  <w:jc w:val="center"/>
                  <w:rPr>
                    <w:rFonts w:ascii="Bookman Old Style" w:hAnsi="Bookman Old Style" w:cs="Arial"/>
                    <w:b/>
                    <w:bCs/>
                    <w:noProof/>
                    <w:color w:val="CC0000"/>
                    <w:sz w:val="36"/>
                    <w:szCs w:val="36"/>
                  </w:rPr>
                </w:pPr>
                <w:r w:rsidRPr="00D231EF">
                  <w:rPr>
                    <w:rFonts w:ascii="Bookman Old Style" w:hAnsi="Bookman Old Style" w:cs="Arial"/>
                    <w:b/>
                    <w:bCs/>
                    <w:noProof/>
                    <w:color w:val="CC0000"/>
                    <w:sz w:val="36"/>
                    <w:szCs w:val="36"/>
                  </w:rPr>
                  <w:t xml:space="preserve">AGRAWAL </w:t>
                </w:r>
                <w:r w:rsidR="0071553B" w:rsidRPr="00D231EF">
                  <w:rPr>
                    <w:rFonts w:ascii="Bookman Old Style" w:hAnsi="Bookman Old Style" w:cs="Arial"/>
                    <w:b/>
                    <w:bCs/>
                    <w:noProof/>
                    <w:color w:val="CC0000"/>
                    <w:sz w:val="36"/>
                    <w:szCs w:val="36"/>
                  </w:rPr>
                  <w:t>METAL WORK</w:t>
                </w:r>
                <w:r w:rsidR="00335588">
                  <w:rPr>
                    <w:rFonts w:ascii="Bookman Old Style" w:hAnsi="Bookman Old Style" w:cs="Arial"/>
                    <w:b/>
                    <w:bCs/>
                    <w:noProof/>
                    <w:color w:val="CC0000"/>
                    <w:sz w:val="36"/>
                    <w:szCs w:val="36"/>
                  </w:rPr>
                  <w:t>S</w:t>
                </w:r>
                <w:r w:rsidR="0071553B" w:rsidRPr="00D231EF">
                  <w:rPr>
                    <w:rFonts w:ascii="Bookman Old Style" w:hAnsi="Bookman Old Style" w:cs="Arial"/>
                    <w:b/>
                    <w:bCs/>
                    <w:noProof/>
                    <w:color w:val="CC0000"/>
                    <w:sz w:val="36"/>
                    <w:szCs w:val="36"/>
                  </w:rPr>
                  <w:t xml:space="preserve"> </w:t>
                </w:r>
                <w:r w:rsidR="00E0237C" w:rsidRPr="00D231EF">
                  <w:rPr>
                    <w:rFonts w:ascii="Bookman Old Style" w:hAnsi="Bookman Old Style" w:cs="Arial"/>
                    <w:b/>
                    <w:bCs/>
                    <w:noProof/>
                    <w:color w:val="CC0000"/>
                    <w:sz w:val="36"/>
                    <w:szCs w:val="36"/>
                  </w:rPr>
                  <w:t>Pvt. Ltd.</w:t>
                </w:r>
              </w:p>
            </w:txbxContent>
          </v:textbox>
          <w10:wrap type="square"/>
        </v:shape>
      </w:pict>
    </w:r>
    <w:r w:rsidR="00BD7385">
      <w:rPr>
        <w:noProof/>
      </w:rPr>
      <w:drawing>
        <wp:anchor distT="0" distB="0" distL="114300" distR="114300" simplePos="0" relativeHeight="251658241" behindDoc="0" locked="0" layoutInCell="1" allowOverlap="1" wp14:anchorId="66DE902C" wp14:editId="1A4A7F4C">
          <wp:simplePos x="0" y="0"/>
          <wp:positionH relativeFrom="column">
            <wp:posOffset>-102023</wp:posOffset>
          </wp:positionH>
          <wp:positionV relativeFrom="paragraph">
            <wp:posOffset>-415290</wp:posOffset>
          </wp:positionV>
          <wp:extent cx="1557655" cy="577215"/>
          <wp:effectExtent l="0" t="0" r="0" b="0"/>
          <wp:wrapTight wrapText="bothSides">
            <wp:wrapPolygon edited="0">
              <wp:start x="6076" y="0"/>
              <wp:lineTo x="264" y="11406"/>
              <wp:lineTo x="0" y="14257"/>
              <wp:lineTo x="0" y="18535"/>
              <wp:lineTo x="9774" y="20673"/>
              <wp:lineTo x="15322" y="20673"/>
              <wp:lineTo x="21397" y="20673"/>
              <wp:lineTo x="21397" y="13545"/>
              <wp:lineTo x="19812" y="11406"/>
              <wp:lineTo x="21133" y="0"/>
              <wp:lineTo x="6076" y="0"/>
            </wp:wrapPolygon>
          </wp:wrapTight>
          <wp:docPr id="833120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03516" name="Picture 35003516"/>
                  <pic:cNvPicPr/>
                </pic:nvPicPr>
                <pic:blipFill>
                  <a:blip r:embed="rId1">
                    <a:extLst>
                      <a:ext uri="{28A0092B-C50C-407E-A947-70E740481C1C}">
                        <a14:useLocalDpi xmlns:a14="http://schemas.microsoft.com/office/drawing/2010/main" val="0"/>
                      </a:ext>
                    </a:extLst>
                  </a:blip>
                  <a:stretch>
                    <a:fillRect/>
                  </a:stretch>
                </pic:blipFill>
                <pic:spPr>
                  <a:xfrm>
                    <a:off x="0" y="0"/>
                    <a:ext cx="1557655" cy="577215"/>
                  </a:xfrm>
                  <a:prstGeom prst="rect">
                    <a:avLst/>
                  </a:prstGeom>
                </pic:spPr>
              </pic:pic>
            </a:graphicData>
          </a:graphic>
          <wp14:sizeRelH relativeFrom="margin">
            <wp14:pctWidth>0</wp14:pctWidth>
          </wp14:sizeRelH>
          <wp14:sizeRelV relativeFrom="margin">
            <wp14:pctHeight>0</wp14:pctHeight>
          </wp14:sizeRelV>
        </wp:anchor>
      </w:drawing>
    </w:r>
  </w:p>
  <w:p w14:paraId="2B38D7DF" w14:textId="71AAA771" w:rsidR="00925428" w:rsidRDefault="00000000" w:rsidP="001866C2">
    <w:pPr>
      <w:pStyle w:val="Header"/>
      <w:tabs>
        <w:tab w:val="clear" w:pos="4680"/>
        <w:tab w:val="clear" w:pos="9360"/>
        <w:tab w:val="left" w:pos="3873"/>
      </w:tabs>
    </w:pPr>
    <w:r>
      <w:rPr>
        <w:noProof/>
      </w:rPr>
      <w:pict w14:anchorId="235061BF">
        <v:shapetype id="_x0000_t32" coordsize="21600,21600" o:spt="32" o:oned="t" path="m,l21600,21600e" filled="f">
          <v:path arrowok="t" fillok="f" o:connecttype="none"/>
          <o:lock v:ext="edit" shapetype="t"/>
        </v:shapetype>
        <v:shape id="_x0000_s1037" type="#_x0000_t32" style="position:absolute;margin-left:-45pt;margin-top:14.15pt;width:556.8pt;height:0;z-index:251658242;mso-position-horizontal-relative:text;mso-position-vertical-relative:text" o:connectortype="straight" strokecolor="#c00" strokeweight="3pt"/>
      </w:pict>
    </w:r>
  </w:p>
  <w:p w14:paraId="72F8DD00" w14:textId="2830C2B7" w:rsidR="00010668" w:rsidRDefault="00010668" w:rsidP="001866C2">
    <w:pPr>
      <w:pStyle w:val="Header"/>
      <w:tabs>
        <w:tab w:val="clear" w:pos="4680"/>
        <w:tab w:val="clear" w:pos="9360"/>
        <w:tab w:val="left" w:pos="3873"/>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82663" w14:textId="77777777" w:rsidR="00C24BF7" w:rsidRDefault="00C24BF7">
    <w:pPr>
      <w:pStyle w:val="Header"/>
    </w:pPr>
  </w:p>
  <w:p w14:paraId="64E59AE3" w14:textId="07894F0A" w:rsidR="00C24BF7" w:rsidRDefault="00C24BF7">
    <w:pPr>
      <w:pStyle w:val="Header"/>
    </w:pPr>
    <w:r>
      <w:rPr>
        <w:noProof/>
      </w:rPr>
      <w:drawing>
        <wp:inline distT="0" distB="0" distL="0" distR="0" wp14:anchorId="39A9E416" wp14:editId="4E27B898">
          <wp:extent cx="5943600" cy="5287645"/>
          <wp:effectExtent l="0" t="0" r="0" b="0"/>
          <wp:docPr id="12654041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28928" name="Picture 1385228928"/>
                  <pic:cNvPicPr/>
                </pic:nvPicPr>
                <pic:blipFill>
                  <a:blip r:embed="rId1">
                    <a:extLst>
                      <a:ext uri="{28A0092B-C50C-407E-A947-70E740481C1C}">
                        <a14:useLocalDpi xmlns:a14="http://schemas.microsoft.com/office/drawing/2010/main" val="0"/>
                      </a:ext>
                    </a:extLst>
                  </a:blip>
                  <a:stretch>
                    <a:fillRect/>
                  </a:stretch>
                </pic:blipFill>
                <pic:spPr>
                  <a:xfrm>
                    <a:off x="0" y="0"/>
                    <a:ext cx="5943600" cy="528764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664C0"/>
    <w:multiLevelType w:val="hybridMultilevel"/>
    <w:tmpl w:val="7CCC0D76"/>
    <w:lvl w:ilvl="0" w:tplc="78409B02">
      <w:start w:val="1"/>
      <w:numFmt w:val="bullet"/>
      <w:lvlText w:val="-"/>
      <w:lvlJc w:val="left"/>
      <w:pPr>
        <w:ind w:left="1080" w:hanging="360"/>
      </w:pPr>
      <w:rPr>
        <w:rFonts w:ascii="Courier New" w:hAnsi="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CE56F2E"/>
    <w:multiLevelType w:val="multilevel"/>
    <w:tmpl w:val="0C402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527E6A"/>
    <w:multiLevelType w:val="multilevel"/>
    <w:tmpl w:val="0FA2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C65A2"/>
    <w:multiLevelType w:val="multilevel"/>
    <w:tmpl w:val="7C5E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C32DC"/>
    <w:multiLevelType w:val="hybridMultilevel"/>
    <w:tmpl w:val="B642A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853FAA"/>
    <w:multiLevelType w:val="multilevel"/>
    <w:tmpl w:val="53EE4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627682"/>
    <w:multiLevelType w:val="multilevel"/>
    <w:tmpl w:val="6B7E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AE5A9E"/>
    <w:multiLevelType w:val="multilevel"/>
    <w:tmpl w:val="4F4ED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B72D6E"/>
    <w:multiLevelType w:val="multilevel"/>
    <w:tmpl w:val="2B14F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012AF5"/>
    <w:multiLevelType w:val="multilevel"/>
    <w:tmpl w:val="53BA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F62A02"/>
    <w:multiLevelType w:val="hybridMultilevel"/>
    <w:tmpl w:val="D41E128E"/>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97B5439"/>
    <w:multiLevelType w:val="hybridMultilevel"/>
    <w:tmpl w:val="B7C21C62"/>
    <w:lvl w:ilvl="0" w:tplc="40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C82FA0"/>
    <w:multiLevelType w:val="multilevel"/>
    <w:tmpl w:val="96BAE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6F42E9"/>
    <w:multiLevelType w:val="hybridMultilevel"/>
    <w:tmpl w:val="64B60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1E548B"/>
    <w:multiLevelType w:val="multilevel"/>
    <w:tmpl w:val="6522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5C7FE1"/>
    <w:multiLevelType w:val="multilevel"/>
    <w:tmpl w:val="4292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4260B9"/>
    <w:multiLevelType w:val="multilevel"/>
    <w:tmpl w:val="B3183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A41EE0"/>
    <w:multiLevelType w:val="multilevel"/>
    <w:tmpl w:val="68E81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D06B61"/>
    <w:multiLevelType w:val="hybridMultilevel"/>
    <w:tmpl w:val="8E26AE28"/>
    <w:lvl w:ilvl="0" w:tplc="40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2E25E6"/>
    <w:multiLevelType w:val="multilevel"/>
    <w:tmpl w:val="36DC0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3D1C2E"/>
    <w:multiLevelType w:val="hybridMultilevel"/>
    <w:tmpl w:val="D87490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E65693D"/>
    <w:multiLevelType w:val="hybridMultilevel"/>
    <w:tmpl w:val="7BFE40FC"/>
    <w:lvl w:ilvl="0" w:tplc="40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F3D4E5A"/>
    <w:multiLevelType w:val="hybridMultilevel"/>
    <w:tmpl w:val="853E0350"/>
    <w:lvl w:ilvl="0" w:tplc="7CFC66A4">
      <w:start w:val="1"/>
      <w:numFmt w:val="decimal"/>
      <w:lvlText w:val="%1)"/>
      <w:lvlJc w:val="left"/>
      <w:pPr>
        <w:ind w:left="501" w:hanging="360"/>
      </w:pPr>
      <w:rPr>
        <w:b/>
        <w:bCs/>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23" w15:restartNumberingAfterBreak="0">
    <w:nsid w:val="72FE50D9"/>
    <w:multiLevelType w:val="multilevel"/>
    <w:tmpl w:val="CC264D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776405DE"/>
    <w:multiLevelType w:val="hybridMultilevel"/>
    <w:tmpl w:val="742079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8801B29"/>
    <w:multiLevelType w:val="multilevel"/>
    <w:tmpl w:val="3860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8C7041"/>
    <w:multiLevelType w:val="multilevel"/>
    <w:tmpl w:val="71043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C7E4B07"/>
    <w:multiLevelType w:val="multilevel"/>
    <w:tmpl w:val="0986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0957800">
    <w:abstractNumId w:val="21"/>
  </w:num>
  <w:num w:numId="2" w16cid:durableId="487020640">
    <w:abstractNumId w:val="20"/>
  </w:num>
  <w:num w:numId="3" w16cid:durableId="43992635">
    <w:abstractNumId w:val="0"/>
  </w:num>
  <w:num w:numId="4" w16cid:durableId="1321696394">
    <w:abstractNumId w:val="24"/>
  </w:num>
  <w:num w:numId="5" w16cid:durableId="239756805">
    <w:abstractNumId w:val="1"/>
  </w:num>
  <w:num w:numId="6" w16cid:durableId="1563952492">
    <w:abstractNumId w:val="7"/>
  </w:num>
  <w:num w:numId="7" w16cid:durableId="451633873">
    <w:abstractNumId w:val="19"/>
  </w:num>
  <w:num w:numId="8" w16cid:durableId="1470517232">
    <w:abstractNumId w:val="8"/>
  </w:num>
  <w:num w:numId="9" w16cid:durableId="126897834">
    <w:abstractNumId w:val="12"/>
  </w:num>
  <w:num w:numId="10" w16cid:durableId="283656542">
    <w:abstractNumId w:val="5"/>
  </w:num>
  <w:num w:numId="11" w16cid:durableId="482746041">
    <w:abstractNumId w:val="17"/>
  </w:num>
  <w:num w:numId="12" w16cid:durableId="1774665867">
    <w:abstractNumId w:val="26"/>
  </w:num>
  <w:num w:numId="13" w16cid:durableId="915090108">
    <w:abstractNumId w:val="11"/>
  </w:num>
  <w:num w:numId="14" w16cid:durableId="1061100720">
    <w:abstractNumId w:val="18"/>
  </w:num>
  <w:num w:numId="15" w16cid:durableId="1169518639">
    <w:abstractNumId w:val="6"/>
  </w:num>
  <w:num w:numId="16" w16cid:durableId="1025330167">
    <w:abstractNumId w:val="15"/>
  </w:num>
  <w:num w:numId="17" w16cid:durableId="1892229830">
    <w:abstractNumId w:val="3"/>
  </w:num>
  <w:num w:numId="18" w16cid:durableId="496193133">
    <w:abstractNumId w:val="27"/>
  </w:num>
  <w:num w:numId="19" w16cid:durableId="952977417">
    <w:abstractNumId w:val="2"/>
  </w:num>
  <w:num w:numId="20" w16cid:durableId="1705861413">
    <w:abstractNumId w:val="4"/>
  </w:num>
  <w:num w:numId="21" w16cid:durableId="1477213056">
    <w:abstractNumId w:val="14"/>
  </w:num>
  <w:num w:numId="22" w16cid:durableId="1780103810">
    <w:abstractNumId w:val="25"/>
  </w:num>
  <w:num w:numId="23" w16cid:durableId="179854790">
    <w:abstractNumId w:val="9"/>
  </w:num>
  <w:num w:numId="24" w16cid:durableId="1914967773">
    <w:abstractNumId w:val="13"/>
  </w:num>
  <w:num w:numId="25" w16cid:durableId="1388449935">
    <w:abstractNumId w:val="10"/>
  </w:num>
  <w:num w:numId="26" w16cid:durableId="2071615100">
    <w:abstractNumId w:val="22"/>
  </w:num>
  <w:num w:numId="27" w16cid:durableId="1580290720">
    <w:abstractNumId w:val="23"/>
  </w:num>
  <w:num w:numId="28" w16cid:durableId="277687644">
    <w:abstractNumId w:val="16"/>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tvi Topiwala">
    <w15:presenceInfo w15:providerId="Windows Live" w15:userId="e9a1045423399ca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o:colormru v:ext="edit" colors="#c00,#344f21,#27511f"/>
    </o:shapedefaults>
    <o:shapelayout v:ext="edit">
      <o:idmap v:ext="edit" data="1"/>
      <o:rules v:ext="edit">
        <o:r id="V:Rule1" type="connector" idref="#_x0000_s1037"/>
      </o:rules>
    </o:shapelayout>
  </w:hdrShapeDefaults>
  <w:footnotePr>
    <w:footnote w:id="-1"/>
    <w:footnote w:id="0"/>
    <w:footnote w:id="1"/>
  </w:footnotePr>
  <w:endnotePr>
    <w:endnote w:id="-1"/>
    <w:endnote w:id="0"/>
    <w:endnote w:id="1"/>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C553F"/>
    <w:rsid w:val="000003B3"/>
    <w:rsid w:val="0000041E"/>
    <w:rsid w:val="00000557"/>
    <w:rsid w:val="00001438"/>
    <w:rsid w:val="0000485E"/>
    <w:rsid w:val="00004CBC"/>
    <w:rsid w:val="000057D4"/>
    <w:rsid w:val="00005C31"/>
    <w:rsid w:val="00005E94"/>
    <w:rsid w:val="00006F62"/>
    <w:rsid w:val="0000706F"/>
    <w:rsid w:val="00007D56"/>
    <w:rsid w:val="000100F6"/>
    <w:rsid w:val="00010668"/>
    <w:rsid w:val="00011D99"/>
    <w:rsid w:val="0001770B"/>
    <w:rsid w:val="00017D6F"/>
    <w:rsid w:val="0002223B"/>
    <w:rsid w:val="0002248D"/>
    <w:rsid w:val="00023374"/>
    <w:rsid w:val="000235C5"/>
    <w:rsid w:val="00023EFC"/>
    <w:rsid w:val="00024912"/>
    <w:rsid w:val="0002491C"/>
    <w:rsid w:val="00024C7D"/>
    <w:rsid w:val="0002514B"/>
    <w:rsid w:val="000251E6"/>
    <w:rsid w:val="000258B0"/>
    <w:rsid w:val="00027B92"/>
    <w:rsid w:val="00027F0F"/>
    <w:rsid w:val="000305A5"/>
    <w:rsid w:val="000306D7"/>
    <w:rsid w:val="00031B6D"/>
    <w:rsid w:val="000320C3"/>
    <w:rsid w:val="0003340D"/>
    <w:rsid w:val="00033A17"/>
    <w:rsid w:val="000341D3"/>
    <w:rsid w:val="000348D8"/>
    <w:rsid w:val="00034C50"/>
    <w:rsid w:val="00035B76"/>
    <w:rsid w:val="00035E39"/>
    <w:rsid w:val="00037304"/>
    <w:rsid w:val="000411AB"/>
    <w:rsid w:val="00041713"/>
    <w:rsid w:val="00041FD3"/>
    <w:rsid w:val="00043DD5"/>
    <w:rsid w:val="000442A8"/>
    <w:rsid w:val="000445A3"/>
    <w:rsid w:val="000447C7"/>
    <w:rsid w:val="0004529F"/>
    <w:rsid w:val="0004575D"/>
    <w:rsid w:val="00045EEA"/>
    <w:rsid w:val="00046322"/>
    <w:rsid w:val="0004689A"/>
    <w:rsid w:val="00047EB8"/>
    <w:rsid w:val="00051129"/>
    <w:rsid w:val="00051149"/>
    <w:rsid w:val="00052147"/>
    <w:rsid w:val="0005227F"/>
    <w:rsid w:val="00052B28"/>
    <w:rsid w:val="0005343F"/>
    <w:rsid w:val="000551AE"/>
    <w:rsid w:val="000567BC"/>
    <w:rsid w:val="00056CC3"/>
    <w:rsid w:val="00057185"/>
    <w:rsid w:val="000605EC"/>
    <w:rsid w:val="00061C54"/>
    <w:rsid w:val="00061E24"/>
    <w:rsid w:val="00062420"/>
    <w:rsid w:val="00063A27"/>
    <w:rsid w:val="00063A41"/>
    <w:rsid w:val="00064165"/>
    <w:rsid w:val="00065508"/>
    <w:rsid w:val="00066C09"/>
    <w:rsid w:val="0007025D"/>
    <w:rsid w:val="0007288A"/>
    <w:rsid w:val="00072EDB"/>
    <w:rsid w:val="00072F8E"/>
    <w:rsid w:val="00076223"/>
    <w:rsid w:val="00077E41"/>
    <w:rsid w:val="00080FEB"/>
    <w:rsid w:val="000820E9"/>
    <w:rsid w:val="00083417"/>
    <w:rsid w:val="00083EB9"/>
    <w:rsid w:val="0008490E"/>
    <w:rsid w:val="00084D1C"/>
    <w:rsid w:val="00085521"/>
    <w:rsid w:val="00085CA2"/>
    <w:rsid w:val="000905A4"/>
    <w:rsid w:val="00091AE8"/>
    <w:rsid w:val="00091E6B"/>
    <w:rsid w:val="00092ADB"/>
    <w:rsid w:val="00094D95"/>
    <w:rsid w:val="00095020"/>
    <w:rsid w:val="000953B0"/>
    <w:rsid w:val="00095AE9"/>
    <w:rsid w:val="00096C7B"/>
    <w:rsid w:val="00096D75"/>
    <w:rsid w:val="000A067F"/>
    <w:rsid w:val="000A18DE"/>
    <w:rsid w:val="000A1CEC"/>
    <w:rsid w:val="000A353D"/>
    <w:rsid w:val="000A3854"/>
    <w:rsid w:val="000A468E"/>
    <w:rsid w:val="000A52E8"/>
    <w:rsid w:val="000A53A5"/>
    <w:rsid w:val="000B0364"/>
    <w:rsid w:val="000B1550"/>
    <w:rsid w:val="000B1D4C"/>
    <w:rsid w:val="000B2B9C"/>
    <w:rsid w:val="000B3C99"/>
    <w:rsid w:val="000B3F99"/>
    <w:rsid w:val="000B4A29"/>
    <w:rsid w:val="000B673A"/>
    <w:rsid w:val="000B70B1"/>
    <w:rsid w:val="000B7FB0"/>
    <w:rsid w:val="000C080D"/>
    <w:rsid w:val="000C473C"/>
    <w:rsid w:val="000C47D3"/>
    <w:rsid w:val="000C5221"/>
    <w:rsid w:val="000C5244"/>
    <w:rsid w:val="000C6CB2"/>
    <w:rsid w:val="000C7380"/>
    <w:rsid w:val="000D2282"/>
    <w:rsid w:val="000D2742"/>
    <w:rsid w:val="000D4168"/>
    <w:rsid w:val="000D4A47"/>
    <w:rsid w:val="000D54A0"/>
    <w:rsid w:val="000D58E9"/>
    <w:rsid w:val="000D6F72"/>
    <w:rsid w:val="000E0778"/>
    <w:rsid w:val="000E18CE"/>
    <w:rsid w:val="000E1FF0"/>
    <w:rsid w:val="000E23A5"/>
    <w:rsid w:val="000E2DF2"/>
    <w:rsid w:val="000E3564"/>
    <w:rsid w:val="000E541A"/>
    <w:rsid w:val="000E56A0"/>
    <w:rsid w:val="000E578A"/>
    <w:rsid w:val="000E5D12"/>
    <w:rsid w:val="000E6F3C"/>
    <w:rsid w:val="000E79F8"/>
    <w:rsid w:val="000E7A8C"/>
    <w:rsid w:val="000F1FA8"/>
    <w:rsid w:val="000F245B"/>
    <w:rsid w:val="000F2722"/>
    <w:rsid w:val="000F3857"/>
    <w:rsid w:val="000F3A52"/>
    <w:rsid w:val="000F46F4"/>
    <w:rsid w:val="000F6ECC"/>
    <w:rsid w:val="000F75A2"/>
    <w:rsid w:val="000F7FE5"/>
    <w:rsid w:val="001007CB"/>
    <w:rsid w:val="001013C9"/>
    <w:rsid w:val="00101607"/>
    <w:rsid w:val="00103C32"/>
    <w:rsid w:val="00104A31"/>
    <w:rsid w:val="00104E48"/>
    <w:rsid w:val="00107807"/>
    <w:rsid w:val="00107B0B"/>
    <w:rsid w:val="001121FC"/>
    <w:rsid w:val="00114038"/>
    <w:rsid w:val="00114FC5"/>
    <w:rsid w:val="0011542D"/>
    <w:rsid w:val="0011544F"/>
    <w:rsid w:val="001155FA"/>
    <w:rsid w:val="0011564C"/>
    <w:rsid w:val="00117180"/>
    <w:rsid w:val="0011742A"/>
    <w:rsid w:val="00117C6A"/>
    <w:rsid w:val="00120018"/>
    <w:rsid w:val="00120FA3"/>
    <w:rsid w:val="00121D21"/>
    <w:rsid w:val="001224D6"/>
    <w:rsid w:val="001228D0"/>
    <w:rsid w:val="001229E9"/>
    <w:rsid w:val="00126034"/>
    <w:rsid w:val="00127135"/>
    <w:rsid w:val="00127636"/>
    <w:rsid w:val="00127C4A"/>
    <w:rsid w:val="00127CEF"/>
    <w:rsid w:val="001300E7"/>
    <w:rsid w:val="00130154"/>
    <w:rsid w:val="00130692"/>
    <w:rsid w:val="0013202E"/>
    <w:rsid w:val="00132416"/>
    <w:rsid w:val="00132F95"/>
    <w:rsid w:val="0013397B"/>
    <w:rsid w:val="00134B60"/>
    <w:rsid w:val="0013578C"/>
    <w:rsid w:val="001358E7"/>
    <w:rsid w:val="00140412"/>
    <w:rsid w:val="001405BC"/>
    <w:rsid w:val="00141010"/>
    <w:rsid w:val="00141167"/>
    <w:rsid w:val="001430B1"/>
    <w:rsid w:val="0014376D"/>
    <w:rsid w:val="00144206"/>
    <w:rsid w:val="00144ABE"/>
    <w:rsid w:val="00145BB3"/>
    <w:rsid w:val="00146887"/>
    <w:rsid w:val="0014744C"/>
    <w:rsid w:val="00147738"/>
    <w:rsid w:val="001479AE"/>
    <w:rsid w:val="00147A79"/>
    <w:rsid w:val="00147D80"/>
    <w:rsid w:val="001517FF"/>
    <w:rsid w:val="00152437"/>
    <w:rsid w:val="0015243F"/>
    <w:rsid w:val="00153064"/>
    <w:rsid w:val="0015331B"/>
    <w:rsid w:val="00154721"/>
    <w:rsid w:val="00154CAF"/>
    <w:rsid w:val="00154ECA"/>
    <w:rsid w:val="00155A07"/>
    <w:rsid w:val="00155ADD"/>
    <w:rsid w:val="00155B55"/>
    <w:rsid w:val="00155DBA"/>
    <w:rsid w:val="00155E83"/>
    <w:rsid w:val="00156753"/>
    <w:rsid w:val="0015712F"/>
    <w:rsid w:val="001571BE"/>
    <w:rsid w:val="0015721C"/>
    <w:rsid w:val="0015748E"/>
    <w:rsid w:val="00157614"/>
    <w:rsid w:val="001605C0"/>
    <w:rsid w:val="00160EFA"/>
    <w:rsid w:val="00161229"/>
    <w:rsid w:val="0016198F"/>
    <w:rsid w:val="00161B20"/>
    <w:rsid w:val="001629D2"/>
    <w:rsid w:val="00162A22"/>
    <w:rsid w:val="00163A3A"/>
    <w:rsid w:val="0016471B"/>
    <w:rsid w:val="00164974"/>
    <w:rsid w:val="00164FF8"/>
    <w:rsid w:val="001658EA"/>
    <w:rsid w:val="00167957"/>
    <w:rsid w:val="00170CA7"/>
    <w:rsid w:val="00171FBE"/>
    <w:rsid w:val="00172AED"/>
    <w:rsid w:val="001732BE"/>
    <w:rsid w:val="00173A81"/>
    <w:rsid w:val="00174630"/>
    <w:rsid w:val="00175AAB"/>
    <w:rsid w:val="00176B57"/>
    <w:rsid w:val="00180213"/>
    <w:rsid w:val="00180923"/>
    <w:rsid w:val="001819FB"/>
    <w:rsid w:val="00182210"/>
    <w:rsid w:val="00183338"/>
    <w:rsid w:val="00185DD9"/>
    <w:rsid w:val="001866C2"/>
    <w:rsid w:val="00190833"/>
    <w:rsid w:val="00192F5A"/>
    <w:rsid w:val="00193571"/>
    <w:rsid w:val="00194CD6"/>
    <w:rsid w:val="001959E8"/>
    <w:rsid w:val="00196E83"/>
    <w:rsid w:val="0019778E"/>
    <w:rsid w:val="00197A2D"/>
    <w:rsid w:val="001A0172"/>
    <w:rsid w:val="001A01C5"/>
    <w:rsid w:val="001A0440"/>
    <w:rsid w:val="001A11B1"/>
    <w:rsid w:val="001A2216"/>
    <w:rsid w:val="001A2FB3"/>
    <w:rsid w:val="001A3E26"/>
    <w:rsid w:val="001A4D62"/>
    <w:rsid w:val="001A6993"/>
    <w:rsid w:val="001A6F89"/>
    <w:rsid w:val="001A7D88"/>
    <w:rsid w:val="001B035D"/>
    <w:rsid w:val="001B1AC0"/>
    <w:rsid w:val="001B1DF4"/>
    <w:rsid w:val="001B27A0"/>
    <w:rsid w:val="001B41A5"/>
    <w:rsid w:val="001C260D"/>
    <w:rsid w:val="001C27D3"/>
    <w:rsid w:val="001C3E17"/>
    <w:rsid w:val="001C4B71"/>
    <w:rsid w:val="001C65D1"/>
    <w:rsid w:val="001C65E3"/>
    <w:rsid w:val="001C6E40"/>
    <w:rsid w:val="001C77E8"/>
    <w:rsid w:val="001D0022"/>
    <w:rsid w:val="001D08C9"/>
    <w:rsid w:val="001D16C9"/>
    <w:rsid w:val="001D3C8E"/>
    <w:rsid w:val="001D3F47"/>
    <w:rsid w:val="001D5DA2"/>
    <w:rsid w:val="001D6068"/>
    <w:rsid w:val="001D61A3"/>
    <w:rsid w:val="001D72D8"/>
    <w:rsid w:val="001E1DC6"/>
    <w:rsid w:val="001E20F9"/>
    <w:rsid w:val="001E31E3"/>
    <w:rsid w:val="001E47FD"/>
    <w:rsid w:val="001E777F"/>
    <w:rsid w:val="001F1200"/>
    <w:rsid w:val="001F281D"/>
    <w:rsid w:val="001F359E"/>
    <w:rsid w:val="001F363C"/>
    <w:rsid w:val="001F3757"/>
    <w:rsid w:val="001F4099"/>
    <w:rsid w:val="001F60E1"/>
    <w:rsid w:val="001F60FA"/>
    <w:rsid w:val="00200383"/>
    <w:rsid w:val="00200567"/>
    <w:rsid w:val="0020058B"/>
    <w:rsid w:val="002012B4"/>
    <w:rsid w:val="002013B8"/>
    <w:rsid w:val="002015D6"/>
    <w:rsid w:val="002022D0"/>
    <w:rsid w:val="00204375"/>
    <w:rsid w:val="0020694F"/>
    <w:rsid w:val="00206C65"/>
    <w:rsid w:val="00211537"/>
    <w:rsid w:val="00212C3B"/>
    <w:rsid w:val="002131AD"/>
    <w:rsid w:val="0021378E"/>
    <w:rsid w:val="00213AFF"/>
    <w:rsid w:val="00215738"/>
    <w:rsid w:val="00215AB8"/>
    <w:rsid w:val="00216ABD"/>
    <w:rsid w:val="002177AF"/>
    <w:rsid w:val="002205EE"/>
    <w:rsid w:val="00220EEE"/>
    <w:rsid w:val="00221361"/>
    <w:rsid w:val="00225650"/>
    <w:rsid w:val="00226A81"/>
    <w:rsid w:val="002273DA"/>
    <w:rsid w:val="00227D95"/>
    <w:rsid w:val="00227DC2"/>
    <w:rsid w:val="00230BB3"/>
    <w:rsid w:val="0023154D"/>
    <w:rsid w:val="00232ACD"/>
    <w:rsid w:val="00234ACB"/>
    <w:rsid w:val="00234E2D"/>
    <w:rsid w:val="0023614D"/>
    <w:rsid w:val="0023699B"/>
    <w:rsid w:val="00236DC7"/>
    <w:rsid w:val="0023712D"/>
    <w:rsid w:val="00237DEC"/>
    <w:rsid w:val="00240124"/>
    <w:rsid w:val="00240A5E"/>
    <w:rsid w:val="00241122"/>
    <w:rsid w:val="0024174A"/>
    <w:rsid w:val="00241EDC"/>
    <w:rsid w:val="00242A8E"/>
    <w:rsid w:val="002431D8"/>
    <w:rsid w:val="002434E4"/>
    <w:rsid w:val="00244852"/>
    <w:rsid w:val="00246157"/>
    <w:rsid w:val="002470BA"/>
    <w:rsid w:val="00247A30"/>
    <w:rsid w:val="00250D44"/>
    <w:rsid w:val="002511FB"/>
    <w:rsid w:val="0025348A"/>
    <w:rsid w:val="00253F55"/>
    <w:rsid w:val="002544D4"/>
    <w:rsid w:val="002547D7"/>
    <w:rsid w:val="00254F01"/>
    <w:rsid w:val="002557A0"/>
    <w:rsid w:val="002559DD"/>
    <w:rsid w:val="00255CEE"/>
    <w:rsid w:val="00255F77"/>
    <w:rsid w:val="002579E2"/>
    <w:rsid w:val="002606B9"/>
    <w:rsid w:val="002607CE"/>
    <w:rsid w:val="0026099E"/>
    <w:rsid w:val="00263B9E"/>
    <w:rsid w:val="00264AAB"/>
    <w:rsid w:val="002661D6"/>
    <w:rsid w:val="00266333"/>
    <w:rsid w:val="00267460"/>
    <w:rsid w:val="00267909"/>
    <w:rsid w:val="00270AA1"/>
    <w:rsid w:val="00271432"/>
    <w:rsid w:val="0027152A"/>
    <w:rsid w:val="0027192B"/>
    <w:rsid w:val="00271A37"/>
    <w:rsid w:val="00271C1C"/>
    <w:rsid w:val="002726FE"/>
    <w:rsid w:val="00272BF8"/>
    <w:rsid w:val="002731E1"/>
    <w:rsid w:val="002733F5"/>
    <w:rsid w:val="00275C76"/>
    <w:rsid w:val="00276BA0"/>
    <w:rsid w:val="00281669"/>
    <w:rsid w:val="002824DA"/>
    <w:rsid w:val="00283081"/>
    <w:rsid w:val="00283774"/>
    <w:rsid w:val="002837B4"/>
    <w:rsid w:val="00284A79"/>
    <w:rsid w:val="00284D68"/>
    <w:rsid w:val="00284F9C"/>
    <w:rsid w:val="002853B5"/>
    <w:rsid w:val="00285646"/>
    <w:rsid w:val="00285F91"/>
    <w:rsid w:val="00290DBD"/>
    <w:rsid w:val="0029179D"/>
    <w:rsid w:val="00293948"/>
    <w:rsid w:val="0029404E"/>
    <w:rsid w:val="002944BF"/>
    <w:rsid w:val="0029596D"/>
    <w:rsid w:val="0029702B"/>
    <w:rsid w:val="002A1354"/>
    <w:rsid w:val="002A1789"/>
    <w:rsid w:val="002A2224"/>
    <w:rsid w:val="002A3E1A"/>
    <w:rsid w:val="002A40CD"/>
    <w:rsid w:val="002A4159"/>
    <w:rsid w:val="002A4E19"/>
    <w:rsid w:val="002A63AD"/>
    <w:rsid w:val="002A6FD7"/>
    <w:rsid w:val="002A76D0"/>
    <w:rsid w:val="002B0576"/>
    <w:rsid w:val="002B0850"/>
    <w:rsid w:val="002B1C53"/>
    <w:rsid w:val="002B2509"/>
    <w:rsid w:val="002B25B3"/>
    <w:rsid w:val="002B53AE"/>
    <w:rsid w:val="002B5D25"/>
    <w:rsid w:val="002B5D8B"/>
    <w:rsid w:val="002B5E92"/>
    <w:rsid w:val="002B6636"/>
    <w:rsid w:val="002B6845"/>
    <w:rsid w:val="002B6B26"/>
    <w:rsid w:val="002B7A07"/>
    <w:rsid w:val="002C3E1B"/>
    <w:rsid w:val="002C43C7"/>
    <w:rsid w:val="002C47DB"/>
    <w:rsid w:val="002C49E3"/>
    <w:rsid w:val="002C51B7"/>
    <w:rsid w:val="002C5377"/>
    <w:rsid w:val="002C5AFE"/>
    <w:rsid w:val="002C5D35"/>
    <w:rsid w:val="002C7777"/>
    <w:rsid w:val="002C7967"/>
    <w:rsid w:val="002C7E15"/>
    <w:rsid w:val="002C7F54"/>
    <w:rsid w:val="002D0463"/>
    <w:rsid w:val="002D1130"/>
    <w:rsid w:val="002D19EF"/>
    <w:rsid w:val="002D2037"/>
    <w:rsid w:val="002D29C8"/>
    <w:rsid w:val="002D2A05"/>
    <w:rsid w:val="002D4C8D"/>
    <w:rsid w:val="002D4EC5"/>
    <w:rsid w:val="002D5E51"/>
    <w:rsid w:val="002D6668"/>
    <w:rsid w:val="002D6F83"/>
    <w:rsid w:val="002D79ED"/>
    <w:rsid w:val="002D7BB2"/>
    <w:rsid w:val="002E1833"/>
    <w:rsid w:val="002E3FC2"/>
    <w:rsid w:val="002E4E15"/>
    <w:rsid w:val="002E5C59"/>
    <w:rsid w:val="002E6E27"/>
    <w:rsid w:val="002E7738"/>
    <w:rsid w:val="002F052D"/>
    <w:rsid w:val="002F1081"/>
    <w:rsid w:val="002F130D"/>
    <w:rsid w:val="002F1703"/>
    <w:rsid w:val="002F20D8"/>
    <w:rsid w:val="002F34FF"/>
    <w:rsid w:val="002F3584"/>
    <w:rsid w:val="002F3BE8"/>
    <w:rsid w:val="002F43ED"/>
    <w:rsid w:val="002F5F56"/>
    <w:rsid w:val="002F667B"/>
    <w:rsid w:val="002F6792"/>
    <w:rsid w:val="002F6C73"/>
    <w:rsid w:val="002F6F4B"/>
    <w:rsid w:val="002F74EC"/>
    <w:rsid w:val="00302D7D"/>
    <w:rsid w:val="00303971"/>
    <w:rsid w:val="003048C4"/>
    <w:rsid w:val="00305615"/>
    <w:rsid w:val="00307184"/>
    <w:rsid w:val="003104FA"/>
    <w:rsid w:val="00312ECC"/>
    <w:rsid w:val="003142D6"/>
    <w:rsid w:val="003155F4"/>
    <w:rsid w:val="003159D8"/>
    <w:rsid w:val="00316280"/>
    <w:rsid w:val="00316336"/>
    <w:rsid w:val="00317FE3"/>
    <w:rsid w:val="003213E7"/>
    <w:rsid w:val="003240DC"/>
    <w:rsid w:val="0032466C"/>
    <w:rsid w:val="003250C7"/>
    <w:rsid w:val="00325138"/>
    <w:rsid w:val="00325BBD"/>
    <w:rsid w:val="0032738D"/>
    <w:rsid w:val="003326D2"/>
    <w:rsid w:val="0033435B"/>
    <w:rsid w:val="0033486C"/>
    <w:rsid w:val="00334DE9"/>
    <w:rsid w:val="00335588"/>
    <w:rsid w:val="00335925"/>
    <w:rsid w:val="0033618F"/>
    <w:rsid w:val="00336383"/>
    <w:rsid w:val="00336423"/>
    <w:rsid w:val="0033679E"/>
    <w:rsid w:val="003367EB"/>
    <w:rsid w:val="00337131"/>
    <w:rsid w:val="0034104A"/>
    <w:rsid w:val="00341240"/>
    <w:rsid w:val="00341C0D"/>
    <w:rsid w:val="00342ACC"/>
    <w:rsid w:val="00342E41"/>
    <w:rsid w:val="00343069"/>
    <w:rsid w:val="00343560"/>
    <w:rsid w:val="00345F80"/>
    <w:rsid w:val="003462AB"/>
    <w:rsid w:val="00346744"/>
    <w:rsid w:val="003475D2"/>
    <w:rsid w:val="00350111"/>
    <w:rsid w:val="00350CAC"/>
    <w:rsid w:val="003528F3"/>
    <w:rsid w:val="00352C06"/>
    <w:rsid w:val="00354695"/>
    <w:rsid w:val="00355920"/>
    <w:rsid w:val="0035639F"/>
    <w:rsid w:val="00357DC3"/>
    <w:rsid w:val="003615C9"/>
    <w:rsid w:val="003616F5"/>
    <w:rsid w:val="0036181E"/>
    <w:rsid w:val="00361B65"/>
    <w:rsid w:val="0036220B"/>
    <w:rsid w:val="003627D2"/>
    <w:rsid w:val="00364221"/>
    <w:rsid w:val="00364297"/>
    <w:rsid w:val="0036491A"/>
    <w:rsid w:val="003653F4"/>
    <w:rsid w:val="00365865"/>
    <w:rsid w:val="003658F2"/>
    <w:rsid w:val="00365AE1"/>
    <w:rsid w:val="003665A3"/>
    <w:rsid w:val="00366D89"/>
    <w:rsid w:val="003671D5"/>
    <w:rsid w:val="00367A59"/>
    <w:rsid w:val="00370833"/>
    <w:rsid w:val="00372154"/>
    <w:rsid w:val="003726EF"/>
    <w:rsid w:val="00376380"/>
    <w:rsid w:val="00376A2C"/>
    <w:rsid w:val="00377E8E"/>
    <w:rsid w:val="00380E6D"/>
    <w:rsid w:val="0038188C"/>
    <w:rsid w:val="00381C03"/>
    <w:rsid w:val="003832E4"/>
    <w:rsid w:val="003844F7"/>
    <w:rsid w:val="00386575"/>
    <w:rsid w:val="00386E56"/>
    <w:rsid w:val="0039253F"/>
    <w:rsid w:val="003930BE"/>
    <w:rsid w:val="00394286"/>
    <w:rsid w:val="0039493E"/>
    <w:rsid w:val="00396F55"/>
    <w:rsid w:val="0039798D"/>
    <w:rsid w:val="00397AE6"/>
    <w:rsid w:val="003A126D"/>
    <w:rsid w:val="003A13BF"/>
    <w:rsid w:val="003A4AEE"/>
    <w:rsid w:val="003A57CD"/>
    <w:rsid w:val="003A61B6"/>
    <w:rsid w:val="003A637B"/>
    <w:rsid w:val="003A7CBE"/>
    <w:rsid w:val="003B01BB"/>
    <w:rsid w:val="003B0202"/>
    <w:rsid w:val="003B13F8"/>
    <w:rsid w:val="003B32BE"/>
    <w:rsid w:val="003B566C"/>
    <w:rsid w:val="003B6868"/>
    <w:rsid w:val="003C1F7F"/>
    <w:rsid w:val="003C284C"/>
    <w:rsid w:val="003C386B"/>
    <w:rsid w:val="003C4779"/>
    <w:rsid w:val="003C5DEB"/>
    <w:rsid w:val="003C6B88"/>
    <w:rsid w:val="003C7058"/>
    <w:rsid w:val="003D1767"/>
    <w:rsid w:val="003D378E"/>
    <w:rsid w:val="003D3D68"/>
    <w:rsid w:val="003D4883"/>
    <w:rsid w:val="003D519A"/>
    <w:rsid w:val="003D6118"/>
    <w:rsid w:val="003D6CF6"/>
    <w:rsid w:val="003E0F14"/>
    <w:rsid w:val="003E0FE8"/>
    <w:rsid w:val="003E2F55"/>
    <w:rsid w:val="003E3DAB"/>
    <w:rsid w:val="003E3E53"/>
    <w:rsid w:val="003E6321"/>
    <w:rsid w:val="003E7567"/>
    <w:rsid w:val="003F08EE"/>
    <w:rsid w:val="003F277C"/>
    <w:rsid w:val="003F3360"/>
    <w:rsid w:val="003F3474"/>
    <w:rsid w:val="003F4B06"/>
    <w:rsid w:val="003F4B6A"/>
    <w:rsid w:val="003F61EA"/>
    <w:rsid w:val="003F6962"/>
    <w:rsid w:val="003F6A35"/>
    <w:rsid w:val="003F6E24"/>
    <w:rsid w:val="003F6F10"/>
    <w:rsid w:val="003F7550"/>
    <w:rsid w:val="003F7713"/>
    <w:rsid w:val="0040013C"/>
    <w:rsid w:val="00401853"/>
    <w:rsid w:val="00401E5E"/>
    <w:rsid w:val="004035EE"/>
    <w:rsid w:val="004039E8"/>
    <w:rsid w:val="00403D8E"/>
    <w:rsid w:val="00404EE8"/>
    <w:rsid w:val="00405ADF"/>
    <w:rsid w:val="004077A6"/>
    <w:rsid w:val="004109F2"/>
    <w:rsid w:val="00411D2A"/>
    <w:rsid w:val="00412FD0"/>
    <w:rsid w:val="0041711E"/>
    <w:rsid w:val="0042092F"/>
    <w:rsid w:val="00421F51"/>
    <w:rsid w:val="00422237"/>
    <w:rsid w:val="004241BA"/>
    <w:rsid w:val="00424517"/>
    <w:rsid w:val="0042522C"/>
    <w:rsid w:val="004256BF"/>
    <w:rsid w:val="00426CD2"/>
    <w:rsid w:val="0043049C"/>
    <w:rsid w:val="0043159F"/>
    <w:rsid w:val="00431A36"/>
    <w:rsid w:val="0043282A"/>
    <w:rsid w:val="00433223"/>
    <w:rsid w:val="0043352F"/>
    <w:rsid w:val="00434305"/>
    <w:rsid w:val="004343BF"/>
    <w:rsid w:val="00436B5F"/>
    <w:rsid w:val="00437BD6"/>
    <w:rsid w:val="00440A7B"/>
    <w:rsid w:val="00442D62"/>
    <w:rsid w:val="00442DDA"/>
    <w:rsid w:val="00444202"/>
    <w:rsid w:val="0044519C"/>
    <w:rsid w:val="00445DBA"/>
    <w:rsid w:val="0044729E"/>
    <w:rsid w:val="00453FFC"/>
    <w:rsid w:val="00454EA1"/>
    <w:rsid w:val="00455711"/>
    <w:rsid w:val="004562C7"/>
    <w:rsid w:val="0045681B"/>
    <w:rsid w:val="004571A8"/>
    <w:rsid w:val="004604E9"/>
    <w:rsid w:val="004615EC"/>
    <w:rsid w:val="00461AF5"/>
    <w:rsid w:val="00462323"/>
    <w:rsid w:val="00464419"/>
    <w:rsid w:val="00464968"/>
    <w:rsid w:val="00464A9F"/>
    <w:rsid w:val="0046549A"/>
    <w:rsid w:val="004657E7"/>
    <w:rsid w:val="00466EB0"/>
    <w:rsid w:val="0047009D"/>
    <w:rsid w:val="0047057F"/>
    <w:rsid w:val="004734E4"/>
    <w:rsid w:val="004735B5"/>
    <w:rsid w:val="00474CDA"/>
    <w:rsid w:val="00476A99"/>
    <w:rsid w:val="00477414"/>
    <w:rsid w:val="00477D58"/>
    <w:rsid w:val="004833C5"/>
    <w:rsid w:val="00483D47"/>
    <w:rsid w:val="00492E3C"/>
    <w:rsid w:val="004938AE"/>
    <w:rsid w:val="00495770"/>
    <w:rsid w:val="004958E6"/>
    <w:rsid w:val="00495A28"/>
    <w:rsid w:val="00495C85"/>
    <w:rsid w:val="004973C8"/>
    <w:rsid w:val="00497FC9"/>
    <w:rsid w:val="004A0C21"/>
    <w:rsid w:val="004A282D"/>
    <w:rsid w:val="004A2D7A"/>
    <w:rsid w:val="004A42B6"/>
    <w:rsid w:val="004A6190"/>
    <w:rsid w:val="004A66CC"/>
    <w:rsid w:val="004B2B0D"/>
    <w:rsid w:val="004B3A87"/>
    <w:rsid w:val="004B51F6"/>
    <w:rsid w:val="004B6B61"/>
    <w:rsid w:val="004C0C65"/>
    <w:rsid w:val="004C2ABF"/>
    <w:rsid w:val="004C33EF"/>
    <w:rsid w:val="004C3F1A"/>
    <w:rsid w:val="004C4CA5"/>
    <w:rsid w:val="004C5554"/>
    <w:rsid w:val="004C65FE"/>
    <w:rsid w:val="004C6C85"/>
    <w:rsid w:val="004C6CAE"/>
    <w:rsid w:val="004C7AD9"/>
    <w:rsid w:val="004D143E"/>
    <w:rsid w:val="004D15FD"/>
    <w:rsid w:val="004D19C6"/>
    <w:rsid w:val="004D1DE4"/>
    <w:rsid w:val="004D210D"/>
    <w:rsid w:val="004D58EB"/>
    <w:rsid w:val="004D5C49"/>
    <w:rsid w:val="004D646C"/>
    <w:rsid w:val="004D6A51"/>
    <w:rsid w:val="004D7CF1"/>
    <w:rsid w:val="004E02AB"/>
    <w:rsid w:val="004E03AD"/>
    <w:rsid w:val="004E0507"/>
    <w:rsid w:val="004E082D"/>
    <w:rsid w:val="004E21AE"/>
    <w:rsid w:val="004E4297"/>
    <w:rsid w:val="004E6A65"/>
    <w:rsid w:val="004E6B74"/>
    <w:rsid w:val="004E7979"/>
    <w:rsid w:val="004F03D4"/>
    <w:rsid w:val="004F16C5"/>
    <w:rsid w:val="004F1A3C"/>
    <w:rsid w:val="004F2019"/>
    <w:rsid w:val="004F25DE"/>
    <w:rsid w:val="004F26A6"/>
    <w:rsid w:val="004F32A9"/>
    <w:rsid w:val="004F35CC"/>
    <w:rsid w:val="004F555D"/>
    <w:rsid w:val="004F70A2"/>
    <w:rsid w:val="004F72D6"/>
    <w:rsid w:val="005022A5"/>
    <w:rsid w:val="00502F55"/>
    <w:rsid w:val="00503015"/>
    <w:rsid w:val="005047DE"/>
    <w:rsid w:val="00505A4A"/>
    <w:rsid w:val="00506E8A"/>
    <w:rsid w:val="00507A3D"/>
    <w:rsid w:val="0051007D"/>
    <w:rsid w:val="00510133"/>
    <w:rsid w:val="00510A10"/>
    <w:rsid w:val="00511494"/>
    <w:rsid w:val="005123B4"/>
    <w:rsid w:val="00513E0A"/>
    <w:rsid w:val="005158CF"/>
    <w:rsid w:val="00515CAC"/>
    <w:rsid w:val="00517669"/>
    <w:rsid w:val="00517E6B"/>
    <w:rsid w:val="00520ED5"/>
    <w:rsid w:val="00520F93"/>
    <w:rsid w:val="005210A4"/>
    <w:rsid w:val="005218EE"/>
    <w:rsid w:val="005228E5"/>
    <w:rsid w:val="00522E28"/>
    <w:rsid w:val="00523643"/>
    <w:rsid w:val="00524D44"/>
    <w:rsid w:val="00524D4A"/>
    <w:rsid w:val="00526128"/>
    <w:rsid w:val="00526F97"/>
    <w:rsid w:val="005304D0"/>
    <w:rsid w:val="005324CB"/>
    <w:rsid w:val="00532721"/>
    <w:rsid w:val="00532BFA"/>
    <w:rsid w:val="0053441F"/>
    <w:rsid w:val="005372A2"/>
    <w:rsid w:val="005375D2"/>
    <w:rsid w:val="005376A4"/>
    <w:rsid w:val="00537E71"/>
    <w:rsid w:val="00541FC6"/>
    <w:rsid w:val="00542CB3"/>
    <w:rsid w:val="0054665C"/>
    <w:rsid w:val="00547E3D"/>
    <w:rsid w:val="0055004B"/>
    <w:rsid w:val="005502EA"/>
    <w:rsid w:val="00552BD2"/>
    <w:rsid w:val="00553A17"/>
    <w:rsid w:val="00554B3F"/>
    <w:rsid w:val="00555B79"/>
    <w:rsid w:val="00556118"/>
    <w:rsid w:val="005566D5"/>
    <w:rsid w:val="00556CA7"/>
    <w:rsid w:val="00557735"/>
    <w:rsid w:val="00560B51"/>
    <w:rsid w:val="00561326"/>
    <w:rsid w:val="00563310"/>
    <w:rsid w:val="00563604"/>
    <w:rsid w:val="00563653"/>
    <w:rsid w:val="00563C83"/>
    <w:rsid w:val="0056487E"/>
    <w:rsid w:val="00564D0E"/>
    <w:rsid w:val="00567D34"/>
    <w:rsid w:val="00567F1D"/>
    <w:rsid w:val="0057105B"/>
    <w:rsid w:val="005764F5"/>
    <w:rsid w:val="00577108"/>
    <w:rsid w:val="005775B6"/>
    <w:rsid w:val="00577DC7"/>
    <w:rsid w:val="00577DFB"/>
    <w:rsid w:val="00580916"/>
    <w:rsid w:val="00581A9C"/>
    <w:rsid w:val="0058250D"/>
    <w:rsid w:val="00582BFC"/>
    <w:rsid w:val="00584A79"/>
    <w:rsid w:val="005861D9"/>
    <w:rsid w:val="005861F9"/>
    <w:rsid w:val="00586FF9"/>
    <w:rsid w:val="0059015C"/>
    <w:rsid w:val="0059188D"/>
    <w:rsid w:val="00591E32"/>
    <w:rsid w:val="00592A39"/>
    <w:rsid w:val="00592C5A"/>
    <w:rsid w:val="00596093"/>
    <w:rsid w:val="0059663E"/>
    <w:rsid w:val="00597EAA"/>
    <w:rsid w:val="005A29D0"/>
    <w:rsid w:val="005A7C84"/>
    <w:rsid w:val="005A7EAA"/>
    <w:rsid w:val="005B04F2"/>
    <w:rsid w:val="005B058F"/>
    <w:rsid w:val="005B2AAF"/>
    <w:rsid w:val="005B3021"/>
    <w:rsid w:val="005B3502"/>
    <w:rsid w:val="005B3597"/>
    <w:rsid w:val="005B38F6"/>
    <w:rsid w:val="005B3B9A"/>
    <w:rsid w:val="005B410F"/>
    <w:rsid w:val="005B4521"/>
    <w:rsid w:val="005B5164"/>
    <w:rsid w:val="005B6560"/>
    <w:rsid w:val="005C10E8"/>
    <w:rsid w:val="005C13C2"/>
    <w:rsid w:val="005C1A31"/>
    <w:rsid w:val="005C32A6"/>
    <w:rsid w:val="005C3F80"/>
    <w:rsid w:val="005C3FCE"/>
    <w:rsid w:val="005C41C2"/>
    <w:rsid w:val="005C57F4"/>
    <w:rsid w:val="005C5DBC"/>
    <w:rsid w:val="005C7AEC"/>
    <w:rsid w:val="005D0A14"/>
    <w:rsid w:val="005D0DFC"/>
    <w:rsid w:val="005D11FC"/>
    <w:rsid w:val="005D134A"/>
    <w:rsid w:val="005D33C6"/>
    <w:rsid w:val="005D3848"/>
    <w:rsid w:val="005D53BB"/>
    <w:rsid w:val="005D6B81"/>
    <w:rsid w:val="005E03C8"/>
    <w:rsid w:val="005E1587"/>
    <w:rsid w:val="005E2533"/>
    <w:rsid w:val="005E2917"/>
    <w:rsid w:val="005E4F8E"/>
    <w:rsid w:val="005E6A2B"/>
    <w:rsid w:val="005E7E73"/>
    <w:rsid w:val="005E7F36"/>
    <w:rsid w:val="005F1BB8"/>
    <w:rsid w:val="005F1ECC"/>
    <w:rsid w:val="005F27E9"/>
    <w:rsid w:val="005F28BC"/>
    <w:rsid w:val="005F42C5"/>
    <w:rsid w:val="005F5522"/>
    <w:rsid w:val="005F60FF"/>
    <w:rsid w:val="006003A8"/>
    <w:rsid w:val="00602050"/>
    <w:rsid w:val="00602C46"/>
    <w:rsid w:val="006035BA"/>
    <w:rsid w:val="00605C6D"/>
    <w:rsid w:val="0060602B"/>
    <w:rsid w:val="00606779"/>
    <w:rsid w:val="00606AB7"/>
    <w:rsid w:val="0060743B"/>
    <w:rsid w:val="006077B0"/>
    <w:rsid w:val="00607C2B"/>
    <w:rsid w:val="0061060E"/>
    <w:rsid w:val="00611339"/>
    <w:rsid w:val="00611DF8"/>
    <w:rsid w:val="0061324D"/>
    <w:rsid w:val="00613433"/>
    <w:rsid w:val="00614212"/>
    <w:rsid w:val="00614C05"/>
    <w:rsid w:val="00615768"/>
    <w:rsid w:val="00616398"/>
    <w:rsid w:val="00616F8E"/>
    <w:rsid w:val="00617403"/>
    <w:rsid w:val="006174F2"/>
    <w:rsid w:val="00617A2B"/>
    <w:rsid w:val="00621AF7"/>
    <w:rsid w:val="0062215A"/>
    <w:rsid w:val="00623B6F"/>
    <w:rsid w:val="00623B9D"/>
    <w:rsid w:val="00623EE1"/>
    <w:rsid w:val="0063022D"/>
    <w:rsid w:val="00632F3B"/>
    <w:rsid w:val="00633BF7"/>
    <w:rsid w:val="00633C3A"/>
    <w:rsid w:val="00634126"/>
    <w:rsid w:val="00634A5B"/>
    <w:rsid w:val="0063693D"/>
    <w:rsid w:val="00636A08"/>
    <w:rsid w:val="00636B11"/>
    <w:rsid w:val="00637727"/>
    <w:rsid w:val="00640115"/>
    <w:rsid w:val="00641A39"/>
    <w:rsid w:val="00641AFA"/>
    <w:rsid w:val="0064240C"/>
    <w:rsid w:val="00647171"/>
    <w:rsid w:val="00650685"/>
    <w:rsid w:val="006508BD"/>
    <w:rsid w:val="00650B7C"/>
    <w:rsid w:val="0065131F"/>
    <w:rsid w:val="00652D89"/>
    <w:rsid w:val="00653D2E"/>
    <w:rsid w:val="00654397"/>
    <w:rsid w:val="00654A7E"/>
    <w:rsid w:val="006551E4"/>
    <w:rsid w:val="0065611D"/>
    <w:rsid w:val="00656702"/>
    <w:rsid w:val="00656B1E"/>
    <w:rsid w:val="00657944"/>
    <w:rsid w:val="00660013"/>
    <w:rsid w:val="00660BA7"/>
    <w:rsid w:val="00661623"/>
    <w:rsid w:val="0066184B"/>
    <w:rsid w:val="0066304F"/>
    <w:rsid w:val="00663910"/>
    <w:rsid w:val="006646B4"/>
    <w:rsid w:val="006651AC"/>
    <w:rsid w:val="00665D68"/>
    <w:rsid w:val="00667C1A"/>
    <w:rsid w:val="00667C99"/>
    <w:rsid w:val="00667F6F"/>
    <w:rsid w:val="006717D2"/>
    <w:rsid w:val="00672F24"/>
    <w:rsid w:val="00673472"/>
    <w:rsid w:val="00673F78"/>
    <w:rsid w:val="0067453B"/>
    <w:rsid w:val="00674BF6"/>
    <w:rsid w:val="0067673D"/>
    <w:rsid w:val="00680A0D"/>
    <w:rsid w:val="00680D43"/>
    <w:rsid w:val="00680E61"/>
    <w:rsid w:val="00681BAB"/>
    <w:rsid w:val="00681D8C"/>
    <w:rsid w:val="006822FC"/>
    <w:rsid w:val="006840AF"/>
    <w:rsid w:val="0068479F"/>
    <w:rsid w:val="0068509B"/>
    <w:rsid w:val="00690245"/>
    <w:rsid w:val="00690B42"/>
    <w:rsid w:val="00692656"/>
    <w:rsid w:val="006937C6"/>
    <w:rsid w:val="006966BD"/>
    <w:rsid w:val="00697EAD"/>
    <w:rsid w:val="006A0B19"/>
    <w:rsid w:val="006A0EA9"/>
    <w:rsid w:val="006A1929"/>
    <w:rsid w:val="006A22D9"/>
    <w:rsid w:val="006A4302"/>
    <w:rsid w:val="006A44ED"/>
    <w:rsid w:val="006A514C"/>
    <w:rsid w:val="006A5319"/>
    <w:rsid w:val="006A61C5"/>
    <w:rsid w:val="006A7627"/>
    <w:rsid w:val="006B0790"/>
    <w:rsid w:val="006B096E"/>
    <w:rsid w:val="006B0F89"/>
    <w:rsid w:val="006B2EDC"/>
    <w:rsid w:val="006B359D"/>
    <w:rsid w:val="006B5ADA"/>
    <w:rsid w:val="006B62DD"/>
    <w:rsid w:val="006B6945"/>
    <w:rsid w:val="006C0219"/>
    <w:rsid w:val="006C05C6"/>
    <w:rsid w:val="006C1FA8"/>
    <w:rsid w:val="006C2166"/>
    <w:rsid w:val="006C2A04"/>
    <w:rsid w:val="006C3D9E"/>
    <w:rsid w:val="006C4215"/>
    <w:rsid w:val="006C48FE"/>
    <w:rsid w:val="006C4E80"/>
    <w:rsid w:val="006C4EB5"/>
    <w:rsid w:val="006C56F5"/>
    <w:rsid w:val="006C618D"/>
    <w:rsid w:val="006C6D9F"/>
    <w:rsid w:val="006C76EC"/>
    <w:rsid w:val="006C7F25"/>
    <w:rsid w:val="006D0470"/>
    <w:rsid w:val="006D04C4"/>
    <w:rsid w:val="006D142E"/>
    <w:rsid w:val="006D235A"/>
    <w:rsid w:val="006D28FD"/>
    <w:rsid w:val="006D38EC"/>
    <w:rsid w:val="006D3BEF"/>
    <w:rsid w:val="006D5254"/>
    <w:rsid w:val="006D563C"/>
    <w:rsid w:val="006D721A"/>
    <w:rsid w:val="006D7C1C"/>
    <w:rsid w:val="006E0ECF"/>
    <w:rsid w:val="006E237C"/>
    <w:rsid w:val="006E2487"/>
    <w:rsid w:val="006E2B51"/>
    <w:rsid w:val="006E2BD5"/>
    <w:rsid w:val="006E4376"/>
    <w:rsid w:val="006E4B6F"/>
    <w:rsid w:val="006E5DFC"/>
    <w:rsid w:val="006E6250"/>
    <w:rsid w:val="006E6DC0"/>
    <w:rsid w:val="006E70B4"/>
    <w:rsid w:val="006E76FF"/>
    <w:rsid w:val="006E77FF"/>
    <w:rsid w:val="006E7D79"/>
    <w:rsid w:val="006F0198"/>
    <w:rsid w:val="006F01E8"/>
    <w:rsid w:val="006F0323"/>
    <w:rsid w:val="006F0948"/>
    <w:rsid w:val="006F2EE9"/>
    <w:rsid w:val="006F32A7"/>
    <w:rsid w:val="006F5EC2"/>
    <w:rsid w:val="006F644C"/>
    <w:rsid w:val="006F69A0"/>
    <w:rsid w:val="006F7884"/>
    <w:rsid w:val="00700B77"/>
    <w:rsid w:val="00700FE7"/>
    <w:rsid w:val="00701653"/>
    <w:rsid w:val="007016D9"/>
    <w:rsid w:val="00702908"/>
    <w:rsid w:val="00702A29"/>
    <w:rsid w:val="00702BE1"/>
    <w:rsid w:val="00703EFE"/>
    <w:rsid w:val="007055C3"/>
    <w:rsid w:val="007059D3"/>
    <w:rsid w:val="00705B6C"/>
    <w:rsid w:val="007067E5"/>
    <w:rsid w:val="0070731C"/>
    <w:rsid w:val="00710698"/>
    <w:rsid w:val="00710E24"/>
    <w:rsid w:val="00712D9F"/>
    <w:rsid w:val="007131D6"/>
    <w:rsid w:val="00713CEB"/>
    <w:rsid w:val="0071454D"/>
    <w:rsid w:val="00715141"/>
    <w:rsid w:val="0071553B"/>
    <w:rsid w:val="0071596C"/>
    <w:rsid w:val="007160F2"/>
    <w:rsid w:val="0071666F"/>
    <w:rsid w:val="00716AAF"/>
    <w:rsid w:val="00720C1F"/>
    <w:rsid w:val="007213C0"/>
    <w:rsid w:val="00723031"/>
    <w:rsid w:val="00725BAD"/>
    <w:rsid w:val="00725F8C"/>
    <w:rsid w:val="007303D9"/>
    <w:rsid w:val="00731AA6"/>
    <w:rsid w:val="00732E7C"/>
    <w:rsid w:val="007336C1"/>
    <w:rsid w:val="00733F7A"/>
    <w:rsid w:val="007343E9"/>
    <w:rsid w:val="007344A2"/>
    <w:rsid w:val="00735233"/>
    <w:rsid w:val="00735772"/>
    <w:rsid w:val="007375CD"/>
    <w:rsid w:val="007378F8"/>
    <w:rsid w:val="00740DEB"/>
    <w:rsid w:val="00740EC2"/>
    <w:rsid w:val="00741461"/>
    <w:rsid w:val="00741628"/>
    <w:rsid w:val="0074191E"/>
    <w:rsid w:val="0074466D"/>
    <w:rsid w:val="007449ED"/>
    <w:rsid w:val="00750847"/>
    <w:rsid w:val="00751129"/>
    <w:rsid w:val="007513FF"/>
    <w:rsid w:val="00754A22"/>
    <w:rsid w:val="0075509F"/>
    <w:rsid w:val="007557EF"/>
    <w:rsid w:val="00757966"/>
    <w:rsid w:val="00760871"/>
    <w:rsid w:val="0076102E"/>
    <w:rsid w:val="007613DC"/>
    <w:rsid w:val="0076167D"/>
    <w:rsid w:val="00761EDC"/>
    <w:rsid w:val="00763936"/>
    <w:rsid w:val="00763A36"/>
    <w:rsid w:val="00765F05"/>
    <w:rsid w:val="00767AB5"/>
    <w:rsid w:val="00767FB0"/>
    <w:rsid w:val="0077107B"/>
    <w:rsid w:val="007726CE"/>
    <w:rsid w:val="007738DD"/>
    <w:rsid w:val="00774475"/>
    <w:rsid w:val="00774DC3"/>
    <w:rsid w:val="00775378"/>
    <w:rsid w:val="00775DF7"/>
    <w:rsid w:val="00775EFD"/>
    <w:rsid w:val="00776841"/>
    <w:rsid w:val="00777095"/>
    <w:rsid w:val="00780EEC"/>
    <w:rsid w:val="00781408"/>
    <w:rsid w:val="00781ED4"/>
    <w:rsid w:val="00782AEF"/>
    <w:rsid w:val="0078334C"/>
    <w:rsid w:val="0078378B"/>
    <w:rsid w:val="00783E26"/>
    <w:rsid w:val="007864A9"/>
    <w:rsid w:val="00787AB8"/>
    <w:rsid w:val="00790AEA"/>
    <w:rsid w:val="00791D31"/>
    <w:rsid w:val="007944C0"/>
    <w:rsid w:val="007947D8"/>
    <w:rsid w:val="007955A2"/>
    <w:rsid w:val="007971DE"/>
    <w:rsid w:val="00797954"/>
    <w:rsid w:val="007A0056"/>
    <w:rsid w:val="007A05A2"/>
    <w:rsid w:val="007A06AD"/>
    <w:rsid w:val="007A1768"/>
    <w:rsid w:val="007A2A26"/>
    <w:rsid w:val="007A2BBF"/>
    <w:rsid w:val="007A2DC1"/>
    <w:rsid w:val="007A2E9C"/>
    <w:rsid w:val="007A3B32"/>
    <w:rsid w:val="007A4188"/>
    <w:rsid w:val="007A4234"/>
    <w:rsid w:val="007A4FB2"/>
    <w:rsid w:val="007A58BC"/>
    <w:rsid w:val="007A5F1D"/>
    <w:rsid w:val="007B1978"/>
    <w:rsid w:val="007B1B8B"/>
    <w:rsid w:val="007B1DE2"/>
    <w:rsid w:val="007B265B"/>
    <w:rsid w:val="007B305E"/>
    <w:rsid w:val="007B30C8"/>
    <w:rsid w:val="007B4453"/>
    <w:rsid w:val="007B53DD"/>
    <w:rsid w:val="007B541C"/>
    <w:rsid w:val="007B5E6E"/>
    <w:rsid w:val="007B64DF"/>
    <w:rsid w:val="007C1958"/>
    <w:rsid w:val="007C1BB3"/>
    <w:rsid w:val="007C3AD7"/>
    <w:rsid w:val="007C41F2"/>
    <w:rsid w:val="007C4751"/>
    <w:rsid w:val="007C4C94"/>
    <w:rsid w:val="007C4D49"/>
    <w:rsid w:val="007C4DFC"/>
    <w:rsid w:val="007C53C6"/>
    <w:rsid w:val="007C7C00"/>
    <w:rsid w:val="007D09F3"/>
    <w:rsid w:val="007D119A"/>
    <w:rsid w:val="007D32EF"/>
    <w:rsid w:val="007D3CB6"/>
    <w:rsid w:val="007D5C37"/>
    <w:rsid w:val="007D5D00"/>
    <w:rsid w:val="007D6585"/>
    <w:rsid w:val="007D747C"/>
    <w:rsid w:val="007D7DC1"/>
    <w:rsid w:val="007E1290"/>
    <w:rsid w:val="007E2103"/>
    <w:rsid w:val="007E2F83"/>
    <w:rsid w:val="007E46C0"/>
    <w:rsid w:val="007E4831"/>
    <w:rsid w:val="007E4C79"/>
    <w:rsid w:val="007E502D"/>
    <w:rsid w:val="007E5234"/>
    <w:rsid w:val="007E5305"/>
    <w:rsid w:val="007E5E9E"/>
    <w:rsid w:val="007E6019"/>
    <w:rsid w:val="007F0EBE"/>
    <w:rsid w:val="007F10E6"/>
    <w:rsid w:val="007F230F"/>
    <w:rsid w:val="007F2A6E"/>
    <w:rsid w:val="007F3F2F"/>
    <w:rsid w:val="007F4176"/>
    <w:rsid w:val="007F4949"/>
    <w:rsid w:val="007F4E4B"/>
    <w:rsid w:val="007F5410"/>
    <w:rsid w:val="007F763C"/>
    <w:rsid w:val="007F7DBA"/>
    <w:rsid w:val="00800BA1"/>
    <w:rsid w:val="00802488"/>
    <w:rsid w:val="00802C8F"/>
    <w:rsid w:val="00803329"/>
    <w:rsid w:val="0080375C"/>
    <w:rsid w:val="00803A73"/>
    <w:rsid w:val="00804024"/>
    <w:rsid w:val="00805DA7"/>
    <w:rsid w:val="00806AD2"/>
    <w:rsid w:val="0081122F"/>
    <w:rsid w:val="0081174C"/>
    <w:rsid w:val="00811FE5"/>
    <w:rsid w:val="008123F4"/>
    <w:rsid w:val="00812AA0"/>
    <w:rsid w:val="0081330C"/>
    <w:rsid w:val="00813834"/>
    <w:rsid w:val="00813C08"/>
    <w:rsid w:val="00813CF5"/>
    <w:rsid w:val="00814379"/>
    <w:rsid w:val="00815D55"/>
    <w:rsid w:val="008161DE"/>
    <w:rsid w:val="00817217"/>
    <w:rsid w:val="00817B00"/>
    <w:rsid w:val="00817BE6"/>
    <w:rsid w:val="00820209"/>
    <w:rsid w:val="0082157F"/>
    <w:rsid w:val="00823BCB"/>
    <w:rsid w:val="00826973"/>
    <w:rsid w:val="00826D94"/>
    <w:rsid w:val="00830B51"/>
    <w:rsid w:val="008331ED"/>
    <w:rsid w:val="00833E91"/>
    <w:rsid w:val="0083421C"/>
    <w:rsid w:val="0083480A"/>
    <w:rsid w:val="00835C40"/>
    <w:rsid w:val="0083625B"/>
    <w:rsid w:val="008378AF"/>
    <w:rsid w:val="00837F53"/>
    <w:rsid w:val="008401C7"/>
    <w:rsid w:val="008414C8"/>
    <w:rsid w:val="0084235A"/>
    <w:rsid w:val="00842FBD"/>
    <w:rsid w:val="0084308D"/>
    <w:rsid w:val="008439A5"/>
    <w:rsid w:val="008454A3"/>
    <w:rsid w:val="00845D1B"/>
    <w:rsid w:val="00846200"/>
    <w:rsid w:val="008466D3"/>
    <w:rsid w:val="0084727D"/>
    <w:rsid w:val="00850B1A"/>
    <w:rsid w:val="00850BD6"/>
    <w:rsid w:val="00853F90"/>
    <w:rsid w:val="00854157"/>
    <w:rsid w:val="008561F2"/>
    <w:rsid w:val="00856D2A"/>
    <w:rsid w:val="00856D6E"/>
    <w:rsid w:val="00857FA7"/>
    <w:rsid w:val="00860D4B"/>
    <w:rsid w:val="00862FDA"/>
    <w:rsid w:val="00863251"/>
    <w:rsid w:val="00864A57"/>
    <w:rsid w:val="008658CF"/>
    <w:rsid w:val="008667E7"/>
    <w:rsid w:val="00866FE4"/>
    <w:rsid w:val="00867EB9"/>
    <w:rsid w:val="008708BF"/>
    <w:rsid w:val="00871986"/>
    <w:rsid w:val="00871AAB"/>
    <w:rsid w:val="00872106"/>
    <w:rsid w:val="00872467"/>
    <w:rsid w:val="008735A8"/>
    <w:rsid w:val="00873BEC"/>
    <w:rsid w:val="00874E61"/>
    <w:rsid w:val="0087514F"/>
    <w:rsid w:val="00875705"/>
    <w:rsid w:val="00876286"/>
    <w:rsid w:val="008764D8"/>
    <w:rsid w:val="008772F2"/>
    <w:rsid w:val="00880828"/>
    <w:rsid w:val="0088221F"/>
    <w:rsid w:val="008826F7"/>
    <w:rsid w:val="00882A09"/>
    <w:rsid w:val="008833C1"/>
    <w:rsid w:val="008834E9"/>
    <w:rsid w:val="00883CA5"/>
    <w:rsid w:val="0088621B"/>
    <w:rsid w:val="0088688A"/>
    <w:rsid w:val="008906F6"/>
    <w:rsid w:val="00893091"/>
    <w:rsid w:val="008936F4"/>
    <w:rsid w:val="00893EB8"/>
    <w:rsid w:val="00895ED7"/>
    <w:rsid w:val="00896DCA"/>
    <w:rsid w:val="008A01DA"/>
    <w:rsid w:val="008A0B39"/>
    <w:rsid w:val="008A1007"/>
    <w:rsid w:val="008A1292"/>
    <w:rsid w:val="008A226C"/>
    <w:rsid w:val="008A4756"/>
    <w:rsid w:val="008A4A0C"/>
    <w:rsid w:val="008A4E87"/>
    <w:rsid w:val="008A55A5"/>
    <w:rsid w:val="008A57BF"/>
    <w:rsid w:val="008A7C63"/>
    <w:rsid w:val="008A7F0F"/>
    <w:rsid w:val="008B01AC"/>
    <w:rsid w:val="008B04D4"/>
    <w:rsid w:val="008B06D3"/>
    <w:rsid w:val="008B1F27"/>
    <w:rsid w:val="008B267F"/>
    <w:rsid w:val="008B40C7"/>
    <w:rsid w:val="008B4302"/>
    <w:rsid w:val="008B4E4C"/>
    <w:rsid w:val="008B5050"/>
    <w:rsid w:val="008B58C1"/>
    <w:rsid w:val="008B5D58"/>
    <w:rsid w:val="008B61EE"/>
    <w:rsid w:val="008B6E5F"/>
    <w:rsid w:val="008B7EA8"/>
    <w:rsid w:val="008C0265"/>
    <w:rsid w:val="008C13B7"/>
    <w:rsid w:val="008C1B34"/>
    <w:rsid w:val="008C1BC4"/>
    <w:rsid w:val="008C1D29"/>
    <w:rsid w:val="008C23B9"/>
    <w:rsid w:val="008C410A"/>
    <w:rsid w:val="008C48F5"/>
    <w:rsid w:val="008C4C2F"/>
    <w:rsid w:val="008C5078"/>
    <w:rsid w:val="008C6214"/>
    <w:rsid w:val="008C7F14"/>
    <w:rsid w:val="008C7F6C"/>
    <w:rsid w:val="008D03A0"/>
    <w:rsid w:val="008D0974"/>
    <w:rsid w:val="008D12B2"/>
    <w:rsid w:val="008D155E"/>
    <w:rsid w:val="008D210A"/>
    <w:rsid w:val="008D3072"/>
    <w:rsid w:val="008D3861"/>
    <w:rsid w:val="008D402C"/>
    <w:rsid w:val="008D43F4"/>
    <w:rsid w:val="008D44C5"/>
    <w:rsid w:val="008D4EE1"/>
    <w:rsid w:val="008D5C0E"/>
    <w:rsid w:val="008D6411"/>
    <w:rsid w:val="008D6C50"/>
    <w:rsid w:val="008D7D47"/>
    <w:rsid w:val="008E13BC"/>
    <w:rsid w:val="008E1D35"/>
    <w:rsid w:val="008E1EEF"/>
    <w:rsid w:val="008E4DBD"/>
    <w:rsid w:val="008E60ED"/>
    <w:rsid w:val="008E7604"/>
    <w:rsid w:val="008E7751"/>
    <w:rsid w:val="008F1169"/>
    <w:rsid w:val="008F1272"/>
    <w:rsid w:val="008F14E4"/>
    <w:rsid w:val="008F1DE1"/>
    <w:rsid w:val="008F23FB"/>
    <w:rsid w:val="008F258C"/>
    <w:rsid w:val="008F4027"/>
    <w:rsid w:val="008F43D7"/>
    <w:rsid w:val="008F53D7"/>
    <w:rsid w:val="008F6095"/>
    <w:rsid w:val="008F62FE"/>
    <w:rsid w:val="008F6CE2"/>
    <w:rsid w:val="008F6ECE"/>
    <w:rsid w:val="008F7470"/>
    <w:rsid w:val="00900539"/>
    <w:rsid w:val="0090223D"/>
    <w:rsid w:val="00906406"/>
    <w:rsid w:val="00907F51"/>
    <w:rsid w:val="0091189D"/>
    <w:rsid w:val="009129B8"/>
    <w:rsid w:val="00912A58"/>
    <w:rsid w:val="00914568"/>
    <w:rsid w:val="00914EDC"/>
    <w:rsid w:val="00915995"/>
    <w:rsid w:val="00915BB9"/>
    <w:rsid w:val="00915E7F"/>
    <w:rsid w:val="009161FC"/>
    <w:rsid w:val="0091642E"/>
    <w:rsid w:val="00922E90"/>
    <w:rsid w:val="00924732"/>
    <w:rsid w:val="009249F8"/>
    <w:rsid w:val="00925428"/>
    <w:rsid w:val="00925820"/>
    <w:rsid w:val="00927E6C"/>
    <w:rsid w:val="009302C6"/>
    <w:rsid w:val="00930B76"/>
    <w:rsid w:val="00930E7D"/>
    <w:rsid w:val="009310BB"/>
    <w:rsid w:val="00931D2E"/>
    <w:rsid w:val="0093204D"/>
    <w:rsid w:val="00932AF3"/>
    <w:rsid w:val="009330E8"/>
    <w:rsid w:val="009334F0"/>
    <w:rsid w:val="0093422B"/>
    <w:rsid w:val="009348EF"/>
    <w:rsid w:val="00935981"/>
    <w:rsid w:val="00935991"/>
    <w:rsid w:val="00936307"/>
    <w:rsid w:val="009377FD"/>
    <w:rsid w:val="00940880"/>
    <w:rsid w:val="009415B5"/>
    <w:rsid w:val="0094192C"/>
    <w:rsid w:val="00945B04"/>
    <w:rsid w:val="00945B7A"/>
    <w:rsid w:val="00947976"/>
    <w:rsid w:val="00947B71"/>
    <w:rsid w:val="0095505A"/>
    <w:rsid w:val="009555FF"/>
    <w:rsid w:val="00955930"/>
    <w:rsid w:val="00955A94"/>
    <w:rsid w:val="00955D6F"/>
    <w:rsid w:val="00957AD0"/>
    <w:rsid w:val="009607A9"/>
    <w:rsid w:val="00960B43"/>
    <w:rsid w:val="0096212A"/>
    <w:rsid w:val="00962202"/>
    <w:rsid w:val="0096300E"/>
    <w:rsid w:val="00964313"/>
    <w:rsid w:val="00966913"/>
    <w:rsid w:val="00967330"/>
    <w:rsid w:val="00967904"/>
    <w:rsid w:val="00967B8D"/>
    <w:rsid w:val="00971058"/>
    <w:rsid w:val="009715D8"/>
    <w:rsid w:val="00972C70"/>
    <w:rsid w:val="00973865"/>
    <w:rsid w:val="009738F3"/>
    <w:rsid w:val="00973F5E"/>
    <w:rsid w:val="00974714"/>
    <w:rsid w:val="0097742A"/>
    <w:rsid w:val="00981DDF"/>
    <w:rsid w:val="0098256B"/>
    <w:rsid w:val="009836EC"/>
    <w:rsid w:val="0098412E"/>
    <w:rsid w:val="009845A7"/>
    <w:rsid w:val="00984C63"/>
    <w:rsid w:val="00985C60"/>
    <w:rsid w:val="00986580"/>
    <w:rsid w:val="009873D1"/>
    <w:rsid w:val="009911B9"/>
    <w:rsid w:val="00991A31"/>
    <w:rsid w:val="009927FE"/>
    <w:rsid w:val="009934B7"/>
    <w:rsid w:val="00993B72"/>
    <w:rsid w:val="00993D76"/>
    <w:rsid w:val="00994143"/>
    <w:rsid w:val="009944BD"/>
    <w:rsid w:val="0099465C"/>
    <w:rsid w:val="00994D14"/>
    <w:rsid w:val="00994DF5"/>
    <w:rsid w:val="00995208"/>
    <w:rsid w:val="00995314"/>
    <w:rsid w:val="00995DE2"/>
    <w:rsid w:val="00996AA7"/>
    <w:rsid w:val="009A09B0"/>
    <w:rsid w:val="009A0BDC"/>
    <w:rsid w:val="009A24F5"/>
    <w:rsid w:val="009A260D"/>
    <w:rsid w:val="009A271D"/>
    <w:rsid w:val="009A2A05"/>
    <w:rsid w:val="009A2BBA"/>
    <w:rsid w:val="009A2F83"/>
    <w:rsid w:val="009A33EE"/>
    <w:rsid w:val="009A394D"/>
    <w:rsid w:val="009A3ECC"/>
    <w:rsid w:val="009A412A"/>
    <w:rsid w:val="009A4262"/>
    <w:rsid w:val="009A477F"/>
    <w:rsid w:val="009A5C67"/>
    <w:rsid w:val="009A66E7"/>
    <w:rsid w:val="009A7C0C"/>
    <w:rsid w:val="009A7FD9"/>
    <w:rsid w:val="009B05C0"/>
    <w:rsid w:val="009B0742"/>
    <w:rsid w:val="009B0A40"/>
    <w:rsid w:val="009B1A22"/>
    <w:rsid w:val="009B249F"/>
    <w:rsid w:val="009B2BE1"/>
    <w:rsid w:val="009B3F6E"/>
    <w:rsid w:val="009B627B"/>
    <w:rsid w:val="009B662F"/>
    <w:rsid w:val="009C33BE"/>
    <w:rsid w:val="009C3FF6"/>
    <w:rsid w:val="009C6790"/>
    <w:rsid w:val="009C73CB"/>
    <w:rsid w:val="009D10CB"/>
    <w:rsid w:val="009D1166"/>
    <w:rsid w:val="009D137D"/>
    <w:rsid w:val="009D14A8"/>
    <w:rsid w:val="009D3088"/>
    <w:rsid w:val="009D4113"/>
    <w:rsid w:val="009D4B91"/>
    <w:rsid w:val="009D4F15"/>
    <w:rsid w:val="009D50A8"/>
    <w:rsid w:val="009D58D9"/>
    <w:rsid w:val="009D59F3"/>
    <w:rsid w:val="009D5D14"/>
    <w:rsid w:val="009D5FAE"/>
    <w:rsid w:val="009D60CC"/>
    <w:rsid w:val="009D7058"/>
    <w:rsid w:val="009E07F6"/>
    <w:rsid w:val="009E154E"/>
    <w:rsid w:val="009E1CA0"/>
    <w:rsid w:val="009E24BC"/>
    <w:rsid w:val="009E27E9"/>
    <w:rsid w:val="009E342D"/>
    <w:rsid w:val="009E38A2"/>
    <w:rsid w:val="009E42A3"/>
    <w:rsid w:val="009E46E7"/>
    <w:rsid w:val="009E5170"/>
    <w:rsid w:val="009E5A12"/>
    <w:rsid w:val="009E625A"/>
    <w:rsid w:val="009E70B1"/>
    <w:rsid w:val="009F0F93"/>
    <w:rsid w:val="009F1248"/>
    <w:rsid w:val="009F13CD"/>
    <w:rsid w:val="009F18A5"/>
    <w:rsid w:val="009F2943"/>
    <w:rsid w:val="009F2C3C"/>
    <w:rsid w:val="009F477B"/>
    <w:rsid w:val="009F48BB"/>
    <w:rsid w:val="009F66A3"/>
    <w:rsid w:val="009F6B0F"/>
    <w:rsid w:val="009F7E9F"/>
    <w:rsid w:val="00A006B7"/>
    <w:rsid w:val="00A008E5"/>
    <w:rsid w:val="00A00D93"/>
    <w:rsid w:val="00A01921"/>
    <w:rsid w:val="00A027D4"/>
    <w:rsid w:val="00A03424"/>
    <w:rsid w:val="00A03E25"/>
    <w:rsid w:val="00A047A9"/>
    <w:rsid w:val="00A04F3E"/>
    <w:rsid w:val="00A05123"/>
    <w:rsid w:val="00A05532"/>
    <w:rsid w:val="00A05607"/>
    <w:rsid w:val="00A05D2E"/>
    <w:rsid w:val="00A06323"/>
    <w:rsid w:val="00A1169E"/>
    <w:rsid w:val="00A1183C"/>
    <w:rsid w:val="00A11854"/>
    <w:rsid w:val="00A1198A"/>
    <w:rsid w:val="00A12BB5"/>
    <w:rsid w:val="00A14408"/>
    <w:rsid w:val="00A15F29"/>
    <w:rsid w:val="00A176B7"/>
    <w:rsid w:val="00A22605"/>
    <w:rsid w:val="00A268FF"/>
    <w:rsid w:val="00A30662"/>
    <w:rsid w:val="00A3066A"/>
    <w:rsid w:val="00A30F6E"/>
    <w:rsid w:val="00A3144B"/>
    <w:rsid w:val="00A31526"/>
    <w:rsid w:val="00A31773"/>
    <w:rsid w:val="00A31F07"/>
    <w:rsid w:val="00A32A61"/>
    <w:rsid w:val="00A32FA2"/>
    <w:rsid w:val="00A351EE"/>
    <w:rsid w:val="00A36F40"/>
    <w:rsid w:val="00A37BBA"/>
    <w:rsid w:val="00A410FE"/>
    <w:rsid w:val="00A4140E"/>
    <w:rsid w:val="00A41E45"/>
    <w:rsid w:val="00A42F3A"/>
    <w:rsid w:val="00A4335C"/>
    <w:rsid w:val="00A45A9E"/>
    <w:rsid w:val="00A45EF2"/>
    <w:rsid w:val="00A460A3"/>
    <w:rsid w:val="00A479A3"/>
    <w:rsid w:val="00A479BF"/>
    <w:rsid w:val="00A50A97"/>
    <w:rsid w:val="00A51F16"/>
    <w:rsid w:val="00A5275B"/>
    <w:rsid w:val="00A52B89"/>
    <w:rsid w:val="00A52DC9"/>
    <w:rsid w:val="00A54506"/>
    <w:rsid w:val="00A54E37"/>
    <w:rsid w:val="00A5599A"/>
    <w:rsid w:val="00A55E67"/>
    <w:rsid w:val="00A60906"/>
    <w:rsid w:val="00A61DB1"/>
    <w:rsid w:val="00A6249B"/>
    <w:rsid w:val="00A63EE9"/>
    <w:rsid w:val="00A643CC"/>
    <w:rsid w:val="00A64490"/>
    <w:rsid w:val="00A64657"/>
    <w:rsid w:val="00A648A6"/>
    <w:rsid w:val="00A65446"/>
    <w:rsid w:val="00A65C73"/>
    <w:rsid w:val="00A662D1"/>
    <w:rsid w:val="00A66C85"/>
    <w:rsid w:val="00A66F1A"/>
    <w:rsid w:val="00A710B9"/>
    <w:rsid w:val="00A73011"/>
    <w:rsid w:val="00A73085"/>
    <w:rsid w:val="00A730B5"/>
    <w:rsid w:val="00A73F06"/>
    <w:rsid w:val="00A741BE"/>
    <w:rsid w:val="00A75251"/>
    <w:rsid w:val="00A8090F"/>
    <w:rsid w:val="00A81A94"/>
    <w:rsid w:val="00A8252B"/>
    <w:rsid w:val="00A83B53"/>
    <w:rsid w:val="00A83BF4"/>
    <w:rsid w:val="00A848F5"/>
    <w:rsid w:val="00A84B4A"/>
    <w:rsid w:val="00A850A4"/>
    <w:rsid w:val="00A8595D"/>
    <w:rsid w:val="00A86FF3"/>
    <w:rsid w:val="00A90BA5"/>
    <w:rsid w:val="00A92585"/>
    <w:rsid w:val="00A9281F"/>
    <w:rsid w:val="00A92C88"/>
    <w:rsid w:val="00A938C8"/>
    <w:rsid w:val="00A96F4C"/>
    <w:rsid w:val="00A97414"/>
    <w:rsid w:val="00AA0F22"/>
    <w:rsid w:val="00AA3020"/>
    <w:rsid w:val="00AA341F"/>
    <w:rsid w:val="00AA39DC"/>
    <w:rsid w:val="00AA44BD"/>
    <w:rsid w:val="00AA4F21"/>
    <w:rsid w:val="00AA54BD"/>
    <w:rsid w:val="00AA6751"/>
    <w:rsid w:val="00AA6A31"/>
    <w:rsid w:val="00AA6E5A"/>
    <w:rsid w:val="00AB08DC"/>
    <w:rsid w:val="00AB0A2D"/>
    <w:rsid w:val="00AB0B25"/>
    <w:rsid w:val="00AB0F67"/>
    <w:rsid w:val="00AB10BB"/>
    <w:rsid w:val="00AB10BC"/>
    <w:rsid w:val="00AB2B31"/>
    <w:rsid w:val="00AB2EB2"/>
    <w:rsid w:val="00AB3855"/>
    <w:rsid w:val="00AB4753"/>
    <w:rsid w:val="00AB4A57"/>
    <w:rsid w:val="00AB580F"/>
    <w:rsid w:val="00AB670B"/>
    <w:rsid w:val="00AC022F"/>
    <w:rsid w:val="00AC0EC0"/>
    <w:rsid w:val="00AC35C6"/>
    <w:rsid w:val="00AC417E"/>
    <w:rsid w:val="00AC5316"/>
    <w:rsid w:val="00AC553F"/>
    <w:rsid w:val="00AC5EA5"/>
    <w:rsid w:val="00AC7D87"/>
    <w:rsid w:val="00AD00CF"/>
    <w:rsid w:val="00AD0C6F"/>
    <w:rsid w:val="00AD1F5B"/>
    <w:rsid w:val="00AD30DE"/>
    <w:rsid w:val="00AD324B"/>
    <w:rsid w:val="00AD32CC"/>
    <w:rsid w:val="00AD3F0B"/>
    <w:rsid w:val="00AD53A2"/>
    <w:rsid w:val="00AD629A"/>
    <w:rsid w:val="00AD67F8"/>
    <w:rsid w:val="00AD6E15"/>
    <w:rsid w:val="00AD7060"/>
    <w:rsid w:val="00AD7D62"/>
    <w:rsid w:val="00AE01CB"/>
    <w:rsid w:val="00AE147E"/>
    <w:rsid w:val="00AE1793"/>
    <w:rsid w:val="00AE18AE"/>
    <w:rsid w:val="00AE3985"/>
    <w:rsid w:val="00AE3C68"/>
    <w:rsid w:val="00AE4544"/>
    <w:rsid w:val="00AE5591"/>
    <w:rsid w:val="00AE5895"/>
    <w:rsid w:val="00AE68EC"/>
    <w:rsid w:val="00AE7719"/>
    <w:rsid w:val="00AF07A8"/>
    <w:rsid w:val="00AF204C"/>
    <w:rsid w:val="00AF37B9"/>
    <w:rsid w:val="00AF3C00"/>
    <w:rsid w:val="00AF3EB2"/>
    <w:rsid w:val="00AF3F2B"/>
    <w:rsid w:val="00AF644E"/>
    <w:rsid w:val="00AF7C85"/>
    <w:rsid w:val="00B020CA"/>
    <w:rsid w:val="00B0269F"/>
    <w:rsid w:val="00B02EDA"/>
    <w:rsid w:val="00B03061"/>
    <w:rsid w:val="00B03076"/>
    <w:rsid w:val="00B07D60"/>
    <w:rsid w:val="00B10159"/>
    <w:rsid w:val="00B108A2"/>
    <w:rsid w:val="00B10F7F"/>
    <w:rsid w:val="00B11D0B"/>
    <w:rsid w:val="00B12E62"/>
    <w:rsid w:val="00B13465"/>
    <w:rsid w:val="00B13499"/>
    <w:rsid w:val="00B146C1"/>
    <w:rsid w:val="00B14BB6"/>
    <w:rsid w:val="00B17C37"/>
    <w:rsid w:val="00B17C63"/>
    <w:rsid w:val="00B17DB9"/>
    <w:rsid w:val="00B21814"/>
    <w:rsid w:val="00B21CB0"/>
    <w:rsid w:val="00B21CCD"/>
    <w:rsid w:val="00B22E4F"/>
    <w:rsid w:val="00B23CAC"/>
    <w:rsid w:val="00B2568F"/>
    <w:rsid w:val="00B2716A"/>
    <w:rsid w:val="00B3099A"/>
    <w:rsid w:val="00B31673"/>
    <w:rsid w:val="00B31E31"/>
    <w:rsid w:val="00B36A3C"/>
    <w:rsid w:val="00B37A85"/>
    <w:rsid w:val="00B40703"/>
    <w:rsid w:val="00B41F28"/>
    <w:rsid w:val="00B441BA"/>
    <w:rsid w:val="00B44798"/>
    <w:rsid w:val="00B44B80"/>
    <w:rsid w:val="00B46049"/>
    <w:rsid w:val="00B46ACA"/>
    <w:rsid w:val="00B47BF4"/>
    <w:rsid w:val="00B52E6D"/>
    <w:rsid w:val="00B53A0C"/>
    <w:rsid w:val="00B53A5E"/>
    <w:rsid w:val="00B54073"/>
    <w:rsid w:val="00B545B4"/>
    <w:rsid w:val="00B562B0"/>
    <w:rsid w:val="00B568B6"/>
    <w:rsid w:val="00B56F21"/>
    <w:rsid w:val="00B57152"/>
    <w:rsid w:val="00B57854"/>
    <w:rsid w:val="00B609F1"/>
    <w:rsid w:val="00B61D24"/>
    <w:rsid w:val="00B6281F"/>
    <w:rsid w:val="00B63637"/>
    <w:rsid w:val="00B64E62"/>
    <w:rsid w:val="00B6554A"/>
    <w:rsid w:val="00B65903"/>
    <w:rsid w:val="00B665AD"/>
    <w:rsid w:val="00B66E26"/>
    <w:rsid w:val="00B709E7"/>
    <w:rsid w:val="00B70A13"/>
    <w:rsid w:val="00B73289"/>
    <w:rsid w:val="00B7342A"/>
    <w:rsid w:val="00B73818"/>
    <w:rsid w:val="00B7433B"/>
    <w:rsid w:val="00B7515D"/>
    <w:rsid w:val="00B76223"/>
    <w:rsid w:val="00B76716"/>
    <w:rsid w:val="00B76DEF"/>
    <w:rsid w:val="00B77219"/>
    <w:rsid w:val="00B779CE"/>
    <w:rsid w:val="00B77CFD"/>
    <w:rsid w:val="00B77E60"/>
    <w:rsid w:val="00B8026D"/>
    <w:rsid w:val="00B806BC"/>
    <w:rsid w:val="00B81003"/>
    <w:rsid w:val="00B816AD"/>
    <w:rsid w:val="00B8370F"/>
    <w:rsid w:val="00B85935"/>
    <w:rsid w:val="00B85BF4"/>
    <w:rsid w:val="00B86843"/>
    <w:rsid w:val="00B8710E"/>
    <w:rsid w:val="00B87AAC"/>
    <w:rsid w:val="00B9047C"/>
    <w:rsid w:val="00B91E9E"/>
    <w:rsid w:val="00B92969"/>
    <w:rsid w:val="00B933C4"/>
    <w:rsid w:val="00B93526"/>
    <w:rsid w:val="00B94E7F"/>
    <w:rsid w:val="00B95511"/>
    <w:rsid w:val="00B975FC"/>
    <w:rsid w:val="00BA09F7"/>
    <w:rsid w:val="00BA18A6"/>
    <w:rsid w:val="00BA3EDD"/>
    <w:rsid w:val="00BA478F"/>
    <w:rsid w:val="00BA543B"/>
    <w:rsid w:val="00BB00AE"/>
    <w:rsid w:val="00BB070A"/>
    <w:rsid w:val="00BB084B"/>
    <w:rsid w:val="00BB09AE"/>
    <w:rsid w:val="00BB0AC1"/>
    <w:rsid w:val="00BB0CE2"/>
    <w:rsid w:val="00BB18A7"/>
    <w:rsid w:val="00BB2AC5"/>
    <w:rsid w:val="00BB2F2D"/>
    <w:rsid w:val="00BB2F51"/>
    <w:rsid w:val="00BB4E12"/>
    <w:rsid w:val="00BB5B55"/>
    <w:rsid w:val="00BC0776"/>
    <w:rsid w:val="00BC0B11"/>
    <w:rsid w:val="00BC1498"/>
    <w:rsid w:val="00BC23FA"/>
    <w:rsid w:val="00BC2DBF"/>
    <w:rsid w:val="00BC3361"/>
    <w:rsid w:val="00BC4733"/>
    <w:rsid w:val="00BC4C7E"/>
    <w:rsid w:val="00BC4FB3"/>
    <w:rsid w:val="00BC5404"/>
    <w:rsid w:val="00BC6393"/>
    <w:rsid w:val="00BC7039"/>
    <w:rsid w:val="00BC7646"/>
    <w:rsid w:val="00BC7887"/>
    <w:rsid w:val="00BC7DCE"/>
    <w:rsid w:val="00BD0F5B"/>
    <w:rsid w:val="00BD1653"/>
    <w:rsid w:val="00BD21E7"/>
    <w:rsid w:val="00BD257B"/>
    <w:rsid w:val="00BD3048"/>
    <w:rsid w:val="00BD40C6"/>
    <w:rsid w:val="00BD5112"/>
    <w:rsid w:val="00BD5496"/>
    <w:rsid w:val="00BD602F"/>
    <w:rsid w:val="00BD62BC"/>
    <w:rsid w:val="00BD7385"/>
    <w:rsid w:val="00BE11B8"/>
    <w:rsid w:val="00BE1904"/>
    <w:rsid w:val="00BE208D"/>
    <w:rsid w:val="00BE3013"/>
    <w:rsid w:val="00BE3505"/>
    <w:rsid w:val="00BE3646"/>
    <w:rsid w:val="00BE3859"/>
    <w:rsid w:val="00BE3D64"/>
    <w:rsid w:val="00BE401C"/>
    <w:rsid w:val="00BE43C6"/>
    <w:rsid w:val="00BE4F02"/>
    <w:rsid w:val="00BE53F3"/>
    <w:rsid w:val="00BE6A07"/>
    <w:rsid w:val="00BE6F3E"/>
    <w:rsid w:val="00BF086D"/>
    <w:rsid w:val="00BF0A25"/>
    <w:rsid w:val="00BF115A"/>
    <w:rsid w:val="00BF1430"/>
    <w:rsid w:val="00BF1ED9"/>
    <w:rsid w:val="00BF442C"/>
    <w:rsid w:val="00BF4953"/>
    <w:rsid w:val="00BF4E0B"/>
    <w:rsid w:val="00BF6158"/>
    <w:rsid w:val="00BF61F9"/>
    <w:rsid w:val="00BF7495"/>
    <w:rsid w:val="00C00F37"/>
    <w:rsid w:val="00C01A9F"/>
    <w:rsid w:val="00C02FA6"/>
    <w:rsid w:val="00C037F1"/>
    <w:rsid w:val="00C066B8"/>
    <w:rsid w:val="00C07B7E"/>
    <w:rsid w:val="00C10284"/>
    <w:rsid w:val="00C10355"/>
    <w:rsid w:val="00C11A9E"/>
    <w:rsid w:val="00C124CD"/>
    <w:rsid w:val="00C1387E"/>
    <w:rsid w:val="00C13CCF"/>
    <w:rsid w:val="00C13F62"/>
    <w:rsid w:val="00C1669F"/>
    <w:rsid w:val="00C16762"/>
    <w:rsid w:val="00C173DC"/>
    <w:rsid w:val="00C20884"/>
    <w:rsid w:val="00C20A9B"/>
    <w:rsid w:val="00C20D93"/>
    <w:rsid w:val="00C21916"/>
    <w:rsid w:val="00C21EE7"/>
    <w:rsid w:val="00C234D7"/>
    <w:rsid w:val="00C237E5"/>
    <w:rsid w:val="00C24348"/>
    <w:rsid w:val="00C243CD"/>
    <w:rsid w:val="00C24BF7"/>
    <w:rsid w:val="00C265D9"/>
    <w:rsid w:val="00C26698"/>
    <w:rsid w:val="00C2732C"/>
    <w:rsid w:val="00C307C1"/>
    <w:rsid w:val="00C30D45"/>
    <w:rsid w:val="00C3122D"/>
    <w:rsid w:val="00C323F9"/>
    <w:rsid w:val="00C32844"/>
    <w:rsid w:val="00C32C45"/>
    <w:rsid w:val="00C33C21"/>
    <w:rsid w:val="00C40CFD"/>
    <w:rsid w:val="00C4154A"/>
    <w:rsid w:val="00C41FB4"/>
    <w:rsid w:val="00C420AE"/>
    <w:rsid w:val="00C44BFB"/>
    <w:rsid w:val="00C4534D"/>
    <w:rsid w:val="00C46AB1"/>
    <w:rsid w:val="00C47767"/>
    <w:rsid w:val="00C507C4"/>
    <w:rsid w:val="00C5091B"/>
    <w:rsid w:val="00C51801"/>
    <w:rsid w:val="00C51E6C"/>
    <w:rsid w:val="00C53759"/>
    <w:rsid w:val="00C5567E"/>
    <w:rsid w:val="00C55977"/>
    <w:rsid w:val="00C564E9"/>
    <w:rsid w:val="00C56A2B"/>
    <w:rsid w:val="00C575CC"/>
    <w:rsid w:val="00C607D1"/>
    <w:rsid w:val="00C619D2"/>
    <w:rsid w:val="00C62500"/>
    <w:rsid w:val="00C635CB"/>
    <w:rsid w:val="00C63854"/>
    <w:rsid w:val="00C65636"/>
    <w:rsid w:val="00C66386"/>
    <w:rsid w:val="00C669C2"/>
    <w:rsid w:val="00C66D56"/>
    <w:rsid w:val="00C6763A"/>
    <w:rsid w:val="00C67E3A"/>
    <w:rsid w:val="00C708B3"/>
    <w:rsid w:val="00C709E9"/>
    <w:rsid w:val="00C70B7E"/>
    <w:rsid w:val="00C7155C"/>
    <w:rsid w:val="00C71E5B"/>
    <w:rsid w:val="00C73670"/>
    <w:rsid w:val="00C738A0"/>
    <w:rsid w:val="00C745FD"/>
    <w:rsid w:val="00C74795"/>
    <w:rsid w:val="00C74F56"/>
    <w:rsid w:val="00C75086"/>
    <w:rsid w:val="00C75473"/>
    <w:rsid w:val="00C75732"/>
    <w:rsid w:val="00C75DE4"/>
    <w:rsid w:val="00C80741"/>
    <w:rsid w:val="00C8078C"/>
    <w:rsid w:val="00C81408"/>
    <w:rsid w:val="00C81BD9"/>
    <w:rsid w:val="00C83D3C"/>
    <w:rsid w:val="00C84861"/>
    <w:rsid w:val="00C84CEF"/>
    <w:rsid w:val="00C85040"/>
    <w:rsid w:val="00C861B6"/>
    <w:rsid w:val="00C86B29"/>
    <w:rsid w:val="00C8757A"/>
    <w:rsid w:val="00C87EE1"/>
    <w:rsid w:val="00C90859"/>
    <w:rsid w:val="00C90B5D"/>
    <w:rsid w:val="00C91D6C"/>
    <w:rsid w:val="00C91E7C"/>
    <w:rsid w:val="00C938F2"/>
    <w:rsid w:val="00C93A64"/>
    <w:rsid w:val="00C946FB"/>
    <w:rsid w:val="00C95D3E"/>
    <w:rsid w:val="00C96D31"/>
    <w:rsid w:val="00CA176B"/>
    <w:rsid w:val="00CA36B6"/>
    <w:rsid w:val="00CA38A2"/>
    <w:rsid w:val="00CA3A58"/>
    <w:rsid w:val="00CA4536"/>
    <w:rsid w:val="00CA6104"/>
    <w:rsid w:val="00CA64B3"/>
    <w:rsid w:val="00CA6BD7"/>
    <w:rsid w:val="00CA7061"/>
    <w:rsid w:val="00CA7348"/>
    <w:rsid w:val="00CB009A"/>
    <w:rsid w:val="00CB0EBB"/>
    <w:rsid w:val="00CB158B"/>
    <w:rsid w:val="00CB1948"/>
    <w:rsid w:val="00CB1A1C"/>
    <w:rsid w:val="00CB1C44"/>
    <w:rsid w:val="00CB27AC"/>
    <w:rsid w:val="00CB52BE"/>
    <w:rsid w:val="00CB5E65"/>
    <w:rsid w:val="00CB7E2C"/>
    <w:rsid w:val="00CC025B"/>
    <w:rsid w:val="00CC1915"/>
    <w:rsid w:val="00CC1E80"/>
    <w:rsid w:val="00CC30BD"/>
    <w:rsid w:val="00CC3898"/>
    <w:rsid w:val="00CC4531"/>
    <w:rsid w:val="00CC4DE7"/>
    <w:rsid w:val="00CC5ED4"/>
    <w:rsid w:val="00CC6CAE"/>
    <w:rsid w:val="00CC6D56"/>
    <w:rsid w:val="00CC6EE1"/>
    <w:rsid w:val="00CD01BB"/>
    <w:rsid w:val="00CD1543"/>
    <w:rsid w:val="00CD15A6"/>
    <w:rsid w:val="00CD1A9E"/>
    <w:rsid w:val="00CD1BDE"/>
    <w:rsid w:val="00CD1E54"/>
    <w:rsid w:val="00CD2063"/>
    <w:rsid w:val="00CD2862"/>
    <w:rsid w:val="00CD2CB3"/>
    <w:rsid w:val="00CD4BE3"/>
    <w:rsid w:val="00CD71F2"/>
    <w:rsid w:val="00CE1927"/>
    <w:rsid w:val="00CE267E"/>
    <w:rsid w:val="00CE2771"/>
    <w:rsid w:val="00CE28C8"/>
    <w:rsid w:val="00CE2AEA"/>
    <w:rsid w:val="00CE2FCF"/>
    <w:rsid w:val="00CE4A18"/>
    <w:rsid w:val="00CE4BE1"/>
    <w:rsid w:val="00CE56B1"/>
    <w:rsid w:val="00CE6E8B"/>
    <w:rsid w:val="00CF0057"/>
    <w:rsid w:val="00CF00F7"/>
    <w:rsid w:val="00CF06C2"/>
    <w:rsid w:val="00CF0EFB"/>
    <w:rsid w:val="00CF164A"/>
    <w:rsid w:val="00CF2210"/>
    <w:rsid w:val="00CF2ADB"/>
    <w:rsid w:val="00CF3146"/>
    <w:rsid w:val="00CF62B6"/>
    <w:rsid w:val="00CF63A1"/>
    <w:rsid w:val="00CF69C8"/>
    <w:rsid w:val="00D00798"/>
    <w:rsid w:val="00D00EB6"/>
    <w:rsid w:val="00D0166B"/>
    <w:rsid w:val="00D03A19"/>
    <w:rsid w:val="00D03E19"/>
    <w:rsid w:val="00D049F5"/>
    <w:rsid w:val="00D07F45"/>
    <w:rsid w:val="00D10030"/>
    <w:rsid w:val="00D12661"/>
    <w:rsid w:val="00D16439"/>
    <w:rsid w:val="00D16CEF"/>
    <w:rsid w:val="00D17084"/>
    <w:rsid w:val="00D1777A"/>
    <w:rsid w:val="00D2062B"/>
    <w:rsid w:val="00D20B69"/>
    <w:rsid w:val="00D216FE"/>
    <w:rsid w:val="00D2191B"/>
    <w:rsid w:val="00D22C02"/>
    <w:rsid w:val="00D231EF"/>
    <w:rsid w:val="00D23510"/>
    <w:rsid w:val="00D239F2"/>
    <w:rsid w:val="00D256D0"/>
    <w:rsid w:val="00D26102"/>
    <w:rsid w:val="00D26212"/>
    <w:rsid w:val="00D26FCF"/>
    <w:rsid w:val="00D27201"/>
    <w:rsid w:val="00D27464"/>
    <w:rsid w:val="00D31AD1"/>
    <w:rsid w:val="00D32468"/>
    <w:rsid w:val="00D335FF"/>
    <w:rsid w:val="00D34711"/>
    <w:rsid w:val="00D34FDC"/>
    <w:rsid w:val="00D355E0"/>
    <w:rsid w:val="00D35C76"/>
    <w:rsid w:val="00D369AB"/>
    <w:rsid w:val="00D36A59"/>
    <w:rsid w:val="00D37412"/>
    <w:rsid w:val="00D37750"/>
    <w:rsid w:val="00D4157E"/>
    <w:rsid w:val="00D41A28"/>
    <w:rsid w:val="00D41A2E"/>
    <w:rsid w:val="00D41CE3"/>
    <w:rsid w:val="00D432F4"/>
    <w:rsid w:val="00D4405A"/>
    <w:rsid w:val="00D44F2E"/>
    <w:rsid w:val="00D45B6F"/>
    <w:rsid w:val="00D46720"/>
    <w:rsid w:val="00D47C56"/>
    <w:rsid w:val="00D50A7E"/>
    <w:rsid w:val="00D51B4B"/>
    <w:rsid w:val="00D54E7A"/>
    <w:rsid w:val="00D550B2"/>
    <w:rsid w:val="00D55893"/>
    <w:rsid w:val="00D5614F"/>
    <w:rsid w:val="00D563BF"/>
    <w:rsid w:val="00D565AD"/>
    <w:rsid w:val="00D56F24"/>
    <w:rsid w:val="00D57404"/>
    <w:rsid w:val="00D57EA3"/>
    <w:rsid w:val="00D606BC"/>
    <w:rsid w:val="00D623FB"/>
    <w:rsid w:val="00D624E3"/>
    <w:rsid w:val="00D6293B"/>
    <w:rsid w:val="00D63189"/>
    <w:rsid w:val="00D65019"/>
    <w:rsid w:val="00D652E6"/>
    <w:rsid w:val="00D65346"/>
    <w:rsid w:val="00D657BD"/>
    <w:rsid w:val="00D6591D"/>
    <w:rsid w:val="00D65C37"/>
    <w:rsid w:val="00D66A42"/>
    <w:rsid w:val="00D6710F"/>
    <w:rsid w:val="00D67A7E"/>
    <w:rsid w:val="00D67DB1"/>
    <w:rsid w:val="00D67F9E"/>
    <w:rsid w:val="00D704FF"/>
    <w:rsid w:val="00D707E6"/>
    <w:rsid w:val="00D71A79"/>
    <w:rsid w:val="00D71FB5"/>
    <w:rsid w:val="00D74123"/>
    <w:rsid w:val="00D74192"/>
    <w:rsid w:val="00D751D8"/>
    <w:rsid w:val="00D76101"/>
    <w:rsid w:val="00D76AA3"/>
    <w:rsid w:val="00D775EC"/>
    <w:rsid w:val="00D82059"/>
    <w:rsid w:val="00D8231B"/>
    <w:rsid w:val="00D83048"/>
    <w:rsid w:val="00D83249"/>
    <w:rsid w:val="00D839D9"/>
    <w:rsid w:val="00D841DF"/>
    <w:rsid w:val="00D846FE"/>
    <w:rsid w:val="00D849EA"/>
    <w:rsid w:val="00D84C02"/>
    <w:rsid w:val="00D84D7E"/>
    <w:rsid w:val="00D85010"/>
    <w:rsid w:val="00D85E0B"/>
    <w:rsid w:val="00D90208"/>
    <w:rsid w:val="00D91125"/>
    <w:rsid w:val="00D913D6"/>
    <w:rsid w:val="00D928BF"/>
    <w:rsid w:val="00D9370B"/>
    <w:rsid w:val="00D94879"/>
    <w:rsid w:val="00D97A8D"/>
    <w:rsid w:val="00DA08D3"/>
    <w:rsid w:val="00DA0CCF"/>
    <w:rsid w:val="00DA1254"/>
    <w:rsid w:val="00DA226E"/>
    <w:rsid w:val="00DA3ACF"/>
    <w:rsid w:val="00DA3C58"/>
    <w:rsid w:val="00DA54E5"/>
    <w:rsid w:val="00DA6319"/>
    <w:rsid w:val="00DA6C48"/>
    <w:rsid w:val="00DB09B6"/>
    <w:rsid w:val="00DB156A"/>
    <w:rsid w:val="00DB15B9"/>
    <w:rsid w:val="00DB233C"/>
    <w:rsid w:val="00DB39C7"/>
    <w:rsid w:val="00DB50BE"/>
    <w:rsid w:val="00DB593C"/>
    <w:rsid w:val="00DB77B1"/>
    <w:rsid w:val="00DB7EE1"/>
    <w:rsid w:val="00DC0266"/>
    <w:rsid w:val="00DC0F83"/>
    <w:rsid w:val="00DC354B"/>
    <w:rsid w:val="00DC38E4"/>
    <w:rsid w:val="00DC3AAA"/>
    <w:rsid w:val="00DC5313"/>
    <w:rsid w:val="00DC55A5"/>
    <w:rsid w:val="00DC7DE3"/>
    <w:rsid w:val="00DD09D6"/>
    <w:rsid w:val="00DD262C"/>
    <w:rsid w:val="00DD2E0B"/>
    <w:rsid w:val="00DD3EFA"/>
    <w:rsid w:val="00DD5297"/>
    <w:rsid w:val="00DD7846"/>
    <w:rsid w:val="00DD7B8A"/>
    <w:rsid w:val="00DE2134"/>
    <w:rsid w:val="00DE2CE9"/>
    <w:rsid w:val="00DE3986"/>
    <w:rsid w:val="00DE41B0"/>
    <w:rsid w:val="00DE42B2"/>
    <w:rsid w:val="00DE5BA8"/>
    <w:rsid w:val="00DE6E51"/>
    <w:rsid w:val="00DF038D"/>
    <w:rsid w:val="00DF0F2B"/>
    <w:rsid w:val="00DF153F"/>
    <w:rsid w:val="00DF2B6D"/>
    <w:rsid w:val="00DF3BED"/>
    <w:rsid w:val="00DF3D94"/>
    <w:rsid w:val="00DF433B"/>
    <w:rsid w:val="00DF43AA"/>
    <w:rsid w:val="00DF451A"/>
    <w:rsid w:val="00DF4670"/>
    <w:rsid w:val="00DF4E57"/>
    <w:rsid w:val="00DF5442"/>
    <w:rsid w:val="00DF6065"/>
    <w:rsid w:val="00DF622A"/>
    <w:rsid w:val="00E003A9"/>
    <w:rsid w:val="00E00547"/>
    <w:rsid w:val="00E016F2"/>
    <w:rsid w:val="00E0237C"/>
    <w:rsid w:val="00E06607"/>
    <w:rsid w:val="00E06B03"/>
    <w:rsid w:val="00E07A5F"/>
    <w:rsid w:val="00E10287"/>
    <w:rsid w:val="00E12F6E"/>
    <w:rsid w:val="00E13D02"/>
    <w:rsid w:val="00E149A5"/>
    <w:rsid w:val="00E14DDD"/>
    <w:rsid w:val="00E1606C"/>
    <w:rsid w:val="00E20D05"/>
    <w:rsid w:val="00E2121A"/>
    <w:rsid w:val="00E214EA"/>
    <w:rsid w:val="00E2227E"/>
    <w:rsid w:val="00E2434D"/>
    <w:rsid w:val="00E256B0"/>
    <w:rsid w:val="00E30290"/>
    <w:rsid w:val="00E31A47"/>
    <w:rsid w:val="00E31AF9"/>
    <w:rsid w:val="00E32600"/>
    <w:rsid w:val="00E32895"/>
    <w:rsid w:val="00E33608"/>
    <w:rsid w:val="00E3393D"/>
    <w:rsid w:val="00E34054"/>
    <w:rsid w:val="00E340F8"/>
    <w:rsid w:val="00E34741"/>
    <w:rsid w:val="00E35948"/>
    <w:rsid w:val="00E36009"/>
    <w:rsid w:val="00E37064"/>
    <w:rsid w:val="00E37EC5"/>
    <w:rsid w:val="00E40FB8"/>
    <w:rsid w:val="00E4258E"/>
    <w:rsid w:val="00E42E5E"/>
    <w:rsid w:val="00E438BE"/>
    <w:rsid w:val="00E454AA"/>
    <w:rsid w:val="00E45805"/>
    <w:rsid w:val="00E46257"/>
    <w:rsid w:val="00E46FC4"/>
    <w:rsid w:val="00E4726A"/>
    <w:rsid w:val="00E50B1F"/>
    <w:rsid w:val="00E52741"/>
    <w:rsid w:val="00E528ED"/>
    <w:rsid w:val="00E535EB"/>
    <w:rsid w:val="00E53C64"/>
    <w:rsid w:val="00E54D01"/>
    <w:rsid w:val="00E54E12"/>
    <w:rsid w:val="00E54EBE"/>
    <w:rsid w:val="00E5599B"/>
    <w:rsid w:val="00E57066"/>
    <w:rsid w:val="00E575F6"/>
    <w:rsid w:val="00E57C15"/>
    <w:rsid w:val="00E57E8D"/>
    <w:rsid w:val="00E60167"/>
    <w:rsid w:val="00E604E6"/>
    <w:rsid w:val="00E60DDB"/>
    <w:rsid w:val="00E61932"/>
    <w:rsid w:val="00E61EAC"/>
    <w:rsid w:val="00E627DC"/>
    <w:rsid w:val="00E63B21"/>
    <w:rsid w:val="00E63E26"/>
    <w:rsid w:val="00E64E12"/>
    <w:rsid w:val="00E65C54"/>
    <w:rsid w:val="00E6674A"/>
    <w:rsid w:val="00E66DDF"/>
    <w:rsid w:val="00E67F01"/>
    <w:rsid w:val="00E70338"/>
    <w:rsid w:val="00E715DC"/>
    <w:rsid w:val="00E71737"/>
    <w:rsid w:val="00E71C9A"/>
    <w:rsid w:val="00E736D6"/>
    <w:rsid w:val="00E73705"/>
    <w:rsid w:val="00E73924"/>
    <w:rsid w:val="00E74A50"/>
    <w:rsid w:val="00E753E1"/>
    <w:rsid w:val="00E76C83"/>
    <w:rsid w:val="00E80481"/>
    <w:rsid w:val="00E8080B"/>
    <w:rsid w:val="00E809D9"/>
    <w:rsid w:val="00E81403"/>
    <w:rsid w:val="00E81786"/>
    <w:rsid w:val="00E83094"/>
    <w:rsid w:val="00E833B2"/>
    <w:rsid w:val="00E8400B"/>
    <w:rsid w:val="00E85D1A"/>
    <w:rsid w:val="00E86D1B"/>
    <w:rsid w:val="00E8775A"/>
    <w:rsid w:val="00E90111"/>
    <w:rsid w:val="00E9186D"/>
    <w:rsid w:val="00E929D7"/>
    <w:rsid w:val="00E92DDF"/>
    <w:rsid w:val="00E92E78"/>
    <w:rsid w:val="00E93E91"/>
    <w:rsid w:val="00E94DB2"/>
    <w:rsid w:val="00E979EE"/>
    <w:rsid w:val="00EA001D"/>
    <w:rsid w:val="00EA3366"/>
    <w:rsid w:val="00EA3C3B"/>
    <w:rsid w:val="00EA467F"/>
    <w:rsid w:val="00EA5381"/>
    <w:rsid w:val="00EA573E"/>
    <w:rsid w:val="00EA5FA5"/>
    <w:rsid w:val="00EA69CF"/>
    <w:rsid w:val="00EA6CBA"/>
    <w:rsid w:val="00EA7231"/>
    <w:rsid w:val="00EA76B9"/>
    <w:rsid w:val="00EB01F1"/>
    <w:rsid w:val="00EB4819"/>
    <w:rsid w:val="00EB5D1F"/>
    <w:rsid w:val="00EB607E"/>
    <w:rsid w:val="00EB62AB"/>
    <w:rsid w:val="00EC17C1"/>
    <w:rsid w:val="00EC1A98"/>
    <w:rsid w:val="00EC1AD0"/>
    <w:rsid w:val="00EC2266"/>
    <w:rsid w:val="00EC2843"/>
    <w:rsid w:val="00EC28D3"/>
    <w:rsid w:val="00EC3552"/>
    <w:rsid w:val="00EC3D47"/>
    <w:rsid w:val="00EC423D"/>
    <w:rsid w:val="00EC4E07"/>
    <w:rsid w:val="00EC5C27"/>
    <w:rsid w:val="00ED033D"/>
    <w:rsid w:val="00ED389E"/>
    <w:rsid w:val="00ED3E73"/>
    <w:rsid w:val="00ED4378"/>
    <w:rsid w:val="00ED628D"/>
    <w:rsid w:val="00ED6992"/>
    <w:rsid w:val="00ED7142"/>
    <w:rsid w:val="00ED786D"/>
    <w:rsid w:val="00ED7970"/>
    <w:rsid w:val="00ED7C57"/>
    <w:rsid w:val="00EE02BD"/>
    <w:rsid w:val="00EE1DF2"/>
    <w:rsid w:val="00EE3598"/>
    <w:rsid w:val="00EE4E8C"/>
    <w:rsid w:val="00EE75CD"/>
    <w:rsid w:val="00EE7A45"/>
    <w:rsid w:val="00EF04DC"/>
    <w:rsid w:val="00EF0D52"/>
    <w:rsid w:val="00EF1B26"/>
    <w:rsid w:val="00EF247E"/>
    <w:rsid w:val="00EF4138"/>
    <w:rsid w:val="00EF4155"/>
    <w:rsid w:val="00EF4176"/>
    <w:rsid w:val="00EF5254"/>
    <w:rsid w:val="00EF5816"/>
    <w:rsid w:val="00EF5B5E"/>
    <w:rsid w:val="00EF6244"/>
    <w:rsid w:val="00EF74EF"/>
    <w:rsid w:val="00F00F2F"/>
    <w:rsid w:val="00F01D8B"/>
    <w:rsid w:val="00F042FC"/>
    <w:rsid w:val="00F05E55"/>
    <w:rsid w:val="00F06542"/>
    <w:rsid w:val="00F07635"/>
    <w:rsid w:val="00F11248"/>
    <w:rsid w:val="00F118C2"/>
    <w:rsid w:val="00F12112"/>
    <w:rsid w:val="00F123EE"/>
    <w:rsid w:val="00F129D4"/>
    <w:rsid w:val="00F1341B"/>
    <w:rsid w:val="00F13F48"/>
    <w:rsid w:val="00F1429F"/>
    <w:rsid w:val="00F14839"/>
    <w:rsid w:val="00F148D8"/>
    <w:rsid w:val="00F14A0C"/>
    <w:rsid w:val="00F15075"/>
    <w:rsid w:val="00F15B39"/>
    <w:rsid w:val="00F16602"/>
    <w:rsid w:val="00F16BA5"/>
    <w:rsid w:val="00F17F2D"/>
    <w:rsid w:val="00F20A9C"/>
    <w:rsid w:val="00F2207E"/>
    <w:rsid w:val="00F22619"/>
    <w:rsid w:val="00F22709"/>
    <w:rsid w:val="00F2468D"/>
    <w:rsid w:val="00F246C2"/>
    <w:rsid w:val="00F24F4F"/>
    <w:rsid w:val="00F26517"/>
    <w:rsid w:val="00F26FE9"/>
    <w:rsid w:val="00F273D0"/>
    <w:rsid w:val="00F304FE"/>
    <w:rsid w:val="00F3102C"/>
    <w:rsid w:val="00F31D4B"/>
    <w:rsid w:val="00F33CB2"/>
    <w:rsid w:val="00F33D33"/>
    <w:rsid w:val="00F3409E"/>
    <w:rsid w:val="00F35291"/>
    <w:rsid w:val="00F359F0"/>
    <w:rsid w:val="00F36159"/>
    <w:rsid w:val="00F36C36"/>
    <w:rsid w:val="00F370D4"/>
    <w:rsid w:val="00F37260"/>
    <w:rsid w:val="00F408C7"/>
    <w:rsid w:val="00F4093B"/>
    <w:rsid w:val="00F421A8"/>
    <w:rsid w:val="00F42E03"/>
    <w:rsid w:val="00F43576"/>
    <w:rsid w:val="00F44D24"/>
    <w:rsid w:val="00F44D92"/>
    <w:rsid w:val="00F452EC"/>
    <w:rsid w:val="00F45576"/>
    <w:rsid w:val="00F45B9A"/>
    <w:rsid w:val="00F47FB4"/>
    <w:rsid w:val="00F508D2"/>
    <w:rsid w:val="00F516E6"/>
    <w:rsid w:val="00F5215A"/>
    <w:rsid w:val="00F52AAA"/>
    <w:rsid w:val="00F63423"/>
    <w:rsid w:val="00F643E3"/>
    <w:rsid w:val="00F6469F"/>
    <w:rsid w:val="00F65067"/>
    <w:rsid w:val="00F652BF"/>
    <w:rsid w:val="00F6729C"/>
    <w:rsid w:val="00F701FB"/>
    <w:rsid w:val="00F70F9F"/>
    <w:rsid w:val="00F71568"/>
    <w:rsid w:val="00F73C7D"/>
    <w:rsid w:val="00F753F6"/>
    <w:rsid w:val="00F76D60"/>
    <w:rsid w:val="00F76EF1"/>
    <w:rsid w:val="00F80DBA"/>
    <w:rsid w:val="00F81EEB"/>
    <w:rsid w:val="00F82343"/>
    <w:rsid w:val="00F82EED"/>
    <w:rsid w:val="00F82F5C"/>
    <w:rsid w:val="00F83664"/>
    <w:rsid w:val="00F83E1A"/>
    <w:rsid w:val="00F84627"/>
    <w:rsid w:val="00F879EB"/>
    <w:rsid w:val="00F90E31"/>
    <w:rsid w:val="00F91D1D"/>
    <w:rsid w:val="00F921B3"/>
    <w:rsid w:val="00F925E3"/>
    <w:rsid w:val="00F92976"/>
    <w:rsid w:val="00F93580"/>
    <w:rsid w:val="00F950B2"/>
    <w:rsid w:val="00F952A7"/>
    <w:rsid w:val="00F95B2E"/>
    <w:rsid w:val="00F96DDE"/>
    <w:rsid w:val="00FA038E"/>
    <w:rsid w:val="00FA25DD"/>
    <w:rsid w:val="00FA2E33"/>
    <w:rsid w:val="00FA420D"/>
    <w:rsid w:val="00FA468A"/>
    <w:rsid w:val="00FA5359"/>
    <w:rsid w:val="00FA61E2"/>
    <w:rsid w:val="00FA75F9"/>
    <w:rsid w:val="00FB0632"/>
    <w:rsid w:val="00FB0B78"/>
    <w:rsid w:val="00FB1BD4"/>
    <w:rsid w:val="00FB33F3"/>
    <w:rsid w:val="00FB36A4"/>
    <w:rsid w:val="00FB36E2"/>
    <w:rsid w:val="00FB4B61"/>
    <w:rsid w:val="00FB4C48"/>
    <w:rsid w:val="00FB5449"/>
    <w:rsid w:val="00FB64B7"/>
    <w:rsid w:val="00FB7BFE"/>
    <w:rsid w:val="00FC059F"/>
    <w:rsid w:val="00FC0C03"/>
    <w:rsid w:val="00FC1958"/>
    <w:rsid w:val="00FC3C20"/>
    <w:rsid w:val="00FC4354"/>
    <w:rsid w:val="00FC4AE8"/>
    <w:rsid w:val="00FC604A"/>
    <w:rsid w:val="00FC7946"/>
    <w:rsid w:val="00FD0088"/>
    <w:rsid w:val="00FD1510"/>
    <w:rsid w:val="00FD19E0"/>
    <w:rsid w:val="00FD1C51"/>
    <w:rsid w:val="00FD2493"/>
    <w:rsid w:val="00FD2629"/>
    <w:rsid w:val="00FD4271"/>
    <w:rsid w:val="00FD4931"/>
    <w:rsid w:val="00FD49E9"/>
    <w:rsid w:val="00FD4FCD"/>
    <w:rsid w:val="00FD50F4"/>
    <w:rsid w:val="00FD530F"/>
    <w:rsid w:val="00FD57F3"/>
    <w:rsid w:val="00FD736D"/>
    <w:rsid w:val="00FD7E91"/>
    <w:rsid w:val="00FE114A"/>
    <w:rsid w:val="00FE1369"/>
    <w:rsid w:val="00FE1615"/>
    <w:rsid w:val="00FE1ADA"/>
    <w:rsid w:val="00FE336E"/>
    <w:rsid w:val="00FE4126"/>
    <w:rsid w:val="00FE4600"/>
    <w:rsid w:val="00FE61A9"/>
    <w:rsid w:val="00FE66C9"/>
    <w:rsid w:val="00FE68DD"/>
    <w:rsid w:val="00FE703D"/>
    <w:rsid w:val="00FE7F83"/>
    <w:rsid w:val="00FE7F9C"/>
    <w:rsid w:val="00FF11B5"/>
    <w:rsid w:val="00FF1662"/>
    <w:rsid w:val="00FF24A4"/>
    <w:rsid w:val="00FF29A6"/>
    <w:rsid w:val="00FF308B"/>
    <w:rsid w:val="00FF4C9B"/>
    <w:rsid w:val="00FF50A7"/>
    <w:rsid w:val="00FF69E3"/>
    <w:rsid w:val="00FF6A9F"/>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00,#344f21,#27511f"/>
    </o:shapedefaults>
    <o:shapelayout v:ext="edit">
      <o:idmap v:ext="edit" data="2"/>
    </o:shapelayout>
  </w:shapeDefaults>
  <w:decimalSymbol w:val="."/>
  <w:listSeparator w:val=","/>
  <w14:docId w14:val="63BEE4D0"/>
  <w15:docId w15:val="{1ACC1A5C-A939-457E-ABD2-67440EC94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164"/>
    <w:pPr>
      <w:spacing w:after="0" w:line="240" w:lineRule="auto"/>
    </w:pPr>
    <w:rPr>
      <w:rFonts w:ascii="Times New Roman" w:eastAsia="Times New Roman" w:hAnsi="Times New Roman" w:cs="Times New Roman"/>
      <w:kern w:val="0"/>
      <w:sz w:val="24"/>
      <w:szCs w:val="24"/>
    </w:rPr>
  </w:style>
  <w:style w:type="paragraph" w:styleId="Heading1">
    <w:name w:val="heading 1"/>
    <w:basedOn w:val="Normal"/>
    <w:next w:val="Normal"/>
    <w:link w:val="Heading1Char"/>
    <w:uiPriority w:val="9"/>
    <w:qFormat/>
    <w:rsid w:val="0013578C"/>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3C5DEB"/>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503015"/>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171FBE"/>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171FBE"/>
  </w:style>
  <w:style w:type="paragraph" w:styleId="Footer">
    <w:name w:val="footer"/>
    <w:basedOn w:val="Normal"/>
    <w:link w:val="FooterChar"/>
    <w:uiPriority w:val="99"/>
    <w:unhideWhenUsed/>
    <w:rsid w:val="00171FBE"/>
    <w:pPr>
      <w:tabs>
        <w:tab w:val="center" w:pos="4680"/>
        <w:tab w:val="right" w:pos="9360"/>
      </w:tabs>
    </w:pPr>
  </w:style>
  <w:style w:type="character" w:customStyle="1" w:styleId="FooterChar">
    <w:name w:val="Footer Char"/>
    <w:basedOn w:val="DefaultParagraphFont"/>
    <w:link w:val="Footer"/>
    <w:uiPriority w:val="99"/>
    <w:rsid w:val="00171FBE"/>
  </w:style>
  <w:style w:type="paragraph" w:styleId="ListParagraph">
    <w:name w:val="List Paragraph"/>
    <w:basedOn w:val="Normal"/>
    <w:uiPriority w:val="34"/>
    <w:qFormat/>
    <w:rsid w:val="00613433"/>
    <w:pPr>
      <w:ind w:left="720"/>
      <w:contextualSpacing/>
    </w:pPr>
  </w:style>
  <w:style w:type="table" w:styleId="TableGrid">
    <w:name w:val="Table Grid"/>
    <w:basedOn w:val="TableNormal"/>
    <w:uiPriority w:val="39"/>
    <w:unhideWhenUsed/>
    <w:rsid w:val="00AD7D62"/>
    <w:pPr>
      <w:spacing w:after="0" w:line="240" w:lineRule="auto"/>
    </w:pPr>
    <w:rPr>
      <w:kern w:val="0"/>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30B51"/>
    <w:rPr>
      <w:sz w:val="16"/>
      <w:szCs w:val="16"/>
    </w:rPr>
  </w:style>
  <w:style w:type="paragraph" w:styleId="CommentText">
    <w:name w:val="annotation text"/>
    <w:basedOn w:val="Normal"/>
    <w:link w:val="CommentTextChar"/>
    <w:uiPriority w:val="99"/>
    <w:unhideWhenUsed/>
    <w:rsid w:val="00830B51"/>
    <w:rPr>
      <w:sz w:val="20"/>
      <w:szCs w:val="20"/>
    </w:rPr>
  </w:style>
  <w:style w:type="character" w:customStyle="1" w:styleId="CommentTextChar">
    <w:name w:val="Comment Text Char"/>
    <w:basedOn w:val="DefaultParagraphFont"/>
    <w:link w:val="CommentText"/>
    <w:uiPriority w:val="99"/>
    <w:rsid w:val="00830B51"/>
    <w:rPr>
      <w:sz w:val="20"/>
      <w:szCs w:val="20"/>
    </w:rPr>
  </w:style>
  <w:style w:type="paragraph" w:styleId="CommentSubject">
    <w:name w:val="annotation subject"/>
    <w:basedOn w:val="CommentText"/>
    <w:next w:val="CommentText"/>
    <w:link w:val="CommentSubjectChar"/>
    <w:uiPriority w:val="99"/>
    <w:semiHidden/>
    <w:unhideWhenUsed/>
    <w:rsid w:val="00830B51"/>
    <w:rPr>
      <w:b/>
      <w:bCs/>
    </w:rPr>
  </w:style>
  <w:style w:type="character" w:customStyle="1" w:styleId="CommentSubjectChar">
    <w:name w:val="Comment Subject Char"/>
    <w:basedOn w:val="CommentTextChar"/>
    <w:link w:val="CommentSubject"/>
    <w:uiPriority w:val="99"/>
    <w:semiHidden/>
    <w:rsid w:val="00830B51"/>
    <w:rPr>
      <w:b/>
      <w:bCs/>
      <w:sz w:val="20"/>
      <w:szCs w:val="20"/>
    </w:rPr>
  </w:style>
  <w:style w:type="table" w:styleId="PlainTable2">
    <w:name w:val="Plain Table 2"/>
    <w:basedOn w:val="TableNormal"/>
    <w:uiPriority w:val="42"/>
    <w:rsid w:val="009D58D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9D58D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2837B4"/>
    <w:rPr>
      <w:color w:val="0563C1" w:themeColor="hyperlink"/>
      <w:u w:val="single"/>
    </w:rPr>
  </w:style>
  <w:style w:type="character" w:styleId="UnresolvedMention">
    <w:name w:val="Unresolved Mention"/>
    <w:basedOn w:val="DefaultParagraphFont"/>
    <w:uiPriority w:val="99"/>
    <w:semiHidden/>
    <w:unhideWhenUsed/>
    <w:rsid w:val="002837B4"/>
    <w:rPr>
      <w:color w:val="605E5C"/>
      <w:shd w:val="clear" w:color="auto" w:fill="E1DFDD"/>
    </w:rPr>
  </w:style>
  <w:style w:type="paragraph" w:styleId="NoSpacing">
    <w:name w:val="No Spacing"/>
    <w:link w:val="NoSpacingChar"/>
    <w:uiPriority w:val="1"/>
    <w:qFormat/>
    <w:rsid w:val="00D74123"/>
    <w:pPr>
      <w:spacing w:after="0" w:line="240" w:lineRule="auto"/>
    </w:pPr>
    <w:rPr>
      <w:rFonts w:eastAsiaTheme="minorEastAsia"/>
      <w:kern w:val="0"/>
    </w:rPr>
  </w:style>
  <w:style w:type="character" w:customStyle="1" w:styleId="NoSpacingChar">
    <w:name w:val="No Spacing Char"/>
    <w:basedOn w:val="DefaultParagraphFont"/>
    <w:link w:val="NoSpacing"/>
    <w:uiPriority w:val="1"/>
    <w:rsid w:val="00D74123"/>
    <w:rPr>
      <w:rFonts w:eastAsiaTheme="minorEastAsia"/>
      <w:kern w:val="0"/>
    </w:rPr>
  </w:style>
  <w:style w:type="character" w:customStyle="1" w:styleId="Heading1Char">
    <w:name w:val="Heading 1 Char"/>
    <w:basedOn w:val="DefaultParagraphFont"/>
    <w:link w:val="Heading1"/>
    <w:uiPriority w:val="9"/>
    <w:rsid w:val="0013578C"/>
    <w:rPr>
      <w:rFonts w:ascii="Nirmala UI Semilight" w:eastAsiaTheme="majorEastAsia" w:hAnsi="Nirmala UI Semilight" w:cstheme="majorBidi"/>
      <w:b/>
      <w:color w:val="1F3864" w:themeColor="accent1" w:themeShade="80"/>
      <w:kern w:val="0"/>
      <w:sz w:val="24"/>
      <w:szCs w:val="32"/>
      <w:u w:val="single"/>
    </w:rPr>
  </w:style>
  <w:style w:type="table" w:styleId="GridTable6Colorful-Accent2">
    <w:name w:val="Grid Table 6 Colorful Accent 2"/>
    <w:basedOn w:val="TableNormal"/>
    <w:uiPriority w:val="51"/>
    <w:rsid w:val="00483D47"/>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1">
    <w:name w:val="Grid Table 6 Colorful Accent 1"/>
    <w:basedOn w:val="TableNormal"/>
    <w:uiPriority w:val="51"/>
    <w:rsid w:val="00483D47"/>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2Char">
    <w:name w:val="Heading 2 Char"/>
    <w:basedOn w:val="DefaultParagraphFont"/>
    <w:link w:val="Heading2"/>
    <w:uiPriority w:val="9"/>
    <w:rsid w:val="003C5DEB"/>
    <w:rPr>
      <w:rFonts w:ascii="Nirmala UI Semilight" w:eastAsiaTheme="majorEastAsia" w:hAnsi="Nirmala UI Semilight" w:cstheme="majorBidi"/>
      <w:szCs w:val="26"/>
      <w:u w:val="single"/>
    </w:rPr>
  </w:style>
  <w:style w:type="table" w:styleId="GridTable1Light-Accent1">
    <w:name w:val="Grid Table 1 Light Accent 1"/>
    <w:basedOn w:val="TableNormal"/>
    <w:uiPriority w:val="46"/>
    <w:rsid w:val="00DF3BE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096D75"/>
    <w:pPr>
      <w:outlineLvl w:val="9"/>
    </w:pPr>
    <w:rPr>
      <w:rFonts w:asciiTheme="majorHAnsi" w:hAnsiTheme="majorHAnsi"/>
      <w:b w:val="0"/>
      <w:sz w:val="32"/>
      <w:u w:val="none"/>
    </w:rPr>
  </w:style>
  <w:style w:type="paragraph" w:styleId="TOC1">
    <w:name w:val="toc 1"/>
    <w:basedOn w:val="Normal"/>
    <w:next w:val="Normal"/>
    <w:autoRedefine/>
    <w:uiPriority w:val="39"/>
    <w:unhideWhenUsed/>
    <w:rsid w:val="00096D75"/>
    <w:pPr>
      <w:spacing w:after="100"/>
    </w:pPr>
  </w:style>
  <w:style w:type="paragraph" w:styleId="TOC2">
    <w:name w:val="toc 2"/>
    <w:basedOn w:val="Normal"/>
    <w:next w:val="Normal"/>
    <w:autoRedefine/>
    <w:uiPriority w:val="39"/>
    <w:unhideWhenUsed/>
    <w:rsid w:val="00096D75"/>
    <w:pPr>
      <w:spacing w:after="100"/>
      <w:ind w:left="220"/>
    </w:pPr>
  </w:style>
  <w:style w:type="paragraph" w:styleId="NormalWeb">
    <w:name w:val="Normal (Web)"/>
    <w:basedOn w:val="Normal"/>
    <w:uiPriority w:val="99"/>
    <w:unhideWhenUsed/>
    <w:rsid w:val="00F71568"/>
    <w:pPr>
      <w:spacing w:before="100" w:beforeAutospacing="1" w:after="100" w:afterAutospacing="1"/>
    </w:pPr>
    <w:rPr>
      <w:lang w:val="en-IN" w:eastAsia="en-GB"/>
    </w:rPr>
  </w:style>
  <w:style w:type="paragraph" w:styleId="z-TopofForm">
    <w:name w:val="HTML Top of Form"/>
    <w:basedOn w:val="Normal"/>
    <w:next w:val="Normal"/>
    <w:link w:val="z-TopofFormChar"/>
    <w:hidden/>
    <w:uiPriority w:val="99"/>
    <w:semiHidden/>
    <w:unhideWhenUsed/>
    <w:rsid w:val="00B46049"/>
    <w:pPr>
      <w:pBdr>
        <w:bottom w:val="single" w:sz="6" w:space="1" w:color="auto"/>
      </w:pBdr>
      <w:jc w:val="center"/>
    </w:pPr>
    <w:rPr>
      <w:rFonts w:ascii="Arial" w:hAnsi="Arial" w:cs="Arial"/>
      <w:vanish/>
      <w:sz w:val="16"/>
      <w:szCs w:val="16"/>
      <w:lang w:val="en-IN" w:eastAsia="en-GB"/>
    </w:rPr>
  </w:style>
  <w:style w:type="character" w:customStyle="1" w:styleId="z-TopofFormChar">
    <w:name w:val="z-Top of Form Char"/>
    <w:basedOn w:val="DefaultParagraphFont"/>
    <w:link w:val="z-TopofForm"/>
    <w:uiPriority w:val="99"/>
    <w:semiHidden/>
    <w:rsid w:val="00B46049"/>
    <w:rPr>
      <w:rFonts w:ascii="Arial" w:eastAsia="Times New Roman" w:hAnsi="Arial" w:cs="Arial"/>
      <w:vanish/>
      <w:kern w:val="0"/>
      <w:sz w:val="16"/>
      <w:szCs w:val="16"/>
      <w:lang w:val="en-IN" w:eastAsia="en-GB"/>
    </w:rPr>
  </w:style>
  <w:style w:type="paragraph" w:styleId="z-BottomofForm">
    <w:name w:val="HTML Bottom of Form"/>
    <w:basedOn w:val="Normal"/>
    <w:next w:val="Normal"/>
    <w:link w:val="z-BottomofFormChar"/>
    <w:hidden/>
    <w:uiPriority w:val="99"/>
    <w:semiHidden/>
    <w:unhideWhenUsed/>
    <w:rsid w:val="00B46049"/>
    <w:pPr>
      <w:pBdr>
        <w:top w:val="single" w:sz="6" w:space="1" w:color="auto"/>
      </w:pBdr>
      <w:jc w:val="center"/>
    </w:pPr>
    <w:rPr>
      <w:rFonts w:ascii="Arial" w:hAnsi="Arial" w:cs="Arial"/>
      <w:vanish/>
      <w:sz w:val="16"/>
      <w:szCs w:val="16"/>
      <w:lang w:val="en-IN" w:eastAsia="en-GB"/>
    </w:rPr>
  </w:style>
  <w:style w:type="character" w:customStyle="1" w:styleId="z-BottomofFormChar">
    <w:name w:val="z-Bottom of Form Char"/>
    <w:basedOn w:val="DefaultParagraphFont"/>
    <w:link w:val="z-BottomofForm"/>
    <w:uiPriority w:val="99"/>
    <w:semiHidden/>
    <w:rsid w:val="00B46049"/>
    <w:rPr>
      <w:rFonts w:ascii="Arial" w:eastAsia="Times New Roman" w:hAnsi="Arial" w:cs="Arial"/>
      <w:vanish/>
      <w:kern w:val="0"/>
      <w:sz w:val="16"/>
      <w:szCs w:val="16"/>
      <w:lang w:val="en-IN" w:eastAsia="en-GB"/>
    </w:rPr>
  </w:style>
  <w:style w:type="character" w:styleId="Strong">
    <w:name w:val="Strong"/>
    <w:basedOn w:val="DefaultParagraphFont"/>
    <w:uiPriority w:val="22"/>
    <w:qFormat/>
    <w:rsid w:val="00C44BFB"/>
    <w:rPr>
      <w:b/>
      <w:bCs/>
    </w:rPr>
  </w:style>
  <w:style w:type="character" w:customStyle="1" w:styleId="Heading3Char">
    <w:name w:val="Heading 3 Char"/>
    <w:basedOn w:val="DefaultParagraphFont"/>
    <w:link w:val="Heading3"/>
    <w:uiPriority w:val="9"/>
    <w:semiHidden/>
    <w:rsid w:val="00503015"/>
    <w:rPr>
      <w:rFonts w:asciiTheme="majorHAnsi" w:eastAsiaTheme="majorEastAsia" w:hAnsiTheme="majorHAnsi" w:cstheme="majorBidi"/>
      <w:color w:val="1F3763" w:themeColor="accent1" w:themeShade="7F"/>
      <w:sz w:val="24"/>
      <w:szCs w:val="24"/>
    </w:rPr>
  </w:style>
  <w:style w:type="paragraph" w:styleId="Revision">
    <w:name w:val="Revision"/>
    <w:hidden/>
    <w:uiPriority w:val="99"/>
    <w:semiHidden/>
    <w:rsid w:val="009B3F6E"/>
    <w:pPr>
      <w:spacing w:after="0" w:line="240" w:lineRule="auto"/>
    </w:pPr>
  </w:style>
  <w:style w:type="character" w:customStyle="1" w:styleId="line-clamp-1">
    <w:name w:val="line-clamp-1"/>
    <w:basedOn w:val="DefaultParagraphFont"/>
    <w:rsid w:val="00B779CE"/>
  </w:style>
  <w:style w:type="paragraph" w:styleId="BodyText">
    <w:name w:val="Body Text"/>
    <w:basedOn w:val="Normal"/>
    <w:link w:val="BodyTextChar"/>
    <w:uiPriority w:val="1"/>
    <w:qFormat/>
    <w:rsid w:val="001D5DA2"/>
    <w:pPr>
      <w:widowControl w:val="0"/>
      <w:autoSpaceDE w:val="0"/>
      <w:autoSpaceDN w:val="0"/>
    </w:pPr>
    <w:rPr>
      <w:rFonts w:ascii="Calibri" w:eastAsia="Calibri" w:hAnsi="Calibri" w:cs="Calibri"/>
    </w:rPr>
  </w:style>
  <w:style w:type="character" w:customStyle="1" w:styleId="BodyTextChar">
    <w:name w:val="Body Text Char"/>
    <w:basedOn w:val="DefaultParagraphFont"/>
    <w:link w:val="BodyText"/>
    <w:uiPriority w:val="1"/>
    <w:rsid w:val="001D5DA2"/>
    <w:rPr>
      <w:rFonts w:ascii="Calibri" w:eastAsia="Calibri" w:hAnsi="Calibri" w:cs="Calibri"/>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59596">
      <w:bodyDiv w:val="1"/>
      <w:marLeft w:val="0"/>
      <w:marRight w:val="0"/>
      <w:marTop w:val="0"/>
      <w:marBottom w:val="0"/>
      <w:divBdr>
        <w:top w:val="none" w:sz="0" w:space="0" w:color="auto"/>
        <w:left w:val="none" w:sz="0" w:space="0" w:color="auto"/>
        <w:bottom w:val="none" w:sz="0" w:space="0" w:color="auto"/>
        <w:right w:val="none" w:sz="0" w:space="0" w:color="auto"/>
      </w:divBdr>
    </w:div>
    <w:div w:id="23016992">
      <w:bodyDiv w:val="1"/>
      <w:marLeft w:val="0"/>
      <w:marRight w:val="0"/>
      <w:marTop w:val="0"/>
      <w:marBottom w:val="0"/>
      <w:divBdr>
        <w:top w:val="none" w:sz="0" w:space="0" w:color="auto"/>
        <w:left w:val="none" w:sz="0" w:space="0" w:color="auto"/>
        <w:bottom w:val="none" w:sz="0" w:space="0" w:color="auto"/>
        <w:right w:val="none" w:sz="0" w:space="0" w:color="auto"/>
      </w:divBdr>
    </w:div>
    <w:div w:id="30612970">
      <w:bodyDiv w:val="1"/>
      <w:marLeft w:val="0"/>
      <w:marRight w:val="0"/>
      <w:marTop w:val="0"/>
      <w:marBottom w:val="0"/>
      <w:divBdr>
        <w:top w:val="none" w:sz="0" w:space="0" w:color="auto"/>
        <w:left w:val="none" w:sz="0" w:space="0" w:color="auto"/>
        <w:bottom w:val="none" w:sz="0" w:space="0" w:color="auto"/>
        <w:right w:val="none" w:sz="0" w:space="0" w:color="auto"/>
      </w:divBdr>
      <w:divsChild>
        <w:div w:id="179854742">
          <w:marLeft w:val="0"/>
          <w:marRight w:val="0"/>
          <w:marTop w:val="0"/>
          <w:marBottom w:val="0"/>
          <w:divBdr>
            <w:top w:val="single" w:sz="2" w:space="0" w:color="E3E3E3"/>
            <w:left w:val="single" w:sz="2" w:space="0" w:color="E3E3E3"/>
            <w:bottom w:val="single" w:sz="2" w:space="0" w:color="E3E3E3"/>
            <w:right w:val="single" w:sz="2" w:space="0" w:color="E3E3E3"/>
          </w:divBdr>
          <w:divsChild>
            <w:div w:id="1144277588">
              <w:marLeft w:val="0"/>
              <w:marRight w:val="0"/>
              <w:marTop w:val="0"/>
              <w:marBottom w:val="0"/>
              <w:divBdr>
                <w:top w:val="single" w:sz="2" w:space="0" w:color="E3E3E3"/>
                <w:left w:val="single" w:sz="2" w:space="0" w:color="E3E3E3"/>
                <w:bottom w:val="single" w:sz="2" w:space="0" w:color="E3E3E3"/>
                <w:right w:val="single" w:sz="2" w:space="0" w:color="E3E3E3"/>
              </w:divBdr>
              <w:divsChild>
                <w:div w:id="1421870719">
                  <w:marLeft w:val="0"/>
                  <w:marRight w:val="0"/>
                  <w:marTop w:val="0"/>
                  <w:marBottom w:val="0"/>
                  <w:divBdr>
                    <w:top w:val="single" w:sz="2" w:space="0" w:color="E3E3E3"/>
                    <w:left w:val="single" w:sz="2" w:space="0" w:color="E3E3E3"/>
                    <w:bottom w:val="single" w:sz="2" w:space="0" w:color="E3E3E3"/>
                    <w:right w:val="single" w:sz="2" w:space="0" w:color="E3E3E3"/>
                  </w:divBdr>
                  <w:divsChild>
                    <w:div w:id="658270317">
                      <w:marLeft w:val="0"/>
                      <w:marRight w:val="0"/>
                      <w:marTop w:val="0"/>
                      <w:marBottom w:val="0"/>
                      <w:divBdr>
                        <w:top w:val="single" w:sz="2" w:space="0" w:color="E3E3E3"/>
                        <w:left w:val="single" w:sz="2" w:space="0" w:color="E3E3E3"/>
                        <w:bottom w:val="single" w:sz="2" w:space="0" w:color="E3E3E3"/>
                        <w:right w:val="single" w:sz="2" w:space="0" w:color="E3E3E3"/>
                      </w:divBdr>
                      <w:divsChild>
                        <w:div w:id="1237665394">
                          <w:marLeft w:val="0"/>
                          <w:marRight w:val="0"/>
                          <w:marTop w:val="0"/>
                          <w:marBottom w:val="0"/>
                          <w:divBdr>
                            <w:top w:val="single" w:sz="2" w:space="0" w:color="E3E3E3"/>
                            <w:left w:val="single" w:sz="2" w:space="0" w:color="E3E3E3"/>
                            <w:bottom w:val="single" w:sz="2" w:space="0" w:color="E3E3E3"/>
                            <w:right w:val="single" w:sz="2" w:space="0" w:color="E3E3E3"/>
                          </w:divBdr>
                          <w:divsChild>
                            <w:div w:id="1165785512">
                              <w:marLeft w:val="0"/>
                              <w:marRight w:val="0"/>
                              <w:marTop w:val="100"/>
                              <w:marBottom w:val="100"/>
                              <w:divBdr>
                                <w:top w:val="single" w:sz="2" w:space="0" w:color="E3E3E3"/>
                                <w:left w:val="single" w:sz="2" w:space="0" w:color="E3E3E3"/>
                                <w:bottom w:val="single" w:sz="2" w:space="0" w:color="E3E3E3"/>
                                <w:right w:val="single" w:sz="2" w:space="0" w:color="E3E3E3"/>
                              </w:divBdr>
                              <w:divsChild>
                                <w:div w:id="1089546945">
                                  <w:marLeft w:val="0"/>
                                  <w:marRight w:val="0"/>
                                  <w:marTop w:val="0"/>
                                  <w:marBottom w:val="0"/>
                                  <w:divBdr>
                                    <w:top w:val="single" w:sz="2" w:space="0" w:color="E3E3E3"/>
                                    <w:left w:val="single" w:sz="2" w:space="0" w:color="E3E3E3"/>
                                    <w:bottom w:val="single" w:sz="2" w:space="0" w:color="E3E3E3"/>
                                    <w:right w:val="single" w:sz="2" w:space="0" w:color="E3E3E3"/>
                                  </w:divBdr>
                                  <w:divsChild>
                                    <w:div w:id="968318741">
                                      <w:marLeft w:val="0"/>
                                      <w:marRight w:val="0"/>
                                      <w:marTop w:val="0"/>
                                      <w:marBottom w:val="0"/>
                                      <w:divBdr>
                                        <w:top w:val="single" w:sz="2" w:space="0" w:color="E3E3E3"/>
                                        <w:left w:val="single" w:sz="2" w:space="0" w:color="E3E3E3"/>
                                        <w:bottom w:val="single" w:sz="2" w:space="0" w:color="E3E3E3"/>
                                        <w:right w:val="single" w:sz="2" w:space="0" w:color="E3E3E3"/>
                                      </w:divBdr>
                                      <w:divsChild>
                                        <w:div w:id="849299119">
                                          <w:marLeft w:val="0"/>
                                          <w:marRight w:val="0"/>
                                          <w:marTop w:val="0"/>
                                          <w:marBottom w:val="0"/>
                                          <w:divBdr>
                                            <w:top w:val="single" w:sz="2" w:space="0" w:color="E3E3E3"/>
                                            <w:left w:val="single" w:sz="2" w:space="0" w:color="E3E3E3"/>
                                            <w:bottom w:val="single" w:sz="2" w:space="0" w:color="E3E3E3"/>
                                            <w:right w:val="single" w:sz="2" w:space="0" w:color="E3E3E3"/>
                                          </w:divBdr>
                                          <w:divsChild>
                                            <w:div w:id="204487085">
                                              <w:marLeft w:val="0"/>
                                              <w:marRight w:val="0"/>
                                              <w:marTop w:val="0"/>
                                              <w:marBottom w:val="0"/>
                                              <w:divBdr>
                                                <w:top w:val="single" w:sz="2" w:space="0" w:color="E3E3E3"/>
                                                <w:left w:val="single" w:sz="2" w:space="0" w:color="E3E3E3"/>
                                                <w:bottom w:val="single" w:sz="2" w:space="0" w:color="E3E3E3"/>
                                                <w:right w:val="single" w:sz="2" w:space="0" w:color="E3E3E3"/>
                                              </w:divBdr>
                                              <w:divsChild>
                                                <w:div w:id="1335104607">
                                                  <w:marLeft w:val="0"/>
                                                  <w:marRight w:val="0"/>
                                                  <w:marTop w:val="0"/>
                                                  <w:marBottom w:val="0"/>
                                                  <w:divBdr>
                                                    <w:top w:val="single" w:sz="2" w:space="0" w:color="E3E3E3"/>
                                                    <w:left w:val="single" w:sz="2" w:space="0" w:color="E3E3E3"/>
                                                    <w:bottom w:val="single" w:sz="2" w:space="0" w:color="E3E3E3"/>
                                                    <w:right w:val="single" w:sz="2" w:space="0" w:color="E3E3E3"/>
                                                  </w:divBdr>
                                                  <w:divsChild>
                                                    <w:div w:id="217712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718002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348709">
      <w:bodyDiv w:val="1"/>
      <w:marLeft w:val="0"/>
      <w:marRight w:val="0"/>
      <w:marTop w:val="0"/>
      <w:marBottom w:val="0"/>
      <w:divBdr>
        <w:top w:val="none" w:sz="0" w:space="0" w:color="auto"/>
        <w:left w:val="none" w:sz="0" w:space="0" w:color="auto"/>
        <w:bottom w:val="none" w:sz="0" w:space="0" w:color="auto"/>
        <w:right w:val="none" w:sz="0" w:space="0" w:color="auto"/>
      </w:divBdr>
    </w:div>
    <w:div w:id="39332371">
      <w:bodyDiv w:val="1"/>
      <w:marLeft w:val="0"/>
      <w:marRight w:val="0"/>
      <w:marTop w:val="0"/>
      <w:marBottom w:val="0"/>
      <w:divBdr>
        <w:top w:val="none" w:sz="0" w:space="0" w:color="auto"/>
        <w:left w:val="none" w:sz="0" w:space="0" w:color="auto"/>
        <w:bottom w:val="none" w:sz="0" w:space="0" w:color="auto"/>
        <w:right w:val="none" w:sz="0" w:space="0" w:color="auto"/>
      </w:divBdr>
    </w:div>
    <w:div w:id="39937728">
      <w:bodyDiv w:val="1"/>
      <w:marLeft w:val="0"/>
      <w:marRight w:val="0"/>
      <w:marTop w:val="0"/>
      <w:marBottom w:val="0"/>
      <w:divBdr>
        <w:top w:val="none" w:sz="0" w:space="0" w:color="auto"/>
        <w:left w:val="none" w:sz="0" w:space="0" w:color="auto"/>
        <w:bottom w:val="none" w:sz="0" w:space="0" w:color="auto"/>
        <w:right w:val="none" w:sz="0" w:space="0" w:color="auto"/>
      </w:divBdr>
    </w:div>
    <w:div w:id="46146182">
      <w:bodyDiv w:val="1"/>
      <w:marLeft w:val="0"/>
      <w:marRight w:val="0"/>
      <w:marTop w:val="0"/>
      <w:marBottom w:val="0"/>
      <w:divBdr>
        <w:top w:val="none" w:sz="0" w:space="0" w:color="auto"/>
        <w:left w:val="none" w:sz="0" w:space="0" w:color="auto"/>
        <w:bottom w:val="none" w:sz="0" w:space="0" w:color="auto"/>
        <w:right w:val="none" w:sz="0" w:space="0" w:color="auto"/>
      </w:divBdr>
      <w:divsChild>
        <w:div w:id="1397632484">
          <w:marLeft w:val="0"/>
          <w:marRight w:val="0"/>
          <w:marTop w:val="0"/>
          <w:marBottom w:val="0"/>
          <w:divBdr>
            <w:top w:val="single" w:sz="2" w:space="0" w:color="D9D9E3"/>
            <w:left w:val="single" w:sz="2" w:space="0" w:color="D9D9E3"/>
            <w:bottom w:val="single" w:sz="2" w:space="0" w:color="D9D9E3"/>
            <w:right w:val="single" w:sz="2" w:space="0" w:color="D9D9E3"/>
          </w:divBdr>
          <w:divsChild>
            <w:div w:id="874198052">
              <w:marLeft w:val="0"/>
              <w:marRight w:val="0"/>
              <w:marTop w:val="0"/>
              <w:marBottom w:val="0"/>
              <w:divBdr>
                <w:top w:val="single" w:sz="2" w:space="0" w:color="D9D9E3"/>
                <w:left w:val="single" w:sz="2" w:space="0" w:color="D9D9E3"/>
                <w:bottom w:val="single" w:sz="2" w:space="0" w:color="D9D9E3"/>
                <w:right w:val="single" w:sz="2" w:space="0" w:color="D9D9E3"/>
              </w:divBdr>
              <w:divsChild>
                <w:div w:id="1044256010">
                  <w:marLeft w:val="0"/>
                  <w:marRight w:val="0"/>
                  <w:marTop w:val="0"/>
                  <w:marBottom w:val="0"/>
                  <w:divBdr>
                    <w:top w:val="single" w:sz="2" w:space="0" w:color="D9D9E3"/>
                    <w:left w:val="single" w:sz="2" w:space="0" w:color="D9D9E3"/>
                    <w:bottom w:val="single" w:sz="2" w:space="0" w:color="D9D9E3"/>
                    <w:right w:val="single" w:sz="2" w:space="0" w:color="D9D9E3"/>
                  </w:divBdr>
                  <w:divsChild>
                    <w:div w:id="13965195">
                      <w:marLeft w:val="0"/>
                      <w:marRight w:val="0"/>
                      <w:marTop w:val="0"/>
                      <w:marBottom w:val="0"/>
                      <w:divBdr>
                        <w:top w:val="single" w:sz="2" w:space="0" w:color="D9D9E3"/>
                        <w:left w:val="single" w:sz="2" w:space="0" w:color="D9D9E3"/>
                        <w:bottom w:val="single" w:sz="2" w:space="0" w:color="D9D9E3"/>
                        <w:right w:val="single" w:sz="2" w:space="0" w:color="D9D9E3"/>
                      </w:divBdr>
                      <w:divsChild>
                        <w:div w:id="685985332">
                          <w:marLeft w:val="0"/>
                          <w:marRight w:val="0"/>
                          <w:marTop w:val="0"/>
                          <w:marBottom w:val="0"/>
                          <w:divBdr>
                            <w:top w:val="single" w:sz="2" w:space="0" w:color="D9D9E3"/>
                            <w:left w:val="single" w:sz="2" w:space="0" w:color="D9D9E3"/>
                            <w:bottom w:val="single" w:sz="2" w:space="0" w:color="D9D9E3"/>
                            <w:right w:val="single" w:sz="2" w:space="0" w:color="D9D9E3"/>
                          </w:divBdr>
                          <w:divsChild>
                            <w:div w:id="342631641">
                              <w:marLeft w:val="0"/>
                              <w:marRight w:val="0"/>
                              <w:marTop w:val="100"/>
                              <w:marBottom w:val="100"/>
                              <w:divBdr>
                                <w:top w:val="single" w:sz="2" w:space="0" w:color="D9D9E3"/>
                                <w:left w:val="single" w:sz="2" w:space="0" w:color="D9D9E3"/>
                                <w:bottom w:val="single" w:sz="2" w:space="0" w:color="D9D9E3"/>
                                <w:right w:val="single" w:sz="2" w:space="0" w:color="D9D9E3"/>
                              </w:divBdr>
                              <w:divsChild>
                                <w:div w:id="1229458950">
                                  <w:marLeft w:val="0"/>
                                  <w:marRight w:val="0"/>
                                  <w:marTop w:val="0"/>
                                  <w:marBottom w:val="0"/>
                                  <w:divBdr>
                                    <w:top w:val="single" w:sz="2" w:space="0" w:color="D9D9E3"/>
                                    <w:left w:val="single" w:sz="2" w:space="0" w:color="D9D9E3"/>
                                    <w:bottom w:val="single" w:sz="2" w:space="0" w:color="D9D9E3"/>
                                    <w:right w:val="single" w:sz="2" w:space="0" w:color="D9D9E3"/>
                                  </w:divBdr>
                                  <w:divsChild>
                                    <w:div w:id="1718360975">
                                      <w:marLeft w:val="0"/>
                                      <w:marRight w:val="0"/>
                                      <w:marTop w:val="0"/>
                                      <w:marBottom w:val="0"/>
                                      <w:divBdr>
                                        <w:top w:val="single" w:sz="2" w:space="0" w:color="D9D9E3"/>
                                        <w:left w:val="single" w:sz="2" w:space="0" w:color="D9D9E3"/>
                                        <w:bottom w:val="single" w:sz="2" w:space="0" w:color="D9D9E3"/>
                                        <w:right w:val="single" w:sz="2" w:space="0" w:color="D9D9E3"/>
                                      </w:divBdr>
                                      <w:divsChild>
                                        <w:div w:id="1000307483">
                                          <w:marLeft w:val="0"/>
                                          <w:marRight w:val="0"/>
                                          <w:marTop w:val="0"/>
                                          <w:marBottom w:val="0"/>
                                          <w:divBdr>
                                            <w:top w:val="single" w:sz="2" w:space="0" w:color="D9D9E3"/>
                                            <w:left w:val="single" w:sz="2" w:space="0" w:color="D9D9E3"/>
                                            <w:bottom w:val="single" w:sz="2" w:space="0" w:color="D9D9E3"/>
                                            <w:right w:val="single" w:sz="2" w:space="0" w:color="D9D9E3"/>
                                          </w:divBdr>
                                          <w:divsChild>
                                            <w:div w:id="2086103075">
                                              <w:marLeft w:val="0"/>
                                              <w:marRight w:val="0"/>
                                              <w:marTop w:val="0"/>
                                              <w:marBottom w:val="0"/>
                                              <w:divBdr>
                                                <w:top w:val="single" w:sz="2" w:space="0" w:color="D9D9E3"/>
                                                <w:left w:val="single" w:sz="2" w:space="0" w:color="D9D9E3"/>
                                                <w:bottom w:val="single" w:sz="2" w:space="0" w:color="D9D9E3"/>
                                                <w:right w:val="single" w:sz="2" w:space="0" w:color="D9D9E3"/>
                                              </w:divBdr>
                                              <w:divsChild>
                                                <w:div w:id="1381174099">
                                                  <w:marLeft w:val="0"/>
                                                  <w:marRight w:val="0"/>
                                                  <w:marTop w:val="0"/>
                                                  <w:marBottom w:val="0"/>
                                                  <w:divBdr>
                                                    <w:top w:val="single" w:sz="2" w:space="0" w:color="D9D9E3"/>
                                                    <w:left w:val="single" w:sz="2" w:space="0" w:color="D9D9E3"/>
                                                    <w:bottom w:val="single" w:sz="2" w:space="0" w:color="D9D9E3"/>
                                                    <w:right w:val="single" w:sz="2" w:space="0" w:color="D9D9E3"/>
                                                  </w:divBdr>
                                                  <w:divsChild>
                                                    <w:div w:id="4165588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30422383">
                          <w:marLeft w:val="0"/>
                          <w:marRight w:val="0"/>
                          <w:marTop w:val="0"/>
                          <w:marBottom w:val="0"/>
                          <w:divBdr>
                            <w:top w:val="single" w:sz="2" w:space="0" w:color="D9D9E3"/>
                            <w:left w:val="single" w:sz="2" w:space="0" w:color="D9D9E3"/>
                            <w:bottom w:val="single" w:sz="2" w:space="0" w:color="D9D9E3"/>
                            <w:right w:val="single" w:sz="2" w:space="0" w:color="D9D9E3"/>
                          </w:divBdr>
                          <w:divsChild>
                            <w:div w:id="1231159599">
                              <w:marLeft w:val="0"/>
                              <w:marRight w:val="0"/>
                              <w:marTop w:val="0"/>
                              <w:marBottom w:val="0"/>
                              <w:divBdr>
                                <w:top w:val="single" w:sz="2" w:space="0" w:color="D9D9E3"/>
                                <w:left w:val="single" w:sz="2" w:space="0" w:color="D9D9E3"/>
                                <w:bottom w:val="single" w:sz="2" w:space="0" w:color="D9D9E3"/>
                                <w:right w:val="single" w:sz="2" w:space="0" w:color="D9D9E3"/>
                              </w:divBdr>
                              <w:divsChild>
                                <w:div w:id="1139147077">
                                  <w:marLeft w:val="0"/>
                                  <w:marRight w:val="0"/>
                                  <w:marTop w:val="0"/>
                                  <w:marBottom w:val="0"/>
                                  <w:divBdr>
                                    <w:top w:val="single" w:sz="6" w:space="0" w:color="auto"/>
                                    <w:left w:val="single" w:sz="6" w:space="0" w:color="auto"/>
                                    <w:bottom w:val="single" w:sz="6" w:space="0" w:color="auto"/>
                                    <w:right w:val="single" w:sz="6" w:space="0" w:color="auto"/>
                                  </w:divBdr>
                                  <w:divsChild>
                                    <w:div w:id="12785582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11610578">
          <w:marLeft w:val="0"/>
          <w:marRight w:val="0"/>
          <w:marTop w:val="0"/>
          <w:marBottom w:val="0"/>
          <w:divBdr>
            <w:top w:val="none" w:sz="0" w:space="0" w:color="auto"/>
            <w:left w:val="none" w:sz="0" w:space="0" w:color="auto"/>
            <w:bottom w:val="none" w:sz="0" w:space="0" w:color="auto"/>
            <w:right w:val="none" w:sz="0" w:space="0" w:color="auto"/>
          </w:divBdr>
          <w:divsChild>
            <w:div w:id="355473863">
              <w:marLeft w:val="0"/>
              <w:marRight w:val="0"/>
              <w:marTop w:val="0"/>
              <w:marBottom w:val="0"/>
              <w:divBdr>
                <w:top w:val="single" w:sz="2" w:space="0" w:color="D9D9E3"/>
                <w:left w:val="single" w:sz="2" w:space="0" w:color="D9D9E3"/>
                <w:bottom w:val="single" w:sz="2" w:space="0" w:color="D9D9E3"/>
                <w:right w:val="single" w:sz="2" w:space="0" w:color="D9D9E3"/>
              </w:divBdr>
              <w:divsChild>
                <w:div w:id="468209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59134679">
      <w:bodyDiv w:val="1"/>
      <w:marLeft w:val="0"/>
      <w:marRight w:val="0"/>
      <w:marTop w:val="0"/>
      <w:marBottom w:val="0"/>
      <w:divBdr>
        <w:top w:val="none" w:sz="0" w:space="0" w:color="auto"/>
        <w:left w:val="none" w:sz="0" w:space="0" w:color="auto"/>
        <w:bottom w:val="none" w:sz="0" w:space="0" w:color="auto"/>
        <w:right w:val="none" w:sz="0" w:space="0" w:color="auto"/>
      </w:divBdr>
    </w:div>
    <w:div w:id="65034207">
      <w:bodyDiv w:val="1"/>
      <w:marLeft w:val="0"/>
      <w:marRight w:val="0"/>
      <w:marTop w:val="0"/>
      <w:marBottom w:val="0"/>
      <w:divBdr>
        <w:top w:val="none" w:sz="0" w:space="0" w:color="auto"/>
        <w:left w:val="none" w:sz="0" w:space="0" w:color="auto"/>
        <w:bottom w:val="none" w:sz="0" w:space="0" w:color="auto"/>
        <w:right w:val="none" w:sz="0" w:space="0" w:color="auto"/>
      </w:divBdr>
    </w:div>
    <w:div w:id="66808098">
      <w:bodyDiv w:val="1"/>
      <w:marLeft w:val="0"/>
      <w:marRight w:val="0"/>
      <w:marTop w:val="0"/>
      <w:marBottom w:val="0"/>
      <w:divBdr>
        <w:top w:val="none" w:sz="0" w:space="0" w:color="auto"/>
        <w:left w:val="none" w:sz="0" w:space="0" w:color="auto"/>
        <w:bottom w:val="none" w:sz="0" w:space="0" w:color="auto"/>
        <w:right w:val="none" w:sz="0" w:space="0" w:color="auto"/>
      </w:divBdr>
    </w:div>
    <w:div w:id="69885411">
      <w:bodyDiv w:val="1"/>
      <w:marLeft w:val="0"/>
      <w:marRight w:val="0"/>
      <w:marTop w:val="0"/>
      <w:marBottom w:val="0"/>
      <w:divBdr>
        <w:top w:val="none" w:sz="0" w:space="0" w:color="auto"/>
        <w:left w:val="none" w:sz="0" w:space="0" w:color="auto"/>
        <w:bottom w:val="none" w:sz="0" w:space="0" w:color="auto"/>
        <w:right w:val="none" w:sz="0" w:space="0" w:color="auto"/>
      </w:divBdr>
    </w:div>
    <w:div w:id="72164932">
      <w:bodyDiv w:val="1"/>
      <w:marLeft w:val="0"/>
      <w:marRight w:val="0"/>
      <w:marTop w:val="0"/>
      <w:marBottom w:val="0"/>
      <w:divBdr>
        <w:top w:val="none" w:sz="0" w:space="0" w:color="auto"/>
        <w:left w:val="none" w:sz="0" w:space="0" w:color="auto"/>
        <w:bottom w:val="none" w:sz="0" w:space="0" w:color="auto"/>
        <w:right w:val="none" w:sz="0" w:space="0" w:color="auto"/>
      </w:divBdr>
      <w:divsChild>
        <w:div w:id="1451820701">
          <w:marLeft w:val="0"/>
          <w:marRight w:val="0"/>
          <w:marTop w:val="0"/>
          <w:marBottom w:val="0"/>
          <w:divBdr>
            <w:top w:val="single" w:sz="2" w:space="0" w:color="E3E3E3"/>
            <w:left w:val="single" w:sz="2" w:space="0" w:color="E3E3E3"/>
            <w:bottom w:val="single" w:sz="2" w:space="0" w:color="E3E3E3"/>
            <w:right w:val="single" w:sz="2" w:space="0" w:color="E3E3E3"/>
          </w:divBdr>
          <w:divsChild>
            <w:div w:id="444426666">
              <w:marLeft w:val="0"/>
              <w:marRight w:val="0"/>
              <w:marTop w:val="100"/>
              <w:marBottom w:val="100"/>
              <w:divBdr>
                <w:top w:val="single" w:sz="2" w:space="0" w:color="E3E3E3"/>
                <w:left w:val="single" w:sz="2" w:space="0" w:color="E3E3E3"/>
                <w:bottom w:val="single" w:sz="2" w:space="0" w:color="E3E3E3"/>
                <w:right w:val="single" w:sz="2" w:space="0" w:color="E3E3E3"/>
              </w:divBdr>
              <w:divsChild>
                <w:div w:id="1868252242">
                  <w:marLeft w:val="0"/>
                  <w:marRight w:val="0"/>
                  <w:marTop w:val="0"/>
                  <w:marBottom w:val="0"/>
                  <w:divBdr>
                    <w:top w:val="single" w:sz="2" w:space="0" w:color="E3E3E3"/>
                    <w:left w:val="single" w:sz="2" w:space="0" w:color="E3E3E3"/>
                    <w:bottom w:val="single" w:sz="2" w:space="0" w:color="E3E3E3"/>
                    <w:right w:val="single" w:sz="2" w:space="0" w:color="E3E3E3"/>
                  </w:divBdr>
                  <w:divsChild>
                    <w:div w:id="1813132705">
                      <w:marLeft w:val="0"/>
                      <w:marRight w:val="0"/>
                      <w:marTop w:val="0"/>
                      <w:marBottom w:val="0"/>
                      <w:divBdr>
                        <w:top w:val="single" w:sz="2" w:space="0" w:color="E3E3E3"/>
                        <w:left w:val="single" w:sz="2" w:space="0" w:color="E3E3E3"/>
                        <w:bottom w:val="single" w:sz="2" w:space="0" w:color="E3E3E3"/>
                        <w:right w:val="single" w:sz="2" w:space="0" w:color="E3E3E3"/>
                      </w:divBdr>
                      <w:divsChild>
                        <w:div w:id="2092004670">
                          <w:marLeft w:val="0"/>
                          <w:marRight w:val="0"/>
                          <w:marTop w:val="0"/>
                          <w:marBottom w:val="0"/>
                          <w:divBdr>
                            <w:top w:val="single" w:sz="2" w:space="0" w:color="E3E3E3"/>
                            <w:left w:val="single" w:sz="2" w:space="0" w:color="E3E3E3"/>
                            <w:bottom w:val="single" w:sz="2" w:space="0" w:color="E3E3E3"/>
                            <w:right w:val="single" w:sz="2" w:space="0" w:color="E3E3E3"/>
                          </w:divBdr>
                          <w:divsChild>
                            <w:div w:id="355547493">
                              <w:marLeft w:val="0"/>
                              <w:marRight w:val="0"/>
                              <w:marTop w:val="0"/>
                              <w:marBottom w:val="0"/>
                              <w:divBdr>
                                <w:top w:val="single" w:sz="2" w:space="0" w:color="E3E3E3"/>
                                <w:left w:val="single" w:sz="2" w:space="0" w:color="E3E3E3"/>
                                <w:bottom w:val="single" w:sz="2" w:space="0" w:color="E3E3E3"/>
                                <w:right w:val="single" w:sz="2" w:space="0" w:color="E3E3E3"/>
                              </w:divBdr>
                              <w:divsChild>
                                <w:div w:id="934285440">
                                  <w:marLeft w:val="0"/>
                                  <w:marRight w:val="0"/>
                                  <w:marTop w:val="0"/>
                                  <w:marBottom w:val="0"/>
                                  <w:divBdr>
                                    <w:top w:val="single" w:sz="2" w:space="0" w:color="E3E3E3"/>
                                    <w:left w:val="single" w:sz="2" w:space="0" w:color="E3E3E3"/>
                                    <w:bottom w:val="single" w:sz="2" w:space="0" w:color="E3E3E3"/>
                                    <w:right w:val="single" w:sz="2" w:space="0" w:color="E3E3E3"/>
                                  </w:divBdr>
                                  <w:divsChild>
                                    <w:div w:id="7979890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8672557">
      <w:bodyDiv w:val="1"/>
      <w:marLeft w:val="0"/>
      <w:marRight w:val="0"/>
      <w:marTop w:val="0"/>
      <w:marBottom w:val="0"/>
      <w:divBdr>
        <w:top w:val="none" w:sz="0" w:space="0" w:color="auto"/>
        <w:left w:val="none" w:sz="0" w:space="0" w:color="auto"/>
        <w:bottom w:val="none" w:sz="0" w:space="0" w:color="auto"/>
        <w:right w:val="none" w:sz="0" w:space="0" w:color="auto"/>
      </w:divBdr>
    </w:div>
    <w:div w:id="78984405">
      <w:bodyDiv w:val="1"/>
      <w:marLeft w:val="0"/>
      <w:marRight w:val="0"/>
      <w:marTop w:val="0"/>
      <w:marBottom w:val="0"/>
      <w:divBdr>
        <w:top w:val="none" w:sz="0" w:space="0" w:color="auto"/>
        <w:left w:val="none" w:sz="0" w:space="0" w:color="auto"/>
        <w:bottom w:val="none" w:sz="0" w:space="0" w:color="auto"/>
        <w:right w:val="none" w:sz="0" w:space="0" w:color="auto"/>
      </w:divBdr>
      <w:divsChild>
        <w:div w:id="1115906905">
          <w:marLeft w:val="0"/>
          <w:marRight w:val="0"/>
          <w:marTop w:val="0"/>
          <w:marBottom w:val="0"/>
          <w:divBdr>
            <w:top w:val="single" w:sz="2" w:space="0" w:color="D9D9E3"/>
            <w:left w:val="single" w:sz="2" w:space="0" w:color="D9D9E3"/>
            <w:bottom w:val="single" w:sz="2" w:space="0" w:color="D9D9E3"/>
            <w:right w:val="single" w:sz="2" w:space="0" w:color="D9D9E3"/>
          </w:divBdr>
          <w:divsChild>
            <w:div w:id="1409620312">
              <w:marLeft w:val="0"/>
              <w:marRight w:val="0"/>
              <w:marTop w:val="0"/>
              <w:marBottom w:val="0"/>
              <w:divBdr>
                <w:top w:val="single" w:sz="2" w:space="0" w:color="D9D9E3"/>
                <w:left w:val="single" w:sz="2" w:space="0" w:color="D9D9E3"/>
                <w:bottom w:val="single" w:sz="2" w:space="0" w:color="D9D9E3"/>
                <w:right w:val="single" w:sz="2" w:space="0" w:color="D9D9E3"/>
              </w:divBdr>
              <w:divsChild>
                <w:div w:id="1956473275">
                  <w:marLeft w:val="0"/>
                  <w:marRight w:val="0"/>
                  <w:marTop w:val="0"/>
                  <w:marBottom w:val="0"/>
                  <w:divBdr>
                    <w:top w:val="single" w:sz="2" w:space="0" w:color="D9D9E3"/>
                    <w:left w:val="single" w:sz="2" w:space="0" w:color="D9D9E3"/>
                    <w:bottom w:val="single" w:sz="2" w:space="0" w:color="D9D9E3"/>
                    <w:right w:val="single" w:sz="2" w:space="0" w:color="D9D9E3"/>
                  </w:divBdr>
                  <w:divsChild>
                    <w:div w:id="1493064627">
                      <w:marLeft w:val="0"/>
                      <w:marRight w:val="0"/>
                      <w:marTop w:val="0"/>
                      <w:marBottom w:val="0"/>
                      <w:divBdr>
                        <w:top w:val="single" w:sz="2" w:space="0" w:color="D9D9E3"/>
                        <w:left w:val="single" w:sz="2" w:space="0" w:color="D9D9E3"/>
                        <w:bottom w:val="single" w:sz="2" w:space="0" w:color="D9D9E3"/>
                        <w:right w:val="single" w:sz="2" w:space="0" w:color="D9D9E3"/>
                      </w:divBdr>
                      <w:divsChild>
                        <w:div w:id="1443721456">
                          <w:marLeft w:val="0"/>
                          <w:marRight w:val="0"/>
                          <w:marTop w:val="0"/>
                          <w:marBottom w:val="0"/>
                          <w:divBdr>
                            <w:top w:val="single" w:sz="2" w:space="0" w:color="D9D9E3"/>
                            <w:left w:val="single" w:sz="2" w:space="0" w:color="D9D9E3"/>
                            <w:bottom w:val="single" w:sz="2" w:space="0" w:color="D9D9E3"/>
                            <w:right w:val="single" w:sz="2" w:space="0" w:color="D9D9E3"/>
                          </w:divBdr>
                          <w:divsChild>
                            <w:div w:id="1906144483">
                              <w:marLeft w:val="0"/>
                              <w:marRight w:val="0"/>
                              <w:marTop w:val="100"/>
                              <w:marBottom w:val="100"/>
                              <w:divBdr>
                                <w:top w:val="single" w:sz="2" w:space="0" w:color="D9D9E3"/>
                                <w:left w:val="single" w:sz="2" w:space="0" w:color="D9D9E3"/>
                                <w:bottom w:val="single" w:sz="2" w:space="0" w:color="D9D9E3"/>
                                <w:right w:val="single" w:sz="2" w:space="0" w:color="D9D9E3"/>
                              </w:divBdr>
                              <w:divsChild>
                                <w:div w:id="114519798">
                                  <w:marLeft w:val="0"/>
                                  <w:marRight w:val="0"/>
                                  <w:marTop w:val="0"/>
                                  <w:marBottom w:val="0"/>
                                  <w:divBdr>
                                    <w:top w:val="single" w:sz="2" w:space="0" w:color="D9D9E3"/>
                                    <w:left w:val="single" w:sz="2" w:space="0" w:color="D9D9E3"/>
                                    <w:bottom w:val="single" w:sz="2" w:space="0" w:color="D9D9E3"/>
                                    <w:right w:val="single" w:sz="2" w:space="0" w:color="D9D9E3"/>
                                  </w:divBdr>
                                  <w:divsChild>
                                    <w:div w:id="1456555553">
                                      <w:marLeft w:val="0"/>
                                      <w:marRight w:val="0"/>
                                      <w:marTop w:val="0"/>
                                      <w:marBottom w:val="0"/>
                                      <w:divBdr>
                                        <w:top w:val="single" w:sz="2" w:space="0" w:color="D9D9E3"/>
                                        <w:left w:val="single" w:sz="2" w:space="0" w:color="D9D9E3"/>
                                        <w:bottom w:val="single" w:sz="2" w:space="0" w:color="D9D9E3"/>
                                        <w:right w:val="single" w:sz="2" w:space="0" w:color="D9D9E3"/>
                                      </w:divBdr>
                                      <w:divsChild>
                                        <w:div w:id="702366440">
                                          <w:marLeft w:val="0"/>
                                          <w:marRight w:val="0"/>
                                          <w:marTop w:val="0"/>
                                          <w:marBottom w:val="0"/>
                                          <w:divBdr>
                                            <w:top w:val="single" w:sz="2" w:space="0" w:color="D9D9E3"/>
                                            <w:left w:val="single" w:sz="2" w:space="0" w:color="D9D9E3"/>
                                            <w:bottom w:val="single" w:sz="2" w:space="0" w:color="D9D9E3"/>
                                            <w:right w:val="single" w:sz="2" w:space="0" w:color="D9D9E3"/>
                                          </w:divBdr>
                                          <w:divsChild>
                                            <w:div w:id="775102794">
                                              <w:marLeft w:val="0"/>
                                              <w:marRight w:val="0"/>
                                              <w:marTop w:val="0"/>
                                              <w:marBottom w:val="0"/>
                                              <w:divBdr>
                                                <w:top w:val="single" w:sz="2" w:space="0" w:color="D9D9E3"/>
                                                <w:left w:val="single" w:sz="2" w:space="0" w:color="D9D9E3"/>
                                                <w:bottom w:val="single" w:sz="2" w:space="0" w:color="D9D9E3"/>
                                                <w:right w:val="single" w:sz="2" w:space="0" w:color="D9D9E3"/>
                                              </w:divBdr>
                                              <w:divsChild>
                                                <w:div w:id="153840205">
                                                  <w:marLeft w:val="0"/>
                                                  <w:marRight w:val="0"/>
                                                  <w:marTop w:val="0"/>
                                                  <w:marBottom w:val="0"/>
                                                  <w:divBdr>
                                                    <w:top w:val="single" w:sz="2" w:space="0" w:color="D9D9E3"/>
                                                    <w:left w:val="single" w:sz="2" w:space="0" w:color="D9D9E3"/>
                                                    <w:bottom w:val="single" w:sz="2" w:space="0" w:color="D9D9E3"/>
                                                    <w:right w:val="single" w:sz="2" w:space="0" w:color="D9D9E3"/>
                                                  </w:divBdr>
                                                  <w:divsChild>
                                                    <w:div w:id="11168709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23407479">
          <w:marLeft w:val="0"/>
          <w:marRight w:val="0"/>
          <w:marTop w:val="0"/>
          <w:marBottom w:val="0"/>
          <w:divBdr>
            <w:top w:val="none" w:sz="0" w:space="0" w:color="auto"/>
            <w:left w:val="none" w:sz="0" w:space="0" w:color="auto"/>
            <w:bottom w:val="none" w:sz="0" w:space="0" w:color="auto"/>
            <w:right w:val="none" w:sz="0" w:space="0" w:color="auto"/>
          </w:divBdr>
        </w:div>
      </w:divsChild>
    </w:div>
    <w:div w:id="82145365">
      <w:bodyDiv w:val="1"/>
      <w:marLeft w:val="0"/>
      <w:marRight w:val="0"/>
      <w:marTop w:val="0"/>
      <w:marBottom w:val="0"/>
      <w:divBdr>
        <w:top w:val="none" w:sz="0" w:space="0" w:color="auto"/>
        <w:left w:val="none" w:sz="0" w:space="0" w:color="auto"/>
        <w:bottom w:val="none" w:sz="0" w:space="0" w:color="auto"/>
        <w:right w:val="none" w:sz="0" w:space="0" w:color="auto"/>
      </w:divBdr>
    </w:div>
    <w:div w:id="99424250">
      <w:bodyDiv w:val="1"/>
      <w:marLeft w:val="0"/>
      <w:marRight w:val="0"/>
      <w:marTop w:val="0"/>
      <w:marBottom w:val="0"/>
      <w:divBdr>
        <w:top w:val="none" w:sz="0" w:space="0" w:color="auto"/>
        <w:left w:val="none" w:sz="0" w:space="0" w:color="auto"/>
        <w:bottom w:val="none" w:sz="0" w:space="0" w:color="auto"/>
        <w:right w:val="none" w:sz="0" w:space="0" w:color="auto"/>
      </w:divBdr>
    </w:div>
    <w:div w:id="103118552">
      <w:bodyDiv w:val="1"/>
      <w:marLeft w:val="0"/>
      <w:marRight w:val="0"/>
      <w:marTop w:val="0"/>
      <w:marBottom w:val="0"/>
      <w:divBdr>
        <w:top w:val="none" w:sz="0" w:space="0" w:color="auto"/>
        <w:left w:val="none" w:sz="0" w:space="0" w:color="auto"/>
        <w:bottom w:val="none" w:sz="0" w:space="0" w:color="auto"/>
        <w:right w:val="none" w:sz="0" w:space="0" w:color="auto"/>
      </w:divBdr>
    </w:div>
    <w:div w:id="103498228">
      <w:bodyDiv w:val="1"/>
      <w:marLeft w:val="0"/>
      <w:marRight w:val="0"/>
      <w:marTop w:val="0"/>
      <w:marBottom w:val="0"/>
      <w:divBdr>
        <w:top w:val="none" w:sz="0" w:space="0" w:color="auto"/>
        <w:left w:val="none" w:sz="0" w:space="0" w:color="auto"/>
        <w:bottom w:val="none" w:sz="0" w:space="0" w:color="auto"/>
        <w:right w:val="none" w:sz="0" w:space="0" w:color="auto"/>
      </w:divBdr>
    </w:div>
    <w:div w:id="127825299">
      <w:bodyDiv w:val="1"/>
      <w:marLeft w:val="0"/>
      <w:marRight w:val="0"/>
      <w:marTop w:val="0"/>
      <w:marBottom w:val="0"/>
      <w:divBdr>
        <w:top w:val="none" w:sz="0" w:space="0" w:color="auto"/>
        <w:left w:val="none" w:sz="0" w:space="0" w:color="auto"/>
        <w:bottom w:val="none" w:sz="0" w:space="0" w:color="auto"/>
        <w:right w:val="none" w:sz="0" w:space="0" w:color="auto"/>
      </w:divBdr>
    </w:div>
    <w:div w:id="130054776">
      <w:bodyDiv w:val="1"/>
      <w:marLeft w:val="0"/>
      <w:marRight w:val="0"/>
      <w:marTop w:val="0"/>
      <w:marBottom w:val="0"/>
      <w:divBdr>
        <w:top w:val="none" w:sz="0" w:space="0" w:color="auto"/>
        <w:left w:val="none" w:sz="0" w:space="0" w:color="auto"/>
        <w:bottom w:val="none" w:sz="0" w:space="0" w:color="auto"/>
        <w:right w:val="none" w:sz="0" w:space="0" w:color="auto"/>
      </w:divBdr>
    </w:div>
    <w:div w:id="139658336">
      <w:bodyDiv w:val="1"/>
      <w:marLeft w:val="0"/>
      <w:marRight w:val="0"/>
      <w:marTop w:val="0"/>
      <w:marBottom w:val="0"/>
      <w:divBdr>
        <w:top w:val="none" w:sz="0" w:space="0" w:color="auto"/>
        <w:left w:val="none" w:sz="0" w:space="0" w:color="auto"/>
        <w:bottom w:val="none" w:sz="0" w:space="0" w:color="auto"/>
        <w:right w:val="none" w:sz="0" w:space="0" w:color="auto"/>
      </w:divBdr>
    </w:div>
    <w:div w:id="141895947">
      <w:bodyDiv w:val="1"/>
      <w:marLeft w:val="0"/>
      <w:marRight w:val="0"/>
      <w:marTop w:val="0"/>
      <w:marBottom w:val="0"/>
      <w:divBdr>
        <w:top w:val="none" w:sz="0" w:space="0" w:color="auto"/>
        <w:left w:val="none" w:sz="0" w:space="0" w:color="auto"/>
        <w:bottom w:val="none" w:sz="0" w:space="0" w:color="auto"/>
        <w:right w:val="none" w:sz="0" w:space="0" w:color="auto"/>
      </w:divBdr>
    </w:div>
    <w:div w:id="154031302">
      <w:bodyDiv w:val="1"/>
      <w:marLeft w:val="0"/>
      <w:marRight w:val="0"/>
      <w:marTop w:val="0"/>
      <w:marBottom w:val="0"/>
      <w:divBdr>
        <w:top w:val="none" w:sz="0" w:space="0" w:color="auto"/>
        <w:left w:val="none" w:sz="0" w:space="0" w:color="auto"/>
        <w:bottom w:val="none" w:sz="0" w:space="0" w:color="auto"/>
        <w:right w:val="none" w:sz="0" w:space="0" w:color="auto"/>
      </w:divBdr>
    </w:div>
    <w:div w:id="157504883">
      <w:bodyDiv w:val="1"/>
      <w:marLeft w:val="0"/>
      <w:marRight w:val="0"/>
      <w:marTop w:val="0"/>
      <w:marBottom w:val="0"/>
      <w:divBdr>
        <w:top w:val="none" w:sz="0" w:space="0" w:color="auto"/>
        <w:left w:val="none" w:sz="0" w:space="0" w:color="auto"/>
        <w:bottom w:val="none" w:sz="0" w:space="0" w:color="auto"/>
        <w:right w:val="none" w:sz="0" w:space="0" w:color="auto"/>
      </w:divBdr>
    </w:div>
    <w:div w:id="158009952">
      <w:bodyDiv w:val="1"/>
      <w:marLeft w:val="0"/>
      <w:marRight w:val="0"/>
      <w:marTop w:val="0"/>
      <w:marBottom w:val="0"/>
      <w:divBdr>
        <w:top w:val="none" w:sz="0" w:space="0" w:color="auto"/>
        <w:left w:val="none" w:sz="0" w:space="0" w:color="auto"/>
        <w:bottom w:val="none" w:sz="0" w:space="0" w:color="auto"/>
        <w:right w:val="none" w:sz="0" w:space="0" w:color="auto"/>
      </w:divBdr>
    </w:div>
    <w:div w:id="162015556">
      <w:bodyDiv w:val="1"/>
      <w:marLeft w:val="0"/>
      <w:marRight w:val="0"/>
      <w:marTop w:val="0"/>
      <w:marBottom w:val="0"/>
      <w:divBdr>
        <w:top w:val="none" w:sz="0" w:space="0" w:color="auto"/>
        <w:left w:val="none" w:sz="0" w:space="0" w:color="auto"/>
        <w:bottom w:val="none" w:sz="0" w:space="0" w:color="auto"/>
        <w:right w:val="none" w:sz="0" w:space="0" w:color="auto"/>
      </w:divBdr>
    </w:div>
    <w:div w:id="167907325">
      <w:bodyDiv w:val="1"/>
      <w:marLeft w:val="0"/>
      <w:marRight w:val="0"/>
      <w:marTop w:val="0"/>
      <w:marBottom w:val="0"/>
      <w:divBdr>
        <w:top w:val="none" w:sz="0" w:space="0" w:color="auto"/>
        <w:left w:val="none" w:sz="0" w:space="0" w:color="auto"/>
        <w:bottom w:val="none" w:sz="0" w:space="0" w:color="auto"/>
        <w:right w:val="none" w:sz="0" w:space="0" w:color="auto"/>
      </w:divBdr>
    </w:div>
    <w:div w:id="174618530">
      <w:bodyDiv w:val="1"/>
      <w:marLeft w:val="0"/>
      <w:marRight w:val="0"/>
      <w:marTop w:val="0"/>
      <w:marBottom w:val="0"/>
      <w:divBdr>
        <w:top w:val="none" w:sz="0" w:space="0" w:color="auto"/>
        <w:left w:val="none" w:sz="0" w:space="0" w:color="auto"/>
        <w:bottom w:val="none" w:sz="0" w:space="0" w:color="auto"/>
        <w:right w:val="none" w:sz="0" w:space="0" w:color="auto"/>
      </w:divBdr>
    </w:div>
    <w:div w:id="176969858">
      <w:bodyDiv w:val="1"/>
      <w:marLeft w:val="0"/>
      <w:marRight w:val="0"/>
      <w:marTop w:val="0"/>
      <w:marBottom w:val="0"/>
      <w:divBdr>
        <w:top w:val="none" w:sz="0" w:space="0" w:color="auto"/>
        <w:left w:val="none" w:sz="0" w:space="0" w:color="auto"/>
        <w:bottom w:val="none" w:sz="0" w:space="0" w:color="auto"/>
        <w:right w:val="none" w:sz="0" w:space="0" w:color="auto"/>
      </w:divBdr>
    </w:div>
    <w:div w:id="177934273">
      <w:bodyDiv w:val="1"/>
      <w:marLeft w:val="0"/>
      <w:marRight w:val="0"/>
      <w:marTop w:val="0"/>
      <w:marBottom w:val="0"/>
      <w:divBdr>
        <w:top w:val="none" w:sz="0" w:space="0" w:color="auto"/>
        <w:left w:val="none" w:sz="0" w:space="0" w:color="auto"/>
        <w:bottom w:val="none" w:sz="0" w:space="0" w:color="auto"/>
        <w:right w:val="none" w:sz="0" w:space="0" w:color="auto"/>
      </w:divBdr>
      <w:divsChild>
        <w:div w:id="2130322013">
          <w:marLeft w:val="0"/>
          <w:marRight w:val="0"/>
          <w:marTop w:val="0"/>
          <w:marBottom w:val="0"/>
          <w:divBdr>
            <w:top w:val="single" w:sz="2" w:space="0" w:color="E3E3E3"/>
            <w:left w:val="single" w:sz="2" w:space="0" w:color="E3E3E3"/>
            <w:bottom w:val="single" w:sz="2" w:space="0" w:color="E3E3E3"/>
            <w:right w:val="single" w:sz="2" w:space="0" w:color="E3E3E3"/>
          </w:divBdr>
          <w:divsChild>
            <w:div w:id="562837338">
              <w:marLeft w:val="0"/>
              <w:marRight w:val="0"/>
              <w:marTop w:val="0"/>
              <w:marBottom w:val="0"/>
              <w:divBdr>
                <w:top w:val="single" w:sz="2" w:space="0" w:color="E3E3E3"/>
                <w:left w:val="single" w:sz="2" w:space="0" w:color="E3E3E3"/>
                <w:bottom w:val="single" w:sz="2" w:space="0" w:color="E3E3E3"/>
                <w:right w:val="single" w:sz="2" w:space="0" w:color="E3E3E3"/>
              </w:divBdr>
              <w:divsChild>
                <w:div w:id="1500927827">
                  <w:marLeft w:val="0"/>
                  <w:marRight w:val="0"/>
                  <w:marTop w:val="0"/>
                  <w:marBottom w:val="0"/>
                  <w:divBdr>
                    <w:top w:val="single" w:sz="2" w:space="0" w:color="E3E3E3"/>
                    <w:left w:val="single" w:sz="2" w:space="0" w:color="E3E3E3"/>
                    <w:bottom w:val="single" w:sz="2" w:space="0" w:color="E3E3E3"/>
                    <w:right w:val="single" w:sz="2" w:space="0" w:color="E3E3E3"/>
                  </w:divBdr>
                  <w:divsChild>
                    <w:div w:id="680476592">
                      <w:marLeft w:val="0"/>
                      <w:marRight w:val="0"/>
                      <w:marTop w:val="0"/>
                      <w:marBottom w:val="0"/>
                      <w:divBdr>
                        <w:top w:val="single" w:sz="2" w:space="0" w:color="E3E3E3"/>
                        <w:left w:val="single" w:sz="2" w:space="0" w:color="E3E3E3"/>
                        <w:bottom w:val="single" w:sz="2" w:space="0" w:color="E3E3E3"/>
                        <w:right w:val="single" w:sz="2" w:space="0" w:color="E3E3E3"/>
                      </w:divBdr>
                      <w:divsChild>
                        <w:div w:id="1602254090">
                          <w:marLeft w:val="0"/>
                          <w:marRight w:val="0"/>
                          <w:marTop w:val="0"/>
                          <w:marBottom w:val="0"/>
                          <w:divBdr>
                            <w:top w:val="single" w:sz="2" w:space="0" w:color="E3E3E3"/>
                            <w:left w:val="single" w:sz="2" w:space="0" w:color="E3E3E3"/>
                            <w:bottom w:val="single" w:sz="2" w:space="0" w:color="E3E3E3"/>
                            <w:right w:val="single" w:sz="2" w:space="0" w:color="E3E3E3"/>
                          </w:divBdr>
                          <w:divsChild>
                            <w:div w:id="696662696">
                              <w:marLeft w:val="0"/>
                              <w:marRight w:val="0"/>
                              <w:marTop w:val="100"/>
                              <w:marBottom w:val="100"/>
                              <w:divBdr>
                                <w:top w:val="single" w:sz="2" w:space="0" w:color="E3E3E3"/>
                                <w:left w:val="single" w:sz="2" w:space="0" w:color="E3E3E3"/>
                                <w:bottom w:val="single" w:sz="2" w:space="0" w:color="E3E3E3"/>
                                <w:right w:val="single" w:sz="2" w:space="0" w:color="E3E3E3"/>
                              </w:divBdr>
                              <w:divsChild>
                                <w:div w:id="1499418941">
                                  <w:marLeft w:val="0"/>
                                  <w:marRight w:val="0"/>
                                  <w:marTop w:val="0"/>
                                  <w:marBottom w:val="0"/>
                                  <w:divBdr>
                                    <w:top w:val="single" w:sz="2" w:space="0" w:color="E3E3E3"/>
                                    <w:left w:val="single" w:sz="2" w:space="0" w:color="E3E3E3"/>
                                    <w:bottom w:val="single" w:sz="2" w:space="0" w:color="E3E3E3"/>
                                    <w:right w:val="single" w:sz="2" w:space="0" w:color="E3E3E3"/>
                                  </w:divBdr>
                                  <w:divsChild>
                                    <w:div w:id="1844860025">
                                      <w:marLeft w:val="0"/>
                                      <w:marRight w:val="0"/>
                                      <w:marTop w:val="0"/>
                                      <w:marBottom w:val="0"/>
                                      <w:divBdr>
                                        <w:top w:val="single" w:sz="2" w:space="0" w:color="E3E3E3"/>
                                        <w:left w:val="single" w:sz="2" w:space="0" w:color="E3E3E3"/>
                                        <w:bottom w:val="single" w:sz="2" w:space="0" w:color="E3E3E3"/>
                                        <w:right w:val="single" w:sz="2" w:space="0" w:color="E3E3E3"/>
                                      </w:divBdr>
                                      <w:divsChild>
                                        <w:div w:id="1778795661">
                                          <w:marLeft w:val="0"/>
                                          <w:marRight w:val="0"/>
                                          <w:marTop w:val="0"/>
                                          <w:marBottom w:val="0"/>
                                          <w:divBdr>
                                            <w:top w:val="single" w:sz="2" w:space="0" w:color="E3E3E3"/>
                                            <w:left w:val="single" w:sz="2" w:space="0" w:color="E3E3E3"/>
                                            <w:bottom w:val="single" w:sz="2" w:space="0" w:color="E3E3E3"/>
                                            <w:right w:val="single" w:sz="2" w:space="0" w:color="E3E3E3"/>
                                          </w:divBdr>
                                          <w:divsChild>
                                            <w:div w:id="644899699">
                                              <w:marLeft w:val="0"/>
                                              <w:marRight w:val="0"/>
                                              <w:marTop w:val="0"/>
                                              <w:marBottom w:val="0"/>
                                              <w:divBdr>
                                                <w:top w:val="single" w:sz="2" w:space="0" w:color="E3E3E3"/>
                                                <w:left w:val="single" w:sz="2" w:space="0" w:color="E3E3E3"/>
                                                <w:bottom w:val="single" w:sz="2" w:space="0" w:color="E3E3E3"/>
                                                <w:right w:val="single" w:sz="2" w:space="0" w:color="E3E3E3"/>
                                              </w:divBdr>
                                              <w:divsChild>
                                                <w:div w:id="647246569">
                                                  <w:marLeft w:val="0"/>
                                                  <w:marRight w:val="0"/>
                                                  <w:marTop w:val="0"/>
                                                  <w:marBottom w:val="0"/>
                                                  <w:divBdr>
                                                    <w:top w:val="single" w:sz="2" w:space="0" w:color="E3E3E3"/>
                                                    <w:left w:val="single" w:sz="2" w:space="0" w:color="E3E3E3"/>
                                                    <w:bottom w:val="single" w:sz="2" w:space="0" w:color="E3E3E3"/>
                                                    <w:right w:val="single" w:sz="2" w:space="0" w:color="E3E3E3"/>
                                                  </w:divBdr>
                                                  <w:divsChild>
                                                    <w:div w:id="9768359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398472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885201">
      <w:bodyDiv w:val="1"/>
      <w:marLeft w:val="0"/>
      <w:marRight w:val="0"/>
      <w:marTop w:val="0"/>
      <w:marBottom w:val="0"/>
      <w:divBdr>
        <w:top w:val="none" w:sz="0" w:space="0" w:color="auto"/>
        <w:left w:val="none" w:sz="0" w:space="0" w:color="auto"/>
        <w:bottom w:val="none" w:sz="0" w:space="0" w:color="auto"/>
        <w:right w:val="none" w:sz="0" w:space="0" w:color="auto"/>
      </w:divBdr>
    </w:div>
    <w:div w:id="202524969">
      <w:bodyDiv w:val="1"/>
      <w:marLeft w:val="0"/>
      <w:marRight w:val="0"/>
      <w:marTop w:val="0"/>
      <w:marBottom w:val="0"/>
      <w:divBdr>
        <w:top w:val="none" w:sz="0" w:space="0" w:color="auto"/>
        <w:left w:val="none" w:sz="0" w:space="0" w:color="auto"/>
        <w:bottom w:val="none" w:sz="0" w:space="0" w:color="auto"/>
        <w:right w:val="none" w:sz="0" w:space="0" w:color="auto"/>
      </w:divBdr>
      <w:divsChild>
        <w:div w:id="462160719">
          <w:marLeft w:val="0"/>
          <w:marRight w:val="0"/>
          <w:marTop w:val="0"/>
          <w:marBottom w:val="0"/>
          <w:divBdr>
            <w:top w:val="single" w:sz="2" w:space="0" w:color="D9D9E3"/>
            <w:left w:val="single" w:sz="2" w:space="0" w:color="D9D9E3"/>
            <w:bottom w:val="single" w:sz="2" w:space="0" w:color="D9D9E3"/>
            <w:right w:val="single" w:sz="2" w:space="0" w:color="D9D9E3"/>
          </w:divBdr>
          <w:divsChild>
            <w:div w:id="946235920">
              <w:marLeft w:val="0"/>
              <w:marRight w:val="0"/>
              <w:marTop w:val="0"/>
              <w:marBottom w:val="0"/>
              <w:divBdr>
                <w:top w:val="single" w:sz="2" w:space="0" w:color="D9D9E3"/>
                <w:left w:val="single" w:sz="2" w:space="0" w:color="D9D9E3"/>
                <w:bottom w:val="single" w:sz="2" w:space="0" w:color="D9D9E3"/>
                <w:right w:val="single" w:sz="2" w:space="0" w:color="D9D9E3"/>
              </w:divBdr>
              <w:divsChild>
                <w:div w:id="750393290">
                  <w:marLeft w:val="0"/>
                  <w:marRight w:val="0"/>
                  <w:marTop w:val="0"/>
                  <w:marBottom w:val="0"/>
                  <w:divBdr>
                    <w:top w:val="single" w:sz="2" w:space="0" w:color="D9D9E3"/>
                    <w:left w:val="single" w:sz="2" w:space="0" w:color="D9D9E3"/>
                    <w:bottom w:val="single" w:sz="2" w:space="0" w:color="D9D9E3"/>
                    <w:right w:val="single" w:sz="2" w:space="0" w:color="D9D9E3"/>
                  </w:divBdr>
                  <w:divsChild>
                    <w:div w:id="516695687">
                      <w:marLeft w:val="0"/>
                      <w:marRight w:val="0"/>
                      <w:marTop w:val="0"/>
                      <w:marBottom w:val="0"/>
                      <w:divBdr>
                        <w:top w:val="single" w:sz="2" w:space="0" w:color="D9D9E3"/>
                        <w:left w:val="single" w:sz="2" w:space="0" w:color="D9D9E3"/>
                        <w:bottom w:val="single" w:sz="2" w:space="0" w:color="D9D9E3"/>
                        <w:right w:val="single" w:sz="2" w:space="0" w:color="D9D9E3"/>
                      </w:divBdr>
                      <w:divsChild>
                        <w:div w:id="1180119388">
                          <w:marLeft w:val="0"/>
                          <w:marRight w:val="0"/>
                          <w:marTop w:val="0"/>
                          <w:marBottom w:val="0"/>
                          <w:divBdr>
                            <w:top w:val="none" w:sz="0" w:space="0" w:color="auto"/>
                            <w:left w:val="none" w:sz="0" w:space="0" w:color="auto"/>
                            <w:bottom w:val="none" w:sz="0" w:space="0" w:color="auto"/>
                            <w:right w:val="none" w:sz="0" w:space="0" w:color="auto"/>
                          </w:divBdr>
                          <w:divsChild>
                            <w:div w:id="1917788147">
                              <w:marLeft w:val="0"/>
                              <w:marRight w:val="0"/>
                              <w:marTop w:val="100"/>
                              <w:marBottom w:val="100"/>
                              <w:divBdr>
                                <w:top w:val="single" w:sz="2" w:space="0" w:color="D9D9E3"/>
                                <w:left w:val="single" w:sz="2" w:space="0" w:color="D9D9E3"/>
                                <w:bottom w:val="single" w:sz="2" w:space="0" w:color="D9D9E3"/>
                                <w:right w:val="single" w:sz="2" w:space="0" w:color="D9D9E3"/>
                              </w:divBdr>
                              <w:divsChild>
                                <w:div w:id="1450393634">
                                  <w:marLeft w:val="0"/>
                                  <w:marRight w:val="0"/>
                                  <w:marTop w:val="0"/>
                                  <w:marBottom w:val="0"/>
                                  <w:divBdr>
                                    <w:top w:val="single" w:sz="2" w:space="0" w:color="D9D9E3"/>
                                    <w:left w:val="single" w:sz="2" w:space="0" w:color="D9D9E3"/>
                                    <w:bottom w:val="single" w:sz="2" w:space="0" w:color="D9D9E3"/>
                                    <w:right w:val="single" w:sz="2" w:space="0" w:color="D9D9E3"/>
                                  </w:divBdr>
                                  <w:divsChild>
                                    <w:div w:id="920530833">
                                      <w:marLeft w:val="0"/>
                                      <w:marRight w:val="0"/>
                                      <w:marTop w:val="0"/>
                                      <w:marBottom w:val="0"/>
                                      <w:divBdr>
                                        <w:top w:val="single" w:sz="2" w:space="0" w:color="D9D9E3"/>
                                        <w:left w:val="single" w:sz="2" w:space="0" w:color="D9D9E3"/>
                                        <w:bottom w:val="single" w:sz="2" w:space="0" w:color="D9D9E3"/>
                                        <w:right w:val="single" w:sz="2" w:space="0" w:color="D9D9E3"/>
                                      </w:divBdr>
                                      <w:divsChild>
                                        <w:div w:id="1518885145">
                                          <w:marLeft w:val="0"/>
                                          <w:marRight w:val="0"/>
                                          <w:marTop w:val="0"/>
                                          <w:marBottom w:val="0"/>
                                          <w:divBdr>
                                            <w:top w:val="single" w:sz="2" w:space="0" w:color="D9D9E3"/>
                                            <w:left w:val="single" w:sz="2" w:space="0" w:color="D9D9E3"/>
                                            <w:bottom w:val="single" w:sz="2" w:space="0" w:color="D9D9E3"/>
                                            <w:right w:val="single" w:sz="2" w:space="0" w:color="D9D9E3"/>
                                          </w:divBdr>
                                          <w:divsChild>
                                            <w:div w:id="100153307">
                                              <w:marLeft w:val="0"/>
                                              <w:marRight w:val="0"/>
                                              <w:marTop w:val="0"/>
                                              <w:marBottom w:val="0"/>
                                              <w:divBdr>
                                                <w:top w:val="single" w:sz="2" w:space="0" w:color="D9D9E3"/>
                                                <w:left w:val="single" w:sz="2" w:space="0" w:color="D9D9E3"/>
                                                <w:bottom w:val="single" w:sz="2" w:space="0" w:color="D9D9E3"/>
                                                <w:right w:val="single" w:sz="2" w:space="0" w:color="D9D9E3"/>
                                              </w:divBdr>
                                              <w:divsChild>
                                                <w:div w:id="972908198">
                                                  <w:marLeft w:val="0"/>
                                                  <w:marRight w:val="0"/>
                                                  <w:marTop w:val="0"/>
                                                  <w:marBottom w:val="0"/>
                                                  <w:divBdr>
                                                    <w:top w:val="single" w:sz="2" w:space="0" w:color="D9D9E3"/>
                                                    <w:left w:val="single" w:sz="2" w:space="0" w:color="D9D9E3"/>
                                                    <w:bottom w:val="single" w:sz="2" w:space="0" w:color="D9D9E3"/>
                                                    <w:right w:val="single" w:sz="2" w:space="0" w:color="D9D9E3"/>
                                                  </w:divBdr>
                                                  <w:divsChild>
                                                    <w:div w:id="272946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96825383">
          <w:marLeft w:val="0"/>
          <w:marRight w:val="0"/>
          <w:marTop w:val="0"/>
          <w:marBottom w:val="0"/>
          <w:divBdr>
            <w:top w:val="none" w:sz="0" w:space="0" w:color="auto"/>
            <w:left w:val="none" w:sz="0" w:space="0" w:color="auto"/>
            <w:bottom w:val="none" w:sz="0" w:space="0" w:color="auto"/>
            <w:right w:val="none" w:sz="0" w:space="0" w:color="auto"/>
          </w:divBdr>
        </w:div>
      </w:divsChild>
    </w:div>
    <w:div w:id="203518333">
      <w:bodyDiv w:val="1"/>
      <w:marLeft w:val="0"/>
      <w:marRight w:val="0"/>
      <w:marTop w:val="0"/>
      <w:marBottom w:val="0"/>
      <w:divBdr>
        <w:top w:val="none" w:sz="0" w:space="0" w:color="auto"/>
        <w:left w:val="none" w:sz="0" w:space="0" w:color="auto"/>
        <w:bottom w:val="none" w:sz="0" w:space="0" w:color="auto"/>
        <w:right w:val="none" w:sz="0" w:space="0" w:color="auto"/>
      </w:divBdr>
    </w:div>
    <w:div w:id="221718421">
      <w:bodyDiv w:val="1"/>
      <w:marLeft w:val="0"/>
      <w:marRight w:val="0"/>
      <w:marTop w:val="0"/>
      <w:marBottom w:val="0"/>
      <w:divBdr>
        <w:top w:val="none" w:sz="0" w:space="0" w:color="auto"/>
        <w:left w:val="none" w:sz="0" w:space="0" w:color="auto"/>
        <w:bottom w:val="none" w:sz="0" w:space="0" w:color="auto"/>
        <w:right w:val="none" w:sz="0" w:space="0" w:color="auto"/>
      </w:divBdr>
    </w:div>
    <w:div w:id="231546494">
      <w:bodyDiv w:val="1"/>
      <w:marLeft w:val="0"/>
      <w:marRight w:val="0"/>
      <w:marTop w:val="0"/>
      <w:marBottom w:val="0"/>
      <w:divBdr>
        <w:top w:val="none" w:sz="0" w:space="0" w:color="auto"/>
        <w:left w:val="none" w:sz="0" w:space="0" w:color="auto"/>
        <w:bottom w:val="none" w:sz="0" w:space="0" w:color="auto"/>
        <w:right w:val="none" w:sz="0" w:space="0" w:color="auto"/>
      </w:divBdr>
    </w:div>
    <w:div w:id="242105348">
      <w:bodyDiv w:val="1"/>
      <w:marLeft w:val="0"/>
      <w:marRight w:val="0"/>
      <w:marTop w:val="0"/>
      <w:marBottom w:val="0"/>
      <w:divBdr>
        <w:top w:val="none" w:sz="0" w:space="0" w:color="auto"/>
        <w:left w:val="none" w:sz="0" w:space="0" w:color="auto"/>
        <w:bottom w:val="none" w:sz="0" w:space="0" w:color="auto"/>
        <w:right w:val="none" w:sz="0" w:space="0" w:color="auto"/>
      </w:divBdr>
    </w:div>
    <w:div w:id="255864187">
      <w:bodyDiv w:val="1"/>
      <w:marLeft w:val="0"/>
      <w:marRight w:val="0"/>
      <w:marTop w:val="0"/>
      <w:marBottom w:val="0"/>
      <w:divBdr>
        <w:top w:val="none" w:sz="0" w:space="0" w:color="auto"/>
        <w:left w:val="none" w:sz="0" w:space="0" w:color="auto"/>
        <w:bottom w:val="none" w:sz="0" w:space="0" w:color="auto"/>
        <w:right w:val="none" w:sz="0" w:space="0" w:color="auto"/>
      </w:divBdr>
    </w:div>
    <w:div w:id="260265371">
      <w:bodyDiv w:val="1"/>
      <w:marLeft w:val="0"/>
      <w:marRight w:val="0"/>
      <w:marTop w:val="0"/>
      <w:marBottom w:val="0"/>
      <w:divBdr>
        <w:top w:val="none" w:sz="0" w:space="0" w:color="auto"/>
        <w:left w:val="none" w:sz="0" w:space="0" w:color="auto"/>
        <w:bottom w:val="none" w:sz="0" w:space="0" w:color="auto"/>
        <w:right w:val="none" w:sz="0" w:space="0" w:color="auto"/>
      </w:divBdr>
    </w:div>
    <w:div w:id="276789394">
      <w:bodyDiv w:val="1"/>
      <w:marLeft w:val="0"/>
      <w:marRight w:val="0"/>
      <w:marTop w:val="0"/>
      <w:marBottom w:val="0"/>
      <w:divBdr>
        <w:top w:val="none" w:sz="0" w:space="0" w:color="auto"/>
        <w:left w:val="none" w:sz="0" w:space="0" w:color="auto"/>
        <w:bottom w:val="none" w:sz="0" w:space="0" w:color="auto"/>
        <w:right w:val="none" w:sz="0" w:space="0" w:color="auto"/>
      </w:divBdr>
    </w:div>
    <w:div w:id="277764394">
      <w:bodyDiv w:val="1"/>
      <w:marLeft w:val="0"/>
      <w:marRight w:val="0"/>
      <w:marTop w:val="0"/>
      <w:marBottom w:val="0"/>
      <w:divBdr>
        <w:top w:val="none" w:sz="0" w:space="0" w:color="auto"/>
        <w:left w:val="none" w:sz="0" w:space="0" w:color="auto"/>
        <w:bottom w:val="none" w:sz="0" w:space="0" w:color="auto"/>
        <w:right w:val="none" w:sz="0" w:space="0" w:color="auto"/>
      </w:divBdr>
    </w:div>
    <w:div w:id="284629000">
      <w:bodyDiv w:val="1"/>
      <w:marLeft w:val="0"/>
      <w:marRight w:val="0"/>
      <w:marTop w:val="0"/>
      <w:marBottom w:val="0"/>
      <w:divBdr>
        <w:top w:val="none" w:sz="0" w:space="0" w:color="auto"/>
        <w:left w:val="none" w:sz="0" w:space="0" w:color="auto"/>
        <w:bottom w:val="none" w:sz="0" w:space="0" w:color="auto"/>
        <w:right w:val="none" w:sz="0" w:space="0" w:color="auto"/>
      </w:divBdr>
    </w:div>
    <w:div w:id="284895167">
      <w:bodyDiv w:val="1"/>
      <w:marLeft w:val="0"/>
      <w:marRight w:val="0"/>
      <w:marTop w:val="0"/>
      <w:marBottom w:val="0"/>
      <w:divBdr>
        <w:top w:val="none" w:sz="0" w:space="0" w:color="auto"/>
        <w:left w:val="none" w:sz="0" w:space="0" w:color="auto"/>
        <w:bottom w:val="none" w:sz="0" w:space="0" w:color="auto"/>
        <w:right w:val="none" w:sz="0" w:space="0" w:color="auto"/>
      </w:divBdr>
    </w:div>
    <w:div w:id="293029558">
      <w:bodyDiv w:val="1"/>
      <w:marLeft w:val="0"/>
      <w:marRight w:val="0"/>
      <w:marTop w:val="0"/>
      <w:marBottom w:val="0"/>
      <w:divBdr>
        <w:top w:val="none" w:sz="0" w:space="0" w:color="auto"/>
        <w:left w:val="none" w:sz="0" w:space="0" w:color="auto"/>
        <w:bottom w:val="none" w:sz="0" w:space="0" w:color="auto"/>
        <w:right w:val="none" w:sz="0" w:space="0" w:color="auto"/>
      </w:divBdr>
    </w:div>
    <w:div w:id="297079444">
      <w:bodyDiv w:val="1"/>
      <w:marLeft w:val="0"/>
      <w:marRight w:val="0"/>
      <w:marTop w:val="0"/>
      <w:marBottom w:val="0"/>
      <w:divBdr>
        <w:top w:val="none" w:sz="0" w:space="0" w:color="auto"/>
        <w:left w:val="none" w:sz="0" w:space="0" w:color="auto"/>
        <w:bottom w:val="none" w:sz="0" w:space="0" w:color="auto"/>
        <w:right w:val="none" w:sz="0" w:space="0" w:color="auto"/>
      </w:divBdr>
    </w:div>
    <w:div w:id="303974876">
      <w:bodyDiv w:val="1"/>
      <w:marLeft w:val="0"/>
      <w:marRight w:val="0"/>
      <w:marTop w:val="0"/>
      <w:marBottom w:val="0"/>
      <w:divBdr>
        <w:top w:val="none" w:sz="0" w:space="0" w:color="auto"/>
        <w:left w:val="none" w:sz="0" w:space="0" w:color="auto"/>
        <w:bottom w:val="none" w:sz="0" w:space="0" w:color="auto"/>
        <w:right w:val="none" w:sz="0" w:space="0" w:color="auto"/>
      </w:divBdr>
    </w:div>
    <w:div w:id="306014633">
      <w:bodyDiv w:val="1"/>
      <w:marLeft w:val="0"/>
      <w:marRight w:val="0"/>
      <w:marTop w:val="0"/>
      <w:marBottom w:val="0"/>
      <w:divBdr>
        <w:top w:val="none" w:sz="0" w:space="0" w:color="auto"/>
        <w:left w:val="none" w:sz="0" w:space="0" w:color="auto"/>
        <w:bottom w:val="none" w:sz="0" w:space="0" w:color="auto"/>
        <w:right w:val="none" w:sz="0" w:space="0" w:color="auto"/>
      </w:divBdr>
    </w:div>
    <w:div w:id="306475039">
      <w:bodyDiv w:val="1"/>
      <w:marLeft w:val="0"/>
      <w:marRight w:val="0"/>
      <w:marTop w:val="0"/>
      <w:marBottom w:val="0"/>
      <w:divBdr>
        <w:top w:val="none" w:sz="0" w:space="0" w:color="auto"/>
        <w:left w:val="none" w:sz="0" w:space="0" w:color="auto"/>
        <w:bottom w:val="none" w:sz="0" w:space="0" w:color="auto"/>
        <w:right w:val="none" w:sz="0" w:space="0" w:color="auto"/>
      </w:divBdr>
    </w:div>
    <w:div w:id="318729577">
      <w:bodyDiv w:val="1"/>
      <w:marLeft w:val="0"/>
      <w:marRight w:val="0"/>
      <w:marTop w:val="0"/>
      <w:marBottom w:val="0"/>
      <w:divBdr>
        <w:top w:val="none" w:sz="0" w:space="0" w:color="auto"/>
        <w:left w:val="none" w:sz="0" w:space="0" w:color="auto"/>
        <w:bottom w:val="none" w:sz="0" w:space="0" w:color="auto"/>
        <w:right w:val="none" w:sz="0" w:space="0" w:color="auto"/>
      </w:divBdr>
      <w:divsChild>
        <w:div w:id="29691382">
          <w:marLeft w:val="0"/>
          <w:marRight w:val="0"/>
          <w:marTop w:val="0"/>
          <w:marBottom w:val="0"/>
          <w:divBdr>
            <w:top w:val="none" w:sz="0" w:space="0" w:color="auto"/>
            <w:left w:val="none" w:sz="0" w:space="0" w:color="auto"/>
            <w:bottom w:val="none" w:sz="0" w:space="0" w:color="auto"/>
            <w:right w:val="none" w:sz="0" w:space="0" w:color="auto"/>
          </w:divBdr>
          <w:divsChild>
            <w:div w:id="459079907">
              <w:marLeft w:val="0"/>
              <w:marRight w:val="0"/>
              <w:marTop w:val="0"/>
              <w:marBottom w:val="0"/>
              <w:divBdr>
                <w:top w:val="single" w:sz="2" w:space="0" w:color="D9D9E3"/>
                <w:left w:val="single" w:sz="2" w:space="0" w:color="D9D9E3"/>
                <w:bottom w:val="single" w:sz="2" w:space="0" w:color="D9D9E3"/>
                <w:right w:val="single" w:sz="2" w:space="0" w:color="D9D9E3"/>
              </w:divBdr>
              <w:divsChild>
                <w:div w:id="17764866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3893641">
          <w:marLeft w:val="0"/>
          <w:marRight w:val="0"/>
          <w:marTop w:val="0"/>
          <w:marBottom w:val="0"/>
          <w:divBdr>
            <w:top w:val="single" w:sz="2" w:space="0" w:color="D9D9E3"/>
            <w:left w:val="single" w:sz="2" w:space="0" w:color="D9D9E3"/>
            <w:bottom w:val="single" w:sz="2" w:space="0" w:color="D9D9E3"/>
            <w:right w:val="single" w:sz="2" w:space="0" w:color="D9D9E3"/>
          </w:divBdr>
          <w:divsChild>
            <w:div w:id="1902211550">
              <w:marLeft w:val="0"/>
              <w:marRight w:val="0"/>
              <w:marTop w:val="0"/>
              <w:marBottom w:val="0"/>
              <w:divBdr>
                <w:top w:val="single" w:sz="2" w:space="0" w:color="D9D9E3"/>
                <w:left w:val="single" w:sz="2" w:space="0" w:color="D9D9E3"/>
                <w:bottom w:val="single" w:sz="2" w:space="0" w:color="D9D9E3"/>
                <w:right w:val="single" w:sz="2" w:space="0" w:color="D9D9E3"/>
              </w:divBdr>
              <w:divsChild>
                <w:div w:id="1895116536">
                  <w:marLeft w:val="0"/>
                  <w:marRight w:val="0"/>
                  <w:marTop w:val="0"/>
                  <w:marBottom w:val="0"/>
                  <w:divBdr>
                    <w:top w:val="single" w:sz="2" w:space="0" w:color="D9D9E3"/>
                    <w:left w:val="single" w:sz="2" w:space="0" w:color="D9D9E3"/>
                    <w:bottom w:val="single" w:sz="2" w:space="0" w:color="D9D9E3"/>
                    <w:right w:val="single" w:sz="2" w:space="0" w:color="D9D9E3"/>
                  </w:divBdr>
                  <w:divsChild>
                    <w:div w:id="2028944298">
                      <w:marLeft w:val="0"/>
                      <w:marRight w:val="0"/>
                      <w:marTop w:val="0"/>
                      <w:marBottom w:val="0"/>
                      <w:divBdr>
                        <w:top w:val="single" w:sz="2" w:space="0" w:color="D9D9E3"/>
                        <w:left w:val="single" w:sz="2" w:space="0" w:color="D9D9E3"/>
                        <w:bottom w:val="single" w:sz="2" w:space="0" w:color="D9D9E3"/>
                        <w:right w:val="single" w:sz="2" w:space="0" w:color="D9D9E3"/>
                      </w:divBdr>
                      <w:divsChild>
                        <w:div w:id="1011764940">
                          <w:marLeft w:val="0"/>
                          <w:marRight w:val="0"/>
                          <w:marTop w:val="0"/>
                          <w:marBottom w:val="0"/>
                          <w:divBdr>
                            <w:top w:val="single" w:sz="2" w:space="0" w:color="D9D9E3"/>
                            <w:left w:val="single" w:sz="2" w:space="0" w:color="D9D9E3"/>
                            <w:bottom w:val="single" w:sz="2" w:space="0" w:color="D9D9E3"/>
                            <w:right w:val="single" w:sz="2" w:space="0" w:color="D9D9E3"/>
                          </w:divBdr>
                          <w:divsChild>
                            <w:div w:id="1857502150">
                              <w:marLeft w:val="0"/>
                              <w:marRight w:val="0"/>
                              <w:marTop w:val="100"/>
                              <w:marBottom w:val="100"/>
                              <w:divBdr>
                                <w:top w:val="single" w:sz="2" w:space="0" w:color="D9D9E3"/>
                                <w:left w:val="single" w:sz="2" w:space="0" w:color="D9D9E3"/>
                                <w:bottom w:val="single" w:sz="2" w:space="0" w:color="D9D9E3"/>
                                <w:right w:val="single" w:sz="2" w:space="0" w:color="D9D9E3"/>
                              </w:divBdr>
                              <w:divsChild>
                                <w:div w:id="1043794030">
                                  <w:marLeft w:val="0"/>
                                  <w:marRight w:val="0"/>
                                  <w:marTop w:val="0"/>
                                  <w:marBottom w:val="0"/>
                                  <w:divBdr>
                                    <w:top w:val="single" w:sz="2" w:space="0" w:color="D9D9E3"/>
                                    <w:left w:val="single" w:sz="2" w:space="0" w:color="D9D9E3"/>
                                    <w:bottom w:val="single" w:sz="2" w:space="0" w:color="D9D9E3"/>
                                    <w:right w:val="single" w:sz="2" w:space="0" w:color="D9D9E3"/>
                                  </w:divBdr>
                                  <w:divsChild>
                                    <w:div w:id="1148936460">
                                      <w:marLeft w:val="0"/>
                                      <w:marRight w:val="0"/>
                                      <w:marTop w:val="0"/>
                                      <w:marBottom w:val="0"/>
                                      <w:divBdr>
                                        <w:top w:val="single" w:sz="2" w:space="0" w:color="D9D9E3"/>
                                        <w:left w:val="single" w:sz="2" w:space="0" w:color="D9D9E3"/>
                                        <w:bottom w:val="single" w:sz="2" w:space="0" w:color="D9D9E3"/>
                                        <w:right w:val="single" w:sz="2" w:space="0" w:color="D9D9E3"/>
                                      </w:divBdr>
                                      <w:divsChild>
                                        <w:div w:id="1782147344">
                                          <w:marLeft w:val="0"/>
                                          <w:marRight w:val="0"/>
                                          <w:marTop w:val="0"/>
                                          <w:marBottom w:val="0"/>
                                          <w:divBdr>
                                            <w:top w:val="single" w:sz="2" w:space="0" w:color="D9D9E3"/>
                                            <w:left w:val="single" w:sz="2" w:space="0" w:color="D9D9E3"/>
                                            <w:bottom w:val="single" w:sz="2" w:space="0" w:color="D9D9E3"/>
                                            <w:right w:val="single" w:sz="2" w:space="0" w:color="D9D9E3"/>
                                          </w:divBdr>
                                          <w:divsChild>
                                            <w:div w:id="609628847">
                                              <w:marLeft w:val="0"/>
                                              <w:marRight w:val="0"/>
                                              <w:marTop w:val="0"/>
                                              <w:marBottom w:val="0"/>
                                              <w:divBdr>
                                                <w:top w:val="single" w:sz="2" w:space="0" w:color="D9D9E3"/>
                                                <w:left w:val="single" w:sz="2" w:space="0" w:color="D9D9E3"/>
                                                <w:bottom w:val="single" w:sz="2" w:space="0" w:color="D9D9E3"/>
                                                <w:right w:val="single" w:sz="2" w:space="0" w:color="D9D9E3"/>
                                              </w:divBdr>
                                              <w:divsChild>
                                                <w:div w:id="1595552025">
                                                  <w:marLeft w:val="0"/>
                                                  <w:marRight w:val="0"/>
                                                  <w:marTop w:val="0"/>
                                                  <w:marBottom w:val="0"/>
                                                  <w:divBdr>
                                                    <w:top w:val="single" w:sz="2" w:space="0" w:color="D9D9E3"/>
                                                    <w:left w:val="single" w:sz="2" w:space="0" w:color="D9D9E3"/>
                                                    <w:bottom w:val="single" w:sz="2" w:space="0" w:color="D9D9E3"/>
                                                    <w:right w:val="single" w:sz="2" w:space="0" w:color="D9D9E3"/>
                                                  </w:divBdr>
                                                  <w:divsChild>
                                                    <w:div w:id="369037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322440661">
      <w:bodyDiv w:val="1"/>
      <w:marLeft w:val="0"/>
      <w:marRight w:val="0"/>
      <w:marTop w:val="0"/>
      <w:marBottom w:val="0"/>
      <w:divBdr>
        <w:top w:val="none" w:sz="0" w:space="0" w:color="auto"/>
        <w:left w:val="none" w:sz="0" w:space="0" w:color="auto"/>
        <w:bottom w:val="none" w:sz="0" w:space="0" w:color="auto"/>
        <w:right w:val="none" w:sz="0" w:space="0" w:color="auto"/>
      </w:divBdr>
    </w:div>
    <w:div w:id="325284317">
      <w:bodyDiv w:val="1"/>
      <w:marLeft w:val="0"/>
      <w:marRight w:val="0"/>
      <w:marTop w:val="0"/>
      <w:marBottom w:val="0"/>
      <w:divBdr>
        <w:top w:val="none" w:sz="0" w:space="0" w:color="auto"/>
        <w:left w:val="none" w:sz="0" w:space="0" w:color="auto"/>
        <w:bottom w:val="none" w:sz="0" w:space="0" w:color="auto"/>
        <w:right w:val="none" w:sz="0" w:space="0" w:color="auto"/>
      </w:divBdr>
    </w:div>
    <w:div w:id="332758337">
      <w:bodyDiv w:val="1"/>
      <w:marLeft w:val="0"/>
      <w:marRight w:val="0"/>
      <w:marTop w:val="0"/>
      <w:marBottom w:val="0"/>
      <w:divBdr>
        <w:top w:val="none" w:sz="0" w:space="0" w:color="auto"/>
        <w:left w:val="none" w:sz="0" w:space="0" w:color="auto"/>
        <w:bottom w:val="none" w:sz="0" w:space="0" w:color="auto"/>
        <w:right w:val="none" w:sz="0" w:space="0" w:color="auto"/>
      </w:divBdr>
    </w:div>
    <w:div w:id="336619197">
      <w:bodyDiv w:val="1"/>
      <w:marLeft w:val="0"/>
      <w:marRight w:val="0"/>
      <w:marTop w:val="0"/>
      <w:marBottom w:val="0"/>
      <w:divBdr>
        <w:top w:val="none" w:sz="0" w:space="0" w:color="auto"/>
        <w:left w:val="none" w:sz="0" w:space="0" w:color="auto"/>
        <w:bottom w:val="none" w:sz="0" w:space="0" w:color="auto"/>
        <w:right w:val="none" w:sz="0" w:space="0" w:color="auto"/>
      </w:divBdr>
    </w:div>
    <w:div w:id="344132192">
      <w:bodyDiv w:val="1"/>
      <w:marLeft w:val="0"/>
      <w:marRight w:val="0"/>
      <w:marTop w:val="0"/>
      <w:marBottom w:val="0"/>
      <w:divBdr>
        <w:top w:val="none" w:sz="0" w:space="0" w:color="auto"/>
        <w:left w:val="none" w:sz="0" w:space="0" w:color="auto"/>
        <w:bottom w:val="none" w:sz="0" w:space="0" w:color="auto"/>
        <w:right w:val="none" w:sz="0" w:space="0" w:color="auto"/>
      </w:divBdr>
    </w:div>
    <w:div w:id="362021382">
      <w:bodyDiv w:val="1"/>
      <w:marLeft w:val="0"/>
      <w:marRight w:val="0"/>
      <w:marTop w:val="0"/>
      <w:marBottom w:val="0"/>
      <w:divBdr>
        <w:top w:val="none" w:sz="0" w:space="0" w:color="auto"/>
        <w:left w:val="none" w:sz="0" w:space="0" w:color="auto"/>
        <w:bottom w:val="none" w:sz="0" w:space="0" w:color="auto"/>
        <w:right w:val="none" w:sz="0" w:space="0" w:color="auto"/>
      </w:divBdr>
      <w:divsChild>
        <w:div w:id="1349746483">
          <w:marLeft w:val="0"/>
          <w:marRight w:val="0"/>
          <w:marTop w:val="0"/>
          <w:marBottom w:val="0"/>
          <w:divBdr>
            <w:top w:val="single" w:sz="2" w:space="0" w:color="D9D9E3"/>
            <w:left w:val="single" w:sz="2" w:space="0" w:color="D9D9E3"/>
            <w:bottom w:val="single" w:sz="2" w:space="0" w:color="D9D9E3"/>
            <w:right w:val="single" w:sz="2" w:space="0" w:color="D9D9E3"/>
          </w:divBdr>
          <w:divsChild>
            <w:div w:id="1019547311">
              <w:marLeft w:val="0"/>
              <w:marRight w:val="0"/>
              <w:marTop w:val="0"/>
              <w:marBottom w:val="0"/>
              <w:divBdr>
                <w:top w:val="single" w:sz="2" w:space="0" w:color="D9D9E3"/>
                <w:left w:val="single" w:sz="2" w:space="0" w:color="D9D9E3"/>
                <w:bottom w:val="single" w:sz="2" w:space="0" w:color="D9D9E3"/>
                <w:right w:val="single" w:sz="2" w:space="0" w:color="D9D9E3"/>
              </w:divBdr>
              <w:divsChild>
                <w:div w:id="558521345">
                  <w:marLeft w:val="0"/>
                  <w:marRight w:val="0"/>
                  <w:marTop w:val="0"/>
                  <w:marBottom w:val="0"/>
                  <w:divBdr>
                    <w:top w:val="single" w:sz="2" w:space="0" w:color="D9D9E3"/>
                    <w:left w:val="single" w:sz="2" w:space="0" w:color="D9D9E3"/>
                    <w:bottom w:val="single" w:sz="2" w:space="0" w:color="D9D9E3"/>
                    <w:right w:val="single" w:sz="2" w:space="0" w:color="D9D9E3"/>
                  </w:divBdr>
                  <w:divsChild>
                    <w:div w:id="613294470">
                      <w:marLeft w:val="0"/>
                      <w:marRight w:val="0"/>
                      <w:marTop w:val="0"/>
                      <w:marBottom w:val="0"/>
                      <w:divBdr>
                        <w:top w:val="single" w:sz="2" w:space="0" w:color="D9D9E3"/>
                        <w:left w:val="single" w:sz="2" w:space="0" w:color="D9D9E3"/>
                        <w:bottom w:val="single" w:sz="2" w:space="0" w:color="D9D9E3"/>
                        <w:right w:val="single" w:sz="2" w:space="0" w:color="D9D9E3"/>
                      </w:divBdr>
                      <w:divsChild>
                        <w:div w:id="451021846">
                          <w:marLeft w:val="0"/>
                          <w:marRight w:val="0"/>
                          <w:marTop w:val="0"/>
                          <w:marBottom w:val="0"/>
                          <w:divBdr>
                            <w:top w:val="single" w:sz="2" w:space="0" w:color="D9D9E3"/>
                            <w:left w:val="single" w:sz="2" w:space="0" w:color="D9D9E3"/>
                            <w:bottom w:val="single" w:sz="2" w:space="0" w:color="D9D9E3"/>
                            <w:right w:val="single" w:sz="2" w:space="0" w:color="D9D9E3"/>
                          </w:divBdr>
                          <w:divsChild>
                            <w:div w:id="4760979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847551">
                                  <w:marLeft w:val="0"/>
                                  <w:marRight w:val="0"/>
                                  <w:marTop w:val="0"/>
                                  <w:marBottom w:val="0"/>
                                  <w:divBdr>
                                    <w:top w:val="single" w:sz="2" w:space="0" w:color="D9D9E3"/>
                                    <w:left w:val="single" w:sz="2" w:space="0" w:color="D9D9E3"/>
                                    <w:bottom w:val="single" w:sz="2" w:space="0" w:color="D9D9E3"/>
                                    <w:right w:val="single" w:sz="2" w:space="0" w:color="D9D9E3"/>
                                  </w:divBdr>
                                  <w:divsChild>
                                    <w:div w:id="1037004538">
                                      <w:marLeft w:val="0"/>
                                      <w:marRight w:val="0"/>
                                      <w:marTop w:val="0"/>
                                      <w:marBottom w:val="0"/>
                                      <w:divBdr>
                                        <w:top w:val="single" w:sz="2" w:space="0" w:color="D9D9E3"/>
                                        <w:left w:val="single" w:sz="2" w:space="0" w:color="D9D9E3"/>
                                        <w:bottom w:val="single" w:sz="2" w:space="0" w:color="D9D9E3"/>
                                        <w:right w:val="single" w:sz="2" w:space="0" w:color="D9D9E3"/>
                                      </w:divBdr>
                                      <w:divsChild>
                                        <w:div w:id="301273294">
                                          <w:marLeft w:val="0"/>
                                          <w:marRight w:val="0"/>
                                          <w:marTop w:val="0"/>
                                          <w:marBottom w:val="0"/>
                                          <w:divBdr>
                                            <w:top w:val="single" w:sz="2" w:space="0" w:color="D9D9E3"/>
                                            <w:left w:val="single" w:sz="2" w:space="0" w:color="D9D9E3"/>
                                            <w:bottom w:val="single" w:sz="2" w:space="0" w:color="D9D9E3"/>
                                            <w:right w:val="single" w:sz="2" w:space="0" w:color="D9D9E3"/>
                                          </w:divBdr>
                                          <w:divsChild>
                                            <w:div w:id="1396002482">
                                              <w:marLeft w:val="0"/>
                                              <w:marRight w:val="0"/>
                                              <w:marTop w:val="0"/>
                                              <w:marBottom w:val="0"/>
                                              <w:divBdr>
                                                <w:top w:val="single" w:sz="2" w:space="0" w:color="D9D9E3"/>
                                                <w:left w:val="single" w:sz="2" w:space="0" w:color="D9D9E3"/>
                                                <w:bottom w:val="single" w:sz="2" w:space="0" w:color="D9D9E3"/>
                                                <w:right w:val="single" w:sz="2" w:space="0" w:color="D9D9E3"/>
                                              </w:divBdr>
                                              <w:divsChild>
                                                <w:div w:id="750546917">
                                                  <w:marLeft w:val="0"/>
                                                  <w:marRight w:val="0"/>
                                                  <w:marTop w:val="0"/>
                                                  <w:marBottom w:val="0"/>
                                                  <w:divBdr>
                                                    <w:top w:val="single" w:sz="2" w:space="0" w:color="D9D9E3"/>
                                                    <w:left w:val="single" w:sz="2" w:space="0" w:color="D9D9E3"/>
                                                    <w:bottom w:val="single" w:sz="2" w:space="0" w:color="D9D9E3"/>
                                                    <w:right w:val="single" w:sz="2" w:space="0" w:color="D9D9E3"/>
                                                  </w:divBdr>
                                                  <w:divsChild>
                                                    <w:div w:id="10657593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14381299">
          <w:marLeft w:val="0"/>
          <w:marRight w:val="0"/>
          <w:marTop w:val="0"/>
          <w:marBottom w:val="0"/>
          <w:divBdr>
            <w:top w:val="none" w:sz="0" w:space="0" w:color="auto"/>
            <w:left w:val="none" w:sz="0" w:space="0" w:color="auto"/>
            <w:bottom w:val="none" w:sz="0" w:space="0" w:color="auto"/>
            <w:right w:val="none" w:sz="0" w:space="0" w:color="auto"/>
          </w:divBdr>
        </w:div>
      </w:divsChild>
    </w:div>
    <w:div w:id="391391082">
      <w:bodyDiv w:val="1"/>
      <w:marLeft w:val="0"/>
      <w:marRight w:val="0"/>
      <w:marTop w:val="0"/>
      <w:marBottom w:val="0"/>
      <w:divBdr>
        <w:top w:val="none" w:sz="0" w:space="0" w:color="auto"/>
        <w:left w:val="none" w:sz="0" w:space="0" w:color="auto"/>
        <w:bottom w:val="none" w:sz="0" w:space="0" w:color="auto"/>
        <w:right w:val="none" w:sz="0" w:space="0" w:color="auto"/>
      </w:divBdr>
    </w:div>
    <w:div w:id="396633640">
      <w:bodyDiv w:val="1"/>
      <w:marLeft w:val="0"/>
      <w:marRight w:val="0"/>
      <w:marTop w:val="0"/>
      <w:marBottom w:val="0"/>
      <w:divBdr>
        <w:top w:val="none" w:sz="0" w:space="0" w:color="auto"/>
        <w:left w:val="none" w:sz="0" w:space="0" w:color="auto"/>
        <w:bottom w:val="none" w:sz="0" w:space="0" w:color="auto"/>
        <w:right w:val="none" w:sz="0" w:space="0" w:color="auto"/>
      </w:divBdr>
    </w:div>
    <w:div w:id="398983454">
      <w:bodyDiv w:val="1"/>
      <w:marLeft w:val="0"/>
      <w:marRight w:val="0"/>
      <w:marTop w:val="0"/>
      <w:marBottom w:val="0"/>
      <w:divBdr>
        <w:top w:val="none" w:sz="0" w:space="0" w:color="auto"/>
        <w:left w:val="none" w:sz="0" w:space="0" w:color="auto"/>
        <w:bottom w:val="none" w:sz="0" w:space="0" w:color="auto"/>
        <w:right w:val="none" w:sz="0" w:space="0" w:color="auto"/>
      </w:divBdr>
    </w:div>
    <w:div w:id="400105088">
      <w:bodyDiv w:val="1"/>
      <w:marLeft w:val="0"/>
      <w:marRight w:val="0"/>
      <w:marTop w:val="0"/>
      <w:marBottom w:val="0"/>
      <w:divBdr>
        <w:top w:val="none" w:sz="0" w:space="0" w:color="auto"/>
        <w:left w:val="none" w:sz="0" w:space="0" w:color="auto"/>
        <w:bottom w:val="none" w:sz="0" w:space="0" w:color="auto"/>
        <w:right w:val="none" w:sz="0" w:space="0" w:color="auto"/>
      </w:divBdr>
    </w:div>
    <w:div w:id="407386922">
      <w:bodyDiv w:val="1"/>
      <w:marLeft w:val="0"/>
      <w:marRight w:val="0"/>
      <w:marTop w:val="0"/>
      <w:marBottom w:val="0"/>
      <w:divBdr>
        <w:top w:val="none" w:sz="0" w:space="0" w:color="auto"/>
        <w:left w:val="none" w:sz="0" w:space="0" w:color="auto"/>
        <w:bottom w:val="none" w:sz="0" w:space="0" w:color="auto"/>
        <w:right w:val="none" w:sz="0" w:space="0" w:color="auto"/>
      </w:divBdr>
    </w:div>
    <w:div w:id="411896423">
      <w:bodyDiv w:val="1"/>
      <w:marLeft w:val="0"/>
      <w:marRight w:val="0"/>
      <w:marTop w:val="0"/>
      <w:marBottom w:val="0"/>
      <w:divBdr>
        <w:top w:val="none" w:sz="0" w:space="0" w:color="auto"/>
        <w:left w:val="none" w:sz="0" w:space="0" w:color="auto"/>
        <w:bottom w:val="none" w:sz="0" w:space="0" w:color="auto"/>
        <w:right w:val="none" w:sz="0" w:space="0" w:color="auto"/>
      </w:divBdr>
    </w:div>
    <w:div w:id="414938531">
      <w:bodyDiv w:val="1"/>
      <w:marLeft w:val="0"/>
      <w:marRight w:val="0"/>
      <w:marTop w:val="0"/>
      <w:marBottom w:val="0"/>
      <w:divBdr>
        <w:top w:val="none" w:sz="0" w:space="0" w:color="auto"/>
        <w:left w:val="none" w:sz="0" w:space="0" w:color="auto"/>
        <w:bottom w:val="none" w:sz="0" w:space="0" w:color="auto"/>
        <w:right w:val="none" w:sz="0" w:space="0" w:color="auto"/>
      </w:divBdr>
    </w:div>
    <w:div w:id="420953828">
      <w:bodyDiv w:val="1"/>
      <w:marLeft w:val="0"/>
      <w:marRight w:val="0"/>
      <w:marTop w:val="0"/>
      <w:marBottom w:val="0"/>
      <w:divBdr>
        <w:top w:val="none" w:sz="0" w:space="0" w:color="auto"/>
        <w:left w:val="none" w:sz="0" w:space="0" w:color="auto"/>
        <w:bottom w:val="none" w:sz="0" w:space="0" w:color="auto"/>
        <w:right w:val="none" w:sz="0" w:space="0" w:color="auto"/>
      </w:divBdr>
    </w:div>
    <w:div w:id="421025911">
      <w:bodyDiv w:val="1"/>
      <w:marLeft w:val="0"/>
      <w:marRight w:val="0"/>
      <w:marTop w:val="0"/>
      <w:marBottom w:val="0"/>
      <w:divBdr>
        <w:top w:val="none" w:sz="0" w:space="0" w:color="auto"/>
        <w:left w:val="none" w:sz="0" w:space="0" w:color="auto"/>
        <w:bottom w:val="none" w:sz="0" w:space="0" w:color="auto"/>
        <w:right w:val="none" w:sz="0" w:space="0" w:color="auto"/>
      </w:divBdr>
    </w:div>
    <w:div w:id="421531913">
      <w:bodyDiv w:val="1"/>
      <w:marLeft w:val="0"/>
      <w:marRight w:val="0"/>
      <w:marTop w:val="0"/>
      <w:marBottom w:val="0"/>
      <w:divBdr>
        <w:top w:val="none" w:sz="0" w:space="0" w:color="auto"/>
        <w:left w:val="none" w:sz="0" w:space="0" w:color="auto"/>
        <w:bottom w:val="none" w:sz="0" w:space="0" w:color="auto"/>
        <w:right w:val="none" w:sz="0" w:space="0" w:color="auto"/>
      </w:divBdr>
      <w:divsChild>
        <w:div w:id="1970864618">
          <w:marLeft w:val="0"/>
          <w:marRight w:val="0"/>
          <w:marTop w:val="0"/>
          <w:marBottom w:val="0"/>
          <w:divBdr>
            <w:top w:val="single" w:sz="2" w:space="0" w:color="D9D9E3"/>
            <w:left w:val="single" w:sz="2" w:space="0" w:color="D9D9E3"/>
            <w:bottom w:val="single" w:sz="2" w:space="0" w:color="D9D9E3"/>
            <w:right w:val="single" w:sz="2" w:space="0" w:color="D9D9E3"/>
          </w:divBdr>
          <w:divsChild>
            <w:div w:id="1423835683">
              <w:marLeft w:val="0"/>
              <w:marRight w:val="0"/>
              <w:marTop w:val="0"/>
              <w:marBottom w:val="0"/>
              <w:divBdr>
                <w:top w:val="single" w:sz="2" w:space="0" w:color="D9D9E3"/>
                <w:left w:val="single" w:sz="2" w:space="0" w:color="D9D9E3"/>
                <w:bottom w:val="single" w:sz="2" w:space="0" w:color="D9D9E3"/>
                <w:right w:val="single" w:sz="2" w:space="0" w:color="D9D9E3"/>
              </w:divBdr>
              <w:divsChild>
                <w:div w:id="565649582">
                  <w:marLeft w:val="0"/>
                  <w:marRight w:val="0"/>
                  <w:marTop w:val="0"/>
                  <w:marBottom w:val="0"/>
                  <w:divBdr>
                    <w:top w:val="single" w:sz="2" w:space="0" w:color="D9D9E3"/>
                    <w:left w:val="single" w:sz="2" w:space="0" w:color="D9D9E3"/>
                    <w:bottom w:val="single" w:sz="2" w:space="0" w:color="D9D9E3"/>
                    <w:right w:val="single" w:sz="2" w:space="0" w:color="D9D9E3"/>
                  </w:divBdr>
                  <w:divsChild>
                    <w:div w:id="939991006">
                      <w:marLeft w:val="0"/>
                      <w:marRight w:val="0"/>
                      <w:marTop w:val="0"/>
                      <w:marBottom w:val="0"/>
                      <w:divBdr>
                        <w:top w:val="single" w:sz="2" w:space="0" w:color="D9D9E3"/>
                        <w:left w:val="single" w:sz="2" w:space="0" w:color="D9D9E3"/>
                        <w:bottom w:val="single" w:sz="2" w:space="0" w:color="D9D9E3"/>
                        <w:right w:val="single" w:sz="2" w:space="0" w:color="D9D9E3"/>
                      </w:divBdr>
                      <w:divsChild>
                        <w:div w:id="7883546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76608312">
          <w:marLeft w:val="0"/>
          <w:marRight w:val="0"/>
          <w:marTop w:val="0"/>
          <w:marBottom w:val="0"/>
          <w:divBdr>
            <w:top w:val="single" w:sz="2" w:space="0" w:color="D9D9E3"/>
            <w:left w:val="single" w:sz="2" w:space="0" w:color="D9D9E3"/>
            <w:bottom w:val="single" w:sz="2" w:space="0" w:color="D9D9E3"/>
            <w:right w:val="single" w:sz="2" w:space="0" w:color="D9D9E3"/>
          </w:divBdr>
          <w:divsChild>
            <w:div w:id="1672873331">
              <w:marLeft w:val="0"/>
              <w:marRight w:val="0"/>
              <w:marTop w:val="0"/>
              <w:marBottom w:val="0"/>
              <w:divBdr>
                <w:top w:val="single" w:sz="2" w:space="0" w:color="D9D9E3"/>
                <w:left w:val="single" w:sz="2" w:space="0" w:color="D9D9E3"/>
                <w:bottom w:val="single" w:sz="2" w:space="0" w:color="D9D9E3"/>
                <w:right w:val="single" w:sz="2" w:space="0" w:color="D9D9E3"/>
              </w:divBdr>
            </w:div>
            <w:div w:id="1848933897">
              <w:marLeft w:val="0"/>
              <w:marRight w:val="0"/>
              <w:marTop w:val="0"/>
              <w:marBottom w:val="0"/>
              <w:divBdr>
                <w:top w:val="single" w:sz="2" w:space="0" w:color="D9D9E3"/>
                <w:left w:val="single" w:sz="2" w:space="0" w:color="D9D9E3"/>
                <w:bottom w:val="single" w:sz="2" w:space="0" w:color="D9D9E3"/>
                <w:right w:val="single" w:sz="2" w:space="0" w:color="D9D9E3"/>
              </w:divBdr>
              <w:divsChild>
                <w:div w:id="1446121392">
                  <w:marLeft w:val="0"/>
                  <w:marRight w:val="0"/>
                  <w:marTop w:val="0"/>
                  <w:marBottom w:val="0"/>
                  <w:divBdr>
                    <w:top w:val="single" w:sz="2" w:space="0" w:color="D9D9E3"/>
                    <w:left w:val="single" w:sz="2" w:space="0" w:color="D9D9E3"/>
                    <w:bottom w:val="single" w:sz="2" w:space="0" w:color="D9D9E3"/>
                    <w:right w:val="single" w:sz="2" w:space="0" w:color="D9D9E3"/>
                  </w:divBdr>
                  <w:divsChild>
                    <w:div w:id="1969780550">
                      <w:marLeft w:val="0"/>
                      <w:marRight w:val="0"/>
                      <w:marTop w:val="0"/>
                      <w:marBottom w:val="0"/>
                      <w:divBdr>
                        <w:top w:val="single" w:sz="2" w:space="0" w:color="D9D9E3"/>
                        <w:left w:val="single" w:sz="2" w:space="0" w:color="D9D9E3"/>
                        <w:bottom w:val="single" w:sz="2" w:space="0" w:color="D9D9E3"/>
                        <w:right w:val="single" w:sz="2" w:space="0" w:color="D9D9E3"/>
                      </w:divBdr>
                      <w:divsChild>
                        <w:div w:id="3894290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3570497">
      <w:bodyDiv w:val="1"/>
      <w:marLeft w:val="0"/>
      <w:marRight w:val="0"/>
      <w:marTop w:val="0"/>
      <w:marBottom w:val="0"/>
      <w:divBdr>
        <w:top w:val="none" w:sz="0" w:space="0" w:color="auto"/>
        <w:left w:val="none" w:sz="0" w:space="0" w:color="auto"/>
        <w:bottom w:val="none" w:sz="0" w:space="0" w:color="auto"/>
        <w:right w:val="none" w:sz="0" w:space="0" w:color="auto"/>
      </w:divBdr>
    </w:div>
    <w:div w:id="424806126">
      <w:bodyDiv w:val="1"/>
      <w:marLeft w:val="0"/>
      <w:marRight w:val="0"/>
      <w:marTop w:val="0"/>
      <w:marBottom w:val="0"/>
      <w:divBdr>
        <w:top w:val="none" w:sz="0" w:space="0" w:color="auto"/>
        <w:left w:val="none" w:sz="0" w:space="0" w:color="auto"/>
        <w:bottom w:val="none" w:sz="0" w:space="0" w:color="auto"/>
        <w:right w:val="none" w:sz="0" w:space="0" w:color="auto"/>
      </w:divBdr>
    </w:div>
    <w:div w:id="432821137">
      <w:bodyDiv w:val="1"/>
      <w:marLeft w:val="0"/>
      <w:marRight w:val="0"/>
      <w:marTop w:val="0"/>
      <w:marBottom w:val="0"/>
      <w:divBdr>
        <w:top w:val="none" w:sz="0" w:space="0" w:color="auto"/>
        <w:left w:val="none" w:sz="0" w:space="0" w:color="auto"/>
        <w:bottom w:val="none" w:sz="0" w:space="0" w:color="auto"/>
        <w:right w:val="none" w:sz="0" w:space="0" w:color="auto"/>
      </w:divBdr>
    </w:div>
    <w:div w:id="432897511">
      <w:bodyDiv w:val="1"/>
      <w:marLeft w:val="0"/>
      <w:marRight w:val="0"/>
      <w:marTop w:val="0"/>
      <w:marBottom w:val="0"/>
      <w:divBdr>
        <w:top w:val="none" w:sz="0" w:space="0" w:color="auto"/>
        <w:left w:val="none" w:sz="0" w:space="0" w:color="auto"/>
        <w:bottom w:val="none" w:sz="0" w:space="0" w:color="auto"/>
        <w:right w:val="none" w:sz="0" w:space="0" w:color="auto"/>
      </w:divBdr>
    </w:div>
    <w:div w:id="445081500">
      <w:bodyDiv w:val="1"/>
      <w:marLeft w:val="0"/>
      <w:marRight w:val="0"/>
      <w:marTop w:val="0"/>
      <w:marBottom w:val="0"/>
      <w:divBdr>
        <w:top w:val="none" w:sz="0" w:space="0" w:color="auto"/>
        <w:left w:val="none" w:sz="0" w:space="0" w:color="auto"/>
        <w:bottom w:val="none" w:sz="0" w:space="0" w:color="auto"/>
        <w:right w:val="none" w:sz="0" w:space="0" w:color="auto"/>
      </w:divBdr>
    </w:div>
    <w:div w:id="449666526">
      <w:bodyDiv w:val="1"/>
      <w:marLeft w:val="0"/>
      <w:marRight w:val="0"/>
      <w:marTop w:val="0"/>
      <w:marBottom w:val="0"/>
      <w:divBdr>
        <w:top w:val="none" w:sz="0" w:space="0" w:color="auto"/>
        <w:left w:val="none" w:sz="0" w:space="0" w:color="auto"/>
        <w:bottom w:val="none" w:sz="0" w:space="0" w:color="auto"/>
        <w:right w:val="none" w:sz="0" w:space="0" w:color="auto"/>
      </w:divBdr>
    </w:div>
    <w:div w:id="458570153">
      <w:bodyDiv w:val="1"/>
      <w:marLeft w:val="0"/>
      <w:marRight w:val="0"/>
      <w:marTop w:val="0"/>
      <w:marBottom w:val="0"/>
      <w:divBdr>
        <w:top w:val="none" w:sz="0" w:space="0" w:color="auto"/>
        <w:left w:val="none" w:sz="0" w:space="0" w:color="auto"/>
        <w:bottom w:val="none" w:sz="0" w:space="0" w:color="auto"/>
        <w:right w:val="none" w:sz="0" w:space="0" w:color="auto"/>
      </w:divBdr>
    </w:div>
    <w:div w:id="460610813">
      <w:bodyDiv w:val="1"/>
      <w:marLeft w:val="0"/>
      <w:marRight w:val="0"/>
      <w:marTop w:val="0"/>
      <w:marBottom w:val="0"/>
      <w:divBdr>
        <w:top w:val="none" w:sz="0" w:space="0" w:color="auto"/>
        <w:left w:val="none" w:sz="0" w:space="0" w:color="auto"/>
        <w:bottom w:val="none" w:sz="0" w:space="0" w:color="auto"/>
        <w:right w:val="none" w:sz="0" w:space="0" w:color="auto"/>
      </w:divBdr>
    </w:div>
    <w:div w:id="463424638">
      <w:bodyDiv w:val="1"/>
      <w:marLeft w:val="0"/>
      <w:marRight w:val="0"/>
      <w:marTop w:val="0"/>
      <w:marBottom w:val="0"/>
      <w:divBdr>
        <w:top w:val="none" w:sz="0" w:space="0" w:color="auto"/>
        <w:left w:val="none" w:sz="0" w:space="0" w:color="auto"/>
        <w:bottom w:val="none" w:sz="0" w:space="0" w:color="auto"/>
        <w:right w:val="none" w:sz="0" w:space="0" w:color="auto"/>
      </w:divBdr>
      <w:divsChild>
        <w:div w:id="404764497">
          <w:marLeft w:val="0"/>
          <w:marRight w:val="0"/>
          <w:marTop w:val="0"/>
          <w:marBottom w:val="0"/>
          <w:divBdr>
            <w:top w:val="single" w:sz="2" w:space="0" w:color="D9D9E3"/>
            <w:left w:val="single" w:sz="2" w:space="0" w:color="D9D9E3"/>
            <w:bottom w:val="single" w:sz="2" w:space="0" w:color="D9D9E3"/>
            <w:right w:val="single" w:sz="2" w:space="0" w:color="D9D9E3"/>
          </w:divBdr>
          <w:divsChild>
            <w:div w:id="925306044">
              <w:marLeft w:val="0"/>
              <w:marRight w:val="0"/>
              <w:marTop w:val="0"/>
              <w:marBottom w:val="0"/>
              <w:divBdr>
                <w:top w:val="single" w:sz="2" w:space="0" w:color="D9D9E3"/>
                <w:left w:val="single" w:sz="2" w:space="0" w:color="D9D9E3"/>
                <w:bottom w:val="single" w:sz="2" w:space="0" w:color="D9D9E3"/>
                <w:right w:val="single" w:sz="2" w:space="0" w:color="D9D9E3"/>
              </w:divBdr>
              <w:divsChild>
                <w:div w:id="323776701">
                  <w:marLeft w:val="0"/>
                  <w:marRight w:val="0"/>
                  <w:marTop w:val="0"/>
                  <w:marBottom w:val="0"/>
                  <w:divBdr>
                    <w:top w:val="single" w:sz="2" w:space="0" w:color="D9D9E3"/>
                    <w:left w:val="single" w:sz="2" w:space="0" w:color="D9D9E3"/>
                    <w:bottom w:val="single" w:sz="2" w:space="0" w:color="D9D9E3"/>
                    <w:right w:val="single" w:sz="2" w:space="0" w:color="D9D9E3"/>
                  </w:divBdr>
                  <w:divsChild>
                    <w:div w:id="1519125371">
                      <w:marLeft w:val="0"/>
                      <w:marRight w:val="0"/>
                      <w:marTop w:val="0"/>
                      <w:marBottom w:val="0"/>
                      <w:divBdr>
                        <w:top w:val="single" w:sz="2" w:space="0" w:color="D9D9E3"/>
                        <w:left w:val="single" w:sz="2" w:space="0" w:color="D9D9E3"/>
                        <w:bottom w:val="single" w:sz="2" w:space="0" w:color="D9D9E3"/>
                        <w:right w:val="single" w:sz="2" w:space="0" w:color="D9D9E3"/>
                      </w:divBdr>
                      <w:divsChild>
                        <w:div w:id="1757361538">
                          <w:marLeft w:val="0"/>
                          <w:marRight w:val="0"/>
                          <w:marTop w:val="0"/>
                          <w:marBottom w:val="0"/>
                          <w:divBdr>
                            <w:top w:val="single" w:sz="2" w:space="0" w:color="D9D9E3"/>
                            <w:left w:val="single" w:sz="2" w:space="0" w:color="D9D9E3"/>
                            <w:bottom w:val="single" w:sz="2" w:space="0" w:color="D9D9E3"/>
                            <w:right w:val="single" w:sz="2" w:space="0" w:color="D9D9E3"/>
                          </w:divBdr>
                          <w:divsChild>
                            <w:div w:id="147015681">
                              <w:marLeft w:val="0"/>
                              <w:marRight w:val="0"/>
                              <w:marTop w:val="100"/>
                              <w:marBottom w:val="100"/>
                              <w:divBdr>
                                <w:top w:val="single" w:sz="2" w:space="0" w:color="D9D9E3"/>
                                <w:left w:val="single" w:sz="2" w:space="0" w:color="D9D9E3"/>
                                <w:bottom w:val="single" w:sz="2" w:space="0" w:color="D9D9E3"/>
                                <w:right w:val="single" w:sz="2" w:space="0" w:color="D9D9E3"/>
                              </w:divBdr>
                              <w:divsChild>
                                <w:div w:id="1677490688">
                                  <w:marLeft w:val="0"/>
                                  <w:marRight w:val="0"/>
                                  <w:marTop w:val="0"/>
                                  <w:marBottom w:val="0"/>
                                  <w:divBdr>
                                    <w:top w:val="single" w:sz="2" w:space="0" w:color="D9D9E3"/>
                                    <w:left w:val="single" w:sz="2" w:space="0" w:color="D9D9E3"/>
                                    <w:bottom w:val="single" w:sz="2" w:space="0" w:color="D9D9E3"/>
                                    <w:right w:val="single" w:sz="2" w:space="0" w:color="D9D9E3"/>
                                  </w:divBdr>
                                  <w:divsChild>
                                    <w:div w:id="1446075825">
                                      <w:marLeft w:val="0"/>
                                      <w:marRight w:val="0"/>
                                      <w:marTop w:val="0"/>
                                      <w:marBottom w:val="0"/>
                                      <w:divBdr>
                                        <w:top w:val="single" w:sz="2" w:space="0" w:color="D9D9E3"/>
                                        <w:left w:val="single" w:sz="2" w:space="0" w:color="D9D9E3"/>
                                        <w:bottom w:val="single" w:sz="2" w:space="0" w:color="D9D9E3"/>
                                        <w:right w:val="single" w:sz="2" w:space="0" w:color="D9D9E3"/>
                                      </w:divBdr>
                                      <w:divsChild>
                                        <w:div w:id="63258974">
                                          <w:marLeft w:val="0"/>
                                          <w:marRight w:val="0"/>
                                          <w:marTop w:val="0"/>
                                          <w:marBottom w:val="0"/>
                                          <w:divBdr>
                                            <w:top w:val="single" w:sz="2" w:space="0" w:color="D9D9E3"/>
                                            <w:left w:val="single" w:sz="2" w:space="0" w:color="D9D9E3"/>
                                            <w:bottom w:val="single" w:sz="2" w:space="0" w:color="D9D9E3"/>
                                            <w:right w:val="single" w:sz="2" w:space="0" w:color="D9D9E3"/>
                                          </w:divBdr>
                                          <w:divsChild>
                                            <w:div w:id="1249196166">
                                              <w:marLeft w:val="0"/>
                                              <w:marRight w:val="0"/>
                                              <w:marTop w:val="0"/>
                                              <w:marBottom w:val="0"/>
                                              <w:divBdr>
                                                <w:top w:val="single" w:sz="2" w:space="0" w:color="D9D9E3"/>
                                                <w:left w:val="single" w:sz="2" w:space="0" w:color="D9D9E3"/>
                                                <w:bottom w:val="single" w:sz="2" w:space="0" w:color="D9D9E3"/>
                                                <w:right w:val="single" w:sz="2" w:space="0" w:color="D9D9E3"/>
                                              </w:divBdr>
                                              <w:divsChild>
                                                <w:div w:id="882448921">
                                                  <w:marLeft w:val="0"/>
                                                  <w:marRight w:val="0"/>
                                                  <w:marTop w:val="0"/>
                                                  <w:marBottom w:val="0"/>
                                                  <w:divBdr>
                                                    <w:top w:val="single" w:sz="2" w:space="0" w:color="D9D9E3"/>
                                                    <w:left w:val="single" w:sz="2" w:space="0" w:color="D9D9E3"/>
                                                    <w:bottom w:val="single" w:sz="2" w:space="0" w:color="D9D9E3"/>
                                                    <w:right w:val="single" w:sz="2" w:space="0" w:color="D9D9E3"/>
                                                  </w:divBdr>
                                                  <w:divsChild>
                                                    <w:div w:id="9995073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2308446">
          <w:marLeft w:val="0"/>
          <w:marRight w:val="0"/>
          <w:marTop w:val="0"/>
          <w:marBottom w:val="0"/>
          <w:divBdr>
            <w:top w:val="none" w:sz="0" w:space="0" w:color="auto"/>
            <w:left w:val="none" w:sz="0" w:space="0" w:color="auto"/>
            <w:bottom w:val="none" w:sz="0" w:space="0" w:color="auto"/>
            <w:right w:val="none" w:sz="0" w:space="0" w:color="auto"/>
          </w:divBdr>
        </w:div>
      </w:divsChild>
    </w:div>
    <w:div w:id="469593487">
      <w:bodyDiv w:val="1"/>
      <w:marLeft w:val="0"/>
      <w:marRight w:val="0"/>
      <w:marTop w:val="0"/>
      <w:marBottom w:val="0"/>
      <w:divBdr>
        <w:top w:val="none" w:sz="0" w:space="0" w:color="auto"/>
        <w:left w:val="none" w:sz="0" w:space="0" w:color="auto"/>
        <w:bottom w:val="none" w:sz="0" w:space="0" w:color="auto"/>
        <w:right w:val="none" w:sz="0" w:space="0" w:color="auto"/>
      </w:divBdr>
      <w:divsChild>
        <w:div w:id="1768311954">
          <w:marLeft w:val="0"/>
          <w:marRight w:val="0"/>
          <w:marTop w:val="0"/>
          <w:marBottom w:val="0"/>
          <w:divBdr>
            <w:top w:val="single" w:sz="2" w:space="0" w:color="E3E3E3"/>
            <w:left w:val="single" w:sz="2" w:space="0" w:color="E3E3E3"/>
            <w:bottom w:val="single" w:sz="2" w:space="0" w:color="E3E3E3"/>
            <w:right w:val="single" w:sz="2" w:space="0" w:color="E3E3E3"/>
          </w:divBdr>
          <w:divsChild>
            <w:div w:id="787361241">
              <w:marLeft w:val="0"/>
              <w:marRight w:val="0"/>
              <w:marTop w:val="0"/>
              <w:marBottom w:val="0"/>
              <w:divBdr>
                <w:top w:val="single" w:sz="2" w:space="0" w:color="E3E3E3"/>
                <w:left w:val="single" w:sz="2" w:space="0" w:color="E3E3E3"/>
                <w:bottom w:val="single" w:sz="2" w:space="0" w:color="E3E3E3"/>
                <w:right w:val="single" w:sz="2" w:space="0" w:color="E3E3E3"/>
              </w:divBdr>
              <w:divsChild>
                <w:div w:id="528563779">
                  <w:marLeft w:val="0"/>
                  <w:marRight w:val="0"/>
                  <w:marTop w:val="0"/>
                  <w:marBottom w:val="0"/>
                  <w:divBdr>
                    <w:top w:val="single" w:sz="2" w:space="0" w:color="E3E3E3"/>
                    <w:left w:val="single" w:sz="2" w:space="0" w:color="E3E3E3"/>
                    <w:bottom w:val="single" w:sz="2" w:space="0" w:color="E3E3E3"/>
                    <w:right w:val="single" w:sz="2" w:space="0" w:color="E3E3E3"/>
                  </w:divBdr>
                  <w:divsChild>
                    <w:div w:id="1764375410">
                      <w:marLeft w:val="0"/>
                      <w:marRight w:val="0"/>
                      <w:marTop w:val="0"/>
                      <w:marBottom w:val="0"/>
                      <w:divBdr>
                        <w:top w:val="single" w:sz="2" w:space="0" w:color="E3E3E3"/>
                        <w:left w:val="single" w:sz="2" w:space="0" w:color="E3E3E3"/>
                        <w:bottom w:val="single" w:sz="2" w:space="0" w:color="E3E3E3"/>
                        <w:right w:val="single" w:sz="2" w:space="0" w:color="E3E3E3"/>
                      </w:divBdr>
                      <w:divsChild>
                        <w:div w:id="938559629">
                          <w:marLeft w:val="0"/>
                          <w:marRight w:val="0"/>
                          <w:marTop w:val="0"/>
                          <w:marBottom w:val="0"/>
                          <w:divBdr>
                            <w:top w:val="single" w:sz="2" w:space="0" w:color="E3E3E3"/>
                            <w:left w:val="single" w:sz="2" w:space="0" w:color="E3E3E3"/>
                            <w:bottom w:val="single" w:sz="2" w:space="0" w:color="E3E3E3"/>
                            <w:right w:val="single" w:sz="2" w:space="0" w:color="E3E3E3"/>
                          </w:divBdr>
                          <w:divsChild>
                            <w:div w:id="969526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52562719">
                                  <w:marLeft w:val="0"/>
                                  <w:marRight w:val="0"/>
                                  <w:marTop w:val="0"/>
                                  <w:marBottom w:val="0"/>
                                  <w:divBdr>
                                    <w:top w:val="single" w:sz="2" w:space="0" w:color="E3E3E3"/>
                                    <w:left w:val="single" w:sz="2" w:space="0" w:color="E3E3E3"/>
                                    <w:bottom w:val="single" w:sz="2" w:space="0" w:color="E3E3E3"/>
                                    <w:right w:val="single" w:sz="2" w:space="0" w:color="E3E3E3"/>
                                  </w:divBdr>
                                  <w:divsChild>
                                    <w:div w:id="213396852">
                                      <w:marLeft w:val="0"/>
                                      <w:marRight w:val="0"/>
                                      <w:marTop w:val="0"/>
                                      <w:marBottom w:val="0"/>
                                      <w:divBdr>
                                        <w:top w:val="single" w:sz="2" w:space="0" w:color="E3E3E3"/>
                                        <w:left w:val="single" w:sz="2" w:space="0" w:color="E3E3E3"/>
                                        <w:bottom w:val="single" w:sz="2" w:space="0" w:color="E3E3E3"/>
                                        <w:right w:val="single" w:sz="2" w:space="0" w:color="E3E3E3"/>
                                      </w:divBdr>
                                      <w:divsChild>
                                        <w:div w:id="1824392149">
                                          <w:marLeft w:val="0"/>
                                          <w:marRight w:val="0"/>
                                          <w:marTop w:val="0"/>
                                          <w:marBottom w:val="0"/>
                                          <w:divBdr>
                                            <w:top w:val="single" w:sz="2" w:space="0" w:color="E3E3E3"/>
                                            <w:left w:val="single" w:sz="2" w:space="0" w:color="E3E3E3"/>
                                            <w:bottom w:val="single" w:sz="2" w:space="0" w:color="E3E3E3"/>
                                            <w:right w:val="single" w:sz="2" w:space="0" w:color="E3E3E3"/>
                                          </w:divBdr>
                                          <w:divsChild>
                                            <w:div w:id="875195753">
                                              <w:marLeft w:val="0"/>
                                              <w:marRight w:val="0"/>
                                              <w:marTop w:val="0"/>
                                              <w:marBottom w:val="0"/>
                                              <w:divBdr>
                                                <w:top w:val="single" w:sz="2" w:space="0" w:color="E3E3E3"/>
                                                <w:left w:val="single" w:sz="2" w:space="0" w:color="E3E3E3"/>
                                                <w:bottom w:val="single" w:sz="2" w:space="0" w:color="E3E3E3"/>
                                                <w:right w:val="single" w:sz="2" w:space="0" w:color="E3E3E3"/>
                                              </w:divBdr>
                                              <w:divsChild>
                                                <w:div w:id="509687183">
                                                  <w:marLeft w:val="0"/>
                                                  <w:marRight w:val="0"/>
                                                  <w:marTop w:val="0"/>
                                                  <w:marBottom w:val="0"/>
                                                  <w:divBdr>
                                                    <w:top w:val="single" w:sz="2" w:space="0" w:color="E3E3E3"/>
                                                    <w:left w:val="single" w:sz="2" w:space="0" w:color="E3E3E3"/>
                                                    <w:bottom w:val="single" w:sz="2" w:space="0" w:color="E3E3E3"/>
                                                    <w:right w:val="single" w:sz="2" w:space="0" w:color="E3E3E3"/>
                                                  </w:divBdr>
                                                  <w:divsChild>
                                                    <w:div w:id="21300512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496656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5874916">
      <w:bodyDiv w:val="1"/>
      <w:marLeft w:val="0"/>
      <w:marRight w:val="0"/>
      <w:marTop w:val="0"/>
      <w:marBottom w:val="0"/>
      <w:divBdr>
        <w:top w:val="none" w:sz="0" w:space="0" w:color="auto"/>
        <w:left w:val="none" w:sz="0" w:space="0" w:color="auto"/>
        <w:bottom w:val="none" w:sz="0" w:space="0" w:color="auto"/>
        <w:right w:val="none" w:sz="0" w:space="0" w:color="auto"/>
      </w:divBdr>
    </w:div>
    <w:div w:id="482744913">
      <w:bodyDiv w:val="1"/>
      <w:marLeft w:val="0"/>
      <w:marRight w:val="0"/>
      <w:marTop w:val="0"/>
      <w:marBottom w:val="0"/>
      <w:divBdr>
        <w:top w:val="none" w:sz="0" w:space="0" w:color="auto"/>
        <w:left w:val="none" w:sz="0" w:space="0" w:color="auto"/>
        <w:bottom w:val="none" w:sz="0" w:space="0" w:color="auto"/>
        <w:right w:val="none" w:sz="0" w:space="0" w:color="auto"/>
      </w:divBdr>
    </w:div>
    <w:div w:id="486895642">
      <w:bodyDiv w:val="1"/>
      <w:marLeft w:val="0"/>
      <w:marRight w:val="0"/>
      <w:marTop w:val="0"/>
      <w:marBottom w:val="0"/>
      <w:divBdr>
        <w:top w:val="none" w:sz="0" w:space="0" w:color="auto"/>
        <w:left w:val="none" w:sz="0" w:space="0" w:color="auto"/>
        <w:bottom w:val="none" w:sz="0" w:space="0" w:color="auto"/>
        <w:right w:val="none" w:sz="0" w:space="0" w:color="auto"/>
      </w:divBdr>
    </w:div>
    <w:div w:id="497812201">
      <w:bodyDiv w:val="1"/>
      <w:marLeft w:val="0"/>
      <w:marRight w:val="0"/>
      <w:marTop w:val="0"/>
      <w:marBottom w:val="0"/>
      <w:divBdr>
        <w:top w:val="none" w:sz="0" w:space="0" w:color="auto"/>
        <w:left w:val="none" w:sz="0" w:space="0" w:color="auto"/>
        <w:bottom w:val="none" w:sz="0" w:space="0" w:color="auto"/>
        <w:right w:val="none" w:sz="0" w:space="0" w:color="auto"/>
      </w:divBdr>
      <w:divsChild>
        <w:div w:id="1035424582">
          <w:marLeft w:val="0"/>
          <w:marRight w:val="0"/>
          <w:marTop w:val="0"/>
          <w:marBottom w:val="0"/>
          <w:divBdr>
            <w:top w:val="single" w:sz="2" w:space="0" w:color="D9D9E3"/>
            <w:left w:val="single" w:sz="2" w:space="0" w:color="D9D9E3"/>
            <w:bottom w:val="single" w:sz="2" w:space="0" w:color="D9D9E3"/>
            <w:right w:val="single" w:sz="2" w:space="0" w:color="D9D9E3"/>
          </w:divBdr>
          <w:divsChild>
            <w:div w:id="455101287">
              <w:marLeft w:val="0"/>
              <w:marRight w:val="0"/>
              <w:marTop w:val="0"/>
              <w:marBottom w:val="0"/>
              <w:divBdr>
                <w:top w:val="single" w:sz="2" w:space="0" w:color="D9D9E3"/>
                <w:left w:val="single" w:sz="2" w:space="0" w:color="D9D9E3"/>
                <w:bottom w:val="single" w:sz="2" w:space="0" w:color="D9D9E3"/>
                <w:right w:val="single" w:sz="2" w:space="0" w:color="D9D9E3"/>
              </w:divBdr>
              <w:divsChild>
                <w:div w:id="1394043548">
                  <w:marLeft w:val="0"/>
                  <w:marRight w:val="0"/>
                  <w:marTop w:val="0"/>
                  <w:marBottom w:val="0"/>
                  <w:divBdr>
                    <w:top w:val="single" w:sz="2" w:space="0" w:color="D9D9E3"/>
                    <w:left w:val="single" w:sz="2" w:space="0" w:color="D9D9E3"/>
                    <w:bottom w:val="single" w:sz="2" w:space="0" w:color="D9D9E3"/>
                    <w:right w:val="single" w:sz="2" w:space="0" w:color="D9D9E3"/>
                  </w:divBdr>
                  <w:divsChild>
                    <w:div w:id="24907582">
                      <w:marLeft w:val="0"/>
                      <w:marRight w:val="0"/>
                      <w:marTop w:val="0"/>
                      <w:marBottom w:val="0"/>
                      <w:divBdr>
                        <w:top w:val="single" w:sz="2" w:space="0" w:color="D9D9E3"/>
                        <w:left w:val="single" w:sz="2" w:space="0" w:color="D9D9E3"/>
                        <w:bottom w:val="single" w:sz="2" w:space="0" w:color="D9D9E3"/>
                        <w:right w:val="single" w:sz="2" w:space="0" w:color="D9D9E3"/>
                      </w:divBdr>
                      <w:divsChild>
                        <w:div w:id="1418287554">
                          <w:marLeft w:val="0"/>
                          <w:marRight w:val="0"/>
                          <w:marTop w:val="0"/>
                          <w:marBottom w:val="0"/>
                          <w:divBdr>
                            <w:top w:val="none" w:sz="0" w:space="0" w:color="auto"/>
                            <w:left w:val="none" w:sz="0" w:space="0" w:color="auto"/>
                            <w:bottom w:val="none" w:sz="0" w:space="0" w:color="auto"/>
                            <w:right w:val="none" w:sz="0" w:space="0" w:color="auto"/>
                          </w:divBdr>
                          <w:divsChild>
                            <w:div w:id="804932812">
                              <w:marLeft w:val="0"/>
                              <w:marRight w:val="0"/>
                              <w:marTop w:val="100"/>
                              <w:marBottom w:val="100"/>
                              <w:divBdr>
                                <w:top w:val="single" w:sz="2" w:space="0" w:color="D9D9E3"/>
                                <w:left w:val="single" w:sz="2" w:space="0" w:color="D9D9E3"/>
                                <w:bottom w:val="single" w:sz="2" w:space="0" w:color="D9D9E3"/>
                                <w:right w:val="single" w:sz="2" w:space="0" w:color="D9D9E3"/>
                              </w:divBdr>
                              <w:divsChild>
                                <w:div w:id="2069302134">
                                  <w:marLeft w:val="0"/>
                                  <w:marRight w:val="0"/>
                                  <w:marTop w:val="0"/>
                                  <w:marBottom w:val="0"/>
                                  <w:divBdr>
                                    <w:top w:val="single" w:sz="2" w:space="0" w:color="D9D9E3"/>
                                    <w:left w:val="single" w:sz="2" w:space="0" w:color="D9D9E3"/>
                                    <w:bottom w:val="single" w:sz="2" w:space="0" w:color="D9D9E3"/>
                                    <w:right w:val="single" w:sz="2" w:space="0" w:color="D9D9E3"/>
                                  </w:divBdr>
                                  <w:divsChild>
                                    <w:div w:id="253171320">
                                      <w:marLeft w:val="0"/>
                                      <w:marRight w:val="0"/>
                                      <w:marTop w:val="0"/>
                                      <w:marBottom w:val="0"/>
                                      <w:divBdr>
                                        <w:top w:val="single" w:sz="2" w:space="0" w:color="D9D9E3"/>
                                        <w:left w:val="single" w:sz="2" w:space="0" w:color="D9D9E3"/>
                                        <w:bottom w:val="single" w:sz="2" w:space="0" w:color="D9D9E3"/>
                                        <w:right w:val="single" w:sz="2" w:space="0" w:color="D9D9E3"/>
                                      </w:divBdr>
                                      <w:divsChild>
                                        <w:div w:id="2129276124">
                                          <w:marLeft w:val="0"/>
                                          <w:marRight w:val="0"/>
                                          <w:marTop w:val="0"/>
                                          <w:marBottom w:val="0"/>
                                          <w:divBdr>
                                            <w:top w:val="single" w:sz="2" w:space="0" w:color="D9D9E3"/>
                                            <w:left w:val="single" w:sz="2" w:space="0" w:color="D9D9E3"/>
                                            <w:bottom w:val="single" w:sz="2" w:space="0" w:color="D9D9E3"/>
                                            <w:right w:val="single" w:sz="2" w:space="0" w:color="D9D9E3"/>
                                          </w:divBdr>
                                          <w:divsChild>
                                            <w:div w:id="884562386">
                                              <w:marLeft w:val="0"/>
                                              <w:marRight w:val="0"/>
                                              <w:marTop w:val="0"/>
                                              <w:marBottom w:val="0"/>
                                              <w:divBdr>
                                                <w:top w:val="single" w:sz="2" w:space="0" w:color="D9D9E3"/>
                                                <w:left w:val="single" w:sz="2" w:space="0" w:color="D9D9E3"/>
                                                <w:bottom w:val="single" w:sz="2" w:space="0" w:color="D9D9E3"/>
                                                <w:right w:val="single" w:sz="2" w:space="0" w:color="D9D9E3"/>
                                              </w:divBdr>
                                              <w:divsChild>
                                                <w:div w:id="270402958">
                                                  <w:marLeft w:val="0"/>
                                                  <w:marRight w:val="0"/>
                                                  <w:marTop w:val="0"/>
                                                  <w:marBottom w:val="0"/>
                                                  <w:divBdr>
                                                    <w:top w:val="single" w:sz="2" w:space="0" w:color="D9D9E3"/>
                                                    <w:left w:val="single" w:sz="2" w:space="0" w:color="D9D9E3"/>
                                                    <w:bottom w:val="single" w:sz="2" w:space="0" w:color="D9D9E3"/>
                                                    <w:right w:val="single" w:sz="2" w:space="0" w:color="D9D9E3"/>
                                                  </w:divBdr>
                                                  <w:divsChild>
                                                    <w:div w:id="1818625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81597928">
          <w:marLeft w:val="0"/>
          <w:marRight w:val="0"/>
          <w:marTop w:val="0"/>
          <w:marBottom w:val="0"/>
          <w:divBdr>
            <w:top w:val="none" w:sz="0" w:space="0" w:color="auto"/>
            <w:left w:val="none" w:sz="0" w:space="0" w:color="auto"/>
            <w:bottom w:val="none" w:sz="0" w:space="0" w:color="auto"/>
            <w:right w:val="none" w:sz="0" w:space="0" w:color="auto"/>
          </w:divBdr>
        </w:div>
      </w:divsChild>
    </w:div>
    <w:div w:id="497964364">
      <w:bodyDiv w:val="1"/>
      <w:marLeft w:val="0"/>
      <w:marRight w:val="0"/>
      <w:marTop w:val="0"/>
      <w:marBottom w:val="0"/>
      <w:divBdr>
        <w:top w:val="none" w:sz="0" w:space="0" w:color="auto"/>
        <w:left w:val="none" w:sz="0" w:space="0" w:color="auto"/>
        <w:bottom w:val="none" w:sz="0" w:space="0" w:color="auto"/>
        <w:right w:val="none" w:sz="0" w:space="0" w:color="auto"/>
      </w:divBdr>
    </w:div>
    <w:div w:id="526482559">
      <w:bodyDiv w:val="1"/>
      <w:marLeft w:val="0"/>
      <w:marRight w:val="0"/>
      <w:marTop w:val="0"/>
      <w:marBottom w:val="0"/>
      <w:divBdr>
        <w:top w:val="none" w:sz="0" w:space="0" w:color="auto"/>
        <w:left w:val="none" w:sz="0" w:space="0" w:color="auto"/>
        <w:bottom w:val="none" w:sz="0" w:space="0" w:color="auto"/>
        <w:right w:val="none" w:sz="0" w:space="0" w:color="auto"/>
      </w:divBdr>
    </w:div>
    <w:div w:id="534658642">
      <w:bodyDiv w:val="1"/>
      <w:marLeft w:val="0"/>
      <w:marRight w:val="0"/>
      <w:marTop w:val="0"/>
      <w:marBottom w:val="0"/>
      <w:divBdr>
        <w:top w:val="none" w:sz="0" w:space="0" w:color="auto"/>
        <w:left w:val="none" w:sz="0" w:space="0" w:color="auto"/>
        <w:bottom w:val="none" w:sz="0" w:space="0" w:color="auto"/>
        <w:right w:val="none" w:sz="0" w:space="0" w:color="auto"/>
      </w:divBdr>
    </w:div>
    <w:div w:id="536813800">
      <w:bodyDiv w:val="1"/>
      <w:marLeft w:val="0"/>
      <w:marRight w:val="0"/>
      <w:marTop w:val="0"/>
      <w:marBottom w:val="0"/>
      <w:divBdr>
        <w:top w:val="none" w:sz="0" w:space="0" w:color="auto"/>
        <w:left w:val="none" w:sz="0" w:space="0" w:color="auto"/>
        <w:bottom w:val="none" w:sz="0" w:space="0" w:color="auto"/>
        <w:right w:val="none" w:sz="0" w:space="0" w:color="auto"/>
      </w:divBdr>
    </w:div>
    <w:div w:id="538515596">
      <w:bodyDiv w:val="1"/>
      <w:marLeft w:val="0"/>
      <w:marRight w:val="0"/>
      <w:marTop w:val="0"/>
      <w:marBottom w:val="0"/>
      <w:divBdr>
        <w:top w:val="none" w:sz="0" w:space="0" w:color="auto"/>
        <w:left w:val="none" w:sz="0" w:space="0" w:color="auto"/>
        <w:bottom w:val="none" w:sz="0" w:space="0" w:color="auto"/>
        <w:right w:val="none" w:sz="0" w:space="0" w:color="auto"/>
      </w:divBdr>
      <w:divsChild>
        <w:div w:id="1937205181">
          <w:marLeft w:val="0"/>
          <w:marRight w:val="0"/>
          <w:marTop w:val="0"/>
          <w:marBottom w:val="0"/>
          <w:divBdr>
            <w:top w:val="single" w:sz="2" w:space="0" w:color="D9D9E3"/>
            <w:left w:val="single" w:sz="2" w:space="0" w:color="D9D9E3"/>
            <w:bottom w:val="single" w:sz="2" w:space="0" w:color="D9D9E3"/>
            <w:right w:val="single" w:sz="2" w:space="0" w:color="D9D9E3"/>
          </w:divBdr>
          <w:divsChild>
            <w:div w:id="1487673629">
              <w:marLeft w:val="0"/>
              <w:marRight w:val="0"/>
              <w:marTop w:val="0"/>
              <w:marBottom w:val="0"/>
              <w:divBdr>
                <w:top w:val="single" w:sz="2" w:space="0" w:color="D9D9E3"/>
                <w:left w:val="single" w:sz="2" w:space="0" w:color="D9D9E3"/>
                <w:bottom w:val="single" w:sz="2" w:space="0" w:color="D9D9E3"/>
                <w:right w:val="single" w:sz="2" w:space="0" w:color="D9D9E3"/>
              </w:divBdr>
              <w:divsChild>
                <w:div w:id="180633119">
                  <w:marLeft w:val="0"/>
                  <w:marRight w:val="0"/>
                  <w:marTop w:val="0"/>
                  <w:marBottom w:val="0"/>
                  <w:divBdr>
                    <w:top w:val="single" w:sz="2" w:space="0" w:color="D9D9E3"/>
                    <w:left w:val="single" w:sz="2" w:space="0" w:color="D9D9E3"/>
                    <w:bottom w:val="single" w:sz="2" w:space="0" w:color="D9D9E3"/>
                    <w:right w:val="single" w:sz="2" w:space="0" w:color="D9D9E3"/>
                  </w:divBdr>
                  <w:divsChild>
                    <w:div w:id="684405410">
                      <w:marLeft w:val="0"/>
                      <w:marRight w:val="0"/>
                      <w:marTop w:val="0"/>
                      <w:marBottom w:val="0"/>
                      <w:divBdr>
                        <w:top w:val="single" w:sz="2" w:space="0" w:color="D9D9E3"/>
                        <w:left w:val="single" w:sz="2" w:space="0" w:color="D9D9E3"/>
                        <w:bottom w:val="single" w:sz="2" w:space="0" w:color="D9D9E3"/>
                        <w:right w:val="single" w:sz="2" w:space="0" w:color="D9D9E3"/>
                      </w:divBdr>
                      <w:divsChild>
                        <w:div w:id="1679191789">
                          <w:marLeft w:val="0"/>
                          <w:marRight w:val="0"/>
                          <w:marTop w:val="0"/>
                          <w:marBottom w:val="0"/>
                          <w:divBdr>
                            <w:top w:val="single" w:sz="2" w:space="0" w:color="D9D9E3"/>
                            <w:left w:val="single" w:sz="2" w:space="0" w:color="D9D9E3"/>
                            <w:bottom w:val="single" w:sz="2" w:space="0" w:color="D9D9E3"/>
                            <w:right w:val="single" w:sz="2" w:space="0" w:color="D9D9E3"/>
                          </w:divBdr>
                          <w:divsChild>
                            <w:div w:id="749540676">
                              <w:marLeft w:val="0"/>
                              <w:marRight w:val="0"/>
                              <w:marTop w:val="100"/>
                              <w:marBottom w:val="100"/>
                              <w:divBdr>
                                <w:top w:val="single" w:sz="2" w:space="0" w:color="D9D9E3"/>
                                <w:left w:val="single" w:sz="2" w:space="0" w:color="D9D9E3"/>
                                <w:bottom w:val="single" w:sz="2" w:space="0" w:color="D9D9E3"/>
                                <w:right w:val="single" w:sz="2" w:space="0" w:color="D9D9E3"/>
                              </w:divBdr>
                              <w:divsChild>
                                <w:div w:id="1673990660">
                                  <w:marLeft w:val="0"/>
                                  <w:marRight w:val="0"/>
                                  <w:marTop w:val="0"/>
                                  <w:marBottom w:val="0"/>
                                  <w:divBdr>
                                    <w:top w:val="single" w:sz="2" w:space="0" w:color="D9D9E3"/>
                                    <w:left w:val="single" w:sz="2" w:space="0" w:color="D9D9E3"/>
                                    <w:bottom w:val="single" w:sz="2" w:space="0" w:color="D9D9E3"/>
                                    <w:right w:val="single" w:sz="2" w:space="0" w:color="D9D9E3"/>
                                  </w:divBdr>
                                  <w:divsChild>
                                    <w:div w:id="715154568">
                                      <w:marLeft w:val="0"/>
                                      <w:marRight w:val="0"/>
                                      <w:marTop w:val="0"/>
                                      <w:marBottom w:val="0"/>
                                      <w:divBdr>
                                        <w:top w:val="single" w:sz="2" w:space="0" w:color="D9D9E3"/>
                                        <w:left w:val="single" w:sz="2" w:space="0" w:color="D9D9E3"/>
                                        <w:bottom w:val="single" w:sz="2" w:space="0" w:color="D9D9E3"/>
                                        <w:right w:val="single" w:sz="2" w:space="0" w:color="D9D9E3"/>
                                      </w:divBdr>
                                      <w:divsChild>
                                        <w:div w:id="963464996">
                                          <w:marLeft w:val="0"/>
                                          <w:marRight w:val="0"/>
                                          <w:marTop w:val="0"/>
                                          <w:marBottom w:val="0"/>
                                          <w:divBdr>
                                            <w:top w:val="single" w:sz="2" w:space="0" w:color="D9D9E3"/>
                                            <w:left w:val="single" w:sz="2" w:space="0" w:color="D9D9E3"/>
                                            <w:bottom w:val="single" w:sz="2" w:space="0" w:color="D9D9E3"/>
                                            <w:right w:val="single" w:sz="2" w:space="0" w:color="D9D9E3"/>
                                          </w:divBdr>
                                          <w:divsChild>
                                            <w:div w:id="497622981">
                                              <w:marLeft w:val="0"/>
                                              <w:marRight w:val="0"/>
                                              <w:marTop w:val="0"/>
                                              <w:marBottom w:val="0"/>
                                              <w:divBdr>
                                                <w:top w:val="single" w:sz="2" w:space="0" w:color="D9D9E3"/>
                                                <w:left w:val="single" w:sz="2" w:space="0" w:color="D9D9E3"/>
                                                <w:bottom w:val="single" w:sz="2" w:space="0" w:color="D9D9E3"/>
                                                <w:right w:val="single" w:sz="2" w:space="0" w:color="D9D9E3"/>
                                              </w:divBdr>
                                              <w:divsChild>
                                                <w:div w:id="2099400086">
                                                  <w:marLeft w:val="0"/>
                                                  <w:marRight w:val="0"/>
                                                  <w:marTop w:val="0"/>
                                                  <w:marBottom w:val="0"/>
                                                  <w:divBdr>
                                                    <w:top w:val="single" w:sz="2" w:space="0" w:color="D9D9E3"/>
                                                    <w:left w:val="single" w:sz="2" w:space="0" w:color="D9D9E3"/>
                                                    <w:bottom w:val="single" w:sz="2" w:space="0" w:color="D9D9E3"/>
                                                    <w:right w:val="single" w:sz="2" w:space="0" w:color="D9D9E3"/>
                                                  </w:divBdr>
                                                  <w:divsChild>
                                                    <w:div w:id="10321485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75150944">
                                              <w:marLeft w:val="0"/>
                                              <w:marRight w:val="0"/>
                                              <w:marTop w:val="0"/>
                                              <w:marBottom w:val="0"/>
                                              <w:divBdr>
                                                <w:top w:val="single" w:sz="2" w:space="0" w:color="D9D9E3"/>
                                                <w:left w:val="single" w:sz="2" w:space="0" w:color="D9D9E3"/>
                                                <w:bottom w:val="single" w:sz="2" w:space="0" w:color="D9D9E3"/>
                                                <w:right w:val="single" w:sz="2" w:space="0" w:color="D9D9E3"/>
                                              </w:divBdr>
                                              <w:divsChild>
                                                <w:div w:id="17978712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2128497793">
          <w:marLeft w:val="0"/>
          <w:marRight w:val="0"/>
          <w:marTop w:val="0"/>
          <w:marBottom w:val="0"/>
          <w:divBdr>
            <w:top w:val="none" w:sz="0" w:space="0" w:color="auto"/>
            <w:left w:val="none" w:sz="0" w:space="0" w:color="auto"/>
            <w:bottom w:val="none" w:sz="0" w:space="0" w:color="auto"/>
            <w:right w:val="none" w:sz="0" w:space="0" w:color="auto"/>
          </w:divBdr>
        </w:div>
      </w:divsChild>
    </w:div>
    <w:div w:id="540243598">
      <w:bodyDiv w:val="1"/>
      <w:marLeft w:val="0"/>
      <w:marRight w:val="0"/>
      <w:marTop w:val="0"/>
      <w:marBottom w:val="0"/>
      <w:divBdr>
        <w:top w:val="none" w:sz="0" w:space="0" w:color="auto"/>
        <w:left w:val="none" w:sz="0" w:space="0" w:color="auto"/>
        <w:bottom w:val="none" w:sz="0" w:space="0" w:color="auto"/>
        <w:right w:val="none" w:sz="0" w:space="0" w:color="auto"/>
      </w:divBdr>
    </w:div>
    <w:div w:id="542451539">
      <w:bodyDiv w:val="1"/>
      <w:marLeft w:val="0"/>
      <w:marRight w:val="0"/>
      <w:marTop w:val="0"/>
      <w:marBottom w:val="0"/>
      <w:divBdr>
        <w:top w:val="none" w:sz="0" w:space="0" w:color="auto"/>
        <w:left w:val="none" w:sz="0" w:space="0" w:color="auto"/>
        <w:bottom w:val="none" w:sz="0" w:space="0" w:color="auto"/>
        <w:right w:val="none" w:sz="0" w:space="0" w:color="auto"/>
      </w:divBdr>
    </w:div>
    <w:div w:id="547650488">
      <w:bodyDiv w:val="1"/>
      <w:marLeft w:val="0"/>
      <w:marRight w:val="0"/>
      <w:marTop w:val="0"/>
      <w:marBottom w:val="0"/>
      <w:divBdr>
        <w:top w:val="none" w:sz="0" w:space="0" w:color="auto"/>
        <w:left w:val="none" w:sz="0" w:space="0" w:color="auto"/>
        <w:bottom w:val="none" w:sz="0" w:space="0" w:color="auto"/>
        <w:right w:val="none" w:sz="0" w:space="0" w:color="auto"/>
      </w:divBdr>
      <w:divsChild>
        <w:div w:id="1122312025">
          <w:marLeft w:val="0"/>
          <w:marRight w:val="0"/>
          <w:marTop w:val="0"/>
          <w:marBottom w:val="0"/>
          <w:divBdr>
            <w:top w:val="none" w:sz="0" w:space="0" w:color="auto"/>
            <w:left w:val="none" w:sz="0" w:space="0" w:color="auto"/>
            <w:bottom w:val="none" w:sz="0" w:space="0" w:color="auto"/>
            <w:right w:val="none" w:sz="0" w:space="0" w:color="auto"/>
          </w:divBdr>
          <w:divsChild>
            <w:div w:id="1850178046">
              <w:marLeft w:val="0"/>
              <w:marRight w:val="0"/>
              <w:marTop w:val="0"/>
              <w:marBottom w:val="0"/>
              <w:divBdr>
                <w:top w:val="none" w:sz="0" w:space="0" w:color="auto"/>
                <w:left w:val="none" w:sz="0" w:space="0" w:color="auto"/>
                <w:bottom w:val="none" w:sz="0" w:space="0" w:color="auto"/>
                <w:right w:val="none" w:sz="0" w:space="0" w:color="auto"/>
              </w:divBdr>
              <w:divsChild>
                <w:div w:id="154344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880452">
      <w:bodyDiv w:val="1"/>
      <w:marLeft w:val="0"/>
      <w:marRight w:val="0"/>
      <w:marTop w:val="0"/>
      <w:marBottom w:val="0"/>
      <w:divBdr>
        <w:top w:val="none" w:sz="0" w:space="0" w:color="auto"/>
        <w:left w:val="none" w:sz="0" w:space="0" w:color="auto"/>
        <w:bottom w:val="none" w:sz="0" w:space="0" w:color="auto"/>
        <w:right w:val="none" w:sz="0" w:space="0" w:color="auto"/>
      </w:divBdr>
    </w:div>
    <w:div w:id="556429248">
      <w:bodyDiv w:val="1"/>
      <w:marLeft w:val="0"/>
      <w:marRight w:val="0"/>
      <w:marTop w:val="0"/>
      <w:marBottom w:val="0"/>
      <w:divBdr>
        <w:top w:val="none" w:sz="0" w:space="0" w:color="auto"/>
        <w:left w:val="none" w:sz="0" w:space="0" w:color="auto"/>
        <w:bottom w:val="none" w:sz="0" w:space="0" w:color="auto"/>
        <w:right w:val="none" w:sz="0" w:space="0" w:color="auto"/>
      </w:divBdr>
    </w:div>
    <w:div w:id="559707703">
      <w:bodyDiv w:val="1"/>
      <w:marLeft w:val="0"/>
      <w:marRight w:val="0"/>
      <w:marTop w:val="0"/>
      <w:marBottom w:val="0"/>
      <w:divBdr>
        <w:top w:val="none" w:sz="0" w:space="0" w:color="auto"/>
        <w:left w:val="none" w:sz="0" w:space="0" w:color="auto"/>
        <w:bottom w:val="none" w:sz="0" w:space="0" w:color="auto"/>
        <w:right w:val="none" w:sz="0" w:space="0" w:color="auto"/>
      </w:divBdr>
    </w:div>
    <w:div w:id="560681251">
      <w:bodyDiv w:val="1"/>
      <w:marLeft w:val="0"/>
      <w:marRight w:val="0"/>
      <w:marTop w:val="0"/>
      <w:marBottom w:val="0"/>
      <w:divBdr>
        <w:top w:val="none" w:sz="0" w:space="0" w:color="auto"/>
        <w:left w:val="none" w:sz="0" w:space="0" w:color="auto"/>
        <w:bottom w:val="none" w:sz="0" w:space="0" w:color="auto"/>
        <w:right w:val="none" w:sz="0" w:space="0" w:color="auto"/>
      </w:divBdr>
    </w:div>
    <w:div w:id="563686539">
      <w:bodyDiv w:val="1"/>
      <w:marLeft w:val="0"/>
      <w:marRight w:val="0"/>
      <w:marTop w:val="0"/>
      <w:marBottom w:val="0"/>
      <w:divBdr>
        <w:top w:val="none" w:sz="0" w:space="0" w:color="auto"/>
        <w:left w:val="none" w:sz="0" w:space="0" w:color="auto"/>
        <w:bottom w:val="none" w:sz="0" w:space="0" w:color="auto"/>
        <w:right w:val="none" w:sz="0" w:space="0" w:color="auto"/>
      </w:divBdr>
    </w:div>
    <w:div w:id="565645466">
      <w:bodyDiv w:val="1"/>
      <w:marLeft w:val="0"/>
      <w:marRight w:val="0"/>
      <w:marTop w:val="0"/>
      <w:marBottom w:val="0"/>
      <w:divBdr>
        <w:top w:val="none" w:sz="0" w:space="0" w:color="auto"/>
        <w:left w:val="none" w:sz="0" w:space="0" w:color="auto"/>
        <w:bottom w:val="none" w:sz="0" w:space="0" w:color="auto"/>
        <w:right w:val="none" w:sz="0" w:space="0" w:color="auto"/>
      </w:divBdr>
    </w:div>
    <w:div w:id="576062124">
      <w:bodyDiv w:val="1"/>
      <w:marLeft w:val="0"/>
      <w:marRight w:val="0"/>
      <w:marTop w:val="0"/>
      <w:marBottom w:val="0"/>
      <w:divBdr>
        <w:top w:val="none" w:sz="0" w:space="0" w:color="auto"/>
        <w:left w:val="none" w:sz="0" w:space="0" w:color="auto"/>
        <w:bottom w:val="none" w:sz="0" w:space="0" w:color="auto"/>
        <w:right w:val="none" w:sz="0" w:space="0" w:color="auto"/>
      </w:divBdr>
    </w:div>
    <w:div w:id="579294333">
      <w:bodyDiv w:val="1"/>
      <w:marLeft w:val="0"/>
      <w:marRight w:val="0"/>
      <w:marTop w:val="0"/>
      <w:marBottom w:val="0"/>
      <w:divBdr>
        <w:top w:val="none" w:sz="0" w:space="0" w:color="auto"/>
        <w:left w:val="none" w:sz="0" w:space="0" w:color="auto"/>
        <w:bottom w:val="none" w:sz="0" w:space="0" w:color="auto"/>
        <w:right w:val="none" w:sz="0" w:space="0" w:color="auto"/>
      </w:divBdr>
    </w:div>
    <w:div w:id="597720166">
      <w:bodyDiv w:val="1"/>
      <w:marLeft w:val="0"/>
      <w:marRight w:val="0"/>
      <w:marTop w:val="0"/>
      <w:marBottom w:val="0"/>
      <w:divBdr>
        <w:top w:val="none" w:sz="0" w:space="0" w:color="auto"/>
        <w:left w:val="none" w:sz="0" w:space="0" w:color="auto"/>
        <w:bottom w:val="none" w:sz="0" w:space="0" w:color="auto"/>
        <w:right w:val="none" w:sz="0" w:space="0" w:color="auto"/>
      </w:divBdr>
    </w:div>
    <w:div w:id="609506279">
      <w:bodyDiv w:val="1"/>
      <w:marLeft w:val="0"/>
      <w:marRight w:val="0"/>
      <w:marTop w:val="0"/>
      <w:marBottom w:val="0"/>
      <w:divBdr>
        <w:top w:val="none" w:sz="0" w:space="0" w:color="auto"/>
        <w:left w:val="none" w:sz="0" w:space="0" w:color="auto"/>
        <w:bottom w:val="none" w:sz="0" w:space="0" w:color="auto"/>
        <w:right w:val="none" w:sz="0" w:space="0" w:color="auto"/>
      </w:divBdr>
    </w:div>
    <w:div w:id="612905003">
      <w:bodyDiv w:val="1"/>
      <w:marLeft w:val="0"/>
      <w:marRight w:val="0"/>
      <w:marTop w:val="0"/>
      <w:marBottom w:val="0"/>
      <w:divBdr>
        <w:top w:val="none" w:sz="0" w:space="0" w:color="auto"/>
        <w:left w:val="none" w:sz="0" w:space="0" w:color="auto"/>
        <w:bottom w:val="none" w:sz="0" w:space="0" w:color="auto"/>
        <w:right w:val="none" w:sz="0" w:space="0" w:color="auto"/>
      </w:divBdr>
    </w:div>
    <w:div w:id="621231608">
      <w:bodyDiv w:val="1"/>
      <w:marLeft w:val="0"/>
      <w:marRight w:val="0"/>
      <w:marTop w:val="0"/>
      <w:marBottom w:val="0"/>
      <w:divBdr>
        <w:top w:val="none" w:sz="0" w:space="0" w:color="auto"/>
        <w:left w:val="none" w:sz="0" w:space="0" w:color="auto"/>
        <w:bottom w:val="none" w:sz="0" w:space="0" w:color="auto"/>
        <w:right w:val="none" w:sz="0" w:space="0" w:color="auto"/>
      </w:divBdr>
    </w:div>
    <w:div w:id="622730050">
      <w:bodyDiv w:val="1"/>
      <w:marLeft w:val="0"/>
      <w:marRight w:val="0"/>
      <w:marTop w:val="0"/>
      <w:marBottom w:val="0"/>
      <w:divBdr>
        <w:top w:val="none" w:sz="0" w:space="0" w:color="auto"/>
        <w:left w:val="none" w:sz="0" w:space="0" w:color="auto"/>
        <w:bottom w:val="none" w:sz="0" w:space="0" w:color="auto"/>
        <w:right w:val="none" w:sz="0" w:space="0" w:color="auto"/>
      </w:divBdr>
    </w:div>
    <w:div w:id="635641183">
      <w:bodyDiv w:val="1"/>
      <w:marLeft w:val="0"/>
      <w:marRight w:val="0"/>
      <w:marTop w:val="0"/>
      <w:marBottom w:val="0"/>
      <w:divBdr>
        <w:top w:val="none" w:sz="0" w:space="0" w:color="auto"/>
        <w:left w:val="none" w:sz="0" w:space="0" w:color="auto"/>
        <w:bottom w:val="none" w:sz="0" w:space="0" w:color="auto"/>
        <w:right w:val="none" w:sz="0" w:space="0" w:color="auto"/>
      </w:divBdr>
    </w:div>
    <w:div w:id="639387376">
      <w:bodyDiv w:val="1"/>
      <w:marLeft w:val="0"/>
      <w:marRight w:val="0"/>
      <w:marTop w:val="0"/>
      <w:marBottom w:val="0"/>
      <w:divBdr>
        <w:top w:val="none" w:sz="0" w:space="0" w:color="auto"/>
        <w:left w:val="none" w:sz="0" w:space="0" w:color="auto"/>
        <w:bottom w:val="none" w:sz="0" w:space="0" w:color="auto"/>
        <w:right w:val="none" w:sz="0" w:space="0" w:color="auto"/>
      </w:divBdr>
    </w:div>
    <w:div w:id="647249718">
      <w:bodyDiv w:val="1"/>
      <w:marLeft w:val="0"/>
      <w:marRight w:val="0"/>
      <w:marTop w:val="0"/>
      <w:marBottom w:val="0"/>
      <w:divBdr>
        <w:top w:val="none" w:sz="0" w:space="0" w:color="auto"/>
        <w:left w:val="none" w:sz="0" w:space="0" w:color="auto"/>
        <w:bottom w:val="none" w:sz="0" w:space="0" w:color="auto"/>
        <w:right w:val="none" w:sz="0" w:space="0" w:color="auto"/>
      </w:divBdr>
      <w:divsChild>
        <w:div w:id="881288803">
          <w:marLeft w:val="0"/>
          <w:marRight w:val="0"/>
          <w:marTop w:val="0"/>
          <w:marBottom w:val="0"/>
          <w:divBdr>
            <w:top w:val="single" w:sz="2" w:space="0" w:color="E3E3E3"/>
            <w:left w:val="single" w:sz="2" w:space="0" w:color="E3E3E3"/>
            <w:bottom w:val="single" w:sz="2" w:space="0" w:color="E3E3E3"/>
            <w:right w:val="single" w:sz="2" w:space="0" w:color="E3E3E3"/>
          </w:divBdr>
          <w:divsChild>
            <w:div w:id="609701551">
              <w:marLeft w:val="0"/>
              <w:marRight w:val="0"/>
              <w:marTop w:val="100"/>
              <w:marBottom w:val="100"/>
              <w:divBdr>
                <w:top w:val="single" w:sz="2" w:space="0" w:color="E3E3E3"/>
                <w:left w:val="single" w:sz="2" w:space="0" w:color="E3E3E3"/>
                <w:bottom w:val="single" w:sz="2" w:space="0" w:color="E3E3E3"/>
                <w:right w:val="single" w:sz="2" w:space="0" w:color="E3E3E3"/>
              </w:divBdr>
              <w:divsChild>
                <w:div w:id="19551379">
                  <w:marLeft w:val="0"/>
                  <w:marRight w:val="0"/>
                  <w:marTop w:val="0"/>
                  <w:marBottom w:val="0"/>
                  <w:divBdr>
                    <w:top w:val="single" w:sz="2" w:space="0" w:color="E3E3E3"/>
                    <w:left w:val="single" w:sz="2" w:space="0" w:color="E3E3E3"/>
                    <w:bottom w:val="single" w:sz="2" w:space="0" w:color="E3E3E3"/>
                    <w:right w:val="single" w:sz="2" w:space="0" w:color="E3E3E3"/>
                  </w:divBdr>
                  <w:divsChild>
                    <w:div w:id="30738803">
                      <w:marLeft w:val="0"/>
                      <w:marRight w:val="0"/>
                      <w:marTop w:val="0"/>
                      <w:marBottom w:val="0"/>
                      <w:divBdr>
                        <w:top w:val="single" w:sz="2" w:space="0" w:color="E3E3E3"/>
                        <w:left w:val="single" w:sz="2" w:space="0" w:color="E3E3E3"/>
                        <w:bottom w:val="single" w:sz="2" w:space="0" w:color="E3E3E3"/>
                        <w:right w:val="single" w:sz="2" w:space="0" w:color="E3E3E3"/>
                      </w:divBdr>
                      <w:divsChild>
                        <w:div w:id="450444472">
                          <w:marLeft w:val="0"/>
                          <w:marRight w:val="0"/>
                          <w:marTop w:val="0"/>
                          <w:marBottom w:val="0"/>
                          <w:divBdr>
                            <w:top w:val="single" w:sz="2" w:space="0" w:color="E3E3E3"/>
                            <w:left w:val="single" w:sz="2" w:space="0" w:color="E3E3E3"/>
                            <w:bottom w:val="single" w:sz="2" w:space="0" w:color="E3E3E3"/>
                            <w:right w:val="single" w:sz="2" w:space="0" w:color="E3E3E3"/>
                          </w:divBdr>
                          <w:divsChild>
                            <w:div w:id="522791129">
                              <w:marLeft w:val="0"/>
                              <w:marRight w:val="0"/>
                              <w:marTop w:val="0"/>
                              <w:marBottom w:val="0"/>
                              <w:divBdr>
                                <w:top w:val="single" w:sz="2" w:space="0" w:color="E3E3E3"/>
                                <w:left w:val="single" w:sz="2" w:space="0" w:color="E3E3E3"/>
                                <w:bottom w:val="single" w:sz="2" w:space="0" w:color="E3E3E3"/>
                                <w:right w:val="single" w:sz="2" w:space="0" w:color="E3E3E3"/>
                              </w:divBdr>
                              <w:divsChild>
                                <w:div w:id="337539411">
                                  <w:marLeft w:val="0"/>
                                  <w:marRight w:val="0"/>
                                  <w:marTop w:val="0"/>
                                  <w:marBottom w:val="0"/>
                                  <w:divBdr>
                                    <w:top w:val="single" w:sz="2" w:space="0" w:color="E3E3E3"/>
                                    <w:left w:val="single" w:sz="2" w:space="0" w:color="E3E3E3"/>
                                    <w:bottom w:val="single" w:sz="2" w:space="0" w:color="E3E3E3"/>
                                    <w:right w:val="single" w:sz="2" w:space="0" w:color="E3E3E3"/>
                                  </w:divBdr>
                                  <w:divsChild>
                                    <w:div w:id="19828812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649752771">
      <w:bodyDiv w:val="1"/>
      <w:marLeft w:val="0"/>
      <w:marRight w:val="0"/>
      <w:marTop w:val="0"/>
      <w:marBottom w:val="0"/>
      <w:divBdr>
        <w:top w:val="none" w:sz="0" w:space="0" w:color="auto"/>
        <w:left w:val="none" w:sz="0" w:space="0" w:color="auto"/>
        <w:bottom w:val="none" w:sz="0" w:space="0" w:color="auto"/>
        <w:right w:val="none" w:sz="0" w:space="0" w:color="auto"/>
      </w:divBdr>
    </w:div>
    <w:div w:id="655451867">
      <w:bodyDiv w:val="1"/>
      <w:marLeft w:val="0"/>
      <w:marRight w:val="0"/>
      <w:marTop w:val="0"/>
      <w:marBottom w:val="0"/>
      <w:divBdr>
        <w:top w:val="none" w:sz="0" w:space="0" w:color="auto"/>
        <w:left w:val="none" w:sz="0" w:space="0" w:color="auto"/>
        <w:bottom w:val="none" w:sz="0" w:space="0" w:color="auto"/>
        <w:right w:val="none" w:sz="0" w:space="0" w:color="auto"/>
      </w:divBdr>
    </w:div>
    <w:div w:id="658656789">
      <w:bodyDiv w:val="1"/>
      <w:marLeft w:val="0"/>
      <w:marRight w:val="0"/>
      <w:marTop w:val="0"/>
      <w:marBottom w:val="0"/>
      <w:divBdr>
        <w:top w:val="none" w:sz="0" w:space="0" w:color="auto"/>
        <w:left w:val="none" w:sz="0" w:space="0" w:color="auto"/>
        <w:bottom w:val="none" w:sz="0" w:space="0" w:color="auto"/>
        <w:right w:val="none" w:sz="0" w:space="0" w:color="auto"/>
      </w:divBdr>
    </w:div>
    <w:div w:id="662899913">
      <w:bodyDiv w:val="1"/>
      <w:marLeft w:val="0"/>
      <w:marRight w:val="0"/>
      <w:marTop w:val="0"/>
      <w:marBottom w:val="0"/>
      <w:divBdr>
        <w:top w:val="none" w:sz="0" w:space="0" w:color="auto"/>
        <w:left w:val="none" w:sz="0" w:space="0" w:color="auto"/>
        <w:bottom w:val="none" w:sz="0" w:space="0" w:color="auto"/>
        <w:right w:val="none" w:sz="0" w:space="0" w:color="auto"/>
      </w:divBdr>
    </w:div>
    <w:div w:id="664405256">
      <w:bodyDiv w:val="1"/>
      <w:marLeft w:val="0"/>
      <w:marRight w:val="0"/>
      <w:marTop w:val="0"/>
      <w:marBottom w:val="0"/>
      <w:divBdr>
        <w:top w:val="none" w:sz="0" w:space="0" w:color="auto"/>
        <w:left w:val="none" w:sz="0" w:space="0" w:color="auto"/>
        <w:bottom w:val="none" w:sz="0" w:space="0" w:color="auto"/>
        <w:right w:val="none" w:sz="0" w:space="0" w:color="auto"/>
      </w:divBdr>
    </w:div>
    <w:div w:id="664625317">
      <w:bodyDiv w:val="1"/>
      <w:marLeft w:val="0"/>
      <w:marRight w:val="0"/>
      <w:marTop w:val="0"/>
      <w:marBottom w:val="0"/>
      <w:divBdr>
        <w:top w:val="none" w:sz="0" w:space="0" w:color="auto"/>
        <w:left w:val="none" w:sz="0" w:space="0" w:color="auto"/>
        <w:bottom w:val="none" w:sz="0" w:space="0" w:color="auto"/>
        <w:right w:val="none" w:sz="0" w:space="0" w:color="auto"/>
      </w:divBdr>
    </w:div>
    <w:div w:id="665787833">
      <w:bodyDiv w:val="1"/>
      <w:marLeft w:val="0"/>
      <w:marRight w:val="0"/>
      <w:marTop w:val="0"/>
      <w:marBottom w:val="0"/>
      <w:divBdr>
        <w:top w:val="none" w:sz="0" w:space="0" w:color="auto"/>
        <w:left w:val="none" w:sz="0" w:space="0" w:color="auto"/>
        <w:bottom w:val="none" w:sz="0" w:space="0" w:color="auto"/>
        <w:right w:val="none" w:sz="0" w:space="0" w:color="auto"/>
      </w:divBdr>
    </w:div>
    <w:div w:id="691415100">
      <w:bodyDiv w:val="1"/>
      <w:marLeft w:val="0"/>
      <w:marRight w:val="0"/>
      <w:marTop w:val="0"/>
      <w:marBottom w:val="0"/>
      <w:divBdr>
        <w:top w:val="none" w:sz="0" w:space="0" w:color="auto"/>
        <w:left w:val="none" w:sz="0" w:space="0" w:color="auto"/>
        <w:bottom w:val="none" w:sz="0" w:space="0" w:color="auto"/>
        <w:right w:val="none" w:sz="0" w:space="0" w:color="auto"/>
      </w:divBdr>
    </w:div>
    <w:div w:id="712270691">
      <w:bodyDiv w:val="1"/>
      <w:marLeft w:val="0"/>
      <w:marRight w:val="0"/>
      <w:marTop w:val="0"/>
      <w:marBottom w:val="0"/>
      <w:divBdr>
        <w:top w:val="none" w:sz="0" w:space="0" w:color="auto"/>
        <w:left w:val="none" w:sz="0" w:space="0" w:color="auto"/>
        <w:bottom w:val="none" w:sz="0" w:space="0" w:color="auto"/>
        <w:right w:val="none" w:sz="0" w:space="0" w:color="auto"/>
      </w:divBdr>
    </w:div>
    <w:div w:id="729963875">
      <w:bodyDiv w:val="1"/>
      <w:marLeft w:val="0"/>
      <w:marRight w:val="0"/>
      <w:marTop w:val="0"/>
      <w:marBottom w:val="0"/>
      <w:divBdr>
        <w:top w:val="none" w:sz="0" w:space="0" w:color="auto"/>
        <w:left w:val="none" w:sz="0" w:space="0" w:color="auto"/>
        <w:bottom w:val="none" w:sz="0" w:space="0" w:color="auto"/>
        <w:right w:val="none" w:sz="0" w:space="0" w:color="auto"/>
      </w:divBdr>
    </w:div>
    <w:div w:id="768962134">
      <w:bodyDiv w:val="1"/>
      <w:marLeft w:val="0"/>
      <w:marRight w:val="0"/>
      <w:marTop w:val="0"/>
      <w:marBottom w:val="0"/>
      <w:divBdr>
        <w:top w:val="none" w:sz="0" w:space="0" w:color="auto"/>
        <w:left w:val="none" w:sz="0" w:space="0" w:color="auto"/>
        <w:bottom w:val="none" w:sz="0" w:space="0" w:color="auto"/>
        <w:right w:val="none" w:sz="0" w:space="0" w:color="auto"/>
      </w:divBdr>
    </w:div>
    <w:div w:id="776294695">
      <w:bodyDiv w:val="1"/>
      <w:marLeft w:val="0"/>
      <w:marRight w:val="0"/>
      <w:marTop w:val="0"/>
      <w:marBottom w:val="0"/>
      <w:divBdr>
        <w:top w:val="none" w:sz="0" w:space="0" w:color="auto"/>
        <w:left w:val="none" w:sz="0" w:space="0" w:color="auto"/>
        <w:bottom w:val="none" w:sz="0" w:space="0" w:color="auto"/>
        <w:right w:val="none" w:sz="0" w:space="0" w:color="auto"/>
      </w:divBdr>
    </w:div>
    <w:div w:id="794251534">
      <w:bodyDiv w:val="1"/>
      <w:marLeft w:val="0"/>
      <w:marRight w:val="0"/>
      <w:marTop w:val="0"/>
      <w:marBottom w:val="0"/>
      <w:divBdr>
        <w:top w:val="none" w:sz="0" w:space="0" w:color="auto"/>
        <w:left w:val="none" w:sz="0" w:space="0" w:color="auto"/>
        <w:bottom w:val="none" w:sz="0" w:space="0" w:color="auto"/>
        <w:right w:val="none" w:sz="0" w:space="0" w:color="auto"/>
      </w:divBdr>
    </w:div>
    <w:div w:id="803083626">
      <w:bodyDiv w:val="1"/>
      <w:marLeft w:val="0"/>
      <w:marRight w:val="0"/>
      <w:marTop w:val="0"/>
      <w:marBottom w:val="0"/>
      <w:divBdr>
        <w:top w:val="none" w:sz="0" w:space="0" w:color="auto"/>
        <w:left w:val="none" w:sz="0" w:space="0" w:color="auto"/>
        <w:bottom w:val="none" w:sz="0" w:space="0" w:color="auto"/>
        <w:right w:val="none" w:sz="0" w:space="0" w:color="auto"/>
      </w:divBdr>
    </w:div>
    <w:div w:id="816147355">
      <w:bodyDiv w:val="1"/>
      <w:marLeft w:val="0"/>
      <w:marRight w:val="0"/>
      <w:marTop w:val="0"/>
      <w:marBottom w:val="0"/>
      <w:divBdr>
        <w:top w:val="none" w:sz="0" w:space="0" w:color="auto"/>
        <w:left w:val="none" w:sz="0" w:space="0" w:color="auto"/>
        <w:bottom w:val="none" w:sz="0" w:space="0" w:color="auto"/>
        <w:right w:val="none" w:sz="0" w:space="0" w:color="auto"/>
      </w:divBdr>
      <w:divsChild>
        <w:div w:id="237440550">
          <w:marLeft w:val="0"/>
          <w:marRight w:val="0"/>
          <w:marTop w:val="0"/>
          <w:marBottom w:val="0"/>
          <w:divBdr>
            <w:top w:val="none" w:sz="0" w:space="0" w:color="auto"/>
            <w:left w:val="none" w:sz="0" w:space="0" w:color="auto"/>
            <w:bottom w:val="none" w:sz="0" w:space="0" w:color="auto"/>
            <w:right w:val="none" w:sz="0" w:space="0" w:color="auto"/>
          </w:divBdr>
          <w:divsChild>
            <w:div w:id="1296256699">
              <w:marLeft w:val="0"/>
              <w:marRight w:val="0"/>
              <w:marTop w:val="0"/>
              <w:marBottom w:val="0"/>
              <w:divBdr>
                <w:top w:val="none" w:sz="0" w:space="0" w:color="auto"/>
                <w:left w:val="none" w:sz="0" w:space="0" w:color="auto"/>
                <w:bottom w:val="none" w:sz="0" w:space="0" w:color="auto"/>
                <w:right w:val="none" w:sz="0" w:space="0" w:color="auto"/>
              </w:divBdr>
              <w:divsChild>
                <w:div w:id="502476535">
                  <w:marLeft w:val="0"/>
                  <w:marRight w:val="0"/>
                  <w:marTop w:val="0"/>
                  <w:marBottom w:val="0"/>
                  <w:divBdr>
                    <w:top w:val="none" w:sz="0" w:space="0" w:color="auto"/>
                    <w:left w:val="none" w:sz="0" w:space="0" w:color="auto"/>
                    <w:bottom w:val="none" w:sz="0" w:space="0" w:color="auto"/>
                    <w:right w:val="none" w:sz="0" w:space="0" w:color="auto"/>
                  </w:divBdr>
                  <w:divsChild>
                    <w:div w:id="61460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120057">
          <w:marLeft w:val="0"/>
          <w:marRight w:val="0"/>
          <w:marTop w:val="0"/>
          <w:marBottom w:val="0"/>
          <w:divBdr>
            <w:top w:val="none" w:sz="0" w:space="0" w:color="auto"/>
            <w:left w:val="none" w:sz="0" w:space="0" w:color="auto"/>
            <w:bottom w:val="none" w:sz="0" w:space="0" w:color="auto"/>
            <w:right w:val="none" w:sz="0" w:space="0" w:color="auto"/>
          </w:divBdr>
          <w:divsChild>
            <w:div w:id="1615750117">
              <w:marLeft w:val="0"/>
              <w:marRight w:val="0"/>
              <w:marTop w:val="0"/>
              <w:marBottom w:val="0"/>
              <w:divBdr>
                <w:top w:val="none" w:sz="0" w:space="0" w:color="auto"/>
                <w:left w:val="none" w:sz="0" w:space="0" w:color="auto"/>
                <w:bottom w:val="none" w:sz="0" w:space="0" w:color="auto"/>
                <w:right w:val="none" w:sz="0" w:space="0" w:color="auto"/>
              </w:divBdr>
              <w:divsChild>
                <w:div w:id="129329776">
                  <w:marLeft w:val="0"/>
                  <w:marRight w:val="0"/>
                  <w:marTop w:val="0"/>
                  <w:marBottom w:val="0"/>
                  <w:divBdr>
                    <w:top w:val="none" w:sz="0" w:space="0" w:color="auto"/>
                    <w:left w:val="none" w:sz="0" w:space="0" w:color="auto"/>
                    <w:bottom w:val="none" w:sz="0" w:space="0" w:color="auto"/>
                    <w:right w:val="none" w:sz="0" w:space="0" w:color="auto"/>
                  </w:divBdr>
                  <w:divsChild>
                    <w:div w:id="158630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850441">
      <w:bodyDiv w:val="1"/>
      <w:marLeft w:val="0"/>
      <w:marRight w:val="0"/>
      <w:marTop w:val="0"/>
      <w:marBottom w:val="0"/>
      <w:divBdr>
        <w:top w:val="none" w:sz="0" w:space="0" w:color="auto"/>
        <w:left w:val="none" w:sz="0" w:space="0" w:color="auto"/>
        <w:bottom w:val="none" w:sz="0" w:space="0" w:color="auto"/>
        <w:right w:val="none" w:sz="0" w:space="0" w:color="auto"/>
      </w:divBdr>
    </w:div>
    <w:div w:id="824854468">
      <w:bodyDiv w:val="1"/>
      <w:marLeft w:val="0"/>
      <w:marRight w:val="0"/>
      <w:marTop w:val="0"/>
      <w:marBottom w:val="0"/>
      <w:divBdr>
        <w:top w:val="none" w:sz="0" w:space="0" w:color="auto"/>
        <w:left w:val="none" w:sz="0" w:space="0" w:color="auto"/>
        <w:bottom w:val="none" w:sz="0" w:space="0" w:color="auto"/>
        <w:right w:val="none" w:sz="0" w:space="0" w:color="auto"/>
      </w:divBdr>
    </w:div>
    <w:div w:id="829758471">
      <w:bodyDiv w:val="1"/>
      <w:marLeft w:val="0"/>
      <w:marRight w:val="0"/>
      <w:marTop w:val="0"/>
      <w:marBottom w:val="0"/>
      <w:divBdr>
        <w:top w:val="none" w:sz="0" w:space="0" w:color="auto"/>
        <w:left w:val="none" w:sz="0" w:space="0" w:color="auto"/>
        <w:bottom w:val="none" w:sz="0" w:space="0" w:color="auto"/>
        <w:right w:val="none" w:sz="0" w:space="0" w:color="auto"/>
      </w:divBdr>
    </w:div>
    <w:div w:id="868029475">
      <w:bodyDiv w:val="1"/>
      <w:marLeft w:val="0"/>
      <w:marRight w:val="0"/>
      <w:marTop w:val="0"/>
      <w:marBottom w:val="0"/>
      <w:divBdr>
        <w:top w:val="none" w:sz="0" w:space="0" w:color="auto"/>
        <w:left w:val="none" w:sz="0" w:space="0" w:color="auto"/>
        <w:bottom w:val="none" w:sz="0" w:space="0" w:color="auto"/>
        <w:right w:val="none" w:sz="0" w:space="0" w:color="auto"/>
      </w:divBdr>
    </w:div>
    <w:div w:id="870413656">
      <w:bodyDiv w:val="1"/>
      <w:marLeft w:val="0"/>
      <w:marRight w:val="0"/>
      <w:marTop w:val="0"/>
      <w:marBottom w:val="0"/>
      <w:divBdr>
        <w:top w:val="none" w:sz="0" w:space="0" w:color="auto"/>
        <w:left w:val="none" w:sz="0" w:space="0" w:color="auto"/>
        <w:bottom w:val="none" w:sz="0" w:space="0" w:color="auto"/>
        <w:right w:val="none" w:sz="0" w:space="0" w:color="auto"/>
      </w:divBdr>
    </w:div>
    <w:div w:id="873613674">
      <w:bodyDiv w:val="1"/>
      <w:marLeft w:val="0"/>
      <w:marRight w:val="0"/>
      <w:marTop w:val="0"/>
      <w:marBottom w:val="0"/>
      <w:divBdr>
        <w:top w:val="none" w:sz="0" w:space="0" w:color="auto"/>
        <w:left w:val="none" w:sz="0" w:space="0" w:color="auto"/>
        <w:bottom w:val="none" w:sz="0" w:space="0" w:color="auto"/>
        <w:right w:val="none" w:sz="0" w:space="0" w:color="auto"/>
      </w:divBdr>
    </w:div>
    <w:div w:id="891115250">
      <w:bodyDiv w:val="1"/>
      <w:marLeft w:val="0"/>
      <w:marRight w:val="0"/>
      <w:marTop w:val="0"/>
      <w:marBottom w:val="0"/>
      <w:divBdr>
        <w:top w:val="none" w:sz="0" w:space="0" w:color="auto"/>
        <w:left w:val="none" w:sz="0" w:space="0" w:color="auto"/>
        <w:bottom w:val="none" w:sz="0" w:space="0" w:color="auto"/>
        <w:right w:val="none" w:sz="0" w:space="0" w:color="auto"/>
      </w:divBdr>
    </w:div>
    <w:div w:id="901596123">
      <w:bodyDiv w:val="1"/>
      <w:marLeft w:val="0"/>
      <w:marRight w:val="0"/>
      <w:marTop w:val="0"/>
      <w:marBottom w:val="0"/>
      <w:divBdr>
        <w:top w:val="none" w:sz="0" w:space="0" w:color="auto"/>
        <w:left w:val="none" w:sz="0" w:space="0" w:color="auto"/>
        <w:bottom w:val="none" w:sz="0" w:space="0" w:color="auto"/>
        <w:right w:val="none" w:sz="0" w:space="0" w:color="auto"/>
      </w:divBdr>
      <w:divsChild>
        <w:div w:id="1391071678">
          <w:marLeft w:val="0"/>
          <w:marRight w:val="0"/>
          <w:marTop w:val="0"/>
          <w:marBottom w:val="0"/>
          <w:divBdr>
            <w:top w:val="single" w:sz="2" w:space="0" w:color="D9D9E3"/>
            <w:left w:val="single" w:sz="2" w:space="0" w:color="D9D9E3"/>
            <w:bottom w:val="single" w:sz="2" w:space="0" w:color="D9D9E3"/>
            <w:right w:val="single" w:sz="2" w:space="0" w:color="D9D9E3"/>
          </w:divBdr>
          <w:divsChild>
            <w:div w:id="2117434045">
              <w:marLeft w:val="0"/>
              <w:marRight w:val="0"/>
              <w:marTop w:val="0"/>
              <w:marBottom w:val="0"/>
              <w:divBdr>
                <w:top w:val="single" w:sz="2" w:space="0" w:color="D9D9E3"/>
                <w:left w:val="single" w:sz="2" w:space="0" w:color="D9D9E3"/>
                <w:bottom w:val="single" w:sz="2" w:space="0" w:color="D9D9E3"/>
                <w:right w:val="single" w:sz="2" w:space="0" w:color="D9D9E3"/>
              </w:divBdr>
              <w:divsChild>
                <w:div w:id="718826627">
                  <w:marLeft w:val="0"/>
                  <w:marRight w:val="0"/>
                  <w:marTop w:val="0"/>
                  <w:marBottom w:val="0"/>
                  <w:divBdr>
                    <w:top w:val="single" w:sz="2" w:space="0" w:color="D9D9E3"/>
                    <w:left w:val="single" w:sz="2" w:space="0" w:color="D9D9E3"/>
                    <w:bottom w:val="single" w:sz="2" w:space="0" w:color="D9D9E3"/>
                    <w:right w:val="single" w:sz="2" w:space="0" w:color="D9D9E3"/>
                  </w:divBdr>
                  <w:divsChild>
                    <w:div w:id="1114516514">
                      <w:marLeft w:val="0"/>
                      <w:marRight w:val="0"/>
                      <w:marTop w:val="0"/>
                      <w:marBottom w:val="0"/>
                      <w:divBdr>
                        <w:top w:val="single" w:sz="2" w:space="0" w:color="D9D9E3"/>
                        <w:left w:val="single" w:sz="2" w:space="0" w:color="D9D9E3"/>
                        <w:bottom w:val="single" w:sz="2" w:space="0" w:color="D9D9E3"/>
                        <w:right w:val="single" w:sz="2" w:space="0" w:color="D9D9E3"/>
                      </w:divBdr>
                      <w:divsChild>
                        <w:div w:id="672268480">
                          <w:marLeft w:val="0"/>
                          <w:marRight w:val="0"/>
                          <w:marTop w:val="0"/>
                          <w:marBottom w:val="0"/>
                          <w:divBdr>
                            <w:top w:val="single" w:sz="2" w:space="0" w:color="D9D9E3"/>
                            <w:left w:val="single" w:sz="2" w:space="0" w:color="D9D9E3"/>
                            <w:bottom w:val="single" w:sz="2" w:space="0" w:color="D9D9E3"/>
                            <w:right w:val="single" w:sz="2" w:space="0" w:color="D9D9E3"/>
                          </w:divBdr>
                          <w:divsChild>
                            <w:div w:id="290210745">
                              <w:marLeft w:val="0"/>
                              <w:marRight w:val="0"/>
                              <w:marTop w:val="0"/>
                              <w:marBottom w:val="0"/>
                              <w:divBdr>
                                <w:top w:val="single" w:sz="2" w:space="0" w:color="D9D9E3"/>
                                <w:left w:val="single" w:sz="2" w:space="0" w:color="D9D9E3"/>
                                <w:bottom w:val="single" w:sz="2" w:space="0" w:color="D9D9E3"/>
                                <w:right w:val="single" w:sz="2" w:space="0" w:color="D9D9E3"/>
                              </w:divBdr>
                              <w:divsChild>
                                <w:div w:id="582229131">
                                  <w:marLeft w:val="0"/>
                                  <w:marRight w:val="0"/>
                                  <w:marTop w:val="0"/>
                                  <w:marBottom w:val="0"/>
                                  <w:divBdr>
                                    <w:top w:val="single" w:sz="6" w:space="0" w:color="auto"/>
                                    <w:left w:val="single" w:sz="6" w:space="0" w:color="auto"/>
                                    <w:bottom w:val="single" w:sz="6" w:space="0" w:color="auto"/>
                                    <w:right w:val="single" w:sz="6" w:space="0" w:color="auto"/>
                                  </w:divBdr>
                                  <w:divsChild>
                                    <w:div w:id="12302685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30277918">
                          <w:marLeft w:val="0"/>
                          <w:marRight w:val="0"/>
                          <w:marTop w:val="0"/>
                          <w:marBottom w:val="0"/>
                          <w:divBdr>
                            <w:top w:val="single" w:sz="2" w:space="0" w:color="D9D9E3"/>
                            <w:left w:val="single" w:sz="2" w:space="0" w:color="D9D9E3"/>
                            <w:bottom w:val="single" w:sz="2" w:space="0" w:color="D9D9E3"/>
                            <w:right w:val="single" w:sz="2" w:space="0" w:color="D9D9E3"/>
                          </w:divBdr>
                          <w:divsChild>
                            <w:div w:id="103310622">
                              <w:marLeft w:val="0"/>
                              <w:marRight w:val="0"/>
                              <w:marTop w:val="100"/>
                              <w:marBottom w:val="100"/>
                              <w:divBdr>
                                <w:top w:val="single" w:sz="2" w:space="0" w:color="D9D9E3"/>
                                <w:left w:val="single" w:sz="2" w:space="0" w:color="D9D9E3"/>
                                <w:bottom w:val="single" w:sz="2" w:space="0" w:color="D9D9E3"/>
                                <w:right w:val="single" w:sz="2" w:space="0" w:color="D9D9E3"/>
                              </w:divBdr>
                              <w:divsChild>
                                <w:div w:id="216550482">
                                  <w:marLeft w:val="0"/>
                                  <w:marRight w:val="0"/>
                                  <w:marTop w:val="0"/>
                                  <w:marBottom w:val="0"/>
                                  <w:divBdr>
                                    <w:top w:val="single" w:sz="2" w:space="0" w:color="D9D9E3"/>
                                    <w:left w:val="single" w:sz="2" w:space="0" w:color="D9D9E3"/>
                                    <w:bottom w:val="single" w:sz="2" w:space="0" w:color="D9D9E3"/>
                                    <w:right w:val="single" w:sz="2" w:space="0" w:color="D9D9E3"/>
                                  </w:divBdr>
                                  <w:divsChild>
                                    <w:div w:id="698051462">
                                      <w:marLeft w:val="0"/>
                                      <w:marRight w:val="0"/>
                                      <w:marTop w:val="0"/>
                                      <w:marBottom w:val="0"/>
                                      <w:divBdr>
                                        <w:top w:val="single" w:sz="2" w:space="0" w:color="D9D9E3"/>
                                        <w:left w:val="single" w:sz="2" w:space="0" w:color="D9D9E3"/>
                                        <w:bottom w:val="single" w:sz="2" w:space="0" w:color="D9D9E3"/>
                                        <w:right w:val="single" w:sz="2" w:space="0" w:color="D9D9E3"/>
                                      </w:divBdr>
                                      <w:divsChild>
                                        <w:div w:id="280302825">
                                          <w:marLeft w:val="0"/>
                                          <w:marRight w:val="0"/>
                                          <w:marTop w:val="0"/>
                                          <w:marBottom w:val="0"/>
                                          <w:divBdr>
                                            <w:top w:val="single" w:sz="2" w:space="0" w:color="D9D9E3"/>
                                            <w:left w:val="single" w:sz="2" w:space="0" w:color="D9D9E3"/>
                                            <w:bottom w:val="single" w:sz="2" w:space="0" w:color="D9D9E3"/>
                                            <w:right w:val="single" w:sz="2" w:space="0" w:color="D9D9E3"/>
                                          </w:divBdr>
                                          <w:divsChild>
                                            <w:div w:id="1037320624">
                                              <w:marLeft w:val="0"/>
                                              <w:marRight w:val="0"/>
                                              <w:marTop w:val="0"/>
                                              <w:marBottom w:val="0"/>
                                              <w:divBdr>
                                                <w:top w:val="single" w:sz="2" w:space="0" w:color="D9D9E3"/>
                                                <w:left w:val="single" w:sz="2" w:space="0" w:color="D9D9E3"/>
                                                <w:bottom w:val="single" w:sz="2" w:space="0" w:color="D9D9E3"/>
                                                <w:right w:val="single" w:sz="2" w:space="0" w:color="D9D9E3"/>
                                              </w:divBdr>
                                              <w:divsChild>
                                                <w:div w:id="2059619478">
                                                  <w:marLeft w:val="0"/>
                                                  <w:marRight w:val="0"/>
                                                  <w:marTop w:val="0"/>
                                                  <w:marBottom w:val="0"/>
                                                  <w:divBdr>
                                                    <w:top w:val="single" w:sz="2" w:space="0" w:color="D9D9E3"/>
                                                    <w:left w:val="single" w:sz="2" w:space="0" w:color="D9D9E3"/>
                                                    <w:bottom w:val="single" w:sz="2" w:space="0" w:color="D9D9E3"/>
                                                    <w:right w:val="single" w:sz="2" w:space="0" w:color="D9D9E3"/>
                                                  </w:divBdr>
                                                  <w:divsChild>
                                                    <w:div w:id="1146436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51919810">
          <w:marLeft w:val="0"/>
          <w:marRight w:val="0"/>
          <w:marTop w:val="0"/>
          <w:marBottom w:val="0"/>
          <w:divBdr>
            <w:top w:val="none" w:sz="0" w:space="0" w:color="auto"/>
            <w:left w:val="none" w:sz="0" w:space="0" w:color="auto"/>
            <w:bottom w:val="none" w:sz="0" w:space="0" w:color="auto"/>
            <w:right w:val="none" w:sz="0" w:space="0" w:color="auto"/>
          </w:divBdr>
          <w:divsChild>
            <w:div w:id="232399133">
              <w:marLeft w:val="0"/>
              <w:marRight w:val="0"/>
              <w:marTop w:val="0"/>
              <w:marBottom w:val="0"/>
              <w:divBdr>
                <w:top w:val="single" w:sz="2" w:space="0" w:color="D9D9E3"/>
                <w:left w:val="single" w:sz="2" w:space="0" w:color="D9D9E3"/>
                <w:bottom w:val="single" w:sz="2" w:space="0" w:color="D9D9E3"/>
                <w:right w:val="single" w:sz="2" w:space="0" w:color="D9D9E3"/>
              </w:divBdr>
              <w:divsChild>
                <w:div w:id="850219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13440890">
      <w:bodyDiv w:val="1"/>
      <w:marLeft w:val="0"/>
      <w:marRight w:val="0"/>
      <w:marTop w:val="0"/>
      <w:marBottom w:val="0"/>
      <w:divBdr>
        <w:top w:val="none" w:sz="0" w:space="0" w:color="auto"/>
        <w:left w:val="none" w:sz="0" w:space="0" w:color="auto"/>
        <w:bottom w:val="none" w:sz="0" w:space="0" w:color="auto"/>
        <w:right w:val="none" w:sz="0" w:space="0" w:color="auto"/>
      </w:divBdr>
    </w:div>
    <w:div w:id="917442509">
      <w:bodyDiv w:val="1"/>
      <w:marLeft w:val="0"/>
      <w:marRight w:val="0"/>
      <w:marTop w:val="0"/>
      <w:marBottom w:val="0"/>
      <w:divBdr>
        <w:top w:val="none" w:sz="0" w:space="0" w:color="auto"/>
        <w:left w:val="none" w:sz="0" w:space="0" w:color="auto"/>
        <w:bottom w:val="none" w:sz="0" w:space="0" w:color="auto"/>
        <w:right w:val="none" w:sz="0" w:space="0" w:color="auto"/>
      </w:divBdr>
    </w:div>
    <w:div w:id="919874826">
      <w:bodyDiv w:val="1"/>
      <w:marLeft w:val="0"/>
      <w:marRight w:val="0"/>
      <w:marTop w:val="0"/>
      <w:marBottom w:val="0"/>
      <w:divBdr>
        <w:top w:val="none" w:sz="0" w:space="0" w:color="auto"/>
        <w:left w:val="none" w:sz="0" w:space="0" w:color="auto"/>
        <w:bottom w:val="none" w:sz="0" w:space="0" w:color="auto"/>
        <w:right w:val="none" w:sz="0" w:space="0" w:color="auto"/>
      </w:divBdr>
      <w:divsChild>
        <w:div w:id="1781534415">
          <w:marLeft w:val="0"/>
          <w:marRight w:val="0"/>
          <w:marTop w:val="0"/>
          <w:marBottom w:val="0"/>
          <w:divBdr>
            <w:top w:val="single" w:sz="2" w:space="0" w:color="E3E3E3"/>
            <w:left w:val="single" w:sz="2" w:space="0" w:color="E3E3E3"/>
            <w:bottom w:val="single" w:sz="2" w:space="0" w:color="E3E3E3"/>
            <w:right w:val="single" w:sz="2" w:space="0" w:color="E3E3E3"/>
          </w:divBdr>
          <w:divsChild>
            <w:div w:id="990983768">
              <w:marLeft w:val="0"/>
              <w:marRight w:val="0"/>
              <w:marTop w:val="0"/>
              <w:marBottom w:val="0"/>
              <w:divBdr>
                <w:top w:val="single" w:sz="2" w:space="0" w:color="E3E3E3"/>
                <w:left w:val="single" w:sz="2" w:space="0" w:color="E3E3E3"/>
                <w:bottom w:val="single" w:sz="2" w:space="0" w:color="E3E3E3"/>
                <w:right w:val="single" w:sz="2" w:space="0" w:color="E3E3E3"/>
              </w:divBdr>
              <w:divsChild>
                <w:div w:id="1205486144">
                  <w:marLeft w:val="0"/>
                  <w:marRight w:val="0"/>
                  <w:marTop w:val="0"/>
                  <w:marBottom w:val="0"/>
                  <w:divBdr>
                    <w:top w:val="single" w:sz="2" w:space="0" w:color="E3E3E3"/>
                    <w:left w:val="single" w:sz="2" w:space="0" w:color="E3E3E3"/>
                    <w:bottom w:val="single" w:sz="2" w:space="0" w:color="E3E3E3"/>
                    <w:right w:val="single" w:sz="2" w:space="0" w:color="E3E3E3"/>
                  </w:divBdr>
                  <w:divsChild>
                    <w:div w:id="2117366360">
                      <w:marLeft w:val="0"/>
                      <w:marRight w:val="0"/>
                      <w:marTop w:val="0"/>
                      <w:marBottom w:val="0"/>
                      <w:divBdr>
                        <w:top w:val="single" w:sz="2" w:space="0" w:color="E3E3E3"/>
                        <w:left w:val="single" w:sz="2" w:space="0" w:color="E3E3E3"/>
                        <w:bottom w:val="single" w:sz="2" w:space="0" w:color="E3E3E3"/>
                        <w:right w:val="single" w:sz="2" w:space="0" w:color="E3E3E3"/>
                      </w:divBdr>
                      <w:divsChild>
                        <w:div w:id="2141530472">
                          <w:marLeft w:val="0"/>
                          <w:marRight w:val="0"/>
                          <w:marTop w:val="0"/>
                          <w:marBottom w:val="0"/>
                          <w:divBdr>
                            <w:top w:val="single" w:sz="2" w:space="0" w:color="E3E3E3"/>
                            <w:left w:val="single" w:sz="2" w:space="0" w:color="E3E3E3"/>
                            <w:bottom w:val="single" w:sz="2" w:space="0" w:color="E3E3E3"/>
                            <w:right w:val="single" w:sz="2" w:space="0" w:color="E3E3E3"/>
                          </w:divBdr>
                          <w:divsChild>
                            <w:div w:id="686518343">
                              <w:marLeft w:val="0"/>
                              <w:marRight w:val="0"/>
                              <w:marTop w:val="0"/>
                              <w:marBottom w:val="0"/>
                              <w:divBdr>
                                <w:top w:val="single" w:sz="2" w:space="0" w:color="E3E3E3"/>
                                <w:left w:val="single" w:sz="2" w:space="0" w:color="E3E3E3"/>
                                <w:bottom w:val="single" w:sz="2" w:space="0" w:color="E3E3E3"/>
                                <w:right w:val="single" w:sz="2" w:space="0" w:color="E3E3E3"/>
                              </w:divBdr>
                              <w:divsChild>
                                <w:div w:id="1901598289">
                                  <w:marLeft w:val="0"/>
                                  <w:marRight w:val="0"/>
                                  <w:marTop w:val="100"/>
                                  <w:marBottom w:val="100"/>
                                  <w:divBdr>
                                    <w:top w:val="single" w:sz="2" w:space="0" w:color="E3E3E3"/>
                                    <w:left w:val="single" w:sz="2" w:space="0" w:color="E3E3E3"/>
                                    <w:bottom w:val="single" w:sz="2" w:space="0" w:color="E3E3E3"/>
                                    <w:right w:val="single" w:sz="2" w:space="0" w:color="E3E3E3"/>
                                  </w:divBdr>
                                  <w:divsChild>
                                    <w:div w:id="542600743">
                                      <w:marLeft w:val="0"/>
                                      <w:marRight w:val="0"/>
                                      <w:marTop w:val="0"/>
                                      <w:marBottom w:val="0"/>
                                      <w:divBdr>
                                        <w:top w:val="single" w:sz="2" w:space="0" w:color="E3E3E3"/>
                                        <w:left w:val="single" w:sz="2" w:space="0" w:color="E3E3E3"/>
                                        <w:bottom w:val="single" w:sz="2" w:space="0" w:color="E3E3E3"/>
                                        <w:right w:val="single" w:sz="2" w:space="0" w:color="E3E3E3"/>
                                      </w:divBdr>
                                      <w:divsChild>
                                        <w:div w:id="1130244550">
                                          <w:marLeft w:val="0"/>
                                          <w:marRight w:val="0"/>
                                          <w:marTop w:val="0"/>
                                          <w:marBottom w:val="0"/>
                                          <w:divBdr>
                                            <w:top w:val="single" w:sz="2" w:space="0" w:color="E3E3E3"/>
                                            <w:left w:val="single" w:sz="2" w:space="0" w:color="E3E3E3"/>
                                            <w:bottom w:val="single" w:sz="2" w:space="0" w:color="E3E3E3"/>
                                            <w:right w:val="single" w:sz="2" w:space="0" w:color="E3E3E3"/>
                                          </w:divBdr>
                                          <w:divsChild>
                                            <w:div w:id="446975480">
                                              <w:marLeft w:val="0"/>
                                              <w:marRight w:val="0"/>
                                              <w:marTop w:val="0"/>
                                              <w:marBottom w:val="0"/>
                                              <w:divBdr>
                                                <w:top w:val="single" w:sz="2" w:space="0" w:color="E3E3E3"/>
                                                <w:left w:val="single" w:sz="2" w:space="0" w:color="E3E3E3"/>
                                                <w:bottom w:val="single" w:sz="2" w:space="0" w:color="E3E3E3"/>
                                                <w:right w:val="single" w:sz="2" w:space="0" w:color="E3E3E3"/>
                                              </w:divBdr>
                                              <w:divsChild>
                                                <w:div w:id="1994404504">
                                                  <w:marLeft w:val="0"/>
                                                  <w:marRight w:val="0"/>
                                                  <w:marTop w:val="0"/>
                                                  <w:marBottom w:val="0"/>
                                                  <w:divBdr>
                                                    <w:top w:val="single" w:sz="2" w:space="0" w:color="E3E3E3"/>
                                                    <w:left w:val="single" w:sz="2" w:space="0" w:color="E3E3E3"/>
                                                    <w:bottom w:val="single" w:sz="2" w:space="0" w:color="E3E3E3"/>
                                                    <w:right w:val="single" w:sz="2" w:space="0" w:color="E3E3E3"/>
                                                  </w:divBdr>
                                                  <w:divsChild>
                                                    <w:div w:id="895430609">
                                                      <w:marLeft w:val="0"/>
                                                      <w:marRight w:val="0"/>
                                                      <w:marTop w:val="0"/>
                                                      <w:marBottom w:val="0"/>
                                                      <w:divBdr>
                                                        <w:top w:val="single" w:sz="2" w:space="0" w:color="E3E3E3"/>
                                                        <w:left w:val="single" w:sz="2" w:space="0" w:color="E3E3E3"/>
                                                        <w:bottom w:val="single" w:sz="2" w:space="0" w:color="E3E3E3"/>
                                                        <w:right w:val="single" w:sz="2" w:space="0" w:color="E3E3E3"/>
                                                      </w:divBdr>
                                                      <w:divsChild>
                                                        <w:div w:id="12537769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97992850">
          <w:marLeft w:val="0"/>
          <w:marRight w:val="0"/>
          <w:marTop w:val="0"/>
          <w:marBottom w:val="0"/>
          <w:divBdr>
            <w:top w:val="single" w:sz="2" w:space="0" w:color="E3E3E3"/>
            <w:left w:val="single" w:sz="2" w:space="0" w:color="E3E3E3"/>
            <w:bottom w:val="single" w:sz="2" w:space="0" w:color="E3E3E3"/>
            <w:right w:val="single" w:sz="2" w:space="0" w:color="E3E3E3"/>
          </w:divBdr>
          <w:divsChild>
            <w:div w:id="411777214">
              <w:marLeft w:val="0"/>
              <w:marRight w:val="0"/>
              <w:marTop w:val="100"/>
              <w:marBottom w:val="100"/>
              <w:divBdr>
                <w:top w:val="single" w:sz="2" w:space="0" w:color="E3E3E3"/>
                <w:left w:val="single" w:sz="2" w:space="0" w:color="E3E3E3"/>
                <w:bottom w:val="single" w:sz="2" w:space="0" w:color="E3E3E3"/>
                <w:right w:val="single" w:sz="2" w:space="0" w:color="E3E3E3"/>
              </w:divBdr>
              <w:divsChild>
                <w:div w:id="2768390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29578482">
      <w:bodyDiv w:val="1"/>
      <w:marLeft w:val="0"/>
      <w:marRight w:val="0"/>
      <w:marTop w:val="0"/>
      <w:marBottom w:val="0"/>
      <w:divBdr>
        <w:top w:val="none" w:sz="0" w:space="0" w:color="auto"/>
        <w:left w:val="none" w:sz="0" w:space="0" w:color="auto"/>
        <w:bottom w:val="none" w:sz="0" w:space="0" w:color="auto"/>
        <w:right w:val="none" w:sz="0" w:space="0" w:color="auto"/>
      </w:divBdr>
    </w:div>
    <w:div w:id="934746866">
      <w:bodyDiv w:val="1"/>
      <w:marLeft w:val="0"/>
      <w:marRight w:val="0"/>
      <w:marTop w:val="0"/>
      <w:marBottom w:val="0"/>
      <w:divBdr>
        <w:top w:val="none" w:sz="0" w:space="0" w:color="auto"/>
        <w:left w:val="none" w:sz="0" w:space="0" w:color="auto"/>
        <w:bottom w:val="none" w:sz="0" w:space="0" w:color="auto"/>
        <w:right w:val="none" w:sz="0" w:space="0" w:color="auto"/>
      </w:divBdr>
    </w:div>
    <w:div w:id="936869562">
      <w:bodyDiv w:val="1"/>
      <w:marLeft w:val="0"/>
      <w:marRight w:val="0"/>
      <w:marTop w:val="0"/>
      <w:marBottom w:val="0"/>
      <w:divBdr>
        <w:top w:val="none" w:sz="0" w:space="0" w:color="auto"/>
        <w:left w:val="none" w:sz="0" w:space="0" w:color="auto"/>
        <w:bottom w:val="none" w:sz="0" w:space="0" w:color="auto"/>
        <w:right w:val="none" w:sz="0" w:space="0" w:color="auto"/>
      </w:divBdr>
    </w:div>
    <w:div w:id="948318824">
      <w:bodyDiv w:val="1"/>
      <w:marLeft w:val="0"/>
      <w:marRight w:val="0"/>
      <w:marTop w:val="0"/>
      <w:marBottom w:val="0"/>
      <w:divBdr>
        <w:top w:val="none" w:sz="0" w:space="0" w:color="auto"/>
        <w:left w:val="none" w:sz="0" w:space="0" w:color="auto"/>
        <w:bottom w:val="none" w:sz="0" w:space="0" w:color="auto"/>
        <w:right w:val="none" w:sz="0" w:space="0" w:color="auto"/>
      </w:divBdr>
    </w:div>
    <w:div w:id="950012709">
      <w:bodyDiv w:val="1"/>
      <w:marLeft w:val="0"/>
      <w:marRight w:val="0"/>
      <w:marTop w:val="0"/>
      <w:marBottom w:val="0"/>
      <w:divBdr>
        <w:top w:val="none" w:sz="0" w:space="0" w:color="auto"/>
        <w:left w:val="none" w:sz="0" w:space="0" w:color="auto"/>
        <w:bottom w:val="none" w:sz="0" w:space="0" w:color="auto"/>
        <w:right w:val="none" w:sz="0" w:space="0" w:color="auto"/>
      </w:divBdr>
    </w:div>
    <w:div w:id="973370478">
      <w:bodyDiv w:val="1"/>
      <w:marLeft w:val="0"/>
      <w:marRight w:val="0"/>
      <w:marTop w:val="0"/>
      <w:marBottom w:val="0"/>
      <w:divBdr>
        <w:top w:val="none" w:sz="0" w:space="0" w:color="auto"/>
        <w:left w:val="none" w:sz="0" w:space="0" w:color="auto"/>
        <w:bottom w:val="none" w:sz="0" w:space="0" w:color="auto"/>
        <w:right w:val="none" w:sz="0" w:space="0" w:color="auto"/>
      </w:divBdr>
      <w:divsChild>
        <w:div w:id="884948789">
          <w:marLeft w:val="0"/>
          <w:marRight w:val="0"/>
          <w:marTop w:val="0"/>
          <w:marBottom w:val="0"/>
          <w:divBdr>
            <w:top w:val="single" w:sz="2" w:space="0" w:color="E3E3E3"/>
            <w:left w:val="single" w:sz="2" w:space="0" w:color="E3E3E3"/>
            <w:bottom w:val="single" w:sz="2" w:space="0" w:color="E3E3E3"/>
            <w:right w:val="single" w:sz="2" w:space="0" w:color="E3E3E3"/>
          </w:divBdr>
          <w:divsChild>
            <w:div w:id="599142244">
              <w:marLeft w:val="0"/>
              <w:marRight w:val="0"/>
              <w:marTop w:val="0"/>
              <w:marBottom w:val="0"/>
              <w:divBdr>
                <w:top w:val="single" w:sz="2" w:space="0" w:color="E3E3E3"/>
                <w:left w:val="single" w:sz="2" w:space="0" w:color="E3E3E3"/>
                <w:bottom w:val="single" w:sz="2" w:space="0" w:color="E3E3E3"/>
                <w:right w:val="single" w:sz="2" w:space="0" w:color="E3E3E3"/>
              </w:divBdr>
              <w:divsChild>
                <w:div w:id="1117220919">
                  <w:marLeft w:val="0"/>
                  <w:marRight w:val="0"/>
                  <w:marTop w:val="0"/>
                  <w:marBottom w:val="0"/>
                  <w:divBdr>
                    <w:top w:val="single" w:sz="2" w:space="0" w:color="E3E3E3"/>
                    <w:left w:val="single" w:sz="2" w:space="0" w:color="E3E3E3"/>
                    <w:bottom w:val="single" w:sz="2" w:space="0" w:color="E3E3E3"/>
                    <w:right w:val="single" w:sz="2" w:space="0" w:color="E3E3E3"/>
                  </w:divBdr>
                  <w:divsChild>
                    <w:div w:id="1362440697">
                      <w:marLeft w:val="0"/>
                      <w:marRight w:val="0"/>
                      <w:marTop w:val="0"/>
                      <w:marBottom w:val="0"/>
                      <w:divBdr>
                        <w:top w:val="single" w:sz="2" w:space="0" w:color="E3E3E3"/>
                        <w:left w:val="single" w:sz="2" w:space="0" w:color="E3E3E3"/>
                        <w:bottom w:val="single" w:sz="2" w:space="0" w:color="E3E3E3"/>
                        <w:right w:val="single" w:sz="2" w:space="0" w:color="E3E3E3"/>
                      </w:divBdr>
                      <w:divsChild>
                        <w:div w:id="656156120">
                          <w:marLeft w:val="0"/>
                          <w:marRight w:val="0"/>
                          <w:marTop w:val="0"/>
                          <w:marBottom w:val="0"/>
                          <w:divBdr>
                            <w:top w:val="single" w:sz="2" w:space="0" w:color="E3E3E3"/>
                            <w:left w:val="single" w:sz="2" w:space="0" w:color="E3E3E3"/>
                            <w:bottom w:val="single" w:sz="2" w:space="0" w:color="E3E3E3"/>
                            <w:right w:val="single" w:sz="2" w:space="0" w:color="E3E3E3"/>
                          </w:divBdr>
                          <w:divsChild>
                            <w:div w:id="1852722683">
                              <w:marLeft w:val="0"/>
                              <w:marRight w:val="0"/>
                              <w:marTop w:val="0"/>
                              <w:marBottom w:val="0"/>
                              <w:divBdr>
                                <w:top w:val="single" w:sz="2" w:space="0" w:color="E3E3E3"/>
                                <w:left w:val="single" w:sz="2" w:space="0" w:color="E3E3E3"/>
                                <w:bottom w:val="single" w:sz="2" w:space="0" w:color="E3E3E3"/>
                                <w:right w:val="single" w:sz="2" w:space="0" w:color="E3E3E3"/>
                              </w:divBdr>
                              <w:divsChild>
                                <w:div w:id="595676522">
                                  <w:marLeft w:val="0"/>
                                  <w:marRight w:val="0"/>
                                  <w:marTop w:val="100"/>
                                  <w:marBottom w:val="100"/>
                                  <w:divBdr>
                                    <w:top w:val="single" w:sz="2" w:space="0" w:color="E3E3E3"/>
                                    <w:left w:val="single" w:sz="2" w:space="0" w:color="E3E3E3"/>
                                    <w:bottom w:val="single" w:sz="2" w:space="0" w:color="E3E3E3"/>
                                    <w:right w:val="single" w:sz="2" w:space="0" w:color="E3E3E3"/>
                                  </w:divBdr>
                                  <w:divsChild>
                                    <w:div w:id="1841307945">
                                      <w:marLeft w:val="0"/>
                                      <w:marRight w:val="0"/>
                                      <w:marTop w:val="0"/>
                                      <w:marBottom w:val="0"/>
                                      <w:divBdr>
                                        <w:top w:val="single" w:sz="2" w:space="0" w:color="E3E3E3"/>
                                        <w:left w:val="single" w:sz="2" w:space="0" w:color="E3E3E3"/>
                                        <w:bottom w:val="single" w:sz="2" w:space="0" w:color="E3E3E3"/>
                                        <w:right w:val="single" w:sz="2" w:space="0" w:color="E3E3E3"/>
                                      </w:divBdr>
                                      <w:divsChild>
                                        <w:div w:id="1581594861">
                                          <w:marLeft w:val="0"/>
                                          <w:marRight w:val="0"/>
                                          <w:marTop w:val="0"/>
                                          <w:marBottom w:val="0"/>
                                          <w:divBdr>
                                            <w:top w:val="single" w:sz="2" w:space="0" w:color="E3E3E3"/>
                                            <w:left w:val="single" w:sz="2" w:space="0" w:color="E3E3E3"/>
                                            <w:bottom w:val="single" w:sz="2" w:space="0" w:color="E3E3E3"/>
                                            <w:right w:val="single" w:sz="2" w:space="0" w:color="E3E3E3"/>
                                          </w:divBdr>
                                          <w:divsChild>
                                            <w:div w:id="106897319">
                                              <w:marLeft w:val="0"/>
                                              <w:marRight w:val="0"/>
                                              <w:marTop w:val="0"/>
                                              <w:marBottom w:val="0"/>
                                              <w:divBdr>
                                                <w:top w:val="single" w:sz="2" w:space="0" w:color="E3E3E3"/>
                                                <w:left w:val="single" w:sz="2" w:space="0" w:color="E3E3E3"/>
                                                <w:bottom w:val="single" w:sz="2" w:space="0" w:color="E3E3E3"/>
                                                <w:right w:val="single" w:sz="2" w:space="0" w:color="E3E3E3"/>
                                              </w:divBdr>
                                              <w:divsChild>
                                                <w:div w:id="866600101">
                                                  <w:marLeft w:val="0"/>
                                                  <w:marRight w:val="0"/>
                                                  <w:marTop w:val="0"/>
                                                  <w:marBottom w:val="0"/>
                                                  <w:divBdr>
                                                    <w:top w:val="single" w:sz="2" w:space="0" w:color="E3E3E3"/>
                                                    <w:left w:val="single" w:sz="2" w:space="0" w:color="E3E3E3"/>
                                                    <w:bottom w:val="single" w:sz="2" w:space="0" w:color="E3E3E3"/>
                                                    <w:right w:val="single" w:sz="2" w:space="0" w:color="E3E3E3"/>
                                                  </w:divBdr>
                                                  <w:divsChild>
                                                    <w:div w:id="1585644068">
                                                      <w:marLeft w:val="0"/>
                                                      <w:marRight w:val="0"/>
                                                      <w:marTop w:val="0"/>
                                                      <w:marBottom w:val="0"/>
                                                      <w:divBdr>
                                                        <w:top w:val="single" w:sz="2" w:space="0" w:color="E3E3E3"/>
                                                        <w:left w:val="single" w:sz="2" w:space="0" w:color="E3E3E3"/>
                                                        <w:bottom w:val="single" w:sz="2" w:space="0" w:color="E3E3E3"/>
                                                        <w:right w:val="single" w:sz="2" w:space="0" w:color="E3E3E3"/>
                                                      </w:divBdr>
                                                      <w:divsChild>
                                                        <w:div w:id="13926502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9245832">
          <w:marLeft w:val="0"/>
          <w:marRight w:val="0"/>
          <w:marTop w:val="0"/>
          <w:marBottom w:val="0"/>
          <w:divBdr>
            <w:top w:val="single" w:sz="2" w:space="0" w:color="E3E3E3"/>
            <w:left w:val="single" w:sz="2" w:space="0" w:color="E3E3E3"/>
            <w:bottom w:val="single" w:sz="2" w:space="0" w:color="E3E3E3"/>
            <w:right w:val="single" w:sz="2" w:space="0" w:color="E3E3E3"/>
          </w:divBdr>
          <w:divsChild>
            <w:div w:id="433786931">
              <w:marLeft w:val="0"/>
              <w:marRight w:val="0"/>
              <w:marTop w:val="100"/>
              <w:marBottom w:val="100"/>
              <w:divBdr>
                <w:top w:val="single" w:sz="2" w:space="0" w:color="E3E3E3"/>
                <w:left w:val="single" w:sz="2" w:space="0" w:color="E3E3E3"/>
                <w:bottom w:val="single" w:sz="2" w:space="0" w:color="E3E3E3"/>
                <w:right w:val="single" w:sz="2" w:space="0" w:color="E3E3E3"/>
              </w:divBdr>
              <w:divsChild>
                <w:div w:id="189805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73560463">
      <w:bodyDiv w:val="1"/>
      <w:marLeft w:val="0"/>
      <w:marRight w:val="0"/>
      <w:marTop w:val="0"/>
      <w:marBottom w:val="0"/>
      <w:divBdr>
        <w:top w:val="none" w:sz="0" w:space="0" w:color="auto"/>
        <w:left w:val="none" w:sz="0" w:space="0" w:color="auto"/>
        <w:bottom w:val="none" w:sz="0" w:space="0" w:color="auto"/>
        <w:right w:val="none" w:sz="0" w:space="0" w:color="auto"/>
      </w:divBdr>
    </w:div>
    <w:div w:id="998966972">
      <w:bodyDiv w:val="1"/>
      <w:marLeft w:val="0"/>
      <w:marRight w:val="0"/>
      <w:marTop w:val="0"/>
      <w:marBottom w:val="0"/>
      <w:divBdr>
        <w:top w:val="none" w:sz="0" w:space="0" w:color="auto"/>
        <w:left w:val="none" w:sz="0" w:space="0" w:color="auto"/>
        <w:bottom w:val="none" w:sz="0" w:space="0" w:color="auto"/>
        <w:right w:val="none" w:sz="0" w:space="0" w:color="auto"/>
      </w:divBdr>
    </w:div>
    <w:div w:id="1003123180">
      <w:bodyDiv w:val="1"/>
      <w:marLeft w:val="0"/>
      <w:marRight w:val="0"/>
      <w:marTop w:val="0"/>
      <w:marBottom w:val="0"/>
      <w:divBdr>
        <w:top w:val="none" w:sz="0" w:space="0" w:color="auto"/>
        <w:left w:val="none" w:sz="0" w:space="0" w:color="auto"/>
        <w:bottom w:val="none" w:sz="0" w:space="0" w:color="auto"/>
        <w:right w:val="none" w:sz="0" w:space="0" w:color="auto"/>
      </w:divBdr>
    </w:div>
    <w:div w:id="1009941191">
      <w:bodyDiv w:val="1"/>
      <w:marLeft w:val="0"/>
      <w:marRight w:val="0"/>
      <w:marTop w:val="0"/>
      <w:marBottom w:val="0"/>
      <w:divBdr>
        <w:top w:val="none" w:sz="0" w:space="0" w:color="auto"/>
        <w:left w:val="none" w:sz="0" w:space="0" w:color="auto"/>
        <w:bottom w:val="none" w:sz="0" w:space="0" w:color="auto"/>
        <w:right w:val="none" w:sz="0" w:space="0" w:color="auto"/>
      </w:divBdr>
    </w:div>
    <w:div w:id="1020593302">
      <w:bodyDiv w:val="1"/>
      <w:marLeft w:val="0"/>
      <w:marRight w:val="0"/>
      <w:marTop w:val="0"/>
      <w:marBottom w:val="0"/>
      <w:divBdr>
        <w:top w:val="none" w:sz="0" w:space="0" w:color="auto"/>
        <w:left w:val="none" w:sz="0" w:space="0" w:color="auto"/>
        <w:bottom w:val="none" w:sz="0" w:space="0" w:color="auto"/>
        <w:right w:val="none" w:sz="0" w:space="0" w:color="auto"/>
      </w:divBdr>
    </w:div>
    <w:div w:id="1027608579">
      <w:bodyDiv w:val="1"/>
      <w:marLeft w:val="0"/>
      <w:marRight w:val="0"/>
      <w:marTop w:val="0"/>
      <w:marBottom w:val="0"/>
      <w:divBdr>
        <w:top w:val="none" w:sz="0" w:space="0" w:color="auto"/>
        <w:left w:val="none" w:sz="0" w:space="0" w:color="auto"/>
        <w:bottom w:val="none" w:sz="0" w:space="0" w:color="auto"/>
        <w:right w:val="none" w:sz="0" w:space="0" w:color="auto"/>
      </w:divBdr>
    </w:div>
    <w:div w:id="1039236362">
      <w:bodyDiv w:val="1"/>
      <w:marLeft w:val="0"/>
      <w:marRight w:val="0"/>
      <w:marTop w:val="0"/>
      <w:marBottom w:val="0"/>
      <w:divBdr>
        <w:top w:val="none" w:sz="0" w:space="0" w:color="auto"/>
        <w:left w:val="none" w:sz="0" w:space="0" w:color="auto"/>
        <w:bottom w:val="none" w:sz="0" w:space="0" w:color="auto"/>
        <w:right w:val="none" w:sz="0" w:space="0" w:color="auto"/>
      </w:divBdr>
    </w:div>
    <w:div w:id="1039285003">
      <w:bodyDiv w:val="1"/>
      <w:marLeft w:val="0"/>
      <w:marRight w:val="0"/>
      <w:marTop w:val="0"/>
      <w:marBottom w:val="0"/>
      <w:divBdr>
        <w:top w:val="none" w:sz="0" w:space="0" w:color="auto"/>
        <w:left w:val="none" w:sz="0" w:space="0" w:color="auto"/>
        <w:bottom w:val="none" w:sz="0" w:space="0" w:color="auto"/>
        <w:right w:val="none" w:sz="0" w:space="0" w:color="auto"/>
      </w:divBdr>
    </w:div>
    <w:div w:id="1049959517">
      <w:bodyDiv w:val="1"/>
      <w:marLeft w:val="0"/>
      <w:marRight w:val="0"/>
      <w:marTop w:val="0"/>
      <w:marBottom w:val="0"/>
      <w:divBdr>
        <w:top w:val="none" w:sz="0" w:space="0" w:color="auto"/>
        <w:left w:val="none" w:sz="0" w:space="0" w:color="auto"/>
        <w:bottom w:val="none" w:sz="0" w:space="0" w:color="auto"/>
        <w:right w:val="none" w:sz="0" w:space="0" w:color="auto"/>
      </w:divBdr>
    </w:div>
    <w:div w:id="1050886865">
      <w:bodyDiv w:val="1"/>
      <w:marLeft w:val="0"/>
      <w:marRight w:val="0"/>
      <w:marTop w:val="0"/>
      <w:marBottom w:val="0"/>
      <w:divBdr>
        <w:top w:val="none" w:sz="0" w:space="0" w:color="auto"/>
        <w:left w:val="none" w:sz="0" w:space="0" w:color="auto"/>
        <w:bottom w:val="none" w:sz="0" w:space="0" w:color="auto"/>
        <w:right w:val="none" w:sz="0" w:space="0" w:color="auto"/>
      </w:divBdr>
    </w:div>
    <w:div w:id="1056667450">
      <w:bodyDiv w:val="1"/>
      <w:marLeft w:val="0"/>
      <w:marRight w:val="0"/>
      <w:marTop w:val="0"/>
      <w:marBottom w:val="0"/>
      <w:divBdr>
        <w:top w:val="none" w:sz="0" w:space="0" w:color="auto"/>
        <w:left w:val="none" w:sz="0" w:space="0" w:color="auto"/>
        <w:bottom w:val="none" w:sz="0" w:space="0" w:color="auto"/>
        <w:right w:val="none" w:sz="0" w:space="0" w:color="auto"/>
      </w:divBdr>
    </w:div>
    <w:div w:id="1057705164">
      <w:bodyDiv w:val="1"/>
      <w:marLeft w:val="0"/>
      <w:marRight w:val="0"/>
      <w:marTop w:val="0"/>
      <w:marBottom w:val="0"/>
      <w:divBdr>
        <w:top w:val="none" w:sz="0" w:space="0" w:color="auto"/>
        <w:left w:val="none" w:sz="0" w:space="0" w:color="auto"/>
        <w:bottom w:val="none" w:sz="0" w:space="0" w:color="auto"/>
        <w:right w:val="none" w:sz="0" w:space="0" w:color="auto"/>
      </w:divBdr>
    </w:div>
    <w:div w:id="1060441322">
      <w:bodyDiv w:val="1"/>
      <w:marLeft w:val="0"/>
      <w:marRight w:val="0"/>
      <w:marTop w:val="0"/>
      <w:marBottom w:val="0"/>
      <w:divBdr>
        <w:top w:val="none" w:sz="0" w:space="0" w:color="auto"/>
        <w:left w:val="none" w:sz="0" w:space="0" w:color="auto"/>
        <w:bottom w:val="none" w:sz="0" w:space="0" w:color="auto"/>
        <w:right w:val="none" w:sz="0" w:space="0" w:color="auto"/>
      </w:divBdr>
    </w:div>
    <w:div w:id="1061059591">
      <w:bodyDiv w:val="1"/>
      <w:marLeft w:val="0"/>
      <w:marRight w:val="0"/>
      <w:marTop w:val="0"/>
      <w:marBottom w:val="0"/>
      <w:divBdr>
        <w:top w:val="none" w:sz="0" w:space="0" w:color="auto"/>
        <w:left w:val="none" w:sz="0" w:space="0" w:color="auto"/>
        <w:bottom w:val="none" w:sz="0" w:space="0" w:color="auto"/>
        <w:right w:val="none" w:sz="0" w:space="0" w:color="auto"/>
      </w:divBdr>
      <w:divsChild>
        <w:div w:id="1196963266">
          <w:marLeft w:val="0"/>
          <w:marRight w:val="0"/>
          <w:marTop w:val="0"/>
          <w:marBottom w:val="0"/>
          <w:divBdr>
            <w:top w:val="single" w:sz="2" w:space="0" w:color="D9D9E3"/>
            <w:left w:val="single" w:sz="2" w:space="0" w:color="D9D9E3"/>
            <w:bottom w:val="single" w:sz="2" w:space="0" w:color="D9D9E3"/>
            <w:right w:val="single" w:sz="2" w:space="0" w:color="D9D9E3"/>
          </w:divBdr>
          <w:divsChild>
            <w:div w:id="960498387">
              <w:marLeft w:val="0"/>
              <w:marRight w:val="0"/>
              <w:marTop w:val="0"/>
              <w:marBottom w:val="0"/>
              <w:divBdr>
                <w:top w:val="single" w:sz="2" w:space="0" w:color="D9D9E3"/>
                <w:left w:val="single" w:sz="2" w:space="0" w:color="D9D9E3"/>
                <w:bottom w:val="single" w:sz="2" w:space="0" w:color="D9D9E3"/>
                <w:right w:val="single" w:sz="2" w:space="0" w:color="D9D9E3"/>
              </w:divBdr>
              <w:divsChild>
                <w:div w:id="1391996556">
                  <w:marLeft w:val="0"/>
                  <w:marRight w:val="0"/>
                  <w:marTop w:val="0"/>
                  <w:marBottom w:val="0"/>
                  <w:divBdr>
                    <w:top w:val="single" w:sz="2" w:space="0" w:color="D9D9E3"/>
                    <w:left w:val="single" w:sz="2" w:space="0" w:color="D9D9E3"/>
                    <w:bottom w:val="single" w:sz="2" w:space="0" w:color="D9D9E3"/>
                    <w:right w:val="single" w:sz="2" w:space="0" w:color="D9D9E3"/>
                  </w:divBdr>
                  <w:divsChild>
                    <w:div w:id="1544057462">
                      <w:marLeft w:val="0"/>
                      <w:marRight w:val="0"/>
                      <w:marTop w:val="0"/>
                      <w:marBottom w:val="0"/>
                      <w:divBdr>
                        <w:top w:val="single" w:sz="2" w:space="0" w:color="D9D9E3"/>
                        <w:left w:val="single" w:sz="2" w:space="0" w:color="D9D9E3"/>
                        <w:bottom w:val="single" w:sz="2" w:space="0" w:color="D9D9E3"/>
                        <w:right w:val="single" w:sz="2" w:space="0" w:color="D9D9E3"/>
                      </w:divBdr>
                      <w:divsChild>
                        <w:div w:id="1411779370">
                          <w:marLeft w:val="0"/>
                          <w:marRight w:val="0"/>
                          <w:marTop w:val="0"/>
                          <w:marBottom w:val="0"/>
                          <w:divBdr>
                            <w:top w:val="single" w:sz="2" w:space="0" w:color="D9D9E3"/>
                            <w:left w:val="single" w:sz="2" w:space="0" w:color="D9D9E3"/>
                            <w:bottom w:val="single" w:sz="2" w:space="0" w:color="D9D9E3"/>
                            <w:right w:val="single" w:sz="2" w:space="0" w:color="D9D9E3"/>
                          </w:divBdr>
                          <w:divsChild>
                            <w:div w:id="1688019005">
                              <w:marLeft w:val="0"/>
                              <w:marRight w:val="0"/>
                              <w:marTop w:val="100"/>
                              <w:marBottom w:val="100"/>
                              <w:divBdr>
                                <w:top w:val="single" w:sz="2" w:space="0" w:color="D9D9E3"/>
                                <w:left w:val="single" w:sz="2" w:space="0" w:color="D9D9E3"/>
                                <w:bottom w:val="single" w:sz="2" w:space="0" w:color="D9D9E3"/>
                                <w:right w:val="single" w:sz="2" w:space="0" w:color="D9D9E3"/>
                              </w:divBdr>
                              <w:divsChild>
                                <w:div w:id="589698275">
                                  <w:marLeft w:val="0"/>
                                  <w:marRight w:val="0"/>
                                  <w:marTop w:val="0"/>
                                  <w:marBottom w:val="0"/>
                                  <w:divBdr>
                                    <w:top w:val="single" w:sz="2" w:space="0" w:color="D9D9E3"/>
                                    <w:left w:val="single" w:sz="2" w:space="0" w:color="D9D9E3"/>
                                    <w:bottom w:val="single" w:sz="2" w:space="0" w:color="D9D9E3"/>
                                    <w:right w:val="single" w:sz="2" w:space="0" w:color="D9D9E3"/>
                                  </w:divBdr>
                                  <w:divsChild>
                                    <w:div w:id="440537790">
                                      <w:marLeft w:val="0"/>
                                      <w:marRight w:val="0"/>
                                      <w:marTop w:val="0"/>
                                      <w:marBottom w:val="0"/>
                                      <w:divBdr>
                                        <w:top w:val="single" w:sz="2" w:space="0" w:color="D9D9E3"/>
                                        <w:left w:val="single" w:sz="2" w:space="0" w:color="D9D9E3"/>
                                        <w:bottom w:val="single" w:sz="2" w:space="0" w:color="D9D9E3"/>
                                        <w:right w:val="single" w:sz="2" w:space="0" w:color="D9D9E3"/>
                                      </w:divBdr>
                                      <w:divsChild>
                                        <w:div w:id="103810826">
                                          <w:marLeft w:val="0"/>
                                          <w:marRight w:val="0"/>
                                          <w:marTop w:val="0"/>
                                          <w:marBottom w:val="0"/>
                                          <w:divBdr>
                                            <w:top w:val="single" w:sz="2" w:space="0" w:color="D9D9E3"/>
                                            <w:left w:val="single" w:sz="2" w:space="0" w:color="D9D9E3"/>
                                            <w:bottom w:val="single" w:sz="2" w:space="0" w:color="D9D9E3"/>
                                            <w:right w:val="single" w:sz="2" w:space="0" w:color="D9D9E3"/>
                                          </w:divBdr>
                                          <w:divsChild>
                                            <w:div w:id="606230711">
                                              <w:marLeft w:val="0"/>
                                              <w:marRight w:val="0"/>
                                              <w:marTop w:val="0"/>
                                              <w:marBottom w:val="0"/>
                                              <w:divBdr>
                                                <w:top w:val="single" w:sz="2" w:space="0" w:color="D9D9E3"/>
                                                <w:left w:val="single" w:sz="2" w:space="0" w:color="D9D9E3"/>
                                                <w:bottom w:val="single" w:sz="2" w:space="0" w:color="D9D9E3"/>
                                                <w:right w:val="single" w:sz="2" w:space="0" w:color="D9D9E3"/>
                                              </w:divBdr>
                                              <w:divsChild>
                                                <w:div w:id="2036735236">
                                                  <w:marLeft w:val="0"/>
                                                  <w:marRight w:val="0"/>
                                                  <w:marTop w:val="0"/>
                                                  <w:marBottom w:val="0"/>
                                                  <w:divBdr>
                                                    <w:top w:val="single" w:sz="2" w:space="0" w:color="D9D9E3"/>
                                                    <w:left w:val="single" w:sz="2" w:space="0" w:color="D9D9E3"/>
                                                    <w:bottom w:val="single" w:sz="2" w:space="0" w:color="D9D9E3"/>
                                                    <w:right w:val="single" w:sz="2" w:space="0" w:color="D9D9E3"/>
                                                  </w:divBdr>
                                                  <w:divsChild>
                                                    <w:div w:id="20953918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9769781">
          <w:marLeft w:val="0"/>
          <w:marRight w:val="0"/>
          <w:marTop w:val="0"/>
          <w:marBottom w:val="0"/>
          <w:divBdr>
            <w:top w:val="none" w:sz="0" w:space="0" w:color="auto"/>
            <w:left w:val="none" w:sz="0" w:space="0" w:color="auto"/>
            <w:bottom w:val="none" w:sz="0" w:space="0" w:color="auto"/>
            <w:right w:val="none" w:sz="0" w:space="0" w:color="auto"/>
          </w:divBdr>
        </w:div>
      </w:divsChild>
    </w:div>
    <w:div w:id="1066537084">
      <w:bodyDiv w:val="1"/>
      <w:marLeft w:val="0"/>
      <w:marRight w:val="0"/>
      <w:marTop w:val="0"/>
      <w:marBottom w:val="0"/>
      <w:divBdr>
        <w:top w:val="none" w:sz="0" w:space="0" w:color="auto"/>
        <w:left w:val="none" w:sz="0" w:space="0" w:color="auto"/>
        <w:bottom w:val="none" w:sz="0" w:space="0" w:color="auto"/>
        <w:right w:val="none" w:sz="0" w:space="0" w:color="auto"/>
      </w:divBdr>
    </w:div>
    <w:div w:id="1083533527">
      <w:bodyDiv w:val="1"/>
      <w:marLeft w:val="0"/>
      <w:marRight w:val="0"/>
      <w:marTop w:val="0"/>
      <w:marBottom w:val="0"/>
      <w:divBdr>
        <w:top w:val="none" w:sz="0" w:space="0" w:color="auto"/>
        <w:left w:val="none" w:sz="0" w:space="0" w:color="auto"/>
        <w:bottom w:val="none" w:sz="0" w:space="0" w:color="auto"/>
        <w:right w:val="none" w:sz="0" w:space="0" w:color="auto"/>
      </w:divBdr>
    </w:div>
    <w:div w:id="1092816509">
      <w:bodyDiv w:val="1"/>
      <w:marLeft w:val="0"/>
      <w:marRight w:val="0"/>
      <w:marTop w:val="0"/>
      <w:marBottom w:val="0"/>
      <w:divBdr>
        <w:top w:val="none" w:sz="0" w:space="0" w:color="auto"/>
        <w:left w:val="none" w:sz="0" w:space="0" w:color="auto"/>
        <w:bottom w:val="none" w:sz="0" w:space="0" w:color="auto"/>
        <w:right w:val="none" w:sz="0" w:space="0" w:color="auto"/>
      </w:divBdr>
    </w:div>
    <w:div w:id="1093167349">
      <w:bodyDiv w:val="1"/>
      <w:marLeft w:val="0"/>
      <w:marRight w:val="0"/>
      <w:marTop w:val="0"/>
      <w:marBottom w:val="0"/>
      <w:divBdr>
        <w:top w:val="none" w:sz="0" w:space="0" w:color="auto"/>
        <w:left w:val="none" w:sz="0" w:space="0" w:color="auto"/>
        <w:bottom w:val="none" w:sz="0" w:space="0" w:color="auto"/>
        <w:right w:val="none" w:sz="0" w:space="0" w:color="auto"/>
      </w:divBdr>
    </w:div>
    <w:div w:id="1098020046">
      <w:bodyDiv w:val="1"/>
      <w:marLeft w:val="0"/>
      <w:marRight w:val="0"/>
      <w:marTop w:val="0"/>
      <w:marBottom w:val="0"/>
      <w:divBdr>
        <w:top w:val="none" w:sz="0" w:space="0" w:color="auto"/>
        <w:left w:val="none" w:sz="0" w:space="0" w:color="auto"/>
        <w:bottom w:val="none" w:sz="0" w:space="0" w:color="auto"/>
        <w:right w:val="none" w:sz="0" w:space="0" w:color="auto"/>
      </w:divBdr>
    </w:div>
    <w:div w:id="1123815549">
      <w:bodyDiv w:val="1"/>
      <w:marLeft w:val="0"/>
      <w:marRight w:val="0"/>
      <w:marTop w:val="0"/>
      <w:marBottom w:val="0"/>
      <w:divBdr>
        <w:top w:val="none" w:sz="0" w:space="0" w:color="auto"/>
        <w:left w:val="none" w:sz="0" w:space="0" w:color="auto"/>
        <w:bottom w:val="none" w:sz="0" w:space="0" w:color="auto"/>
        <w:right w:val="none" w:sz="0" w:space="0" w:color="auto"/>
      </w:divBdr>
      <w:divsChild>
        <w:div w:id="1383596833">
          <w:marLeft w:val="0"/>
          <w:marRight w:val="0"/>
          <w:marTop w:val="0"/>
          <w:marBottom w:val="0"/>
          <w:divBdr>
            <w:top w:val="single" w:sz="2" w:space="0" w:color="E3E3E3"/>
            <w:left w:val="single" w:sz="2" w:space="0" w:color="E3E3E3"/>
            <w:bottom w:val="single" w:sz="2" w:space="0" w:color="E3E3E3"/>
            <w:right w:val="single" w:sz="2" w:space="0" w:color="E3E3E3"/>
          </w:divBdr>
          <w:divsChild>
            <w:div w:id="1584071619">
              <w:marLeft w:val="0"/>
              <w:marRight w:val="0"/>
              <w:marTop w:val="0"/>
              <w:marBottom w:val="0"/>
              <w:divBdr>
                <w:top w:val="single" w:sz="2" w:space="0" w:color="E3E3E3"/>
                <w:left w:val="single" w:sz="2" w:space="0" w:color="E3E3E3"/>
                <w:bottom w:val="single" w:sz="2" w:space="0" w:color="E3E3E3"/>
                <w:right w:val="single" w:sz="2" w:space="0" w:color="E3E3E3"/>
              </w:divBdr>
              <w:divsChild>
                <w:div w:id="424114400">
                  <w:marLeft w:val="0"/>
                  <w:marRight w:val="0"/>
                  <w:marTop w:val="0"/>
                  <w:marBottom w:val="0"/>
                  <w:divBdr>
                    <w:top w:val="single" w:sz="2" w:space="0" w:color="E3E3E3"/>
                    <w:left w:val="single" w:sz="2" w:space="0" w:color="E3E3E3"/>
                    <w:bottom w:val="single" w:sz="2" w:space="0" w:color="E3E3E3"/>
                    <w:right w:val="single" w:sz="2" w:space="0" w:color="E3E3E3"/>
                  </w:divBdr>
                  <w:divsChild>
                    <w:div w:id="101346379">
                      <w:marLeft w:val="0"/>
                      <w:marRight w:val="0"/>
                      <w:marTop w:val="0"/>
                      <w:marBottom w:val="0"/>
                      <w:divBdr>
                        <w:top w:val="single" w:sz="2" w:space="0" w:color="E3E3E3"/>
                        <w:left w:val="single" w:sz="2" w:space="0" w:color="E3E3E3"/>
                        <w:bottom w:val="single" w:sz="2" w:space="0" w:color="E3E3E3"/>
                        <w:right w:val="single" w:sz="2" w:space="0" w:color="E3E3E3"/>
                      </w:divBdr>
                      <w:divsChild>
                        <w:div w:id="1109009437">
                          <w:marLeft w:val="0"/>
                          <w:marRight w:val="0"/>
                          <w:marTop w:val="0"/>
                          <w:marBottom w:val="0"/>
                          <w:divBdr>
                            <w:top w:val="single" w:sz="2" w:space="0" w:color="E3E3E3"/>
                            <w:left w:val="single" w:sz="2" w:space="0" w:color="E3E3E3"/>
                            <w:bottom w:val="single" w:sz="2" w:space="0" w:color="E3E3E3"/>
                            <w:right w:val="single" w:sz="2" w:space="0" w:color="E3E3E3"/>
                          </w:divBdr>
                          <w:divsChild>
                            <w:div w:id="410811436">
                              <w:marLeft w:val="0"/>
                              <w:marRight w:val="0"/>
                              <w:marTop w:val="0"/>
                              <w:marBottom w:val="0"/>
                              <w:divBdr>
                                <w:top w:val="single" w:sz="2" w:space="0" w:color="E3E3E3"/>
                                <w:left w:val="single" w:sz="2" w:space="0" w:color="E3E3E3"/>
                                <w:bottom w:val="single" w:sz="2" w:space="0" w:color="E3E3E3"/>
                                <w:right w:val="single" w:sz="2" w:space="0" w:color="E3E3E3"/>
                              </w:divBdr>
                              <w:divsChild>
                                <w:div w:id="625821551">
                                  <w:marLeft w:val="0"/>
                                  <w:marRight w:val="0"/>
                                  <w:marTop w:val="100"/>
                                  <w:marBottom w:val="100"/>
                                  <w:divBdr>
                                    <w:top w:val="single" w:sz="2" w:space="0" w:color="E3E3E3"/>
                                    <w:left w:val="single" w:sz="2" w:space="0" w:color="E3E3E3"/>
                                    <w:bottom w:val="single" w:sz="2" w:space="0" w:color="E3E3E3"/>
                                    <w:right w:val="single" w:sz="2" w:space="0" w:color="E3E3E3"/>
                                  </w:divBdr>
                                  <w:divsChild>
                                    <w:div w:id="220751670">
                                      <w:marLeft w:val="0"/>
                                      <w:marRight w:val="0"/>
                                      <w:marTop w:val="0"/>
                                      <w:marBottom w:val="0"/>
                                      <w:divBdr>
                                        <w:top w:val="single" w:sz="2" w:space="0" w:color="E3E3E3"/>
                                        <w:left w:val="single" w:sz="2" w:space="0" w:color="E3E3E3"/>
                                        <w:bottom w:val="single" w:sz="2" w:space="0" w:color="E3E3E3"/>
                                        <w:right w:val="single" w:sz="2" w:space="0" w:color="E3E3E3"/>
                                      </w:divBdr>
                                      <w:divsChild>
                                        <w:div w:id="325672770">
                                          <w:marLeft w:val="0"/>
                                          <w:marRight w:val="0"/>
                                          <w:marTop w:val="0"/>
                                          <w:marBottom w:val="0"/>
                                          <w:divBdr>
                                            <w:top w:val="single" w:sz="2" w:space="0" w:color="E3E3E3"/>
                                            <w:left w:val="single" w:sz="2" w:space="0" w:color="E3E3E3"/>
                                            <w:bottom w:val="single" w:sz="2" w:space="0" w:color="E3E3E3"/>
                                            <w:right w:val="single" w:sz="2" w:space="0" w:color="E3E3E3"/>
                                          </w:divBdr>
                                          <w:divsChild>
                                            <w:div w:id="1018897247">
                                              <w:marLeft w:val="0"/>
                                              <w:marRight w:val="0"/>
                                              <w:marTop w:val="0"/>
                                              <w:marBottom w:val="0"/>
                                              <w:divBdr>
                                                <w:top w:val="single" w:sz="2" w:space="0" w:color="E3E3E3"/>
                                                <w:left w:val="single" w:sz="2" w:space="0" w:color="E3E3E3"/>
                                                <w:bottom w:val="single" w:sz="2" w:space="0" w:color="E3E3E3"/>
                                                <w:right w:val="single" w:sz="2" w:space="0" w:color="E3E3E3"/>
                                              </w:divBdr>
                                              <w:divsChild>
                                                <w:div w:id="1062407517">
                                                  <w:marLeft w:val="0"/>
                                                  <w:marRight w:val="0"/>
                                                  <w:marTop w:val="0"/>
                                                  <w:marBottom w:val="0"/>
                                                  <w:divBdr>
                                                    <w:top w:val="single" w:sz="2" w:space="0" w:color="E3E3E3"/>
                                                    <w:left w:val="single" w:sz="2" w:space="0" w:color="E3E3E3"/>
                                                    <w:bottom w:val="single" w:sz="2" w:space="0" w:color="E3E3E3"/>
                                                    <w:right w:val="single" w:sz="2" w:space="0" w:color="E3E3E3"/>
                                                  </w:divBdr>
                                                  <w:divsChild>
                                                    <w:div w:id="1068924068">
                                                      <w:marLeft w:val="0"/>
                                                      <w:marRight w:val="0"/>
                                                      <w:marTop w:val="0"/>
                                                      <w:marBottom w:val="0"/>
                                                      <w:divBdr>
                                                        <w:top w:val="single" w:sz="2" w:space="0" w:color="E3E3E3"/>
                                                        <w:left w:val="single" w:sz="2" w:space="0" w:color="E3E3E3"/>
                                                        <w:bottom w:val="single" w:sz="2" w:space="0" w:color="E3E3E3"/>
                                                        <w:right w:val="single" w:sz="2" w:space="0" w:color="E3E3E3"/>
                                                      </w:divBdr>
                                                      <w:divsChild>
                                                        <w:div w:id="11327467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37333247">
          <w:marLeft w:val="0"/>
          <w:marRight w:val="0"/>
          <w:marTop w:val="0"/>
          <w:marBottom w:val="0"/>
          <w:divBdr>
            <w:top w:val="single" w:sz="2" w:space="0" w:color="E3E3E3"/>
            <w:left w:val="single" w:sz="2" w:space="0" w:color="E3E3E3"/>
            <w:bottom w:val="single" w:sz="2" w:space="0" w:color="E3E3E3"/>
            <w:right w:val="single" w:sz="2" w:space="0" w:color="E3E3E3"/>
          </w:divBdr>
          <w:divsChild>
            <w:div w:id="974986139">
              <w:marLeft w:val="0"/>
              <w:marRight w:val="0"/>
              <w:marTop w:val="100"/>
              <w:marBottom w:val="100"/>
              <w:divBdr>
                <w:top w:val="single" w:sz="2" w:space="0" w:color="E3E3E3"/>
                <w:left w:val="single" w:sz="2" w:space="0" w:color="E3E3E3"/>
                <w:bottom w:val="single" w:sz="2" w:space="0" w:color="E3E3E3"/>
                <w:right w:val="single" w:sz="2" w:space="0" w:color="E3E3E3"/>
              </w:divBdr>
              <w:divsChild>
                <w:div w:id="1031951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146623307">
      <w:bodyDiv w:val="1"/>
      <w:marLeft w:val="0"/>
      <w:marRight w:val="0"/>
      <w:marTop w:val="0"/>
      <w:marBottom w:val="0"/>
      <w:divBdr>
        <w:top w:val="none" w:sz="0" w:space="0" w:color="auto"/>
        <w:left w:val="none" w:sz="0" w:space="0" w:color="auto"/>
        <w:bottom w:val="none" w:sz="0" w:space="0" w:color="auto"/>
        <w:right w:val="none" w:sz="0" w:space="0" w:color="auto"/>
      </w:divBdr>
    </w:div>
    <w:div w:id="1149832325">
      <w:bodyDiv w:val="1"/>
      <w:marLeft w:val="0"/>
      <w:marRight w:val="0"/>
      <w:marTop w:val="0"/>
      <w:marBottom w:val="0"/>
      <w:divBdr>
        <w:top w:val="none" w:sz="0" w:space="0" w:color="auto"/>
        <w:left w:val="none" w:sz="0" w:space="0" w:color="auto"/>
        <w:bottom w:val="none" w:sz="0" w:space="0" w:color="auto"/>
        <w:right w:val="none" w:sz="0" w:space="0" w:color="auto"/>
      </w:divBdr>
    </w:div>
    <w:div w:id="1154486996">
      <w:bodyDiv w:val="1"/>
      <w:marLeft w:val="0"/>
      <w:marRight w:val="0"/>
      <w:marTop w:val="0"/>
      <w:marBottom w:val="0"/>
      <w:divBdr>
        <w:top w:val="none" w:sz="0" w:space="0" w:color="auto"/>
        <w:left w:val="none" w:sz="0" w:space="0" w:color="auto"/>
        <w:bottom w:val="none" w:sz="0" w:space="0" w:color="auto"/>
        <w:right w:val="none" w:sz="0" w:space="0" w:color="auto"/>
      </w:divBdr>
    </w:div>
    <w:div w:id="1160342339">
      <w:bodyDiv w:val="1"/>
      <w:marLeft w:val="0"/>
      <w:marRight w:val="0"/>
      <w:marTop w:val="0"/>
      <w:marBottom w:val="0"/>
      <w:divBdr>
        <w:top w:val="none" w:sz="0" w:space="0" w:color="auto"/>
        <w:left w:val="none" w:sz="0" w:space="0" w:color="auto"/>
        <w:bottom w:val="none" w:sz="0" w:space="0" w:color="auto"/>
        <w:right w:val="none" w:sz="0" w:space="0" w:color="auto"/>
      </w:divBdr>
    </w:div>
    <w:div w:id="1163205611">
      <w:bodyDiv w:val="1"/>
      <w:marLeft w:val="0"/>
      <w:marRight w:val="0"/>
      <w:marTop w:val="0"/>
      <w:marBottom w:val="0"/>
      <w:divBdr>
        <w:top w:val="none" w:sz="0" w:space="0" w:color="auto"/>
        <w:left w:val="none" w:sz="0" w:space="0" w:color="auto"/>
        <w:bottom w:val="none" w:sz="0" w:space="0" w:color="auto"/>
        <w:right w:val="none" w:sz="0" w:space="0" w:color="auto"/>
      </w:divBdr>
    </w:div>
    <w:div w:id="1176504934">
      <w:bodyDiv w:val="1"/>
      <w:marLeft w:val="0"/>
      <w:marRight w:val="0"/>
      <w:marTop w:val="0"/>
      <w:marBottom w:val="0"/>
      <w:divBdr>
        <w:top w:val="none" w:sz="0" w:space="0" w:color="auto"/>
        <w:left w:val="none" w:sz="0" w:space="0" w:color="auto"/>
        <w:bottom w:val="none" w:sz="0" w:space="0" w:color="auto"/>
        <w:right w:val="none" w:sz="0" w:space="0" w:color="auto"/>
      </w:divBdr>
    </w:div>
    <w:div w:id="1183780158">
      <w:bodyDiv w:val="1"/>
      <w:marLeft w:val="0"/>
      <w:marRight w:val="0"/>
      <w:marTop w:val="0"/>
      <w:marBottom w:val="0"/>
      <w:divBdr>
        <w:top w:val="none" w:sz="0" w:space="0" w:color="auto"/>
        <w:left w:val="none" w:sz="0" w:space="0" w:color="auto"/>
        <w:bottom w:val="none" w:sz="0" w:space="0" w:color="auto"/>
        <w:right w:val="none" w:sz="0" w:space="0" w:color="auto"/>
      </w:divBdr>
    </w:div>
    <w:div w:id="1185098122">
      <w:bodyDiv w:val="1"/>
      <w:marLeft w:val="0"/>
      <w:marRight w:val="0"/>
      <w:marTop w:val="0"/>
      <w:marBottom w:val="0"/>
      <w:divBdr>
        <w:top w:val="none" w:sz="0" w:space="0" w:color="auto"/>
        <w:left w:val="none" w:sz="0" w:space="0" w:color="auto"/>
        <w:bottom w:val="none" w:sz="0" w:space="0" w:color="auto"/>
        <w:right w:val="none" w:sz="0" w:space="0" w:color="auto"/>
      </w:divBdr>
    </w:div>
    <w:div w:id="1200708113">
      <w:bodyDiv w:val="1"/>
      <w:marLeft w:val="0"/>
      <w:marRight w:val="0"/>
      <w:marTop w:val="0"/>
      <w:marBottom w:val="0"/>
      <w:divBdr>
        <w:top w:val="none" w:sz="0" w:space="0" w:color="auto"/>
        <w:left w:val="none" w:sz="0" w:space="0" w:color="auto"/>
        <w:bottom w:val="none" w:sz="0" w:space="0" w:color="auto"/>
        <w:right w:val="none" w:sz="0" w:space="0" w:color="auto"/>
      </w:divBdr>
    </w:div>
    <w:div w:id="1203515555">
      <w:bodyDiv w:val="1"/>
      <w:marLeft w:val="0"/>
      <w:marRight w:val="0"/>
      <w:marTop w:val="0"/>
      <w:marBottom w:val="0"/>
      <w:divBdr>
        <w:top w:val="none" w:sz="0" w:space="0" w:color="auto"/>
        <w:left w:val="none" w:sz="0" w:space="0" w:color="auto"/>
        <w:bottom w:val="none" w:sz="0" w:space="0" w:color="auto"/>
        <w:right w:val="none" w:sz="0" w:space="0" w:color="auto"/>
      </w:divBdr>
    </w:div>
    <w:div w:id="1206604161">
      <w:bodyDiv w:val="1"/>
      <w:marLeft w:val="0"/>
      <w:marRight w:val="0"/>
      <w:marTop w:val="0"/>
      <w:marBottom w:val="0"/>
      <w:divBdr>
        <w:top w:val="none" w:sz="0" w:space="0" w:color="auto"/>
        <w:left w:val="none" w:sz="0" w:space="0" w:color="auto"/>
        <w:bottom w:val="none" w:sz="0" w:space="0" w:color="auto"/>
        <w:right w:val="none" w:sz="0" w:space="0" w:color="auto"/>
      </w:divBdr>
      <w:divsChild>
        <w:div w:id="963003875">
          <w:marLeft w:val="0"/>
          <w:marRight w:val="0"/>
          <w:marTop w:val="0"/>
          <w:marBottom w:val="0"/>
          <w:divBdr>
            <w:top w:val="none" w:sz="0" w:space="0" w:color="auto"/>
            <w:left w:val="none" w:sz="0" w:space="0" w:color="auto"/>
            <w:bottom w:val="none" w:sz="0" w:space="0" w:color="auto"/>
            <w:right w:val="none" w:sz="0" w:space="0" w:color="auto"/>
          </w:divBdr>
          <w:divsChild>
            <w:div w:id="1499270139">
              <w:marLeft w:val="0"/>
              <w:marRight w:val="0"/>
              <w:marTop w:val="0"/>
              <w:marBottom w:val="0"/>
              <w:divBdr>
                <w:top w:val="none" w:sz="0" w:space="0" w:color="auto"/>
                <w:left w:val="none" w:sz="0" w:space="0" w:color="auto"/>
                <w:bottom w:val="none" w:sz="0" w:space="0" w:color="auto"/>
                <w:right w:val="none" w:sz="0" w:space="0" w:color="auto"/>
              </w:divBdr>
              <w:divsChild>
                <w:div w:id="2118600287">
                  <w:marLeft w:val="0"/>
                  <w:marRight w:val="0"/>
                  <w:marTop w:val="0"/>
                  <w:marBottom w:val="0"/>
                  <w:divBdr>
                    <w:top w:val="none" w:sz="0" w:space="0" w:color="auto"/>
                    <w:left w:val="none" w:sz="0" w:space="0" w:color="auto"/>
                    <w:bottom w:val="none" w:sz="0" w:space="0" w:color="auto"/>
                    <w:right w:val="none" w:sz="0" w:space="0" w:color="auto"/>
                  </w:divBdr>
                  <w:divsChild>
                    <w:div w:id="154320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212236">
          <w:marLeft w:val="0"/>
          <w:marRight w:val="0"/>
          <w:marTop w:val="0"/>
          <w:marBottom w:val="0"/>
          <w:divBdr>
            <w:top w:val="none" w:sz="0" w:space="0" w:color="auto"/>
            <w:left w:val="none" w:sz="0" w:space="0" w:color="auto"/>
            <w:bottom w:val="none" w:sz="0" w:space="0" w:color="auto"/>
            <w:right w:val="none" w:sz="0" w:space="0" w:color="auto"/>
          </w:divBdr>
          <w:divsChild>
            <w:div w:id="1768382038">
              <w:marLeft w:val="0"/>
              <w:marRight w:val="0"/>
              <w:marTop w:val="0"/>
              <w:marBottom w:val="0"/>
              <w:divBdr>
                <w:top w:val="none" w:sz="0" w:space="0" w:color="auto"/>
                <w:left w:val="none" w:sz="0" w:space="0" w:color="auto"/>
                <w:bottom w:val="none" w:sz="0" w:space="0" w:color="auto"/>
                <w:right w:val="none" w:sz="0" w:space="0" w:color="auto"/>
              </w:divBdr>
              <w:divsChild>
                <w:div w:id="1526402285">
                  <w:marLeft w:val="0"/>
                  <w:marRight w:val="0"/>
                  <w:marTop w:val="0"/>
                  <w:marBottom w:val="0"/>
                  <w:divBdr>
                    <w:top w:val="none" w:sz="0" w:space="0" w:color="auto"/>
                    <w:left w:val="none" w:sz="0" w:space="0" w:color="auto"/>
                    <w:bottom w:val="none" w:sz="0" w:space="0" w:color="auto"/>
                    <w:right w:val="none" w:sz="0" w:space="0" w:color="auto"/>
                  </w:divBdr>
                  <w:divsChild>
                    <w:div w:id="58661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0072747">
      <w:bodyDiv w:val="1"/>
      <w:marLeft w:val="0"/>
      <w:marRight w:val="0"/>
      <w:marTop w:val="0"/>
      <w:marBottom w:val="0"/>
      <w:divBdr>
        <w:top w:val="none" w:sz="0" w:space="0" w:color="auto"/>
        <w:left w:val="none" w:sz="0" w:space="0" w:color="auto"/>
        <w:bottom w:val="none" w:sz="0" w:space="0" w:color="auto"/>
        <w:right w:val="none" w:sz="0" w:space="0" w:color="auto"/>
      </w:divBdr>
    </w:div>
    <w:div w:id="1212301049">
      <w:bodyDiv w:val="1"/>
      <w:marLeft w:val="0"/>
      <w:marRight w:val="0"/>
      <w:marTop w:val="0"/>
      <w:marBottom w:val="0"/>
      <w:divBdr>
        <w:top w:val="none" w:sz="0" w:space="0" w:color="auto"/>
        <w:left w:val="none" w:sz="0" w:space="0" w:color="auto"/>
        <w:bottom w:val="none" w:sz="0" w:space="0" w:color="auto"/>
        <w:right w:val="none" w:sz="0" w:space="0" w:color="auto"/>
      </w:divBdr>
    </w:div>
    <w:div w:id="1215117875">
      <w:bodyDiv w:val="1"/>
      <w:marLeft w:val="0"/>
      <w:marRight w:val="0"/>
      <w:marTop w:val="0"/>
      <w:marBottom w:val="0"/>
      <w:divBdr>
        <w:top w:val="none" w:sz="0" w:space="0" w:color="auto"/>
        <w:left w:val="none" w:sz="0" w:space="0" w:color="auto"/>
        <w:bottom w:val="none" w:sz="0" w:space="0" w:color="auto"/>
        <w:right w:val="none" w:sz="0" w:space="0" w:color="auto"/>
      </w:divBdr>
    </w:div>
    <w:div w:id="1219896562">
      <w:bodyDiv w:val="1"/>
      <w:marLeft w:val="0"/>
      <w:marRight w:val="0"/>
      <w:marTop w:val="0"/>
      <w:marBottom w:val="0"/>
      <w:divBdr>
        <w:top w:val="none" w:sz="0" w:space="0" w:color="auto"/>
        <w:left w:val="none" w:sz="0" w:space="0" w:color="auto"/>
        <w:bottom w:val="none" w:sz="0" w:space="0" w:color="auto"/>
        <w:right w:val="none" w:sz="0" w:space="0" w:color="auto"/>
      </w:divBdr>
    </w:div>
    <w:div w:id="1227716893">
      <w:bodyDiv w:val="1"/>
      <w:marLeft w:val="0"/>
      <w:marRight w:val="0"/>
      <w:marTop w:val="0"/>
      <w:marBottom w:val="0"/>
      <w:divBdr>
        <w:top w:val="none" w:sz="0" w:space="0" w:color="auto"/>
        <w:left w:val="none" w:sz="0" w:space="0" w:color="auto"/>
        <w:bottom w:val="none" w:sz="0" w:space="0" w:color="auto"/>
        <w:right w:val="none" w:sz="0" w:space="0" w:color="auto"/>
      </w:divBdr>
    </w:div>
    <w:div w:id="1234507296">
      <w:bodyDiv w:val="1"/>
      <w:marLeft w:val="0"/>
      <w:marRight w:val="0"/>
      <w:marTop w:val="0"/>
      <w:marBottom w:val="0"/>
      <w:divBdr>
        <w:top w:val="none" w:sz="0" w:space="0" w:color="auto"/>
        <w:left w:val="none" w:sz="0" w:space="0" w:color="auto"/>
        <w:bottom w:val="none" w:sz="0" w:space="0" w:color="auto"/>
        <w:right w:val="none" w:sz="0" w:space="0" w:color="auto"/>
      </w:divBdr>
    </w:div>
    <w:div w:id="1238394440">
      <w:bodyDiv w:val="1"/>
      <w:marLeft w:val="0"/>
      <w:marRight w:val="0"/>
      <w:marTop w:val="0"/>
      <w:marBottom w:val="0"/>
      <w:divBdr>
        <w:top w:val="none" w:sz="0" w:space="0" w:color="auto"/>
        <w:left w:val="none" w:sz="0" w:space="0" w:color="auto"/>
        <w:bottom w:val="none" w:sz="0" w:space="0" w:color="auto"/>
        <w:right w:val="none" w:sz="0" w:space="0" w:color="auto"/>
      </w:divBdr>
      <w:divsChild>
        <w:div w:id="504127973">
          <w:marLeft w:val="0"/>
          <w:marRight w:val="0"/>
          <w:marTop w:val="0"/>
          <w:marBottom w:val="0"/>
          <w:divBdr>
            <w:top w:val="single" w:sz="2" w:space="0" w:color="D9D9E3"/>
            <w:left w:val="single" w:sz="2" w:space="0" w:color="D9D9E3"/>
            <w:bottom w:val="single" w:sz="2" w:space="0" w:color="D9D9E3"/>
            <w:right w:val="single" w:sz="2" w:space="0" w:color="D9D9E3"/>
          </w:divBdr>
          <w:divsChild>
            <w:div w:id="678852010">
              <w:marLeft w:val="0"/>
              <w:marRight w:val="0"/>
              <w:marTop w:val="0"/>
              <w:marBottom w:val="0"/>
              <w:divBdr>
                <w:top w:val="single" w:sz="2" w:space="0" w:color="D9D9E3"/>
                <w:left w:val="single" w:sz="2" w:space="0" w:color="D9D9E3"/>
                <w:bottom w:val="single" w:sz="2" w:space="0" w:color="D9D9E3"/>
                <w:right w:val="single" w:sz="2" w:space="0" w:color="D9D9E3"/>
              </w:divBdr>
              <w:divsChild>
                <w:div w:id="373433664">
                  <w:marLeft w:val="0"/>
                  <w:marRight w:val="0"/>
                  <w:marTop w:val="0"/>
                  <w:marBottom w:val="0"/>
                  <w:divBdr>
                    <w:top w:val="single" w:sz="2" w:space="0" w:color="D9D9E3"/>
                    <w:left w:val="single" w:sz="2" w:space="0" w:color="D9D9E3"/>
                    <w:bottom w:val="single" w:sz="2" w:space="0" w:color="D9D9E3"/>
                    <w:right w:val="single" w:sz="2" w:space="0" w:color="D9D9E3"/>
                  </w:divBdr>
                  <w:divsChild>
                    <w:div w:id="748115124">
                      <w:marLeft w:val="0"/>
                      <w:marRight w:val="0"/>
                      <w:marTop w:val="0"/>
                      <w:marBottom w:val="0"/>
                      <w:divBdr>
                        <w:top w:val="single" w:sz="2" w:space="0" w:color="D9D9E3"/>
                        <w:left w:val="single" w:sz="2" w:space="0" w:color="D9D9E3"/>
                        <w:bottom w:val="single" w:sz="2" w:space="0" w:color="D9D9E3"/>
                        <w:right w:val="single" w:sz="2" w:space="0" w:color="D9D9E3"/>
                      </w:divBdr>
                      <w:divsChild>
                        <w:div w:id="763309467">
                          <w:marLeft w:val="0"/>
                          <w:marRight w:val="0"/>
                          <w:marTop w:val="0"/>
                          <w:marBottom w:val="0"/>
                          <w:divBdr>
                            <w:top w:val="none" w:sz="0" w:space="0" w:color="auto"/>
                            <w:left w:val="none" w:sz="0" w:space="0" w:color="auto"/>
                            <w:bottom w:val="none" w:sz="0" w:space="0" w:color="auto"/>
                            <w:right w:val="none" w:sz="0" w:space="0" w:color="auto"/>
                          </w:divBdr>
                          <w:divsChild>
                            <w:div w:id="139069407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8980459">
                                  <w:marLeft w:val="0"/>
                                  <w:marRight w:val="0"/>
                                  <w:marTop w:val="0"/>
                                  <w:marBottom w:val="0"/>
                                  <w:divBdr>
                                    <w:top w:val="single" w:sz="2" w:space="0" w:color="D9D9E3"/>
                                    <w:left w:val="single" w:sz="2" w:space="0" w:color="D9D9E3"/>
                                    <w:bottom w:val="single" w:sz="2" w:space="0" w:color="D9D9E3"/>
                                    <w:right w:val="single" w:sz="2" w:space="0" w:color="D9D9E3"/>
                                  </w:divBdr>
                                  <w:divsChild>
                                    <w:div w:id="1976327353">
                                      <w:marLeft w:val="0"/>
                                      <w:marRight w:val="0"/>
                                      <w:marTop w:val="0"/>
                                      <w:marBottom w:val="0"/>
                                      <w:divBdr>
                                        <w:top w:val="single" w:sz="2" w:space="0" w:color="D9D9E3"/>
                                        <w:left w:val="single" w:sz="2" w:space="0" w:color="D9D9E3"/>
                                        <w:bottom w:val="single" w:sz="2" w:space="0" w:color="D9D9E3"/>
                                        <w:right w:val="single" w:sz="2" w:space="0" w:color="D9D9E3"/>
                                      </w:divBdr>
                                      <w:divsChild>
                                        <w:div w:id="1768652341">
                                          <w:marLeft w:val="0"/>
                                          <w:marRight w:val="0"/>
                                          <w:marTop w:val="0"/>
                                          <w:marBottom w:val="0"/>
                                          <w:divBdr>
                                            <w:top w:val="single" w:sz="2" w:space="0" w:color="D9D9E3"/>
                                            <w:left w:val="single" w:sz="2" w:space="0" w:color="D9D9E3"/>
                                            <w:bottom w:val="single" w:sz="2" w:space="0" w:color="D9D9E3"/>
                                            <w:right w:val="single" w:sz="2" w:space="0" w:color="D9D9E3"/>
                                          </w:divBdr>
                                          <w:divsChild>
                                            <w:div w:id="394163234">
                                              <w:marLeft w:val="0"/>
                                              <w:marRight w:val="0"/>
                                              <w:marTop w:val="0"/>
                                              <w:marBottom w:val="0"/>
                                              <w:divBdr>
                                                <w:top w:val="single" w:sz="2" w:space="0" w:color="D9D9E3"/>
                                                <w:left w:val="single" w:sz="2" w:space="0" w:color="D9D9E3"/>
                                                <w:bottom w:val="single" w:sz="2" w:space="0" w:color="D9D9E3"/>
                                                <w:right w:val="single" w:sz="2" w:space="0" w:color="D9D9E3"/>
                                              </w:divBdr>
                                              <w:divsChild>
                                                <w:div w:id="75565467">
                                                  <w:marLeft w:val="0"/>
                                                  <w:marRight w:val="0"/>
                                                  <w:marTop w:val="0"/>
                                                  <w:marBottom w:val="0"/>
                                                  <w:divBdr>
                                                    <w:top w:val="single" w:sz="2" w:space="0" w:color="D9D9E3"/>
                                                    <w:left w:val="single" w:sz="2" w:space="0" w:color="D9D9E3"/>
                                                    <w:bottom w:val="single" w:sz="2" w:space="0" w:color="D9D9E3"/>
                                                    <w:right w:val="single" w:sz="2" w:space="0" w:color="D9D9E3"/>
                                                  </w:divBdr>
                                                  <w:divsChild>
                                                    <w:div w:id="6833578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36006923">
          <w:marLeft w:val="0"/>
          <w:marRight w:val="0"/>
          <w:marTop w:val="0"/>
          <w:marBottom w:val="0"/>
          <w:divBdr>
            <w:top w:val="none" w:sz="0" w:space="0" w:color="auto"/>
            <w:left w:val="none" w:sz="0" w:space="0" w:color="auto"/>
            <w:bottom w:val="none" w:sz="0" w:space="0" w:color="auto"/>
            <w:right w:val="none" w:sz="0" w:space="0" w:color="auto"/>
          </w:divBdr>
        </w:div>
      </w:divsChild>
    </w:div>
    <w:div w:id="1239482934">
      <w:bodyDiv w:val="1"/>
      <w:marLeft w:val="0"/>
      <w:marRight w:val="0"/>
      <w:marTop w:val="0"/>
      <w:marBottom w:val="0"/>
      <w:divBdr>
        <w:top w:val="none" w:sz="0" w:space="0" w:color="auto"/>
        <w:left w:val="none" w:sz="0" w:space="0" w:color="auto"/>
        <w:bottom w:val="none" w:sz="0" w:space="0" w:color="auto"/>
        <w:right w:val="none" w:sz="0" w:space="0" w:color="auto"/>
      </w:divBdr>
    </w:div>
    <w:div w:id="1240825112">
      <w:bodyDiv w:val="1"/>
      <w:marLeft w:val="0"/>
      <w:marRight w:val="0"/>
      <w:marTop w:val="0"/>
      <w:marBottom w:val="0"/>
      <w:divBdr>
        <w:top w:val="none" w:sz="0" w:space="0" w:color="auto"/>
        <w:left w:val="none" w:sz="0" w:space="0" w:color="auto"/>
        <w:bottom w:val="none" w:sz="0" w:space="0" w:color="auto"/>
        <w:right w:val="none" w:sz="0" w:space="0" w:color="auto"/>
      </w:divBdr>
      <w:divsChild>
        <w:div w:id="316962823">
          <w:marLeft w:val="0"/>
          <w:marRight w:val="0"/>
          <w:marTop w:val="0"/>
          <w:marBottom w:val="0"/>
          <w:divBdr>
            <w:top w:val="single" w:sz="2" w:space="0" w:color="auto"/>
            <w:left w:val="single" w:sz="2" w:space="0" w:color="auto"/>
            <w:bottom w:val="single" w:sz="6" w:space="0" w:color="auto"/>
            <w:right w:val="single" w:sz="2" w:space="0" w:color="auto"/>
          </w:divBdr>
          <w:divsChild>
            <w:div w:id="624847463">
              <w:marLeft w:val="0"/>
              <w:marRight w:val="0"/>
              <w:marTop w:val="100"/>
              <w:marBottom w:val="100"/>
              <w:divBdr>
                <w:top w:val="single" w:sz="2" w:space="0" w:color="D9D9E3"/>
                <w:left w:val="single" w:sz="2" w:space="0" w:color="D9D9E3"/>
                <w:bottom w:val="single" w:sz="2" w:space="0" w:color="D9D9E3"/>
                <w:right w:val="single" w:sz="2" w:space="0" w:color="D9D9E3"/>
              </w:divBdr>
              <w:divsChild>
                <w:div w:id="956178118">
                  <w:marLeft w:val="0"/>
                  <w:marRight w:val="0"/>
                  <w:marTop w:val="0"/>
                  <w:marBottom w:val="0"/>
                  <w:divBdr>
                    <w:top w:val="single" w:sz="2" w:space="0" w:color="D9D9E3"/>
                    <w:left w:val="single" w:sz="2" w:space="0" w:color="D9D9E3"/>
                    <w:bottom w:val="single" w:sz="2" w:space="0" w:color="D9D9E3"/>
                    <w:right w:val="single" w:sz="2" w:space="0" w:color="D9D9E3"/>
                  </w:divBdr>
                  <w:divsChild>
                    <w:div w:id="2120026668">
                      <w:marLeft w:val="0"/>
                      <w:marRight w:val="0"/>
                      <w:marTop w:val="0"/>
                      <w:marBottom w:val="0"/>
                      <w:divBdr>
                        <w:top w:val="single" w:sz="2" w:space="0" w:color="D9D9E3"/>
                        <w:left w:val="single" w:sz="2" w:space="0" w:color="D9D9E3"/>
                        <w:bottom w:val="single" w:sz="2" w:space="0" w:color="D9D9E3"/>
                        <w:right w:val="single" w:sz="2" w:space="0" w:color="D9D9E3"/>
                      </w:divBdr>
                      <w:divsChild>
                        <w:div w:id="1001078565">
                          <w:marLeft w:val="0"/>
                          <w:marRight w:val="0"/>
                          <w:marTop w:val="0"/>
                          <w:marBottom w:val="0"/>
                          <w:divBdr>
                            <w:top w:val="single" w:sz="2" w:space="0" w:color="D9D9E3"/>
                            <w:left w:val="single" w:sz="2" w:space="0" w:color="D9D9E3"/>
                            <w:bottom w:val="single" w:sz="2" w:space="0" w:color="D9D9E3"/>
                            <w:right w:val="single" w:sz="2" w:space="0" w:color="D9D9E3"/>
                          </w:divBdr>
                          <w:divsChild>
                            <w:div w:id="1371495408">
                              <w:marLeft w:val="0"/>
                              <w:marRight w:val="0"/>
                              <w:marTop w:val="0"/>
                              <w:marBottom w:val="0"/>
                              <w:divBdr>
                                <w:top w:val="single" w:sz="2" w:space="0" w:color="D9D9E3"/>
                                <w:left w:val="single" w:sz="2" w:space="0" w:color="D9D9E3"/>
                                <w:bottom w:val="single" w:sz="2" w:space="0" w:color="D9D9E3"/>
                                <w:right w:val="single" w:sz="2" w:space="0" w:color="D9D9E3"/>
                              </w:divBdr>
                              <w:divsChild>
                                <w:div w:id="17858347">
                                  <w:marLeft w:val="0"/>
                                  <w:marRight w:val="0"/>
                                  <w:marTop w:val="0"/>
                                  <w:marBottom w:val="0"/>
                                  <w:divBdr>
                                    <w:top w:val="single" w:sz="2" w:space="0" w:color="D9D9E3"/>
                                    <w:left w:val="single" w:sz="2" w:space="0" w:color="D9D9E3"/>
                                    <w:bottom w:val="single" w:sz="2" w:space="0" w:color="D9D9E3"/>
                                    <w:right w:val="single" w:sz="2" w:space="0" w:color="D9D9E3"/>
                                  </w:divBdr>
                                  <w:divsChild>
                                    <w:div w:id="21309730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42059943">
      <w:bodyDiv w:val="1"/>
      <w:marLeft w:val="0"/>
      <w:marRight w:val="0"/>
      <w:marTop w:val="0"/>
      <w:marBottom w:val="0"/>
      <w:divBdr>
        <w:top w:val="none" w:sz="0" w:space="0" w:color="auto"/>
        <w:left w:val="none" w:sz="0" w:space="0" w:color="auto"/>
        <w:bottom w:val="none" w:sz="0" w:space="0" w:color="auto"/>
        <w:right w:val="none" w:sz="0" w:space="0" w:color="auto"/>
      </w:divBdr>
    </w:div>
    <w:div w:id="1244074240">
      <w:bodyDiv w:val="1"/>
      <w:marLeft w:val="0"/>
      <w:marRight w:val="0"/>
      <w:marTop w:val="0"/>
      <w:marBottom w:val="0"/>
      <w:divBdr>
        <w:top w:val="none" w:sz="0" w:space="0" w:color="auto"/>
        <w:left w:val="none" w:sz="0" w:space="0" w:color="auto"/>
        <w:bottom w:val="none" w:sz="0" w:space="0" w:color="auto"/>
        <w:right w:val="none" w:sz="0" w:space="0" w:color="auto"/>
      </w:divBdr>
    </w:div>
    <w:div w:id="1249581812">
      <w:bodyDiv w:val="1"/>
      <w:marLeft w:val="0"/>
      <w:marRight w:val="0"/>
      <w:marTop w:val="0"/>
      <w:marBottom w:val="0"/>
      <w:divBdr>
        <w:top w:val="none" w:sz="0" w:space="0" w:color="auto"/>
        <w:left w:val="none" w:sz="0" w:space="0" w:color="auto"/>
        <w:bottom w:val="none" w:sz="0" w:space="0" w:color="auto"/>
        <w:right w:val="none" w:sz="0" w:space="0" w:color="auto"/>
      </w:divBdr>
      <w:divsChild>
        <w:div w:id="1509560743">
          <w:marLeft w:val="0"/>
          <w:marRight w:val="0"/>
          <w:marTop w:val="0"/>
          <w:marBottom w:val="0"/>
          <w:divBdr>
            <w:top w:val="single" w:sz="2" w:space="0" w:color="D9D9E3"/>
            <w:left w:val="single" w:sz="2" w:space="0" w:color="D9D9E3"/>
            <w:bottom w:val="single" w:sz="2" w:space="0" w:color="D9D9E3"/>
            <w:right w:val="single" w:sz="2" w:space="0" w:color="D9D9E3"/>
          </w:divBdr>
          <w:divsChild>
            <w:div w:id="950626911">
              <w:marLeft w:val="0"/>
              <w:marRight w:val="0"/>
              <w:marTop w:val="0"/>
              <w:marBottom w:val="0"/>
              <w:divBdr>
                <w:top w:val="single" w:sz="2" w:space="0" w:color="D9D9E3"/>
                <w:left w:val="single" w:sz="2" w:space="0" w:color="D9D9E3"/>
                <w:bottom w:val="single" w:sz="2" w:space="0" w:color="D9D9E3"/>
                <w:right w:val="single" w:sz="2" w:space="0" w:color="D9D9E3"/>
              </w:divBdr>
              <w:divsChild>
                <w:div w:id="953370740">
                  <w:marLeft w:val="0"/>
                  <w:marRight w:val="0"/>
                  <w:marTop w:val="0"/>
                  <w:marBottom w:val="0"/>
                  <w:divBdr>
                    <w:top w:val="single" w:sz="2" w:space="0" w:color="D9D9E3"/>
                    <w:left w:val="single" w:sz="2" w:space="0" w:color="D9D9E3"/>
                    <w:bottom w:val="single" w:sz="2" w:space="0" w:color="D9D9E3"/>
                    <w:right w:val="single" w:sz="2" w:space="0" w:color="D9D9E3"/>
                  </w:divBdr>
                  <w:divsChild>
                    <w:div w:id="1013532792">
                      <w:marLeft w:val="0"/>
                      <w:marRight w:val="0"/>
                      <w:marTop w:val="0"/>
                      <w:marBottom w:val="0"/>
                      <w:divBdr>
                        <w:top w:val="single" w:sz="2" w:space="0" w:color="D9D9E3"/>
                        <w:left w:val="single" w:sz="2" w:space="0" w:color="D9D9E3"/>
                        <w:bottom w:val="single" w:sz="2" w:space="0" w:color="D9D9E3"/>
                        <w:right w:val="single" w:sz="2" w:space="0" w:color="D9D9E3"/>
                      </w:divBdr>
                      <w:divsChild>
                        <w:div w:id="1390957105">
                          <w:marLeft w:val="0"/>
                          <w:marRight w:val="0"/>
                          <w:marTop w:val="0"/>
                          <w:marBottom w:val="0"/>
                          <w:divBdr>
                            <w:top w:val="single" w:sz="2" w:space="0" w:color="D9D9E3"/>
                            <w:left w:val="single" w:sz="2" w:space="0" w:color="D9D9E3"/>
                            <w:bottom w:val="single" w:sz="2" w:space="0" w:color="D9D9E3"/>
                            <w:right w:val="single" w:sz="2" w:space="0" w:color="D9D9E3"/>
                          </w:divBdr>
                          <w:divsChild>
                            <w:div w:id="1024985134">
                              <w:marLeft w:val="0"/>
                              <w:marRight w:val="0"/>
                              <w:marTop w:val="100"/>
                              <w:marBottom w:val="100"/>
                              <w:divBdr>
                                <w:top w:val="single" w:sz="2" w:space="0" w:color="D9D9E3"/>
                                <w:left w:val="single" w:sz="2" w:space="0" w:color="D9D9E3"/>
                                <w:bottom w:val="single" w:sz="2" w:space="0" w:color="D9D9E3"/>
                                <w:right w:val="single" w:sz="2" w:space="0" w:color="D9D9E3"/>
                              </w:divBdr>
                              <w:divsChild>
                                <w:div w:id="1615408476">
                                  <w:marLeft w:val="0"/>
                                  <w:marRight w:val="0"/>
                                  <w:marTop w:val="0"/>
                                  <w:marBottom w:val="0"/>
                                  <w:divBdr>
                                    <w:top w:val="single" w:sz="2" w:space="0" w:color="D9D9E3"/>
                                    <w:left w:val="single" w:sz="2" w:space="0" w:color="D9D9E3"/>
                                    <w:bottom w:val="single" w:sz="2" w:space="0" w:color="D9D9E3"/>
                                    <w:right w:val="single" w:sz="2" w:space="0" w:color="D9D9E3"/>
                                  </w:divBdr>
                                  <w:divsChild>
                                    <w:div w:id="2034107088">
                                      <w:marLeft w:val="0"/>
                                      <w:marRight w:val="0"/>
                                      <w:marTop w:val="0"/>
                                      <w:marBottom w:val="0"/>
                                      <w:divBdr>
                                        <w:top w:val="single" w:sz="2" w:space="0" w:color="D9D9E3"/>
                                        <w:left w:val="single" w:sz="2" w:space="0" w:color="D9D9E3"/>
                                        <w:bottom w:val="single" w:sz="2" w:space="0" w:color="D9D9E3"/>
                                        <w:right w:val="single" w:sz="2" w:space="0" w:color="D9D9E3"/>
                                      </w:divBdr>
                                      <w:divsChild>
                                        <w:div w:id="1873952752">
                                          <w:marLeft w:val="0"/>
                                          <w:marRight w:val="0"/>
                                          <w:marTop w:val="0"/>
                                          <w:marBottom w:val="0"/>
                                          <w:divBdr>
                                            <w:top w:val="single" w:sz="2" w:space="0" w:color="D9D9E3"/>
                                            <w:left w:val="single" w:sz="2" w:space="0" w:color="D9D9E3"/>
                                            <w:bottom w:val="single" w:sz="2" w:space="0" w:color="D9D9E3"/>
                                            <w:right w:val="single" w:sz="2" w:space="0" w:color="D9D9E3"/>
                                          </w:divBdr>
                                          <w:divsChild>
                                            <w:div w:id="1078865823">
                                              <w:marLeft w:val="0"/>
                                              <w:marRight w:val="0"/>
                                              <w:marTop w:val="0"/>
                                              <w:marBottom w:val="0"/>
                                              <w:divBdr>
                                                <w:top w:val="single" w:sz="2" w:space="0" w:color="D9D9E3"/>
                                                <w:left w:val="single" w:sz="2" w:space="0" w:color="D9D9E3"/>
                                                <w:bottom w:val="single" w:sz="2" w:space="0" w:color="D9D9E3"/>
                                                <w:right w:val="single" w:sz="2" w:space="0" w:color="D9D9E3"/>
                                              </w:divBdr>
                                              <w:divsChild>
                                                <w:div w:id="1785464644">
                                                  <w:marLeft w:val="0"/>
                                                  <w:marRight w:val="0"/>
                                                  <w:marTop w:val="0"/>
                                                  <w:marBottom w:val="0"/>
                                                  <w:divBdr>
                                                    <w:top w:val="single" w:sz="2" w:space="0" w:color="D9D9E3"/>
                                                    <w:left w:val="single" w:sz="2" w:space="0" w:color="D9D9E3"/>
                                                    <w:bottom w:val="single" w:sz="2" w:space="0" w:color="D9D9E3"/>
                                                    <w:right w:val="single" w:sz="2" w:space="0" w:color="D9D9E3"/>
                                                  </w:divBdr>
                                                  <w:divsChild>
                                                    <w:div w:id="154880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9103828">
          <w:marLeft w:val="0"/>
          <w:marRight w:val="0"/>
          <w:marTop w:val="0"/>
          <w:marBottom w:val="0"/>
          <w:divBdr>
            <w:top w:val="none" w:sz="0" w:space="0" w:color="auto"/>
            <w:left w:val="none" w:sz="0" w:space="0" w:color="auto"/>
            <w:bottom w:val="none" w:sz="0" w:space="0" w:color="auto"/>
            <w:right w:val="none" w:sz="0" w:space="0" w:color="auto"/>
          </w:divBdr>
        </w:div>
      </w:divsChild>
    </w:div>
    <w:div w:id="1264535716">
      <w:bodyDiv w:val="1"/>
      <w:marLeft w:val="0"/>
      <w:marRight w:val="0"/>
      <w:marTop w:val="0"/>
      <w:marBottom w:val="0"/>
      <w:divBdr>
        <w:top w:val="none" w:sz="0" w:space="0" w:color="auto"/>
        <w:left w:val="none" w:sz="0" w:space="0" w:color="auto"/>
        <w:bottom w:val="none" w:sz="0" w:space="0" w:color="auto"/>
        <w:right w:val="none" w:sz="0" w:space="0" w:color="auto"/>
      </w:divBdr>
    </w:div>
    <w:div w:id="1268538204">
      <w:bodyDiv w:val="1"/>
      <w:marLeft w:val="0"/>
      <w:marRight w:val="0"/>
      <w:marTop w:val="0"/>
      <w:marBottom w:val="0"/>
      <w:divBdr>
        <w:top w:val="none" w:sz="0" w:space="0" w:color="auto"/>
        <w:left w:val="none" w:sz="0" w:space="0" w:color="auto"/>
        <w:bottom w:val="none" w:sz="0" w:space="0" w:color="auto"/>
        <w:right w:val="none" w:sz="0" w:space="0" w:color="auto"/>
      </w:divBdr>
    </w:div>
    <w:div w:id="1278833831">
      <w:bodyDiv w:val="1"/>
      <w:marLeft w:val="0"/>
      <w:marRight w:val="0"/>
      <w:marTop w:val="0"/>
      <w:marBottom w:val="0"/>
      <w:divBdr>
        <w:top w:val="none" w:sz="0" w:space="0" w:color="auto"/>
        <w:left w:val="none" w:sz="0" w:space="0" w:color="auto"/>
        <w:bottom w:val="none" w:sz="0" w:space="0" w:color="auto"/>
        <w:right w:val="none" w:sz="0" w:space="0" w:color="auto"/>
      </w:divBdr>
    </w:div>
    <w:div w:id="1292008806">
      <w:bodyDiv w:val="1"/>
      <w:marLeft w:val="0"/>
      <w:marRight w:val="0"/>
      <w:marTop w:val="0"/>
      <w:marBottom w:val="0"/>
      <w:divBdr>
        <w:top w:val="none" w:sz="0" w:space="0" w:color="auto"/>
        <w:left w:val="none" w:sz="0" w:space="0" w:color="auto"/>
        <w:bottom w:val="none" w:sz="0" w:space="0" w:color="auto"/>
        <w:right w:val="none" w:sz="0" w:space="0" w:color="auto"/>
      </w:divBdr>
    </w:div>
    <w:div w:id="1297024219">
      <w:bodyDiv w:val="1"/>
      <w:marLeft w:val="0"/>
      <w:marRight w:val="0"/>
      <w:marTop w:val="0"/>
      <w:marBottom w:val="0"/>
      <w:divBdr>
        <w:top w:val="none" w:sz="0" w:space="0" w:color="auto"/>
        <w:left w:val="none" w:sz="0" w:space="0" w:color="auto"/>
        <w:bottom w:val="none" w:sz="0" w:space="0" w:color="auto"/>
        <w:right w:val="none" w:sz="0" w:space="0" w:color="auto"/>
      </w:divBdr>
    </w:div>
    <w:div w:id="1300187913">
      <w:bodyDiv w:val="1"/>
      <w:marLeft w:val="0"/>
      <w:marRight w:val="0"/>
      <w:marTop w:val="0"/>
      <w:marBottom w:val="0"/>
      <w:divBdr>
        <w:top w:val="none" w:sz="0" w:space="0" w:color="auto"/>
        <w:left w:val="none" w:sz="0" w:space="0" w:color="auto"/>
        <w:bottom w:val="none" w:sz="0" w:space="0" w:color="auto"/>
        <w:right w:val="none" w:sz="0" w:space="0" w:color="auto"/>
      </w:divBdr>
    </w:div>
    <w:div w:id="1304432823">
      <w:bodyDiv w:val="1"/>
      <w:marLeft w:val="0"/>
      <w:marRight w:val="0"/>
      <w:marTop w:val="0"/>
      <w:marBottom w:val="0"/>
      <w:divBdr>
        <w:top w:val="none" w:sz="0" w:space="0" w:color="auto"/>
        <w:left w:val="none" w:sz="0" w:space="0" w:color="auto"/>
        <w:bottom w:val="none" w:sz="0" w:space="0" w:color="auto"/>
        <w:right w:val="none" w:sz="0" w:space="0" w:color="auto"/>
      </w:divBdr>
    </w:div>
    <w:div w:id="1320773510">
      <w:bodyDiv w:val="1"/>
      <w:marLeft w:val="0"/>
      <w:marRight w:val="0"/>
      <w:marTop w:val="0"/>
      <w:marBottom w:val="0"/>
      <w:divBdr>
        <w:top w:val="none" w:sz="0" w:space="0" w:color="auto"/>
        <w:left w:val="none" w:sz="0" w:space="0" w:color="auto"/>
        <w:bottom w:val="none" w:sz="0" w:space="0" w:color="auto"/>
        <w:right w:val="none" w:sz="0" w:space="0" w:color="auto"/>
      </w:divBdr>
    </w:div>
    <w:div w:id="1324704534">
      <w:bodyDiv w:val="1"/>
      <w:marLeft w:val="0"/>
      <w:marRight w:val="0"/>
      <w:marTop w:val="0"/>
      <w:marBottom w:val="0"/>
      <w:divBdr>
        <w:top w:val="none" w:sz="0" w:space="0" w:color="auto"/>
        <w:left w:val="none" w:sz="0" w:space="0" w:color="auto"/>
        <w:bottom w:val="none" w:sz="0" w:space="0" w:color="auto"/>
        <w:right w:val="none" w:sz="0" w:space="0" w:color="auto"/>
      </w:divBdr>
      <w:divsChild>
        <w:div w:id="849874874">
          <w:marLeft w:val="0"/>
          <w:marRight w:val="0"/>
          <w:marTop w:val="0"/>
          <w:marBottom w:val="0"/>
          <w:divBdr>
            <w:top w:val="none" w:sz="0" w:space="0" w:color="auto"/>
            <w:left w:val="none" w:sz="0" w:space="0" w:color="auto"/>
            <w:bottom w:val="none" w:sz="0" w:space="0" w:color="auto"/>
            <w:right w:val="none" w:sz="0" w:space="0" w:color="auto"/>
          </w:divBdr>
          <w:divsChild>
            <w:div w:id="1203591479">
              <w:marLeft w:val="0"/>
              <w:marRight w:val="0"/>
              <w:marTop w:val="0"/>
              <w:marBottom w:val="0"/>
              <w:divBdr>
                <w:top w:val="none" w:sz="0" w:space="0" w:color="auto"/>
                <w:left w:val="none" w:sz="0" w:space="0" w:color="auto"/>
                <w:bottom w:val="none" w:sz="0" w:space="0" w:color="auto"/>
                <w:right w:val="none" w:sz="0" w:space="0" w:color="auto"/>
              </w:divBdr>
              <w:divsChild>
                <w:div w:id="1139953037">
                  <w:marLeft w:val="0"/>
                  <w:marRight w:val="0"/>
                  <w:marTop w:val="0"/>
                  <w:marBottom w:val="0"/>
                  <w:divBdr>
                    <w:top w:val="none" w:sz="0" w:space="0" w:color="auto"/>
                    <w:left w:val="none" w:sz="0" w:space="0" w:color="auto"/>
                    <w:bottom w:val="none" w:sz="0" w:space="0" w:color="auto"/>
                    <w:right w:val="none" w:sz="0" w:space="0" w:color="auto"/>
                  </w:divBdr>
                  <w:divsChild>
                    <w:div w:id="112650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393819">
      <w:bodyDiv w:val="1"/>
      <w:marLeft w:val="0"/>
      <w:marRight w:val="0"/>
      <w:marTop w:val="0"/>
      <w:marBottom w:val="0"/>
      <w:divBdr>
        <w:top w:val="none" w:sz="0" w:space="0" w:color="auto"/>
        <w:left w:val="none" w:sz="0" w:space="0" w:color="auto"/>
        <w:bottom w:val="none" w:sz="0" w:space="0" w:color="auto"/>
        <w:right w:val="none" w:sz="0" w:space="0" w:color="auto"/>
      </w:divBdr>
    </w:div>
    <w:div w:id="1334145419">
      <w:bodyDiv w:val="1"/>
      <w:marLeft w:val="0"/>
      <w:marRight w:val="0"/>
      <w:marTop w:val="0"/>
      <w:marBottom w:val="0"/>
      <w:divBdr>
        <w:top w:val="none" w:sz="0" w:space="0" w:color="auto"/>
        <w:left w:val="none" w:sz="0" w:space="0" w:color="auto"/>
        <w:bottom w:val="none" w:sz="0" w:space="0" w:color="auto"/>
        <w:right w:val="none" w:sz="0" w:space="0" w:color="auto"/>
      </w:divBdr>
    </w:div>
    <w:div w:id="1337027989">
      <w:bodyDiv w:val="1"/>
      <w:marLeft w:val="0"/>
      <w:marRight w:val="0"/>
      <w:marTop w:val="0"/>
      <w:marBottom w:val="0"/>
      <w:divBdr>
        <w:top w:val="none" w:sz="0" w:space="0" w:color="auto"/>
        <w:left w:val="none" w:sz="0" w:space="0" w:color="auto"/>
        <w:bottom w:val="none" w:sz="0" w:space="0" w:color="auto"/>
        <w:right w:val="none" w:sz="0" w:space="0" w:color="auto"/>
      </w:divBdr>
      <w:divsChild>
        <w:div w:id="128481099">
          <w:marLeft w:val="0"/>
          <w:marRight w:val="0"/>
          <w:marTop w:val="0"/>
          <w:marBottom w:val="0"/>
          <w:divBdr>
            <w:top w:val="single" w:sz="2" w:space="0" w:color="E3E3E3"/>
            <w:left w:val="single" w:sz="2" w:space="0" w:color="E3E3E3"/>
            <w:bottom w:val="single" w:sz="2" w:space="0" w:color="E3E3E3"/>
            <w:right w:val="single" w:sz="2" w:space="0" w:color="E3E3E3"/>
          </w:divBdr>
          <w:divsChild>
            <w:div w:id="367951227">
              <w:marLeft w:val="0"/>
              <w:marRight w:val="0"/>
              <w:marTop w:val="0"/>
              <w:marBottom w:val="0"/>
              <w:divBdr>
                <w:top w:val="single" w:sz="2" w:space="0" w:color="E3E3E3"/>
                <w:left w:val="single" w:sz="2" w:space="0" w:color="E3E3E3"/>
                <w:bottom w:val="single" w:sz="2" w:space="0" w:color="E3E3E3"/>
                <w:right w:val="single" w:sz="2" w:space="0" w:color="E3E3E3"/>
              </w:divBdr>
              <w:divsChild>
                <w:div w:id="2100321330">
                  <w:marLeft w:val="0"/>
                  <w:marRight w:val="0"/>
                  <w:marTop w:val="0"/>
                  <w:marBottom w:val="0"/>
                  <w:divBdr>
                    <w:top w:val="single" w:sz="2" w:space="0" w:color="E3E3E3"/>
                    <w:left w:val="single" w:sz="2" w:space="0" w:color="E3E3E3"/>
                    <w:bottom w:val="single" w:sz="2" w:space="0" w:color="E3E3E3"/>
                    <w:right w:val="single" w:sz="2" w:space="0" w:color="E3E3E3"/>
                  </w:divBdr>
                  <w:divsChild>
                    <w:div w:id="865094104">
                      <w:marLeft w:val="0"/>
                      <w:marRight w:val="0"/>
                      <w:marTop w:val="0"/>
                      <w:marBottom w:val="0"/>
                      <w:divBdr>
                        <w:top w:val="single" w:sz="2" w:space="0" w:color="E3E3E3"/>
                        <w:left w:val="single" w:sz="2" w:space="0" w:color="E3E3E3"/>
                        <w:bottom w:val="single" w:sz="2" w:space="0" w:color="E3E3E3"/>
                        <w:right w:val="single" w:sz="2" w:space="0" w:color="E3E3E3"/>
                      </w:divBdr>
                      <w:divsChild>
                        <w:div w:id="2101023313">
                          <w:marLeft w:val="0"/>
                          <w:marRight w:val="0"/>
                          <w:marTop w:val="0"/>
                          <w:marBottom w:val="0"/>
                          <w:divBdr>
                            <w:top w:val="single" w:sz="2" w:space="0" w:color="E3E3E3"/>
                            <w:left w:val="single" w:sz="2" w:space="0" w:color="E3E3E3"/>
                            <w:bottom w:val="single" w:sz="2" w:space="0" w:color="E3E3E3"/>
                            <w:right w:val="single" w:sz="2" w:space="0" w:color="E3E3E3"/>
                          </w:divBdr>
                          <w:divsChild>
                            <w:div w:id="945114501">
                              <w:marLeft w:val="0"/>
                              <w:marRight w:val="0"/>
                              <w:marTop w:val="100"/>
                              <w:marBottom w:val="100"/>
                              <w:divBdr>
                                <w:top w:val="single" w:sz="2" w:space="0" w:color="E3E3E3"/>
                                <w:left w:val="single" w:sz="2" w:space="0" w:color="E3E3E3"/>
                                <w:bottom w:val="single" w:sz="2" w:space="0" w:color="E3E3E3"/>
                                <w:right w:val="single" w:sz="2" w:space="0" w:color="E3E3E3"/>
                              </w:divBdr>
                              <w:divsChild>
                                <w:div w:id="363213756">
                                  <w:marLeft w:val="0"/>
                                  <w:marRight w:val="0"/>
                                  <w:marTop w:val="0"/>
                                  <w:marBottom w:val="0"/>
                                  <w:divBdr>
                                    <w:top w:val="single" w:sz="2" w:space="0" w:color="E3E3E3"/>
                                    <w:left w:val="single" w:sz="2" w:space="0" w:color="E3E3E3"/>
                                    <w:bottom w:val="single" w:sz="2" w:space="0" w:color="E3E3E3"/>
                                    <w:right w:val="single" w:sz="2" w:space="0" w:color="E3E3E3"/>
                                  </w:divBdr>
                                  <w:divsChild>
                                    <w:div w:id="225191832">
                                      <w:marLeft w:val="0"/>
                                      <w:marRight w:val="0"/>
                                      <w:marTop w:val="0"/>
                                      <w:marBottom w:val="0"/>
                                      <w:divBdr>
                                        <w:top w:val="single" w:sz="2" w:space="0" w:color="E3E3E3"/>
                                        <w:left w:val="single" w:sz="2" w:space="0" w:color="E3E3E3"/>
                                        <w:bottom w:val="single" w:sz="2" w:space="0" w:color="E3E3E3"/>
                                        <w:right w:val="single" w:sz="2" w:space="0" w:color="E3E3E3"/>
                                      </w:divBdr>
                                      <w:divsChild>
                                        <w:div w:id="994183632">
                                          <w:marLeft w:val="0"/>
                                          <w:marRight w:val="0"/>
                                          <w:marTop w:val="0"/>
                                          <w:marBottom w:val="0"/>
                                          <w:divBdr>
                                            <w:top w:val="single" w:sz="2" w:space="0" w:color="E3E3E3"/>
                                            <w:left w:val="single" w:sz="2" w:space="0" w:color="E3E3E3"/>
                                            <w:bottom w:val="single" w:sz="2" w:space="0" w:color="E3E3E3"/>
                                            <w:right w:val="single" w:sz="2" w:space="0" w:color="E3E3E3"/>
                                          </w:divBdr>
                                          <w:divsChild>
                                            <w:div w:id="1914044701">
                                              <w:marLeft w:val="0"/>
                                              <w:marRight w:val="0"/>
                                              <w:marTop w:val="0"/>
                                              <w:marBottom w:val="0"/>
                                              <w:divBdr>
                                                <w:top w:val="single" w:sz="2" w:space="0" w:color="E3E3E3"/>
                                                <w:left w:val="single" w:sz="2" w:space="0" w:color="E3E3E3"/>
                                                <w:bottom w:val="single" w:sz="2" w:space="0" w:color="E3E3E3"/>
                                                <w:right w:val="single" w:sz="2" w:space="0" w:color="E3E3E3"/>
                                              </w:divBdr>
                                              <w:divsChild>
                                                <w:div w:id="810251455">
                                                  <w:marLeft w:val="0"/>
                                                  <w:marRight w:val="0"/>
                                                  <w:marTop w:val="0"/>
                                                  <w:marBottom w:val="0"/>
                                                  <w:divBdr>
                                                    <w:top w:val="single" w:sz="2" w:space="0" w:color="E3E3E3"/>
                                                    <w:left w:val="single" w:sz="2" w:space="0" w:color="E3E3E3"/>
                                                    <w:bottom w:val="single" w:sz="2" w:space="0" w:color="E3E3E3"/>
                                                    <w:right w:val="single" w:sz="2" w:space="0" w:color="E3E3E3"/>
                                                  </w:divBdr>
                                                  <w:divsChild>
                                                    <w:div w:id="7930649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56847777">
          <w:marLeft w:val="0"/>
          <w:marRight w:val="0"/>
          <w:marTop w:val="0"/>
          <w:marBottom w:val="0"/>
          <w:divBdr>
            <w:top w:val="none" w:sz="0" w:space="0" w:color="auto"/>
            <w:left w:val="none" w:sz="0" w:space="0" w:color="auto"/>
            <w:bottom w:val="none" w:sz="0" w:space="0" w:color="auto"/>
            <w:right w:val="none" w:sz="0" w:space="0" w:color="auto"/>
          </w:divBdr>
        </w:div>
      </w:divsChild>
    </w:div>
    <w:div w:id="1348949884">
      <w:bodyDiv w:val="1"/>
      <w:marLeft w:val="0"/>
      <w:marRight w:val="0"/>
      <w:marTop w:val="0"/>
      <w:marBottom w:val="0"/>
      <w:divBdr>
        <w:top w:val="none" w:sz="0" w:space="0" w:color="auto"/>
        <w:left w:val="none" w:sz="0" w:space="0" w:color="auto"/>
        <w:bottom w:val="none" w:sz="0" w:space="0" w:color="auto"/>
        <w:right w:val="none" w:sz="0" w:space="0" w:color="auto"/>
      </w:divBdr>
    </w:div>
    <w:div w:id="1356148898">
      <w:bodyDiv w:val="1"/>
      <w:marLeft w:val="0"/>
      <w:marRight w:val="0"/>
      <w:marTop w:val="0"/>
      <w:marBottom w:val="0"/>
      <w:divBdr>
        <w:top w:val="none" w:sz="0" w:space="0" w:color="auto"/>
        <w:left w:val="none" w:sz="0" w:space="0" w:color="auto"/>
        <w:bottom w:val="none" w:sz="0" w:space="0" w:color="auto"/>
        <w:right w:val="none" w:sz="0" w:space="0" w:color="auto"/>
      </w:divBdr>
    </w:div>
    <w:div w:id="1359234123">
      <w:bodyDiv w:val="1"/>
      <w:marLeft w:val="0"/>
      <w:marRight w:val="0"/>
      <w:marTop w:val="0"/>
      <w:marBottom w:val="0"/>
      <w:divBdr>
        <w:top w:val="none" w:sz="0" w:space="0" w:color="auto"/>
        <w:left w:val="none" w:sz="0" w:space="0" w:color="auto"/>
        <w:bottom w:val="none" w:sz="0" w:space="0" w:color="auto"/>
        <w:right w:val="none" w:sz="0" w:space="0" w:color="auto"/>
      </w:divBdr>
    </w:div>
    <w:div w:id="1362590577">
      <w:bodyDiv w:val="1"/>
      <w:marLeft w:val="0"/>
      <w:marRight w:val="0"/>
      <w:marTop w:val="0"/>
      <w:marBottom w:val="0"/>
      <w:divBdr>
        <w:top w:val="none" w:sz="0" w:space="0" w:color="auto"/>
        <w:left w:val="none" w:sz="0" w:space="0" w:color="auto"/>
        <w:bottom w:val="none" w:sz="0" w:space="0" w:color="auto"/>
        <w:right w:val="none" w:sz="0" w:space="0" w:color="auto"/>
      </w:divBdr>
    </w:div>
    <w:div w:id="1362973329">
      <w:bodyDiv w:val="1"/>
      <w:marLeft w:val="0"/>
      <w:marRight w:val="0"/>
      <w:marTop w:val="0"/>
      <w:marBottom w:val="0"/>
      <w:divBdr>
        <w:top w:val="none" w:sz="0" w:space="0" w:color="auto"/>
        <w:left w:val="none" w:sz="0" w:space="0" w:color="auto"/>
        <w:bottom w:val="none" w:sz="0" w:space="0" w:color="auto"/>
        <w:right w:val="none" w:sz="0" w:space="0" w:color="auto"/>
      </w:divBdr>
    </w:div>
    <w:div w:id="1390374521">
      <w:bodyDiv w:val="1"/>
      <w:marLeft w:val="0"/>
      <w:marRight w:val="0"/>
      <w:marTop w:val="0"/>
      <w:marBottom w:val="0"/>
      <w:divBdr>
        <w:top w:val="none" w:sz="0" w:space="0" w:color="auto"/>
        <w:left w:val="none" w:sz="0" w:space="0" w:color="auto"/>
        <w:bottom w:val="none" w:sz="0" w:space="0" w:color="auto"/>
        <w:right w:val="none" w:sz="0" w:space="0" w:color="auto"/>
      </w:divBdr>
    </w:div>
    <w:div w:id="1391613238">
      <w:bodyDiv w:val="1"/>
      <w:marLeft w:val="0"/>
      <w:marRight w:val="0"/>
      <w:marTop w:val="0"/>
      <w:marBottom w:val="0"/>
      <w:divBdr>
        <w:top w:val="none" w:sz="0" w:space="0" w:color="auto"/>
        <w:left w:val="none" w:sz="0" w:space="0" w:color="auto"/>
        <w:bottom w:val="none" w:sz="0" w:space="0" w:color="auto"/>
        <w:right w:val="none" w:sz="0" w:space="0" w:color="auto"/>
      </w:divBdr>
    </w:div>
    <w:div w:id="1392575535">
      <w:bodyDiv w:val="1"/>
      <w:marLeft w:val="0"/>
      <w:marRight w:val="0"/>
      <w:marTop w:val="0"/>
      <w:marBottom w:val="0"/>
      <w:divBdr>
        <w:top w:val="none" w:sz="0" w:space="0" w:color="auto"/>
        <w:left w:val="none" w:sz="0" w:space="0" w:color="auto"/>
        <w:bottom w:val="none" w:sz="0" w:space="0" w:color="auto"/>
        <w:right w:val="none" w:sz="0" w:space="0" w:color="auto"/>
      </w:divBdr>
    </w:div>
    <w:div w:id="1404907931">
      <w:bodyDiv w:val="1"/>
      <w:marLeft w:val="0"/>
      <w:marRight w:val="0"/>
      <w:marTop w:val="0"/>
      <w:marBottom w:val="0"/>
      <w:divBdr>
        <w:top w:val="none" w:sz="0" w:space="0" w:color="auto"/>
        <w:left w:val="none" w:sz="0" w:space="0" w:color="auto"/>
        <w:bottom w:val="none" w:sz="0" w:space="0" w:color="auto"/>
        <w:right w:val="none" w:sz="0" w:space="0" w:color="auto"/>
      </w:divBdr>
    </w:div>
    <w:div w:id="1428303706">
      <w:bodyDiv w:val="1"/>
      <w:marLeft w:val="0"/>
      <w:marRight w:val="0"/>
      <w:marTop w:val="0"/>
      <w:marBottom w:val="0"/>
      <w:divBdr>
        <w:top w:val="none" w:sz="0" w:space="0" w:color="auto"/>
        <w:left w:val="none" w:sz="0" w:space="0" w:color="auto"/>
        <w:bottom w:val="none" w:sz="0" w:space="0" w:color="auto"/>
        <w:right w:val="none" w:sz="0" w:space="0" w:color="auto"/>
      </w:divBdr>
    </w:div>
    <w:div w:id="1431389349">
      <w:bodyDiv w:val="1"/>
      <w:marLeft w:val="0"/>
      <w:marRight w:val="0"/>
      <w:marTop w:val="0"/>
      <w:marBottom w:val="0"/>
      <w:divBdr>
        <w:top w:val="none" w:sz="0" w:space="0" w:color="auto"/>
        <w:left w:val="none" w:sz="0" w:space="0" w:color="auto"/>
        <w:bottom w:val="none" w:sz="0" w:space="0" w:color="auto"/>
        <w:right w:val="none" w:sz="0" w:space="0" w:color="auto"/>
      </w:divBdr>
    </w:div>
    <w:div w:id="1442916986">
      <w:bodyDiv w:val="1"/>
      <w:marLeft w:val="0"/>
      <w:marRight w:val="0"/>
      <w:marTop w:val="0"/>
      <w:marBottom w:val="0"/>
      <w:divBdr>
        <w:top w:val="none" w:sz="0" w:space="0" w:color="auto"/>
        <w:left w:val="none" w:sz="0" w:space="0" w:color="auto"/>
        <w:bottom w:val="none" w:sz="0" w:space="0" w:color="auto"/>
        <w:right w:val="none" w:sz="0" w:space="0" w:color="auto"/>
      </w:divBdr>
      <w:divsChild>
        <w:div w:id="607004325">
          <w:marLeft w:val="0"/>
          <w:marRight w:val="0"/>
          <w:marTop w:val="0"/>
          <w:marBottom w:val="0"/>
          <w:divBdr>
            <w:top w:val="single" w:sz="2" w:space="0" w:color="D9D9E3"/>
            <w:left w:val="single" w:sz="2" w:space="0" w:color="D9D9E3"/>
            <w:bottom w:val="single" w:sz="2" w:space="0" w:color="D9D9E3"/>
            <w:right w:val="single" w:sz="2" w:space="0" w:color="D9D9E3"/>
          </w:divBdr>
          <w:divsChild>
            <w:div w:id="331494441">
              <w:marLeft w:val="0"/>
              <w:marRight w:val="0"/>
              <w:marTop w:val="0"/>
              <w:marBottom w:val="0"/>
              <w:divBdr>
                <w:top w:val="single" w:sz="2" w:space="0" w:color="D9D9E3"/>
                <w:left w:val="single" w:sz="2" w:space="0" w:color="D9D9E3"/>
                <w:bottom w:val="single" w:sz="2" w:space="0" w:color="D9D9E3"/>
                <w:right w:val="single" w:sz="2" w:space="0" w:color="D9D9E3"/>
              </w:divBdr>
              <w:divsChild>
                <w:div w:id="1608468452">
                  <w:marLeft w:val="0"/>
                  <w:marRight w:val="0"/>
                  <w:marTop w:val="0"/>
                  <w:marBottom w:val="0"/>
                  <w:divBdr>
                    <w:top w:val="single" w:sz="2" w:space="0" w:color="D9D9E3"/>
                    <w:left w:val="single" w:sz="2" w:space="0" w:color="D9D9E3"/>
                    <w:bottom w:val="single" w:sz="2" w:space="0" w:color="D9D9E3"/>
                    <w:right w:val="single" w:sz="2" w:space="0" w:color="D9D9E3"/>
                  </w:divBdr>
                  <w:divsChild>
                    <w:div w:id="1249192188">
                      <w:marLeft w:val="0"/>
                      <w:marRight w:val="0"/>
                      <w:marTop w:val="0"/>
                      <w:marBottom w:val="0"/>
                      <w:divBdr>
                        <w:top w:val="single" w:sz="2" w:space="0" w:color="D9D9E3"/>
                        <w:left w:val="single" w:sz="2" w:space="0" w:color="D9D9E3"/>
                        <w:bottom w:val="single" w:sz="2" w:space="0" w:color="D9D9E3"/>
                        <w:right w:val="single" w:sz="2" w:space="0" w:color="D9D9E3"/>
                      </w:divBdr>
                      <w:divsChild>
                        <w:div w:id="435487799">
                          <w:marLeft w:val="0"/>
                          <w:marRight w:val="0"/>
                          <w:marTop w:val="0"/>
                          <w:marBottom w:val="0"/>
                          <w:divBdr>
                            <w:top w:val="single" w:sz="2" w:space="0" w:color="D9D9E3"/>
                            <w:left w:val="single" w:sz="2" w:space="0" w:color="D9D9E3"/>
                            <w:bottom w:val="single" w:sz="2" w:space="0" w:color="D9D9E3"/>
                            <w:right w:val="single" w:sz="2" w:space="0" w:color="D9D9E3"/>
                          </w:divBdr>
                          <w:divsChild>
                            <w:div w:id="1555896489">
                              <w:marLeft w:val="0"/>
                              <w:marRight w:val="0"/>
                              <w:marTop w:val="100"/>
                              <w:marBottom w:val="100"/>
                              <w:divBdr>
                                <w:top w:val="single" w:sz="2" w:space="0" w:color="D9D9E3"/>
                                <w:left w:val="single" w:sz="2" w:space="0" w:color="D9D9E3"/>
                                <w:bottom w:val="single" w:sz="2" w:space="0" w:color="D9D9E3"/>
                                <w:right w:val="single" w:sz="2" w:space="0" w:color="D9D9E3"/>
                              </w:divBdr>
                              <w:divsChild>
                                <w:div w:id="1586526803">
                                  <w:marLeft w:val="0"/>
                                  <w:marRight w:val="0"/>
                                  <w:marTop w:val="0"/>
                                  <w:marBottom w:val="0"/>
                                  <w:divBdr>
                                    <w:top w:val="single" w:sz="2" w:space="0" w:color="D9D9E3"/>
                                    <w:left w:val="single" w:sz="2" w:space="0" w:color="D9D9E3"/>
                                    <w:bottom w:val="single" w:sz="2" w:space="0" w:color="D9D9E3"/>
                                    <w:right w:val="single" w:sz="2" w:space="0" w:color="D9D9E3"/>
                                  </w:divBdr>
                                  <w:divsChild>
                                    <w:div w:id="701052320">
                                      <w:marLeft w:val="0"/>
                                      <w:marRight w:val="0"/>
                                      <w:marTop w:val="0"/>
                                      <w:marBottom w:val="0"/>
                                      <w:divBdr>
                                        <w:top w:val="single" w:sz="2" w:space="0" w:color="D9D9E3"/>
                                        <w:left w:val="single" w:sz="2" w:space="0" w:color="D9D9E3"/>
                                        <w:bottom w:val="single" w:sz="2" w:space="0" w:color="D9D9E3"/>
                                        <w:right w:val="single" w:sz="2" w:space="0" w:color="D9D9E3"/>
                                      </w:divBdr>
                                      <w:divsChild>
                                        <w:div w:id="1897155413">
                                          <w:marLeft w:val="0"/>
                                          <w:marRight w:val="0"/>
                                          <w:marTop w:val="0"/>
                                          <w:marBottom w:val="0"/>
                                          <w:divBdr>
                                            <w:top w:val="single" w:sz="2" w:space="0" w:color="D9D9E3"/>
                                            <w:left w:val="single" w:sz="2" w:space="0" w:color="D9D9E3"/>
                                            <w:bottom w:val="single" w:sz="2" w:space="0" w:color="D9D9E3"/>
                                            <w:right w:val="single" w:sz="2" w:space="0" w:color="D9D9E3"/>
                                          </w:divBdr>
                                          <w:divsChild>
                                            <w:div w:id="962927914">
                                              <w:marLeft w:val="0"/>
                                              <w:marRight w:val="0"/>
                                              <w:marTop w:val="0"/>
                                              <w:marBottom w:val="0"/>
                                              <w:divBdr>
                                                <w:top w:val="single" w:sz="2" w:space="0" w:color="D9D9E3"/>
                                                <w:left w:val="single" w:sz="2" w:space="0" w:color="D9D9E3"/>
                                                <w:bottom w:val="single" w:sz="2" w:space="0" w:color="D9D9E3"/>
                                                <w:right w:val="single" w:sz="2" w:space="0" w:color="D9D9E3"/>
                                              </w:divBdr>
                                              <w:divsChild>
                                                <w:div w:id="772407878">
                                                  <w:marLeft w:val="0"/>
                                                  <w:marRight w:val="0"/>
                                                  <w:marTop w:val="0"/>
                                                  <w:marBottom w:val="0"/>
                                                  <w:divBdr>
                                                    <w:top w:val="single" w:sz="2" w:space="0" w:color="D9D9E3"/>
                                                    <w:left w:val="single" w:sz="2" w:space="0" w:color="D9D9E3"/>
                                                    <w:bottom w:val="single" w:sz="2" w:space="0" w:color="D9D9E3"/>
                                                    <w:right w:val="single" w:sz="2" w:space="0" w:color="D9D9E3"/>
                                                  </w:divBdr>
                                                  <w:divsChild>
                                                    <w:div w:id="10269034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23069196">
          <w:marLeft w:val="0"/>
          <w:marRight w:val="0"/>
          <w:marTop w:val="0"/>
          <w:marBottom w:val="0"/>
          <w:divBdr>
            <w:top w:val="none" w:sz="0" w:space="0" w:color="auto"/>
            <w:left w:val="none" w:sz="0" w:space="0" w:color="auto"/>
            <w:bottom w:val="none" w:sz="0" w:space="0" w:color="auto"/>
            <w:right w:val="none" w:sz="0" w:space="0" w:color="auto"/>
          </w:divBdr>
          <w:divsChild>
            <w:div w:id="76220918">
              <w:marLeft w:val="0"/>
              <w:marRight w:val="0"/>
              <w:marTop w:val="0"/>
              <w:marBottom w:val="0"/>
              <w:divBdr>
                <w:top w:val="single" w:sz="2" w:space="0" w:color="D9D9E3"/>
                <w:left w:val="single" w:sz="2" w:space="0" w:color="D9D9E3"/>
                <w:bottom w:val="single" w:sz="2" w:space="0" w:color="D9D9E3"/>
                <w:right w:val="single" w:sz="2" w:space="0" w:color="D9D9E3"/>
              </w:divBdr>
              <w:divsChild>
                <w:div w:id="4767312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69737292">
      <w:bodyDiv w:val="1"/>
      <w:marLeft w:val="0"/>
      <w:marRight w:val="0"/>
      <w:marTop w:val="0"/>
      <w:marBottom w:val="0"/>
      <w:divBdr>
        <w:top w:val="none" w:sz="0" w:space="0" w:color="auto"/>
        <w:left w:val="none" w:sz="0" w:space="0" w:color="auto"/>
        <w:bottom w:val="none" w:sz="0" w:space="0" w:color="auto"/>
        <w:right w:val="none" w:sz="0" w:space="0" w:color="auto"/>
      </w:divBdr>
    </w:div>
    <w:div w:id="1475565814">
      <w:bodyDiv w:val="1"/>
      <w:marLeft w:val="0"/>
      <w:marRight w:val="0"/>
      <w:marTop w:val="0"/>
      <w:marBottom w:val="0"/>
      <w:divBdr>
        <w:top w:val="none" w:sz="0" w:space="0" w:color="auto"/>
        <w:left w:val="none" w:sz="0" w:space="0" w:color="auto"/>
        <w:bottom w:val="none" w:sz="0" w:space="0" w:color="auto"/>
        <w:right w:val="none" w:sz="0" w:space="0" w:color="auto"/>
      </w:divBdr>
    </w:div>
    <w:div w:id="1481655080">
      <w:bodyDiv w:val="1"/>
      <w:marLeft w:val="0"/>
      <w:marRight w:val="0"/>
      <w:marTop w:val="0"/>
      <w:marBottom w:val="0"/>
      <w:divBdr>
        <w:top w:val="none" w:sz="0" w:space="0" w:color="auto"/>
        <w:left w:val="none" w:sz="0" w:space="0" w:color="auto"/>
        <w:bottom w:val="none" w:sz="0" w:space="0" w:color="auto"/>
        <w:right w:val="none" w:sz="0" w:space="0" w:color="auto"/>
      </w:divBdr>
      <w:divsChild>
        <w:div w:id="794829159">
          <w:marLeft w:val="0"/>
          <w:marRight w:val="0"/>
          <w:marTop w:val="0"/>
          <w:marBottom w:val="0"/>
          <w:divBdr>
            <w:top w:val="single" w:sz="2" w:space="0" w:color="E3E3E3"/>
            <w:left w:val="single" w:sz="2" w:space="0" w:color="E3E3E3"/>
            <w:bottom w:val="single" w:sz="2" w:space="0" w:color="E3E3E3"/>
            <w:right w:val="single" w:sz="2" w:space="0" w:color="E3E3E3"/>
          </w:divBdr>
          <w:divsChild>
            <w:div w:id="1072196049">
              <w:marLeft w:val="0"/>
              <w:marRight w:val="0"/>
              <w:marTop w:val="0"/>
              <w:marBottom w:val="0"/>
              <w:divBdr>
                <w:top w:val="single" w:sz="2" w:space="0" w:color="E3E3E3"/>
                <w:left w:val="single" w:sz="2" w:space="0" w:color="E3E3E3"/>
                <w:bottom w:val="single" w:sz="2" w:space="0" w:color="E3E3E3"/>
                <w:right w:val="single" w:sz="2" w:space="0" w:color="E3E3E3"/>
              </w:divBdr>
              <w:divsChild>
                <w:div w:id="986402393">
                  <w:marLeft w:val="0"/>
                  <w:marRight w:val="0"/>
                  <w:marTop w:val="0"/>
                  <w:marBottom w:val="0"/>
                  <w:divBdr>
                    <w:top w:val="single" w:sz="2" w:space="0" w:color="E3E3E3"/>
                    <w:left w:val="single" w:sz="2" w:space="0" w:color="E3E3E3"/>
                    <w:bottom w:val="single" w:sz="2" w:space="0" w:color="E3E3E3"/>
                    <w:right w:val="single" w:sz="2" w:space="0" w:color="E3E3E3"/>
                  </w:divBdr>
                  <w:divsChild>
                    <w:div w:id="958100246">
                      <w:marLeft w:val="0"/>
                      <w:marRight w:val="0"/>
                      <w:marTop w:val="0"/>
                      <w:marBottom w:val="0"/>
                      <w:divBdr>
                        <w:top w:val="single" w:sz="2" w:space="0" w:color="E3E3E3"/>
                        <w:left w:val="single" w:sz="2" w:space="0" w:color="E3E3E3"/>
                        <w:bottom w:val="single" w:sz="2" w:space="0" w:color="E3E3E3"/>
                        <w:right w:val="single" w:sz="2" w:space="0" w:color="E3E3E3"/>
                      </w:divBdr>
                      <w:divsChild>
                        <w:div w:id="1324627863">
                          <w:marLeft w:val="0"/>
                          <w:marRight w:val="0"/>
                          <w:marTop w:val="0"/>
                          <w:marBottom w:val="0"/>
                          <w:divBdr>
                            <w:top w:val="single" w:sz="2" w:space="0" w:color="E3E3E3"/>
                            <w:left w:val="single" w:sz="2" w:space="0" w:color="E3E3E3"/>
                            <w:bottom w:val="single" w:sz="2" w:space="0" w:color="E3E3E3"/>
                            <w:right w:val="single" w:sz="2" w:space="0" w:color="E3E3E3"/>
                          </w:divBdr>
                          <w:divsChild>
                            <w:div w:id="1689865840">
                              <w:marLeft w:val="0"/>
                              <w:marRight w:val="0"/>
                              <w:marTop w:val="100"/>
                              <w:marBottom w:val="100"/>
                              <w:divBdr>
                                <w:top w:val="single" w:sz="2" w:space="0" w:color="E3E3E3"/>
                                <w:left w:val="single" w:sz="2" w:space="0" w:color="E3E3E3"/>
                                <w:bottom w:val="single" w:sz="2" w:space="0" w:color="E3E3E3"/>
                                <w:right w:val="single" w:sz="2" w:space="0" w:color="E3E3E3"/>
                              </w:divBdr>
                              <w:divsChild>
                                <w:div w:id="622542935">
                                  <w:marLeft w:val="0"/>
                                  <w:marRight w:val="0"/>
                                  <w:marTop w:val="0"/>
                                  <w:marBottom w:val="0"/>
                                  <w:divBdr>
                                    <w:top w:val="single" w:sz="2" w:space="0" w:color="E3E3E3"/>
                                    <w:left w:val="single" w:sz="2" w:space="0" w:color="E3E3E3"/>
                                    <w:bottom w:val="single" w:sz="2" w:space="0" w:color="E3E3E3"/>
                                    <w:right w:val="single" w:sz="2" w:space="0" w:color="E3E3E3"/>
                                  </w:divBdr>
                                  <w:divsChild>
                                    <w:div w:id="1189173912">
                                      <w:marLeft w:val="0"/>
                                      <w:marRight w:val="0"/>
                                      <w:marTop w:val="0"/>
                                      <w:marBottom w:val="0"/>
                                      <w:divBdr>
                                        <w:top w:val="single" w:sz="2" w:space="0" w:color="E3E3E3"/>
                                        <w:left w:val="single" w:sz="2" w:space="0" w:color="E3E3E3"/>
                                        <w:bottom w:val="single" w:sz="2" w:space="0" w:color="E3E3E3"/>
                                        <w:right w:val="single" w:sz="2" w:space="0" w:color="E3E3E3"/>
                                      </w:divBdr>
                                      <w:divsChild>
                                        <w:div w:id="205796104">
                                          <w:marLeft w:val="0"/>
                                          <w:marRight w:val="0"/>
                                          <w:marTop w:val="0"/>
                                          <w:marBottom w:val="0"/>
                                          <w:divBdr>
                                            <w:top w:val="single" w:sz="2" w:space="0" w:color="E3E3E3"/>
                                            <w:left w:val="single" w:sz="2" w:space="0" w:color="E3E3E3"/>
                                            <w:bottom w:val="single" w:sz="2" w:space="0" w:color="E3E3E3"/>
                                            <w:right w:val="single" w:sz="2" w:space="0" w:color="E3E3E3"/>
                                          </w:divBdr>
                                          <w:divsChild>
                                            <w:div w:id="664746105">
                                              <w:marLeft w:val="0"/>
                                              <w:marRight w:val="0"/>
                                              <w:marTop w:val="0"/>
                                              <w:marBottom w:val="0"/>
                                              <w:divBdr>
                                                <w:top w:val="single" w:sz="2" w:space="0" w:color="E3E3E3"/>
                                                <w:left w:val="single" w:sz="2" w:space="0" w:color="E3E3E3"/>
                                                <w:bottom w:val="single" w:sz="2" w:space="0" w:color="E3E3E3"/>
                                                <w:right w:val="single" w:sz="2" w:space="0" w:color="E3E3E3"/>
                                              </w:divBdr>
                                              <w:divsChild>
                                                <w:div w:id="1098717063">
                                                  <w:marLeft w:val="0"/>
                                                  <w:marRight w:val="0"/>
                                                  <w:marTop w:val="0"/>
                                                  <w:marBottom w:val="0"/>
                                                  <w:divBdr>
                                                    <w:top w:val="single" w:sz="2" w:space="0" w:color="E3E3E3"/>
                                                    <w:left w:val="single" w:sz="2" w:space="0" w:color="E3E3E3"/>
                                                    <w:bottom w:val="single" w:sz="2" w:space="0" w:color="E3E3E3"/>
                                                    <w:right w:val="single" w:sz="2" w:space="0" w:color="E3E3E3"/>
                                                  </w:divBdr>
                                                  <w:divsChild>
                                                    <w:div w:id="13011571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642843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3522013">
      <w:bodyDiv w:val="1"/>
      <w:marLeft w:val="0"/>
      <w:marRight w:val="0"/>
      <w:marTop w:val="0"/>
      <w:marBottom w:val="0"/>
      <w:divBdr>
        <w:top w:val="none" w:sz="0" w:space="0" w:color="auto"/>
        <w:left w:val="none" w:sz="0" w:space="0" w:color="auto"/>
        <w:bottom w:val="none" w:sz="0" w:space="0" w:color="auto"/>
        <w:right w:val="none" w:sz="0" w:space="0" w:color="auto"/>
      </w:divBdr>
    </w:div>
    <w:div w:id="1500266031">
      <w:bodyDiv w:val="1"/>
      <w:marLeft w:val="0"/>
      <w:marRight w:val="0"/>
      <w:marTop w:val="0"/>
      <w:marBottom w:val="0"/>
      <w:divBdr>
        <w:top w:val="none" w:sz="0" w:space="0" w:color="auto"/>
        <w:left w:val="none" w:sz="0" w:space="0" w:color="auto"/>
        <w:bottom w:val="none" w:sz="0" w:space="0" w:color="auto"/>
        <w:right w:val="none" w:sz="0" w:space="0" w:color="auto"/>
      </w:divBdr>
    </w:div>
    <w:div w:id="1502354576">
      <w:bodyDiv w:val="1"/>
      <w:marLeft w:val="0"/>
      <w:marRight w:val="0"/>
      <w:marTop w:val="0"/>
      <w:marBottom w:val="0"/>
      <w:divBdr>
        <w:top w:val="none" w:sz="0" w:space="0" w:color="auto"/>
        <w:left w:val="none" w:sz="0" w:space="0" w:color="auto"/>
        <w:bottom w:val="none" w:sz="0" w:space="0" w:color="auto"/>
        <w:right w:val="none" w:sz="0" w:space="0" w:color="auto"/>
      </w:divBdr>
    </w:div>
    <w:div w:id="1516765240">
      <w:bodyDiv w:val="1"/>
      <w:marLeft w:val="0"/>
      <w:marRight w:val="0"/>
      <w:marTop w:val="0"/>
      <w:marBottom w:val="0"/>
      <w:divBdr>
        <w:top w:val="none" w:sz="0" w:space="0" w:color="auto"/>
        <w:left w:val="none" w:sz="0" w:space="0" w:color="auto"/>
        <w:bottom w:val="none" w:sz="0" w:space="0" w:color="auto"/>
        <w:right w:val="none" w:sz="0" w:space="0" w:color="auto"/>
      </w:divBdr>
    </w:div>
    <w:div w:id="1516919873">
      <w:bodyDiv w:val="1"/>
      <w:marLeft w:val="0"/>
      <w:marRight w:val="0"/>
      <w:marTop w:val="0"/>
      <w:marBottom w:val="0"/>
      <w:divBdr>
        <w:top w:val="none" w:sz="0" w:space="0" w:color="auto"/>
        <w:left w:val="none" w:sz="0" w:space="0" w:color="auto"/>
        <w:bottom w:val="none" w:sz="0" w:space="0" w:color="auto"/>
        <w:right w:val="none" w:sz="0" w:space="0" w:color="auto"/>
      </w:divBdr>
    </w:div>
    <w:div w:id="1526989597">
      <w:bodyDiv w:val="1"/>
      <w:marLeft w:val="0"/>
      <w:marRight w:val="0"/>
      <w:marTop w:val="0"/>
      <w:marBottom w:val="0"/>
      <w:divBdr>
        <w:top w:val="none" w:sz="0" w:space="0" w:color="auto"/>
        <w:left w:val="none" w:sz="0" w:space="0" w:color="auto"/>
        <w:bottom w:val="none" w:sz="0" w:space="0" w:color="auto"/>
        <w:right w:val="none" w:sz="0" w:space="0" w:color="auto"/>
      </w:divBdr>
    </w:div>
    <w:div w:id="1540051600">
      <w:bodyDiv w:val="1"/>
      <w:marLeft w:val="0"/>
      <w:marRight w:val="0"/>
      <w:marTop w:val="0"/>
      <w:marBottom w:val="0"/>
      <w:divBdr>
        <w:top w:val="none" w:sz="0" w:space="0" w:color="auto"/>
        <w:left w:val="none" w:sz="0" w:space="0" w:color="auto"/>
        <w:bottom w:val="none" w:sz="0" w:space="0" w:color="auto"/>
        <w:right w:val="none" w:sz="0" w:space="0" w:color="auto"/>
      </w:divBdr>
    </w:div>
    <w:div w:id="1554273642">
      <w:bodyDiv w:val="1"/>
      <w:marLeft w:val="0"/>
      <w:marRight w:val="0"/>
      <w:marTop w:val="0"/>
      <w:marBottom w:val="0"/>
      <w:divBdr>
        <w:top w:val="none" w:sz="0" w:space="0" w:color="auto"/>
        <w:left w:val="none" w:sz="0" w:space="0" w:color="auto"/>
        <w:bottom w:val="none" w:sz="0" w:space="0" w:color="auto"/>
        <w:right w:val="none" w:sz="0" w:space="0" w:color="auto"/>
      </w:divBdr>
    </w:div>
    <w:div w:id="1563104129">
      <w:bodyDiv w:val="1"/>
      <w:marLeft w:val="0"/>
      <w:marRight w:val="0"/>
      <w:marTop w:val="0"/>
      <w:marBottom w:val="0"/>
      <w:divBdr>
        <w:top w:val="none" w:sz="0" w:space="0" w:color="auto"/>
        <w:left w:val="none" w:sz="0" w:space="0" w:color="auto"/>
        <w:bottom w:val="none" w:sz="0" w:space="0" w:color="auto"/>
        <w:right w:val="none" w:sz="0" w:space="0" w:color="auto"/>
      </w:divBdr>
    </w:div>
    <w:div w:id="1582518089">
      <w:bodyDiv w:val="1"/>
      <w:marLeft w:val="0"/>
      <w:marRight w:val="0"/>
      <w:marTop w:val="0"/>
      <w:marBottom w:val="0"/>
      <w:divBdr>
        <w:top w:val="none" w:sz="0" w:space="0" w:color="auto"/>
        <w:left w:val="none" w:sz="0" w:space="0" w:color="auto"/>
        <w:bottom w:val="none" w:sz="0" w:space="0" w:color="auto"/>
        <w:right w:val="none" w:sz="0" w:space="0" w:color="auto"/>
      </w:divBdr>
    </w:div>
    <w:div w:id="1591963720">
      <w:bodyDiv w:val="1"/>
      <w:marLeft w:val="0"/>
      <w:marRight w:val="0"/>
      <w:marTop w:val="0"/>
      <w:marBottom w:val="0"/>
      <w:divBdr>
        <w:top w:val="none" w:sz="0" w:space="0" w:color="auto"/>
        <w:left w:val="none" w:sz="0" w:space="0" w:color="auto"/>
        <w:bottom w:val="none" w:sz="0" w:space="0" w:color="auto"/>
        <w:right w:val="none" w:sz="0" w:space="0" w:color="auto"/>
      </w:divBdr>
    </w:div>
    <w:div w:id="1593128706">
      <w:bodyDiv w:val="1"/>
      <w:marLeft w:val="0"/>
      <w:marRight w:val="0"/>
      <w:marTop w:val="0"/>
      <w:marBottom w:val="0"/>
      <w:divBdr>
        <w:top w:val="none" w:sz="0" w:space="0" w:color="auto"/>
        <w:left w:val="none" w:sz="0" w:space="0" w:color="auto"/>
        <w:bottom w:val="none" w:sz="0" w:space="0" w:color="auto"/>
        <w:right w:val="none" w:sz="0" w:space="0" w:color="auto"/>
      </w:divBdr>
    </w:div>
    <w:div w:id="1600018730">
      <w:bodyDiv w:val="1"/>
      <w:marLeft w:val="0"/>
      <w:marRight w:val="0"/>
      <w:marTop w:val="0"/>
      <w:marBottom w:val="0"/>
      <w:divBdr>
        <w:top w:val="none" w:sz="0" w:space="0" w:color="auto"/>
        <w:left w:val="none" w:sz="0" w:space="0" w:color="auto"/>
        <w:bottom w:val="none" w:sz="0" w:space="0" w:color="auto"/>
        <w:right w:val="none" w:sz="0" w:space="0" w:color="auto"/>
      </w:divBdr>
    </w:div>
    <w:div w:id="1600870464">
      <w:bodyDiv w:val="1"/>
      <w:marLeft w:val="0"/>
      <w:marRight w:val="0"/>
      <w:marTop w:val="0"/>
      <w:marBottom w:val="0"/>
      <w:divBdr>
        <w:top w:val="none" w:sz="0" w:space="0" w:color="auto"/>
        <w:left w:val="none" w:sz="0" w:space="0" w:color="auto"/>
        <w:bottom w:val="none" w:sz="0" w:space="0" w:color="auto"/>
        <w:right w:val="none" w:sz="0" w:space="0" w:color="auto"/>
      </w:divBdr>
    </w:div>
    <w:div w:id="1609462557">
      <w:bodyDiv w:val="1"/>
      <w:marLeft w:val="0"/>
      <w:marRight w:val="0"/>
      <w:marTop w:val="0"/>
      <w:marBottom w:val="0"/>
      <w:divBdr>
        <w:top w:val="none" w:sz="0" w:space="0" w:color="auto"/>
        <w:left w:val="none" w:sz="0" w:space="0" w:color="auto"/>
        <w:bottom w:val="none" w:sz="0" w:space="0" w:color="auto"/>
        <w:right w:val="none" w:sz="0" w:space="0" w:color="auto"/>
      </w:divBdr>
    </w:div>
    <w:div w:id="1615015992">
      <w:bodyDiv w:val="1"/>
      <w:marLeft w:val="0"/>
      <w:marRight w:val="0"/>
      <w:marTop w:val="0"/>
      <w:marBottom w:val="0"/>
      <w:divBdr>
        <w:top w:val="none" w:sz="0" w:space="0" w:color="auto"/>
        <w:left w:val="none" w:sz="0" w:space="0" w:color="auto"/>
        <w:bottom w:val="none" w:sz="0" w:space="0" w:color="auto"/>
        <w:right w:val="none" w:sz="0" w:space="0" w:color="auto"/>
      </w:divBdr>
    </w:div>
    <w:div w:id="1622880169">
      <w:bodyDiv w:val="1"/>
      <w:marLeft w:val="0"/>
      <w:marRight w:val="0"/>
      <w:marTop w:val="0"/>
      <w:marBottom w:val="0"/>
      <w:divBdr>
        <w:top w:val="none" w:sz="0" w:space="0" w:color="auto"/>
        <w:left w:val="none" w:sz="0" w:space="0" w:color="auto"/>
        <w:bottom w:val="none" w:sz="0" w:space="0" w:color="auto"/>
        <w:right w:val="none" w:sz="0" w:space="0" w:color="auto"/>
      </w:divBdr>
    </w:div>
    <w:div w:id="1641881251">
      <w:bodyDiv w:val="1"/>
      <w:marLeft w:val="0"/>
      <w:marRight w:val="0"/>
      <w:marTop w:val="0"/>
      <w:marBottom w:val="0"/>
      <w:divBdr>
        <w:top w:val="none" w:sz="0" w:space="0" w:color="auto"/>
        <w:left w:val="none" w:sz="0" w:space="0" w:color="auto"/>
        <w:bottom w:val="none" w:sz="0" w:space="0" w:color="auto"/>
        <w:right w:val="none" w:sz="0" w:space="0" w:color="auto"/>
      </w:divBdr>
    </w:div>
    <w:div w:id="1644500348">
      <w:bodyDiv w:val="1"/>
      <w:marLeft w:val="0"/>
      <w:marRight w:val="0"/>
      <w:marTop w:val="0"/>
      <w:marBottom w:val="0"/>
      <w:divBdr>
        <w:top w:val="none" w:sz="0" w:space="0" w:color="auto"/>
        <w:left w:val="none" w:sz="0" w:space="0" w:color="auto"/>
        <w:bottom w:val="none" w:sz="0" w:space="0" w:color="auto"/>
        <w:right w:val="none" w:sz="0" w:space="0" w:color="auto"/>
      </w:divBdr>
    </w:div>
    <w:div w:id="1667324486">
      <w:bodyDiv w:val="1"/>
      <w:marLeft w:val="0"/>
      <w:marRight w:val="0"/>
      <w:marTop w:val="0"/>
      <w:marBottom w:val="0"/>
      <w:divBdr>
        <w:top w:val="none" w:sz="0" w:space="0" w:color="auto"/>
        <w:left w:val="none" w:sz="0" w:space="0" w:color="auto"/>
        <w:bottom w:val="none" w:sz="0" w:space="0" w:color="auto"/>
        <w:right w:val="none" w:sz="0" w:space="0" w:color="auto"/>
      </w:divBdr>
    </w:div>
    <w:div w:id="1669287787">
      <w:bodyDiv w:val="1"/>
      <w:marLeft w:val="0"/>
      <w:marRight w:val="0"/>
      <w:marTop w:val="0"/>
      <w:marBottom w:val="0"/>
      <w:divBdr>
        <w:top w:val="none" w:sz="0" w:space="0" w:color="auto"/>
        <w:left w:val="none" w:sz="0" w:space="0" w:color="auto"/>
        <w:bottom w:val="none" w:sz="0" w:space="0" w:color="auto"/>
        <w:right w:val="none" w:sz="0" w:space="0" w:color="auto"/>
      </w:divBdr>
    </w:div>
    <w:div w:id="1669674726">
      <w:bodyDiv w:val="1"/>
      <w:marLeft w:val="0"/>
      <w:marRight w:val="0"/>
      <w:marTop w:val="0"/>
      <w:marBottom w:val="0"/>
      <w:divBdr>
        <w:top w:val="none" w:sz="0" w:space="0" w:color="auto"/>
        <w:left w:val="none" w:sz="0" w:space="0" w:color="auto"/>
        <w:bottom w:val="none" w:sz="0" w:space="0" w:color="auto"/>
        <w:right w:val="none" w:sz="0" w:space="0" w:color="auto"/>
      </w:divBdr>
    </w:div>
    <w:div w:id="1694763818">
      <w:bodyDiv w:val="1"/>
      <w:marLeft w:val="0"/>
      <w:marRight w:val="0"/>
      <w:marTop w:val="0"/>
      <w:marBottom w:val="0"/>
      <w:divBdr>
        <w:top w:val="none" w:sz="0" w:space="0" w:color="auto"/>
        <w:left w:val="none" w:sz="0" w:space="0" w:color="auto"/>
        <w:bottom w:val="none" w:sz="0" w:space="0" w:color="auto"/>
        <w:right w:val="none" w:sz="0" w:space="0" w:color="auto"/>
      </w:divBdr>
    </w:div>
    <w:div w:id="1702897395">
      <w:bodyDiv w:val="1"/>
      <w:marLeft w:val="0"/>
      <w:marRight w:val="0"/>
      <w:marTop w:val="0"/>
      <w:marBottom w:val="0"/>
      <w:divBdr>
        <w:top w:val="none" w:sz="0" w:space="0" w:color="auto"/>
        <w:left w:val="none" w:sz="0" w:space="0" w:color="auto"/>
        <w:bottom w:val="none" w:sz="0" w:space="0" w:color="auto"/>
        <w:right w:val="none" w:sz="0" w:space="0" w:color="auto"/>
      </w:divBdr>
    </w:div>
    <w:div w:id="1708792578">
      <w:bodyDiv w:val="1"/>
      <w:marLeft w:val="0"/>
      <w:marRight w:val="0"/>
      <w:marTop w:val="0"/>
      <w:marBottom w:val="0"/>
      <w:divBdr>
        <w:top w:val="none" w:sz="0" w:space="0" w:color="auto"/>
        <w:left w:val="none" w:sz="0" w:space="0" w:color="auto"/>
        <w:bottom w:val="none" w:sz="0" w:space="0" w:color="auto"/>
        <w:right w:val="none" w:sz="0" w:space="0" w:color="auto"/>
      </w:divBdr>
    </w:div>
    <w:div w:id="1709986642">
      <w:bodyDiv w:val="1"/>
      <w:marLeft w:val="0"/>
      <w:marRight w:val="0"/>
      <w:marTop w:val="0"/>
      <w:marBottom w:val="0"/>
      <w:divBdr>
        <w:top w:val="none" w:sz="0" w:space="0" w:color="auto"/>
        <w:left w:val="none" w:sz="0" w:space="0" w:color="auto"/>
        <w:bottom w:val="none" w:sz="0" w:space="0" w:color="auto"/>
        <w:right w:val="none" w:sz="0" w:space="0" w:color="auto"/>
      </w:divBdr>
    </w:div>
    <w:div w:id="1711610023">
      <w:bodyDiv w:val="1"/>
      <w:marLeft w:val="0"/>
      <w:marRight w:val="0"/>
      <w:marTop w:val="0"/>
      <w:marBottom w:val="0"/>
      <w:divBdr>
        <w:top w:val="none" w:sz="0" w:space="0" w:color="auto"/>
        <w:left w:val="none" w:sz="0" w:space="0" w:color="auto"/>
        <w:bottom w:val="none" w:sz="0" w:space="0" w:color="auto"/>
        <w:right w:val="none" w:sz="0" w:space="0" w:color="auto"/>
      </w:divBdr>
    </w:div>
    <w:div w:id="1721513029">
      <w:bodyDiv w:val="1"/>
      <w:marLeft w:val="0"/>
      <w:marRight w:val="0"/>
      <w:marTop w:val="0"/>
      <w:marBottom w:val="0"/>
      <w:divBdr>
        <w:top w:val="none" w:sz="0" w:space="0" w:color="auto"/>
        <w:left w:val="none" w:sz="0" w:space="0" w:color="auto"/>
        <w:bottom w:val="none" w:sz="0" w:space="0" w:color="auto"/>
        <w:right w:val="none" w:sz="0" w:space="0" w:color="auto"/>
      </w:divBdr>
      <w:divsChild>
        <w:div w:id="27951082">
          <w:marLeft w:val="0"/>
          <w:marRight w:val="0"/>
          <w:marTop w:val="0"/>
          <w:marBottom w:val="0"/>
          <w:divBdr>
            <w:top w:val="none" w:sz="0" w:space="0" w:color="auto"/>
            <w:left w:val="none" w:sz="0" w:space="0" w:color="auto"/>
            <w:bottom w:val="none" w:sz="0" w:space="0" w:color="auto"/>
            <w:right w:val="none" w:sz="0" w:space="0" w:color="auto"/>
          </w:divBdr>
          <w:divsChild>
            <w:div w:id="1110708105">
              <w:marLeft w:val="0"/>
              <w:marRight w:val="0"/>
              <w:marTop w:val="0"/>
              <w:marBottom w:val="0"/>
              <w:divBdr>
                <w:top w:val="single" w:sz="2" w:space="0" w:color="D9D9E3"/>
                <w:left w:val="single" w:sz="2" w:space="0" w:color="D9D9E3"/>
                <w:bottom w:val="single" w:sz="2" w:space="0" w:color="D9D9E3"/>
                <w:right w:val="single" w:sz="2" w:space="0" w:color="D9D9E3"/>
              </w:divBdr>
              <w:divsChild>
                <w:div w:id="8310228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7332058">
          <w:marLeft w:val="0"/>
          <w:marRight w:val="0"/>
          <w:marTop w:val="0"/>
          <w:marBottom w:val="0"/>
          <w:divBdr>
            <w:top w:val="single" w:sz="2" w:space="0" w:color="D9D9E3"/>
            <w:left w:val="single" w:sz="2" w:space="0" w:color="D9D9E3"/>
            <w:bottom w:val="single" w:sz="2" w:space="0" w:color="D9D9E3"/>
            <w:right w:val="single" w:sz="2" w:space="0" w:color="D9D9E3"/>
          </w:divBdr>
          <w:divsChild>
            <w:div w:id="1387099441">
              <w:marLeft w:val="0"/>
              <w:marRight w:val="0"/>
              <w:marTop w:val="0"/>
              <w:marBottom w:val="0"/>
              <w:divBdr>
                <w:top w:val="single" w:sz="2" w:space="0" w:color="D9D9E3"/>
                <w:left w:val="single" w:sz="2" w:space="0" w:color="D9D9E3"/>
                <w:bottom w:val="single" w:sz="2" w:space="0" w:color="D9D9E3"/>
                <w:right w:val="single" w:sz="2" w:space="0" w:color="D9D9E3"/>
              </w:divBdr>
              <w:divsChild>
                <w:div w:id="1053505305">
                  <w:marLeft w:val="0"/>
                  <w:marRight w:val="0"/>
                  <w:marTop w:val="0"/>
                  <w:marBottom w:val="0"/>
                  <w:divBdr>
                    <w:top w:val="single" w:sz="2" w:space="0" w:color="D9D9E3"/>
                    <w:left w:val="single" w:sz="2" w:space="0" w:color="D9D9E3"/>
                    <w:bottom w:val="single" w:sz="2" w:space="0" w:color="D9D9E3"/>
                    <w:right w:val="single" w:sz="2" w:space="0" w:color="D9D9E3"/>
                  </w:divBdr>
                  <w:divsChild>
                    <w:div w:id="1414624673">
                      <w:marLeft w:val="0"/>
                      <w:marRight w:val="0"/>
                      <w:marTop w:val="0"/>
                      <w:marBottom w:val="0"/>
                      <w:divBdr>
                        <w:top w:val="single" w:sz="2" w:space="0" w:color="D9D9E3"/>
                        <w:left w:val="single" w:sz="2" w:space="0" w:color="D9D9E3"/>
                        <w:bottom w:val="single" w:sz="2" w:space="0" w:color="D9D9E3"/>
                        <w:right w:val="single" w:sz="2" w:space="0" w:color="D9D9E3"/>
                      </w:divBdr>
                      <w:divsChild>
                        <w:div w:id="1122967206">
                          <w:marLeft w:val="0"/>
                          <w:marRight w:val="0"/>
                          <w:marTop w:val="0"/>
                          <w:marBottom w:val="0"/>
                          <w:divBdr>
                            <w:top w:val="single" w:sz="2" w:space="0" w:color="D9D9E3"/>
                            <w:left w:val="single" w:sz="2" w:space="0" w:color="D9D9E3"/>
                            <w:bottom w:val="single" w:sz="2" w:space="0" w:color="D9D9E3"/>
                            <w:right w:val="single" w:sz="2" w:space="0" w:color="D9D9E3"/>
                          </w:divBdr>
                          <w:divsChild>
                            <w:div w:id="410734015">
                              <w:marLeft w:val="0"/>
                              <w:marRight w:val="0"/>
                              <w:marTop w:val="100"/>
                              <w:marBottom w:val="100"/>
                              <w:divBdr>
                                <w:top w:val="single" w:sz="2" w:space="0" w:color="D9D9E3"/>
                                <w:left w:val="single" w:sz="2" w:space="0" w:color="D9D9E3"/>
                                <w:bottom w:val="single" w:sz="2" w:space="0" w:color="D9D9E3"/>
                                <w:right w:val="single" w:sz="2" w:space="0" w:color="D9D9E3"/>
                              </w:divBdr>
                              <w:divsChild>
                                <w:div w:id="1234465434">
                                  <w:marLeft w:val="0"/>
                                  <w:marRight w:val="0"/>
                                  <w:marTop w:val="0"/>
                                  <w:marBottom w:val="0"/>
                                  <w:divBdr>
                                    <w:top w:val="single" w:sz="2" w:space="0" w:color="D9D9E3"/>
                                    <w:left w:val="single" w:sz="2" w:space="0" w:color="D9D9E3"/>
                                    <w:bottom w:val="single" w:sz="2" w:space="0" w:color="D9D9E3"/>
                                    <w:right w:val="single" w:sz="2" w:space="0" w:color="D9D9E3"/>
                                  </w:divBdr>
                                  <w:divsChild>
                                    <w:div w:id="537159389">
                                      <w:marLeft w:val="0"/>
                                      <w:marRight w:val="0"/>
                                      <w:marTop w:val="0"/>
                                      <w:marBottom w:val="0"/>
                                      <w:divBdr>
                                        <w:top w:val="single" w:sz="2" w:space="0" w:color="D9D9E3"/>
                                        <w:left w:val="single" w:sz="2" w:space="0" w:color="D9D9E3"/>
                                        <w:bottom w:val="single" w:sz="2" w:space="0" w:color="D9D9E3"/>
                                        <w:right w:val="single" w:sz="2" w:space="0" w:color="D9D9E3"/>
                                      </w:divBdr>
                                      <w:divsChild>
                                        <w:div w:id="1904028436">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88">
                                              <w:marLeft w:val="0"/>
                                              <w:marRight w:val="0"/>
                                              <w:marTop w:val="0"/>
                                              <w:marBottom w:val="0"/>
                                              <w:divBdr>
                                                <w:top w:val="single" w:sz="2" w:space="0" w:color="D9D9E3"/>
                                                <w:left w:val="single" w:sz="2" w:space="0" w:color="D9D9E3"/>
                                                <w:bottom w:val="single" w:sz="2" w:space="0" w:color="D9D9E3"/>
                                                <w:right w:val="single" w:sz="2" w:space="0" w:color="D9D9E3"/>
                                              </w:divBdr>
                                              <w:divsChild>
                                                <w:div w:id="2021269868">
                                                  <w:marLeft w:val="0"/>
                                                  <w:marRight w:val="0"/>
                                                  <w:marTop w:val="0"/>
                                                  <w:marBottom w:val="0"/>
                                                  <w:divBdr>
                                                    <w:top w:val="single" w:sz="2" w:space="0" w:color="D9D9E3"/>
                                                    <w:left w:val="single" w:sz="2" w:space="0" w:color="D9D9E3"/>
                                                    <w:bottom w:val="single" w:sz="2" w:space="0" w:color="D9D9E3"/>
                                                    <w:right w:val="single" w:sz="2" w:space="0" w:color="D9D9E3"/>
                                                  </w:divBdr>
                                                  <w:divsChild>
                                                    <w:div w:id="8433264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728412544">
      <w:bodyDiv w:val="1"/>
      <w:marLeft w:val="0"/>
      <w:marRight w:val="0"/>
      <w:marTop w:val="0"/>
      <w:marBottom w:val="0"/>
      <w:divBdr>
        <w:top w:val="none" w:sz="0" w:space="0" w:color="auto"/>
        <w:left w:val="none" w:sz="0" w:space="0" w:color="auto"/>
        <w:bottom w:val="none" w:sz="0" w:space="0" w:color="auto"/>
        <w:right w:val="none" w:sz="0" w:space="0" w:color="auto"/>
      </w:divBdr>
    </w:div>
    <w:div w:id="1729306096">
      <w:bodyDiv w:val="1"/>
      <w:marLeft w:val="0"/>
      <w:marRight w:val="0"/>
      <w:marTop w:val="0"/>
      <w:marBottom w:val="0"/>
      <w:divBdr>
        <w:top w:val="none" w:sz="0" w:space="0" w:color="auto"/>
        <w:left w:val="none" w:sz="0" w:space="0" w:color="auto"/>
        <w:bottom w:val="none" w:sz="0" w:space="0" w:color="auto"/>
        <w:right w:val="none" w:sz="0" w:space="0" w:color="auto"/>
      </w:divBdr>
    </w:div>
    <w:div w:id="1767071825">
      <w:bodyDiv w:val="1"/>
      <w:marLeft w:val="0"/>
      <w:marRight w:val="0"/>
      <w:marTop w:val="0"/>
      <w:marBottom w:val="0"/>
      <w:divBdr>
        <w:top w:val="none" w:sz="0" w:space="0" w:color="auto"/>
        <w:left w:val="none" w:sz="0" w:space="0" w:color="auto"/>
        <w:bottom w:val="none" w:sz="0" w:space="0" w:color="auto"/>
        <w:right w:val="none" w:sz="0" w:space="0" w:color="auto"/>
      </w:divBdr>
    </w:div>
    <w:div w:id="1770197774">
      <w:bodyDiv w:val="1"/>
      <w:marLeft w:val="0"/>
      <w:marRight w:val="0"/>
      <w:marTop w:val="0"/>
      <w:marBottom w:val="0"/>
      <w:divBdr>
        <w:top w:val="none" w:sz="0" w:space="0" w:color="auto"/>
        <w:left w:val="none" w:sz="0" w:space="0" w:color="auto"/>
        <w:bottom w:val="none" w:sz="0" w:space="0" w:color="auto"/>
        <w:right w:val="none" w:sz="0" w:space="0" w:color="auto"/>
      </w:divBdr>
    </w:div>
    <w:div w:id="1773745782">
      <w:bodyDiv w:val="1"/>
      <w:marLeft w:val="0"/>
      <w:marRight w:val="0"/>
      <w:marTop w:val="0"/>
      <w:marBottom w:val="0"/>
      <w:divBdr>
        <w:top w:val="none" w:sz="0" w:space="0" w:color="auto"/>
        <w:left w:val="none" w:sz="0" w:space="0" w:color="auto"/>
        <w:bottom w:val="none" w:sz="0" w:space="0" w:color="auto"/>
        <w:right w:val="none" w:sz="0" w:space="0" w:color="auto"/>
      </w:divBdr>
    </w:div>
    <w:div w:id="1778985050">
      <w:bodyDiv w:val="1"/>
      <w:marLeft w:val="0"/>
      <w:marRight w:val="0"/>
      <w:marTop w:val="0"/>
      <w:marBottom w:val="0"/>
      <w:divBdr>
        <w:top w:val="none" w:sz="0" w:space="0" w:color="auto"/>
        <w:left w:val="none" w:sz="0" w:space="0" w:color="auto"/>
        <w:bottom w:val="none" w:sz="0" w:space="0" w:color="auto"/>
        <w:right w:val="none" w:sz="0" w:space="0" w:color="auto"/>
      </w:divBdr>
    </w:div>
    <w:div w:id="1779712415">
      <w:bodyDiv w:val="1"/>
      <w:marLeft w:val="0"/>
      <w:marRight w:val="0"/>
      <w:marTop w:val="0"/>
      <w:marBottom w:val="0"/>
      <w:divBdr>
        <w:top w:val="none" w:sz="0" w:space="0" w:color="auto"/>
        <w:left w:val="none" w:sz="0" w:space="0" w:color="auto"/>
        <w:bottom w:val="none" w:sz="0" w:space="0" w:color="auto"/>
        <w:right w:val="none" w:sz="0" w:space="0" w:color="auto"/>
      </w:divBdr>
    </w:div>
    <w:div w:id="1784807992">
      <w:bodyDiv w:val="1"/>
      <w:marLeft w:val="0"/>
      <w:marRight w:val="0"/>
      <w:marTop w:val="0"/>
      <w:marBottom w:val="0"/>
      <w:divBdr>
        <w:top w:val="none" w:sz="0" w:space="0" w:color="auto"/>
        <w:left w:val="none" w:sz="0" w:space="0" w:color="auto"/>
        <w:bottom w:val="none" w:sz="0" w:space="0" w:color="auto"/>
        <w:right w:val="none" w:sz="0" w:space="0" w:color="auto"/>
      </w:divBdr>
    </w:div>
    <w:div w:id="1788424073">
      <w:bodyDiv w:val="1"/>
      <w:marLeft w:val="0"/>
      <w:marRight w:val="0"/>
      <w:marTop w:val="0"/>
      <w:marBottom w:val="0"/>
      <w:divBdr>
        <w:top w:val="none" w:sz="0" w:space="0" w:color="auto"/>
        <w:left w:val="none" w:sz="0" w:space="0" w:color="auto"/>
        <w:bottom w:val="none" w:sz="0" w:space="0" w:color="auto"/>
        <w:right w:val="none" w:sz="0" w:space="0" w:color="auto"/>
      </w:divBdr>
    </w:div>
    <w:div w:id="1792046404">
      <w:bodyDiv w:val="1"/>
      <w:marLeft w:val="0"/>
      <w:marRight w:val="0"/>
      <w:marTop w:val="0"/>
      <w:marBottom w:val="0"/>
      <w:divBdr>
        <w:top w:val="none" w:sz="0" w:space="0" w:color="auto"/>
        <w:left w:val="none" w:sz="0" w:space="0" w:color="auto"/>
        <w:bottom w:val="none" w:sz="0" w:space="0" w:color="auto"/>
        <w:right w:val="none" w:sz="0" w:space="0" w:color="auto"/>
      </w:divBdr>
    </w:div>
    <w:div w:id="1795905103">
      <w:bodyDiv w:val="1"/>
      <w:marLeft w:val="0"/>
      <w:marRight w:val="0"/>
      <w:marTop w:val="0"/>
      <w:marBottom w:val="0"/>
      <w:divBdr>
        <w:top w:val="none" w:sz="0" w:space="0" w:color="auto"/>
        <w:left w:val="none" w:sz="0" w:space="0" w:color="auto"/>
        <w:bottom w:val="none" w:sz="0" w:space="0" w:color="auto"/>
        <w:right w:val="none" w:sz="0" w:space="0" w:color="auto"/>
      </w:divBdr>
    </w:div>
    <w:div w:id="1801608785">
      <w:bodyDiv w:val="1"/>
      <w:marLeft w:val="0"/>
      <w:marRight w:val="0"/>
      <w:marTop w:val="0"/>
      <w:marBottom w:val="0"/>
      <w:divBdr>
        <w:top w:val="none" w:sz="0" w:space="0" w:color="auto"/>
        <w:left w:val="none" w:sz="0" w:space="0" w:color="auto"/>
        <w:bottom w:val="none" w:sz="0" w:space="0" w:color="auto"/>
        <w:right w:val="none" w:sz="0" w:space="0" w:color="auto"/>
      </w:divBdr>
    </w:div>
    <w:div w:id="1809086724">
      <w:bodyDiv w:val="1"/>
      <w:marLeft w:val="0"/>
      <w:marRight w:val="0"/>
      <w:marTop w:val="0"/>
      <w:marBottom w:val="0"/>
      <w:divBdr>
        <w:top w:val="none" w:sz="0" w:space="0" w:color="auto"/>
        <w:left w:val="none" w:sz="0" w:space="0" w:color="auto"/>
        <w:bottom w:val="none" w:sz="0" w:space="0" w:color="auto"/>
        <w:right w:val="none" w:sz="0" w:space="0" w:color="auto"/>
      </w:divBdr>
      <w:divsChild>
        <w:div w:id="1307709002">
          <w:marLeft w:val="0"/>
          <w:marRight w:val="0"/>
          <w:marTop w:val="0"/>
          <w:marBottom w:val="0"/>
          <w:divBdr>
            <w:top w:val="single" w:sz="2" w:space="0" w:color="D9D9E3"/>
            <w:left w:val="single" w:sz="2" w:space="0" w:color="D9D9E3"/>
            <w:bottom w:val="single" w:sz="2" w:space="0" w:color="D9D9E3"/>
            <w:right w:val="single" w:sz="2" w:space="0" w:color="D9D9E3"/>
          </w:divBdr>
          <w:divsChild>
            <w:div w:id="2104492287">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37354">
                  <w:marLeft w:val="0"/>
                  <w:marRight w:val="0"/>
                  <w:marTop w:val="0"/>
                  <w:marBottom w:val="0"/>
                  <w:divBdr>
                    <w:top w:val="single" w:sz="2" w:space="0" w:color="D9D9E3"/>
                    <w:left w:val="single" w:sz="2" w:space="0" w:color="D9D9E3"/>
                    <w:bottom w:val="single" w:sz="2" w:space="0" w:color="D9D9E3"/>
                    <w:right w:val="single" w:sz="2" w:space="0" w:color="D9D9E3"/>
                  </w:divBdr>
                  <w:divsChild>
                    <w:div w:id="592133412">
                      <w:marLeft w:val="0"/>
                      <w:marRight w:val="0"/>
                      <w:marTop w:val="0"/>
                      <w:marBottom w:val="0"/>
                      <w:divBdr>
                        <w:top w:val="single" w:sz="2" w:space="0" w:color="D9D9E3"/>
                        <w:left w:val="single" w:sz="2" w:space="0" w:color="D9D9E3"/>
                        <w:bottom w:val="single" w:sz="2" w:space="0" w:color="D9D9E3"/>
                        <w:right w:val="single" w:sz="2" w:space="0" w:color="D9D9E3"/>
                      </w:divBdr>
                      <w:divsChild>
                        <w:div w:id="1070497678">
                          <w:marLeft w:val="0"/>
                          <w:marRight w:val="0"/>
                          <w:marTop w:val="0"/>
                          <w:marBottom w:val="0"/>
                          <w:divBdr>
                            <w:top w:val="single" w:sz="2" w:space="0" w:color="D9D9E3"/>
                            <w:left w:val="single" w:sz="2" w:space="0" w:color="D9D9E3"/>
                            <w:bottom w:val="single" w:sz="2" w:space="0" w:color="D9D9E3"/>
                            <w:right w:val="single" w:sz="2" w:space="0" w:color="D9D9E3"/>
                          </w:divBdr>
                          <w:divsChild>
                            <w:div w:id="76364766">
                              <w:marLeft w:val="0"/>
                              <w:marRight w:val="0"/>
                              <w:marTop w:val="0"/>
                              <w:marBottom w:val="0"/>
                              <w:divBdr>
                                <w:top w:val="single" w:sz="2" w:space="0" w:color="D9D9E3"/>
                                <w:left w:val="single" w:sz="2" w:space="0" w:color="D9D9E3"/>
                                <w:bottom w:val="single" w:sz="2" w:space="0" w:color="D9D9E3"/>
                                <w:right w:val="single" w:sz="2" w:space="0" w:color="D9D9E3"/>
                              </w:divBdr>
                              <w:divsChild>
                                <w:div w:id="1919560507">
                                  <w:marLeft w:val="0"/>
                                  <w:marRight w:val="0"/>
                                  <w:marTop w:val="0"/>
                                  <w:marBottom w:val="0"/>
                                  <w:divBdr>
                                    <w:top w:val="single" w:sz="2" w:space="0" w:color="D9D9E3"/>
                                    <w:left w:val="single" w:sz="2" w:space="0" w:color="D9D9E3"/>
                                    <w:bottom w:val="single" w:sz="2" w:space="0" w:color="D9D9E3"/>
                                    <w:right w:val="single" w:sz="2" w:space="0" w:color="D9D9E3"/>
                                  </w:divBdr>
                                  <w:divsChild>
                                    <w:div w:id="17097203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12741660">
          <w:marLeft w:val="0"/>
          <w:marRight w:val="0"/>
          <w:marTop w:val="0"/>
          <w:marBottom w:val="0"/>
          <w:divBdr>
            <w:top w:val="single" w:sz="2" w:space="0" w:color="D9D9E3"/>
            <w:left w:val="single" w:sz="2" w:space="0" w:color="D9D9E3"/>
            <w:bottom w:val="single" w:sz="2" w:space="0" w:color="D9D9E3"/>
            <w:right w:val="single" w:sz="2" w:space="0" w:color="D9D9E3"/>
          </w:divBdr>
          <w:divsChild>
            <w:div w:id="1055082667">
              <w:marLeft w:val="0"/>
              <w:marRight w:val="0"/>
              <w:marTop w:val="100"/>
              <w:marBottom w:val="100"/>
              <w:divBdr>
                <w:top w:val="single" w:sz="2" w:space="0" w:color="D9D9E3"/>
                <w:left w:val="single" w:sz="2" w:space="0" w:color="D9D9E3"/>
                <w:bottom w:val="single" w:sz="2" w:space="0" w:color="D9D9E3"/>
                <w:right w:val="single" w:sz="2" w:space="0" w:color="D9D9E3"/>
              </w:divBdr>
              <w:divsChild>
                <w:div w:id="67771873">
                  <w:marLeft w:val="0"/>
                  <w:marRight w:val="0"/>
                  <w:marTop w:val="0"/>
                  <w:marBottom w:val="0"/>
                  <w:divBdr>
                    <w:top w:val="single" w:sz="2" w:space="0" w:color="D9D9E3"/>
                    <w:left w:val="single" w:sz="2" w:space="0" w:color="D9D9E3"/>
                    <w:bottom w:val="single" w:sz="2" w:space="0" w:color="D9D9E3"/>
                    <w:right w:val="single" w:sz="2" w:space="0" w:color="D9D9E3"/>
                  </w:divBdr>
                  <w:divsChild>
                    <w:div w:id="1745565905">
                      <w:marLeft w:val="0"/>
                      <w:marRight w:val="0"/>
                      <w:marTop w:val="0"/>
                      <w:marBottom w:val="0"/>
                      <w:divBdr>
                        <w:top w:val="single" w:sz="2" w:space="0" w:color="D9D9E3"/>
                        <w:left w:val="single" w:sz="2" w:space="0" w:color="D9D9E3"/>
                        <w:bottom w:val="single" w:sz="2" w:space="0" w:color="D9D9E3"/>
                        <w:right w:val="single" w:sz="2" w:space="0" w:color="D9D9E3"/>
                      </w:divBdr>
                      <w:divsChild>
                        <w:div w:id="1369256202">
                          <w:marLeft w:val="0"/>
                          <w:marRight w:val="0"/>
                          <w:marTop w:val="0"/>
                          <w:marBottom w:val="0"/>
                          <w:divBdr>
                            <w:top w:val="single" w:sz="2" w:space="0" w:color="D9D9E3"/>
                            <w:left w:val="single" w:sz="2" w:space="0" w:color="D9D9E3"/>
                            <w:bottom w:val="single" w:sz="2" w:space="0" w:color="D9D9E3"/>
                            <w:right w:val="single" w:sz="2" w:space="0" w:color="D9D9E3"/>
                          </w:divBdr>
                          <w:divsChild>
                            <w:div w:id="791441621">
                              <w:marLeft w:val="0"/>
                              <w:marRight w:val="0"/>
                              <w:marTop w:val="0"/>
                              <w:marBottom w:val="0"/>
                              <w:divBdr>
                                <w:top w:val="single" w:sz="2" w:space="0" w:color="D9D9E3"/>
                                <w:left w:val="single" w:sz="2" w:space="0" w:color="D9D9E3"/>
                                <w:bottom w:val="single" w:sz="2" w:space="0" w:color="D9D9E3"/>
                                <w:right w:val="single" w:sz="2" w:space="0" w:color="D9D9E3"/>
                              </w:divBdr>
                              <w:divsChild>
                                <w:div w:id="1640262721">
                                  <w:marLeft w:val="0"/>
                                  <w:marRight w:val="0"/>
                                  <w:marTop w:val="0"/>
                                  <w:marBottom w:val="0"/>
                                  <w:divBdr>
                                    <w:top w:val="single" w:sz="2" w:space="0" w:color="D9D9E3"/>
                                    <w:left w:val="single" w:sz="2" w:space="0" w:color="D9D9E3"/>
                                    <w:bottom w:val="single" w:sz="2" w:space="0" w:color="D9D9E3"/>
                                    <w:right w:val="single" w:sz="2" w:space="0" w:color="D9D9E3"/>
                                  </w:divBdr>
                                  <w:divsChild>
                                    <w:div w:id="674188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985026">
                      <w:marLeft w:val="0"/>
                      <w:marRight w:val="0"/>
                      <w:marTop w:val="0"/>
                      <w:marBottom w:val="0"/>
                      <w:divBdr>
                        <w:top w:val="single" w:sz="2" w:space="0" w:color="D9D9E3"/>
                        <w:left w:val="single" w:sz="2" w:space="0" w:color="D9D9E3"/>
                        <w:bottom w:val="single" w:sz="2" w:space="0" w:color="D9D9E3"/>
                        <w:right w:val="single" w:sz="2" w:space="0" w:color="D9D9E3"/>
                      </w:divBdr>
                      <w:divsChild>
                        <w:div w:id="1348403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26966093">
      <w:bodyDiv w:val="1"/>
      <w:marLeft w:val="0"/>
      <w:marRight w:val="0"/>
      <w:marTop w:val="0"/>
      <w:marBottom w:val="0"/>
      <w:divBdr>
        <w:top w:val="none" w:sz="0" w:space="0" w:color="auto"/>
        <w:left w:val="none" w:sz="0" w:space="0" w:color="auto"/>
        <w:bottom w:val="none" w:sz="0" w:space="0" w:color="auto"/>
        <w:right w:val="none" w:sz="0" w:space="0" w:color="auto"/>
      </w:divBdr>
    </w:div>
    <w:div w:id="1829592581">
      <w:bodyDiv w:val="1"/>
      <w:marLeft w:val="0"/>
      <w:marRight w:val="0"/>
      <w:marTop w:val="0"/>
      <w:marBottom w:val="0"/>
      <w:divBdr>
        <w:top w:val="none" w:sz="0" w:space="0" w:color="auto"/>
        <w:left w:val="none" w:sz="0" w:space="0" w:color="auto"/>
        <w:bottom w:val="none" w:sz="0" w:space="0" w:color="auto"/>
        <w:right w:val="none" w:sz="0" w:space="0" w:color="auto"/>
      </w:divBdr>
    </w:div>
    <w:div w:id="1837303208">
      <w:bodyDiv w:val="1"/>
      <w:marLeft w:val="0"/>
      <w:marRight w:val="0"/>
      <w:marTop w:val="0"/>
      <w:marBottom w:val="0"/>
      <w:divBdr>
        <w:top w:val="none" w:sz="0" w:space="0" w:color="auto"/>
        <w:left w:val="none" w:sz="0" w:space="0" w:color="auto"/>
        <w:bottom w:val="none" w:sz="0" w:space="0" w:color="auto"/>
        <w:right w:val="none" w:sz="0" w:space="0" w:color="auto"/>
      </w:divBdr>
    </w:div>
    <w:div w:id="1839535459">
      <w:bodyDiv w:val="1"/>
      <w:marLeft w:val="0"/>
      <w:marRight w:val="0"/>
      <w:marTop w:val="0"/>
      <w:marBottom w:val="0"/>
      <w:divBdr>
        <w:top w:val="none" w:sz="0" w:space="0" w:color="auto"/>
        <w:left w:val="none" w:sz="0" w:space="0" w:color="auto"/>
        <w:bottom w:val="none" w:sz="0" w:space="0" w:color="auto"/>
        <w:right w:val="none" w:sz="0" w:space="0" w:color="auto"/>
      </w:divBdr>
    </w:div>
    <w:div w:id="1839693173">
      <w:bodyDiv w:val="1"/>
      <w:marLeft w:val="0"/>
      <w:marRight w:val="0"/>
      <w:marTop w:val="0"/>
      <w:marBottom w:val="0"/>
      <w:divBdr>
        <w:top w:val="none" w:sz="0" w:space="0" w:color="auto"/>
        <w:left w:val="none" w:sz="0" w:space="0" w:color="auto"/>
        <w:bottom w:val="none" w:sz="0" w:space="0" w:color="auto"/>
        <w:right w:val="none" w:sz="0" w:space="0" w:color="auto"/>
      </w:divBdr>
    </w:div>
    <w:div w:id="1843162508">
      <w:bodyDiv w:val="1"/>
      <w:marLeft w:val="0"/>
      <w:marRight w:val="0"/>
      <w:marTop w:val="0"/>
      <w:marBottom w:val="0"/>
      <w:divBdr>
        <w:top w:val="none" w:sz="0" w:space="0" w:color="auto"/>
        <w:left w:val="none" w:sz="0" w:space="0" w:color="auto"/>
        <w:bottom w:val="none" w:sz="0" w:space="0" w:color="auto"/>
        <w:right w:val="none" w:sz="0" w:space="0" w:color="auto"/>
      </w:divBdr>
    </w:div>
    <w:div w:id="1844735255">
      <w:bodyDiv w:val="1"/>
      <w:marLeft w:val="0"/>
      <w:marRight w:val="0"/>
      <w:marTop w:val="0"/>
      <w:marBottom w:val="0"/>
      <w:divBdr>
        <w:top w:val="none" w:sz="0" w:space="0" w:color="auto"/>
        <w:left w:val="none" w:sz="0" w:space="0" w:color="auto"/>
        <w:bottom w:val="none" w:sz="0" w:space="0" w:color="auto"/>
        <w:right w:val="none" w:sz="0" w:space="0" w:color="auto"/>
      </w:divBdr>
    </w:div>
    <w:div w:id="1853958742">
      <w:bodyDiv w:val="1"/>
      <w:marLeft w:val="0"/>
      <w:marRight w:val="0"/>
      <w:marTop w:val="0"/>
      <w:marBottom w:val="0"/>
      <w:divBdr>
        <w:top w:val="none" w:sz="0" w:space="0" w:color="auto"/>
        <w:left w:val="none" w:sz="0" w:space="0" w:color="auto"/>
        <w:bottom w:val="none" w:sz="0" w:space="0" w:color="auto"/>
        <w:right w:val="none" w:sz="0" w:space="0" w:color="auto"/>
      </w:divBdr>
    </w:div>
    <w:div w:id="1857960746">
      <w:bodyDiv w:val="1"/>
      <w:marLeft w:val="0"/>
      <w:marRight w:val="0"/>
      <w:marTop w:val="0"/>
      <w:marBottom w:val="0"/>
      <w:divBdr>
        <w:top w:val="none" w:sz="0" w:space="0" w:color="auto"/>
        <w:left w:val="none" w:sz="0" w:space="0" w:color="auto"/>
        <w:bottom w:val="none" w:sz="0" w:space="0" w:color="auto"/>
        <w:right w:val="none" w:sz="0" w:space="0" w:color="auto"/>
      </w:divBdr>
    </w:div>
    <w:div w:id="1869642253">
      <w:bodyDiv w:val="1"/>
      <w:marLeft w:val="0"/>
      <w:marRight w:val="0"/>
      <w:marTop w:val="0"/>
      <w:marBottom w:val="0"/>
      <w:divBdr>
        <w:top w:val="none" w:sz="0" w:space="0" w:color="auto"/>
        <w:left w:val="none" w:sz="0" w:space="0" w:color="auto"/>
        <w:bottom w:val="none" w:sz="0" w:space="0" w:color="auto"/>
        <w:right w:val="none" w:sz="0" w:space="0" w:color="auto"/>
      </w:divBdr>
      <w:divsChild>
        <w:div w:id="97721243">
          <w:marLeft w:val="0"/>
          <w:marRight w:val="0"/>
          <w:marTop w:val="0"/>
          <w:marBottom w:val="0"/>
          <w:divBdr>
            <w:top w:val="single" w:sz="2" w:space="0" w:color="D9D9E3"/>
            <w:left w:val="single" w:sz="2" w:space="0" w:color="D9D9E3"/>
            <w:bottom w:val="single" w:sz="2" w:space="0" w:color="D9D9E3"/>
            <w:right w:val="single" w:sz="2" w:space="0" w:color="D9D9E3"/>
          </w:divBdr>
          <w:divsChild>
            <w:div w:id="302199031">
              <w:marLeft w:val="0"/>
              <w:marRight w:val="0"/>
              <w:marTop w:val="0"/>
              <w:marBottom w:val="0"/>
              <w:divBdr>
                <w:top w:val="single" w:sz="2" w:space="0" w:color="D9D9E3"/>
                <w:left w:val="single" w:sz="2" w:space="0" w:color="D9D9E3"/>
                <w:bottom w:val="single" w:sz="2" w:space="0" w:color="D9D9E3"/>
                <w:right w:val="single" w:sz="2" w:space="0" w:color="D9D9E3"/>
              </w:divBdr>
              <w:divsChild>
                <w:div w:id="2042700496">
                  <w:marLeft w:val="0"/>
                  <w:marRight w:val="0"/>
                  <w:marTop w:val="0"/>
                  <w:marBottom w:val="0"/>
                  <w:divBdr>
                    <w:top w:val="single" w:sz="2" w:space="0" w:color="D9D9E3"/>
                    <w:left w:val="single" w:sz="2" w:space="0" w:color="D9D9E3"/>
                    <w:bottom w:val="single" w:sz="2" w:space="0" w:color="D9D9E3"/>
                    <w:right w:val="single" w:sz="2" w:space="0" w:color="D9D9E3"/>
                  </w:divBdr>
                  <w:divsChild>
                    <w:div w:id="435295854">
                      <w:marLeft w:val="0"/>
                      <w:marRight w:val="0"/>
                      <w:marTop w:val="0"/>
                      <w:marBottom w:val="0"/>
                      <w:divBdr>
                        <w:top w:val="single" w:sz="2" w:space="0" w:color="D9D9E3"/>
                        <w:left w:val="single" w:sz="2" w:space="0" w:color="D9D9E3"/>
                        <w:bottom w:val="single" w:sz="2" w:space="0" w:color="D9D9E3"/>
                        <w:right w:val="single" w:sz="2" w:space="0" w:color="D9D9E3"/>
                      </w:divBdr>
                      <w:divsChild>
                        <w:div w:id="2014527196">
                          <w:marLeft w:val="0"/>
                          <w:marRight w:val="0"/>
                          <w:marTop w:val="0"/>
                          <w:marBottom w:val="0"/>
                          <w:divBdr>
                            <w:top w:val="single" w:sz="2" w:space="0" w:color="D9D9E3"/>
                            <w:left w:val="single" w:sz="2" w:space="0" w:color="D9D9E3"/>
                            <w:bottom w:val="single" w:sz="2" w:space="0" w:color="D9D9E3"/>
                            <w:right w:val="single" w:sz="2" w:space="0" w:color="D9D9E3"/>
                          </w:divBdr>
                          <w:divsChild>
                            <w:div w:id="1500346366">
                              <w:marLeft w:val="0"/>
                              <w:marRight w:val="0"/>
                              <w:marTop w:val="100"/>
                              <w:marBottom w:val="100"/>
                              <w:divBdr>
                                <w:top w:val="single" w:sz="2" w:space="0" w:color="D9D9E3"/>
                                <w:left w:val="single" w:sz="2" w:space="0" w:color="D9D9E3"/>
                                <w:bottom w:val="single" w:sz="2" w:space="0" w:color="D9D9E3"/>
                                <w:right w:val="single" w:sz="2" w:space="0" w:color="D9D9E3"/>
                              </w:divBdr>
                              <w:divsChild>
                                <w:div w:id="40634604">
                                  <w:marLeft w:val="0"/>
                                  <w:marRight w:val="0"/>
                                  <w:marTop w:val="0"/>
                                  <w:marBottom w:val="0"/>
                                  <w:divBdr>
                                    <w:top w:val="single" w:sz="2" w:space="0" w:color="D9D9E3"/>
                                    <w:left w:val="single" w:sz="2" w:space="0" w:color="D9D9E3"/>
                                    <w:bottom w:val="single" w:sz="2" w:space="0" w:color="D9D9E3"/>
                                    <w:right w:val="single" w:sz="2" w:space="0" w:color="D9D9E3"/>
                                  </w:divBdr>
                                  <w:divsChild>
                                    <w:div w:id="1010715883">
                                      <w:marLeft w:val="0"/>
                                      <w:marRight w:val="0"/>
                                      <w:marTop w:val="0"/>
                                      <w:marBottom w:val="0"/>
                                      <w:divBdr>
                                        <w:top w:val="single" w:sz="2" w:space="0" w:color="D9D9E3"/>
                                        <w:left w:val="single" w:sz="2" w:space="0" w:color="D9D9E3"/>
                                        <w:bottom w:val="single" w:sz="2" w:space="0" w:color="D9D9E3"/>
                                        <w:right w:val="single" w:sz="2" w:space="0" w:color="D9D9E3"/>
                                      </w:divBdr>
                                      <w:divsChild>
                                        <w:div w:id="438836187">
                                          <w:marLeft w:val="0"/>
                                          <w:marRight w:val="0"/>
                                          <w:marTop w:val="0"/>
                                          <w:marBottom w:val="0"/>
                                          <w:divBdr>
                                            <w:top w:val="single" w:sz="2" w:space="0" w:color="D9D9E3"/>
                                            <w:left w:val="single" w:sz="2" w:space="0" w:color="D9D9E3"/>
                                            <w:bottom w:val="single" w:sz="2" w:space="0" w:color="D9D9E3"/>
                                            <w:right w:val="single" w:sz="2" w:space="0" w:color="D9D9E3"/>
                                          </w:divBdr>
                                          <w:divsChild>
                                            <w:div w:id="1983533376">
                                              <w:marLeft w:val="0"/>
                                              <w:marRight w:val="0"/>
                                              <w:marTop w:val="0"/>
                                              <w:marBottom w:val="0"/>
                                              <w:divBdr>
                                                <w:top w:val="single" w:sz="2" w:space="0" w:color="D9D9E3"/>
                                                <w:left w:val="single" w:sz="2" w:space="0" w:color="D9D9E3"/>
                                                <w:bottom w:val="single" w:sz="2" w:space="0" w:color="D9D9E3"/>
                                                <w:right w:val="single" w:sz="2" w:space="0" w:color="D9D9E3"/>
                                              </w:divBdr>
                                              <w:divsChild>
                                                <w:div w:id="1092893316">
                                                  <w:marLeft w:val="0"/>
                                                  <w:marRight w:val="0"/>
                                                  <w:marTop w:val="0"/>
                                                  <w:marBottom w:val="0"/>
                                                  <w:divBdr>
                                                    <w:top w:val="single" w:sz="2" w:space="0" w:color="D9D9E3"/>
                                                    <w:left w:val="single" w:sz="2" w:space="0" w:color="D9D9E3"/>
                                                    <w:bottom w:val="single" w:sz="2" w:space="0" w:color="D9D9E3"/>
                                                    <w:right w:val="single" w:sz="2" w:space="0" w:color="D9D9E3"/>
                                                  </w:divBdr>
                                                  <w:divsChild>
                                                    <w:div w:id="1881670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06110024">
          <w:marLeft w:val="0"/>
          <w:marRight w:val="0"/>
          <w:marTop w:val="0"/>
          <w:marBottom w:val="0"/>
          <w:divBdr>
            <w:top w:val="none" w:sz="0" w:space="0" w:color="auto"/>
            <w:left w:val="none" w:sz="0" w:space="0" w:color="auto"/>
            <w:bottom w:val="none" w:sz="0" w:space="0" w:color="auto"/>
            <w:right w:val="none" w:sz="0" w:space="0" w:color="auto"/>
          </w:divBdr>
        </w:div>
      </w:divsChild>
    </w:div>
    <w:div w:id="1879580887">
      <w:bodyDiv w:val="1"/>
      <w:marLeft w:val="0"/>
      <w:marRight w:val="0"/>
      <w:marTop w:val="0"/>
      <w:marBottom w:val="0"/>
      <w:divBdr>
        <w:top w:val="none" w:sz="0" w:space="0" w:color="auto"/>
        <w:left w:val="none" w:sz="0" w:space="0" w:color="auto"/>
        <w:bottom w:val="none" w:sz="0" w:space="0" w:color="auto"/>
        <w:right w:val="none" w:sz="0" w:space="0" w:color="auto"/>
      </w:divBdr>
    </w:div>
    <w:div w:id="1883398737">
      <w:bodyDiv w:val="1"/>
      <w:marLeft w:val="0"/>
      <w:marRight w:val="0"/>
      <w:marTop w:val="0"/>
      <w:marBottom w:val="0"/>
      <w:divBdr>
        <w:top w:val="none" w:sz="0" w:space="0" w:color="auto"/>
        <w:left w:val="none" w:sz="0" w:space="0" w:color="auto"/>
        <w:bottom w:val="none" w:sz="0" w:space="0" w:color="auto"/>
        <w:right w:val="none" w:sz="0" w:space="0" w:color="auto"/>
      </w:divBdr>
    </w:div>
    <w:div w:id="1896352961">
      <w:bodyDiv w:val="1"/>
      <w:marLeft w:val="0"/>
      <w:marRight w:val="0"/>
      <w:marTop w:val="0"/>
      <w:marBottom w:val="0"/>
      <w:divBdr>
        <w:top w:val="none" w:sz="0" w:space="0" w:color="auto"/>
        <w:left w:val="none" w:sz="0" w:space="0" w:color="auto"/>
        <w:bottom w:val="none" w:sz="0" w:space="0" w:color="auto"/>
        <w:right w:val="none" w:sz="0" w:space="0" w:color="auto"/>
      </w:divBdr>
    </w:div>
    <w:div w:id="1902714088">
      <w:bodyDiv w:val="1"/>
      <w:marLeft w:val="0"/>
      <w:marRight w:val="0"/>
      <w:marTop w:val="0"/>
      <w:marBottom w:val="0"/>
      <w:divBdr>
        <w:top w:val="none" w:sz="0" w:space="0" w:color="auto"/>
        <w:left w:val="none" w:sz="0" w:space="0" w:color="auto"/>
        <w:bottom w:val="none" w:sz="0" w:space="0" w:color="auto"/>
        <w:right w:val="none" w:sz="0" w:space="0" w:color="auto"/>
      </w:divBdr>
    </w:div>
    <w:div w:id="1906333134">
      <w:bodyDiv w:val="1"/>
      <w:marLeft w:val="0"/>
      <w:marRight w:val="0"/>
      <w:marTop w:val="0"/>
      <w:marBottom w:val="0"/>
      <w:divBdr>
        <w:top w:val="none" w:sz="0" w:space="0" w:color="auto"/>
        <w:left w:val="none" w:sz="0" w:space="0" w:color="auto"/>
        <w:bottom w:val="none" w:sz="0" w:space="0" w:color="auto"/>
        <w:right w:val="none" w:sz="0" w:space="0" w:color="auto"/>
      </w:divBdr>
    </w:div>
    <w:div w:id="1917936183">
      <w:bodyDiv w:val="1"/>
      <w:marLeft w:val="0"/>
      <w:marRight w:val="0"/>
      <w:marTop w:val="0"/>
      <w:marBottom w:val="0"/>
      <w:divBdr>
        <w:top w:val="none" w:sz="0" w:space="0" w:color="auto"/>
        <w:left w:val="none" w:sz="0" w:space="0" w:color="auto"/>
        <w:bottom w:val="none" w:sz="0" w:space="0" w:color="auto"/>
        <w:right w:val="none" w:sz="0" w:space="0" w:color="auto"/>
      </w:divBdr>
    </w:div>
    <w:div w:id="1933005750">
      <w:bodyDiv w:val="1"/>
      <w:marLeft w:val="0"/>
      <w:marRight w:val="0"/>
      <w:marTop w:val="0"/>
      <w:marBottom w:val="0"/>
      <w:divBdr>
        <w:top w:val="none" w:sz="0" w:space="0" w:color="auto"/>
        <w:left w:val="none" w:sz="0" w:space="0" w:color="auto"/>
        <w:bottom w:val="none" w:sz="0" w:space="0" w:color="auto"/>
        <w:right w:val="none" w:sz="0" w:space="0" w:color="auto"/>
      </w:divBdr>
    </w:div>
    <w:div w:id="1945915759">
      <w:bodyDiv w:val="1"/>
      <w:marLeft w:val="0"/>
      <w:marRight w:val="0"/>
      <w:marTop w:val="0"/>
      <w:marBottom w:val="0"/>
      <w:divBdr>
        <w:top w:val="none" w:sz="0" w:space="0" w:color="auto"/>
        <w:left w:val="none" w:sz="0" w:space="0" w:color="auto"/>
        <w:bottom w:val="none" w:sz="0" w:space="0" w:color="auto"/>
        <w:right w:val="none" w:sz="0" w:space="0" w:color="auto"/>
      </w:divBdr>
    </w:div>
    <w:div w:id="1961643091">
      <w:bodyDiv w:val="1"/>
      <w:marLeft w:val="0"/>
      <w:marRight w:val="0"/>
      <w:marTop w:val="0"/>
      <w:marBottom w:val="0"/>
      <w:divBdr>
        <w:top w:val="none" w:sz="0" w:space="0" w:color="auto"/>
        <w:left w:val="none" w:sz="0" w:space="0" w:color="auto"/>
        <w:bottom w:val="none" w:sz="0" w:space="0" w:color="auto"/>
        <w:right w:val="none" w:sz="0" w:space="0" w:color="auto"/>
      </w:divBdr>
    </w:div>
    <w:div w:id="1990595231">
      <w:bodyDiv w:val="1"/>
      <w:marLeft w:val="0"/>
      <w:marRight w:val="0"/>
      <w:marTop w:val="0"/>
      <w:marBottom w:val="0"/>
      <w:divBdr>
        <w:top w:val="none" w:sz="0" w:space="0" w:color="auto"/>
        <w:left w:val="none" w:sz="0" w:space="0" w:color="auto"/>
        <w:bottom w:val="none" w:sz="0" w:space="0" w:color="auto"/>
        <w:right w:val="none" w:sz="0" w:space="0" w:color="auto"/>
      </w:divBdr>
    </w:div>
    <w:div w:id="2007321538">
      <w:bodyDiv w:val="1"/>
      <w:marLeft w:val="0"/>
      <w:marRight w:val="0"/>
      <w:marTop w:val="0"/>
      <w:marBottom w:val="0"/>
      <w:divBdr>
        <w:top w:val="none" w:sz="0" w:space="0" w:color="auto"/>
        <w:left w:val="none" w:sz="0" w:space="0" w:color="auto"/>
        <w:bottom w:val="none" w:sz="0" w:space="0" w:color="auto"/>
        <w:right w:val="none" w:sz="0" w:space="0" w:color="auto"/>
      </w:divBdr>
    </w:div>
    <w:div w:id="2009206391">
      <w:bodyDiv w:val="1"/>
      <w:marLeft w:val="0"/>
      <w:marRight w:val="0"/>
      <w:marTop w:val="0"/>
      <w:marBottom w:val="0"/>
      <w:divBdr>
        <w:top w:val="none" w:sz="0" w:space="0" w:color="auto"/>
        <w:left w:val="none" w:sz="0" w:space="0" w:color="auto"/>
        <w:bottom w:val="none" w:sz="0" w:space="0" w:color="auto"/>
        <w:right w:val="none" w:sz="0" w:space="0" w:color="auto"/>
      </w:divBdr>
    </w:div>
    <w:div w:id="2016224921">
      <w:bodyDiv w:val="1"/>
      <w:marLeft w:val="0"/>
      <w:marRight w:val="0"/>
      <w:marTop w:val="0"/>
      <w:marBottom w:val="0"/>
      <w:divBdr>
        <w:top w:val="none" w:sz="0" w:space="0" w:color="auto"/>
        <w:left w:val="none" w:sz="0" w:space="0" w:color="auto"/>
        <w:bottom w:val="none" w:sz="0" w:space="0" w:color="auto"/>
        <w:right w:val="none" w:sz="0" w:space="0" w:color="auto"/>
      </w:divBdr>
    </w:div>
    <w:div w:id="2027437490">
      <w:bodyDiv w:val="1"/>
      <w:marLeft w:val="0"/>
      <w:marRight w:val="0"/>
      <w:marTop w:val="0"/>
      <w:marBottom w:val="0"/>
      <w:divBdr>
        <w:top w:val="none" w:sz="0" w:space="0" w:color="auto"/>
        <w:left w:val="none" w:sz="0" w:space="0" w:color="auto"/>
        <w:bottom w:val="none" w:sz="0" w:space="0" w:color="auto"/>
        <w:right w:val="none" w:sz="0" w:space="0" w:color="auto"/>
      </w:divBdr>
    </w:div>
    <w:div w:id="2034915009">
      <w:bodyDiv w:val="1"/>
      <w:marLeft w:val="0"/>
      <w:marRight w:val="0"/>
      <w:marTop w:val="0"/>
      <w:marBottom w:val="0"/>
      <w:divBdr>
        <w:top w:val="none" w:sz="0" w:space="0" w:color="auto"/>
        <w:left w:val="none" w:sz="0" w:space="0" w:color="auto"/>
        <w:bottom w:val="none" w:sz="0" w:space="0" w:color="auto"/>
        <w:right w:val="none" w:sz="0" w:space="0" w:color="auto"/>
      </w:divBdr>
    </w:div>
    <w:div w:id="2035229186">
      <w:bodyDiv w:val="1"/>
      <w:marLeft w:val="0"/>
      <w:marRight w:val="0"/>
      <w:marTop w:val="0"/>
      <w:marBottom w:val="0"/>
      <w:divBdr>
        <w:top w:val="none" w:sz="0" w:space="0" w:color="auto"/>
        <w:left w:val="none" w:sz="0" w:space="0" w:color="auto"/>
        <w:bottom w:val="none" w:sz="0" w:space="0" w:color="auto"/>
        <w:right w:val="none" w:sz="0" w:space="0" w:color="auto"/>
      </w:divBdr>
      <w:divsChild>
        <w:div w:id="119694438">
          <w:marLeft w:val="0"/>
          <w:marRight w:val="0"/>
          <w:marTop w:val="0"/>
          <w:marBottom w:val="0"/>
          <w:divBdr>
            <w:top w:val="single" w:sz="2" w:space="0" w:color="E3E3E3"/>
            <w:left w:val="single" w:sz="2" w:space="0" w:color="E3E3E3"/>
            <w:bottom w:val="single" w:sz="2" w:space="0" w:color="E3E3E3"/>
            <w:right w:val="single" w:sz="2" w:space="0" w:color="E3E3E3"/>
          </w:divBdr>
          <w:divsChild>
            <w:div w:id="313293062">
              <w:marLeft w:val="0"/>
              <w:marRight w:val="0"/>
              <w:marTop w:val="0"/>
              <w:marBottom w:val="0"/>
              <w:divBdr>
                <w:top w:val="single" w:sz="2" w:space="0" w:color="E3E3E3"/>
                <w:left w:val="single" w:sz="2" w:space="0" w:color="E3E3E3"/>
                <w:bottom w:val="single" w:sz="2" w:space="0" w:color="E3E3E3"/>
                <w:right w:val="single" w:sz="2" w:space="0" w:color="E3E3E3"/>
              </w:divBdr>
              <w:divsChild>
                <w:div w:id="1359501786">
                  <w:marLeft w:val="0"/>
                  <w:marRight w:val="0"/>
                  <w:marTop w:val="0"/>
                  <w:marBottom w:val="0"/>
                  <w:divBdr>
                    <w:top w:val="single" w:sz="2" w:space="0" w:color="E3E3E3"/>
                    <w:left w:val="single" w:sz="2" w:space="0" w:color="E3E3E3"/>
                    <w:bottom w:val="single" w:sz="2" w:space="0" w:color="E3E3E3"/>
                    <w:right w:val="single" w:sz="2" w:space="0" w:color="E3E3E3"/>
                  </w:divBdr>
                  <w:divsChild>
                    <w:div w:id="1345088128">
                      <w:marLeft w:val="0"/>
                      <w:marRight w:val="0"/>
                      <w:marTop w:val="0"/>
                      <w:marBottom w:val="0"/>
                      <w:divBdr>
                        <w:top w:val="single" w:sz="2" w:space="0" w:color="E3E3E3"/>
                        <w:left w:val="single" w:sz="2" w:space="0" w:color="E3E3E3"/>
                        <w:bottom w:val="single" w:sz="2" w:space="0" w:color="E3E3E3"/>
                        <w:right w:val="single" w:sz="2" w:space="0" w:color="E3E3E3"/>
                      </w:divBdr>
                      <w:divsChild>
                        <w:div w:id="1830486198">
                          <w:marLeft w:val="0"/>
                          <w:marRight w:val="0"/>
                          <w:marTop w:val="0"/>
                          <w:marBottom w:val="0"/>
                          <w:divBdr>
                            <w:top w:val="single" w:sz="2" w:space="0" w:color="E3E3E3"/>
                            <w:left w:val="single" w:sz="2" w:space="0" w:color="E3E3E3"/>
                            <w:bottom w:val="single" w:sz="2" w:space="0" w:color="E3E3E3"/>
                            <w:right w:val="single" w:sz="2" w:space="0" w:color="E3E3E3"/>
                          </w:divBdr>
                          <w:divsChild>
                            <w:div w:id="1310937907">
                              <w:marLeft w:val="0"/>
                              <w:marRight w:val="0"/>
                              <w:marTop w:val="100"/>
                              <w:marBottom w:val="100"/>
                              <w:divBdr>
                                <w:top w:val="single" w:sz="2" w:space="0" w:color="E3E3E3"/>
                                <w:left w:val="single" w:sz="2" w:space="0" w:color="E3E3E3"/>
                                <w:bottom w:val="single" w:sz="2" w:space="0" w:color="E3E3E3"/>
                                <w:right w:val="single" w:sz="2" w:space="0" w:color="E3E3E3"/>
                              </w:divBdr>
                              <w:divsChild>
                                <w:div w:id="853422049">
                                  <w:marLeft w:val="0"/>
                                  <w:marRight w:val="0"/>
                                  <w:marTop w:val="0"/>
                                  <w:marBottom w:val="0"/>
                                  <w:divBdr>
                                    <w:top w:val="single" w:sz="2" w:space="0" w:color="E3E3E3"/>
                                    <w:left w:val="single" w:sz="2" w:space="0" w:color="E3E3E3"/>
                                    <w:bottom w:val="single" w:sz="2" w:space="0" w:color="E3E3E3"/>
                                    <w:right w:val="single" w:sz="2" w:space="0" w:color="E3E3E3"/>
                                  </w:divBdr>
                                  <w:divsChild>
                                    <w:div w:id="2902579">
                                      <w:marLeft w:val="0"/>
                                      <w:marRight w:val="0"/>
                                      <w:marTop w:val="0"/>
                                      <w:marBottom w:val="0"/>
                                      <w:divBdr>
                                        <w:top w:val="single" w:sz="2" w:space="0" w:color="E3E3E3"/>
                                        <w:left w:val="single" w:sz="2" w:space="0" w:color="E3E3E3"/>
                                        <w:bottom w:val="single" w:sz="2" w:space="0" w:color="E3E3E3"/>
                                        <w:right w:val="single" w:sz="2" w:space="0" w:color="E3E3E3"/>
                                      </w:divBdr>
                                      <w:divsChild>
                                        <w:div w:id="20711401">
                                          <w:marLeft w:val="0"/>
                                          <w:marRight w:val="0"/>
                                          <w:marTop w:val="0"/>
                                          <w:marBottom w:val="0"/>
                                          <w:divBdr>
                                            <w:top w:val="single" w:sz="2" w:space="0" w:color="E3E3E3"/>
                                            <w:left w:val="single" w:sz="2" w:space="0" w:color="E3E3E3"/>
                                            <w:bottom w:val="single" w:sz="2" w:space="0" w:color="E3E3E3"/>
                                            <w:right w:val="single" w:sz="2" w:space="0" w:color="E3E3E3"/>
                                          </w:divBdr>
                                          <w:divsChild>
                                            <w:div w:id="1490169806">
                                              <w:marLeft w:val="0"/>
                                              <w:marRight w:val="0"/>
                                              <w:marTop w:val="0"/>
                                              <w:marBottom w:val="0"/>
                                              <w:divBdr>
                                                <w:top w:val="single" w:sz="2" w:space="0" w:color="E3E3E3"/>
                                                <w:left w:val="single" w:sz="2" w:space="0" w:color="E3E3E3"/>
                                                <w:bottom w:val="single" w:sz="2" w:space="0" w:color="E3E3E3"/>
                                                <w:right w:val="single" w:sz="2" w:space="0" w:color="E3E3E3"/>
                                              </w:divBdr>
                                              <w:divsChild>
                                                <w:div w:id="495414232">
                                                  <w:marLeft w:val="0"/>
                                                  <w:marRight w:val="0"/>
                                                  <w:marTop w:val="0"/>
                                                  <w:marBottom w:val="0"/>
                                                  <w:divBdr>
                                                    <w:top w:val="single" w:sz="2" w:space="0" w:color="E3E3E3"/>
                                                    <w:left w:val="single" w:sz="2" w:space="0" w:color="E3E3E3"/>
                                                    <w:bottom w:val="single" w:sz="2" w:space="0" w:color="E3E3E3"/>
                                                    <w:right w:val="single" w:sz="2" w:space="0" w:color="E3E3E3"/>
                                                  </w:divBdr>
                                                  <w:divsChild>
                                                    <w:div w:id="7875485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9455780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3047625">
      <w:bodyDiv w:val="1"/>
      <w:marLeft w:val="0"/>
      <w:marRight w:val="0"/>
      <w:marTop w:val="0"/>
      <w:marBottom w:val="0"/>
      <w:divBdr>
        <w:top w:val="none" w:sz="0" w:space="0" w:color="auto"/>
        <w:left w:val="none" w:sz="0" w:space="0" w:color="auto"/>
        <w:bottom w:val="none" w:sz="0" w:space="0" w:color="auto"/>
        <w:right w:val="none" w:sz="0" w:space="0" w:color="auto"/>
      </w:divBdr>
    </w:div>
    <w:div w:id="2045866474">
      <w:bodyDiv w:val="1"/>
      <w:marLeft w:val="0"/>
      <w:marRight w:val="0"/>
      <w:marTop w:val="0"/>
      <w:marBottom w:val="0"/>
      <w:divBdr>
        <w:top w:val="none" w:sz="0" w:space="0" w:color="auto"/>
        <w:left w:val="none" w:sz="0" w:space="0" w:color="auto"/>
        <w:bottom w:val="none" w:sz="0" w:space="0" w:color="auto"/>
        <w:right w:val="none" w:sz="0" w:space="0" w:color="auto"/>
      </w:divBdr>
      <w:divsChild>
        <w:div w:id="1979144009">
          <w:marLeft w:val="0"/>
          <w:marRight w:val="0"/>
          <w:marTop w:val="0"/>
          <w:marBottom w:val="0"/>
          <w:divBdr>
            <w:top w:val="single" w:sz="2" w:space="0" w:color="E3E3E3"/>
            <w:left w:val="single" w:sz="2" w:space="0" w:color="E3E3E3"/>
            <w:bottom w:val="single" w:sz="2" w:space="0" w:color="E3E3E3"/>
            <w:right w:val="single" w:sz="2" w:space="0" w:color="E3E3E3"/>
          </w:divBdr>
          <w:divsChild>
            <w:div w:id="335152245">
              <w:marLeft w:val="0"/>
              <w:marRight w:val="0"/>
              <w:marTop w:val="0"/>
              <w:marBottom w:val="0"/>
              <w:divBdr>
                <w:top w:val="single" w:sz="2" w:space="0" w:color="E3E3E3"/>
                <w:left w:val="single" w:sz="2" w:space="0" w:color="E3E3E3"/>
                <w:bottom w:val="single" w:sz="2" w:space="0" w:color="E3E3E3"/>
                <w:right w:val="single" w:sz="2" w:space="0" w:color="E3E3E3"/>
              </w:divBdr>
              <w:divsChild>
                <w:div w:id="2098676044">
                  <w:marLeft w:val="0"/>
                  <w:marRight w:val="0"/>
                  <w:marTop w:val="0"/>
                  <w:marBottom w:val="0"/>
                  <w:divBdr>
                    <w:top w:val="single" w:sz="2" w:space="0" w:color="E3E3E3"/>
                    <w:left w:val="single" w:sz="2" w:space="0" w:color="E3E3E3"/>
                    <w:bottom w:val="single" w:sz="2" w:space="0" w:color="E3E3E3"/>
                    <w:right w:val="single" w:sz="2" w:space="0" w:color="E3E3E3"/>
                  </w:divBdr>
                  <w:divsChild>
                    <w:div w:id="1943875090">
                      <w:marLeft w:val="0"/>
                      <w:marRight w:val="0"/>
                      <w:marTop w:val="0"/>
                      <w:marBottom w:val="0"/>
                      <w:divBdr>
                        <w:top w:val="single" w:sz="2" w:space="0" w:color="E3E3E3"/>
                        <w:left w:val="single" w:sz="2" w:space="0" w:color="E3E3E3"/>
                        <w:bottom w:val="single" w:sz="2" w:space="0" w:color="E3E3E3"/>
                        <w:right w:val="single" w:sz="2" w:space="0" w:color="E3E3E3"/>
                      </w:divBdr>
                      <w:divsChild>
                        <w:div w:id="667171320">
                          <w:marLeft w:val="0"/>
                          <w:marRight w:val="0"/>
                          <w:marTop w:val="0"/>
                          <w:marBottom w:val="0"/>
                          <w:divBdr>
                            <w:top w:val="single" w:sz="2" w:space="0" w:color="E3E3E3"/>
                            <w:left w:val="single" w:sz="2" w:space="0" w:color="E3E3E3"/>
                            <w:bottom w:val="single" w:sz="2" w:space="0" w:color="E3E3E3"/>
                            <w:right w:val="single" w:sz="2" w:space="0" w:color="E3E3E3"/>
                          </w:divBdr>
                          <w:divsChild>
                            <w:div w:id="1397318667">
                              <w:marLeft w:val="0"/>
                              <w:marRight w:val="0"/>
                              <w:marTop w:val="100"/>
                              <w:marBottom w:val="100"/>
                              <w:divBdr>
                                <w:top w:val="single" w:sz="2" w:space="0" w:color="E3E3E3"/>
                                <w:left w:val="single" w:sz="2" w:space="0" w:color="E3E3E3"/>
                                <w:bottom w:val="single" w:sz="2" w:space="0" w:color="E3E3E3"/>
                                <w:right w:val="single" w:sz="2" w:space="0" w:color="E3E3E3"/>
                              </w:divBdr>
                              <w:divsChild>
                                <w:div w:id="769273207">
                                  <w:marLeft w:val="0"/>
                                  <w:marRight w:val="0"/>
                                  <w:marTop w:val="0"/>
                                  <w:marBottom w:val="0"/>
                                  <w:divBdr>
                                    <w:top w:val="single" w:sz="2" w:space="0" w:color="E3E3E3"/>
                                    <w:left w:val="single" w:sz="2" w:space="0" w:color="E3E3E3"/>
                                    <w:bottom w:val="single" w:sz="2" w:space="0" w:color="E3E3E3"/>
                                    <w:right w:val="single" w:sz="2" w:space="0" w:color="E3E3E3"/>
                                  </w:divBdr>
                                  <w:divsChild>
                                    <w:div w:id="1514227094">
                                      <w:marLeft w:val="0"/>
                                      <w:marRight w:val="0"/>
                                      <w:marTop w:val="0"/>
                                      <w:marBottom w:val="0"/>
                                      <w:divBdr>
                                        <w:top w:val="single" w:sz="2" w:space="0" w:color="E3E3E3"/>
                                        <w:left w:val="single" w:sz="2" w:space="0" w:color="E3E3E3"/>
                                        <w:bottom w:val="single" w:sz="2" w:space="0" w:color="E3E3E3"/>
                                        <w:right w:val="single" w:sz="2" w:space="0" w:color="E3E3E3"/>
                                      </w:divBdr>
                                      <w:divsChild>
                                        <w:div w:id="353725573">
                                          <w:marLeft w:val="0"/>
                                          <w:marRight w:val="0"/>
                                          <w:marTop w:val="0"/>
                                          <w:marBottom w:val="0"/>
                                          <w:divBdr>
                                            <w:top w:val="single" w:sz="2" w:space="0" w:color="E3E3E3"/>
                                            <w:left w:val="single" w:sz="2" w:space="0" w:color="E3E3E3"/>
                                            <w:bottom w:val="single" w:sz="2" w:space="0" w:color="E3E3E3"/>
                                            <w:right w:val="single" w:sz="2" w:space="0" w:color="E3E3E3"/>
                                          </w:divBdr>
                                          <w:divsChild>
                                            <w:div w:id="1764916817">
                                              <w:marLeft w:val="0"/>
                                              <w:marRight w:val="0"/>
                                              <w:marTop w:val="0"/>
                                              <w:marBottom w:val="0"/>
                                              <w:divBdr>
                                                <w:top w:val="single" w:sz="2" w:space="0" w:color="E3E3E3"/>
                                                <w:left w:val="single" w:sz="2" w:space="0" w:color="E3E3E3"/>
                                                <w:bottom w:val="single" w:sz="2" w:space="0" w:color="E3E3E3"/>
                                                <w:right w:val="single" w:sz="2" w:space="0" w:color="E3E3E3"/>
                                              </w:divBdr>
                                              <w:divsChild>
                                                <w:div w:id="1187602775">
                                                  <w:marLeft w:val="0"/>
                                                  <w:marRight w:val="0"/>
                                                  <w:marTop w:val="0"/>
                                                  <w:marBottom w:val="0"/>
                                                  <w:divBdr>
                                                    <w:top w:val="single" w:sz="2" w:space="0" w:color="E3E3E3"/>
                                                    <w:left w:val="single" w:sz="2" w:space="0" w:color="E3E3E3"/>
                                                    <w:bottom w:val="single" w:sz="2" w:space="0" w:color="E3E3E3"/>
                                                    <w:right w:val="single" w:sz="2" w:space="0" w:color="E3E3E3"/>
                                                  </w:divBdr>
                                                  <w:divsChild>
                                                    <w:div w:id="720903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021572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65912763">
      <w:bodyDiv w:val="1"/>
      <w:marLeft w:val="0"/>
      <w:marRight w:val="0"/>
      <w:marTop w:val="0"/>
      <w:marBottom w:val="0"/>
      <w:divBdr>
        <w:top w:val="none" w:sz="0" w:space="0" w:color="auto"/>
        <w:left w:val="none" w:sz="0" w:space="0" w:color="auto"/>
        <w:bottom w:val="none" w:sz="0" w:space="0" w:color="auto"/>
        <w:right w:val="none" w:sz="0" w:space="0" w:color="auto"/>
      </w:divBdr>
      <w:divsChild>
        <w:div w:id="575096978">
          <w:marLeft w:val="0"/>
          <w:marRight w:val="0"/>
          <w:marTop w:val="0"/>
          <w:marBottom w:val="0"/>
          <w:divBdr>
            <w:top w:val="single" w:sz="2" w:space="0" w:color="D9D9E3"/>
            <w:left w:val="single" w:sz="2" w:space="0" w:color="D9D9E3"/>
            <w:bottom w:val="single" w:sz="2" w:space="0" w:color="D9D9E3"/>
            <w:right w:val="single" w:sz="2" w:space="0" w:color="D9D9E3"/>
          </w:divBdr>
          <w:divsChild>
            <w:div w:id="1439712425">
              <w:marLeft w:val="0"/>
              <w:marRight w:val="0"/>
              <w:marTop w:val="0"/>
              <w:marBottom w:val="0"/>
              <w:divBdr>
                <w:top w:val="single" w:sz="2" w:space="0" w:color="D9D9E3"/>
                <w:left w:val="single" w:sz="2" w:space="0" w:color="D9D9E3"/>
                <w:bottom w:val="single" w:sz="2" w:space="0" w:color="D9D9E3"/>
                <w:right w:val="single" w:sz="2" w:space="0" w:color="D9D9E3"/>
              </w:divBdr>
              <w:divsChild>
                <w:div w:id="1895117212">
                  <w:marLeft w:val="0"/>
                  <w:marRight w:val="0"/>
                  <w:marTop w:val="0"/>
                  <w:marBottom w:val="0"/>
                  <w:divBdr>
                    <w:top w:val="single" w:sz="2" w:space="0" w:color="D9D9E3"/>
                    <w:left w:val="single" w:sz="2" w:space="0" w:color="D9D9E3"/>
                    <w:bottom w:val="single" w:sz="2" w:space="0" w:color="D9D9E3"/>
                    <w:right w:val="single" w:sz="2" w:space="0" w:color="D9D9E3"/>
                  </w:divBdr>
                  <w:divsChild>
                    <w:div w:id="1473674098">
                      <w:marLeft w:val="0"/>
                      <w:marRight w:val="0"/>
                      <w:marTop w:val="0"/>
                      <w:marBottom w:val="0"/>
                      <w:divBdr>
                        <w:top w:val="single" w:sz="2" w:space="0" w:color="D9D9E3"/>
                        <w:left w:val="single" w:sz="2" w:space="0" w:color="D9D9E3"/>
                        <w:bottom w:val="single" w:sz="2" w:space="0" w:color="D9D9E3"/>
                        <w:right w:val="single" w:sz="2" w:space="0" w:color="D9D9E3"/>
                      </w:divBdr>
                      <w:divsChild>
                        <w:div w:id="1105229614">
                          <w:marLeft w:val="0"/>
                          <w:marRight w:val="0"/>
                          <w:marTop w:val="0"/>
                          <w:marBottom w:val="0"/>
                          <w:divBdr>
                            <w:top w:val="single" w:sz="2" w:space="0" w:color="D9D9E3"/>
                            <w:left w:val="single" w:sz="2" w:space="0" w:color="D9D9E3"/>
                            <w:bottom w:val="single" w:sz="2" w:space="0" w:color="D9D9E3"/>
                            <w:right w:val="single" w:sz="2" w:space="0" w:color="D9D9E3"/>
                          </w:divBdr>
                          <w:divsChild>
                            <w:div w:id="1932271773">
                              <w:marLeft w:val="0"/>
                              <w:marRight w:val="0"/>
                              <w:marTop w:val="100"/>
                              <w:marBottom w:val="100"/>
                              <w:divBdr>
                                <w:top w:val="single" w:sz="2" w:space="0" w:color="D9D9E3"/>
                                <w:left w:val="single" w:sz="2" w:space="0" w:color="D9D9E3"/>
                                <w:bottom w:val="single" w:sz="2" w:space="0" w:color="D9D9E3"/>
                                <w:right w:val="single" w:sz="2" w:space="0" w:color="D9D9E3"/>
                              </w:divBdr>
                              <w:divsChild>
                                <w:div w:id="1350521938">
                                  <w:marLeft w:val="0"/>
                                  <w:marRight w:val="0"/>
                                  <w:marTop w:val="0"/>
                                  <w:marBottom w:val="0"/>
                                  <w:divBdr>
                                    <w:top w:val="single" w:sz="2" w:space="0" w:color="D9D9E3"/>
                                    <w:left w:val="single" w:sz="2" w:space="0" w:color="D9D9E3"/>
                                    <w:bottom w:val="single" w:sz="2" w:space="0" w:color="D9D9E3"/>
                                    <w:right w:val="single" w:sz="2" w:space="0" w:color="D9D9E3"/>
                                  </w:divBdr>
                                  <w:divsChild>
                                    <w:div w:id="337003350">
                                      <w:marLeft w:val="0"/>
                                      <w:marRight w:val="0"/>
                                      <w:marTop w:val="0"/>
                                      <w:marBottom w:val="0"/>
                                      <w:divBdr>
                                        <w:top w:val="single" w:sz="2" w:space="0" w:color="D9D9E3"/>
                                        <w:left w:val="single" w:sz="2" w:space="0" w:color="D9D9E3"/>
                                        <w:bottom w:val="single" w:sz="2" w:space="0" w:color="D9D9E3"/>
                                        <w:right w:val="single" w:sz="2" w:space="0" w:color="D9D9E3"/>
                                      </w:divBdr>
                                      <w:divsChild>
                                        <w:div w:id="1242638246">
                                          <w:marLeft w:val="0"/>
                                          <w:marRight w:val="0"/>
                                          <w:marTop w:val="0"/>
                                          <w:marBottom w:val="0"/>
                                          <w:divBdr>
                                            <w:top w:val="single" w:sz="2" w:space="0" w:color="D9D9E3"/>
                                            <w:left w:val="single" w:sz="2" w:space="0" w:color="D9D9E3"/>
                                            <w:bottom w:val="single" w:sz="2" w:space="0" w:color="D9D9E3"/>
                                            <w:right w:val="single" w:sz="2" w:space="0" w:color="D9D9E3"/>
                                          </w:divBdr>
                                          <w:divsChild>
                                            <w:div w:id="143009243">
                                              <w:marLeft w:val="0"/>
                                              <w:marRight w:val="0"/>
                                              <w:marTop w:val="0"/>
                                              <w:marBottom w:val="0"/>
                                              <w:divBdr>
                                                <w:top w:val="single" w:sz="2" w:space="0" w:color="D9D9E3"/>
                                                <w:left w:val="single" w:sz="2" w:space="0" w:color="D9D9E3"/>
                                                <w:bottom w:val="single" w:sz="2" w:space="0" w:color="D9D9E3"/>
                                                <w:right w:val="single" w:sz="2" w:space="0" w:color="D9D9E3"/>
                                              </w:divBdr>
                                              <w:divsChild>
                                                <w:div w:id="652107019">
                                                  <w:marLeft w:val="0"/>
                                                  <w:marRight w:val="0"/>
                                                  <w:marTop w:val="0"/>
                                                  <w:marBottom w:val="0"/>
                                                  <w:divBdr>
                                                    <w:top w:val="single" w:sz="2" w:space="0" w:color="D9D9E3"/>
                                                    <w:left w:val="single" w:sz="2" w:space="0" w:color="D9D9E3"/>
                                                    <w:bottom w:val="single" w:sz="2" w:space="0" w:color="D9D9E3"/>
                                                    <w:right w:val="single" w:sz="2" w:space="0" w:color="D9D9E3"/>
                                                  </w:divBdr>
                                                  <w:divsChild>
                                                    <w:div w:id="13815149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47638420">
          <w:marLeft w:val="0"/>
          <w:marRight w:val="0"/>
          <w:marTop w:val="0"/>
          <w:marBottom w:val="0"/>
          <w:divBdr>
            <w:top w:val="none" w:sz="0" w:space="0" w:color="auto"/>
            <w:left w:val="none" w:sz="0" w:space="0" w:color="auto"/>
            <w:bottom w:val="none" w:sz="0" w:space="0" w:color="auto"/>
            <w:right w:val="none" w:sz="0" w:space="0" w:color="auto"/>
          </w:divBdr>
        </w:div>
      </w:divsChild>
    </w:div>
    <w:div w:id="2069499817">
      <w:bodyDiv w:val="1"/>
      <w:marLeft w:val="0"/>
      <w:marRight w:val="0"/>
      <w:marTop w:val="0"/>
      <w:marBottom w:val="0"/>
      <w:divBdr>
        <w:top w:val="none" w:sz="0" w:space="0" w:color="auto"/>
        <w:left w:val="none" w:sz="0" w:space="0" w:color="auto"/>
        <w:bottom w:val="none" w:sz="0" w:space="0" w:color="auto"/>
        <w:right w:val="none" w:sz="0" w:space="0" w:color="auto"/>
      </w:divBdr>
    </w:div>
    <w:div w:id="2073842258">
      <w:bodyDiv w:val="1"/>
      <w:marLeft w:val="0"/>
      <w:marRight w:val="0"/>
      <w:marTop w:val="0"/>
      <w:marBottom w:val="0"/>
      <w:divBdr>
        <w:top w:val="none" w:sz="0" w:space="0" w:color="auto"/>
        <w:left w:val="none" w:sz="0" w:space="0" w:color="auto"/>
        <w:bottom w:val="none" w:sz="0" w:space="0" w:color="auto"/>
        <w:right w:val="none" w:sz="0" w:space="0" w:color="auto"/>
      </w:divBdr>
    </w:div>
    <w:div w:id="2074157128">
      <w:bodyDiv w:val="1"/>
      <w:marLeft w:val="0"/>
      <w:marRight w:val="0"/>
      <w:marTop w:val="0"/>
      <w:marBottom w:val="0"/>
      <w:divBdr>
        <w:top w:val="none" w:sz="0" w:space="0" w:color="auto"/>
        <w:left w:val="none" w:sz="0" w:space="0" w:color="auto"/>
        <w:bottom w:val="none" w:sz="0" w:space="0" w:color="auto"/>
        <w:right w:val="none" w:sz="0" w:space="0" w:color="auto"/>
      </w:divBdr>
    </w:div>
    <w:div w:id="2076199078">
      <w:bodyDiv w:val="1"/>
      <w:marLeft w:val="0"/>
      <w:marRight w:val="0"/>
      <w:marTop w:val="0"/>
      <w:marBottom w:val="0"/>
      <w:divBdr>
        <w:top w:val="none" w:sz="0" w:space="0" w:color="auto"/>
        <w:left w:val="none" w:sz="0" w:space="0" w:color="auto"/>
        <w:bottom w:val="none" w:sz="0" w:space="0" w:color="auto"/>
        <w:right w:val="none" w:sz="0" w:space="0" w:color="auto"/>
      </w:divBdr>
    </w:div>
    <w:div w:id="2082218947">
      <w:bodyDiv w:val="1"/>
      <w:marLeft w:val="0"/>
      <w:marRight w:val="0"/>
      <w:marTop w:val="0"/>
      <w:marBottom w:val="0"/>
      <w:divBdr>
        <w:top w:val="none" w:sz="0" w:space="0" w:color="auto"/>
        <w:left w:val="none" w:sz="0" w:space="0" w:color="auto"/>
        <w:bottom w:val="none" w:sz="0" w:space="0" w:color="auto"/>
        <w:right w:val="none" w:sz="0" w:space="0" w:color="auto"/>
      </w:divBdr>
    </w:div>
    <w:div w:id="2087341562">
      <w:bodyDiv w:val="1"/>
      <w:marLeft w:val="0"/>
      <w:marRight w:val="0"/>
      <w:marTop w:val="0"/>
      <w:marBottom w:val="0"/>
      <w:divBdr>
        <w:top w:val="none" w:sz="0" w:space="0" w:color="auto"/>
        <w:left w:val="none" w:sz="0" w:space="0" w:color="auto"/>
        <w:bottom w:val="none" w:sz="0" w:space="0" w:color="auto"/>
        <w:right w:val="none" w:sz="0" w:space="0" w:color="auto"/>
      </w:divBdr>
    </w:div>
    <w:div w:id="2088652752">
      <w:bodyDiv w:val="1"/>
      <w:marLeft w:val="0"/>
      <w:marRight w:val="0"/>
      <w:marTop w:val="0"/>
      <w:marBottom w:val="0"/>
      <w:divBdr>
        <w:top w:val="none" w:sz="0" w:space="0" w:color="auto"/>
        <w:left w:val="none" w:sz="0" w:space="0" w:color="auto"/>
        <w:bottom w:val="none" w:sz="0" w:space="0" w:color="auto"/>
        <w:right w:val="none" w:sz="0" w:space="0" w:color="auto"/>
      </w:divBdr>
    </w:div>
    <w:div w:id="2088841128">
      <w:bodyDiv w:val="1"/>
      <w:marLeft w:val="0"/>
      <w:marRight w:val="0"/>
      <w:marTop w:val="0"/>
      <w:marBottom w:val="0"/>
      <w:divBdr>
        <w:top w:val="none" w:sz="0" w:space="0" w:color="auto"/>
        <w:left w:val="none" w:sz="0" w:space="0" w:color="auto"/>
        <w:bottom w:val="none" w:sz="0" w:space="0" w:color="auto"/>
        <w:right w:val="none" w:sz="0" w:space="0" w:color="auto"/>
      </w:divBdr>
    </w:div>
    <w:div w:id="2089768066">
      <w:bodyDiv w:val="1"/>
      <w:marLeft w:val="0"/>
      <w:marRight w:val="0"/>
      <w:marTop w:val="0"/>
      <w:marBottom w:val="0"/>
      <w:divBdr>
        <w:top w:val="none" w:sz="0" w:space="0" w:color="auto"/>
        <w:left w:val="none" w:sz="0" w:space="0" w:color="auto"/>
        <w:bottom w:val="none" w:sz="0" w:space="0" w:color="auto"/>
        <w:right w:val="none" w:sz="0" w:space="0" w:color="auto"/>
      </w:divBdr>
    </w:div>
    <w:div w:id="2094470906">
      <w:bodyDiv w:val="1"/>
      <w:marLeft w:val="0"/>
      <w:marRight w:val="0"/>
      <w:marTop w:val="0"/>
      <w:marBottom w:val="0"/>
      <w:divBdr>
        <w:top w:val="none" w:sz="0" w:space="0" w:color="auto"/>
        <w:left w:val="none" w:sz="0" w:space="0" w:color="auto"/>
        <w:bottom w:val="none" w:sz="0" w:space="0" w:color="auto"/>
        <w:right w:val="none" w:sz="0" w:space="0" w:color="auto"/>
      </w:divBdr>
    </w:div>
    <w:div w:id="2096898545">
      <w:bodyDiv w:val="1"/>
      <w:marLeft w:val="0"/>
      <w:marRight w:val="0"/>
      <w:marTop w:val="0"/>
      <w:marBottom w:val="0"/>
      <w:divBdr>
        <w:top w:val="none" w:sz="0" w:space="0" w:color="auto"/>
        <w:left w:val="none" w:sz="0" w:space="0" w:color="auto"/>
        <w:bottom w:val="none" w:sz="0" w:space="0" w:color="auto"/>
        <w:right w:val="none" w:sz="0" w:space="0" w:color="auto"/>
      </w:divBdr>
    </w:div>
    <w:div w:id="2104300099">
      <w:bodyDiv w:val="1"/>
      <w:marLeft w:val="0"/>
      <w:marRight w:val="0"/>
      <w:marTop w:val="0"/>
      <w:marBottom w:val="0"/>
      <w:divBdr>
        <w:top w:val="none" w:sz="0" w:space="0" w:color="auto"/>
        <w:left w:val="none" w:sz="0" w:space="0" w:color="auto"/>
        <w:bottom w:val="none" w:sz="0" w:space="0" w:color="auto"/>
        <w:right w:val="none" w:sz="0" w:space="0" w:color="auto"/>
      </w:divBdr>
    </w:div>
    <w:div w:id="2106262403">
      <w:bodyDiv w:val="1"/>
      <w:marLeft w:val="0"/>
      <w:marRight w:val="0"/>
      <w:marTop w:val="0"/>
      <w:marBottom w:val="0"/>
      <w:divBdr>
        <w:top w:val="none" w:sz="0" w:space="0" w:color="auto"/>
        <w:left w:val="none" w:sz="0" w:space="0" w:color="auto"/>
        <w:bottom w:val="none" w:sz="0" w:space="0" w:color="auto"/>
        <w:right w:val="none" w:sz="0" w:space="0" w:color="auto"/>
      </w:divBdr>
    </w:div>
    <w:div w:id="2114667848">
      <w:bodyDiv w:val="1"/>
      <w:marLeft w:val="0"/>
      <w:marRight w:val="0"/>
      <w:marTop w:val="0"/>
      <w:marBottom w:val="0"/>
      <w:divBdr>
        <w:top w:val="none" w:sz="0" w:space="0" w:color="auto"/>
        <w:left w:val="none" w:sz="0" w:space="0" w:color="auto"/>
        <w:bottom w:val="none" w:sz="0" w:space="0" w:color="auto"/>
        <w:right w:val="none" w:sz="0" w:space="0" w:color="auto"/>
      </w:divBdr>
    </w:div>
    <w:div w:id="2122529810">
      <w:bodyDiv w:val="1"/>
      <w:marLeft w:val="0"/>
      <w:marRight w:val="0"/>
      <w:marTop w:val="0"/>
      <w:marBottom w:val="0"/>
      <w:divBdr>
        <w:top w:val="none" w:sz="0" w:space="0" w:color="auto"/>
        <w:left w:val="none" w:sz="0" w:space="0" w:color="auto"/>
        <w:bottom w:val="none" w:sz="0" w:space="0" w:color="auto"/>
        <w:right w:val="none" w:sz="0" w:space="0" w:color="auto"/>
      </w:divBdr>
    </w:div>
    <w:div w:id="2124497145">
      <w:bodyDiv w:val="1"/>
      <w:marLeft w:val="0"/>
      <w:marRight w:val="0"/>
      <w:marTop w:val="0"/>
      <w:marBottom w:val="0"/>
      <w:divBdr>
        <w:top w:val="none" w:sz="0" w:space="0" w:color="auto"/>
        <w:left w:val="none" w:sz="0" w:space="0" w:color="auto"/>
        <w:bottom w:val="none" w:sz="0" w:space="0" w:color="auto"/>
        <w:right w:val="none" w:sz="0" w:space="0" w:color="auto"/>
      </w:divBdr>
    </w:div>
    <w:div w:id="2135251415">
      <w:bodyDiv w:val="1"/>
      <w:marLeft w:val="0"/>
      <w:marRight w:val="0"/>
      <w:marTop w:val="0"/>
      <w:marBottom w:val="0"/>
      <w:divBdr>
        <w:top w:val="none" w:sz="0" w:space="0" w:color="auto"/>
        <w:left w:val="none" w:sz="0" w:space="0" w:color="auto"/>
        <w:bottom w:val="none" w:sz="0" w:space="0" w:color="auto"/>
        <w:right w:val="none" w:sz="0" w:space="0" w:color="auto"/>
      </w:divBdr>
    </w:div>
    <w:div w:id="2137523172">
      <w:bodyDiv w:val="1"/>
      <w:marLeft w:val="0"/>
      <w:marRight w:val="0"/>
      <w:marTop w:val="0"/>
      <w:marBottom w:val="0"/>
      <w:divBdr>
        <w:top w:val="none" w:sz="0" w:space="0" w:color="auto"/>
        <w:left w:val="none" w:sz="0" w:space="0" w:color="auto"/>
        <w:bottom w:val="none" w:sz="0" w:space="0" w:color="auto"/>
        <w:right w:val="none" w:sz="0" w:space="0" w:color="auto"/>
      </w:divBdr>
    </w:div>
    <w:div w:id="2138644707">
      <w:bodyDiv w:val="1"/>
      <w:marLeft w:val="0"/>
      <w:marRight w:val="0"/>
      <w:marTop w:val="0"/>
      <w:marBottom w:val="0"/>
      <w:divBdr>
        <w:top w:val="none" w:sz="0" w:space="0" w:color="auto"/>
        <w:left w:val="none" w:sz="0" w:space="0" w:color="auto"/>
        <w:bottom w:val="none" w:sz="0" w:space="0" w:color="auto"/>
        <w:right w:val="none" w:sz="0" w:space="0" w:color="auto"/>
      </w:divBdr>
    </w:div>
    <w:div w:id="21453914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2.png"/><Relationship Id="rId18" Type="http://schemas.openxmlformats.org/officeDocument/2006/relationships/image" Target="media/image7.pn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eader" Target="header2.xml"/><Relationship Id="rId10" Type="http://schemas.microsoft.com/office/2011/relationships/commentsExtended" Target="commentsExtended.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footer" Target="footer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E5A6DC-95B6-4B79-A3F5-E3EC1CB105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5793</TotalTime>
  <Pages>10</Pages>
  <Words>1907</Words>
  <Characters>10875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dc:description/>
  <cp:lastModifiedBy>Hetvi Topiwala</cp:lastModifiedBy>
  <cp:revision>743</cp:revision>
  <cp:lastPrinted>2024-07-12T05:50:00Z</cp:lastPrinted>
  <dcterms:created xsi:type="dcterms:W3CDTF">2023-11-04T06:44:00Z</dcterms:created>
  <dcterms:modified xsi:type="dcterms:W3CDTF">2025-09-02T06:12:00Z</dcterms:modified>
</cp:coreProperties>
</file>