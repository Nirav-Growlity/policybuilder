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hAnsi="Segoe UI" w:cs="Segoe UI"/>
        </w:rPr>
        <w:id w:val="994681216"/>
        <w:docPartObj>
          <w:docPartGallery w:val="Cover Pages"/>
          <w:docPartUnique/>
        </w:docPartObj>
      </w:sdtPr>
      <w:sdtEndPr>
        <w:rPr>
          <w:sz w:val="20"/>
          <w:szCs w:val="20"/>
        </w:rPr>
      </w:sdtEndPr>
      <w:sdtContent>
        <w:p w14:paraId="5CFD54B3" w14:textId="137C300F" w:rsidR="00DC5313" w:rsidRPr="00343823" w:rsidRDefault="002B6B26" w:rsidP="0066304F">
          <w:pPr>
            <w:rPr>
              <w:rFonts w:ascii="Segoe UI" w:hAnsi="Segoe UI" w:cs="Segoe UI"/>
            </w:rPr>
          </w:pPr>
          <w:r w:rsidRPr="00343823">
            <w:rPr>
              <w:rFonts w:ascii="Segoe UI" w:hAnsi="Segoe UI" w:cs="Segoe UI"/>
              <w:noProof/>
            </w:rPr>
            <w:drawing>
              <wp:anchor distT="0" distB="0" distL="114300" distR="114300" simplePos="0" relativeHeight="251655680" behindDoc="1" locked="0" layoutInCell="1" allowOverlap="1" wp14:anchorId="77986522" wp14:editId="6A169918">
                <wp:simplePos x="0" y="0"/>
                <wp:positionH relativeFrom="margin">
                  <wp:posOffset>-996950</wp:posOffset>
                </wp:positionH>
                <wp:positionV relativeFrom="margin">
                  <wp:posOffset>-1435735</wp:posOffset>
                </wp:positionV>
                <wp:extent cx="7951470" cy="10404475"/>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951470" cy="10404475"/>
                        </a:xfrm>
                        <a:prstGeom prst="rect">
                          <a:avLst/>
                        </a:prstGeom>
                      </pic:spPr>
                    </pic:pic>
                  </a:graphicData>
                </a:graphic>
                <wp14:sizeRelH relativeFrom="page">
                  <wp14:pctWidth>0</wp14:pctWidth>
                </wp14:sizeRelH>
                <wp14:sizeRelV relativeFrom="page">
                  <wp14:pctHeight>0</wp14:pctHeight>
                </wp14:sizeRelV>
              </wp:anchor>
            </w:drawing>
          </w:r>
        </w:p>
        <w:p w14:paraId="4EC94CA5" w14:textId="07D0AFA3" w:rsidR="00D74123" w:rsidRPr="00343823" w:rsidRDefault="00355920" w:rsidP="00A51F16">
          <w:pPr>
            <w:jc w:val="right"/>
            <w:rPr>
              <w:rFonts w:ascii="Segoe UI" w:hAnsi="Segoe UI" w:cs="Segoe UI"/>
              <w:noProof/>
              <w:sz w:val="20"/>
              <w:szCs w:val="20"/>
            </w:rPr>
          </w:pPr>
          <w:r w:rsidRPr="00343823">
            <w:rPr>
              <w:rFonts w:ascii="Segoe UI" w:hAnsi="Segoe UI" w:cs="Segoe UI"/>
              <w:noProof/>
              <w:sz w:val="20"/>
              <w:szCs w:val="20"/>
            </w:rPr>
            <w:lastRenderedPageBreak/>
            <w:t xml:space="preserve">                                                                                                                                                 </w:t>
          </w:r>
        </w:p>
      </w:sdtContent>
    </w:sdt>
    <w:sdt>
      <w:sdtPr>
        <w:rPr>
          <w:rFonts w:ascii="Segoe UI" w:eastAsiaTheme="minorHAnsi" w:hAnsi="Segoe UI" w:cs="Segoe UI"/>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4A9159AF" w14:textId="0DBDA2A3" w:rsidR="001C260D" w:rsidRPr="00343823" w:rsidRDefault="001C260D" w:rsidP="00380E6D">
          <w:pPr>
            <w:pStyle w:val="TOCHeading"/>
            <w:spacing w:line="480" w:lineRule="auto"/>
            <w:rPr>
              <w:rFonts w:ascii="Segoe UI" w:eastAsiaTheme="minorHAnsi" w:hAnsi="Segoe UI" w:cs="Segoe UI"/>
              <w:color w:val="auto"/>
              <w:kern w:val="2"/>
              <w:sz w:val="22"/>
              <w:szCs w:val="22"/>
            </w:rPr>
          </w:pPr>
        </w:p>
        <w:p w14:paraId="0D575C38" w14:textId="37B50B78" w:rsidR="0021378E" w:rsidRPr="00343823" w:rsidRDefault="0021378E" w:rsidP="000B0364">
          <w:pPr>
            <w:pStyle w:val="TOCHeading"/>
            <w:spacing w:line="480" w:lineRule="auto"/>
            <w:jc w:val="center"/>
            <w:rPr>
              <w:rFonts w:ascii="Segoe UI" w:hAnsi="Segoe UI" w:cs="Segoe UI"/>
              <w:b/>
              <w:bCs/>
              <w:color w:val="CA1421"/>
              <w:sz w:val="40"/>
              <w:szCs w:val="40"/>
              <w:u w:val="thick"/>
            </w:rPr>
          </w:pPr>
          <w:r w:rsidRPr="00343823">
            <w:rPr>
              <w:rFonts w:ascii="Segoe UI" w:hAnsi="Segoe UI" w:cs="Segoe UI"/>
              <w:b/>
              <w:bCs/>
              <w:color w:val="CA1421"/>
              <w:sz w:val="40"/>
              <w:szCs w:val="40"/>
              <w:u w:val="thick"/>
            </w:rPr>
            <w:t>TABLE OF CONTENTS</w:t>
          </w:r>
        </w:p>
        <w:p w14:paraId="156E1FB3" w14:textId="74633425" w:rsidR="00C32094" w:rsidRPr="00343823" w:rsidRDefault="0021378E">
          <w:pPr>
            <w:pStyle w:val="TOC1"/>
            <w:tabs>
              <w:tab w:val="right" w:leader="dot" w:pos="9350"/>
            </w:tabs>
            <w:rPr>
              <w:rFonts w:ascii="Segoe UI" w:eastAsiaTheme="minorEastAsia" w:hAnsi="Segoe UI" w:cs="Segoe UI"/>
              <w:noProof/>
              <w:kern w:val="2"/>
              <w:lang w:val="en-IN" w:eastAsia="en-IN"/>
            </w:rPr>
          </w:pPr>
          <w:r w:rsidRPr="00343823">
            <w:rPr>
              <w:rFonts w:ascii="Segoe UI" w:hAnsi="Segoe UI" w:cs="Segoe UI"/>
            </w:rPr>
            <w:fldChar w:fldCharType="begin"/>
          </w:r>
          <w:r w:rsidRPr="00343823">
            <w:rPr>
              <w:rFonts w:ascii="Segoe UI" w:hAnsi="Segoe UI" w:cs="Segoe UI"/>
            </w:rPr>
            <w:instrText xml:space="preserve"> TOC \o "1-3" \h \z \u </w:instrText>
          </w:r>
          <w:r w:rsidRPr="00343823">
            <w:rPr>
              <w:rFonts w:ascii="Segoe UI" w:hAnsi="Segoe UI" w:cs="Segoe UI"/>
            </w:rPr>
            <w:fldChar w:fldCharType="separate"/>
          </w:r>
          <w:hyperlink w:anchor="_Toc203744442" w:history="1">
            <w:r w:rsidR="00C32094" w:rsidRPr="00343823">
              <w:rPr>
                <w:rStyle w:val="Hyperlink"/>
                <w:rFonts w:ascii="Segoe UI" w:eastAsia="Arimo Bold" w:hAnsi="Segoe UI" w:cs="Segoe UI"/>
                <w:noProof/>
              </w:rPr>
              <w:t>INTRODUCTION</w:t>
            </w:r>
            <w:r w:rsidR="00C32094" w:rsidRPr="00343823">
              <w:rPr>
                <w:rFonts w:ascii="Segoe UI" w:hAnsi="Segoe UI" w:cs="Segoe UI"/>
                <w:noProof/>
                <w:webHidden/>
              </w:rPr>
              <w:tab/>
            </w:r>
            <w:r w:rsidR="00C32094" w:rsidRPr="00343823">
              <w:rPr>
                <w:rFonts w:ascii="Segoe UI" w:hAnsi="Segoe UI" w:cs="Segoe UI"/>
                <w:noProof/>
                <w:webHidden/>
              </w:rPr>
              <w:fldChar w:fldCharType="begin"/>
            </w:r>
            <w:r w:rsidR="00C32094" w:rsidRPr="00343823">
              <w:rPr>
                <w:rFonts w:ascii="Segoe UI" w:hAnsi="Segoe UI" w:cs="Segoe UI"/>
                <w:noProof/>
                <w:webHidden/>
              </w:rPr>
              <w:instrText xml:space="preserve"> PAGEREF _Toc203744442 \h </w:instrText>
            </w:r>
            <w:r w:rsidR="00C32094" w:rsidRPr="00343823">
              <w:rPr>
                <w:rFonts w:ascii="Segoe UI" w:hAnsi="Segoe UI" w:cs="Segoe UI"/>
                <w:noProof/>
                <w:webHidden/>
              </w:rPr>
            </w:r>
            <w:r w:rsidR="00C32094" w:rsidRPr="00343823">
              <w:rPr>
                <w:rFonts w:ascii="Segoe UI" w:hAnsi="Segoe UI" w:cs="Segoe UI"/>
                <w:noProof/>
                <w:webHidden/>
              </w:rPr>
              <w:fldChar w:fldCharType="separate"/>
            </w:r>
            <w:r w:rsidR="00C32094" w:rsidRPr="00343823">
              <w:rPr>
                <w:rFonts w:ascii="Segoe UI" w:hAnsi="Segoe UI" w:cs="Segoe UI"/>
                <w:noProof/>
                <w:webHidden/>
              </w:rPr>
              <w:t>2</w:t>
            </w:r>
            <w:r w:rsidR="00C32094" w:rsidRPr="00343823">
              <w:rPr>
                <w:rFonts w:ascii="Segoe UI" w:hAnsi="Segoe UI" w:cs="Segoe UI"/>
                <w:noProof/>
                <w:webHidden/>
              </w:rPr>
              <w:fldChar w:fldCharType="end"/>
            </w:r>
          </w:hyperlink>
        </w:p>
        <w:p w14:paraId="3CC2C4EF" w14:textId="1C86E1CB"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43" w:history="1">
            <w:r w:rsidRPr="00343823">
              <w:rPr>
                <w:rStyle w:val="Hyperlink"/>
                <w:rFonts w:ascii="Segoe UI" w:eastAsia="Arimo Bold" w:hAnsi="Segoe UI" w:cs="Segoe UI"/>
                <w:noProof/>
              </w:rPr>
              <w:t>SCOPE</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_Toc203744443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2</w:t>
            </w:r>
            <w:r w:rsidRPr="00343823">
              <w:rPr>
                <w:rFonts w:ascii="Segoe UI" w:hAnsi="Segoe UI" w:cs="Segoe UI"/>
                <w:noProof/>
                <w:webHidden/>
              </w:rPr>
              <w:fldChar w:fldCharType="end"/>
            </w:r>
          </w:hyperlink>
        </w:p>
        <w:p w14:paraId="1709D36D" w14:textId="3DAA36D9"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44" w:history="1">
            <w:r w:rsidRPr="00343823">
              <w:rPr>
                <w:rStyle w:val="Hyperlink"/>
                <w:rFonts w:ascii="Segoe UI" w:eastAsia="Arimo Bold" w:hAnsi="Segoe UI" w:cs="Segoe UI"/>
                <w:noProof/>
              </w:rPr>
              <w:t>POLICY STATEMENT</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_Toc203744444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3</w:t>
            </w:r>
            <w:r w:rsidRPr="00343823">
              <w:rPr>
                <w:rFonts w:ascii="Segoe UI" w:hAnsi="Segoe UI" w:cs="Segoe UI"/>
                <w:noProof/>
                <w:webHidden/>
              </w:rPr>
              <w:fldChar w:fldCharType="end"/>
            </w:r>
          </w:hyperlink>
        </w:p>
        <w:p w14:paraId="6F00C4D3" w14:textId="1437EE3F"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45" w:history="1">
            <w:r w:rsidRPr="00343823">
              <w:rPr>
                <w:rStyle w:val="Hyperlink"/>
                <w:rFonts w:ascii="Segoe UI" w:eastAsia="Arimo Bold" w:hAnsi="Segoe UI" w:cs="Segoe UI"/>
                <w:noProof/>
              </w:rPr>
              <w:t>KEY FOCUS AREAS</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_Toc203744445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3</w:t>
            </w:r>
            <w:r w:rsidRPr="00343823">
              <w:rPr>
                <w:rFonts w:ascii="Segoe UI" w:hAnsi="Segoe UI" w:cs="Segoe UI"/>
                <w:noProof/>
                <w:webHidden/>
              </w:rPr>
              <w:fldChar w:fldCharType="end"/>
            </w:r>
          </w:hyperlink>
        </w:p>
        <w:p w14:paraId="0B8BD6C1" w14:textId="7A3A1B24"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46" w:history="1">
            <w:r w:rsidRPr="00343823">
              <w:rPr>
                <w:rStyle w:val="Hyperlink"/>
                <w:rFonts w:ascii="Segoe UI" w:eastAsia="Arimo Bold" w:hAnsi="Segoe UI" w:cs="Segoe UI"/>
                <w:noProof/>
              </w:rPr>
              <w:t>COMMITMENT AND GOALS</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_Toc203744446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4</w:t>
            </w:r>
            <w:r w:rsidRPr="00343823">
              <w:rPr>
                <w:rFonts w:ascii="Segoe UI" w:hAnsi="Segoe UI" w:cs="Segoe UI"/>
                <w:noProof/>
                <w:webHidden/>
              </w:rPr>
              <w:fldChar w:fldCharType="end"/>
            </w:r>
          </w:hyperlink>
        </w:p>
        <w:p w14:paraId="0EBA6695" w14:textId="2D21CD9D"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47" w:history="1">
            <w:r w:rsidRPr="00343823">
              <w:rPr>
                <w:rStyle w:val="Hyperlink"/>
                <w:rFonts w:ascii="Segoe UI" w:eastAsia="Arimo Bold" w:hAnsi="Segoe UI" w:cs="Segoe UI"/>
                <w:noProof/>
              </w:rPr>
              <w:t>HARMONIZING LABOUR AND HUMAN RIGHTS PRACTICES WITH SUSTAINABLE DEVELOPMENT GOALS</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_Toc203744447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5</w:t>
            </w:r>
            <w:r w:rsidRPr="00343823">
              <w:rPr>
                <w:rFonts w:ascii="Segoe UI" w:hAnsi="Segoe UI" w:cs="Segoe UI"/>
                <w:noProof/>
                <w:webHidden/>
              </w:rPr>
              <w:fldChar w:fldCharType="end"/>
            </w:r>
          </w:hyperlink>
        </w:p>
        <w:p w14:paraId="1FFE2C03" w14:textId="31FBB568"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48" w:history="1">
            <w:r w:rsidRPr="00343823">
              <w:rPr>
                <w:rStyle w:val="Hyperlink"/>
                <w:rFonts w:ascii="Segoe UI" w:eastAsia="Arimo Bold" w:hAnsi="Segoe UI" w:cs="Segoe UI"/>
                <w:noProof/>
              </w:rPr>
              <w:t>RESPONSIBILITIES</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_Toc203744448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6</w:t>
            </w:r>
            <w:r w:rsidRPr="00343823">
              <w:rPr>
                <w:rFonts w:ascii="Segoe UI" w:hAnsi="Segoe UI" w:cs="Segoe UI"/>
                <w:noProof/>
                <w:webHidden/>
              </w:rPr>
              <w:fldChar w:fldCharType="end"/>
            </w:r>
          </w:hyperlink>
        </w:p>
        <w:p w14:paraId="74EB264F" w14:textId="479A5EF2"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49" w:history="1">
            <w:r w:rsidRPr="00343823">
              <w:rPr>
                <w:rStyle w:val="Hyperlink"/>
                <w:rFonts w:ascii="Segoe UI" w:eastAsia="Arimo Bold" w:hAnsi="Segoe UI" w:cs="Segoe UI"/>
                <w:noProof/>
              </w:rPr>
              <w:t>REPORTING</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_Toc203744449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6</w:t>
            </w:r>
            <w:r w:rsidRPr="00343823">
              <w:rPr>
                <w:rFonts w:ascii="Segoe UI" w:hAnsi="Segoe UI" w:cs="Segoe UI"/>
                <w:noProof/>
                <w:webHidden/>
              </w:rPr>
              <w:fldChar w:fldCharType="end"/>
            </w:r>
          </w:hyperlink>
        </w:p>
        <w:p w14:paraId="7C299FE1" w14:textId="1A9DD59F"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50" w:history="1">
            <w:r w:rsidRPr="00343823">
              <w:rPr>
                <w:rStyle w:val="Hyperlink"/>
                <w:rFonts w:ascii="Segoe UI" w:eastAsia="Arimo Bold" w:hAnsi="Segoe UI" w:cs="Segoe UI"/>
                <w:noProof/>
              </w:rPr>
              <w:t>REVIEW MECHANISM</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_Toc203744450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7</w:t>
            </w:r>
            <w:r w:rsidRPr="00343823">
              <w:rPr>
                <w:rFonts w:ascii="Segoe UI" w:hAnsi="Segoe UI" w:cs="Segoe UI"/>
                <w:noProof/>
                <w:webHidden/>
              </w:rPr>
              <w:fldChar w:fldCharType="end"/>
            </w:r>
          </w:hyperlink>
        </w:p>
        <w:p w14:paraId="63E76C41" w14:textId="3B24D73D"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51" w:history="1">
            <w:r w:rsidRPr="00343823">
              <w:rPr>
                <w:rStyle w:val="Hyperlink"/>
                <w:rFonts w:ascii="Segoe UI" w:eastAsia="Arimo Bold" w:hAnsi="Segoe UI" w:cs="Segoe UI"/>
                <w:noProof/>
              </w:rPr>
              <w:t>REVISION HISTORY</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_Toc203744451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7</w:t>
            </w:r>
            <w:r w:rsidRPr="00343823">
              <w:rPr>
                <w:rFonts w:ascii="Segoe UI" w:hAnsi="Segoe UI" w:cs="Segoe UI"/>
                <w:noProof/>
                <w:webHidden/>
              </w:rPr>
              <w:fldChar w:fldCharType="end"/>
            </w:r>
          </w:hyperlink>
        </w:p>
        <w:p w14:paraId="4030DAA5" w14:textId="3E946722" w:rsidR="00C32094" w:rsidRPr="00343823" w:rsidRDefault="00C32094">
          <w:pPr>
            <w:pStyle w:val="TOC1"/>
            <w:tabs>
              <w:tab w:val="right" w:leader="dot" w:pos="9350"/>
            </w:tabs>
            <w:rPr>
              <w:rFonts w:ascii="Segoe UI" w:eastAsiaTheme="minorEastAsia" w:hAnsi="Segoe UI" w:cs="Segoe UI"/>
              <w:noProof/>
              <w:kern w:val="2"/>
              <w:lang w:val="en-IN" w:eastAsia="en-IN"/>
            </w:rPr>
          </w:pPr>
          <w:hyperlink w:anchor="_Toc203744452" w:history="1">
            <w:r w:rsidRPr="00343823">
              <w:rPr>
                <w:rStyle w:val="Hyperlink"/>
                <w:rFonts w:ascii="Segoe UI" w:eastAsia="Arimo Bold" w:hAnsi="Segoe UI" w:cs="Segoe UI"/>
                <w:noProof/>
              </w:rPr>
              <w:t>EMPOLYEE ACKNOWLEDGEMENT</w:t>
            </w:r>
            <w:r w:rsidRPr="00343823">
              <w:rPr>
                <w:rFonts w:ascii="Segoe UI" w:hAnsi="Segoe UI" w:cs="Segoe UI"/>
                <w:noProof/>
                <w:webHidden/>
              </w:rPr>
              <w:tab/>
            </w:r>
            <w:r w:rsidRPr="00343823">
              <w:rPr>
                <w:rFonts w:ascii="Segoe UI" w:hAnsi="Segoe UI" w:cs="Segoe UI"/>
                <w:noProof/>
                <w:webHidden/>
              </w:rPr>
              <w:fldChar w:fldCharType="begin"/>
            </w:r>
            <w:r w:rsidRPr="00343823">
              <w:rPr>
                <w:rFonts w:ascii="Segoe UI" w:hAnsi="Segoe UI" w:cs="Segoe UI"/>
                <w:noProof/>
                <w:webHidden/>
              </w:rPr>
              <w:instrText xml:space="preserve"> PAGEREF _Toc203744452 \h </w:instrText>
            </w:r>
            <w:r w:rsidRPr="00343823">
              <w:rPr>
                <w:rFonts w:ascii="Segoe UI" w:hAnsi="Segoe UI" w:cs="Segoe UI"/>
                <w:noProof/>
                <w:webHidden/>
              </w:rPr>
            </w:r>
            <w:r w:rsidRPr="00343823">
              <w:rPr>
                <w:rFonts w:ascii="Segoe UI" w:hAnsi="Segoe UI" w:cs="Segoe UI"/>
                <w:noProof/>
                <w:webHidden/>
              </w:rPr>
              <w:fldChar w:fldCharType="separate"/>
            </w:r>
            <w:r w:rsidRPr="00343823">
              <w:rPr>
                <w:rFonts w:ascii="Segoe UI" w:hAnsi="Segoe UI" w:cs="Segoe UI"/>
                <w:noProof/>
                <w:webHidden/>
              </w:rPr>
              <w:t>8</w:t>
            </w:r>
            <w:r w:rsidRPr="00343823">
              <w:rPr>
                <w:rFonts w:ascii="Segoe UI" w:hAnsi="Segoe UI" w:cs="Segoe UI"/>
                <w:noProof/>
                <w:webHidden/>
              </w:rPr>
              <w:fldChar w:fldCharType="end"/>
            </w:r>
          </w:hyperlink>
        </w:p>
        <w:p w14:paraId="06065A7A" w14:textId="2D40CE66" w:rsidR="0021378E" w:rsidRPr="00343823" w:rsidRDefault="0021378E" w:rsidP="000B0364">
          <w:pPr>
            <w:spacing w:line="480" w:lineRule="auto"/>
            <w:rPr>
              <w:rFonts w:ascii="Segoe UI" w:hAnsi="Segoe UI" w:cs="Segoe UI"/>
            </w:rPr>
          </w:pPr>
          <w:r w:rsidRPr="00343823">
            <w:rPr>
              <w:rFonts w:ascii="Segoe UI" w:hAnsi="Segoe UI" w:cs="Segoe UI"/>
              <w:b/>
              <w:bCs/>
              <w:noProof/>
            </w:rPr>
            <w:fldChar w:fldCharType="end"/>
          </w:r>
        </w:p>
      </w:sdtContent>
    </w:sdt>
    <w:p w14:paraId="3C1A2E2D" w14:textId="080C2B8A" w:rsidR="000B0364" w:rsidRPr="00343823" w:rsidRDefault="000B0364" w:rsidP="00DD2E0B">
      <w:pPr>
        <w:pStyle w:val="Heading1"/>
        <w:spacing w:line="276" w:lineRule="auto"/>
        <w:rPr>
          <w:rFonts w:ascii="Segoe UI" w:hAnsi="Segoe UI" w:cs="Segoe UI"/>
        </w:rPr>
      </w:pPr>
    </w:p>
    <w:p w14:paraId="2D8BD889" w14:textId="344E725C" w:rsidR="000B0364" w:rsidRPr="00343823" w:rsidRDefault="00403D8E" w:rsidP="00403D8E">
      <w:pPr>
        <w:tabs>
          <w:tab w:val="left" w:pos="6148"/>
        </w:tabs>
        <w:rPr>
          <w:rFonts w:ascii="Segoe UI" w:hAnsi="Segoe UI" w:cs="Segoe UI"/>
        </w:rPr>
      </w:pPr>
      <w:r w:rsidRPr="00343823">
        <w:rPr>
          <w:rFonts w:ascii="Segoe UI" w:hAnsi="Segoe UI" w:cs="Segoe UI"/>
        </w:rPr>
        <w:tab/>
      </w:r>
    </w:p>
    <w:p w14:paraId="14762145" w14:textId="5821453D" w:rsidR="000B0364" w:rsidRPr="00343823" w:rsidRDefault="000B0364" w:rsidP="000B0364">
      <w:pPr>
        <w:rPr>
          <w:rFonts w:ascii="Segoe UI" w:hAnsi="Segoe UI" w:cs="Segoe UI"/>
        </w:rPr>
      </w:pPr>
    </w:p>
    <w:p w14:paraId="43C0152D" w14:textId="77777777" w:rsidR="000B0364" w:rsidRPr="00343823" w:rsidRDefault="000B0364" w:rsidP="000B0364">
      <w:pPr>
        <w:rPr>
          <w:rFonts w:ascii="Segoe UI" w:hAnsi="Segoe UI" w:cs="Segoe UI"/>
        </w:rPr>
      </w:pPr>
    </w:p>
    <w:p w14:paraId="1791138E" w14:textId="77777777" w:rsidR="006D3BEF" w:rsidRPr="00343823" w:rsidRDefault="006D3BEF" w:rsidP="009A24F5">
      <w:pPr>
        <w:pStyle w:val="Heading1"/>
        <w:spacing w:line="276" w:lineRule="auto"/>
        <w:rPr>
          <w:rFonts w:ascii="Segoe UI" w:hAnsi="Segoe UI" w:cs="Segoe UI"/>
        </w:rPr>
      </w:pPr>
    </w:p>
    <w:p w14:paraId="5F1F8CE2" w14:textId="77777777" w:rsidR="006E76FF" w:rsidRPr="00343823" w:rsidRDefault="006E76FF" w:rsidP="006E76FF">
      <w:pPr>
        <w:rPr>
          <w:rFonts w:ascii="Segoe UI" w:hAnsi="Segoe UI" w:cs="Segoe UI"/>
        </w:rPr>
      </w:pPr>
    </w:p>
    <w:p w14:paraId="5B3D3626" w14:textId="77777777" w:rsidR="006E76FF" w:rsidRPr="00343823" w:rsidRDefault="006E76FF" w:rsidP="006E76FF">
      <w:pPr>
        <w:rPr>
          <w:rFonts w:ascii="Segoe UI" w:hAnsi="Segoe UI" w:cs="Segoe UI"/>
        </w:rPr>
      </w:pPr>
    </w:p>
    <w:p w14:paraId="0F9B5FAA" w14:textId="77777777" w:rsidR="006E76FF" w:rsidRPr="00343823" w:rsidRDefault="006E76FF" w:rsidP="006E76FF">
      <w:pPr>
        <w:rPr>
          <w:rFonts w:ascii="Segoe UI" w:hAnsi="Segoe UI" w:cs="Segoe UI"/>
        </w:rPr>
      </w:pPr>
    </w:p>
    <w:p w14:paraId="14D6E7C5" w14:textId="77777777" w:rsidR="009C73CB" w:rsidRPr="00343823" w:rsidRDefault="009C73CB" w:rsidP="006E76FF">
      <w:pPr>
        <w:rPr>
          <w:rFonts w:ascii="Segoe UI" w:hAnsi="Segoe UI" w:cs="Segoe UI"/>
        </w:rPr>
      </w:pPr>
    </w:p>
    <w:p w14:paraId="088DF916" w14:textId="77777777" w:rsidR="00725F8C" w:rsidRPr="00343823" w:rsidRDefault="00725F8C" w:rsidP="00CB0EBB">
      <w:pPr>
        <w:spacing w:line="276" w:lineRule="auto"/>
        <w:jc w:val="both"/>
        <w:rPr>
          <w:rFonts w:ascii="Segoe UI" w:eastAsia="Arimo Bold" w:hAnsi="Segoe UI" w:cs="Segoe UI"/>
          <w:b/>
          <w:bCs/>
          <w:color w:val="0062AE"/>
          <w:kern w:val="24"/>
          <w:sz w:val="30"/>
          <w:szCs w:val="30"/>
          <w:u w:val="single"/>
        </w:rPr>
      </w:pPr>
    </w:p>
    <w:p w14:paraId="3EA49DA4" w14:textId="7F97EF0E" w:rsidR="00611DF8" w:rsidRPr="00343823" w:rsidRDefault="00C32094" w:rsidP="00C32094">
      <w:pPr>
        <w:pStyle w:val="Heading1"/>
        <w:rPr>
          <w:rFonts w:ascii="Segoe UI" w:eastAsia="Arimo Bold" w:hAnsi="Segoe UI" w:cs="Segoe UI"/>
          <w:sz w:val="28"/>
          <w:szCs w:val="36"/>
        </w:rPr>
      </w:pPr>
      <w:bookmarkStart w:id="0" w:name="_Toc203744442"/>
      <w:r w:rsidRPr="00343823">
        <w:rPr>
          <w:rFonts w:ascii="Segoe UI" w:eastAsia="Arimo Bold" w:hAnsi="Segoe UI" w:cs="Segoe UI"/>
          <w:sz w:val="28"/>
          <w:szCs w:val="36"/>
        </w:rPr>
        <w:lastRenderedPageBreak/>
        <w:t>INTRODUCTION</w:t>
      </w:r>
      <w:bookmarkEnd w:id="0"/>
    </w:p>
    <w:p w14:paraId="52DA2277" w14:textId="77777777" w:rsidR="007E5234" w:rsidRPr="00343823" w:rsidRDefault="007E5234" w:rsidP="00CB0EBB">
      <w:pPr>
        <w:spacing w:line="276" w:lineRule="auto"/>
        <w:jc w:val="both"/>
        <w:rPr>
          <w:rFonts w:ascii="Segoe UI" w:eastAsia="Arimo Bold" w:hAnsi="Segoe UI" w:cs="Segoe UI"/>
          <w:b/>
          <w:bCs/>
          <w:color w:val="0062AE"/>
          <w:kern w:val="24"/>
          <w:sz w:val="12"/>
          <w:szCs w:val="12"/>
          <w:u w:val="single"/>
        </w:rPr>
      </w:pPr>
    </w:p>
    <w:p w14:paraId="68EDAACD" w14:textId="77777777" w:rsidR="003C7058" w:rsidRPr="00343823" w:rsidRDefault="003C7058" w:rsidP="00CB0EBB">
      <w:pPr>
        <w:spacing w:line="276" w:lineRule="auto"/>
        <w:jc w:val="both"/>
        <w:rPr>
          <w:rFonts w:ascii="Segoe UI" w:hAnsi="Segoe UI" w:cs="Segoe UI"/>
          <w:b/>
          <w:bCs/>
          <w:sz w:val="2"/>
          <w:szCs w:val="2"/>
          <w:u w:val="single"/>
          <w:lang w:val="en-IN"/>
        </w:rPr>
      </w:pPr>
    </w:p>
    <w:p w14:paraId="461DF405" w14:textId="4C5FBE43" w:rsidR="007E5234" w:rsidRPr="00343823" w:rsidRDefault="002D2037" w:rsidP="00A475B4">
      <w:pPr>
        <w:spacing w:line="276" w:lineRule="auto"/>
        <w:jc w:val="both"/>
        <w:rPr>
          <w:rFonts w:ascii="Segoe UI" w:hAnsi="Segoe UI" w:cs="Segoe UI"/>
          <w:color w:val="0D0D0D"/>
          <w:shd w:val="clear" w:color="auto" w:fill="FFFFFF"/>
        </w:rPr>
      </w:pPr>
      <w:r w:rsidRPr="00343823">
        <w:rPr>
          <w:rFonts w:ascii="Segoe UI" w:hAnsi="Segoe UI" w:cs="Segoe UI"/>
          <w:color w:val="0D0D0D"/>
          <w:shd w:val="clear" w:color="auto" w:fill="FFFFFF"/>
        </w:rPr>
        <w:t xml:space="preserve">At </w:t>
      </w:r>
      <w:r w:rsidRPr="00343823">
        <w:rPr>
          <w:rFonts w:ascii="Segoe UI" w:hAnsi="Segoe UI" w:cs="Segoe UI"/>
          <w:b/>
          <w:bCs/>
          <w:color w:val="0D0D0D"/>
          <w:shd w:val="clear" w:color="auto" w:fill="FFFFFF"/>
        </w:rPr>
        <w:t>Agrawal Metal Works</w:t>
      </w:r>
      <w:r w:rsidR="00681BAB" w:rsidRPr="00343823">
        <w:rPr>
          <w:rFonts w:ascii="Segoe UI" w:hAnsi="Segoe UI" w:cs="Segoe UI"/>
          <w:b/>
          <w:bCs/>
          <w:color w:val="0D0D0D"/>
          <w:shd w:val="clear" w:color="auto" w:fill="FFFFFF"/>
        </w:rPr>
        <w:t xml:space="preserve"> Pvt. Lt</w:t>
      </w:r>
      <w:r w:rsidR="003A4AEE" w:rsidRPr="00343823">
        <w:rPr>
          <w:rFonts w:ascii="Segoe UI" w:hAnsi="Segoe UI" w:cs="Segoe UI"/>
          <w:b/>
          <w:bCs/>
          <w:color w:val="0D0D0D"/>
          <w:shd w:val="clear" w:color="auto" w:fill="FFFFFF"/>
        </w:rPr>
        <w:t>d.</w:t>
      </w:r>
      <w:r w:rsidR="00A475B4" w:rsidRPr="00343823">
        <w:rPr>
          <w:rFonts w:ascii="Segoe UI" w:hAnsi="Segoe UI" w:cs="Segoe UI"/>
          <w:color w:val="0D0D0D"/>
          <w:shd w:val="clear" w:color="auto" w:fill="FFFFFF"/>
        </w:rPr>
        <w:t>,</w:t>
      </w:r>
      <w:r w:rsidR="00631B17" w:rsidRPr="00343823">
        <w:rPr>
          <w:rFonts w:ascii="Segoe UI" w:hAnsi="Segoe UI" w:cs="Segoe UI"/>
          <w:color w:val="0D0D0D"/>
          <w:shd w:val="clear" w:color="auto" w:fill="FFFFFF"/>
        </w:rPr>
        <w:t xml:space="preserve"> we are</w:t>
      </w:r>
      <w:r w:rsidR="00A475B4" w:rsidRPr="00343823">
        <w:rPr>
          <w:rFonts w:ascii="Segoe UI" w:hAnsi="Segoe UI" w:cs="Segoe UI"/>
          <w:color w:val="0D0D0D"/>
          <w:shd w:val="clear" w:color="auto" w:fill="FFFFFF"/>
        </w:rPr>
        <w:t xml:space="preserve"> deeply committed to uphold the highest standards of labor and human rights. Recognizing the integral role that our workforce plays in our success, we strive to create a safe, fair, and respectful working environment. Our Policy </w:t>
      </w:r>
      <w:r w:rsidR="00B166D7" w:rsidRPr="00343823">
        <w:rPr>
          <w:rFonts w:ascii="Segoe UI" w:hAnsi="Segoe UI" w:cs="Segoe UI"/>
          <w:color w:val="0D0D0D"/>
          <w:shd w:val="clear" w:color="auto" w:fill="FFFFFF"/>
        </w:rPr>
        <w:t xml:space="preserve">on labor and human rights </w:t>
      </w:r>
      <w:r w:rsidR="00A475B4" w:rsidRPr="00343823">
        <w:rPr>
          <w:rFonts w:ascii="Segoe UI" w:hAnsi="Segoe UI" w:cs="Segoe UI"/>
          <w:color w:val="0D0D0D"/>
          <w:shd w:val="clear" w:color="auto" w:fill="FFFFFF"/>
        </w:rPr>
        <w:t>underscores our dedication to ethical practices, fair treatment, and the well-being of all employees. We adhere to national and international regulations, ensuring that our operations not only comply with but exceed the expectations for labor rights and human dignity.</w:t>
      </w:r>
    </w:p>
    <w:p w14:paraId="5FA3B6E2" w14:textId="77777777" w:rsidR="00F17B1D" w:rsidRPr="00343823" w:rsidRDefault="00F17B1D" w:rsidP="00A475B4">
      <w:pPr>
        <w:spacing w:line="276" w:lineRule="auto"/>
        <w:jc w:val="both"/>
        <w:rPr>
          <w:rFonts w:ascii="Segoe UI" w:hAnsi="Segoe UI" w:cs="Segoe UI"/>
          <w:color w:val="0D0D0D"/>
          <w:shd w:val="clear" w:color="auto" w:fill="FFFFFF"/>
        </w:rPr>
      </w:pPr>
    </w:p>
    <w:p w14:paraId="63DEDE60" w14:textId="1F142A35" w:rsidR="00F17B1D" w:rsidRPr="00343823" w:rsidRDefault="00F17B1D" w:rsidP="00A475B4">
      <w:pPr>
        <w:spacing w:line="276" w:lineRule="auto"/>
        <w:jc w:val="both"/>
        <w:rPr>
          <w:rFonts w:ascii="Segoe UI" w:hAnsi="Segoe UI" w:cs="Segoe UI"/>
          <w:color w:val="0D0D0D"/>
          <w:shd w:val="clear" w:color="auto" w:fill="FFFFFF"/>
        </w:rPr>
      </w:pPr>
      <w:r w:rsidRPr="00343823">
        <w:rPr>
          <w:rFonts w:ascii="Segoe UI" w:hAnsi="Segoe UI" w:cs="Segoe UI"/>
          <w:color w:val="0D0D0D"/>
          <w:shd w:val="clear" w:color="auto" w:fill="FFFFFF"/>
        </w:rPr>
        <w:t>This policy encompasses principles of non-discrimination, fair wages, safe working conditions, freedom of association, and the prohibition of forced and child labor. We are committed to continuous improvement and regularly review our practices to align with the evolving standards of labor and human rights. Additionally, we engage with our employees and other stakeholders to foster a culture of respect, inclusivity, and shared responsibility. Through these efforts, Agrawal Metal Works aims to be a model of ethical conduct and social responsibility in the industry.</w:t>
      </w:r>
    </w:p>
    <w:p w14:paraId="0FB86ABD" w14:textId="580A3435" w:rsidR="00B0269F" w:rsidRPr="00343823" w:rsidRDefault="000C5221" w:rsidP="00C32094">
      <w:pPr>
        <w:pStyle w:val="Heading1"/>
        <w:rPr>
          <w:rFonts w:ascii="Segoe UI" w:eastAsia="Arimo Bold" w:hAnsi="Segoe UI" w:cs="Segoe UI"/>
          <w:sz w:val="28"/>
          <w:szCs w:val="36"/>
        </w:rPr>
      </w:pPr>
      <w:bookmarkStart w:id="1" w:name="_Toc203744443"/>
      <w:r w:rsidRPr="00343823">
        <w:rPr>
          <w:rFonts w:ascii="Segoe UI" w:eastAsia="Arimo Bold" w:hAnsi="Segoe UI" w:cs="Segoe UI"/>
          <w:sz w:val="28"/>
          <w:szCs w:val="36"/>
        </w:rPr>
        <w:t>SCOPE</w:t>
      </w:r>
      <w:bookmarkEnd w:id="1"/>
    </w:p>
    <w:p w14:paraId="3689D425" w14:textId="77777777" w:rsidR="00E214EA" w:rsidRPr="00343823" w:rsidRDefault="00E214EA" w:rsidP="00DD2E0B">
      <w:pPr>
        <w:spacing w:line="276" w:lineRule="auto"/>
        <w:jc w:val="both"/>
        <w:rPr>
          <w:rFonts w:ascii="Segoe UI" w:hAnsi="Segoe UI" w:cs="Segoe UI"/>
          <w:sz w:val="12"/>
          <w:szCs w:val="12"/>
          <w:lang w:val="en-IN"/>
        </w:rPr>
      </w:pPr>
    </w:p>
    <w:p w14:paraId="4850115A" w14:textId="648BE6D6" w:rsidR="00C938F2" w:rsidRPr="00343823" w:rsidRDefault="00EF247E" w:rsidP="00DD2E0B">
      <w:pPr>
        <w:spacing w:line="276" w:lineRule="auto"/>
        <w:jc w:val="both"/>
        <w:rPr>
          <w:rFonts w:ascii="Segoe UI" w:hAnsi="Segoe UI" w:cs="Segoe UI"/>
          <w:lang w:val="en-IN"/>
        </w:rPr>
      </w:pPr>
      <w:r w:rsidRPr="00343823">
        <w:rPr>
          <w:rFonts w:ascii="Segoe UI" w:hAnsi="Segoe UI" w:cs="Segoe UI"/>
          <w:lang w:val="en-IN"/>
        </w:rPr>
        <w:t>This Policy</w:t>
      </w:r>
      <w:r w:rsidR="009E07F6" w:rsidRPr="00343823">
        <w:rPr>
          <w:rFonts w:ascii="Segoe UI" w:hAnsi="Segoe UI" w:cs="Segoe UI"/>
          <w:lang w:val="en-IN"/>
        </w:rPr>
        <w:t xml:space="preserve"> is applicable to fol</w:t>
      </w:r>
      <w:r w:rsidR="006035BA" w:rsidRPr="00343823">
        <w:rPr>
          <w:rFonts w:ascii="Segoe UI" w:hAnsi="Segoe UI" w:cs="Segoe UI"/>
          <w:lang w:val="en-IN"/>
        </w:rPr>
        <w:t>lowing sites</w:t>
      </w:r>
      <w:r w:rsidR="000C6CB2" w:rsidRPr="00343823">
        <w:rPr>
          <w:rFonts w:ascii="Segoe UI" w:hAnsi="Segoe UI" w:cs="Segoe UI"/>
          <w:lang w:val="en-IN"/>
        </w:rPr>
        <w:t xml:space="preserve"> and all</w:t>
      </w:r>
      <w:r w:rsidR="009E27E9" w:rsidRPr="00343823">
        <w:rPr>
          <w:rFonts w:ascii="Segoe UI" w:hAnsi="Segoe UI" w:cs="Segoe UI"/>
          <w:lang w:val="en-IN"/>
        </w:rPr>
        <w:t xml:space="preserve"> of its employees, workers, sub-contractors and other stakeholders</w:t>
      </w:r>
      <w:r w:rsidR="006035BA" w:rsidRPr="00343823">
        <w:rPr>
          <w:rFonts w:ascii="Segoe UI" w:hAnsi="Segoe UI" w:cs="Segoe UI"/>
          <w:lang w:val="en-IN"/>
        </w:rPr>
        <w:t>:</w:t>
      </w:r>
    </w:p>
    <w:p w14:paraId="1D678E08" w14:textId="77777777" w:rsidR="00341C0D" w:rsidRPr="00343823" w:rsidRDefault="00341C0D" w:rsidP="00DD2E0B">
      <w:pPr>
        <w:spacing w:line="276" w:lineRule="auto"/>
        <w:jc w:val="both"/>
        <w:rPr>
          <w:rFonts w:ascii="Segoe UI" w:hAnsi="Segoe UI" w:cs="Segoe UI"/>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343823"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343823" w:rsidRDefault="00617A2B" w:rsidP="00DD2E0B">
            <w:pPr>
              <w:spacing w:line="276" w:lineRule="auto"/>
              <w:jc w:val="center"/>
              <w:rPr>
                <w:rFonts w:ascii="Segoe UI" w:hAnsi="Segoe UI" w:cs="Segoe UI"/>
                <w:sz w:val="24"/>
                <w:szCs w:val="24"/>
              </w:rPr>
            </w:pPr>
            <w:r w:rsidRPr="00343823">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343823"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343823">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343823"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343823">
              <w:rPr>
                <w:rFonts w:ascii="Segoe UI" w:hAnsi="Segoe UI" w:cs="Segoe UI"/>
                <w:sz w:val="24"/>
                <w:szCs w:val="24"/>
              </w:rPr>
              <w:t>Address</w:t>
            </w:r>
          </w:p>
        </w:tc>
      </w:tr>
      <w:tr w:rsidR="00C124CD" w:rsidRPr="00343823" w14:paraId="200BA0A0"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C124CD" w:rsidRPr="00343823" w:rsidRDefault="00C124CD" w:rsidP="00DD2E0B">
            <w:pPr>
              <w:spacing w:line="276" w:lineRule="auto"/>
              <w:jc w:val="center"/>
              <w:rPr>
                <w:rFonts w:ascii="Segoe UI" w:hAnsi="Segoe UI" w:cs="Segoe UI"/>
                <w:sz w:val="20"/>
                <w:szCs w:val="20"/>
              </w:rPr>
            </w:pPr>
            <w:r w:rsidRPr="00343823">
              <w:rPr>
                <w:rFonts w:ascii="Segoe UI" w:hAnsi="Segoe UI" w:cs="Segoe UI"/>
                <w:sz w:val="20"/>
                <w:szCs w:val="20"/>
              </w:rPr>
              <w:t>1</w:t>
            </w:r>
          </w:p>
        </w:tc>
        <w:tc>
          <w:tcPr>
            <w:tcW w:w="2399" w:type="dxa"/>
            <w:vMerge w:val="restart"/>
            <w:vAlign w:val="center"/>
          </w:tcPr>
          <w:p w14:paraId="513DD7C5" w14:textId="47136BBD" w:rsidR="00C124CD" w:rsidRPr="00343823"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sidRPr="00343823">
              <w:rPr>
                <w:rFonts w:ascii="Segoe UI" w:hAnsi="Segoe UI" w:cs="Segoe UI"/>
                <w:b/>
                <w:bCs/>
                <w:sz w:val="20"/>
                <w:szCs w:val="20"/>
              </w:rPr>
              <w:t>Agrawal Metal Works Pvt. Ltd.</w:t>
            </w:r>
          </w:p>
        </w:tc>
        <w:tc>
          <w:tcPr>
            <w:tcW w:w="6030" w:type="dxa"/>
            <w:vAlign w:val="center"/>
          </w:tcPr>
          <w:p w14:paraId="4C8B88CB" w14:textId="35954D29" w:rsidR="00935991" w:rsidRPr="00343823" w:rsidRDefault="00935991" w:rsidP="00D355E0">
            <w:pPr>
              <w:tabs>
                <w:tab w:val="left" w:pos="0"/>
              </w:tabs>
              <w:spacing w:line="200" w:lineRule="atLeast"/>
              <w:ind w:left="-810" w:firstLine="810"/>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242424"/>
                <w:spacing w:val="5"/>
                <w:sz w:val="24"/>
                <w:szCs w:val="24"/>
                <w14:ligatures w14:val="none"/>
              </w:rPr>
            </w:pPr>
            <w:r w:rsidRPr="00343823">
              <w:rPr>
                <w:rFonts w:ascii="Segoe UI" w:hAnsi="Segoe UI" w:cs="Segoe UI"/>
                <w:color w:val="242424"/>
                <w:spacing w:val="5"/>
                <w:sz w:val="24"/>
                <w:szCs w:val="24"/>
                <w14:ligatures w14:val="none"/>
              </w:rPr>
              <w:t>SP-144, RIICO Ind. Area, Phase-1, Bhiwadi – 301019, Maharastra, India</w:t>
            </w:r>
          </w:p>
        </w:tc>
      </w:tr>
      <w:tr w:rsidR="00C124CD" w:rsidRPr="00343823" w14:paraId="36B33459"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24ABE1F1" w14:textId="5F56759E" w:rsidR="00C124CD" w:rsidRPr="00343823" w:rsidRDefault="00C124CD" w:rsidP="00DD2E0B">
            <w:pPr>
              <w:spacing w:line="276" w:lineRule="auto"/>
              <w:jc w:val="center"/>
              <w:rPr>
                <w:rFonts w:ascii="Segoe UI" w:hAnsi="Segoe UI" w:cs="Segoe UI"/>
                <w:sz w:val="20"/>
                <w:szCs w:val="20"/>
              </w:rPr>
            </w:pPr>
            <w:r w:rsidRPr="00343823">
              <w:rPr>
                <w:rFonts w:ascii="Segoe UI" w:hAnsi="Segoe UI" w:cs="Segoe UI"/>
                <w:sz w:val="20"/>
                <w:szCs w:val="20"/>
              </w:rPr>
              <w:t xml:space="preserve">2 </w:t>
            </w:r>
          </w:p>
        </w:tc>
        <w:tc>
          <w:tcPr>
            <w:tcW w:w="2399" w:type="dxa"/>
            <w:vMerge/>
            <w:vAlign w:val="center"/>
          </w:tcPr>
          <w:p w14:paraId="71079B10" w14:textId="0846716C" w:rsidR="00C124CD" w:rsidRPr="00343823"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4BD49DB6" w14:textId="1FCA6F09" w:rsidR="00C124CD" w:rsidRPr="00343823"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343823">
              <w:rPr>
                <w:rFonts w:ascii="Segoe UI" w:hAnsi="Segoe UI" w:cs="Segoe UI"/>
                <w:noProof/>
                <w:sz w:val="24"/>
                <w:szCs w:val="24"/>
              </w:rPr>
              <w:t>Jhajjar Road, Rewari-123401, Haryana, India</w:t>
            </w:r>
          </w:p>
        </w:tc>
      </w:tr>
      <w:tr w:rsidR="00C124CD" w:rsidRPr="00343823" w14:paraId="273FF562"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43AA8994" w14:textId="5D676A88" w:rsidR="00C124CD" w:rsidRPr="00343823" w:rsidRDefault="00935991" w:rsidP="00DD2E0B">
            <w:pPr>
              <w:spacing w:line="276" w:lineRule="auto"/>
              <w:jc w:val="center"/>
              <w:rPr>
                <w:rFonts w:ascii="Segoe UI" w:hAnsi="Segoe UI" w:cs="Segoe UI"/>
                <w:sz w:val="20"/>
                <w:szCs w:val="20"/>
              </w:rPr>
            </w:pPr>
            <w:r w:rsidRPr="00343823">
              <w:rPr>
                <w:rFonts w:ascii="Segoe UI" w:hAnsi="Segoe UI" w:cs="Segoe UI"/>
                <w:sz w:val="20"/>
                <w:szCs w:val="20"/>
              </w:rPr>
              <w:t>3</w:t>
            </w:r>
          </w:p>
        </w:tc>
        <w:tc>
          <w:tcPr>
            <w:tcW w:w="2399" w:type="dxa"/>
            <w:vMerge/>
            <w:vAlign w:val="center"/>
          </w:tcPr>
          <w:p w14:paraId="006CC484" w14:textId="77777777" w:rsidR="00C124CD" w:rsidRPr="00343823"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67BBB5F2" w14:textId="13CF573E" w:rsidR="00C124CD" w:rsidRPr="00343823"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343823">
              <w:rPr>
                <w:rFonts w:ascii="Segoe UI" w:hAnsi="Segoe UI" w:cs="Segoe UI"/>
                <w:noProof/>
                <w:sz w:val="24"/>
                <w:szCs w:val="24"/>
              </w:rPr>
              <w:t>205, “Arunachal Building” 19, Barakhamba Road –110001, New Delhi, India</w:t>
            </w:r>
          </w:p>
        </w:tc>
      </w:tr>
    </w:tbl>
    <w:p w14:paraId="66F7B68F" w14:textId="77777777" w:rsidR="00916D35" w:rsidRPr="00343823" w:rsidRDefault="00916D35" w:rsidP="00D4405A">
      <w:pPr>
        <w:spacing w:line="276" w:lineRule="auto"/>
        <w:jc w:val="both"/>
        <w:rPr>
          <w:rFonts w:ascii="Segoe UI" w:eastAsia="Arimo Bold" w:hAnsi="Segoe UI" w:cs="Segoe UI"/>
          <w:b/>
          <w:bCs/>
          <w:color w:val="0062AE"/>
          <w:kern w:val="24"/>
          <w:sz w:val="30"/>
          <w:szCs w:val="30"/>
          <w:u w:val="single"/>
        </w:rPr>
      </w:pPr>
    </w:p>
    <w:p w14:paraId="129CF5B2" w14:textId="77777777" w:rsidR="00916D35" w:rsidRPr="00343823" w:rsidRDefault="00916D35" w:rsidP="00D4405A">
      <w:pPr>
        <w:spacing w:line="276" w:lineRule="auto"/>
        <w:jc w:val="both"/>
        <w:rPr>
          <w:rFonts w:ascii="Segoe UI" w:eastAsia="Arimo Bold" w:hAnsi="Segoe UI" w:cs="Segoe UI"/>
          <w:b/>
          <w:bCs/>
          <w:color w:val="0062AE"/>
          <w:kern w:val="24"/>
          <w:sz w:val="30"/>
          <w:szCs w:val="30"/>
          <w:u w:val="single"/>
        </w:rPr>
      </w:pPr>
    </w:p>
    <w:p w14:paraId="2E5CBCF5" w14:textId="77777777" w:rsidR="00932721" w:rsidRPr="00343823" w:rsidRDefault="00932721" w:rsidP="00D4405A">
      <w:pPr>
        <w:spacing w:line="276" w:lineRule="auto"/>
        <w:jc w:val="both"/>
        <w:rPr>
          <w:rFonts w:ascii="Segoe UI" w:eastAsia="Arimo Bold" w:hAnsi="Segoe UI" w:cs="Segoe UI"/>
          <w:b/>
          <w:bCs/>
          <w:color w:val="0062AE"/>
          <w:kern w:val="24"/>
          <w:sz w:val="30"/>
          <w:szCs w:val="30"/>
          <w:u w:val="single"/>
        </w:rPr>
      </w:pPr>
    </w:p>
    <w:p w14:paraId="0F466893" w14:textId="594104A9" w:rsidR="00152437" w:rsidRPr="00343823" w:rsidRDefault="00132F95" w:rsidP="00C32094">
      <w:pPr>
        <w:pStyle w:val="Heading1"/>
        <w:rPr>
          <w:rFonts w:ascii="Segoe UI" w:eastAsia="Arimo Bold" w:hAnsi="Segoe UI" w:cs="Segoe UI"/>
          <w:sz w:val="28"/>
          <w:szCs w:val="36"/>
        </w:rPr>
      </w:pPr>
      <w:bookmarkStart w:id="2" w:name="_Toc203744444"/>
      <w:r w:rsidRPr="00343823">
        <w:rPr>
          <w:rFonts w:ascii="Segoe UI" w:eastAsia="Arimo Bold" w:hAnsi="Segoe UI" w:cs="Segoe UI"/>
          <w:sz w:val="28"/>
          <w:szCs w:val="36"/>
        </w:rPr>
        <w:lastRenderedPageBreak/>
        <w:t>P</w:t>
      </w:r>
      <w:r w:rsidR="008E7751" w:rsidRPr="00343823">
        <w:rPr>
          <w:rFonts w:ascii="Segoe UI" w:eastAsia="Arimo Bold" w:hAnsi="Segoe UI" w:cs="Segoe UI"/>
          <w:sz w:val="28"/>
          <w:szCs w:val="36"/>
        </w:rPr>
        <w:t>O</w:t>
      </w:r>
      <w:r w:rsidRPr="00343823">
        <w:rPr>
          <w:rFonts w:ascii="Segoe UI" w:eastAsia="Arimo Bold" w:hAnsi="Segoe UI" w:cs="Segoe UI"/>
          <w:sz w:val="28"/>
          <w:szCs w:val="36"/>
        </w:rPr>
        <w:t xml:space="preserve">LICY </w:t>
      </w:r>
      <w:r w:rsidR="00BC4FB3" w:rsidRPr="00343823">
        <w:rPr>
          <w:rFonts w:ascii="Segoe UI" w:eastAsia="Arimo Bold" w:hAnsi="Segoe UI" w:cs="Segoe UI"/>
          <w:sz w:val="28"/>
          <w:szCs w:val="36"/>
        </w:rPr>
        <w:t>STATEMENT</w:t>
      </w:r>
      <w:bookmarkEnd w:id="2"/>
    </w:p>
    <w:p w14:paraId="27320180" w14:textId="77777777" w:rsidR="0055004B" w:rsidRPr="00343823" w:rsidRDefault="0055004B" w:rsidP="00D4405A">
      <w:pPr>
        <w:spacing w:line="276" w:lineRule="auto"/>
        <w:jc w:val="both"/>
        <w:rPr>
          <w:rFonts w:ascii="Segoe UI" w:eastAsia="Arimo Bold" w:hAnsi="Segoe UI" w:cs="Segoe UI"/>
          <w:b/>
          <w:bCs/>
          <w:color w:val="0062AE"/>
          <w:kern w:val="24"/>
          <w:sz w:val="12"/>
          <w:szCs w:val="12"/>
          <w:u w:val="single"/>
        </w:rPr>
      </w:pPr>
    </w:p>
    <w:p w14:paraId="67F20144" w14:textId="7F430181" w:rsidR="00D4405A" w:rsidRPr="00343823" w:rsidRDefault="0005343F" w:rsidP="001C2621">
      <w:pPr>
        <w:spacing w:line="276" w:lineRule="auto"/>
        <w:jc w:val="both"/>
        <w:rPr>
          <w:rFonts w:ascii="Segoe UI" w:hAnsi="Segoe UI" w:cs="Segoe UI"/>
          <w:b/>
          <w:bCs/>
          <w:shd w:val="clear" w:color="auto" w:fill="FFFFFF"/>
        </w:rPr>
      </w:pPr>
      <w:bookmarkStart w:id="3" w:name="_Hlk166668679"/>
      <w:r w:rsidRPr="00343823">
        <w:rPr>
          <w:rFonts w:ascii="Segoe UI" w:hAnsi="Segoe UI" w:cs="Segoe UI"/>
          <w:shd w:val="clear" w:color="auto" w:fill="FFFFFF"/>
        </w:rPr>
        <w:t>At Agrawal Metal Works Pvt. Ltd.</w:t>
      </w:r>
      <w:r w:rsidR="009B3EBA" w:rsidRPr="00343823">
        <w:rPr>
          <w:rFonts w:ascii="Segoe UI" w:hAnsi="Segoe UI" w:cs="Segoe UI"/>
          <w:shd w:val="clear" w:color="auto" w:fill="FFFFFF"/>
        </w:rPr>
        <w:t>, our goal is to ensure a workplace environment that respects and upholds the rights of all individuals.</w:t>
      </w:r>
      <w:r w:rsidR="00826A35" w:rsidRPr="00343823">
        <w:rPr>
          <w:rFonts w:ascii="Segoe UI" w:hAnsi="Segoe UI" w:cs="Segoe UI"/>
          <w:shd w:val="clear" w:color="auto" w:fill="FFFFFF"/>
        </w:rPr>
        <w:t xml:space="preserve"> Building upon our baseline in the </w:t>
      </w:r>
      <w:r w:rsidR="005B141B" w:rsidRPr="00343823">
        <w:rPr>
          <w:rFonts w:ascii="Segoe UI" w:hAnsi="Segoe UI" w:cs="Segoe UI"/>
          <w:shd w:val="clear" w:color="auto" w:fill="FFFFFF"/>
        </w:rPr>
        <w:t>FY 2019-20</w:t>
      </w:r>
      <w:r w:rsidR="00826A35" w:rsidRPr="00343823">
        <w:rPr>
          <w:rFonts w:ascii="Segoe UI" w:hAnsi="Segoe UI" w:cs="Segoe UI"/>
          <w:shd w:val="clear" w:color="auto" w:fill="FFFFFF"/>
        </w:rPr>
        <w:t>, we strive to implement fair labor practices, uphold non-discrimination policies, ensure fair wages, promote safe working conditions, and prohibit forced and child labor. We embrace freedom of association and collective bargaining rights, engaging with our employees and stakeholders to foster a culture of equality, respect, and continuous</w:t>
      </w:r>
      <w:r w:rsidR="00943BA9" w:rsidRPr="00343823">
        <w:rPr>
          <w:rFonts w:ascii="Segoe UI" w:hAnsi="Segoe UI" w:cs="Segoe UI"/>
          <w:shd w:val="clear" w:color="auto" w:fill="FFFFFF"/>
        </w:rPr>
        <w:t xml:space="preserve"> improvement in labor standards.</w:t>
      </w:r>
    </w:p>
    <w:p w14:paraId="60561478" w14:textId="3A73A782" w:rsidR="005B141B" w:rsidRPr="00922FC6" w:rsidRDefault="005B141B" w:rsidP="00C32094">
      <w:pPr>
        <w:pStyle w:val="Heading1"/>
        <w:rPr>
          <w:rFonts w:ascii="Segoe UI" w:eastAsia="Arimo Bold" w:hAnsi="Segoe UI" w:cs="Segoe UI"/>
          <w:sz w:val="28"/>
          <w:szCs w:val="36"/>
        </w:rPr>
      </w:pPr>
      <w:bookmarkStart w:id="4" w:name="_Toc203744445"/>
      <w:r w:rsidRPr="00922FC6">
        <w:rPr>
          <w:rFonts w:ascii="Segoe UI" w:eastAsia="Arimo Bold" w:hAnsi="Segoe UI" w:cs="Segoe UI"/>
          <w:sz w:val="28"/>
          <w:szCs w:val="36"/>
        </w:rPr>
        <w:t>KEY FOCUS AREAS</w:t>
      </w:r>
      <w:bookmarkEnd w:id="4"/>
    </w:p>
    <w:p w14:paraId="23D2CED9" w14:textId="77777777" w:rsidR="005B141B" w:rsidRPr="00922FC6" w:rsidRDefault="005B141B" w:rsidP="005B141B">
      <w:pPr>
        <w:spacing w:line="276" w:lineRule="auto"/>
        <w:jc w:val="both"/>
        <w:rPr>
          <w:rFonts w:ascii="Segoe UI" w:eastAsia="Arimo Bold" w:hAnsi="Segoe UI" w:cs="Segoe UI"/>
          <w:b/>
          <w:bCs/>
          <w:color w:val="0062AE"/>
          <w:kern w:val="24"/>
          <w:sz w:val="30"/>
          <w:szCs w:val="30"/>
          <w:u w:val="single"/>
        </w:rPr>
      </w:pPr>
    </w:p>
    <w:p w14:paraId="2D75C645" w14:textId="75B89E33" w:rsidR="00205070" w:rsidRPr="00922FC6" w:rsidRDefault="00205070" w:rsidP="00205070">
      <w:pPr>
        <w:pStyle w:val="ListParagraph"/>
        <w:numPr>
          <w:ilvl w:val="0"/>
          <w:numId w:val="26"/>
        </w:numPr>
        <w:spacing w:after="200" w:line="276" w:lineRule="auto"/>
        <w:jc w:val="both"/>
        <w:rPr>
          <w:rFonts w:ascii="Segoe UI" w:hAnsi="Segoe UI" w:cs="Segoe UI"/>
          <w:b/>
          <w:bCs/>
        </w:rPr>
      </w:pPr>
      <w:r w:rsidRPr="00922FC6">
        <w:rPr>
          <w:rFonts w:ascii="Segoe UI" w:hAnsi="Segoe UI" w:cs="Segoe UI"/>
          <w:b/>
          <w:bCs/>
        </w:rPr>
        <w:t xml:space="preserve">Employee Health and Safety: </w:t>
      </w:r>
      <w:r w:rsidRPr="00922FC6">
        <w:rPr>
          <w:rFonts w:ascii="Segoe UI" w:hAnsi="Segoe UI" w:cs="Segoe UI"/>
        </w:rPr>
        <w:t>Ensure a safe and healthy work environment through regular risk assessments, safety training, and access to health and wellness resources</w:t>
      </w:r>
      <w:r w:rsidRPr="00922FC6">
        <w:rPr>
          <w:rFonts w:ascii="Segoe UI" w:hAnsi="Segoe UI" w:cs="Segoe UI"/>
          <w:b/>
          <w:bCs/>
        </w:rPr>
        <w:t>.</w:t>
      </w:r>
    </w:p>
    <w:p w14:paraId="325C7D2D" w14:textId="17C39163" w:rsidR="00205070" w:rsidRPr="00922FC6" w:rsidRDefault="00205070" w:rsidP="00205070">
      <w:pPr>
        <w:pStyle w:val="ListParagraph"/>
        <w:numPr>
          <w:ilvl w:val="0"/>
          <w:numId w:val="26"/>
        </w:numPr>
        <w:spacing w:after="200" w:line="276" w:lineRule="auto"/>
        <w:jc w:val="both"/>
        <w:rPr>
          <w:rFonts w:ascii="Segoe UI" w:hAnsi="Segoe UI" w:cs="Segoe UI"/>
          <w:b/>
          <w:bCs/>
        </w:rPr>
      </w:pPr>
      <w:r w:rsidRPr="00922FC6">
        <w:rPr>
          <w:rFonts w:ascii="Segoe UI" w:hAnsi="Segoe UI" w:cs="Segoe UI"/>
          <w:b/>
          <w:bCs/>
        </w:rPr>
        <w:t xml:space="preserve">Working Conditions: </w:t>
      </w:r>
      <w:r w:rsidRPr="00922FC6">
        <w:rPr>
          <w:rFonts w:ascii="Segoe UI" w:hAnsi="Segoe UI" w:cs="Segoe UI"/>
        </w:rPr>
        <w:t>Maintain ethical and supportive working conditions that promote employee well-being, dignity, and work-life balance.</w:t>
      </w:r>
    </w:p>
    <w:p w14:paraId="795E1B4A" w14:textId="34D7A340" w:rsidR="00205070" w:rsidRPr="00922FC6" w:rsidRDefault="00205070" w:rsidP="00205070">
      <w:pPr>
        <w:pStyle w:val="ListParagraph"/>
        <w:numPr>
          <w:ilvl w:val="0"/>
          <w:numId w:val="26"/>
        </w:numPr>
        <w:spacing w:after="200" w:line="276" w:lineRule="auto"/>
        <w:jc w:val="both"/>
        <w:rPr>
          <w:rFonts w:ascii="Segoe UI" w:hAnsi="Segoe UI" w:cs="Segoe UI"/>
          <w:b/>
          <w:bCs/>
        </w:rPr>
      </w:pPr>
      <w:r w:rsidRPr="00922FC6">
        <w:rPr>
          <w:rFonts w:ascii="Segoe UI" w:hAnsi="Segoe UI" w:cs="Segoe UI"/>
          <w:b/>
          <w:bCs/>
        </w:rPr>
        <w:t xml:space="preserve">Social Dialogue: </w:t>
      </w:r>
      <w:r w:rsidRPr="00922FC6">
        <w:rPr>
          <w:rFonts w:ascii="Segoe UI" w:hAnsi="Segoe UI" w:cs="Segoe UI"/>
        </w:rPr>
        <w:t>Encourage open communication through structured engagement channels, grievance redressal mechanisms, and regular dialogue between employees and management.</w:t>
      </w:r>
    </w:p>
    <w:p w14:paraId="48F0EBA4" w14:textId="482FF904" w:rsidR="00205070" w:rsidRPr="00922FC6" w:rsidRDefault="00205070" w:rsidP="00205070">
      <w:pPr>
        <w:pStyle w:val="ListParagraph"/>
        <w:numPr>
          <w:ilvl w:val="0"/>
          <w:numId w:val="26"/>
        </w:numPr>
        <w:spacing w:after="200" w:line="276" w:lineRule="auto"/>
        <w:jc w:val="both"/>
        <w:rPr>
          <w:rFonts w:ascii="Segoe UI" w:hAnsi="Segoe UI" w:cs="Segoe UI"/>
          <w:b/>
          <w:bCs/>
        </w:rPr>
      </w:pPr>
      <w:r w:rsidRPr="00922FC6">
        <w:rPr>
          <w:rFonts w:ascii="Segoe UI" w:hAnsi="Segoe UI" w:cs="Segoe UI"/>
          <w:b/>
          <w:bCs/>
        </w:rPr>
        <w:t xml:space="preserve">Career Management and Training: </w:t>
      </w:r>
      <w:r w:rsidRPr="00922FC6">
        <w:rPr>
          <w:rFonts w:ascii="Segoe UI" w:hAnsi="Segoe UI" w:cs="Segoe UI"/>
        </w:rPr>
        <w:t>Support professional growth through skill development programs, job-specific training, and opportunities for internal advancement.</w:t>
      </w:r>
    </w:p>
    <w:p w14:paraId="41B8CAC1" w14:textId="79AB7C02" w:rsidR="00205070" w:rsidRPr="00922FC6" w:rsidRDefault="00205070" w:rsidP="00205070">
      <w:pPr>
        <w:pStyle w:val="ListParagraph"/>
        <w:numPr>
          <w:ilvl w:val="0"/>
          <w:numId w:val="26"/>
        </w:numPr>
        <w:spacing w:after="200" w:line="276" w:lineRule="auto"/>
        <w:jc w:val="both"/>
        <w:rPr>
          <w:rFonts w:ascii="Segoe UI" w:hAnsi="Segoe UI" w:cs="Segoe UI"/>
        </w:rPr>
      </w:pPr>
      <w:r w:rsidRPr="00922FC6">
        <w:rPr>
          <w:rFonts w:ascii="Segoe UI" w:hAnsi="Segoe UI" w:cs="Segoe UI"/>
          <w:b/>
          <w:bCs/>
        </w:rPr>
        <w:t>Child Labor, Forced Labor, and Human Trafficking:</w:t>
      </w:r>
      <w:r w:rsidRPr="00922FC6">
        <w:rPr>
          <w:rFonts w:ascii="Segoe UI" w:hAnsi="Segoe UI" w:cs="Segoe UI"/>
        </w:rPr>
        <w:t xml:space="preserve"> Enforce a strict zero-tolerance policy across all operations and supply chains, ensuring compliance with labor laws and ethical standards.</w:t>
      </w:r>
    </w:p>
    <w:p w14:paraId="7280A6AD" w14:textId="0EB9219D" w:rsidR="00205070" w:rsidRPr="00922FC6" w:rsidRDefault="00205070" w:rsidP="00205070">
      <w:pPr>
        <w:pStyle w:val="ListParagraph"/>
        <w:numPr>
          <w:ilvl w:val="0"/>
          <w:numId w:val="26"/>
        </w:numPr>
        <w:spacing w:after="200" w:line="276" w:lineRule="auto"/>
        <w:jc w:val="both"/>
        <w:rPr>
          <w:rFonts w:ascii="Segoe UI" w:hAnsi="Segoe UI" w:cs="Segoe UI"/>
          <w:b/>
          <w:bCs/>
        </w:rPr>
      </w:pPr>
      <w:r w:rsidRPr="00922FC6">
        <w:rPr>
          <w:rFonts w:ascii="Segoe UI" w:hAnsi="Segoe UI" w:cs="Segoe UI"/>
          <w:b/>
          <w:bCs/>
        </w:rPr>
        <w:t xml:space="preserve">Discrimination and Harassment: </w:t>
      </w:r>
      <w:r w:rsidRPr="00922FC6">
        <w:rPr>
          <w:rFonts w:ascii="Segoe UI" w:hAnsi="Segoe UI" w:cs="Segoe UI"/>
        </w:rPr>
        <w:t>Foster a diverse and inclusive workplace where all individuals are treated fairly and respectfully, with clear policies against any form of discrimination or harassment.</w:t>
      </w:r>
    </w:p>
    <w:p w14:paraId="2BCE8D41" w14:textId="14A4C2E1" w:rsidR="005B141B" w:rsidRPr="00922FC6" w:rsidRDefault="00205070" w:rsidP="00D4405A">
      <w:pPr>
        <w:pStyle w:val="ListParagraph"/>
        <w:numPr>
          <w:ilvl w:val="0"/>
          <w:numId w:val="26"/>
        </w:numPr>
        <w:spacing w:after="200" w:line="276" w:lineRule="auto"/>
        <w:jc w:val="both"/>
        <w:rPr>
          <w:rFonts w:ascii="Segoe UI" w:hAnsi="Segoe UI" w:cs="Segoe UI"/>
          <w:b/>
          <w:bCs/>
        </w:rPr>
      </w:pPr>
      <w:r w:rsidRPr="00922FC6">
        <w:rPr>
          <w:rFonts w:ascii="Segoe UI" w:hAnsi="Segoe UI" w:cs="Segoe UI"/>
          <w:b/>
          <w:bCs/>
        </w:rPr>
        <w:t>External Stakeholder Human Rights:</w:t>
      </w:r>
      <w:r w:rsidRPr="00922FC6">
        <w:rPr>
          <w:rFonts w:ascii="Segoe UI" w:hAnsi="Segoe UI" w:cs="Segoe UI"/>
        </w:rPr>
        <w:t xml:space="preserve"> Work closely with suppliers, contractors, and partners to uphold human rights principles and promote ethical labor practices throughout the value chain</w:t>
      </w:r>
    </w:p>
    <w:p w14:paraId="613F781D" w14:textId="77777777" w:rsidR="005B141B" w:rsidRPr="00343823" w:rsidRDefault="005B141B" w:rsidP="00D4405A">
      <w:pPr>
        <w:spacing w:line="276" w:lineRule="auto"/>
        <w:jc w:val="both"/>
        <w:rPr>
          <w:rFonts w:ascii="Segoe UI" w:eastAsia="Arimo Bold" w:hAnsi="Segoe UI" w:cs="Segoe UI"/>
          <w:b/>
          <w:bCs/>
          <w:color w:val="0062AE"/>
          <w:kern w:val="24"/>
          <w:sz w:val="30"/>
          <w:szCs w:val="30"/>
          <w:u w:val="single"/>
        </w:rPr>
      </w:pPr>
    </w:p>
    <w:p w14:paraId="397016BE" w14:textId="2E0DC4B1" w:rsidR="00650B7C" w:rsidRPr="00343823" w:rsidRDefault="00ED6992" w:rsidP="00C32094">
      <w:pPr>
        <w:pStyle w:val="Heading1"/>
        <w:rPr>
          <w:rFonts w:ascii="Segoe UI" w:eastAsia="Arimo Bold" w:hAnsi="Segoe UI" w:cs="Segoe UI"/>
          <w:sz w:val="28"/>
          <w:szCs w:val="36"/>
        </w:rPr>
      </w:pPr>
      <w:bookmarkStart w:id="5" w:name="_Toc203744446"/>
      <w:r w:rsidRPr="00343823">
        <w:rPr>
          <w:rFonts w:ascii="Segoe UI" w:eastAsia="Arimo Bold" w:hAnsi="Segoe UI" w:cs="Segoe UI"/>
          <w:sz w:val="28"/>
          <w:szCs w:val="36"/>
        </w:rPr>
        <w:lastRenderedPageBreak/>
        <w:t>COMMITMENT AND GOALS</w:t>
      </w:r>
      <w:bookmarkEnd w:id="3"/>
      <w:bookmarkEnd w:id="5"/>
    </w:p>
    <w:p w14:paraId="25B8FA1E" w14:textId="77777777" w:rsidR="0055004B" w:rsidRPr="00343823" w:rsidRDefault="0055004B" w:rsidP="00D4405A">
      <w:pPr>
        <w:spacing w:line="276" w:lineRule="auto"/>
        <w:jc w:val="both"/>
        <w:rPr>
          <w:rFonts w:ascii="Segoe UI" w:eastAsia="Arimo Bold" w:hAnsi="Segoe UI" w:cs="Segoe UI"/>
          <w:b/>
          <w:bCs/>
          <w:color w:val="0062AE"/>
          <w:kern w:val="24"/>
          <w:sz w:val="12"/>
          <w:szCs w:val="12"/>
          <w:u w:val="single"/>
        </w:rPr>
      </w:pPr>
    </w:p>
    <w:p w14:paraId="7B1312D6" w14:textId="781C84AC" w:rsidR="006262AF" w:rsidRPr="00343823" w:rsidRDefault="006262AF" w:rsidP="005D3848">
      <w:pPr>
        <w:pStyle w:val="ListParagraph"/>
        <w:numPr>
          <w:ilvl w:val="0"/>
          <w:numId w:val="1"/>
        </w:numPr>
        <w:spacing w:line="276" w:lineRule="auto"/>
        <w:jc w:val="both"/>
        <w:rPr>
          <w:rFonts w:ascii="Segoe UI" w:hAnsi="Segoe UI" w:cs="Segoe UI"/>
        </w:rPr>
      </w:pPr>
      <w:r w:rsidRPr="00343823">
        <w:rPr>
          <w:rFonts w:ascii="Segoe UI" w:hAnsi="Segoe UI" w:cs="Segoe UI"/>
        </w:rPr>
        <w:t xml:space="preserve">To </w:t>
      </w:r>
      <w:r w:rsidR="003A0D75" w:rsidRPr="00343823">
        <w:rPr>
          <w:rFonts w:ascii="Segoe UI" w:hAnsi="Segoe UI" w:cs="Segoe UI"/>
        </w:rPr>
        <w:t>Implement regular safety training programs to enhance awareness and reduce workplace accidents.</w:t>
      </w:r>
    </w:p>
    <w:p w14:paraId="48DC5C47" w14:textId="2F86639D" w:rsidR="00A13AFD" w:rsidRPr="00343823" w:rsidRDefault="00EA5FEC" w:rsidP="004C5293">
      <w:pPr>
        <w:pStyle w:val="ListParagraph"/>
        <w:numPr>
          <w:ilvl w:val="0"/>
          <w:numId w:val="1"/>
        </w:numPr>
        <w:spacing w:line="276" w:lineRule="auto"/>
        <w:jc w:val="both"/>
        <w:rPr>
          <w:rFonts w:ascii="Segoe UI" w:hAnsi="Segoe UI" w:cs="Segoe UI"/>
        </w:rPr>
      </w:pPr>
      <w:r w:rsidRPr="00343823">
        <w:rPr>
          <w:rFonts w:ascii="Segoe UI" w:hAnsi="Segoe UI" w:cs="Segoe UI"/>
        </w:rPr>
        <w:t>M</w:t>
      </w:r>
      <w:r w:rsidR="003A63C2" w:rsidRPr="00343823">
        <w:rPr>
          <w:rFonts w:ascii="Segoe UI" w:hAnsi="Segoe UI" w:cs="Segoe UI"/>
        </w:rPr>
        <w:t>aintain</w:t>
      </w:r>
      <w:r w:rsidR="00A13AFD" w:rsidRPr="00343823">
        <w:rPr>
          <w:rFonts w:ascii="Segoe UI" w:hAnsi="Segoe UI" w:cs="Segoe UI"/>
        </w:rPr>
        <w:t xml:space="preserve"> zero lost-time incidents due to work-related injuries </w:t>
      </w:r>
      <w:r w:rsidR="003A63C2" w:rsidRPr="00343823">
        <w:rPr>
          <w:rFonts w:ascii="Segoe UI" w:hAnsi="Segoe UI" w:cs="Segoe UI"/>
        </w:rPr>
        <w:t xml:space="preserve">by </w:t>
      </w:r>
      <w:r w:rsidR="00CB5D36" w:rsidRPr="00343823">
        <w:rPr>
          <w:rFonts w:ascii="Segoe UI" w:hAnsi="Segoe UI" w:cs="Segoe UI"/>
        </w:rPr>
        <w:t>FY 2029-30</w:t>
      </w:r>
      <w:r w:rsidR="003A63C2" w:rsidRPr="00343823">
        <w:rPr>
          <w:rFonts w:ascii="Segoe UI" w:hAnsi="Segoe UI" w:cs="Segoe UI"/>
        </w:rPr>
        <w:t>.</w:t>
      </w:r>
    </w:p>
    <w:p w14:paraId="152882AE" w14:textId="37268E50" w:rsidR="0063075E" w:rsidRPr="00343823" w:rsidRDefault="0063075E" w:rsidP="0063075E">
      <w:pPr>
        <w:pStyle w:val="ListParagraph"/>
        <w:numPr>
          <w:ilvl w:val="0"/>
          <w:numId w:val="1"/>
        </w:numPr>
        <w:spacing w:line="276" w:lineRule="auto"/>
        <w:jc w:val="both"/>
        <w:rPr>
          <w:rFonts w:ascii="Segoe UI" w:hAnsi="Segoe UI" w:cs="Segoe UI"/>
        </w:rPr>
      </w:pPr>
      <w:r w:rsidRPr="00343823">
        <w:rPr>
          <w:rFonts w:ascii="Segoe UI" w:hAnsi="Segoe UI" w:cs="Segoe UI"/>
        </w:rPr>
        <w:t>Improve ventilation and lighting in all workspaces to enhance comfort and productivity.</w:t>
      </w:r>
    </w:p>
    <w:p w14:paraId="3E606A81" w14:textId="5BD909B6" w:rsidR="00CB7B7D" w:rsidRPr="00343823" w:rsidRDefault="00CB7B7D" w:rsidP="0063075E">
      <w:pPr>
        <w:pStyle w:val="ListParagraph"/>
        <w:numPr>
          <w:ilvl w:val="0"/>
          <w:numId w:val="1"/>
        </w:numPr>
        <w:spacing w:line="276" w:lineRule="auto"/>
        <w:jc w:val="both"/>
        <w:rPr>
          <w:rFonts w:ascii="Segoe UI" w:hAnsi="Segoe UI" w:cs="Segoe UI"/>
        </w:rPr>
      </w:pPr>
      <w:r w:rsidRPr="00343823">
        <w:rPr>
          <w:rFonts w:ascii="Segoe UI" w:hAnsi="Segoe UI" w:cs="Segoe UI"/>
        </w:rPr>
        <w:t>Implement ergonomic assessments and improvements across all departments to prevent workplace injuries.</w:t>
      </w:r>
    </w:p>
    <w:p w14:paraId="3F576FDB" w14:textId="282E7BD1" w:rsidR="0063075E" w:rsidRPr="00343823" w:rsidRDefault="0063075E" w:rsidP="00CB7B7D">
      <w:pPr>
        <w:pStyle w:val="ListParagraph"/>
        <w:numPr>
          <w:ilvl w:val="0"/>
          <w:numId w:val="1"/>
        </w:numPr>
        <w:spacing w:line="276" w:lineRule="auto"/>
        <w:jc w:val="both"/>
        <w:rPr>
          <w:rFonts w:ascii="Segoe UI" w:hAnsi="Segoe UI" w:cs="Segoe UI"/>
        </w:rPr>
      </w:pPr>
      <w:r w:rsidRPr="00343823">
        <w:rPr>
          <w:rFonts w:ascii="Segoe UI" w:hAnsi="Segoe UI" w:cs="Segoe UI"/>
        </w:rPr>
        <w:t>Conduct surveys to maintain a 90% satisfaction rate among employees regarding working conditions</w:t>
      </w:r>
      <w:r w:rsidR="00095E2B" w:rsidRPr="00343823">
        <w:rPr>
          <w:rFonts w:ascii="Segoe UI" w:hAnsi="Segoe UI" w:cs="Segoe UI"/>
        </w:rPr>
        <w:t xml:space="preserve"> by </w:t>
      </w:r>
      <w:r w:rsidR="00C41E84" w:rsidRPr="00343823">
        <w:rPr>
          <w:rFonts w:ascii="Segoe UI" w:hAnsi="Segoe UI" w:cs="Segoe UI"/>
        </w:rPr>
        <w:t>FY 2029-30</w:t>
      </w:r>
      <w:r w:rsidR="005B0EF5" w:rsidRPr="00343823">
        <w:rPr>
          <w:rFonts w:ascii="Segoe UI" w:hAnsi="Segoe UI" w:cs="Segoe UI"/>
        </w:rPr>
        <w:t>.</w:t>
      </w:r>
    </w:p>
    <w:p w14:paraId="186AFC87" w14:textId="77777777" w:rsidR="0063075E" w:rsidRPr="00343823" w:rsidRDefault="0063075E" w:rsidP="0063075E">
      <w:pPr>
        <w:pStyle w:val="ListParagraph"/>
        <w:numPr>
          <w:ilvl w:val="0"/>
          <w:numId w:val="1"/>
        </w:numPr>
        <w:spacing w:line="276" w:lineRule="auto"/>
        <w:jc w:val="both"/>
        <w:rPr>
          <w:rFonts w:ascii="Segoe UI" w:hAnsi="Segoe UI" w:cs="Segoe UI"/>
        </w:rPr>
      </w:pPr>
      <w:r w:rsidRPr="00343823">
        <w:rPr>
          <w:rFonts w:ascii="Segoe UI" w:hAnsi="Segoe UI" w:cs="Segoe UI"/>
        </w:rPr>
        <w:t>Foster a collaborative work environment through regular communication and feedback mechanisms between management and employees.</w:t>
      </w:r>
    </w:p>
    <w:p w14:paraId="06E141B2" w14:textId="1D3A2CAD" w:rsidR="0063075E" w:rsidRPr="00343823" w:rsidRDefault="0063075E" w:rsidP="005B0EF5">
      <w:pPr>
        <w:pStyle w:val="ListParagraph"/>
        <w:numPr>
          <w:ilvl w:val="0"/>
          <w:numId w:val="1"/>
        </w:numPr>
        <w:spacing w:line="276" w:lineRule="auto"/>
        <w:jc w:val="both"/>
        <w:rPr>
          <w:rFonts w:ascii="Segoe UI" w:hAnsi="Segoe UI" w:cs="Segoe UI"/>
        </w:rPr>
      </w:pPr>
      <w:r w:rsidRPr="00343823">
        <w:rPr>
          <w:rFonts w:ascii="Segoe UI" w:hAnsi="Segoe UI" w:cs="Segoe UI"/>
        </w:rPr>
        <w:t>Maintain a</w:t>
      </w:r>
      <w:r w:rsidR="00271439">
        <w:rPr>
          <w:rFonts w:ascii="Segoe UI" w:hAnsi="Segoe UI" w:cs="Segoe UI"/>
        </w:rPr>
        <w:t xml:space="preserve"> 100</w:t>
      </w:r>
      <w:r w:rsidRPr="00271439">
        <w:rPr>
          <w:rFonts w:ascii="Segoe UI" w:hAnsi="Segoe UI" w:cs="Segoe UI"/>
        </w:rPr>
        <w:t>%</w:t>
      </w:r>
      <w:r w:rsidRPr="007805D2">
        <w:rPr>
          <w:rFonts w:ascii="Segoe UI" w:hAnsi="Segoe UI" w:cs="Segoe UI"/>
        </w:rPr>
        <w:t xml:space="preserve"> employee</w:t>
      </w:r>
      <w:r w:rsidRPr="00343823">
        <w:rPr>
          <w:rFonts w:ascii="Segoe UI" w:hAnsi="Segoe UI" w:cs="Segoe UI"/>
        </w:rPr>
        <w:t xml:space="preserve"> participation rate in company-sponsored social events and forums</w:t>
      </w:r>
      <w:r w:rsidR="009A146A" w:rsidRPr="00343823">
        <w:rPr>
          <w:rFonts w:ascii="Segoe UI" w:hAnsi="Segoe UI" w:cs="Segoe UI"/>
        </w:rPr>
        <w:t xml:space="preserve"> by </w:t>
      </w:r>
      <w:r w:rsidR="00C41E84" w:rsidRPr="00343823">
        <w:rPr>
          <w:rFonts w:ascii="Segoe UI" w:hAnsi="Segoe UI" w:cs="Segoe UI"/>
        </w:rPr>
        <w:t>FY 2029-30</w:t>
      </w:r>
      <w:r w:rsidR="009A146A" w:rsidRPr="00343823">
        <w:rPr>
          <w:rFonts w:ascii="Segoe UI" w:hAnsi="Segoe UI" w:cs="Segoe UI"/>
        </w:rPr>
        <w:t>.</w:t>
      </w:r>
    </w:p>
    <w:p w14:paraId="0AA20E87" w14:textId="77777777" w:rsidR="0063075E" w:rsidRPr="00343823" w:rsidRDefault="0063075E" w:rsidP="0063075E">
      <w:pPr>
        <w:pStyle w:val="ListParagraph"/>
        <w:numPr>
          <w:ilvl w:val="0"/>
          <w:numId w:val="1"/>
        </w:numPr>
        <w:spacing w:line="276" w:lineRule="auto"/>
        <w:jc w:val="both"/>
        <w:rPr>
          <w:rFonts w:ascii="Segoe UI" w:hAnsi="Segoe UI" w:cs="Segoe UI"/>
        </w:rPr>
      </w:pPr>
      <w:r w:rsidRPr="00343823">
        <w:rPr>
          <w:rFonts w:ascii="Segoe UI" w:hAnsi="Segoe UI" w:cs="Segoe UI"/>
        </w:rPr>
        <w:t>Implement mentorship programs to support career development and advancement opportunities.</w:t>
      </w:r>
    </w:p>
    <w:p w14:paraId="5D04F6CE" w14:textId="1E99230E" w:rsidR="00747DED" w:rsidRDefault="00747DED" w:rsidP="0063075E">
      <w:pPr>
        <w:pStyle w:val="ListParagraph"/>
        <w:numPr>
          <w:ilvl w:val="0"/>
          <w:numId w:val="1"/>
        </w:numPr>
        <w:spacing w:line="276" w:lineRule="auto"/>
        <w:jc w:val="both"/>
        <w:rPr>
          <w:rFonts w:ascii="Segoe UI" w:hAnsi="Segoe UI" w:cs="Segoe UI"/>
        </w:rPr>
      </w:pPr>
      <w:r w:rsidRPr="00343823">
        <w:rPr>
          <w:rFonts w:ascii="Segoe UI" w:hAnsi="Segoe UI" w:cs="Segoe UI"/>
        </w:rPr>
        <w:t xml:space="preserve">Increase employee satisfaction with career development opportunities to 85% in annual surveys by </w:t>
      </w:r>
      <w:r w:rsidR="00C41E84" w:rsidRPr="00343823">
        <w:rPr>
          <w:rFonts w:ascii="Segoe UI" w:hAnsi="Segoe UI" w:cs="Segoe UI"/>
        </w:rPr>
        <w:t>FY 2029-30</w:t>
      </w:r>
      <w:r w:rsidRPr="00343823">
        <w:rPr>
          <w:rFonts w:ascii="Segoe UI" w:hAnsi="Segoe UI" w:cs="Segoe UI"/>
        </w:rPr>
        <w:t>.</w:t>
      </w:r>
    </w:p>
    <w:p w14:paraId="6138D3B3" w14:textId="10A006B2" w:rsidR="00F23147" w:rsidRPr="00343823" w:rsidRDefault="00F23147" w:rsidP="0063075E">
      <w:pPr>
        <w:pStyle w:val="ListParagraph"/>
        <w:numPr>
          <w:ilvl w:val="0"/>
          <w:numId w:val="1"/>
        </w:numPr>
        <w:spacing w:line="276" w:lineRule="auto"/>
        <w:jc w:val="both"/>
        <w:rPr>
          <w:rFonts w:ascii="Segoe UI" w:hAnsi="Segoe UI" w:cs="Segoe UI"/>
        </w:rPr>
      </w:pPr>
      <w:ins w:id="6" w:author="Hetvi Topiwala" w:date="2025-09-02T11:32:00Z">
        <w:r w:rsidRPr="00F23147">
          <w:rPr>
            <w:rFonts w:ascii="Segoe UI" w:hAnsi="Segoe UI" w:cs="Segoe UI"/>
          </w:rPr>
          <w:t xml:space="preserve">Provide role-specific training to 100% of </w:t>
        </w:r>
      </w:ins>
      <w:ins w:id="7" w:author="Hetvi Topiwala" w:date="2025-09-02T11:33:00Z" w16du:dateUtc="2025-09-02T06:03:00Z">
        <w:r>
          <w:rPr>
            <w:rFonts w:ascii="Segoe UI" w:hAnsi="Segoe UI" w:cs="Segoe UI"/>
          </w:rPr>
          <w:t xml:space="preserve">relevant </w:t>
        </w:r>
      </w:ins>
      <w:ins w:id="8" w:author="Hetvi Topiwala" w:date="2025-09-02T11:32:00Z">
        <w:r w:rsidRPr="00F23147">
          <w:rPr>
            <w:rFonts w:ascii="Segoe UI" w:hAnsi="Segoe UI" w:cs="Segoe UI"/>
          </w:rPr>
          <w:t>employees to enhance skills and job readiness by FY 2029–30.</w:t>
        </w:r>
      </w:ins>
    </w:p>
    <w:p w14:paraId="6AEFFC58" w14:textId="7C506F41" w:rsidR="0063075E" w:rsidRPr="007805D2" w:rsidRDefault="0063075E" w:rsidP="0063075E">
      <w:pPr>
        <w:pStyle w:val="ListParagraph"/>
        <w:numPr>
          <w:ilvl w:val="0"/>
          <w:numId w:val="1"/>
        </w:numPr>
        <w:spacing w:line="276" w:lineRule="auto"/>
        <w:jc w:val="both"/>
        <w:rPr>
          <w:rFonts w:ascii="Segoe UI" w:hAnsi="Segoe UI" w:cs="Segoe UI"/>
        </w:rPr>
      </w:pPr>
      <w:r w:rsidRPr="007805D2">
        <w:rPr>
          <w:rFonts w:ascii="Segoe UI" w:hAnsi="Segoe UI" w:cs="Segoe UI"/>
        </w:rPr>
        <w:t xml:space="preserve">Conduct </w:t>
      </w:r>
      <w:r w:rsidR="006559B2" w:rsidRPr="007805D2">
        <w:rPr>
          <w:rFonts w:ascii="Segoe UI" w:hAnsi="Segoe UI" w:cs="Segoe UI"/>
        </w:rPr>
        <w:t>regular annual</w:t>
      </w:r>
      <w:r w:rsidRPr="007805D2">
        <w:rPr>
          <w:rFonts w:ascii="Segoe UI" w:hAnsi="Segoe UI" w:cs="Segoe UI"/>
        </w:rPr>
        <w:t xml:space="preserve"> audits to ensure compliance with policies prohibiting child and forced labor throughout</w:t>
      </w:r>
      <w:r w:rsidR="00343823" w:rsidRPr="007805D2">
        <w:rPr>
          <w:rFonts w:ascii="Segoe UI" w:hAnsi="Segoe UI" w:cs="Segoe UI"/>
        </w:rPr>
        <w:t xml:space="preserve"> all our departments</w:t>
      </w:r>
      <w:r w:rsidRPr="007805D2">
        <w:rPr>
          <w:rFonts w:ascii="Segoe UI" w:hAnsi="Segoe UI" w:cs="Segoe UI"/>
        </w:rPr>
        <w:t>.</w:t>
      </w:r>
    </w:p>
    <w:p w14:paraId="4087A91B" w14:textId="155DA3B7" w:rsidR="0063075E" w:rsidRDefault="004D717F" w:rsidP="00343823">
      <w:pPr>
        <w:pStyle w:val="ListParagraph"/>
        <w:numPr>
          <w:ilvl w:val="0"/>
          <w:numId w:val="1"/>
        </w:numPr>
        <w:spacing w:line="276" w:lineRule="auto"/>
        <w:jc w:val="both"/>
        <w:rPr>
          <w:rFonts w:ascii="Segoe UI" w:hAnsi="Segoe UI" w:cs="Segoe UI"/>
        </w:rPr>
      </w:pPr>
      <w:r w:rsidRPr="00343823">
        <w:rPr>
          <w:rFonts w:ascii="Segoe UI" w:hAnsi="Segoe UI" w:cs="Segoe UI"/>
        </w:rPr>
        <w:t>Ensure that 100% of suppliers sign agreements committing to eliminate child and forced labor in their operations</w:t>
      </w:r>
      <w:r w:rsidR="00650462" w:rsidRPr="00343823">
        <w:rPr>
          <w:rFonts w:ascii="Segoe UI" w:hAnsi="Segoe UI" w:cs="Segoe UI"/>
        </w:rPr>
        <w:t xml:space="preserve"> by </w:t>
      </w:r>
      <w:r w:rsidR="007A0932" w:rsidRPr="00343823">
        <w:rPr>
          <w:rFonts w:ascii="Segoe UI" w:hAnsi="Segoe UI" w:cs="Segoe UI"/>
        </w:rPr>
        <w:t>FY 2029-30</w:t>
      </w:r>
      <w:r w:rsidR="0063075E" w:rsidRPr="00343823">
        <w:rPr>
          <w:rFonts w:ascii="Segoe UI" w:hAnsi="Segoe UI" w:cs="Segoe UI"/>
        </w:rPr>
        <w:t>.</w:t>
      </w:r>
    </w:p>
    <w:p w14:paraId="1255B0AC" w14:textId="77777777" w:rsidR="00343823" w:rsidRPr="007805D2" w:rsidRDefault="00343823" w:rsidP="00343823">
      <w:pPr>
        <w:pStyle w:val="ListParagraph"/>
        <w:numPr>
          <w:ilvl w:val="0"/>
          <w:numId w:val="1"/>
        </w:numPr>
        <w:spacing w:after="200" w:line="276" w:lineRule="auto"/>
        <w:jc w:val="both"/>
        <w:rPr>
          <w:rFonts w:ascii="Segoe UI" w:hAnsi="Segoe UI" w:cs="Segoe UI"/>
        </w:rPr>
      </w:pPr>
      <w:r w:rsidRPr="007805D2">
        <w:rPr>
          <w:rFonts w:ascii="Segoe UI" w:hAnsi="Segoe UI" w:cs="Segoe UI"/>
        </w:rPr>
        <w:t>Ensure an inclusive, respectful workplace free of bias, discrimination, and harassment and hence maintain zero cases of harassment or discrimination.</w:t>
      </w:r>
    </w:p>
    <w:p w14:paraId="7C6784A2" w14:textId="77777777" w:rsidR="00343823" w:rsidRPr="007805D2" w:rsidRDefault="00343823" w:rsidP="00343823">
      <w:pPr>
        <w:pStyle w:val="ListParagraph"/>
        <w:numPr>
          <w:ilvl w:val="0"/>
          <w:numId w:val="1"/>
        </w:numPr>
        <w:spacing w:after="200" w:line="276" w:lineRule="auto"/>
        <w:jc w:val="both"/>
        <w:rPr>
          <w:rFonts w:ascii="Segoe UI" w:hAnsi="Segoe UI" w:cs="Segoe UI"/>
        </w:rPr>
      </w:pPr>
      <w:r w:rsidRPr="007805D2">
        <w:rPr>
          <w:rFonts w:ascii="Segoe UI" w:hAnsi="Segoe UI" w:cs="Segoe UI"/>
        </w:rPr>
        <w:t>Provide 100% of employees with annual anti-harassment and non-discrimination training.</w:t>
      </w:r>
    </w:p>
    <w:p w14:paraId="75AD3EF8" w14:textId="6FF073B6" w:rsidR="00343823" w:rsidRPr="007805D2" w:rsidRDefault="00343823" w:rsidP="00343823">
      <w:pPr>
        <w:pStyle w:val="ListParagraph"/>
        <w:numPr>
          <w:ilvl w:val="0"/>
          <w:numId w:val="1"/>
        </w:numPr>
        <w:spacing w:line="276" w:lineRule="auto"/>
        <w:jc w:val="both"/>
        <w:rPr>
          <w:rFonts w:ascii="Segoe UI" w:hAnsi="Segoe UI" w:cs="Segoe UI"/>
        </w:rPr>
      </w:pPr>
      <w:r w:rsidRPr="007805D2">
        <w:rPr>
          <w:rFonts w:ascii="Segoe UI" w:hAnsi="Segoe UI" w:cs="Segoe UI"/>
        </w:rPr>
        <w:t xml:space="preserve">Conduct workplace climate surveys on discrimination and harassment till FY 2029-30 through survey forms filled by </w:t>
      </w:r>
      <w:del w:id="9" w:author="Hetvi Topiwala" w:date="2025-09-02T11:33:00Z" w16du:dateUtc="2025-09-02T06:03:00Z">
        <w:r w:rsidR="007805D2" w:rsidRPr="007805D2" w:rsidDel="00F23147">
          <w:rPr>
            <w:rFonts w:ascii="Segoe UI" w:hAnsi="Segoe UI" w:cs="Segoe UI"/>
            <w:highlight w:val="cyan"/>
          </w:rPr>
          <w:delText>85</w:delText>
        </w:r>
      </w:del>
      <w:ins w:id="10" w:author="Hetvi Topiwala" w:date="2025-09-02T11:33:00Z" w16du:dateUtc="2025-09-02T06:03:00Z">
        <w:r w:rsidR="00F23147">
          <w:rPr>
            <w:rFonts w:ascii="Segoe UI" w:hAnsi="Segoe UI" w:cs="Segoe UI"/>
            <w:highlight w:val="cyan"/>
          </w:rPr>
          <w:t>100</w:t>
        </w:r>
      </w:ins>
      <w:r w:rsidRPr="007805D2">
        <w:rPr>
          <w:rFonts w:ascii="Segoe UI" w:hAnsi="Segoe UI" w:cs="Segoe UI"/>
          <w:highlight w:val="cyan"/>
        </w:rPr>
        <w:t>%</w:t>
      </w:r>
      <w:r w:rsidRPr="007805D2">
        <w:rPr>
          <w:rFonts w:ascii="Segoe UI" w:hAnsi="Segoe UI" w:cs="Segoe UI"/>
        </w:rPr>
        <w:t xml:space="preserve"> employees.</w:t>
      </w:r>
    </w:p>
    <w:p w14:paraId="2F6F48B4" w14:textId="77777777" w:rsidR="0063075E" w:rsidRPr="00343823" w:rsidRDefault="0063075E" w:rsidP="0063075E">
      <w:pPr>
        <w:pStyle w:val="ListParagraph"/>
        <w:numPr>
          <w:ilvl w:val="0"/>
          <w:numId w:val="1"/>
        </w:numPr>
        <w:spacing w:line="276" w:lineRule="auto"/>
        <w:jc w:val="both"/>
        <w:rPr>
          <w:rFonts w:ascii="Segoe UI" w:hAnsi="Segoe UI" w:cs="Segoe UI"/>
        </w:rPr>
      </w:pPr>
      <w:r w:rsidRPr="00343823">
        <w:rPr>
          <w:rFonts w:ascii="Segoe UI" w:hAnsi="Segoe UI" w:cs="Segoe UI"/>
        </w:rPr>
        <w:t>Engage with suppliers and contractors to ensure they uphold human rights standards aligned with company policies.</w:t>
      </w:r>
    </w:p>
    <w:p w14:paraId="5B44E2CD" w14:textId="2AE1E8B8" w:rsidR="0063075E" w:rsidRPr="00343823" w:rsidRDefault="0063075E" w:rsidP="0063075E">
      <w:pPr>
        <w:pStyle w:val="ListParagraph"/>
        <w:numPr>
          <w:ilvl w:val="0"/>
          <w:numId w:val="1"/>
        </w:numPr>
        <w:spacing w:line="276" w:lineRule="auto"/>
        <w:jc w:val="both"/>
        <w:rPr>
          <w:rFonts w:ascii="Segoe UI" w:hAnsi="Segoe UI" w:cs="Segoe UI"/>
        </w:rPr>
      </w:pPr>
      <w:r w:rsidRPr="00343823">
        <w:rPr>
          <w:rFonts w:ascii="Segoe UI" w:hAnsi="Segoe UI" w:cs="Segoe UI"/>
        </w:rPr>
        <w:lastRenderedPageBreak/>
        <w:t xml:space="preserve">Conduct </w:t>
      </w:r>
      <w:r w:rsidR="00224718" w:rsidRPr="00343823">
        <w:rPr>
          <w:rFonts w:ascii="Segoe UI" w:hAnsi="Segoe UI" w:cs="Segoe UI"/>
        </w:rPr>
        <w:t xml:space="preserve">regular </w:t>
      </w:r>
      <w:r w:rsidRPr="00343823">
        <w:rPr>
          <w:rFonts w:ascii="Segoe UI" w:hAnsi="Segoe UI" w:cs="Segoe UI"/>
        </w:rPr>
        <w:t xml:space="preserve">assessments to verify compliance with human rights standards among external stakeholders, achieving </w:t>
      </w:r>
      <w:del w:id="11" w:author="Hetvi Topiwala" w:date="2025-09-02T11:34:00Z" w16du:dateUtc="2025-09-02T06:04:00Z">
        <w:r w:rsidRPr="00922FC6" w:rsidDel="00F23147">
          <w:rPr>
            <w:rFonts w:ascii="Segoe UI" w:hAnsi="Segoe UI" w:cs="Segoe UI"/>
            <w:highlight w:val="cyan"/>
          </w:rPr>
          <w:delText>9</w:delText>
        </w:r>
        <w:r w:rsidR="00922FC6" w:rsidRPr="00922FC6" w:rsidDel="00F23147">
          <w:rPr>
            <w:rFonts w:ascii="Segoe UI" w:hAnsi="Segoe UI" w:cs="Segoe UI"/>
            <w:highlight w:val="cyan"/>
          </w:rPr>
          <w:delText>0</w:delText>
        </w:r>
      </w:del>
      <w:ins w:id="12" w:author="Hetvi Topiwala" w:date="2025-09-02T11:34:00Z" w16du:dateUtc="2025-09-02T06:04:00Z">
        <w:r w:rsidR="00F23147">
          <w:rPr>
            <w:rFonts w:ascii="Segoe UI" w:hAnsi="Segoe UI" w:cs="Segoe UI"/>
            <w:highlight w:val="cyan"/>
          </w:rPr>
          <w:t>100</w:t>
        </w:r>
      </w:ins>
      <w:r w:rsidRPr="00922FC6">
        <w:rPr>
          <w:rFonts w:ascii="Segoe UI" w:hAnsi="Segoe UI" w:cs="Segoe UI"/>
          <w:highlight w:val="cyan"/>
        </w:rPr>
        <w:t>%</w:t>
      </w:r>
      <w:r w:rsidRPr="00343823">
        <w:rPr>
          <w:rFonts w:ascii="Segoe UI" w:hAnsi="Segoe UI" w:cs="Segoe UI"/>
        </w:rPr>
        <w:t xml:space="preserve"> compliance rate</w:t>
      </w:r>
      <w:r w:rsidR="00643C55" w:rsidRPr="00343823">
        <w:rPr>
          <w:rFonts w:ascii="Segoe UI" w:hAnsi="Segoe UI" w:cs="Segoe UI"/>
        </w:rPr>
        <w:t xml:space="preserve"> by </w:t>
      </w:r>
      <w:r w:rsidR="00115617" w:rsidRPr="00343823">
        <w:rPr>
          <w:rFonts w:ascii="Segoe UI" w:hAnsi="Segoe UI" w:cs="Segoe UI"/>
        </w:rPr>
        <w:t>FY 2029-30</w:t>
      </w:r>
      <w:r w:rsidR="00643C55" w:rsidRPr="00343823">
        <w:rPr>
          <w:rFonts w:ascii="Segoe UI" w:hAnsi="Segoe UI" w:cs="Segoe UI"/>
        </w:rPr>
        <w:t>.</w:t>
      </w:r>
    </w:p>
    <w:p w14:paraId="2589FF2E" w14:textId="77777777" w:rsidR="00A8090F" w:rsidRPr="00343823" w:rsidRDefault="00A8090F" w:rsidP="00525632">
      <w:pPr>
        <w:spacing w:line="276" w:lineRule="auto"/>
        <w:jc w:val="both"/>
        <w:rPr>
          <w:rFonts w:ascii="Segoe UI" w:hAnsi="Segoe UI" w:cs="Segoe UI"/>
        </w:rPr>
      </w:pPr>
    </w:p>
    <w:p w14:paraId="09FB2645" w14:textId="5CE58453" w:rsidR="004C2ABF" w:rsidRPr="00343823" w:rsidRDefault="00BE3646" w:rsidP="00C32094">
      <w:pPr>
        <w:pStyle w:val="Heading1"/>
        <w:rPr>
          <w:rFonts w:ascii="Segoe UI" w:eastAsia="Arimo Bold" w:hAnsi="Segoe UI" w:cs="Segoe UI"/>
          <w:sz w:val="28"/>
          <w:szCs w:val="36"/>
        </w:rPr>
      </w:pPr>
      <w:bookmarkStart w:id="13" w:name="_Toc164086736"/>
      <w:bookmarkStart w:id="14" w:name="_Toc164171532"/>
      <w:bookmarkStart w:id="15" w:name="_Toc203744447"/>
      <w:r w:rsidRPr="00343823">
        <w:rPr>
          <w:rFonts w:ascii="Segoe UI" w:eastAsia="Arimo Bold" w:hAnsi="Segoe UI" w:cs="Segoe UI"/>
          <w:sz w:val="28"/>
          <w:szCs w:val="36"/>
        </w:rPr>
        <w:t>HARMONIZING</w:t>
      </w:r>
      <w:r w:rsidR="00C60761" w:rsidRPr="00343823">
        <w:rPr>
          <w:rFonts w:ascii="Segoe UI" w:eastAsia="Arimo Bold" w:hAnsi="Segoe UI" w:cs="Segoe UI"/>
          <w:sz w:val="28"/>
          <w:szCs w:val="36"/>
        </w:rPr>
        <w:t xml:space="preserve"> LABOUR AND HUMAN RIGHTS </w:t>
      </w:r>
      <w:r w:rsidRPr="00343823">
        <w:rPr>
          <w:rFonts w:ascii="Segoe UI" w:eastAsia="Arimo Bold" w:hAnsi="Segoe UI" w:cs="Segoe UI"/>
          <w:sz w:val="28"/>
          <w:szCs w:val="36"/>
        </w:rPr>
        <w:t>PRACTICES WITH SUSTAINABLE DEVELOPMENT GOALS</w:t>
      </w:r>
      <w:bookmarkEnd w:id="13"/>
      <w:bookmarkEnd w:id="14"/>
      <w:bookmarkEnd w:id="15"/>
    </w:p>
    <w:p w14:paraId="4784BE6C" w14:textId="77777777" w:rsidR="00EF04DC" w:rsidRPr="00343823" w:rsidRDefault="00EF04DC" w:rsidP="00051149">
      <w:pPr>
        <w:spacing w:line="276" w:lineRule="auto"/>
        <w:jc w:val="both"/>
        <w:rPr>
          <w:rFonts w:ascii="Segoe UI" w:eastAsia="Arimo Bold" w:hAnsi="Segoe UI" w:cs="Segoe UI"/>
          <w:b/>
          <w:bCs/>
          <w:color w:val="0062AE"/>
          <w:kern w:val="24"/>
          <w:sz w:val="12"/>
          <w:szCs w:val="12"/>
          <w:u w:val="single"/>
        </w:rPr>
      </w:pPr>
    </w:p>
    <w:p w14:paraId="19FC60E3" w14:textId="6F5F119F" w:rsidR="00CA64B3" w:rsidRPr="00343823" w:rsidRDefault="00BE3646" w:rsidP="00FD4931">
      <w:pPr>
        <w:jc w:val="both"/>
        <w:rPr>
          <w:rFonts w:ascii="Segoe UI" w:hAnsi="Segoe UI" w:cs="Segoe UI"/>
        </w:rPr>
      </w:pPr>
      <w:bookmarkStart w:id="16" w:name="_Hlk166684722"/>
      <w:r w:rsidRPr="00343823">
        <w:rPr>
          <w:rFonts w:ascii="Segoe UI" w:hAnsi="Segoe UI" w:cs="Segoe UI"/>
        </w:rPr>
        <w:t xml:space="preserve">At </w:t>
      </w:r>
      <w:r w:rsidR="00F52AAA" w:rsidRPr="00343823">
        <w:rPr>
          <w:rFonts w:ascii="Segoe UI" w:hAnsi="Segoe UI" w:cs="Segoe UI"/>
        </w:rPr>
        <w:t xml:space="preserve">Agrawal Metal Works </w:t>
      </w:r>
      <w:r w:rsidRPr="00343823">
        <w:rPr>
          <w:rFonts w:ascii="Segoe UI" w:hAnsi="Segoe UI" w:cs="Segoe UI"/>
        </w:rPr>
        <w:t>Pvt Ltd, our policy</w:t>
      </w:r>
      <w:r w:rsidR="009C13ED" w:rsidRPr="00343823">
        <w:rPr>
          <w:rFonts w:ascii="Segoe UI" w:hAnsi="Segoe UI" w:cs="Segoe UI"/>
        </w:rPr>
        <w:t xml:space="preserve"> on labor and </w:t>
      </w:r>
      <w:r w:rsidR="006567E4" w:rsidRPr="00343823">
        <w:rPr>
          <w:rFonts w:ascii="Segoe UI" w:hAnsi="Segoe UI" w:cs="Segoe UI"/>
        </w:rPr>
        <w:t>human rights</w:t>
      </w:r>
      <w:r w:rsidRPr="00343823">
        <w:rPr>
          <w:rFonts w:ascii="Segoe UI" w:hAnsi="Segoe UI" w:cs="Segoe UI"/>
        </w:rPr>
        <w:t xml:space="preserve"> </w:t>
      </w:r>
      <w:r w:rsidR="00922FC6" w:rsidRPr="00343823">
        <w:rPr>
          <w:rFonts w:ascii="Segoe UI" w:hAnsi="Segoe UI" w:cs="Segoe UI"/>
        </w:rPr>
        <w:t>aligns</w:t>
      </w:r>
      <w:r w:rsidRPr="00343823">
        <w:rPr>
          <w:rFonts w:ascii="Segoe UI" w:hAnsi="Segoe UI" w:cs="Segoe UI"/>
        </w:rPr>
        <w:t xml:space="preserve"> with the following given SDGs</w:t>
      </w:r>
      <w:r w:rsidR="00FD4931" w:rsidRPr="00343823">
        <w:rPr>
          <w:rFonts w:ascii="Segoe UI" w:hAnsi="Segoe UI" w:cs="Segoe UI"/>
        </w:rPr>
        <w:t>.</w:t>
      </w:r>
      <w:bookmarkEnd w:id="16"/>
    </w:p>
    <w:p w14:paraId="05B4329D" w14:textId="77777777" w:rsidR="00027089" w:rsidRPr="00343823" w:rsidRDefault="00027089" w:rsidP="00FD4931">
      <w:pPr>
        <w:jc w:val="both"/>
        <w:rPr>
          <w:rFonts w:ascii="Segoe UI" w:hAnsi="Segoe UI" w:cs="Segoe UI"/>
        </w:rPr>
      </w:pPr>
    </w:p>
    <w:tbl>
      <w:tblPr>
        <w:tblStyle w:val="TableGrid"/>
        <w:tblpPr w:leftFromText="180" w:rightFromText="180" w:vertAnchor="page" w:horzAnchor="margin" w:tblpY="57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377"/>
        <w:gridCol w:w="2376"/>
        <w:gridCol w:w="2377"/>
      </w:tblGrid>
      <w:tr w:rsidR="00C32094" w:rsidRPr="00343823" w14:paraId="7A51D680" w14:textId="77777777" w:rsidTr="00C32094">
        <w:trPr>
          <w:trHeight w:val="1575"/>
        </w:trPr>
        <w:tc>
          <w:tcPr>
            <w:tcW w:w="2376" w:type="dxa"/>
            <w:vAlign w:val="center"/>
          </w:tcPr>
          <w:p w14:paraId="1A8EE072" w14:textId="77777777" w:rsidR="00C32094" w:rsidRPr="00343823" w:rsidRDefault="00C32094" w:rsidP="00C32094">
            <w:pPr>
              <w:spacing w:line="276" w:lineRule="auto"/>
              <w:jc w:val="center"/>
              <w:rPr>
                <w:rFonts w:ascii="Segoe UI" w:hAnsi="Segoe UI" w:cs="Segoe UI"/>
                <w:sz w:val="24"/>
                <w:szCs w:val="24"/>
              </w:rPr>
            </w:pPr>
            <w:r w:rsidRPr="00343823">
              <w:rPr>
                <w:rFonts w:ascii="Segoe UI" w:hAnsi="Segoe UI" w:cs="Segoe UI"/>
                <w:noProof/>
              </w:rPr>
              <w:drawing>
                <wp:inline distT="0" distB="0" distL="0" distR="0" wp14:anchorId="05A4A478" wp14:editId="18464432">
                  <wp:extent cx="916552" cy="916552"/>
                  <wp:effectExtent l="0" t="0" r="0" b="0"/>
                  <wp:docPr id="1353938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8391"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c>
          <w:tcPr>
            <w:tcW w:w="2377" w:type="dxa"/>
            <w:vAlign w:val="center"/>
          </w:tcPr>
          <w:p w14:paraId="7645285D" w14:textId="77777777" w:rsidR="00C32094" w:rsidRPr="00343823" w:rsidRDefault="00C32094" w:rsidP="00C32094">
            <w:pPr>
              <w:spacing w:line="276" w:lineRule="auto"/>
              <w:jc w:val="center"/>
              <w:rPr>
                <w:rFonts w:ascii="Segoe UI" w:hAnsi="Segoe UI" w:cs="Segoe UI"/>
                <w:sz w:val="24"/>
                <w:szCs w:val="24"/>
              </w:rPr>
            </w:pPr>
            <w:r w:rsidRPr="00343823">
              <w:rPr>
                <w:rFonts w:ascii="Segoe UI" w:hAnsi="Segoe UI" w:cs="Segoe UI"/>
                <w:noProof/>
              </w:rPr>
              <w:drawing>
                <wp:inline distT="0" distB="0" distL="0" distR="0" wp14:anchorId="5AB2F945" wp14:editId="1F11B45E">
                  <wp:extent cx="928042" cy="928042"/>
                  <wp:effectExtent l="0" t="0" r="0" b="0"/>
                  <wp:docPr id="548756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56714"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28042" cy="928042"/>
                          </a:xfrm>
                          <a:prstGeom prst="rect">
                            <a:avLst/>
                          </a:prstGeom>
                          <a:noFill/>
                          <a:ln>
                            <a:noFill/>
                          </a:ln>
                        </pic:spPr>
                      </pic:pic>
                    </a:graphicData>
                  </a:graphic>
                </wp:inline>
              </w:drawing>
            </w:r>
          </w:p>
        </w:tc>
        <w:tc>
          <w:tcPr>
            <w:tcW w:w="2376" w:type="dxa"/>
            <w:vAlign w:val="center"/>
          </w:tcPr>
          <w:p w14:paraId="562A6567" w14:textId="77777777" w:rsidR="00C32094" w:rsidRPr="00343823" w:rsidRDefault="00C32094" w:rsidP="00C32094">
            <w:pPr>
              <w:spacing w:line="276" w:lineRule="auto"/>
              <w:jc w:val="center"/>
              <w:rPr>
                <w:rFonts w:ascii="Segoe UI" w:hAnsi="Segoe UI" w:cs="Segoe UI"/>
                <w:sz w:val="24"/>
                <w:szCs w:val="24"/>
              </w:rPr>
            </w:pPr>
            <w:r w:rsidRPr="00343823">
              <w:rPr>
                <w:rFonts w:ascii="Segoe UI" w:hAnsi="Segoe UI" w:cs="Segoe UI"/>
                <w:noProof/>
              </w:rPr>
              <w:drawing>
                <wp:inline distT="0" distB="0" distL="0" distR="0" wp14:anchorId="05414DFF" wp14:editId="3559ECEE">
                  <wp:extent cx="928042" cy="928042"/>
                  <wp:effectExtent l="0" t="0" r="0" b="0"/>
                  <wp:docPr id="1021444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4592"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928042" cy="928042"/>
                          </a:xfrm>
                          <a:prstGeom prst="rect">
                            <a:avLst/>
                          </a:prstGeom>
                          <a:noFill/>
                          <a:ln>
                            <a:noFill/>
                          </a:ln>
                        </pic:spPr>
                      </pic:pic>
                    </a:graphicData>
                  </a:graphic>
                </wp:inline>
              </w:drawing>
            </w:r>
          </w:p>
        </w:tc>
        <w:tc>
          <w:tcPr>
            <w:tcW w:w="2377" w:type="dxa"/>
            <w:vAlign w:val="center"/>
          </w:tcPr>
          <w:p w14:paraId="338116BB" w14:textId="77777777" w:rsidR="00C32094" w:rsidRPr="00343823" w:rsidRDefault="00C32094" w:rsidP="00C32094">
            <w:pPr>
              <w:spacing w:line="276" w:lineRule="auto"/>
              <w:jc w:val="center"/>
              <w:rPr>
                <w:rFonts w:ascii="Segoe UI" w:hAnsi="Segoe UI" w:cs="Segoe UI"/>
                <w:noProof/>
              </w:rPr>
            </w:pPr>
            <w:r w:rsidRPr="00343823">
              <w:rPr>
                <w:rFonts w:ascii="Segoe UI" w:hAnsi="Segoe UI" w:cs="Segoe UI"/>
                <w:noProof/>
              </w:rPr>
              <w:drawing>
                <wp:inline distT="0" distB="0" distL="0" distR="0" wp14:anchorId="55E33044" wp14:editId="07BF7753">
                  <wp:extent cx="916552" cy="916552"/>
                  <wp:effectExtent l="0" t="0" r="0" b="0"/>
                  <wp:docPr id="1509663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3406"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r>
      <w:tr w:rsidR="00C32094" w:rsidRPr="00343823" w14:paraId="5124A396" w14:textId="77777777" w:rsidTr="00C32094">
        <w:trPr>
          <w:trHeight w:val="1730"/>
        </w:trPr>
        <w:tc>
          <w:tcPr>
            <w:tcW w:w="2376" w:type="dxa"/>
            <w:vAlign w:val="center"/>
          </w:tcPr>
          <w:p w14:paraId="309EF326" w14:textId="77777777" w:rsidR="00C32094" w:rsidRPr="00343823" w:rsidRDefault="00C32094" w:rsidP="00C32094">
            <w:pPr>
              <w:spacing w:line="276" w:lineRule="auto"/>
              <w:jc w:val="center"/>
              <w:rPr>
                <w:rFonts w:ascii="Segoe UI" w:hAnsi="Segoe UI" w:cs="Segoe UI"/>
                <w:noProof/>
              </w:rPr>
            </w:pPr>
            <w:r w:rsidRPr="00343823">
              <w:rPr>
                <w:rFonts w:ascii="Segoe UI" w:hAnsi="Segoe UI" w:cs="Segoe UI"/>
                <w:noProof/>
              </w:rPr>
              <w:drawing>
                <wp:inline distT="0" distB="0" distL="0" distR="0" wp14:anchorId="57515DBA" wp14:editId="678599B6">
                  <wp:extent cx="926311" cy="926311"/>
                  <wp:effectExtent l="0" t="0" r="0" b="0"/>
                  <wp:docPr id="4589852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5258"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926311" cy="926311"/>
                          </a:xfrm>
                          <a:prstGeom prst="rect">
                            <a:avLst/>
                          </a:prstGeom>
                          <a:noFill/>
                          <a:ln>
                            <a:noFill/>
                          </a:ln>
                        </pic:spPr>
                      </pic:pic>
                    </a:graphicData>
                  </a:graphic>
                </wp:inline>
              </w:drawing>
            </w:r>
          </w:p>
        </w:tc>
        <w:tc>
          <w:tcPr>
            <w:tcW w:w="2377" w:type="dxa"/>
            <w:vAlign w:val="center"/>
          </w:tcPr>
          <w:p w14:paraId="5CE2BC04" w14:textId="77777777" w:rsidR="00C32094" w:rsidRPr="00343823" w:rsidRDefault="00C32094" w:rsidP="00C32094">
            <w:pPr>
              <w:spacing w:line="276" w:lineRule="auto"/>
              <w:jc w:val="center"/>
              <w:rPr>
                <w:rFonts w:ascii="Segoe UI" w:hAnsi="Segoe UI" w:cs="Segoe UI"/>
                <w:noProof/>
              </w:rPr>
            </w:pPr>
            <w:r w:rsidRPr="00343823">
              <w:rPr>
                <w:rFonts w:ascii="Segoe UI" w:hAnsi="Segoe UI" w:cs="Segoe UI"/>
                <w:noProof/>
              </w:rPr>
              <w:drawing>
                <wp:inline distT="0" distB="0" distL="0" distR="0" wp14:anchorId="0B66BF99" wp14:editId="7FD11A4F">
                  <wp:extent cx="895976" cy="895976"/>
                  <wp:effectExtent l="0" t="0" r="0" b="0"/>
                  <wp:docPr id="583295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95033"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895976" cy="895976"/>
                          </a:xfrm>
                          <a:prstGeom prst="rect">
                            <a:avLst/>
                          </a:prstGeom>
                          <a:noFill/>
                          <a:ln>
                            <a:noFill/>
                          </a:ln>
                        </pic:spPr>
                      </pic:pic>
                    </a:graphicData>
                  </a:graphic>
                </wp:inline>
              </w:drawing>
            </w:r>
          </w:p>
        </w:tc>
        <w:tc>
          <w:tcPr>
            <w:tcW w:w="2376" w:type="dxa"/>
            <w:vAlign w:val="center"/>
          </w:tcPr>
          <w:p w14:paraId="0153BCAC" w14:textId="77777777" w:rsidR="00C32094" w:rsidRPr="00343823" w:rsidRDefault="00C32094" w:rsidP="00C32094">
            <w:pPr>
              <w:spacing w:line="276" w:lineRule="auto"/>
              <w:jc w:val="center"/>
              <w:rPr>
                <w:rFonts w:ascii="Segoe UI" w:hAnsi="Segoe UI" w:cs="Segoe UI"/>
                <w:noProof/>
              </w:rPr>
            </w:pPr>
            <w:r w:rsidRPr="00343823">
              <w:rPr>
                <w:rFonts w:ascii="Segoe UI" w:hAnsi="Segoe UI" w:cs="Segoe UI"/>
                <w:noProof/>
              </w:rPr>
              <w:drawing>
                <wp:inline distT="0" distB="0" distL="0" distR="0" wp14:anchorId="13EB3EB7" wp14:editId="42D1A941">
                  <wp:extent cx="889000" cy="889000"/>
                  <wp:effectExtent l="0" t="0" r="0" b="0"/>
                  <wp:docPr id="1536170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0197"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889000" cy="889000"/>
                          </a:xfrm>
                          <a:prstGeom prst="rect">
                            <a:avLst/>
                          </a:prstGeom>
                          <a:noFill/>
                          <a:ln>
                            <a:noFill/>
                          </a:ln>
                        </pic:spPr>
                      </pic:pic>
                    </a:graphicData>
                  </a:graphic>
                </wp:inline>
              </w:drawing>
            </w:r>
          </w:p>
        </w:tc>
        <w:tc>
          <w:tcPr>
            <w:tcW w:w="2377" w:type="dxa"/>
            <w:vAlign w:val="center"/>
          </w:tcPr>
          <w:p w14:paraId="0479D673" w14:textId="77777777" w:rsidR="00C32094" w:rsidRPr="00343823" w:rsidRDefault="00C32094" w:rsidP="00C32094">
            <w:pPr>
              <w:spacing w:line="276" w:lineRule="auto"/>
              <w:jc w:val="center"/>
              <w:rPr>
                <w:rFonts w:ascii="Segoe UI" w:hAnsi="Segoe UI" w:cs="Segoe UI"/>
                <w:noProof/>
              </w:rPr>
            </w:pPr>
            <w:r w:rsidRPr="00343823">
              <w:rPr>
                <w:rFonts w:ascii="Segoe UI" w:hAnsi="Segoe UI" w:cs="Segoe UI"/>
                <w:noProof/>
              </w:rPr>
              <w:drawing>
                <wp:inline distT="0" distB="0" distL="0" distR="0" wp14:anchorId="0056F3FD" wp14:editId="22DAEE6E">
                  <wp:extent cx="889000" cy="889000"/>
                  <wp:effectExtent l="0" t="0" r="0" b="0"/>
                  <wp:docPr id="540046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4692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889000" cy="889000"/>
                          </a:xfrm>
                          <a:prstGeom prst="rect">
                            <a:avLst/>
                          </a:prstGeom>
                          <a:noFill/>
                          <a:ln>
                            <a:noFill/>
                          </a:ln>
                        </pic:spPr>
                      </pic:pic>
                    </a:graphicData>
                  </a:graphic>
                </wp:inline>
              </w:drawing>
            </w:r>
          </w:p>
        </w:tc>
      </w:tr>
    </w:tbl>
    <w:p w14:paraId="31BF8624" w14:textId="77777777" w:rsidR="00583274" w:rsidRPr="00343823" w:rsidRDefault="00583274" w:rsidP="00FD4931">
      <w:pPr>
        <w:jc w:val="both"/>
        <w:rPr>
          <w:rFonts w:ascii="Segoe UI" w:hAnsi="Segoe UI" w:cs="Segoe UI"/>
        </w:rPr>
      </w:pPr>
    </w:p>
    <w:p w14:paraId="70FF1FB9" w14:textId="28EE1684" w:rsidR="00583274" w:rsidRPr="00922FC6" w:rsidRDefault="00583274" w:rsidP="00C32094">
      <w:pPr>
        <w:pStyle w:val="Heading1"/>
        <w:rPr>
          <w:rFonts w:ascii="Segoe UI" w:eastAsia="Arimo Bold" w:hAnsi="Segoe UI" w:cs="Segoe UI"/>
          <w:sz w:val="28"/>
          <w:szCs w:val="36"/>
        </w:rPr>
      </w:pPr>
      <w:bookmarkStart w:id="17" w:name="_Toc203744448"/>
      <w:r w:rsidRPr="00922FC6">
        <w:rPr>
          <w:rFonts w:ascii="Segoe UI" w:eastAsia="Arimo Bold" w:hAnsi="Segoe UI" w:cs="Segoe UI"/>
          <w:sz w:val="28"/>
          <w:szCs w:val="36"/>
        </w:rPr>
        <w:t>RESPONSIBILITIES</w:t>
      </w:r>
      <w:bookmarkEnd w:id="17"/>
    </w:p>
    <w:p w14:paraId="47617F7A" w14:textId="318F84EF" w:rsidR="00583274" w:rsidRPr="00922FC6" w:rsidRDefault="00583274" w:rsidP="00583274">
      <w:pPr>
        <w:pStyle w:val="ListParagraph"/>
        <w:numPr>
          <w:ilvl w:val="0"/>
          <w:numId w:val="26"/>
        </w:numPr>
        <w:spacing w:before="100" w:beforeAutospacing="1" w:after="100" w:afterAutospacing="1"/>
        <w:jc w:val="both"/>
        <w:rPr>
          <w:rFonts w:ascii="Segoe UI" w:hAnsi="Segoe UI" w:cs="Segoe UI"/>
          <w:lang w:val="en-IN" w:eastAsia="en-IN"/>
          <w14:ligatures w14:val="none"/>
        </w:rPr>
      </w:pPr>
      <w:r w:rsidRPr="00922FC6">
        <w:rPr>
          <w:rFonts w:ascii="Segoe UI" w:hAnsi="Segoe UI" w:cs="Segoe UI"/>
          <w:b/>
          <w:bCs/>
          <w:lang w:val="en-IN" w:eastAsia="en-IN"/>
          <w14:ligatures w14:val="none"/>
        </w:rPr>
        <w:t xml:space="preserve">Management: </w:t>
      </w:r>
      <w:r w:rsidRPr="00922FC6">
        <w:rPr>
          <w:rFonts w:ascii="Segoe UI" w:hAnsi="Segoe UI" w:cs="Segoe UI"/>
          <w:lang w:val="en-IN" w:eastAsia="en-IN"/>
          <w14:ligatures w14:val="none"/>
        </w:rPr>
        <w:t>Foster a respectful and inclusive workplace while ensuring leadership support for employee rights and well-being.</w:t>
      </w:r>
    </w:p>
    <w:p w14:paraId="02643B6C" w14:textId="624AA267" w:rsidR="00583274" w:rsidRPr="00922FC6" w:rsidRDefault="00583274" w:rsidP="00583274">
      <w:pPr>
        <w:pStyle w:val="ListParagraph"/>
        <w:numPr>
          <w:ilvl w:val="0"/>
          <w:numId w:val="26"/>
        </w:numPr>
        <w:spacing w:before="100" w:beforeAutospacing="1" w:after="100" w:afterAutospacing="1"/>
        <w:jc w:val="both"/>
        <w:rPr>
          <w:rFonts w:ascii="Segoe UI" w:hAnsi="Segoe UI" w:cs="Segoe UI"/>
          <w:lang w:val="en-IN" w:eastAsia="en-IN"/>
          <w14:ligatures w14:val="none"/>
        </w:rPr>
      </w:pPr>
      <w:r w:rsidRPr="00922FC6">
        <w:rPr>
          <w:rFonts w:ascii="Segoe UI" w:hAnsi="Segoe UI" w:cs="Segoe UI"/>
          <w:b/>
          <w:bCs/>
          <w:lang w:val="en-IN" w:eastAsia="en-IN"/>
          <w14:ligatures w14:val="none"/>
        </w:rPr>
        <w:t>Human Resources (HR) Department</w:t>
      </w:r>
      <w:r w:rsidRPr="00922FC6">
        <w:rPr>
          <w:rFonts w:ascii="Segoe UI" w:hAnsi="Segoe UI" w:cs="Segoe UI"/>
          <w:lang w:val="en-IN" w:eastAsia="en-IN"/>
          <w14:ligatures w14:val="none"/>
        </w:rPr>
        <w:t>: Communicate the policy clearly, maintain accurate employee records, and handle grievances in a timely and fair manner.</w:t>
      </w:r>
    </w:p>
    <w:p w14:paraId="5A485861" w14:textId="3EAD30F9" w:rsidR="00583274" w:rsidRPr="00922FC6" w:rsidRDefault="00583274" w:rsidP="00583274">
      <w:pPr>
        <w:pStyle w:val="ListParagraph"/>
        <w:numPr>
          <w:ilvl w:val="0"/>
          <w:numId w:val="26"/>
        </w:numPr>
        <w:spacing w:before="100" w:beforeAutospacing="1" w:after="100" w:afterAutospacing="1"/>
        <w:jc w:val="both"/>
        <w:rPr>
          <w:rFonts w:ascii="Segoe UI" w:hAnsi="Segoe UI" w:cs="Segoe UI"/>
          <w:lang w:val="en-IN" w:eastAsia="en-IN"/>
          <w14:ligatures w14:val="none"/>
        </w:rPr>
      </w:pPr>
      <w:r w:rsidRPr="00922FC6">
        <w:rPr>
          <w:rFonts w:ascii="Segoe UI" w:hAnsi="Segoe UI" w:cs="Segoe UI"/>
          <w:b/>
          <w:bCs/>
          <w:lang w:val="en-IN" w:eastAsia="en-IN"/>
          <w14:ligatures w14:val="none"/>
        </w:rPr>
        <w:t>Supervisors &amp; Line Managers</w:t>
      </w:r>
      <w:r w:rsidRPr="00922FC6">
        <w:rPr>
          <w:rFonts w:ascii="Segoe UI" w:hAnsi="Segoe UI" w:cs="Segoe UI"/>
          <w:lang w:val="en-IN" w:eastAsia="en-IN"/>
          <w14:ligatures w14:val="none"/>
        </w:rPr>
        <w:t>: Ensure fair treatment, prevent workplace misconduct, and actively support a positive working environment.</w:t>
      </w:r>
    </w:p>
    <w:p w14:paraId="24735949" w14:textId="285D81D1" w:rsidR="00583274" w:rsidRPr="00922FC6" w:rsidRDefault="00583274" w:rsidP="00583274">
      <w:pPr>
        <w:pStyle w:val="ListParagraph"/>
        <w:numPr>
          <w:ilvl w:val="0"/>
          <w:numId w:val="26"/>
        </w:numPr>
        <w:spacing w:before="100" w:beforeAutospacing="1" w:after="100" w:afterAutospacing="1"/>
        <w:jc w:val="both"/>
        <w:rPr>
          <w:rFonts w:ascii="Segoe UI" w:hAnsi="Segoe UI" w:cs="Segoe UI"/>
          <w:lang w:val="en-IN" w:eastAsia="en-IN"/>
          <w14:ligatures w14:val="none"/>
        </w:rPr>
      </w:pPr>
      <w:r w:rsidRPr="00922FC6">
        <w:rPr>
          <w:rFonts w:ascii="Segoe UI" w:hAnsi="Segoe UI" w:cs="Segoe UI"/>
          <w:b/>
          <w:bCs/>
          <w:lang w:val="en-IN" w:eastAsia="en-IN"/>
          <w14:ligatures w14:val="none"/>
        </w:rPr>
        <w:t>Employees</w:t>
      </w:r>
      <w:r w:rsidRPr="00922FC6">
        <w:rPr>
          <w:rFonts w:ascii="Segoe UI" w:hAnsi="Segoe UI" w:cs="Segoe UI"/>
          <w:lang w:val="en-IN" w:eastAsia="en-IN"/>
          <w14:ligatures w14:val="none"/>
        </w:rPr>
        <w:t>: Respect the rights of colleagues, adhere to company policies, and report any violations or concerns.</w:t>
      </w:r>
    </w:p>
    <w:p w14:paraId="345F80B1" w14:textId="5F5AE5DC" w:rsidR="00CA64B3" w:rsidRPr="00922FC6" w:rsidRDefault="00583274" w:rsidP="00FD4931">
      <w:pPr>
        <w:pStyle w:val="ListParagraph"/>
        <w:numPr>
          <w:ilvl w:val="0"/>
          <w:numId w:val="26"/>
        </w:numPr>
        <w:spacing w:before="100" w:beforeAutospacing="1" w:after="100" w:afterAutospacing="1"/>
        <w:jc w:val="both"/>
        <w:rPr>
          <w:rFonts w:ascii="Segoe UI" w:hAnsi="Segoe UI" w:cs="Segoe UI"/>
          <w:lang w:val="en-IN" w:eastAsia="en-IN"/>
          <w14:ligatures w14:val="none"/>
        </w:rPr>
      </w:pPr>
      <w:r w:rsidRPr="00922FC6">
        <w:rPr>
          <w:rFonts w:ascii="Segoe UI" w:hAnsi="Segoe UI" w:cs="Segoe UI"/>
          <w:b/>
          <w:bCs/>
          <w:lang w:val="en-IN" w:eastAsia="en-IN"/>
          <w14:ligatures w14:val="none"/>
        </w:rPr>
        <w:t>ESG &amp; Compliance Team</w:t>
      </w:r>
      <w:r w:rsidRPr="00922FC6">
        <w:rPr>
          <w:rFonts w:ascii="Segoe UI" w:hAnsi="Segoe UI" w:cs="Segoe UI"/>
          <w:lang w:val="en-IN" w:eastAsia="en-IN"/>
          <w14:ligatures w14:val="none"/>
        </w:rPr>
        <w:t>: Monitor adherence to the policy, conduct internal reviews, and update practices in line with legal and ethical standards.</w:t>
      </w:r>
    </w:p>
    <w:p w14:paraId="5C077157" w14:textId="77777777" w:rsidR="00C32094" w:rsidRPr="00343823" w:rsidRDefault="00C32094" w:rsidP="00C32094">
      <w:pPr>
        <w:spacing w:before="100" w:beforeAutospacing="1" w:after="100" w:afterAutospacing="1"/>
        <w:jc w:val="both"/>
        <w:rPr>
          <w:rFonts w:ascii="Segoe UI" w:hAnsi="Segoe UI" w:cs="Segoe UI"/>
          <w:lang w:val="en-IN" w:eastAsia="en-IN"/>
          <w14:ligatures w14:val="none"/>
        </w:rPr>
      </w:pPr>
    </w:p>
    <w:p w14:paraId="1726CFBA" w14:textId="76E15E30" w:rsidR="00232ACD" w:rsidRPr="00343823" w:rsidRDefault="00FD4931" w:rsidP="00C32094">
      <w:pPr>
        <w:pStyle w:val="Heading1"/>
        <w:rPr>
          <w:rFonts w:ascii="Segoe UI" w:eastAsia="Arimo Bold" w:hAnsi="Segoe UI" w:cs="Segoe UI"/>
          <w:sz w:val="28"/>
          <w:szCs w:val="36"/>
        </w:rPr>
      </w:pPr>
      <w:bookmarkStart w:id="18" w:name="_Toc203744449"/>
      <w:r w:rsidRPr="00343823">
        <w:rPr>
          <w:rFonts w:ascii="Segoe UI" w:eastAsia="Arimo Bold" w:hAnsi="Segoe UI" w:cs="Segoe UI"/>
          <w:sz w:val="28"/>
          <w:szCs w:val="36"/>
        </w:rPr>
        <w:lastRenderedPageBreak/>
        <w:t>R</w:t>
      </w:r>
      <w:r w:rsidR="00783E26" w:rsidRPr="00343823">
        <w:rPr>
          <w:rFonts w:ascii="Segoe UI" w:eastAsia="Arimo Bold" w:hAnsi="Segoe UI" w:cs="Segoe UI"/>
          <w:sz w:val="28"/>
          <w:szCs w:val="36"/>
        </w:rPr>
        <w:t>EPORTING</w:t>
      </w:r>
      <w:bookmarkEnd w:id="18"/>
    </w:p>
    <w:p w14:paraId="2DD898EB" w14:textId="77777777" w:rsidR="00EF04DC" w:rsidRPr="00343823" w:rsidRDefault="00EF04DC" w:rsidP="00051149">
      <w:pPr>
        <w:spacing w:line="276" w:lineRule="auto"/>
        <w:jc w:val="both"/>
        <w:rPr>
          <w:rFonts w:ascii="Segoe UI" w:eastAsia="Arimo Bold" w:hAnsi="Segoe UI" w:cs="Segoe UI"/>
          <w:b/>
          <w:bCs/>
          <w:color w:val="0062AE"/>
          <w:kern w:val="24"/>
          <w:sz w:val="12"/>
          <w:szCs w:val="12"/>
          <w:u w:val="single"/>
        </w:rPr>
      </w:pPr>
    </w:p>
    <w:p w14:paraId="3CF26C19" w14:textId="622D10BD" w:rsidR="00B21C9D" w:rsidRPr="00343823" w:rsidRDefault="00B21C9D" w:rsidP="00A00D93">
      <w:pPr>
        <w:pStyle w:val="ListParagraph"/>
        <w:numPr>
          <w:ilvl w:val="0"/>
          <w:numId w:val="14"/>
        </w:numPr>
        <w:spacing w:line="276" w:lineRule="auto"/>
        <w:jc w:val="both"/>
        <w:rPr>
          <w:rFonts w:ascii="Segoe UI" w:hAnsi="Segoe UI" w:cs="Segoe UI"/>
        </w:rPr>
      </w:pPr>
      <w:r w:rsidRPr="00343823">
        <w:rPr>
          <w:rFonts w:ascii="Segoe UI" w:hAnsi="Segoe UI" w:cs="Segoe UI"/>
          <w:b/>
          <w:bCs/>
        </w:rPr>
        <w:t>Annual Compliance Reports</w:t>
      </w:r>
      <w:r w:rsidRPr="00343823">
        <w:rPr>
          <w:rFonts w:ascii="Segoe UI" w:hAnsi="Segoe UI" w:cs="Segoe UI"/>
        </w:rPr>
        <w:t>: Publish detailed reports assessing our adherence to labor laws and human rights standards across all operational areas.</w:t>
      </w:r>
    </w:p>
    <w:p w14:paraId="341075D6" w14:textId="75E80989" w:rsidR="002905FC" w:rsidRPr="00343823" w:rsidRDefault="002905FC" w:rsidP="002905FC">
      <w:pPr>
        <w:pStyle w:val="ListParagraph"/>
        <w:numPr>
          <w:ilvl w:val="0"/>
          <w:numId w:val="14"/>
        </w:numPr>
        <w:spacing w:line="276" w:lineRule="auto"/>
        <w:jc w:val="both"/>
        <w:rPr>
          <w:rFonts w:ascii="Segoe UI" w:hAnsi="Segoe UI" w:cs="Segoe UI"/>
        </w:rPr>
      </w:pPr>
      <w:r w:rsidRPr="00343823">
        <w:rPr>
          <w:rFonts w:ascii="Segoe UI" w:hAnsi="Segoe UI" w:cs="Segoe UI"/>
          <w:b/>
          <w:bCs/>
        </w:rPr>
        <w:t>Internal Audits and Assessments</w:t>
      </w:r>
      <w:r w:rsidRPr="00343823">
        <w:rPr>
          <w:rFonts w:ascii="Segoe UI" w:hAnsi="Segoe UI" w:cs="Segoe UI"/>
        </w:rPr>
        <w:t>: Conduct regular audits to monitor compliance with policies and identify areas for improvement in labor and human rights practices.</w:t>
      </w:r>
    </w:p>
    <w:p w14:paraId="78C5B4BC" w14:textId="61C2B5AB" w:rsidR="002905FC" w:rsidRPr="00343823" w:rsidRDefault="002905FC" w:rsidP="002905FC">
      <w:pPr>
        <w:pStyle w:val="ListParagraph"/>
        <w:numPr>
          <w:ilvl w:val="0"/>
          <w:numId w:val="14"/>
        </w:numPr>
        <w:spacing w:line="276" w:lineRule="auto"/>
        <w:jc w:val="both"/>
        <w:rPr>
          <w:rFonts w:ascii="Segoe UI" w:hAnsi="Segoe UI" w:cs="Segoe UI"/>
        </w:rPr>
      </w:pPr>
      <w:r w:rsidRPr="00343823">
        <w:rPr>
          <w:rFonts w:ascii="Segoe UI" w:hAnsi="Segoe UI" w:cs="Segoe UI"/>
          <w:b/>
          <w:bCs/>
        </w:rPr>
        <w:t>Stakeholder Engagement</w:t>
      </w:r>
      <w:r w:rsidRPr="00343823">
        <w:rPr>
          <w:rFonts w:ascii="Segoe UI" w:hAnsi="Segoe UI" w:cs="Segoe UI"/>
        </w:rPr>
        <w:t>: Engage with employees, unions, suppliers, and community stakeholders to gather feedback and address concerns related to labor and human rights.</w:t>
      </w:r>
    </w:p>
    <w:p w14:paraId="15373B30" w14:textId="53B395E5" w:rsidR="00B21C9D" w:rsidRPr="00343823" w:rsidRDefault="002905FC" w:rsidP="002905FC">
      <w:pPr>
        <w:pStyle w:val="ListParagraph"/>
        <w:numPr>
          <w:ilvl w:val="0"/>
          <w:numId w:val="14"/>
        </w:numPr>
        <w:spacing w:line="276" w:lineRule="auto"/>
        <w:jc w:val="both"/>
        <w:rPr>
          <w:rFonts w:ascii="Segoe UI" w:hAnsi="Segoe UI" w:cs="Segoe UI"/>
        </w:rPr>
      </w:pPr>
      <w:r w:rsidRPr="00343823">
        <w:rPr>
          <w:rFonts w:ascii="Segoe UI" w:hAnsi="Segoe UI" w:cs="Segoe UI"/>
          <w:b/>
          <w:bCs/>
        </w:rPr>
        <w:t>Continuous Improvement Initiatives</w:t>
      </w:r>
      <w:r w:rsidRPr="00343823">
        <w:rPr>
          <w:rFonts w:ascii="Segoe UI" w:hAnsi="Segoe UI" w:cs="Segoe UI"/>
        </w:rPr>
        <w:t>: Implement corrective actions based on audit findings and stakeholder feedback to enhance our policies and practices.</w:t>
      </w:r>
    </w:p>
    <w:p w14:paraId="7B3FF2DA" w14:textId="60AA6875" w:rsidR="007E6019" w:rsidRPr="00AE4853" w:rsidRDefault="002162BC" w:rsidP="00AE4853">
      <w:pPr>
        <w:spacing w:line="276" w:lineRule="auto"/>
        <w:jc w:val="both"/>
        <w:rPr>
          <w:rFonts w:ascii="Segoe UI" w:hAnsi="Segoe UI" w:cs="Segoe UI"/>
        </w:rPr>
      </w:pPr>
      <w:r w:rsidRPr="00343823">
        <w:rPr>
          <w:rFonts w:ascii="Segoe UI" w:hAnsi="Segoe UI" w:cs="Segoe UI"/>
        </w:rPr>
        <w:t>This reporting mechanism ensures transparency, fosters trust among stakeholders, and reinforces our commitment to upholding ethical standards in labor and human rights at Agrawal Metal Works Pvt. Ltd.</w:t>
      </w:r>
    </w:p>
    <w:p w14:paraId="7A10574F" w14:textId="03F9FDBB" w:rsidR="00120018" w:rsidRPr="00343823" w:rsidRDefault="00C81408" w:rsidP="00C32094">
      <w:pPr>
        <w:pStyle w:val="Heading1"/>
        <w:rPr>
          <w:rFonts w:ascii="Segoe UI" w:eastAsia="Arimo Bold" w:hAnsi="Segoe UI" w:cs="Segoe UI"/>
          <w:sz w:val="28"/>
          <w:szCs w:val="36"/>
        </w:rPr>
      </w:pPr>
      <w:bookmarkStart w:id="19" w:name="_Toc203744450"/>
      <w:r w:rsidRPr="00343823">
        <w:rPr>
          <w:rFonts w:ascii="Segoe UI" w:eastAsia="Arimo Bold" w:hAnsi="Segoe UI" w:cs="Segoe UI"/>
          <w:sz w:val="28"/>
          <w:szCs w:val="36"/>
        </w:rPr>
        <w:t>REVIEW MECHANISM</w:t>
      </w:r>
      <w:bookmarkEnd w:id="19"/>
    </w:p>
    <w:p w14:paraId="6E0AA645" w14:textId="77777777" w:rsidR="00EF04DC" w:rsidRPr="00343823" w:rsidRDefault="00EF04DC" w:rsidP="00D4405A">
      <w:pPr>
        <w:spacing w:line="276" w:lineRule="auto"/>
        <w:jc w:val="both"/>
        <w:rPr>
          <w:rFonts w:ascii="Segoe UI" w:eastAsia="Arimo Bold" w:hAnsi="Segoe UI" w:cs="Segoe UI"/>
          <w:b/>
          <w:bCs/>
          <w:color w:val="0062AE"/>
          <w:kern w:val="24"/>
          <w:sz w:val="12"/>
          <w:szCs w:val="12"/>
          <w:u w:val="single"/>
        </w:rPr>
      </w:pPr>
    </w:p>
    <w:p w14:paraId="6DDBB882" w14:textId="626DE28C" w:rsidR="003658F2" w:rsidRPr="00343823" w:rsidRDefault="00C703D4" w:rsidP="00FC6CF1">
      <w:pPr>
        <w:pStyle w:val="ListParagraph"/>
        <w:tabs>
          <w:tab w:val="left" w:pos="540"/>
        </w:tabs>
        <w:spacing w:line="276" w:lineRule="auto"/>
        <w:ind w:left="0"/>
        <w:jc w:val="both"/>
        <w:rPr>
          <w:rFonts w:ascii="Segoe UI" w:hAnsi="Segoe UI" w:cs="Segoe UI"/>
          <w:lang w:val="en-IN"/>
        </w:rPr>
      </w:pPr>
      <w:r w:rsidRPr="00343823">
        <w:rPr>
          <w:rFonts w:ascii="Segoe UI" w:hAnsi="Segoe UI" w:cs="Segoe UI"/>
          <w:lang w:val="en-IN"/>
        </w:rPr>
        <w:t xml:space="preserve">At Agrawal Metal Works Pvt. Ltd., we conduct annual assessments to ensure compliance with labour laws and human rights standards across operations. Our cross-functional review involves key departments to align policies with industry best practices. We actively gather stakeholder feedback for continuous improvement, fostering a workplace culture of equality and respect. </w:t>
      </w:r>
      <w:r w:rsidR="00FC6CF1" w:rsidRPr="00343823">
        <w:rPr>
          <w:rFonts w:ascii="Segoe UI" w:hAnsi="Segoe UI" w:cs="Segoe UI"/>
          <w:lang w:val="en-IN"/>
        </w:rPr>
        <w:t xml:space="preserve">This </w:t>
      </w:r>
      <w:r w:rsidR="001759A0" w:rsidRPr="00343823">
        <w:rPr>
          <w:rFonts w:ascii="Segoe UI" w:hAnsi="Segoe UI" w:cs="Segoe UI"/>
          <w:lang w:val="en-IN"/>
        </w:rPr>
        <w:t xml:space="preserve">policy </w:t>
      </w:r>
      <w:r w:rsidR="00FC6CF1" w:rsidRPr="00343823">
        <w:rPr>
          <w:rFonts w:ascii="Segoe UI" w:hAnsi="Segoe UI" w:cs="Segoe UI"/>
          <w:lang w:val="en-IN"/>
        </w:rPr>
        <w:t xml:space="preserve">will be </w:t>
      </w:r>
      <w:r w:rsidR="001759A0" w:rsidRPr="00343823">
        <w:rPr>
          <w:rFonts w:ascii="Segoe UI" w:hAnsi="Segoe UI" w:cs="Segoe UI"/>
          <w:lang w:val="en-IN"/>
        </w:rPr>
        <w:t>reviewed</w:t>
      </w:r>
      <w:r w:rsidR="00FC6CF1" w:rsidRPr="00343823">
        <w:rPr>
          <w:rFonts w:ascii="Segoe UI" w:hAnsi="Segoe UI" w:cs="Segoe UI"/>
          <w:lang w:val="en-IN"/>
        </w:rPr>
        <w:t xml:space="preserve"> by the Human Resources Manager</w:t>
      </w:r>
      <w:r w:rsidR="001759A0" w:rsidRPr="00343823">
        <w:rPr>
          <w:rFonts w:ascii="Segoe UI" w:hAnsi="Segoe UI" w:cs="Segoe UI"/>
          <w:lang w:val="en-IN"/>
        </w:rPr>
        <w:t xml:space="preserve"> annually </w:t>
      </w:r>
      <w:r w:rsidR="00FC6CF1" w:rsidRPr="00343823">
        <w:rPr>
          <w:rFonts w:ascii="Segoe UI" w:hAnsi="Segoe UI" w:cs="Segoe UI"/>
          <w:lang w:val="en-IN"/>
        </w:rPr>
        <w:t>at Agrawal Metal Works Pvt. Ltd.</w:t>
      </w:r>
    </w:p>
    <w:p w14:paraId="4883425D" w14:textId="77777777" w:rsidR="000D6674" w:rsidRPr="00343823" w:rsidRDefault="000D6674" w:rsidP="00FC6CF1">
      <w:pPr>
        <w:pStyle w:val="ListParagraph"/>
        <w:tabs>
          <w:tab w:val="left" w:pos="540"/>
        </w:tabs>
        <w:spacing w:line="276" w:lineRule="auto"/>
        <w:ind w:left="0"/>
        <w:jc w:val="both"/>
        <w:rPr>
          <w:rFonts w:ascii="Segoe UI" w:hAnsi="Segoe UI" w:cs="Segoe UI"/>
          <w:lang w:val="en-IN"/>
        </w:rPr>
      </w:pPr>
    </w:p>
    <w:p w14:paraId="0181AE2F" w14:textId="77777777" w:rsidR="000D6674" w:rsidRPr="00343823" w:rsidRDefault="000D6674" w:rsidP="00FC6CF1">
      <w:pPr>
        <w:pStyle w:val="ListParagraph"/>
        <w:tabs>
          <w:tab w:val="left" w:pos="540"/>
        </w:tabs>
        <w:spacing w:line="276" w:lineRule="auto"/>
        <w:ind w:left="0"/>
        <w:jc w:val="both"/>
        <w:rPr>
          <w:rFonts w:ascii="Segoe UI" w:hAnsi="Segoe UI" w:cs="Segoe UI"/>
          <w:lang w:val="en-IN"/>
        </w:rPr>
      </w:pPr>
    </w:p>
    <w:p w14:paraId="1A993BA0" w14:textId="77777777" w:rsidR="000D6674" w:rsidRPr="00343823" w:rsidRDefault="000D6674" w:rsidP="00FC6CF1">
      <w:pPr>
        <w:pStyle w:val="ListParagraph"/>
        <w:tabs>
          <w:tab w:val="left" w:pos="540"/>
        </w:tabs>
        <w:spacing w:line="276" w:lineRule="auto"/>
        <w:ind w:left="0"/>
        <w:jc w:val="both"/>
        <w:rPr>
          <w:rFonts w:ascii="Segoe UI" w:hAnsi="Segoe UI" w:cs="Segoe UI"/>
          <w:lang w:val="en-IN"/>
        </w:rPr>
      </w:pPr>
    </w:p>
    <w:p w14:paraId="06800DC6" w14:textId="77777777" w:rsidR="00C32094" w:rsidRPr="00343823" w:rsidRDefault="00C32094" w:rsidP="00FC6CF1">
      <w:pPr>
        <w:pStyle w:val="ListParagraph"/>
        <w:tabs>
          <w:tab w:val="left" w:pos="540"/>
        </w:tabs>
        <w:spacing w:line="276" w:lineRule="auto"/>
        <w:ind w:left="0"/>
        <w:jc w:val="both"/>
        <w:rPr>
          <w:rFonts w:ascii="Segoe UI" w:hAnsi="Segoe UI" w:cs="Segoe UI"/>
          <w:lang w:val="en-IN"/>
        </w:rPr>
      </w:pPr>
    </w:p>
    <w:p w14:paraId="1CD4C767" w14:textId="77777777" w:rsidR="00C32094" w:rsidRPr="00343823" w:rsidRDefault="00C32094" w:rsidP="00FC6CF1">
      <w:pPr>
        <w:pStyle w:val="ListParagraph"/>
        <w:tabs>
          <w:tab w:val="left" w:pos="540"/>
        </w:tabs>
        <w:spacing w:line="276" w:lineRule="auto"/>
        <w:ind w:left="0"/>
        <w:jc w:val="both"/>
        <w:rPr>
          <w:rFonts w:ascii="Segoe UI" w:hAnsi="Segoe UI" w:cs="Segoe UI"/>
          <w:lang w:val="en-IN"/>
        </w:rPr>
      </w:pPr>
    </w:p>
    <w:p w14:paraId="547A3B58" w14:textId="77777777" w:rsidR="00C32094" w:rsidRPr="00343823" w:rsidRDefault="00C32094" w:rsidP="00FC6CF1">
      <w:pPr>
        <w:pStyle w:val="ListParagraph"/>
        <w:tabs>
          <w:tab w:val="left" w:pos="540"/>
        </w:tabs>
        <w:spacing w:line="276" w:lineRule="auto"/>
        <w:ind w:left="0"/>
        <w:jc w:val="both"/>
        <w:rPr>
          <w:rFonts w:ascii="Segoe UI" w:hAnsi="Segoe UI" w:cs="Segoe UI"/>
          <w:lang w:val="en-IN"/>
        </w:rPr>
      </w:pPr>
    </w:p>
    <w:p w14:paraId="6AB489E2" w14:textId="77777777" w:rsidR="00C32094" w:rsidRPr="00343823" w:rsidRDefault="00C32094" w:rsidP="00FC6CF1">
      <w:pPr>
        <w:pStyle w:val="ListParagraph"/>
        <w:tabs>
          <w:tab w:val="left" w:pos="540"/>
        </w:tabs>
        <w:spacing w:line="276" w:lineRule="auto"/>
        <w:ind w:left="0"/>
        <w:jc w:val="both"/>
        <w:rPr>
          <w:rFonts w:ascii="Segoe UI" w:hAnsi="Segoe UI" w:cs="Segoe UI"/>
          <w:lang w:val="en-IN"/>
        </w:rPr>
      </w:pPr>
    </w:p>
    <w:p w14:paraId="33BEE9A3" w14:textId="77777777" w:rsidR="00C32094" w:rsidRPr="00343823" w:rsidRDefault="00C32094" w:rsidP="00FC6CF1">
      <w:pPr>
        <w:pStyle w:val="ListParagraph"/>
        <w:tabs>
          <w:tab w:val="left" w:pos="540"/>
        </w:tabs>
        <w:spacing w:line="276" w:lineRule="auto"/>
        <w:ind w:left="0"/>
        <w:jc w:val="both"/>
        <w:rPr>
          <w:rFonts w:ascii="Segoe UI" w:hAnsi="Segoe UI" w:cs="Segoe UI"/>
          <w:lang w:val="en-IN"/>
        </w:rPr>
      </w:pPr>
    </w:p>
    <w:p w14:paraId="667B8FE2" w14:textId="77777777" w:rsidR="00C32094" w:rsidRPr="00343823" w:rsidRDefault="00C32094" w:rsidP="00FC6CF1">
      <w:pPr>
        <w:pStyle w:val="ListParagraph"/>
        <w:tabs>
          <w:tab w:val="left" w:pos="540"/>
        </w:tabs>
        <w:spacing w:line="276" w:lineRule="auto"/>
        <w:ind w:left="0"/>
        <w:jc w:val="both"/>
        <w:rPr>
          <w:rFonts w:ascii="Segoe UI" w:hAnsi="Segoe UI" w:cs="Segoe UI"/>
          <w:lang w:val="en-IN"/>
        </w:rPr>
      </w:pPr>
    </w:p>
    <w:p w14:paraId="6FBA0D49" w14:textId="77777777" w:rsidR="000D6674" w:rsidRPr="00343823" w:rsidRDefault="000D6674" w:rsidP="000D6674">
      <w:pPr>
        <w:pStyle w:val="Heading1"/>
        <w:rPr>
          <w:rFonts w:ascii="Segoe UI" w:eastAsia="Arimo Bold" w:hAnsi="Segoe UI" w:cs="Segoe UI"/>
          <w:sz w:val="28"/>
          <w:szCs w:val="36"/>
        </w:rPr>
      </w:pPr>
      <w:bookmarkStart w:id="20" w:name="_Toc203744451"/>
      <w:r w:rsidRPr="00343823">
        <w:rPr>
          <w:rFonts w:ascii="Segoe UI" w:eastAsia="Arimo Bold" w:hAnsi="Segoe UI" w:cs="Segoe UI"/>
          <w:sz w:val="28"/>
          <w:szCs w:val="36"/>
        </w:rPr>
        <w:lastRenderedPageBreak/>
        <w:t>REVISION HISTORY</w:t>
      </w:r>
      <w:bookmarkEnd w:id="20"/>
    </w:p>
    <w:p w14:paraId="4F9C9D22" w14:textId="77777777" w:rsidR="000D6674" w:rsidRPr="00343823" w:rsidRDefault="000D6674" w:rsidP="000D6674">
      <w:pPr>
        <w:jc w:val="both"/>
        <w:rPr>
          <w:rFonts w:ascii="Segoe UI" w:hAnsi="Segoe UI" w:cs="Segoe UI"/>
          <w:b/>
          <w:bCs/>
        </w:rPr>
      </w:pPr>
    </w:p>
    <w:tbl>
      <w:tblPr>
        <w:tblStyle w:val="TableGrid"/>
        <w:tblW w:w="9321" w:type="dxa"/>
        <w:tblInd w:w="285" w:type="dxa"/>
        <w:tblLook w:val="04A0" w:firstRow="1" w:lastRow="0" w:firstColumn="1" w:lastColumn="0" w:noHBand="0" w:noVBand="1"/>
      </w:tblPr>
      <w:tblGrid>
        <w:gridCol w:w="1808"/>
        <w:gridCol w:w="1842"/>
        <w:gridCol w:w="5671"/>
      </w:tblGrid>
      <w:tr w:rsidR="000D6674" w:rsidRPr="00343823" w14:paraId="3CE347F2" w14:textId="77777777" w:rsidTr="00AE1943">
        <w:trPr>
          <w:trHeight w:val="451"/>
        </w:trPr>
        <w:tc>
          <w:tcPr>
            <w:tcW w:w="1808" w:type="dxa"/>
          </w:tcPr>
          <w:p w14:paraId="464505AE" w14:textId="77777777" w:rsidR="000D6674" w:rsidRPr="00343823" w:rsidRDefault="000D6674" w:rsidP="00AE1943">
            <w:pPr>
              <w:pStyle w:val="BodyText"/>
              <w:rPr>
                <w:rFonts w:ascii="Segoe UI" w:hAnsi="Segoe UI" w:cs="Segoe UI"/>
                <w:b/>
              </w:rPr>
            </w:pPr>
            <w:r w:rsidRPr="00343823">
              <w:rPr>
                <w:rFonts w:ascii="Segoe UI" w:eastAsia="Cambria" w:hAnsi="Segoe UI" w:cs="Segoe UI"/>
                <w:b/>
                <w:spacing w:val="-1"/>
                <w:w w:val="103"/>
              </w:rPr>
              <w:t>Amendment of Revision</w:t>
            </w:r>
            <w:r w:rsidRPr="00343823">
              <w:rPr>
                <w:rFonts w:ascii="Segoe UI" w:eastAsia="Cambria" w:hAnsi="Segoe UI" w:cs="Segoe UI"/>
                <w:b/>
                <w:position w:val="-1"/>
              </w:rPr>
              <w:t xml:space="preserve"> No.</w:t>
            </w:r>
          </w:p>
        </w:tc>
        <w:tc>
          <w:tcPr>
            <w:tcW w:w="1842" w:type="dxa"/>
          </w:tcPr>
          <w:p w14:paraId="60F7C65E" w14:textId="77777777" w:rsidR="000D6674" w:rsidRPr="00343823" w:rsidRDefault="000D6674" w:rsidP="00AE1943">
            <w:pPr>
              <w:pStyle w:val="BodyText"/>
              <w:rPr>
                <w:rFonts w:ascii="Segoe UI" w:hAnsi="Segoe UI" w:cs="Segoe UI"/>
                <w:b/>
              </w:rPr>
            </w:pPr>
            <w:r w:rsidRPr="00343823">
              <w:rPr>
                <w:rFonts w:ascii="Segoe UI" w:eastAsia="Cambria" w:hAnsi="Segoe UI" w:cs="Segoe UI"/>
                <w:b/>
                <w:position w:val="-1"/>
              </w:rPr>
              <w:t>Effective Date</w:t>
            </w:r>
            <w:r w:rsidRPr="00343823">
              <w:rPr>
                <w:rFonts w:ascii="Segoe UI" w:eastAsia="Cambria" w:hAnsi="Segoe UI" w:cs="Segoe UI"/>
                <w:b/>
                <w:position w:val="-1"/>
              </w:rPr>
              <w:tab/>
            </w:r>
          </w:p>
        </w:tc>
        <w:tc>
          <w:tcPr>
            <w:tcW w:w="5671" w:type="dxa"/>
          </w:tcPr>
          <w:p w14:paraId="1C81DC0B" w14:textId="77777777" w:rsidR="000D6674" w:rsidRPr="00343823" w:rsidRDefault="000D6674" w:rsidP="00AE1943">
            <w:pPr>
              <w:pStyle w:val="BodyText"/>
              <w:rPr>
                <w:rFonts w:ascii="Segoe UI" w:hAnsi="Segoe UI" w:cs="Segoe UI"/>
                <w:b/>
              </w:rPr>
            </w:pPr>
            <w:r w:rsidRPr="00343823">
              <w:rPr>
                <w:rFonts w:ascii="Segoe UI" w:eastAsia="Cambria" w:hAnsi="Segoe UI" w:cs="Segoe UI"/>
                <w:b/>
                <w:position w:val="-1"/>
              </w:rPr>
              <w:t xml:space="preserve">Details of </w:t>
            </w:r>
            <w:r w:rsidRPr="00343823">
              <w:rPr>
                <w:rFonts w:ascii="Segoe UI" w:eastAsia="Cambria" w:hAnsi="Segoe UI" w:cs="Segoe UI"/>
                <w:b/>
                <w:spacing w:val="-1"/>
                <w:w w:val="103"/>
              </w:rPr>
              <w:t>Amendment of Revision</w:t>
            </w:r>
            <w:r w:rsidRPr="00343823">
              <w:rPr>
                <w:rFonts w:ascii="Segoe UI" w:eastAsia="Cambria" w:hAnsi="Segoe UI" w:cs="Segoe UI"/>
                <w:b/>
                <w:position w:val="-1"/>
              </w:rPr>
              <w:t xml:space="preserve">                             </w:t>
            </w:r>
          </w:p>
        </w:tc>
      </w:tr>
      <w:tr w:rsidR="000D6674" w:rsidRPr="00343823" w14:paraId="65353866" w14:textId="77777777" w:rsidTr="00AE1943">
        <w:trPr>
          <w:trHeight w:val="379"/>
        </w:trPr>
        <w:tc>
          <w:tcPr>
            <w:tcW w:w="1808" w:type="dxa"/>
            <w:vAlign w:val="center"/>
          </w:tcPr>
          <w:p w14:paraId="764BE05C" w14:textId="77777777" w:rsidR="000D6674" w:rsidRPr="00343823" w:rsidRDefault="000D6674" w:rsidP="00AE1943">
            <w:pPr>
              <w:pStyle w:val="BodyText"/>
              <w:jc w:val="center"/>
              <w:rPr>
                <w:rFonts w:ascii="Segoe UI" w:hAnsi="Segoe UI" w:cs="Segoe UI"/>
                <w:b/>
                <w:bCs/>
              </w:rPr>
            </w:pPr>
            <w:r w:rsidRPr="00343823">
              <w:rPr>
                <w:rFonts w:ascii="Segoe UI" w:hAnsi="Segoe UI" w:cs="Segoe UI"/>
                <w:b/>
                <w:bCs/>
              </w:rPr>
              <w:t>00</w:t>
            </w:r>
          </w:p>
        </w:tc>
        <w:tc>
          <w:tcPr>
            <w:tcW w:w="1842" w:type="dxa"/>
            <w:vAlign w:val="center"/>
          </w:tcPr>
          <w:p w14:paraId="57EB1445" w14:textId="77777777" w:rsidR="000D6674" w:rsidRPr="00343823" w:rsidRDefault="000D6674" w:rsidP="00AE1943">
            <w:pPr>
              <w:pStyle w:val="BodyText"/>
              <w:jc w:val="center"/>
              <w:rPr>
                <w:rFonts w:ascii="Segoe UI" w:hAnsi="Segoe UI" w:cs="Segoe UI"/>
              </w:rPr>
            </w:pPr>
            <w:r w:rsidRPr="00343823">
              <w:rPr>
                <w:rFonts w:ascii="Segoe UI" w:hAnsi="Segoe UI" w:cs="Segoe UI"/>
              </w:rPr>
              <w:t>01.01.2023</w:t>
            </w:r>
          </w:p>
        </w:tc>
        <w:tc>
          <w:tcPr>
            <w:tcW w:w="5671" w:type="dxa"/>
            <w:vAlign w:val="center"/>
          </w:tcPr>
          <w:p w14:paraId="707575CD" w14:textId="77777777" w:rsidR="000D6674" w:rsidRPr="00343823" w:rsidRDefault="000D6674" w:rsidP="00AE1943">
            <w:pPr>
              <w:pStyle w:val="BodyText"/>
              <w:rPr>
                <w:rFonts w:ascii="Segoe UI" w:hAnsi="Segoe UI" w:cs="Segoe UI"/>
              </w:rPr>
            </w:pPr>
            <w:r w:rsidRPr="00343823">
              <w:rPr>
                <w:rFonts w:ascii="Segoe UI" w:hAnsi="Segoe UI" w:cs="Segoe UI"/>
              </w:rPr>
              <w:t>New Policy Draft</w:t>
            </w:r>
          </w:p>
        </w:tc>
      </w:tr>
      <w:tr w:rsidR="000D6674" w:rsidRPr="00343823" w14:paraId="05075313" w14:textId="77777777" w:rsidTr="00AE1943">
        <w:trPr>
          <w:trHeight w:val="361"/>
        </w:trPr>
        <w:tc>
          <w:tcPr>
            <w:tcW w:w="1808" w:type="dxa"/>
            <w:vMerge w:val="restart"/>
            <w:vAlign w:val="center"/>
          </w:tcPr>
          <w:p w14:paraId="45C195DE" w14:textId="77777777" w:rsidR="000D6674" w:rsidRPr="00343823" w:rsidRDefault="000D6674" w:rsidP="00AE1943">
            <w:pPr>
              <w:pStyle w:val="BodyText"/>
              <w:jc w:val="center"/>
              <w:rPr>
                <w:rFonts w:ascii="Segoe UI" w:hAnsi="Segoe UI" w:cs="Segoe UI"/>
                <w:b/>
                <w:bCs/>
              </w:rPr>
            </w:pPr>
            <w:r w:rsidRPr="00343823">
              <w:rPr>
                <w:rFonts w:ascii="Segoe UI" w:hAnsi="Segoe UI" w:cs="Segoe UI"/>
                <w:b/>
                <w:bCs/>
              </w:rPr>
              <w:t>01</w:t>
            </w:r>
          </w:p>
        </w:tc>
        <w:tc>
          <w:tcPr>
            <w:tcW w:w="1842" w:type="dxa"/>
            <w:vAlign w:val="center"/>
          </w:tcPr>
          <w:p w14:paraId="2E9F464F" w14:textId="77777777" w:rsidR="000D6674" w:rsidRPr="00343823" w:rsidRDefault="000D6674" w:rsidP="00AE1943">
            <w:pPr>
              <w:pStyle w:val="BodyText"/>
              <w:jc w:val="center"/>
              <w:rPr>
                <w:rFonts w:ascii="Segoe UI" w:hAnsi="Segoe UI" w:cs="Segoe UI"/>
              </w:rPr>
            </w:pPr>
            <w:r w:rsidRPr="00343823">
              <w:rPr>
                <w:rFonts w:ascii="Segoe UI" w:hAnsi="Segoe UI" w:cs="Segoe UI"/>
              </w:rPr>
              <w:t>01.01.2024</w:t>
            </w:r>
          </w:p>
        </w:tc>
        <w:tc>
          <w:tcPr>
            <w:tcW w:w="5671" w:type="dxa"/>
            <w:vAlign w:val="center"/>
          </w:tcPr>
          <w:p w14:paraId="2F590451" w14:textId="77777777" w:rsidR="000D6674" w:rsidRPr="00343823" w:rsidRDefault="000D6674" w:rsidP="00AE1943">
            <w:pPr>
              <w:pStyle w:val="BodyText"/>
              <w:rPr>
                <w:rFonts w:ascii="Segoe UI" w:hAnsi="Segoe UI" w:cs="Segoe UI"/>
              </w:rPr>
            </w:pPr>
            <w:r w:rsidRPr="00343823">
              <w:rPr>
                <w:rFonts w:ascii="Segoe UI" w:hAnsi="Segoe UI" w:cs="Segoe UI"/>
              </w:rPr>
              <w:t>Scope</w:t>
            </w:r>
          </w:p>
        </w:tc>
      </w:tr>
      <w:tr w:rsidR="000D6674" w:rsidRPr="00343823" w14:paraId="75471981" w14:textId="77777777" w:rsidTr="00AE1943">
        <w:trPr>
          <w:trHeight w:val="361"/>
        </w:trPr>
        <w:tc>
          <w:tcPr>
            <w:tcW w:w="1808" w:type="dxa"/>
            <w:vMerge/>
            <w:vAlign w:val="center"/>
          </w:tcPr>
          <w:p w14:paraId="050AA37F" w14:textId="77777777" w:rsidR="000D6674" w:rsidRPr="00343823" w:rsidRDefault="000D6674" w:rsidP="00AE1943">
            <w:pPr>
              <w:pStyle w:val="BodyText"/>
              <w:jc w:val="center"/>
              <w:rPr>
                <w:rFonts w:ascii="Segoe UI" w:hAnsi="Segoe UI" w:cs="Segoe UI"/>
                <w:b/>
                <w:bCs/>
              </w:rPr>
            </w:pPr>
          </w:p>
        </w:tc>
        <w:tc>
          <w:tcPr>
            <w:tcW w:w="1842" w:type="dxa"/>
            <w:vAlign w:val="center"/>
          </w:tcPr>
          <w:p w14:paraId="042EFD55" w14:textId="77777777" w:rsidR="000D6674" w:rsidRPr="00343823" w:rsidRDefault="000D6674" w:rsidP="00AE1943">
            <w:pPr>
              <w:pStyle w:val="BodyText"/>
              <w:jc w:val="center"/>
              <w:rPr>
                <w:rFonts w:ascii="Segoe UI" w:hAnsi="Segoe UI" w:cs="Segoe UI"/>
              </w:rPr>
            </w:pPr>
            <w:r w:rsidRPr="00343823">
              <w:rPr>
                <w:rFonts w:ascii="Segoe UI" w:hAnsi="Segoe UI" w:cs="Segoe UI"/>
              </w:rPr>
              <w:t>01.01.2024</w:t>
            </w:r>
          </w:p>
        </w:tc>
        <w:tc>
          <w:tcPr>
            <w:tcW w:w="5671" w:type="dxa"/>
            <w:vAlign w:val="center"/>
          </w:tcPr>
          <w:p w14:paraId="19B95037" w14:textId="77777777" w:rsidR="000D6674" w:rsidRPr="00343823" w:rsidRDefault="000D6674" w:rsidP="00AE1943">
            <w:pPr>
              <w:pStyle w:val="BodyText"/>
              <w:rPr>
                <w:rFonts w:ascii="Segoe UI" w:hAnsi="Segoe UI" w:cs="Segoe UI"/>
              </w:rPr>
            </w:pPr>
            <w:r w:rsidRPr="00343823">
              <w:rPr>
                <w:rFonts w:ascii="Segoe UI" w:hAnsi="Segoe UI" w:cs="Segoe UI"/>
              </w:rPr>
              <w:t>Commitment and Goals</w:t>
            </w:r>
          </w:p>
        </w:tc>
      </w:tr>
      <w:tr w:rsidR="000D6674" w:rsidRPr="00343823" w14:paraId="0FF709B5" w14:textId="77777777" w:rsidTr="00AE1943">
        <w:trPr>
          <w:trHeight w:val="361"/>
        </w:trPr>
        <w:tc>
          <w:tcPr>
            <w:tcW w:w="1808" w:type="dxa"/>
            <w:vMerge/>
            <w:vAlign w:val="center"/>
          </w:tcPr>
          <w:p w14:paraId="43AA6DAA" w14:textId="77777777" w:rsidR="000D6674" w:rsidRPr="00343823" w:rsidRDefault="000D6674" w:rsidP="00AE1943">
            <w:pPr>
              <w:pStyle w:val="BodyText"/>
              <w:jc w:val="center"/>
              <w:rPr>
                <w:rFonts w:ascii="Segoe UI" w:hAnsi="Segoe UI" w:cs="Segoe UI"/>
                <w:b/>
                <w:bCs/>
              </w:rPr>
            </w:pPr>
          </w:p>
        </w:tc>
        <w:tc>
          <w:tcPr>
            <w:tcW w:w="1842" w:type="dxa"/>
            <w:vAlign w:val="center"/>
          </w:tcPr>
          <w:p w14:paraId="7C3DD9B6" w14:textId="77777777" w:rsidR="000D6674" w:rsidRPr="00343823" w:rsidRDefault="000D6674" w:rsidP="00AE1943">
            <w:pPr>
              <w:pStyle w:val="BodyText"/>
              <w:jc w:val="center"/>
              <w:rPr>
                <w:rFonts w:ascii="Segoe UI" w:hAnsi="Segoe UI" w:cs="Segoe UI"/>
              </w:rPr>
            </w:pPr>
            <w:r w:rsidRPr="00343823">
              <w:rPr>
                <w:rFonts w:ascii="Segoe UI" w:hAnsi="Segoe UI" w:cs="Segoe UI"/>
              </w:rPr>
              <w:t>01.01.2024</w:t>
            </w:r>
          </w:p>
        </w:tc>
        <w:tc>
          <w:tcPr>
            <w:tcW w:w="5671" w:type="dxa"/>
            <w:vAlign w:val="center"/>
          </w:tcPr>
          <w:p w14:paraId="6BD61BD7" w14:textId="77777777" w:rsidR="000D6674" w:rsidRPr="00343823" w:rsidRDefault="000D6674" w:rsidP="00AE1943">
            <w:pPr>
              <w:pStyle w:val="BodyText"/>
              <w:rPr>
                <w:rFonts w:ascii="Segoe UI" w:hAnsi="Segoe UI" w:cs="Segoe UI"/>
              </w:rPr>
            </w:pPr>
            <w:r w:rsidRPr="00343823">
              <w:rPr>
                <w:rFonts w:ascii="Segoe UI" w:hAnsi="Segoe UI" w:cs="Segoe UI"/>
              </w:rPr>
              <w:t>Review Mechanism</w:t>
            </w:r>
          </w:p>
        </w:tc>
      </w:tr>
      <w:tr w:rsidR="000D6674" w:rsidRPr="00343823" w14:paraId="5DB94B34" w14:textId="77777777" w:rsidTr="00AE1943">
        <w:trPr>
          <w:trHeight w:val="361"/>
        </w:trPr>
        <w:tc>
          <w:tcPr>
            <w:tcW w:w="1808" w:type="dxa"/>
            <w:vMerge w:val="restart"/>
            <w:vAlign w:val="center"/>
          </w:tcPr>
          <w:p w14:paraId="133C2F50" w14:textId="77777777" w:rsidR="000D6674" w:rsidRPr="00343823" w:rsidRDefault="000D6674" w:rsidP="00AE1943">
            <w:pPr>
              <w:pStyle w:val="BodyText"/>
              <w:jc w:val="center"/>
              <w:rPr>
                <w:rFonts w:ascii="Segoe UI" w:hAnsi="Segoe UI" w:cs="Segoe UI"/>
                <w:b/>
                <w:bCs/>
              </w:rPr>
            </w:pPr>
            <w:r w:rsidRPr="00343823">
              <w:rPr>
                <w:rFonts w:ascii="Segoe UI" w:hAnsi="Segoe UI" w:cs="Segoe UI"/>
                <w:b/>
                <w:bCs/>
              </w:rPr>
              <w:t>02</w:t>
            </w:r>
          </w:p>
        </w:tc>
        <w:tc>
          <w:tcPr>
            <w:tcW w:w="1842" w:type="dxa"/>
            <w:vAlign w:val="center"/>
          </w:tcPr>
          <w:p w14:paraId="06EFB947" w14:textId="77777777" w:rsidR="000D6674" w:rsidRPr="00343823" w:rsidRDefault="000D6674" w:rsidP="00AE1943">
            <w:pPr>
              <w:pStyle w:val="BodyText"/>
              <w:jc w:val="center"/>
              <w:rPr>
                <w:rFonts w:ascii="Segoe UI" w:hAnsi="Segoe UI" w:cs="Segoe UI"/>
              </w:rPr>
            </w:pPr>
            <w:r w:rsidRPr="00343823">
              <w:rPr>
                <w:rFonts w:ascii="Segoe UI" w:hAnsi="Segoe UI" w:cs="Segoe UI"/>
              </w:rPr>
              <w:t>01.01.2024</w:t>
            </w:r>
          </w:p>
        </w:tc>
        <w:tc>
          <w:tcPr>
            <w:tcW w:w="5671" w:type="dxa"/>
            <w:vAlign w:val="center"/>
          </w:tcPr>
          <w:p w14:paraId="35A38886" w14:textId="77777777" w:rsidR="000D6674" w:rsidRPr="00343823" w:rsidRDefault="000D6674" w:rsidP="00AE1943">
            <w:pPr>
              <w:pStyle w:val="BodyText"/>
              <w:rPr>
                <w:rFonts w:ascii="Segoe UI" w:hAnsi="Segoe UI" w:cs="Segoe UI"/>
              </w:rPr>
            </w:pPr>
            <w:r w:rsidRPr="00343823">
              <w:rPr>
                <w:rFonts w:ascii="Segoe UI" w:hAnsi="Segoe UI" w:cs="Segoe UI"/>
              </w:rPr>
              <w:t>Key Focus Areas</w:t>
            </w:r>
          </w:p>
        </w:tc>
      </w:tr>
      <w:tr w:rsidR="000D6674" w:rsidRPr="00343823" w14:paraId="58B46B8F" w14:textId="77777777" w:rsidTr="00AE1943">
        <w:trPr>
          <w:trHeight w:val="361"/>
        </w:trPr>
        <w:tc>
          <w:tcPr>
            <w:tcW w:w="1808" w:type="dxa"/>
            <w:vMerge/>
          </w:tcPr>
          <w:p w14:paraId="2886F185" w14:textId="77777777" w:rsidR="000D6674" w:rsidRPr="00343823" w:rsidRDefault="000D6674" w:rsidP="00AE1943">
            <w:pPr>
              <w:pStyle w:val="BodyText"/>
              <w:rPr>
                <w:rFonts w:ascii="Segoe UI" w:hAnsi="Segoe UI" w:cs="Segoe UI"/>
                <w:b/>
                <w:bCs/>
              </w:rPr>
            </w:pPr>
          </w:p>
        </w:tc>
        <w:tc>
          <w:tcPr>
            <w:tcW w:w="1842" w:type="dxa"/>
            <w:vAlign w:val="center"/>
          </w:tcPr>
          <w:p w14:paraId="5BEC36CF" w14:textId="77777777" w:rsidR="000D6674" w:rsidRPr="00343823" w:rsidRDefault="000D6674" w:rsidP="00AE1943">
            <w:pPr>
              <w:pStyle w:val="BodyText"/>
              <w:jc w:val="center"/>
              <w:rPr>
                <w:rFonts w:ascii="Segoe UI" w:hAnsi="Segoe UI" w:cs="Segoe UI"/>
              </w:rPr>
            </w:pPr>
            <w:r w:rsidRPr="00343823">
              <w:rPr>
                <w:rFonts w:ascii="Segoe UI" w:hAnsi="Segoe UI" w:cs="Segoe UI"/>
              </w:rPr>
              <w:t>01.01.2024</w:t>
            </w:r>
          </w:p>
        </w:tc>
        <w:tc>
          <w:tcPr>
            <w:tcW w:w="5671" w:type="dxa"/>
            <w:vAlign w:val="center"/>
          </w:tcPr>
          <w:p w14:paraId="0FFF8595" w14:textId="77777777" w:rsidR="000D6674" w:rsidRPr="00343823" w:rsidRDefault="000D6674" w:rsidP="00AE1943">
            <w:pPr>
              <w:pStyle w:val="BodyText"/>
              <w:rPr>
                <w:rFonts w:ascii="Segoe UI" w:hAnsi="Segoe UI" w:cs="Segoe UI"/>
              </w:rPr>
            </w:pPr>
            <w:r w:rsidRPr="00343823">
              <w:rPr>
                <w:rFonts w:ascii="Segoe UI" w:hAnsi="Segoe UI" w:cs="Segoe UI"/>
              </w:rPr>
              <w:t>Responsibilities</w:t>
            </w:r>
          </w:p>
        </w:tc>
      </w:tr>
    </w:tbl>
    <w:p w14:paraId="1C8F4343" w14:textId="77777777" w:rsidR="000D6674" w:rsidRPr="00343823" w:rsidRDefault="000D6674" w:rsidP="000D6674">
      <w:pPr>
        <w:jc w:val="both"/>
        <w:rPr>
          <w:rFonts w:ascii="Segoe UI" w:hAnsi="Segoe UI" w:cs="Segoe UI"/>
          <w:b/>
          <w:bCs/>
        </w:rPr>
      </w:pPr>
    </w:p>
    <w:p w14:paraId="7594FCFB" w14:textId="77777777" w:rsidR="000D6674" w:rsidRPr="00343823" w:rsidRDefault="000D6674" w:rsidP="00FC6CF1">
      <w:pPr>
        <w:pStyle w:val="ListParagraph"/>
        <w:tabs>
          <w:tab w:val="left" w:pos="540"/>
        </w:tabs>
        <w:spacing w:line="276" w:lineRule="auto"/>
        <w:ind w:left="0"/>
        <w:jc w:val="both"/>
        <w:rPr>
          <w:rFonts w:ascii="Segoe UI" w:hAnsi="Segoe UI" w:cs="Segoe UI"/>
          <w:lang w:val="en-IN"/>
        </w:rPr>
      </w:pPr>
    </w:p>
    <w:p w14:paraId="3F7A02A4" w14:textId="77777777" w:rsidR="00FC6CF1" w:rsidRPr="00343823" w:rsidRDefault="00FC6CF1" w:rsidP="00FC6CF1">
      <w:pPr>
        <w:pStyle w:val="ListParagraph"/>
        <w:tabs>
          <w:tab w:val="left" w:pos="540"/>
        </w:tabs>
        <w:spacing w:line="276" w:lineRule="auto"/>
        <w:ind w:left="0"/>
        <w:jc w:val="both"/>
        <w:rPr>
          <w:rFonts w:ascii="Segoe UI" w:hAnsi="Segoe UI" w:cs="Segoe UI"/>
          <w:lang w:val="en-IN"/>
        </w:rPr>
      </w:pPr>
    </w:p>
    <w:p w14:paraId="38408E0D" w14:textId="77777777" w:rsidR="00AE4853" w:rsidRPr="00C50FCC" w:rsidRDefault="00AE4853" w:rsidP="00AE4853">
      <w:pPr>
        <w:jc w:val="both"/>
        <w:rPr>
          <w:rFonts w:ascii="Segoe UI" w:hAnsi="Segoe UI" w:cs="Segoe UI"/>
          <w:b/>
          <w:bCs/>
        </w:rPr>
      </w:pPr>
      <w:r w:rsidRPr="00C50FCC">
        <w:rPr>
          <w:rFonts w:ascii="Segoe UI" w:hAnsi="Segoe UI" w:cs="Segoe UI"/>
          <w:b/>
          <w:bCs/>
        </w:rPr>
        <w:t>REV. No. 02</w:t>
      </w:r>
    </w:p>
    <w:p w14:paraId="1F9660B1" w14:textId="77777777" w:rsidR="00AE4853" w:rsidRPr="00C50FCC" w:rsidRDefault="00AE4853" w:rsidP="00AE4853">
      <w:pPr>
        <w:jc w:val="both"/>
        <w:rPr>
          <w:rFonts w:ascii="Segoe UI" w:hAnsi="Segoe UI" w:cs="Segoe UI"/>
          <w:b/>
          <w:bCs/>
        </w:rPr>
      </w:pP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p>
    <w:p w14:paraId="67082337" w14:textId="77777777" w:rsidR="00AE4853" w:rsidRPr="00C50FCC" w:rsidRDefault="00AE4853" w:rsidP="00AE4853">
      <w:pPr>
        <w:jc w:val="both"/>
        <w:rPr>
          <w:rFonts w:ascii="Segoe UI" w:hAnsi="Segoe UI" w:cs="Segoe UI"/>
          <w:b/>
          <w:bCs/>
        </w:rPr>
      </w:pPr>
      <w:r w:rsidRPr="00C50FCC">
        <w:rPr>
          <w:rFonts w:ascii="Segoe UI" w:hAnsi="Segoe UI" w:cs="Segoe UI"/>
          <w:b/>
          <w:bCs/>
        </w:rPr>
        <w:t>LAST REVIEW DATE: 01.01.2025</w:t>
      </w:r>
      <w:r w:rsidRPr="00C50FCC">
        <w:rPr>
          <w:rFonts w:ascii="Segoe UI" w:hAnsi="Segoe UI" w:cs="Segoe UI"/>
          <w:b/>
          <w:bCs/>
        </w:rPr>
        <w:tab/>
        <w:t xml:space="preserve">                         NEXT REVIEW DATE: 01.01.2026</w:t>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p>
    <w:p w14:paraId="3B5EFC37" w14:textId="3E3BE8AC" w:rsidR="000D6674" w:rsidRPr="00343823" w:rsidRDefault="00AE4853" w:rsidP="00AE4853">
      <w:pPr>
        <w:jc w:val="both"/>
        <w:rPr>
          <w:rFonts w:ascii="Segoe UI" w:hAnsi="Segoe UI" w:cs="Segoe UI"/>
          <w:b/>
          <w:bCs/>
        </w:rPr>
      </w:pPr>
      <w:r w:rsidRPr="00C50FCC">
        <w:rPr>
          <w:rFonts w:ascii="Segoe UI" w:hAnsi="Segoe UI" w:cs="Segoe UI"/>
          <w:b/>
          <w:bCs/>
        </w:rPr>
        <w:t xml:space="preserve">APPROVED BY:                                                      </w:t>
      </w:r>
    </w:p>
    <w:p w14:paraId="4BC42765" w14:textId="77777777" w:rsidR="00C32094" w:rsidRPr="00343823" w:rsidRDefault="00C32094" w:rsidP="00051149">
      <w:pPr>
        <w:jc w:val="both"/>
        <w:rPr>
          <w:rFonts w:ascii="Segoe UI" w:hAnsi="Segoe UI" w:cs="Segoe UI"/>
          <w:b/>
          <w:bCs/>
        </w:rPr>
      </w:pPr>
    </w:p>
    <w:p w14:paraId="017EA9B9" w14:textId="77777777" w:rsidR="00C32094" w:rsidRPr="00343823" w:rsidRDefault="00C32094" w:rsidP="00051149">
      <w:pPr>
        <w:jc w:val="both"/>
        <w:rPr>
          <w:rFonts w:ascii="Segoe UI" w:hAnsi="Segoe UI" w:cs="Segoe UI"/>
          <w:b/>
          <w:bCs/>
        </w:rPr>
      </w:pPr>
    </w:p>
    <w:p w14:paraId="3D1C0F02" w14:textId="77777777" w:rsidR="00C32094" w:rsidRPr="00343823" w:rsidRDefault="00C32094" w:rsidP="00051149">
      <w:pPr>
        <w:jc w:val="both"/>
        <w:rPr>
          <w:rFonts w:ascii="Segoe UI" w:hAnsi="Segoe UI" w:cs="Segoe UI"/>
          <w:b/>
          <w:bCs/>
        </w:rPr>
      </w:pPr>
    </w:p>
    <w:p w14:paraId="46C7946A" w14:textId="77777777" w:rsidR="00C32094" w:rsidRPr="00343823" w:rsidRDefault="00C32094" w:rsidP="00051149">
      <w:pPr>
        <w:jc w:val="both"/>
        <w:rPr>
          <w:rFonts w:ascii="Segoe UI" w:hAnsi="Segoe UI" w:cs="Segoe UI"/>
          <w:b/>
          <w:bCs/>
        </w:rPr>
      </w:pPr>
    </w:p>
    <w:p w14:paraId="10D99774" w14:textId="77777777" w:rsidR="00C32094" w:rsidRPr="00343823" w:rsidRDefault="00C32094" w:rsidP="00051149">
      <w:pPr>
        <w:jc w:val="both"/>
        <w:rPr>
          <w:rFonts w:ascii="Segoe UI" w:hAnsi="Segoe UI" w:cs="Segoe UI"/>
          <w:b/>
          <w:bCs/>
        </w:rPr>
      </w:pPr>
    </w:p>
    <w:p w14:paraId="75E71F08" w14:textId="77777777" w:rsidR="00C32094" w:rsidRDefault="00C32094" w:rsidP="00051149">
      <w:pPr>
        <w:jc w:val="both"/>
        <w:rPr>
          <w:rFonts w:ascii="Segoe UI" w:hAnsi="Segoe UI" w:cs="Segoe UI"/>
          <w:b/>
          <w:bCs/>
        </w:rPr>
      </w:pPr>
    </w:p>
    <w:p w14:paraId="40BF160A" w14:textId="77777777" w:rsidR="00144321" w:rsidRDefault="00144321" w:rsidP="00051149">
      <w:pPr>
        <w:jc w:val="both"/>
        <w:rPr>
          <w:rFonts w:ascii="Segoe UI" w:hAnsi="Segoe UI" w:cs="Segoe UI"/>
          <w:b/>
          <w:bCs/>
        </w:rPr>
      </w:pPr>
    </w:p>
    <w:p w14:paraId="7D10D9F2" w14:textId="77777777" w:rsidR="00144321" w:rsidRDefault="00144321" w:rsidP="00051149">
      <w:pPr>
        <w:jc w:val="both"/>
        <w:rPr>
          <w:rFonts w:ascii="Segoe UI" w:hAnsi="Segoe UI" w:cs="Segoe UI"/>
          <w:b/>
          <w:bCs/>
        </w:rPr>
      </w:pPr>
    </w:p>
    <w:p w14:paraId="52E94364" w14:textId="77777777" w:rsidR="00144321" w:rsidRDefault="00144321" w:rsidP="00051149">
      <w:pPr>
        <w:jc w:val="both"/>
        <w:rPr>
          <w:rFonts w:ascii="Segoe UI" w:hAnsi="Segoe UI" w:cs="Segoe UI"/>
          <w:b/>
          <w:bCs/>
        </w:rPr>
      </w:pPr>
    </w:p>
    <w:p w14:paraId="61DB8470" w14:textId="77777777" w:rsidR="00144321" w:rsidRDefault="00144321" w:rsidP="00051149">
      <w:pPr>
        <w:jc w:val="both"/>
        <w:rPr>
          <w:rFonts w:ascii="Segoe UI" w:hAnsi="Segoe UI" w:cs="Segoe UI"/>
          <w:b/>
          <w:bCs/>
        </w:rPr>
      </w:pPr>
    </w:p>
    <w:p w14:paraId="4117F8AA" w14:textId="77777777" w:rsidR="00144321" w:rsidRPr="00343823" w:rsidRDefault="00144321" w:rsidP="00051149">
      <w:pPr>
        <w:jc w:val="both"/>
        <w:rPr>
          <w:rFonts w:ascii="Segoe UI" w:hAnsi="Segoe UI" w:cs="Segoe UI"/>
          <w:b/>
          <w:bCs/>
        </w:rPr>
      </w:pPr>
    </w:p>
    <w:p w14:paraId="5E3D37E7" w14:textId="77777777" w:rsidR="00C32094" w:rsidRPr="00343823" w:rsidRDefault="00C32094" w:rsidP="00051149">
      <w:pPr>
        <w:jc w:val="both"/>
        <w:rPr>
          <w:rFonts w:ascii="Segoe UI" w:hAnsi="Segoe UI" w:cs="Segoe UI"/>
          <w:b/>
          <w:bCs/>
        </w:rPr>
      </w:pPr>
    </w:p>
    <w:p w14:paraId="42389191" w14:textId="77777777" w:rsidR="00C32094" w:rsidRPr="00343823" w:rsidRDefault="00C32094" w:rsidP="00051149">
      <w:pPr>
        <w:jc w:val="both"/>
        <w:rPr>
          <w:rFonts w:ascii="Segoe UI" w:hAnsi="Segoe UI" w:cs="Segoe UI"/>
          <w:b/>
          <w:bCs/>
        </w:rPr>
      </w:pPr>
    </w:p>
    <w:p w14:paraId="55BFB6DF" w14:textId="77777777" w:rsidR="000D6674" w:rsidRPr="00343823" w:rsidRDefault="000D6674" w:rsidP="00051149">
      <w:pPr>
        <w:jc w:val="both"/>
        <w:rPr>
          <w:rFonts w:ascii="Segoe UI" w:hAnsi="Segoe UI" w:cs="Segoe UI"/>
          <w:b/>
          <w:bCs/>
        </w:rPr>
      </w:pPr>
    </w:p>
    <w:p w14:paraId="516329ED" w14:textId="0A8F2613" w:rsidR="000D6674" w:rsidRPr="00343823" w:rsidRDefault="00C32094" w:rsidP="00C32094">
      <w:pPr>
        <w:pStyle w:val="Heading1"/>
        <w:jc w:val="center"/>
        <w:rPr>
          <w:rFonts w:ascii="Segoe UI" w:eastAsia="Arimo Bold" w:hAnsi="Segoe UI" w:cs="Segoe UI"/>
          <w:sz w:val="28"/>
          <w:szCs w:val="36"/>
        </w:rPr>
      </w:pPr>
      <w:bookmarkStart w:id="21" w:name="_Toc195000335"/>
      <w:bookmarkStart w:id="22" w:name="_Toc203744452"/>
      <w:r w:rsidRPr="00343823">
        <w:rPr>
          <w:rFonts w:ascii="Segoe UI" w:eastAsia="Arimo Bold" w:hAnsi="Segoe UI" w:cs="Segoe UI"/>
          <w:sz w:val="28"/>
          <w:szCs w:val="36"/>
        </w:rPr>
        <w:lastRenderedPageBreak/>
        <w:t>EMPOLYEE ACKNOWLEDGEMENT</w:t>
      </w:r>
      <w:bookmarkEnd w:id="21"/>
      <w:bookmarkEnd w:id="22"/>
    </w:p>
    <w:p w14:paraId="644C391F" w14:textId="40936942" w:rsidR="000D6674" w:rsidRPr="00343823" w:rsidRDefault="000D6674" w:rsidP="000D6674">
      <w:pPr>
        <w:spacing w:before="100" w:beforeAutospacing="1" w:after="100" w:afterAutospacing="1"/>
        <w:jc w:val="both"/>
        <w:rPr>
          <w:rFonts w:ascii="Segoe UI" w:hAnsi="Segoe UI" w:cs="Segoe UI"/>
          <w:lang w:val="en-IN" w:eastAsia="en-IN"/>
          <w14:ligatures w14:val="none"/>
        </w:rPr>
      </w:pPr>
      <w:r w:rsidRPr="00343823">
        <w:rPr>
          <w:rFonts w:ascii="Segoe UI" w:hAnsi="Segoe UI" w:cs="Segoe UI"/>
          <w:lang w:val="en-IN" w:eastAsia="en-IN"/>
          <w14:ligatures w14:val="none"/>
        </w:rPr>
        <w:t xml:space="preserve">I hereby acknowledge that I have read and understood the </w:t>
      </w:r>
      <w:r w:rsidRPr="00343823">
        <w:rPr>
          <w:rFonts w:ascii="Segoe UI" w:hAnsi="Segoe UI" w:cs="Segoe UI"/>
          <w:bCs/>
          <w:lang w:val="en-IN" w:eastAsia="en-IN"/>
          <w14:ligatures w14:val="none"/>
        </w:rPr>
        <w:t>Labour and Human Rights Policy</w:t>
      </w:r>
      <w:r w:rsidRPr="00343823">
        <w:rPr>
          <w:rFonts w:ascii="Segoe UI" w:hAnsi="Segoe UI" w:cs="Segoe UI"/>
          <w:lang w:val="en-IN" w:eastAsia="en-IN"/>
          <w14:ligatures w14:val="none"/>
        </w:rPr>
        <w:t xml:space="preserve"> of</w:t>
      </w:r>
      <w:r w:rsidRPr="00343823">
        <w:rPr>
          <w:rFonts w:ascii="Segoe UI" w:hAnsi="Segoe UI" w:cs="Segoe UI"/>
          <w:bCs/>
          <w:lang w:val="en-IN" w:eastAsia="en-IN"/>
          <w14:ligatures w14:val="none"/>
        </w:rPr>
        <w:t xml:space="preserve"> Agrawal Metal Works Pvt. Ltd. </w:t>
      </w:r>
      <w:r w:rsidRPr="00343823">
        <w:rPr>
          <w:rFonts w:ascii="Segoe UI" w:hAnsi="Segoe UI" w:cs="Segoe UI"/>
          <w:lang w:val="en-IN" w:eastAsia="en-IN"/>
          <w14:ligatures w14:val="none"/>
        </w:rPr>
        <w:t xml:space="preserve"> I am aware of the company’s commitment to upholding fair labor practices, ensuring a safe, respectful, and inclusive work environment, and protecting the rights and well-being of all employees.</w:t>
      </w:r>
    </w:p>
    <w:p w14:paraId="5B3833CD" w14:textId="77777777" w:rsidR="000D6674" w:rsidRPr="00343823" w:rsidRDefault="000D6674" w:rsidP="000D6674">
      <w:pPr>
        <w:spacing w:before="100" w:beforeAutospacing="1" w:after="100" w:afterAutospacing="1"/>
        <w:jc w:val="both"/>
        <w:rPr>
          <w:rFonts w:ascii="Segoe UI" w:hAnsi="Segoe UI" w:cs="Segoe UI"/>
          <w:lang w:val="en-IN" w:eastAsia="en-IN"/>
          <w14:ligatures w14:val="none"/>
        </w:rPr>
      </w:pPr>
      <w:r w:rsidRPr="00343823">
        <w:rPr>
          <w:rFonts w:ascii="Segoe UI" w:hAnsi="Segoe UI" w:cs="Segoe UI"/>
          <w:lang w:val="en-IN" w:eastAsia="en-IN"/>
          <w14:ligatures w14:val="none"/>
        </w:rPr>
        <w:t>I understand that every employee has the right to fair treatment, non-discrimination, freedom of association, just compensation, and safe working conditions. I recognize that these rights are fundamental and that maintaining a respectful, ethical, and compliant workplace is a shared responsibility.</w:t>
      </w:r>
    </w:p>
    <w:p w14:paraId="16281BA3" w14:textId="0EF1D89A" w:rsidR="000D6674" w:rsidRPr="00343823" w:rsidRDefault="000D6674" w:rsidP="000D6674">
      <w:pPr>
        <w:spacing w:before="100" w:beforeAutospacing="1" w:after="100" w:afterAutospacing="1"/>
        <w:jc w:val="both"/>
        <w:rPr>
          <w:rFonts w:ascii="Segoe UI" w:hAnsi="Segoe UI" w:cs="Segoe UI"/>
          <w:lang w:val="en-IN" w:eastAsia="en-IN"/>
          <w14:ligatures w14:val="none"/>
        </w:rPr>
      </w:pPr>
      <w:r w:rsidRPr="00343823">
        <w:rPr>
          <w:rFonts w:ascii="Segoe UI" w:hAnsi="Segoe UI" w:cs="Segoe UI"/>
          <w:lang w:val="en-IN" w:eastAsia="en-IN"/>
          <w14:ligatures w14:val="none"/>
        </w:rPr>
        <w:t>By signing this document, I commit to respecting the rights of my colleagues, reporting any violations or concerns through appropriate channels, and participating in training and awareness programs related to employee rights and workplace ethics. I affirm my support for Agrawal Metal Works dedication to a transparent, equitable, and rights-based workplace culture.</w:t>
      </w:r>
    </w:p>
    <w:p w14:paraId="1BB8FFBA" w14:textId="77777777" w:rsidR="000D6674" w:rsidRPr="00343823" w:rsidRDefault="000D6674" w:rsidP="000D6674">
      <w:pPr>
        <w:rPr>
          <w:rFonts w:ascii="Segoe UI" w:hAnsi="Segoe UI" w:cs="Segoe UI"/>
          <w:bCs/>
        </w:rPr>
      </w:pPr>
    </w:p>
    <w:tbl>
      <w:tblPr>
        <w:tblW w:w="0" w:type="auto"/>
        <w:tblLayout w:type="fixed"/>
        <w:tblLook w:val="04A0" w:firstRow="1" w:lastRow="0" w:firstColumn="1" w:lastColumn="0" w:noHBand="0" w:noVBand="1"/>
      </w:tblPr>
      <w:tblGrid>
        <w:gridCol w:w="2808"/>
        <w:gridCol w:w="5652"/>
      </w:tblGrid>
      <w:tr w:rsidR="000D6674" w:rsidRPr="00343823" w14:paraId="78BA3D72" w14:textId="77777777" w:rsidTr="00AE1943">
        <w:tc>
          <w:tcPr>
            <w:tcW w:w="2808" w:type="dxa"/>
            <w:hideMark/>
          </w:tcPr>
          <w:p w14:paraId="23374F4D" w14:textId="77777777" w:rsidR="000D6674" w:rsidRPr="00343823" w:rsidRDefault="000D6674" w:rsidP="00AE1943">
            <w:pPr>
              <w:pStyle w:val="NormalWeb"/>
              <w:spacing w:line="480" w:lineRule="auto"/>
              <w:ind w:left="706"/>
              <w:rPr>
                <w:rFonts w:ascii="Segoe UI" w:hAnsi="Segoe UI" w:cs="Segoe UI"/>
                <w:kern w:val="2"/>
                <w:lang w:val="en-US" w:eastAsia="en-US"/>
              </w:rPr>
            </w:pPr>
            <w:r w:rsidRPr="00343823">
              <w:rPr>
                <w:rStyle w:val="Strong"/>
                <w:rFonts w:ascii="Segoe UI" w:eastAsiaTheme="majorEastAsia" w:hAnsi="Segoe UI" w:cs="Segoe UI"/>
                <w:kern w:val="2"/>
                <w:lang w:val="en-US" w:eastAsia="en-US"/>
              </w:rPr>
              <w:t>Employee Name</w:t>
            </w:r>
            <w:r w:rsidRPr="00343823">
              <w:rPr>
                <w:rFonts w:ascii="Segoe UI" w:hAnsi="Segoe UI" w:cs="Segoe UI"/>
                <w:kern w:val="2"/>
                <w:lang w:val="en-US" w:eastAsia="en-US"/>
              </w:rPr>
              <w:br/>
            </w:r>
            <w:r w:rsidRPr="00343823">
              <w:rPr>
                <w:rStyle w:val="Strong"/>
                <w:rFonts w:ascii="Segoe UI" w:eastAsiaTheme="majorEastAsia" w:hAnsi="Segoe UI" w:cs="Segoe UI"/>
                <w:kern w:val="2"/>
                <w:lang w:val="en-US" w:eastAsia="en-US"/>
              </w:rPr>
              <w:t>Employee ID</w:t>
            </w:r>
            <w:r w:rsidRPr="00343823">
              <w:rPr>
                <w:rFonts w:ascii="Segoe UI" w:hAnsi="Segoe UI" w:cs="Segoe UI"/>
                <w:kern w:val="2"/>
                <w:lang w:val="en-US" w:eastAsia="en-US"/>
              </w:rPr>
              <w:br/>
            </w:r>
            <w:r w:rsidRPr="00343823">
              <w:rPr>
                <w:rStyle w:val="Strong"/>
                <w:rFonts w:ascii="Segoe UI" w:eastAsiaTheme="majorEastAsia" w:hAnsi="Segoe UI" w:cs="Segoe UI"/>
                <w:kern w:val="2"/>
                <w:lang w:val="en-US" w:eastAsia="en-US"/>
              </w:rPr>
              <w:t>Date</w:t>
            </w:r>
            <w:r w:rsidRPr="00343823">
              <w:rPr>
                <w:rFonts w:ascii="Segoe UI" w:hAnsi="Segoe UI" w:cs="Segoe UI"/>
                <w:kern w:val="2"/>
                <w:lang w:val="en-US" w:eastAsia="en-US"/>
              </w:rPr>
              <w:br/>
            </w:r>
            <w:r w:rsidRPr="00343823">
              <w:rPr>
                <w:rStyle w:val="Strong"/>
                <w:rFonts w:ascii="Segoe UI" w:eastAsiaTheme="majorEastAsia" w:hAnsi="Segoe UI" w:cs="Segoe UI"/>
                <w:kern w:val="2"/>
                <w:lang w:val="en-US" w:eastAsia="en-US"/>
              </w:rPr>
              <w:t>Signature</w:t>
            </w:r>
          </w:p>
        </w:tc>
        <w:tc>
          <w:tcPr>
            <w:tcW w:w="5652" w:type="dxa"/>
            <w:hideMark/>
          </w:tcPr>
          <w:p w14:paraId="1BE9F073" w14:textId="77777777" w:rsidR="000D6674" w:rsidRPr="00343823" w:rsidRDefault="000D6674" w:rsidP="00AE1943">
            <w:pPr>
              <w:pStyle w:val="NormalWeb"/>
              <w:spacing w:line="480" w:lineRule="auto"/>
              <w:ind w:left="706"/>
              <w:jc w:val="both"/>
              <w:rPr>
                <w:rFonts w:ascii="Segoe UI" w:hAnsi="Segoe UI" w:cs="Segoe UI"/>
                <w:kern w:val="2"/>
                <w:lang w:val="en-US" w:eastAsia="en-US"/>
              </w:rPr>
            </w:pPr>
            <w:r w:rsidRPr="00343823">
              <w:rPr>
                <w:rFonts w:ascii="Segoe UI" w:hAnsi="Segoe UI" w:cs="Segoe UI"/>
                <w:kern w:val="2"/>
                <w:lang w:val="en-US" w:eastAsia="en-US"/>
              </w:rPr>
              <w:t>:_______________________________</w:t>
            </w:r>
            <w:r w:rsidRPr="00343823">
              <w:rPr>
                <w:rFonts w:ascii="Segoe UI" w:hAnsi="Segoe UI" w:cs="Segoe UI"/>
                <w:kern w:val="2"/>
                <w:lang w:val="en-US" w:eastAsia="en-US"/>
              </w:rPr>
              <w:br/>
              <w:t>:_______________________________ :________________________________</w:t>
            </w:r>
            <w:r w:rsidRPr="00343823">
              <w:rPr>
                <w:rFonts w:ascii="Segoe UI" w:hAnsi="Segoe UI" w:cs="Segoe UI"/>
                <w:kern w:val="2"/>
                <w:lang w:val="en-US" w:eastAsia="en-US"/>
              </w:rPr>
              <w:br/>
              <w:t>: _______________________________</w:t>
            </w:r>
          </w:p>
        </w:tc>
      </w:tr>
    </w:tbl>
    <w:p w14:paraId="0378EE86" w14:textId="77777777" w:rsidR="000D6674" w:rsidRPr="00343823" w:rsidRDefault="000D6674" w:rsidP="00051149">
      <w:pPr>
        <w:jc w:val="both"/>
        <w:rPr>
          <w:rFonts w:ascii="Segoe UI" w:hAnsi="Segoe UI" w:cs="Segoe UI"/>
          <w:b/>
          <w:bCs/>
        </w:rPr>
      </w:pPr>
    </w:p>
    <w:sectPr w:rsidR="000D6674" w:rsidRPr="00343823" w:rsidSect="00A04F3E">
      <w:headerReference w:type="default" r:id="rId17"/>
      <w:footerReference w:type="default" r:id="rId18"/>
      <w:headerReference w:type="first" r:id="rId19"/>
      <w:footerReference w:type="first" r:id="rId20"/>
      <w:pgSz w:w="12240" w:h="15840"/>
      <w:pgMar w:top="1440" w:right="1440" w:bottom="1440" w:left="1440" w:header="144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BD239" w14:textId="77777777" w:rsidR="00C15D03" w:rsidRDefault="00C15D03" w:rsidP="00171FBE">
      <w:r>
        <w:separator/>
      </w:r>
    </w:p>
    <w:p w14:paraId="706C8F26" w14:textId="77777777" w:rsidR="00C15D03" w:rsidRDefault="00C15D03"/>
  </w:endnote>
  <w:endnote w:type="continuationSeparator" w:id="0">
    <w:p w14:paraId="513BA4AF" w14:textId="77777777" w:rsidR="00C15D03" w:rsidRDefault="00C15D03" w:rsidP="00171FBE">
      <w:r>
        <w:continuationSeparator/>
      </w:r>
    </w:p>
    <w:p w14:paraId="78299F3E" w14:textId="77777777" w:rsidR="00C15D03" w:rsidRDefault="00C15D03"/>
  </w:endnote>
  <w:endnote w:type="continuationNotice" w:id="1">
    <w:p w14:paraId="753D2B17" w14:textId="77777777" w:rsidR="00C15D03" w:rsidRDefault="00C15D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66C3C8A6"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8240;mso-position-horizontal-relative:text;mso-position-vertical-relative:text" fillcolor="#c00">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A37BBA">
              <w:rPr>
                <w:rFonts w:ascii="Nirmala UI Semilight" w:eastAsia="Calibri" w:hAnsi="Nirmala UI Semilight" w:cs="Nirmala UI Semilight"/>
                <w:sz w:val="20"/>
                <w:szCs w:val="20"/>
                <w:lang w:val="en-IN" w:bidi="gu-IN"/>
              </w:rPr>
              <w:t>AMW</w:t>
            </w:r>
            <w:r w:rsidR="00E36009">
              <w:rPr>
                <w:rFonts w:ascii="Nirmala UI Semilight" w:eastAsia="Calibri" w:hAnsi="Nirmala UI Semilight" w:cs="Nirmala UI Semilight"/>
                <w:sz w:val="20"/>
                <w:szCs w:val="20"/>
                <w:lang w:val="en-IN" w:bidi="gu-IN"/>
              </w:rPr>
              <w:t>L</w:t>
            </w:r>
            <w:r w:rsidR="00872467">
              <w:rPr>
                <w:rFonts w:ascii="Nirmala UI Semilight" w:eastAsia="Calibri" w:hAnsi="Nirmala UI Semilight" w:cs="Nirmala UI Semilight"/>
                <w:sz w:val="20"/>
                <w:szCs w:val="20"/>
                <w:lang w:val="en-IN" w:bidi="gu-IN"/>
              </w:rPr>
              <w:t xml:space="preserve"> – </w:t>
            </w:r>
            <w:r w:rsidR="008477E8">
              <w:rPr>
                <w:rFonts w:ascii="Nirmala UI Semilight" w:eastAsia="Calibri" w:hAnsi="Nirmala UI Semilight" w:cs="Nirmala UI Semilight"/>
                <w:sz w:val="20"/>
                <w:szCs w:val="20"/>
                <w:lang w:val="en-IN" w:bidi="gu-IN"/>
              </w:rPr>
              <w:t>E</w:t>
            </w:r>
            <w:r w:rsidR="00872467">
              <w:rPr>
                <w:rFonts w:ascii="Nirmala UI Semilight" w:eastAsia="Calibri" w:hAnsi="Nirmala UI Semilight" w:cs="Nirmala UI Semilight"/>
                <w:sz w:val="20"/>
                <w:szCs w:val="20"/>
                <w:lang w:val="en-IN" w:bidi="gu-IN"/>
              </w:rPr>
              <w:t>POL – 0</w:t>
            </w:r>
            <w:r w:rsidR="00FC6CF1">
              <w:rPr>
                <w:rFonts w:ascii="Nirmala UI Semilight" w:eastAsia="Calibri" w:hAnsi="Nirmala UI Semilight" w:cs="Nirmala UI Semilight"/>
                <w:sz w:val="20"/>
                <w:szCs w:val="20"/>
                <w:lang w:val="en-IN" w:bidi="gu-IN"/>
              </w:rPr>
              <w:t>2</w:t>
            </w:r>
            <w:r w:rsidR="00FE7F9C">
              <w:rPr>
                <w:rFonts w:ascii="Nirmala UI Semilight" w:eastAsia="Calibri" w:hAnsi="Nirmala UI Semilight" w:cs="Nirmala UI Semilight"/>
                <w:sz w:val="20"/>
                <w:szCs w:val="20"/>
                <w:lang w:val="en-IN" w:bidi="gu-IN"/>
              </w:rPr>
              <w:t xml:space="preserve"> </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43F5D" w14:textId="77777777" w:rsidR="00C15D03" w:rsidRDefault="00C15D03" w:rsidP="00171FBE">
      <w:r>
        <w:separator/>
      </w:r>
    </w:p>
    <w:p w14:paraId="47BFA236" w14:textId="77777777" w:rsidR="00C15D03" w:rsidRDefault="00C15D03"/>
  </w:footnote>
  <w:footnote w:type="continuationSeparator" w:id="0">
    <w:p w14:paraId="38E9B7B3" w14:textId="77777777" w:rsidR="00C15D03" w:rsidRDefault="00C15D03" w:rsidP="00171FBE">
      <w:r>
        <w:continuationSeparator/>
      </w:r>
    </w:p>
    <w:p w14:paraId="79390E8A" w14:textId="77777777" w:rsidR="00C15D03" w:rsidRDefault="00C15D03"/>
  </w:footnote>
  <w:footnote w:type="continuationNotice" w:id="1">
    <w:p w14:paraId="31CDF123" w14:textId="77777777" w:rsidR="00C15D03" w:rsidRDefault="00C15D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955A" w14:textId="018D7214" w:rsidR="001866C2" w:rsidRDefault="00000000" w:rsidP="001866C2">
    <w:pPr>
      <w:pStyle w:val="Header"/>
      <w:tabs>
        <w:tab w:val="clear" w:pos="4680"/>
        <w:tab w:val="clear" w:pos="9360"/>
        <w:tab w:val="left" w:pos="3873"/>
      </w:tabs>
    </w:pPr>
    <w:r>
      <w:rPr>
        <w:noProof/>
      </w:rPr>
      <w:pict w14:anchorId="7CF6C81D">
        <v:shapetype id="_x0000_t202" coordsize="21600,21600" o:spt="202" path="m,l,21600r21600,l21600,xe">
          <v:stroke joinstyle="miter"/>
          <v:path gradientshapeok="t" o:connecttype="rect"/>
        </v:shapetype>
        <v:shape id="Text Box 2" o:spid="_x0000_s1040" type="#_x0000_t202" style="position:absolute;margin-left:131.6pt;margin-top:-31.1pt;width:380.2pt;height:41.15pt;z-index:251658243;visibility:visible;mso-wrap-distance-left:9pt;mso-wrap-distance-top:3.6pt;mso-wrap-distance-right:9pt;mso-wrap-distance-bottom:3.6pt;mso-position-horizontal-relative:text;mso-position-vertical-relative:text;mso-width-relative:margin;mso-height-relative:margin;v-text-anchor:top" stroked="f">
          <v:textbox style="mso-next-textbox:#Text Box 2">
            <w:txbxContent>
              <w:p w14:paraId="1DA8E32F" w14:textId="5C9664FB" w:rsidR="00E0237C" w:rsidRPr="00D231EF" w:rsidRDefault="00F370D4" w:rsidP="0043352F">
                <w:pPr>
                  <w:jc w:val="center"/>
                  <w:rPr>
                    <w:rFonts w:ascii="Bookman Old Style" w:hAnsi="Bookman Old Style" w:cs="Arial"/>
                    <w:b/>
                    <w:bCs/>
                    <w:noProof/>
                    <w:color w:val="CC0000"/>
                    <w:sz w:val="36"/>
                    <w:szCs w:val="36"/>
                  </w:rPr>
                </w:pPr>
                <w:r w:rsidRPr="00D231EF">
                  <w:rPr>
                    <w:rFonts w:ascii="Bookman Old Style" w:hAnsi="Bookman Old Style" w:cs="Arial"/>
                    <w:b/>
                    <w:bCs/>
                    <w:noProof/>
                    <w:color w:val="CC0000"/>
                    <w:sz w:val="36"/>
                    <w:szCs w:val="36"/>
                  </w:rPr>
                  <w:t xml:space="preserve">AGRAWAL </w:t>
                </w:r>
                <w:r w:rsidR="0071553B" w:rsidRPr="00D231EF">
                  <w:rPr>
                    <w:rFonts w:ascii="Bookman Old Style" w:hAnsi="Bookman Old Style" w:cs="Arial"/>
                    <w:b/>
                    <w:bCs/>
                    <w:noProof/>
                    <w:color w:val="CC0000"/>
                    <w:sz w:val="36"/>
                    <w:szCs w:val="36"/>
                  </w:rPr>
                  <w:t>METAL WORK</w:t>
                </w:r>
                <w:r w:rsidR="00AD42D7">
                  <w:rPr>
                    <w:rFonts w:ascii="Bookman Old Style" w:hAnsi="Bookman Old Style" w:cs="Arial"/>
                    <w:b/>
                    <w:bCs/>
                    <w:noProof/>
                    <w:color w:val="CC0000"/>
                    <w:sz w:val="36"/>
                    <w:szCs w:val="36"/>
                  </w:rPr>
                  <w:t>S</w:t>
                </w:r>
                <w:r w:rsidR="0071553B" w:rsidRPr="00D231EF">
                  <w:rPr>
                    <w:rFonts w:ascii="Bookman Old Style" w:hAnsi="Bookman Old Style" w:cs="Arial"/>
                    <w:b/>
                    <w:bCs/>
                    <w:noProof/>
                    <w:color w:val="CC0000"/>
                    <w:sz w:val="36"/>
                    <w:szCs w:val="36"/>
                  </w:rPr>
                  <w:t xml:space="preserve"> </w:t>
                </w:r>
                <w:r w:rsidR="00E0237C" w:rsidRPr="00D231EF">
                  <w:rPr>
                    <w:rFonts w:ascii="Bookman Old Style" w:hAnsi="Bookman Old Style" w:cs="Arial"/>
                    <w:b/>
                    <w:bCs/>
                    <w:noProof/>
                    <w:color w:val="CC0000"/>
                    <w:sz w:val="36"/>
                    <w:szCs w:val="36"/>
                  </w:rPr>
                  <w:t>Pvt. Ltd.</w:t>
                </w:r>
              </w:p>
              <w:p w14:paraId="7568F302" w14:textId="1DEE9FEC" w:rsidR="002E7738" w:rsidRPr="002E7738" w:rsidRDefault="002E7738" w:rsidP="008477E8">
                <w:pPr>
                  <w:spacing w:line="390" w:lineRule="atLeast"/>
                  <w:textAlignment w:val="baseline"/>
                  <w:rPr>
                    <w:rFonts w:ascii="Arial" w:hAnsi="Arial" w:cs="Arial"/>
                    <w:color w:val="242424"/>
                    <w:spacing w:val="5"/>
                    <w14:ligatures w14:val="none"/>
                  </w:rPr>
                </w:pPr>
              </w:p>
              <w:p w14:paraId="02BBE063" w14:textId="77777777" w:rsidR="00F82343" w:rsidRPr="00085CA2" w:rsidRDefault="00F82343" w:rsidP="00E0237C">
                <w:pPr>
                  <w:jc w:val="center"/>
                  <w:rPr>
                    <w:rFonts w:ascii="Arial" w:hAnsi="Arial" w:cs="Arial"/>
                    <w:b/>
                    <w:bCs/>
                    <w:noProof/>
                    <w:color w:val="CC0000"/>
                    <w:sz w:val="28"/>
                    <w:szCs w:val="28"/>
                  </w:rPr>
                </w:pPr>
              </w:p>
            </w:txbxContent>
          </v:textbox>
          <w10:wrap type="square"/>
        </v:shape>
      </w:pict>
    </w:r>
    <w:r w:rsidR="000605EC">
      <w:rPr>
        <w:noProof/>
      </w:rPr>
      <w:drawing>
        <wp:anchor distT="0" distB="0" distL="114300" distR="114300" simplePos="0" relativeHeight="251658752" behindDoc="0" locked="0" layoutInCell="1" allowOverlap="1" wp14:anchorId="66DE902C" wp14:editId="30AE71F7">
          <wp:simplePos x="0" y="0"/>
          <wp:positionH relativeFrom="column">
            <wp:posOffset>-263525</wp:posOffset>
          </wp:positionH>
          <wp:positionV relativeFrom="paragraph">
            <wp:posOffset>-469207</wp:posOffset>
          </wp:positionV>
          <wp:extent cx="1774190" cy="657860"/>
          <wp:effectExtent l="0" t="0" r="0" b="0"/>
          <wp:wrapTight wrapText="bothSides">
            <wp:wrapPolygon edited="0">
              <wp:start x="6030" y="0"/>
              <wp:lineTo x="3015" y="10008"/>
              <wp:lineTo x="0" y="11259"/>
              <wp:lineTo x="0" y="19390"/>
              <wp:lineTo x="9509" y="21266"/>
              <wp:lineTo x="12988" y="21266"/>
              <wp:lineTo x="14611" y="21266"/>
              <wp:lineTo x="19482" y="21266"/>
              <wp:lineTo x="21105" y="20641"/>
              <wp:lineTo x="21337" y="16263"/>
              <wp:lineTo x="21337" y="13761"/>
              <wp:lineTo x="19250" y="10008"/>
              <wp:lineTo x="20873" y="1251"/>
              <wp:lineTo x="20873" y="0"/>
              <wp:lineTo x="6030" y="0"/>
            </wp:wrapPolygon>
          </wp:wrapTight>
          <wp:docPr id="83312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516" name="Picture 35003516"/>
                  <pic:cNvPicPr/>
                </pic:nvPicPr>
                <pic:blipFill>
                  <a:blip r:embed="rId1">
                    <a:extLst>
                      <a:ext uri="{28A0092B-C50C-407E-A947-70E740481C1C}">
                        <a14:useLocalDpi xmlns:a14="http://schemas.microsoft.com/office/drawing/2010/main" val="0"/>
                      </a:ext>
                    </a:extLst>
                  </a:blip>
                  <a:stretch>
                    <a:fillRect/>
                  </a:stretch>
                </pic:blipFill>
                <pic:spPr>
                  <a:xfrm>
                    <a:off x="0" y="0"/>
                    <a:ext cx="1774190" cy="657860"/>
                  </a:xfrm>
                  <a:prstGeom prst="rect">
                    <a:avLst/>
                  </a:prstGeom>
                </pic:spPr>
              </pic:pic>
            </a:graphicData>
          </a:graphic>
          <wp14:sizeRelH relativeFrom="margin">
            <wp14:pctWidth>0</wp14:pctWidth>
          </wp14:sizeRelH>
          <wp14:sizeRelV relativeFrom="margin">
            <wp14:pctHeight>0</wp14:pctHeight>
          </wp14:sizeRelV>
        </wp:anchor>
      </w:drawing>
    </w:r>
  </w:p>
  <w:p w14:paraId="2B38D7DF" w14:textId="71AAA771" w:rsidR="00925428" w:rsidRDefault="00000000" w:rsidP="001866C2">
    <w:pPr>
      <w:pStyle w:val="Header"/>
      <w:tabs>
        <w:tab w:val="clear" w:pos="4680"/>
        <w:tab w:val="clear" w:pos="9360"/>
        <w:tab w:val="left" w:pos="3873"/>
      </w:tabs>
    </w:pPr>
    <w:r>
      <w:rPr>
        <w:noProof/>
      </w:rPr>
      <w:pict w14:anchorId="235061BF">
        <v:shapetype id="_x0000_t32" coordsize="21600,21600" o:spt="32" o:oned="t" path="m,l21600,21600e" filled="f">
          <v:path arrowok="t" fillok="f" o:connecttype="none"/>
          <o:lock v:ext="edit" shapetype="t"/>
        </v:shapetype>
        <v:shape id="_x0000_s1037" type="#_x0000_t32" style="position:absolute;margin-left:-45pt;margin-top:14.15pt;width:556.8pt;height:0;z-index:251658242;mso-position-horizontal-relative:text;mso-position-vertical-relative:text" o:connectortype="straight" strokecolor="#c00" strokeweight="3pt"/>
      </w:pict>
    </w:r>
  </w:p>
  <w:p w14:paraId="72F8DD00" w14:textId="2830C2B7"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65404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E5944"/>
    <w:multiLevelType w:val="hybridMultilevel"/>
    <w:tmpl w:val="B14E9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64337"/>
    <w:multiLevelType w:val="hybridMultilevel"/>
    <w:tmpl w:val="95AA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206F82"/>
    <w:multiLevelType w:val="hybridMultilevel"/>
    <w:tmpl w:val="B21C499E"/>
    <w:lvl w:ilvl="0" w:tplc="BE289E3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162D1C"/>
    <w:multiLevelType w:val="hybridMultilevel"/>
    <w:tmpl w:val="9DDEF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3"/>
  </w:num>
  <w:num w:numId="2" w16cid:durableId="487020640">
    <w:abstractNumId w:val="22"/>
  </w:num>
  <w:num w:numId="3" w16cid:durableId="43992635">
    <w:abstractNumId w:val="0"/>
  </w:num>
  <w:num w:numId="4" w16cid:durableId="1321696394">
    <w:abstractNumId w:val="25"/>
  </w:num>
  <w:num w:numId="5" w16cid:durableId="239756805">
    <w:abstractNumId w:val="1"/>
  </w:num>
  <w:num w:numId="6" w16cid:durableId="1563952492">
    <w:abstractNumId w:val="8"/>
  </w:num>
  <w:num w:numId="7" w16cid:durableId="451633873">
    <w:abstractNumId w:val="21"/>
  </w:num>
  <w:num w:numId="8" w16cid:durableId="1470517232">
    <w:abstractNumId w:val="9"/>
  </w:num>
  <w:num w:numId="9" w16cid:durableId="126897834">
    <w:abstractNumId w:val="13"/>
  </w:num>
  <w:num w:numId="10" w16cid:durableId="283656542">
    <w:abstractNumId w:val="5"/>
  </w:num>
  <w:num w:numId="11" w16cid:durableId="482746041">
    <w:abstractNumId w:val="18"/>
  </w:num>
  <w:num w:numId="12" w16cid:durableId="1774665867">
    <w:abstractNumId w:val="27"/>
  </w:num>
  <w:num w:numId="13" w16cid:durableId="915090108">
    <w:abstractNumId w:val="12"/>
  </w:num>
  <w:num w:numId="14" w16cid:durableId="1061100720">
    <w:abstractNumId w:val="19"/>
  </w:num>
  <w:num w:numId="15" w16cid:durableId="1169518639">
    <w:abstractNumId w:val="7"/>
  </w:num>
  <w:num w:numId="16" w16cid:durableId="1025330167">
    <w:abstractNumId w:val="16"/>
  </w:num>
  <w:num w:numId="17" w16cid:durableId="1892229830">
    <w:abstractNumId w:val="3"/>
  </w:num>
  <w:num w:numId="18" w16cid:durableId="496193133">
    <w:abstractNumId w:val="28"/>
  </w:num>
  <w:num w:numId="19" w16cid:durableId="952977417">
    <w:abstractNumId w:val="2"/>
  </w:num>
  <w:num w:numId="20" w16cid:durableId="1705861413">
    <w:abstractNumId w:val="4"/>
  </w:num>
  <w:num w:numId="21" w16cid:durableId="1477213056">
    <w:abstractNumId w:val="15"/>
  </w:num>
  <w:num w:numId="22" w16cid:durableId="1780103810">
    <w:abstractNumId w:val="26"/>
  </w:num>
  <w:num w:numId="23" w16cid:durableId="179854790">
    <w:abstractNumId w:val="10"/>
  </w:num>
  <w:num w:numId="24" w16cid:durableId="1914967773">
    <w:abstractNumId w:val="14"/>
  </w:num>
  <w:num w:numId="25" w16cid:durableId="1388449935">
    <w:abstractNumId w:val="11"/>
  </w:num>
  <w:num w:numId="26" w16cid:durableId="549342117">
    <w:abstractNumId w:val="24"/>
  </w:num>
  <w:num w:numId="27" w16cid:durableId="730809869">
    <w:abstractNumId w:val="6"/>
  </w:num>
  <w:num w:numId="28" w16cid:durableId="1591279688">
    <w:abstractNumId w:val="17"/>
  </w:num>
  <w:num w:numId="29" w16cid:durableId="621963476">
    <w:abstractNumId w:val="2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tvi Topiwala">
    <w15:presenceInfo w15:providerId="Windows Live" w15:userId="e9a1045423399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hdrShapeDefaults>
    <o:shapedefaults v:ext="edit" spidmax="2050">
      <o:colormru v:ext="edit" colors="#c00,#344f21,#27511f"/>
    </o:shapedefaults>
    <o:shapelayout v:ext="edit">
      <o:idmap v:ext="edit" data="1"/>
      <o:rules v:ext="edit">
        <o:r id="V:Rule1" type="connector" idref="#_x0000_s1037"/>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F62"/>
    <w:rsid w:val="0000706F"/>
    <w:rsid w:val="000100F6"/>
    <w:rsid w:val="00010668"/>
    <w:rsid w:val="00011D99"/>
    <w:rsid w:val="0001770B"/>
    <w:rsid w:val="00017D6F"/>
    <w:rsid w:val="0002223B"/>
    <w:rsid w:val="0002248D"/>
    <w:rsid w:val="00023374"/>
    <w:rsid w:val="000235C5"/>
    <w:rsid w:val="00023EFC"/>
    <w:rsid w:val="00024912"/>
    <w:rsid w:val="0002491C"/>
    <w:rsid w:val="00024C7D"/>
    <w:rsid w:val="0002514B"/>
    <w:rsid w:val="000251E6"/>
    <w:rsid w:val="00027089"/>
    <w:rsid w:val="00027B92"/>
    <w:rsid w:val="00027F0F"/>
    <w:rsid w:val="000305A5"/>
    <w:rsid w:val="000306D7"/>
    <w:rsid w:val="00031B6D"/>
    <w:rsid w:val="000320C3"/>
    <w:rsid w:val="0003340D"/>
    <w:rsid w:val="00033A17"/>
    <w:rsid w:val="000341D3"/>
    <w:rsid w:val="000344D1"/>
    <w:rsid w:val="000348D8"/>
    <w:rsid w:val="00034C50"/>
    <w:rsid w:val="00035B76"/>
    <w:rsid w:val="00035E39"/>
    <w:rsid w:val="00037304"/>
    <w:rsid w:val="000411AB"/>
    <w:rsid w:val="00041713"/>
    <w:rsid w:val="00043DD5"/>
    <w:rsid w:val="000442A8"/>
    <w:rsid w:val="000445A3"/>
    <w:rsid w:val="000447C7"/>
    <w:rsid w:val="0004529F"/>
    <w:rsid w:val="0004575D"/>
    <w:rsid w:val="00045EEA"/>
    <w:rsid w:val="00046322"/>
    <w:rsid w:val="0004689A"/>
    <w:rsid w:val="00047EB8"/>
    <w:rsid w:val="00050EC0"/>
    <w:rsid w:val="00051129"/>
    <w:rsid w:val="00051149"/>
    <w:rsid w:val="00052147"/>
    <w:rsid w:val="0005227F"/>
    <w:rsid w:val="00052B28"/>
    <w:rsid w:val="0005343F"/>
    <w:rsid w:val="000551AE"/>
    <w:rsid w:val="000567BC"/>
    <w:rsid w:val="00056CC3"/>
    <w:rsid w:val="00057185"/>
    <w:rsid w:val="000605EC"/>
    <w:rsid w:val="00061C54"/>
    <w:rsid w:val="00061E24"/>
    <w:rsid w:val="00062420"/>
    <w:rsid w:val="00063A27"/>
    <w:rsid w:val="00063A41"/>
    <w:rsid w:val="00064165"/>
    <w:rsid w:val="00066C09"/>
    <w:rsid w:val="0007025D"/>
    <w:rsid w:val="0007288A"/>
    <w:rsid w:val="00072EDB"/>
    <w:rsid w:val="00072F8E"/>
    <w:rsid w:val="00076223"/>
    <w:rsid w:val="00077E41"/>
    <w:rsid w:val="000820E9"/>
    <w:rsid w:val="00083417"/>
    <w:rsid w:val="00083EB9"/>
    <w:rsid w:val="0008490E"/>
    <w:rsid w:val="00084D1C"/>
    <w:rsid w:val="00085521"/>
    <w:rsid w:val="00085CA2"/>
    <w:rsid w:val="00091AE8"/>
    <w:rsid w:val="00092ADB"/>
    <w:rsid w:val="00094D95"/>
    <w:rsid w:val="00095020"/>
    <w:rsid w:val="000953B0"/>
    <w:rsid w:val="00095AE9"/>
    <w:rsid w:val="00095E2B"/>
    <w:rsid w:val="00096C7B"/>
    <w:rsid w:val="00096D75"/>
    <w:rsid w:val="000A067F"/>
    <w:rsid w:val="000A1CEC"/>
    <w:rsid w:val="000A204C"/>
    <w:rsid w:val="000A353D"/>
    <w:rsid w:val="000A3854"/>
    <w:rsid w:val="000A468E"/>
    <w:rsid w:val="000A52E8"/>
    <w:rsid w:val="000A53A5"/>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4168"/>
    <w:rsid w:val="000D4A47"/>
    <w:rsid w:val="000D54A0"/>
    <w:rsid w:val="000D58E9"/>
    <w:rsid w:val="000D6674"/>
    <w:rsid w:val="000D6F72"/>
    <w:rsid w:val="000E0778"/>
    <w:rsid w:val="000E18CE"/>
    <w:rsid w:val="000E1FF0"/>
    <w:rsid w:val="000E23A5"/>
    <w:rsid w:val="000E2DF2"/>
    <w:rsid w:val="000E3564"/>
    <w:rsid w:val="000E541A"/>
    <w:rsid w:val="000E56A0"/>
    <w:rsid w:val="000E578A"/>
    <w:rsid w:val="000E5991"/>
    <w:rsid w:val="000E5D12"/>
    <w:rsid w:val="000E6F3C"/>
    <w:rsid w:val="000E79F8"/>
    <w:rsid w:val="000E7A8C"/>
    <w:rsid w:val="000F0F72"/>
    <w:rsid w:val="000F1FA8"/>
    <w:rsid w:val="000F3857"/>
    <w:rsid w:val="000F46F4"/>
    <w:rsid w:val="000F6ECC"/>
    <w:rsid w:val="000F75A2"/>
    <w:rsid w:val="000F7FE5"/>
    <w:rsid w:val="001007CB"/>
    <w:rsid w:val="001013C9"/>
    <w:rsid w:val="00101607"/>
    <w:rsid w:val="00103C32"/>
    <w:rsid w:val="00104A31"/>
    <w:rsid w:val="00104E48"/>
    <w:rsid w:val="00107807"/>
    <w:rsid w:val="00107B0B"/>
    <w:rsid w:val="001121FC"/>
    <w:rsid w:val="00114038"/>
    <w:rsid w:val="00114FC5"/>
    <w:rsid w:val="0011542D"/>
    <w:rsid w:val="0011544F"/>
    <w:rsid w:val="001155FA"/>
    <w:rsid w:val="00115617"/>
    <w:rsid w:val="0011564C"/>
    <w:rsid w:val="00117180"/>
    <w:rsid w:val="00117255"/>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40412"/>
    <w:rsid w:val="001405BC"/>
    <w:rsid w:val="00141010"/>
    <w:rsid w:val="00141167"/>
    <w:rsid w:val="0014173E"/>
    <w:rsid w:val="00142F3E"/>
    <w:rsid w:val="001430B1"/>
    <w:rsid w:val="0014376D"/>
    <w:rsid w:val="00144206"/>
    <w:rsid w:val="00144321"/>
    <w:rsid w:val="00144ABE"/>
    <w:rsid w:val="00145BB3"/>
    <w:rsid w:val="00146887"/>
    <w:rsid w:val="0014744C"/>
    <w:rsid w:val="00147738"/>
    <w:rsid w:val="001479AE"/>
    <w:rsid w:val="00147A79"/>
    <w:rsid w:val="00147D80"/>
    <w:rsid w:val="001517FF"/>
    <w:rsid w:val="00152437"/>
    <w:rsid w:val="0015243F"/>
    <w:rsid w:val="00152845"/>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957"/>
    <w:rsid w:val="00170CA7"/>
    <w:rsid w:val="00171FBE"/>
    <w:rsid w:val="00172AED"/>
    <w:rsid w:val="001732BE"/>
    <w:rsid w:val="00173A81"/>
    <w:rsid w:val="00174630"/>
    <w:rsid w:val="001759A0"/>
    <w:rsid w:val="00175AAB"/>
    <w:rsid w:val="00176B57"/>
    <w:rsid w:val="00180213"/>
    <w:rsid w:val="00180923"/>
    <w:rsid w:val="001819FB"/>
    <w:rsid w:val="00182210"/>
    <w:rsid w:val="00183338"/>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676"/>
    <w:rsid w:val="001A4D62"/>
    <w:rsid w:val="001A6042"/>
    <w:rsid w:val="001A6993"/>
    <w:rsid w:val="001A6F89"/>
    <w:rsid w:val="001A7D88"/>
    <w:rsid w:val="001B035D"/>
    <w:rsid w:val="001B1AC0"/>
    <w:rsid w:val="001B1DF4"/>
    <w:rsid w:val="001B27A0"/>
    <w:rsid w:val="001B41A5"/>
    <w:rsid w:val="001C260D"/>
    <w:rsid w:val="001C2621"/>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1DC6"/>
    <w:rsid w:val="001E20F9"/>
    <w:rsid w:val="001E31E3"/>
    <w:rsid w:val="001E39F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43F4"/>
    <w:rsid w:val="00205070"/>
    <w:rsid w:val="00206674"/>
    <w:rsid w:val="0020694F"/>
    <w:rsid w:val="00206C65"/>
    <w:rsid w:val="00211537"/>
    <w:rsid w:val="00212C3B"/>
    <w:rsid w:val="002131AD"/>
    <w:rsid w:val="0021378E"/>
    <w:rsid w:val="00213AFF"/>
    <w:rsid w:val="00215738"/>
    <w:rsid w:val="00215AB8"/>
    <w:rsid w:val="002162BC"/>
    <w:rsid w:val="00216ABD"/>
    <w:rsid w:val="002177AF"/>
    <w:rsid w:val="002205EE"/>
    <w:rsid w:val="00220EEE"/>
    <w:rsid w:val="00221361"/>
    <w:rsid w:val="00224718"/>
    <w:rsid w:val="00225650"/>
    <w:rsid w:val="00226A81"/>
    <w:rsid w:val="002273DA"/>
    <w:rsid w:val="00227D95"/>
    <w:rsid w:val="00230BB3"/>
    <w:rsid w:val="0023154D"/>
    <w:rsid w:val="00232ACD"/>
    <w:rsid w:val="00234ACB"/>
    <w:rsid w:val="00234E2D"/>
    <w:rsid w:val="0023614D"/>
    <w:rsid w:val="0023699B"/>
    <w:rsid w:val="00236DC7"/>
    <w:rsid w:val="0023712D"/>
    <w:rsid w:val="00237DEC"/>
    <w:rsid w:val="00240124"/>
    <w:rsid w:val="00240A5E"/>
    <w:rsid w:val="00241122"/>
    <w:rsid w:val="0024174A"/>
    <w:rsid w:val="00241EDC"/>
    <w:rsid w:val="00242A8E"/>
    <w:rsid w:val="002431D8"/>
    <w:rsid w:val="002434E4"/>
    <w:rsid w:val="00244852"/>
    <w:rsid w:val="00246157"/>
    <w:rsid w:val="002470BA"/>
    <w:rsid w:val="00247A30"/>
    <w:rsid w:val="00250D44"/>
    <w:rsid w:val="002511FB"/>
    <w:rsid w:val="0025348A"/>
    <w:rsid w:val="00253AA5"/>
    <w:rsid w:val="00253F55"/>
    <w:rsid w:val="002544D4"/>
    <w:rsid w:val="002547D7"/>
    <w:rsid w:val="00254F01"/>
    <w:rsid w:val="002557A0"/>
    <w:rsid w:val="002559DD"/>
    <w:rsid w:val="00255CEE"/>
    <w:rsid w:val="00255F77"/>
    <w:rsid w:val="002579E2"/>
    <w:rsid w:val="002606B9"/>
    <w:rsid w:val="002607CE"/>
    <w:rsid w:val="0026099E"/>
    <w:rsid w:val="00263B9E"/>
    <w:rsid w:val="00264AAB"/>
    <w:rsid w:val="002661D6"/>
    <w:rsid w:val="00266333"/>
    <w:rsid w:val="00267460"/>
    <w:rsid w:val="00267909"/>
    <w:rsid w:val="00270AA1"/>
    <w:rsid w:val="00271432"/>
    <w:rsid w:val="00271439"/>
    <w:rsid w:val="0027152A"/>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D68"/>
    <w:rsid w:val="00284F9C"/>
    <w:rsid w:val="002853B5"/>
    <w:rsid w:val="00285646"/>
    <w:rsid w:val="00285F91"/>
    <w:rsid w:val="002876A0"/>
    <w:rsid w:val="002905FC"/>
    <w:rsid w:val="00290DBD"/>
    <w:rsid w:val="00293948"/>
    <w:rsid w:val="002944BF"/>
    <w:rsid w:val="0029596D"/>
    <w:rsid w:val="0029702B"/>
    <w:rsid w:val="002A1354"/>
    <w:rsid w:val="002A1789"/>
    <w:rsid w:val="002A2224"/>
    <w:rsid w:val="002A3E1A"/>
    <w:rsid w:val="002A40CD"/>
    <w:rsid w:val="002A4159"/>
    <w:rsid w:val="002A4E19"/>
    <w:rsid w:val="002A63AD"/>
    <w:rsid w:val="002A6FD7"/>
    <w:rsid w:val="002A76D0"/>
    <w:rsid w:val="002B0576"/>
    <w:rsid w:val="002B0850"/>
    <w:rsid w:val="002B2509"/>
    <w:rsid w:val="002B25B3"/>
    <w:rsid w:val="002B5D8B"/>
    <w:rsid w:val="002B5E92"/>
    <w:rsid w:val="002B5EF2"/>
    <w:rsid w:val="002B6636"/>
    <w:rsid w:val="002B6845"/>
    <w:rsid w:val="002B6B26"/>
    <w:rsid w:val="002B7A07"/>
    <w:rsid w:val="002C3E1B"/>
    <w:rsid w:val="002C43C7"/>
    <w:rsid w:val="002C47DB"/>
    <w:rsid w:val="002C49E3"/>
    <w:rsid w:val="002C51B7"/>
    <w:rsid w:val="002C5377"/>
    <w:rsid w:val="002C5AFE"/>
    <w:rsid w:val="002C5D35"/>
    <w:rsid w:val="002C7777"/>
    <w:rsid w:val="002C7967"/>
    <w:rsid w:val="002C7E15"/>
    <w:rsid w:val="002C7F54"/>
    <w:rsid w:val="002D0463"/>
    <w:rsid w:val="002D1130"/>
    <w:rsid w:val="002D19EF"/>
    <w:rsid w:val="002D2037"/>
    <w:rsid w:val="002D29C8"/>
    <w:rsid w:val="002D2A05"/>
    <w:rsid w:val="002D4C8D"/>
    <w:rsid w:val="002D4EC5"/>
    <w:rsid w:val="002D5E51"/>
    <w:rsid w:val="002D6668"/>
    <w:rsid w:val="002D6F83"/>
    <w:rsid w:val="002D79ED"/>
    <w:rsid w:val="002D7BB2"/>
    <w:rsid w:val="002E1833"/>
    <w:rsid w:val="002E3FC2"/>
    <w:rsid w:val="002E4E15"/>
    <w:rsid w:val="002E5C59"/>
    <w:rsid w:val="002E6E27"/>
    <w:rsid w:val="002E7738"/>
    <w:rsid w:val="002F052D"/>
    <w:rsid w:val="002F1081"/>
    <w:rsid w:val="002F130D"/>
    <w:rsid w:val="002F1703"/>
    <w:rsid w:val="002F34FF"/>
    <w:rsid w:val="002F3584"/>
    <w:rsid w:val="002F3BE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7FE3"/>
    <w:rsid w:val="003213E7"/>
    <w:rsid w:val="003240DC"/>
    <w:rsid w:val="0032466C"/>
    <w:rsid w:val="003250C7"/>
    <w:rsid w:val="00325BBD"/>
    <w:rsid w:val="0032738D"/>
    <w:rsid w:val="0033243F"/>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3823"/>
    <w:rsid w:val="00345F80"/>
    <w:rsid w:val="003462AB"/>
    <w:rsid w:val="003475D2"/>
    <w:rsid w:val="00350111"/>
    <w:rsid w:val="00350CAC"/>
    <w:rsid w:val="003528F3"/>
    <w:rsid w:val="00352C06"/>
    <w:rsid w:val="00354695"/>
    <w:rsid w:val="00355920"/>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6D89"/>
    <w:rsid w:val="003671D5"/>
    <w:rsid w:val="00367A59"/>
    <w:rsid w:val="00370833"/>
    <w:rsid w:val="003726EF"/>
    <w:rsid w:val="00374A9B"/>
    <w:rsid w:val="00376380"/>
    <w:rsid w:val="00376A2C"/>
    <w:rsid w:val="0038004D"/>
    <w:rsid w:val="00380E6D"/>
    <w:rsid w:val="0038188C"/>
    <w:rsid w:val="003832E4"/>
    <w:rsid w:val="003844F7"/>
    <w:rsid w:val="00386E56"/>
    <w:rsid w:val="0039253F"/>
    <w:rsid w:val="003930BE"/>
    <w:rsid w:val="00394286"/>
    <w:rsid w:val="0039493E"/>
    <w:rsid w:val="00396F55"/>
    <w:rsid w:val="0039798D"/>
    <w:rsid w:val="00397AE6"/>
    <w:rsid w:val="003A0D75"/>
    <w:rsid w:val="003A126D"/>
    <w:rsid w:val="003A4AEE"/>
    <w:rsid w:val="003A57CD"/>
    <w:rsid w:val="003A61B6"/>
    <w:rsid w:val="003A637B"/>
    <w:rsid w:val="003A63C2"/>
    <w:rsid w:val="003A7CBE"/>
    <w:rsid w:val="003B01BB"/>
    <w:rsid w:val="003B0202"/>
    <w:rsid w:val="003B13F8"/>
    <w:rsid w:val="003B32BE"/>
    <w:rsid w:val="003B566C"/>
    <w:rsid w:val="003B6868"/>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7567"/>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35EE"/>
    <w:rsid w:val="004039E8"/>
    <w:rsid w:val="00403D8E"/>
    <w:rsid w:val="00404EE8"/>
    <w:rsid w:val="00405ADF"/>
    <w:rsid w:val="004077A6"/>
    <w:rsid w:val="004109F2"/>
    <w:rsid w:val="00411D2A"/>
    <w:rsid w:val="00412FD0"/>
    <w:rsid w:val="0041711E"/>
    <w:rsid w:val="0042092F"/>
    <w:rsid w:val="00422237"/>
    <w:rsid w:val="00424517"/>
    <w:rsid w:val="0042522C"/>
    <w:rsid w:val="004256BF"/>
    <w:rsid w:val="00425C1D"/>
    <w:rsid w:val="00426CD2"/>
    <w:rsid w:val="0043049C"/>
    <w:rsid w:val="0043159F"/>
    <w:rsid w:val="00431A36"/>
    <w:rsid w:val="0043282A"/>
    <w:rsid w:val="00433223"/>
    <w:rsid w:val="0043352F"/>
    <w:rsid w:val="00434305"/>
    <w:rsid w:val="004343BF"/>
    <w:rsid w:val="00436B5F"/>
    <w:rsid w:val="00437BD6"/>
    <w:rsid w:val="00440A7B"/>
    <w:rsid w:val="00442D62"/>
    <w:rsid w:val="00442DDA"/>
    <w:rsid w:val="00444202"/>
    <w:rsid w:val="0044519C"/>
    <w:rsid w:val="00445DBA"/>
    <w:rsid w:val="0044729E"/>
    <w:rsid w:val="00453FFC"/>
    <w:rsid w:val="00454EA1"/>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9C"/>
    <w:rsid w:val="004735B5"/>
    <w:rsid w:val="00474CDA"/>
    <w:rsid w:val="00476A99"/>
    <w:rsid w:val="00477414"/>
    <w:rsid w:val="00477D58"/>
    <w:rsid w:val="004802AB"/>
    <w:rsid w:val="004833C5"/>
    <w:rsid w:val="00483D47"/>
    <w:rsid w:val="00492E3C"/>
    <w:rsid w:val="004938AE"/>
    <w:rsid w:val="00495770"/>
    <w:rsid w:val="004958E6"/>
    <w:rsid w:val="00495A28"/>
    <w:rsid w:val="00495C85"/>
    <w:rsid w:val="004973C8"/>
    <w:rsid w:val="00497FC9"/>
    <w:rsid w:val="004A0C21"/>
    <w:rsid w:val="004A282D"/>
    <w:rsid w:val="004A2D7A"/>
    <w:rsid w:val="004A42B6"/>
    <w:rsid w:val="004A6190"/>
    <w:rsid w:val="004A66CC"/>
    <w:rsid w:val="004B2B0D"/>
    <w:rsid w:val="004B3A87"/>
    <w:rsid w:val="004B51F6"/>
    <w:rsid w:val="004B6B61"/>
    <w:rsid w:val="004C0C65"/>
    <w:rsid w:val="004C2ABF"/>
    <w:rsid w:val="004C33EF"/>
    <w:rsid w:val="004C3F1A"/>
    <w:rsid w:val="004C4CA5"/>
    <w:rsid w:val="004C5293"/>
    <w:rsid w:val="004C5554"/>
    <w:rsid w:val="004C65FE"/>
    <w:rsid w:val="004C6C85"/>
    <w:rsid w:val="004C6CAE"/>
    <w:rsid w:val="004D15FD"/>
    <w:rsid w:val="004D19C6"/>
    <w:rsid w:val="004D1DE4"/>
    <w:rsid w:val="004D210D"/>
    <w:rsid w:val="004D58EB"/>
    <w:rsid w:val="004D5C49"/>
    <w:rsid w:val="004D646C"/>
    <w:rsid w:val="004D6A51"/>
    <w:rsid w:val="004D717F"/>
    <w:rsid w:val="004D7637"/>
    <w:rsid w:val="004E02AB"/>
    <w:rsid w:val="004E03AD"/>
    <w:rsid w:val="004E0507"/>
    <w:rsid w:val="004E082D"/>
    <w:rsid w:val="004E0BE5"/>
    <w:rsid w:val="004E21AE"/>
    <w:rsid w:val="004E4297"/>
    <w:rsid w:val="004E6A65"/>
    <w:rsid w:val="004E6B74"/>
    <w:rsid w:val="004E7979"/>
    <w:rsid w:val="004F03D4"/>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CAC"/>
    <w:rsid w:val="00517669"/>
    <w:rsid w:val="00517E6B"/>
    <w:rsid w:val="00520ED5"/>
    <w:rsid w:val="00520F93"/>
    <w:rsid w:val="005210A4"/>
    <w:rsid w:val="005218EE"/>
    <w:rsid w:val="005228E5"/>
    <w:rsid w:val="00522E28"/>
    <w:rsid w:val="00523643"/>
    <w:rsid w:val="00524D44"/>
    <w:rsid w:val="00524D4A"/>
    <w:rsid w:val="00525632"/>
    <w:rsid w:val="00526128"/>
    <w:rsid w:val="00526F97"/>
    <w:rsid w:val="005304D0"/>
    <w:rsid w:val="005324CB"/>
    <w:rsid w:val="00532721"/>
    <w:rsid w:val="00532BFA"/>
    <w:rsid w:val="0053441F"/>
    <w:rsid w:val="005372A2"/>
    <w:rsid w:val="005375D2"/>
    <w:rsid w:val="005376A4"/>
    <w:rsid w:val="00537E71"/>
    <w:rsid w:val="00541FC6"/>
    <w:rsid w:val="00542CB3"/>
    <w:rsid w:val="0054665C"/>
    <w:rsid w:val="00547E3D"/>
    <w:rsid w:val="0055004B"/>
    <w:rsid w:val="005529C8"/>
    <w:rsid w:val="00552BD2"/>
    <w:rsid w:val="00553A17"/>
    <w:rsid w:val="00554B3F"/>
    <w:rsid w:val="00555B79"/>
    <w:rsid w:val="005566D5"/>
    <w:rsid w:val="00556CA7"/>
    <w:rsid w:val="00557735"/>
    <w:rsid w:val="00561326"/>
    <w:rsid w:val="00563310"/>
    <w:rsid w:val="00563604"/>
    <w:rsid w:val="00563653"/>
    <w:rsid w:val="00563C83"/>
    <w:rsid w:val="0056487E"/>
    <w:rsid w:val="00564D0E"/>
    <w:rsid w:val="00567D34"/>
    <w:rsid w:val="00567F1D"/>
    <w:rsid w:val="00575C59"/>
    <w:rsid w:val="005764F5"/>
    <w:rsid w:val="00577108"/>
    <w:rsid w:val="00577DC7"/>
    <w:rsid w:val="00577DFB"/>
    <w:rsid w:val="00580916"/>
    <w:rsid w:val="00581A9C"/>
    <w:rsid w:val="0058250D"/>
    <w:rsid w:val="00583274"/>
    <w:rsid w:val="00584A79"/>
    <w:rsid w:val="005861D9"/>
    <w:rsid w:val="005861F9"/>
    <w:rsid w:val="00586FF9"/>
    <w:rsid w:val="0059015C"/>
    <w:rsid w:val="0059188D"/>
    <w:rsid w:val="00592A39"/>
    <w:rsid w:val="00592C5A"/>
    <w:rsid w:val="00596093"/>
    <w:rsid w:val="0059663E"/>
    <w:rsid w:val="00597EAA"/>
    <w:rsid w:val="005A29D0"/>
    <w:rsid w:val="005A7C84"/>
    <w:rsid w:val="005A7EAA"/>
    <w:rsid w:val="005B04F2"/>
    <w:rsid w:val="005B058F"/>
    <w:rsid w:val="005B0EF5"/>
    <w:rsid w:val="005B141B"/>
    <w:rsid w:val="005B2AAF"/>
    <w:rsid w:val="005B3021"/>
    <w:rsid w:val="005B3502"/>
    <w:rsid w:val="005B3597"/>
    <w:rsid w:val="005B38F6"/>
    <w:rsid w:val="005B3B9A"/>
    <w:rsid w:val="005B3C32"/>
    <w:rsid w:val="005B3E56"/>
    <w:rsid w:val="005B410F"/>
    <w:rsid w:val="005B4521"/>
    <w:rsid w:val="005B5164"/>
    <w:rsid w:val="005B6560"/>
    <w:rsid w:val="005C10E8"/>
    <w:rsid w:val="005C13C2"/>
    <w:rsid w:val="005C1A31"/>
    <w:rsid w:val="005C32A6"/>
    <w:rsid w:val="005C3FCE"/>
    <w:rsid w:val="005C41C2"/>
    <w:rsid w:val="005C5DBC"/>
    <w:rsid w:val="005C7AEC"/>
    <w:rsid w:val="005D0A14"/>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4212"/>
    <w:rsid w:val="00614C05"/>
    <w:rsid w:val="00615768"/>
    <w:rsid w:val="00616398"/>
    <w:rsid w:val="00616F8E"/>
    <w:rsid w:val="00617403"/>
    <w:rsid w:val="006174F2"/>
    <w:rsid w:val="00617A2B"/>
    <w:rsid w:val="00621AF7"/>
    <w:rsid w:val="0062215A"/>
    <w:rsid w:val="00623B6F"/>
    <w:rsid w:val="00623B9D"/>
    <w:rsid w:val="00623EE1"/>
    <w:rsid w:val="006262AF"/>
    <w:rsid w:val="0063022D"/>
    <w:rsid w:val="0063075E"/>
    <w:rsid w:val="00631B17"/>
    <w:rsid w:val="00632F3B"/>
    <w:rsid w:val="00633BF7"/>
    <w:rsid w:val="00633C3A"/>
    <w:rsid w:val="00634126"/>
    <w:rsid w:val="00634A5B"/>
    <w:rsid w:val="0063693D"/>
    <w:rsid w:val="00636A08"/>
    <w:rsid w:val="00636B11"/>
    <w:rsid w:val="00637727"/>
    <w:rsid w:val="00640115"/>
    <w:rsid w:val="00641A39"/>
    <w:rsid w:val="00641AFA"/>
    <w:rsid w:val="0064240C"/>
    <w:rsid w:val="00643C55"/>
    <w:rsid w:val="00647171"/>
    <w:rsid w:val="00650462"/>
    <w:rsid w:val="00650685"/>
    <w:rsid w:val="006508BD"/>
    <w:rsid w:val="00650B7C"/>
    <w:rsid w:val="0065131F"/>
    <w:rsid w:val="00653D2E"/>
    <w:rsid w:val="00654397"/>
    <w:rsid w:val="00654A7E"/>
    <w:rsid w:val="006551E4"/>
    <w:rsid w:val="006559B2"/>
    <w:rsid w:val="0065611D"/>
    <w:rsid w:val="00656702"/>
    <w:rsid w:val="006567E4"/>
    <w:rsid w:val="00656B1E"/>
    <w:rsid w:val="00657944"/>
    <w:rsid w:val="00660013"/>
    <w:rsid w:val="00660BA7"/>
    <w:rsid w:val="00661623"/>
    <w:rsid w:val="0066184B"/>
    <w:rsid w:val="0066304F"/>
    <w:rsid w:val="00663910"/>
    <w:rsid w:val="006646B4"/>
    <w:rsid w:val="006651AC"/>
    <w:rsid w:val="00665D68"/>
    <w:rsid w:val="00667C1A"/>
    <w:rsid w:val="00667C99"/>
    <w:rsid w:val="00667F6F"/>
    <w:rsid w:val="006717D2"/>
    <w:rsid w:val="00673472"/>
    <w:rsid w:val="00673F78"/>
    <w:rsid w:val="0067453B"/>
    <w:rsid w:val="00674BF6"/>
    <w:rsid w:val="0067673D"/>
    <w:rsid w:val="00680A0D"/>
    <w:rsid w:val="00680D43"/>
    <w:rsid w:val="00680E61"/>
    <w:rsid w:val="00681BAB"/>
    <w:rsid w:val="00681D8C"/>
    <w:rsid w:val="006822FC"/>
    <w:rsid w:val="006840AF"/>
    <w:rsid w:val="0068479F"/>
    <w:rsid w:val="00690245"/>
    <w:rsid w:val="00690B42"/>
    <w:rsid w:val="00692656"/>
    <w:rsid w:val="006937C6"/>
    <w:rsid w:val="006966BD"/>
    <w:rsid w:val="00697EAD"/>
    <w:rsid w:val="006A0B19"/>
    <w:rsid w:val="006A0EA9"/>
    <w:rsid w:val="006A1929"/>
    <w:rsid w:val="006A22D9"/>
    <w:rsid w:val="006A4302"/>
    <w:rsid w:val="006A44ED"/>
    <w:rsid w:val="006A514C"/>
    <w:rsid w:val="006A5319"/>
    <w:rsid w:val="006A61C5"/>
    <w:rsid w:val="006A7627"/>
    <w:rsid w:val="006B0790"/>
    <w:rsid w:val="006B0F89"/>
    <w:rsid w:val="006B2EDC"/>
    <w:rsid w:val="006B359D"/>
    <w:rsid w:val="006B5ADA"/>
    <w:rsid w:val="006B62DD"/>
    <w:rsid w:val="006B6945"/>
    <w:rsid w:val="006C0219"/>
    <w:rsid w:val="006C05C6"/>
    <w:rsid w:val="006C1FA8"/>
    <w:rsid w:val="006C2166"/>
    <w:rsid w:val="006C2A04"/>
    <w:rsid w:val="006C3D9E"/>
    <w:rsid w:val="006C4215"/>
    <w:rsid w:val="006C48FE"/>
    <w:rsid w:val="006C4E80"/>
    <w:rsid w:val="006C4EB5"/>
    <w:rsid w:val="006C56F5"/>
    <w:rsid w:val="006C618D"/>
    <w:rsid w:val="006C6C6C"/>
    <w:rsid w:val="006C6D9F"/>
    <w:rsid w:val="006C76EC"/>
    <w:rsid w:val="006C7F25"/>
    <w:rsid w:val="006D04C4"/>
    <w:rsid w:val="006D142E"/>
    <w:rsid w:val="006D235A"/>
    <w:rsid w:val="006D28FD"/>
    <w:rsid w:val="006D38EC"/>
    <w:rsid w:val="006D3BEF"/>
    <w:rsid w:val="006D5254"/>
    <w:rsid w:val="006D563C"/>
    <w:rsid w:val="006D721A"/>
    <w:rsid w:val="006D7C1C"/>
    <w:rsid w:val="006E0ECF"/>
    <w:rsid w:val="006E237C"/>
    <w:rsid w:val="006E2487"/>
    <w:rsid w:val="006E2B51"/>
    <w:rsid w:val="006E2BD5"/>
    <w:rsid w:val="006E4376"/>
    <w:rsid w:val="006E4B6F"/>
    <w:rsid w:val="006E5DFC"/>
    <w:rsid w:val="006E6250"/>
    <w:rsid w:val="006E6DC0"/>
    <w:rsid w:val="006E70B4"/>
    <w:rsid w:val="006E76FF"/>
    <w:rsid w:val="006E77FF"/>
    <w:rsid w:val="006E7D79"/>
    <w:rsid w:val="006F0198"/>
    <w:rsid w:val="006F0323"/>
    <w:rsid w:val="006F0948"/>
    <w:rsid w:val="006F2EE9"/>
    <w:rsid w:val="006F32A7"/>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192A"/>
    <w:rsid w:val="00731AA6"/>
    <w:rsid w:val="0073243B"/>
    <w:rsid w:val="00732E7C"/>
    <w:rsid w:val="00733F7A"/>
    <w:rsid w:val="007343E9"/>
    <w:rsid w:val="007344A2"/>
    <w:rsid w:val="00735233"/>
    <w:rsid w:val="00735772"/>
    <w:rsid w:val="007375CD"/>
    <w:rsid w:val="007378F8"/>
    <w:rsid w:val="00740DEB"/>
    <w:rsid w:val="00740EC2"/>
    <w:rsid w:val="00741461"/>
    <w:rsid w:val="00741628"/>
    <w:rsid w:val="0074191E"/>
    <w:rsid w:val="0074466D"/>
    <w:rsid w:val="007449ED"/>
    <w:rsid w:val="00747DED"/>
    <w:rsid w:val="00750847"/>
    <w:rsid w:val="00751129"/>
    <w:rsid w:val="007513FF"/>
    <w:rsid w:val="00754A22"/>
    <w:rsid w:val="00755054"/>
    <w:rsid w:val="0075509F"/>
    <w:rsid w:val="007557EF"/>
    <w:rsid w:val="00757966"/>
    <w:rsid w:val="00760871"/>
    <w:rsid w:val="0076102E"/>
    <w:rsid w:val="007613DC"/>
    <w:rsid w:val="0076167D"/>
    <w:rsid w:val="00761EDC"/>
    <w:rsid w:val="00763936"/>
    <w:rsid w:val="00763A36"/>
    <w:rsid w:val="00765F05"/>
    <w:rsid w:val="00767AB5"/>
    <w:rsid w:val="00767FB0"/>
    <w:rsid w:val="0077107B"/>
    <w:rsid w:val="007726CE"/>
    <w:rsid w:val="007738DD"/>
    <w:rsid w:val="00774475"/>
    <w:rsid w:val="00774DC3"/>
    <w:rsid w:val="00775378"/>
    <w:rsid w:val="00775DF7"/>
    <w:rsid w:val="00775EFD"/>
    <w:rsid w:val="00776841"/>
    <w:rsid w:val="00777095"/>
    <w:rsid w:val="007805D2"/>
    <w:rsid w:val="00780EEC"/>
    <w:rsid w:val="00781408"/>
    <w:rsid w:val="00781ED4"/>
    <w:rsid w:val="00782AEF"/>
    <w:rsid w:val="0078334C"/>
    <w:rsid w:val="0078378B"/>
    <w:rsid w:val="00783E26"/>
    <w:rsid w:val="007864A9"/>
    <w:rsid w:val="00790AEA"/>
    <w:rsid w:val="007944C0"/>
    <w:rsid w:val="007947D8"/>
    <w:rsid w:val="007955A2"/>
    <w:rsid w:val="007971DE"/>
    <w:rsid w:val="00797954"/>
    <w:rsid w:val="007A0056"/>
    <w:rsid w:val="007A05A2"/>
    <w:rsid w:val="007A06AD"/>
    <w:rsid w:val="007A0932"/>
    <w:rsid w:val="007A1768"/>
    <w:rsid w:val="007A2A26"/>
    <w:rsid w:val="007A2BBF"/>
    <w:rsid w:val="007A2DC1"/>
    <w:rsid w:val="007A2E9C"/>
    <w:rsid w:val="007A3B32"/>
    <w:rsid w:val="007A4188"/>
    <w:rsid w:val="007A4234"/>
    <w:rsid w:val="007A4FB2"/>
    <w:rsid w:val="007A58BC"/>
    <w:rsid w:val="007A5F1D"/>
    <w:rsid w:val="007B1978"/>
    <w:rsid w:val="007B1B8B"/>
    <w:rsid w:val="007B1DE2"/>
    <w:rsid w:val="007B265B"/>
    <w:rsid w:val="007B305E"/>
    <w:rsid w:val="007B30C8"/>
    <w:rsid w:val="007B4453"/>
    <w:rsid w:val="007B53DD"/>
    <w:rsid w:val="007B541C"/>
    <w:rsid w:val="007B5E6E"/>
    <w:rsid w:val="007B64DF"/>
    <w:rsid w:val="007C0D32"/>
    <w:rsid w:val="007C1BB3"/>
    <w:rsid w:val="007C3AD7"/>
    <w:rsid w:val="007C41F2"/>
    <w:rsid w:val="007C4751"/>
    <w:rsid w:val="007C4C94"/>
    <w:rsid w:val="007C53C6"/>
    <w:rsid w:val="007D09F3"/>
    <w:rsid w:val="007D119A"/>
    <w:rsid w:val="007D32EF"/>
    <w:rsid w:val="007D3CB6"/>
    <w:rsid w:val="007D5C37"/>
    <w:rsid w:val="007D5D00"/>
    <w:rsid w:val="007D6585"/>
    <w:rsid w:val="007D747C"/>
    <w:rsid w:val="007D7DC1"/>
    <w:rsid w:val="007E1290"/>
    <w:rsid w:val="007E2103"/>
    <w:rsid w:val="007E2F83"/>
    <w:rsid w:val="007E46C0"/>
    <w:rsid w:val="007E4831"/>
    <w:rsid w:val="007E4C79"/>
    <w:rsid w:val="007E502D"/>
    <w:rsid w:val="007E5234"/>
    <w:rsid w:val="007E5305"/>
    <w:rsid w:val="007E6019"/>
    <w:rsid w:val="007F0EBE"/>
    <w:rsid w:val="007F10E6"/>
    <w:rsid w:val="007F230F"/>
    <w:rsid w:val="007F3F2F"/>
    <w:rsid w:val="007F4176"/>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1FE5"/>
    <w:rsid w:val="008123F4"/>
    <w:rsid w:val="0081330C"/>
    <w:rsid w:val="00813834"/>
    <w:rsid w:val="00813C08"/>
    <w:rsid w:val="00813CF5"/>
    <w:rsid w:val="00814379"/>
    <w:rsid w:val="00815D55"/>
    <w:rsid w:val="008161DE"/>
    <w:rsid w:val="00817217"/>
    <w:rsid w:val="00817B00"/>
    <w:rsid w:val="00817BE6"/>
    <w:rsid w:val="00820209"/>
    <w:rsid w:val="0082157F"/>
    <w:rsid w:val="00823BCB"/>
    <w:rsid w:val="00826973"/>
    <w:rsid w:val="00826A35"/>
    <w:rsid w:val="00826D94"/>
    <w:rsid w:val="00830B51"/>
    <w:rsid w:val="008331ED"/>
    <w:rsid w:val="00833E91"/>
    <w:rsid w:val="0083421C"/>
    <w:rsid w:val="0083480A"/>
    <w:rsid w:val="00835C40"/>
    <w:rsid w:val="0083625B"/>
    <w:rsid w:val="008378AF"/>
    <w:rsid w:val="00837F53"/>
    <w:rsid w:val="008401C7"/>
    <w:rsid w:val="008414C8"/>
    <w:rsid w:val="0084235A"/>
    <w:rsid w:val="00842FBD"/>
    <w:rsid w:val="0084308D"/>
    <w:rsid w:val="008439A5"/>
    <w:rsid w:val="008454A3"/>
    <w:rsid w:val="00845D1B"/>
    <w:rsid w:val="00846200"/>
    <w:rsid w:val="008466D3"/>
    <w:rsid w:val="0084727D"/>
    <w:rsid w:val="008477E8"/>
    <w:rsid w:val="00850B1A"/>
    <w:rsid w:val="00850BD6"/>
    <w:rsid w:val="00853F90"/>
    <w:rsid w:val="00854157"/>
    <w:rsid w:val="008561F2"/>
    <w:rsid w:val="00856D2A"/>
    <w:rsid w:val="00856D6E"/>
    <w:rsid w:val="00857FA7"/>
    <w:rsid w:val="00860D4B"/>
    <w:rsid w:val="00862FDA"/>
    <w:rsid w:val="00863251"/>
    <w:rsid w:val="00864A57"/>
    <w:rsid w:val="008658CF"/>
    <w:rsid w:val="008667E7"/>
    <w:rsid w:val="00866FE4"/>
    <w:rsid w:val="00867EB9"/>
    <w:rsid w:val="008708BF"/>
    <w:rsid w:val="00871986"/>
    <w:rsid w:val="00872106"/>
    <w:rsid w:val="00872467"/>
    <w:rsid w:val="008735A8"/>
    <w:rsid w:val="00874E61"/>
    <w:rsid w:val="0087514F"/>
    <w:rsid w:val="00875705"/>
    <w:rsid w:val="00876286"/>
    <w:rsid w:val="008764D8"/>
    <w:rsid w:val="008772F2"/>
    <w:rsid w:val="00880828"/>
    <w:rsid w:val="0088221F"/>
    <w:rsid w:val="008826F7"/>
    <w:rsid w:val="00882A09"/>
    <w:rsid w:val="008833C1"/>
    <w:rsid w:val="008834E9"/>
    <w:rsid w:val="00883CA5"/>
    <w:rsid w:val="0088621B"/>
    <w:rsid w:val="0088688A"/>
    <w:rsid w:val="008906F6"/>
    <w:rsid w:val="00893091"/>
    <w:rsid w:val="008936F4"/>
    <w:rsid w:val="00893EB8"/>
    <w:rsid w:val="00895ED7"/>
    <w:rsid w:val="00896DCA"/>
    <w:rsid w:val="008A01DA"/>
    <w:rsid w:val="008A0B39"/>
    <w:rsid w:val="008A1007"/>
    <w:rsid w:val="008A1292"/>
    <w:rsid w:val="008A1AFC"/>
    <w:rsid w:val="008A226C"/>
    <w:rsid w:val="008A4756"/>
    <w:rsid w:val="008A4A0C"/>
    <w:rsid w:val="008A4E87"/>
    <w:rsid w:val="008A55A5"/>
    <w:rsid w:val="008A57BF"/>
    <w:rsid w:val="008A7C63"/>
    <w:rsid w:val="008A7F0F"/>
    <w:rsid w:val="008B01AC"/>
    <w:rsid w:val="008B04D4"/>
    <w:rsid w:val="008B06D3"/>
    <w:rsid w:val="008B1F27"/>
    <w:rsid w:val="008B3FDA"/>
    <w:rsid w:val="008B40C7"/>
    <w:rsid w:val="008B4302"/>
    <w:rsid w:val="008B4E4C"/>
    <w:rsid w:val="008B5050"/>
    <w:rsid w:val="008B5544"/>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7F14"/>
    <w:rsid w:val="008D0974"/>
    <w:rsid w:val="008D12B2"/>
    <w:rsid w:val="008D155E"/>
    <w:rsid w:val="008D3072"/>
    <w:rsid w:val="008D3861"/>
    <w:rsid w:val="008D402C"/>
    <w:rsid w:val="008D43F4"/>
    <w:rsid w:val="008D44C5"/>
    <w:rsid w:val="008D4EE1"/>
    <w:rsid w:val="008D5C0E"/>
    <w:rsid w:val="008D6411"/>
    <w:rsid w:val="008D6C50"/>
    <w:rsid w:val="008D7D47"/>
    <w:rsid w:val="008E13BC"/>
    <w:rsid w:val="008E1D35"/>
    <w:rsid w:val="008E1EEF"/>
    <w:rsid w:val="008E4DBD"/>
    <w:rsid w:val="008E60ED"/>
    <w:rsid w:val="008E7604"/>
    <w:rsid w:val="008E7751"/>
    <w:rsid w:val="008F1169"/>
    <w:rsid w:val="008F1272"/>
    <w:rsid w:val="008F14E4"/>
    <w:rsid w:val="008F1DE1"/>
    <w:rsid w:val="008F23FB"/>
    <w:rsid w:val="008F258C"/>
    <w:rsid w:val="008F4027"/>
    <w:rsid w:val="008F43D7"/>
    <w:rsid w:val="008F53D7"/>
    <w:rsid w:val="008F6095"/>
    <w:rsid w:val="008F62FE"/>
    <w:rsid w:val="008F6CE2"/>
    <w:rsid w:val="008F6ECE"/>
    <w:rsid w:val="008F6FF3"/>
    <w:rsid w:val="008F7470"/>
    <w:rsid w:val="00900539"/>
    <w:rsid w:val="0090223D"/>
    <w:rsid w:val="00906406"/>
    <w:rsid w:val="00907F51"/>
    <w:rsid w:val="0091189D"/>
    <w:rsid w:val="009129B8"/>
    <w:rsid w:val="00912A58"/>
    <w:rsid w:val="00914568"/>
    <w:rsid w:val="00914EDC"/>
    <w:rsid w:val="00915995"/>
    <w:rsid w:val="00915E7F"/>
    <w:rsid w:val="009161FC"/>
    <w:rsid w:val="0091642E"/>
    <w:rsid w:val="00916D35"/>
    <w:rsid w:val="00921784"/>
    <w:rsid w:val="00922FC6"/>
    <w:rsid w:val="00924732"/>
    <w:rsid w:val="009249F8"/>
    <w:rsid w:val="00925428"/>
    <w:rsid w:val="00925820"/>
    <w:rsid w:val="00927E6C"/>
    <w:rsid w:val="009302C6"/>
    <w:rsid w:val="00930B76"/>
    <w:rsid w:val="00930E7D"/>
    <w:rsid w:val="009310BB"/>
    <w:rsid w:val="00931D2E"/>
    <w:rsid w:val="0093204D"/>
    <w:rsid w:val="00932721"/>
    <w:rsid w:val="00932AF3"/>
    <w:rsid w:val="009330E8"/>
    <w:rsid w:val="009334F0"/>
    <w:rsid w:val="0093422B"/>
    <w:rsid w:val="009348A7"/>
    <w:rsid w:val="009348EF"/>
    <w:rsid w:val="00935981"/>
    <w:rsid w:val="00935991"/>
    <w:rsid w:val="00936307"/>
    <w:rsid w:val="0093718C"/>
    <w:rsid w:val="009377FD"/>
    <w:rsid w:val="00940880"/>
    <w:rsid w:val="009415B5"/>
    <w:rsid w:val="0094192C"/>
    <w:rsid w:val="00943BA9"/>
    <w:rsid w:val="00945B04"/>
    <w:rsid w:val="00945B7A"/>
    <w:rsid w:val="00947B71"/>
    <w:rsid w:val="00947BFE"/>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C70"/>
    <w:rsid w:val="00973865"/>
    <w:rsid w:val="009738F3"/>
    <w:rsid w:val="00973F5E"/>
    <w:rsid w:val="00974714"/>
    <w:rsid w:val="0097742A"/>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146A"/>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5C0"/>
    <w:rsid w:val="009B0742"/>
    <w:rsid w:val="009B0A40"/>
    <w:rsid w:val="009B1A22"/>
    <w:rsid w:val="009B249F"/>
    <w:rsid w:val="009B2BE1"/>
    <w:rsid w:val="009B3EBA"/>
    <w:rsid w:val="009B3F6E"/>
    <w:rsid w:val="009B627B"/>
    <w:rsid w:val="009B662F"/>
    <w:rsid w:val="009C13ED"/>
    <w:rsid w:val="009C33BE"/>
    <w:rsid w:val="009C3FF6"/>
    <w:rsid w:val="009C6790"/>
    <w:rsid w:val="009C73C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7058"/>
    <w:rsid w:val="009E07F6"/>
    <w:rsid w:val="009E105D"/>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BB5"/>
    <w:rsid w:val="00A13AFD"/>
    <w:rsid w:val="00A14408"/>
    <w:rsid w:val="00A15F29"/>
    <w:rsid w:val="00A176B7"/>
    <w:rsid w:val="00A22605"/>
    <w:rsid w:val="00A268FF"/>
    <w:rsid w:val="00A30662"/>
    <w:rsid w:val="00A30F6E"/>
    <w:rsid w:val="00A3144B"/>
    <w:rsid w:val="00A31526"/>
    <w:rsid w:val="00A31773"/>
    <w:rsid w:val="00A31F07"/>
    <w:rsid w:val="00A32A61"/>
    <w:rsid w:val="00A32FA2"/>
    <w:rsid w:val="00A351EE"/>
    <w:rsid w:val="00A36F40"/>
    <w:rsid w:val="00A37BBA"/>
    <w:rsid w:val="00A410FE"/>
    <w:rsid w:val="00A4140E"/>
    <w:rsid w:val="00A41E45"/>
    <w:rsid w:val="00A42F3A"/>
    <w:rsid w:val="00A4335C"/>
    <w:rsid w:val="00A45A9E"/>
    <w:rsid w:val="00A45EF2"/>
    <w:rsid w:val="00A460A3"/>
    <w:rsid w:val="00A475B4"/>
    <w:rsid w:val="00A479A3"/>
    <w:rsid w:val="00A479BF"/>
    <w:rsid w:val="00A509AC"/>
    <w:rsid w:val="00A50A97"/>
    <w:rsid w:val="00A51F16"/>
    <w:rsid w:val="00A5275B"/>
    <w:rsid w:val="00A52B89"/>
    <w:rsid w:val="00A52DC9"/>
    <w:rsid w:val="00A54506"/>
    <w:rsid w:val="00A54E37"/>
    <w:rsid w:val="00A5599A"/>
    <w:rsid w:val="00A55E67"/>
    <w:rsid w:val="00A60906"/>
    <w:rsid w:val="00A61DB1"/>
    <w:rsid w:val="00A6249B"/>
    <w:rsid w:val="00A63EE9"/>
    <w:rsid w:val="00A643CC"/>
    <w:rsid w:val="00A64490"/>
    <w:rsid w:val="00A64657"/>
    <w:rsid w:val="00A648A6"/>
    <w:rsid w:val="00A65446"/>
    <w:rsid w:val="00A65C73"/>
    <w:rsid w:val="00A66C85"/>
    <w:rsid w:val="00A66F1A"/>
    <w:rsid w:val="00A710B9"/>
    <w:rsid w:val="00A73011"/>
    <w:rsid w:val="00A73085"/>
    <w:rsid w:val="00A730B5"/>
    <w:rsid w:val="00A73F06"/>
    <w:rsid w:val="00A741BE"/>
    <w:rsid w:val="00A75251"/>
    <w:rsid w:val="00A770FD"/>
    <w:rsid w:val="00A8090F"/>
    <w:rsid w:val="00A81A94"/>
    <w:rsid w:val="00A8252B"/>
    <w:rsid w:val="00A83B53"/>
    <w:rsid w:val="00A83BF4"/>
    <w:rsid w:val="00A848F5"/>
    <w:rsid w:val="00A84B4A"/>
    <w:rsid w:val="00A850A4"/>
    <w:rsid w:val="00A8595D"/>
    <w:rsid w:val="00A8621F"/>
    <w:rsid w:val="00A86FF3"/>
    <w:rsid w:val="00A90BA5"/>
    <w:rsid w:val="00A92585"/>
    <w:rsid w:val="00A9281F"/>
    <w:rsid w:val="00A92C88"/>
    <w:rsid w:val="00A938C8"/>
    <w:rsid w:val="00A96F4C"/>
    <w:rsid w:val="00A97414"/>
    <w:rsid w:val="00AA0F22"/>
    <w:rsid w:val="00AA3020"/>
    <w:rsid w:val="00AA341F"/>
    <w:rsid w:val="00AA39DC"/>
    <w:rsid w:val="00AA44BD"/>
    <w:rsid w:val="00AA4F21"/>
    <w:rsid w:val="00AA54BD"/>
    <w:rsid w:val="00AA6751"/>
    <w:rsid w:val="00AA6A31"/>
    <w:rsid w:val="00AA6E5A"/>
    <w:rsid w:val="00AB08DC"/>
    <w:rsid w:val="00AB0A2D"/>
    <w:rsid w:val="00AB0B25"/>
    <w:rsid w:val="00AB0F67"/>
    <w:rsid w:val="00AB10BB"/>
    <w:rsid w:val="00AB10BC"/>
    <w:rsid w:val="00AB2B31"/>
    <w:rsid w:val="00AB2EB2"/>
    <w:rsid w:val="00AB3855"/>
    <w:rsid w:val="00AB4753"/>
    <w:rsid w:val="00AB4A57"/>
    <w:rsid w:val="00AB580F"/>
    <w:rsid w:val="00AB670B"/>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42D7"/>
    <w:rsid w:val="00AD53A2"/>
    <w:rsid w:val="00AD629A"/>
    <w:rsid w:val="00AD67F8"/>
    <w:rsid w:val="00AD6E15"/>
    <w:rsid w:val="00AD7060"/>
    <w:rsid w:val="00AD7D62"/>
    <w:rsid w:val="00AE01CB"/>
    <w:rsid w:val="00AE1793"/>
    <w:rsid w:val="00AE18AE"/>
    <w:rsid w:val="00AE3985"/>
    <w:rsid w:val="00AE3C68"/>
    <w:rsid w:val="00AE4544"/>
    <w:rsid w:val="00AE4853"/>
    <w:rsid w:val="00AE5591"/>
    <w:rsid w:val="00AE5895"/>
    <w:rsid w:val="00AE6199"/>
    <w:rsid w:val="00AE68EC"/>
    <w:rsid w:val="00AE7719"/>
    <w:rsid w:val="00AF07A8"/>
    <w:rsid w:val="00AF204C"/>
    <w:rsid w:val="00AF37B9"/>
    <w:rsid w:val="00AF3C00"/>
    <w:rsid w:val="00AF3EB2"/>
    <w:rsid w:val="00AF3F2B"/>
    <w:rsid w:val="00AF644E"/>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66D7"/>
    <w:rsid w:val="00B17C37"/>
    <w:rsid w:val="00B17C63"/>
    <w:rsid w:val="00B17DB9"/>
    <w:rsid w:val="00B21814"/>
    <w:rsid w:val="00B21C9D"/>
    <w:rsid w:val="00B21CB0"/>
    <w:rsid w:val="00B21CCD"/>
    <w:rsid w:val="00B22E4F"/>
    <w:rsid w:val="00B23CAC"/>
    <w:rsid w:val="00B2568F"/>
    <w:rsid w:val="00B2704E"/>
    <w:rsid w:val="00B2716A"/>
    <w:rsid w:val="00B3099A"/>
    <w:rsid w:val="00B31673"/>
    <w:rsid w:val="00B31E31"/>
    <w:rsid w:val="00B36A3C"/>
    <w:rsid w:val="00B37A85"/>
    <w:rsid w:val="00B40703"/>
    <w:rsid w:val="00B41F28"/>
    <w:rsid w:val="00B44798"/>
    <w:rsid w:val="00B44B80"/>
    <w:rsid w:val="00B46049"/>
    <w:rsid w:val="00B46ACA"/>
    <w:rsid w:val="00B47BF4"/>
    <w:rsid w:val="00B52E6D"/>
    <w:rsid w:val="00B53A0C"/>
    <w:rsid w:val="00B53A5E"/>
    <w:rsid w:val="00B54073"/>
    <w:rsid w:val="00B562B0"/>
    <w:rsid w:val="00B568B6"/>
    <w:rsid w:val="00B56F21"/>
    <w:rsid w:val="00B57152"/>
    <w:rsid w:val="00B57854"/>
    <w:rsid w:val="00B609F1"/>
    <w:rsid w:val="00B6281F"/>
    <w:rsid w:val="00B63637"/>
    <w:rsid w:val="00B639B6"/>
    <w:rsid w:val="00B64E62"/>
    <w:rsid w:val="00B6554A"/>
    <w:rsid w:val="00B65903"/>
    <w:rsid w:val="00B665AD"/>
    <w:rsid w:val="00B66E26"/>
    <w:rsid w:val="00B709E7"/>
    <w:rsid w:val="00B70A13"/>
    <w:rsid w:val="00B73289"/>
    <w:rsid w:val="00B7342A"/>
    <w:rsid w:val="00B73818"/>
    <w:rsid w:val="00B7433B"/>
    <w:rsid w:val="00B7515D"/>
    <w:rsid w:val="00B76223"/>
    <w:rsid w:val="00B76716"/>
    <w:rsid w:val="00B76DEF"/>
    <w:rsid w:val="00B77219"/>
    <w:rsid w:val="00B779CE"/>
    <w:rsid w:val="00B77CFD"/>
    <w:rsid w:val="00B77E60"/>
    <w:rsid w:val="00B8026D"/>
    <w:rsid w:val="00B806BC"/>
    <w:rsid w:val="00B81003"/>
    <w:rsid w:val="00B816AD"/>
    <w:rsid w:val="00B8370F"/>
    <w:rsid w:val="00B85935"/>
    <w:rsid w:val="00B85BF4"/>
    <w:rsid w:val="00B86843"/>
    <w:rsid w:val="00B8710E"/>
    <w:rsid w:val="00B87AAC"/>
    <w:rsid w:val="00B91E9E"/>
    <w:rsid w:val="00B92969"/>
    <w:rsid w:val="00B93526"/>
    <w:rsid w:val="00B94E7F"/>
    <w:rsid w:val="00B95511"/>
    <w:rsid w:val="00B975FC"/>
    <w:rsid w:val="00BA09F7"/>
    <w:rsid w:val="00BA18A6"/>
    <w:rsid w:val="00BA3EDD"/>
    <w:rsid w:val="00BA4085"/>
    <w:rsid w:val="00BA478F"/>
    <w:rsid w:val="00BA543B"/>
    <w:rsid w:val="00BA69F0"/>
    <w:rsid w:val="00BB00AE"/>
    <w:rsid w:val="00BB070A"/>
    <w:rsid w:val="00BB09AE"/>
    <w:rsid w:val="00BB0AC1"/>
    <w:rsid w:val="00BB0CE2"/>
    <w:rsid w:val="00BB18A7"/>
    <w:rsid w:val="00BB2AC5"/>
    <w:rsid w:val="00BB2F2D"/>
    <w:rsid w:val="00BB2F51"/>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496"/>
    <w:rsid w:val="00BD602F"/>
    <w:rsid w:val="00BD62BC"/>
    <w:rsid w:val="00BE11B8"/>
    <w:rsid w:val="00BE1904"/>
    <w:rsid w:val="00BE208D"/>
    <w:rsid w:val="00BE3013"/>
    <w:rsid w:val="00BE3505"/>
    <w:rsid w:val="00BE3646"/>
    <w:rsid w:val="00BE3D64"/>
    <w:rsid w:val="00BE401C"/>
    <w:rsid w:val="00BE43C6"/>
    <w:rsid w:val="00BE4F02"/>
    <w:rsid w:val="00BE53F3"/>
    <w:rsid w:val="00BE6A07"/>
    <w:rsid w:val="00BE6F3E"/>
    <w:rsid w:val="00BF086D"/>
    <w:rsid w:val="00BF0A25"/>
    <w:rsid w:val="00BF115A"/>
    <w:rsid w:val="00BF1430"/>
    <w:rsid w:val="00BF1ED9"/>
    <w:rsid w:val="00BF442C"/>
    <w:rsid w:val="00BF4953"/>
    <w:rsid w:val="00BF4E0B"/>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5D03"/>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2094"/>
    <w:rsid w:val="00C323F9"/>
    <w:rsid w:val="00C32844"/>
    <w:rsid w:val="00C33C21"/>
    <w:rsid w:val="00C40CFD"/>
    <w:rsid w:val="00C41E84"/>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61"/>
    <w:rsid w:val="00C607D1"/>
    <w:rsid w:val="00C619D2"/>
    <w:rsid w:val="00C62500"/>
    <w:rsid w:val="00C635CB"/>
    <w:rsid w:val="00C63854"/>
    <w:rsid w:val="00C66386"/>
    <w:rsid w:val="00C669C2"/>
    <w:rsid w:val="00C66D56"/>
    <w:rsid w:val="00C6763A"/>
    <w:rsid w:val="00C67E3A"/>
    <w:rsid w:val="00C703D4"/>
    <w:rsid w:val="00C708B3"/>
    <w:rsid w:val="00C709E9"/>
    <w:rsid w:val="00C70B7E"/>
    <w:rsid w:val="00C7155C"/>
    <w:rsid w:val="00C71E5B"/>
    <w:rsid w:val="00C73670"/>
    <w:rsid w:val="00C738A0"/>
    <w:rsid w:val="00C745FD"/>
    <w:rsid w:val="00C74795"/>
    <w:rsid w:val="00C74F56"/>
    <w:rsid w:val="00C75732"/>
    <w:rsid w:val="00C75DE4"/>
    <w:rsid w:val="00C80741"/>
    <w:rsid w:val="00C8078C"/>
    <w:rsid w:val="00C81408"/>
    <w:rsid w:val="00C81BD9"/>
    <w:rsid w:val="00C83D3C"/>
    <w:rsid w:val="00C84861"/>
    <w:rsid w:val="00C84CEF"/>
    <w:rsid w:val="00C85040"/>
    <w:rsid w:val="00C861B6"/>
    <w:rsid w:val="00C86B29"/>
    <w:rsid w:val="00C8757A"/>
    <w:rsid w:val="00C87824"/>
    <w:rsid w:val="00C87EE1"/>
    <w:rsid w:val="00C90859"/>
    <w:rsid w:val="00C90B5D"/>
    <w:rsid w:val="00C91D6C"/>
    <w:rsid w:val="00C91E7C"/>
    <w:rsid w:val="00C938F2"/>
    <w:rsid w:val="00C93A64"/>
    <w:rsid w:val="00C946FB"/>
    <w:rsid w:val="00C95D3E"/>
    <w:rsid w:val="00C96D31"/>
    <w:rsid w:val="00CA176B"/>
    <w:rsid w:val="00CA36B6"/>
    <w:rsid w:val="00CA3A58"/>
    <w:rsid w:val="00CA4536"/>
    <w:rsid w:val="00CA6104"/>
    <w:rsid w:val="00CA64B3"/>
    <w:rsid w:val="00CA6BD7"/>
    <w:rsid w:val="00CA7061"/>
    <w:rsid w:val="00CA7348"/>
    <w:rsid w:val="00CB009A"/>
    <w:rsid w:val="00CB0EBB"/>
    <w:rsid w:val="00CB158B"/>
    <w:rsid w:val="00CB1A1C"/>
    <w:rsid w:val="00CB1C44"/>
    <w:rsid w:val="00CB52BE"/>
    <w:rsid w:val="00CB5D36"/>
    <w:rsid w:val="00CB5E65"/>
    <w:rsid w:val="00CB7B7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E54"/>
    <w:rsid w:val="00CD2063"/>
    <w:rsid w:val="00CD2862"/>
    <w:rsid w:val="00CD2CB3"/>
    <w:rsid w:val="00CD4BE3"/>
    <w:rsid w:val="00CD71F2"/>
    <w:rsid w:val="00CE1927"/>
    <w:rsid w:val="00CE267E"/>
    <w:rsid w:val="00CE2771"/>
    <w:rsid w:val="00CE28C8"/>
    <w:rsid w:val="00CE2AEA"/>
    <w:rsid w:val="00CE2FCF"/>
    <w:rsid w:val="00CE4A18"/>
    <w:rsid w:val="00CE4BE1"/>
    <w:rsid w:val="00CE56B1"/>
    <w:rsid w:val="00CE6E8B"/>
    <w:rsid w:val="00CF0057"/>
    <w:rsid w:val="00CF00F7"/>
    <w:rsid w:val="00CF06C2"/>
    <w:rsid w:val="00CF0EFB"/>
    <w:rsid w:val="00CF164A"/>
    <w:rsid w:val="00CF2210"/>
    <w:rsid w:val="00CF2ADB"/>
    <w:rsid w:val="00CF3146"/>
    <w:rsid w:val="00CF56D2"/>
    <w:rsid w:val="00CF62B6"/>
    <w:rsid w:val="00CF63A1"/>
    <w:rsid w:val="00CF69C8"/>
    <w:rsid w:val="00D00798"/>
    <w:rsid w:val="00D0166B"/>
    <w:rsid w:val="00D03A19"/>
    <w:rsid w:val="00D049F5"/>
    <w:rsid w:val="00D07F45"/>
    <w:rsid w:val="00D10030"/>
    <w:rsid w:val="00D12661"/>
    <w:rsid w:val="00D16439"/>
    <w:rsid w:val="00D16CEF"/>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31AD1"/>
    <w:rsid w:val="00D32468"/>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744"/>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A79"/>
    <w:rsid w:val="00D71FB5"/>
    <w:rsid w:val="00D74123"/>
    <w:rsid w:val="00D74192"/>
    <w:rsid w:val="00D751D8"/>
    <w:rsid w:val="00D76101"/>
    <w:rsid w:val="00D76AA3"/>
    <w:rsid w:val="00D775EC"/>
    <w:rsid w:val="00D82059"/>
    <w:rsid w:val="00D8231B"/>
    <w:rsid w:val="00D82B75"/>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5313"/>
    <w:rsid w:val="00DC55A5"/>
    <w:rsid w:val="00DC7DE3"/>
    <w:rsid w:val="00DD09D6"/>
    <w:rsid w:val="00DD262C"/>
    <w:rsid w:val="00DD2E0B"/>
    <w:rsid w:val="00DD5297"/>
    <w:rsid w:val="00DD7846"/>
    <w:rsid w:val="00DD7B8A"/>
    <w:rsid w:val="00DE2134"/>
    <w:rsid w:val="00DE2CE9"/>
    <w:rsid w:val="00DE3986"/>
    <w:rsid w:val="00DE41B0"/>
    <w:rsid w:val="00DE42B2"/>
    <w:rsid w:val="00DE5BA8"/>
    <w:rsid w:val="00DE6E51"/>
    <w:rsid w:val="00DE7FBC"/>
    <w:rsid w:val="00DF038D"/>
    <w:rsid w:val="00DF0F2B"/>
    <w:rsid w:val="00DF153F"/>
    <w:rsid w:val="00DF2B6D"/>
    <w:rsid w:val="00DF3BED"/>
    <w:rsid w:val="00DF3D94"/>
    <w:rsid w:val="00DF433B"/>
    <w:rsid w:val="00DF43AA"/>
    <w:rsid w:val="00DF451A"/>
    <w:rsid w:val="00DF4670"/>
    <w:rsid w:val="00DF4E57"/>
    <w:rsid w:val="00DF5442"/>
    <w:rsid w:val="00DF6065"/>
    <w:rsid w:val="00DF622A"/>
    <w:rsid w:val="00E003A9"/>
    <w:rsid w:val="00E00547"/>
    <w:rsid w:val="00E00605"/>
    <w:rsid w:val="00E016F2"/>
    <w:rsid w:val="00E0237C"/>
    <w:rsid w:val="00E06607"/>
    <w:rsid w:val="00E07A5F"/>
    <w:rsid w:val="00E12F6E"/>
    <w:rsid w:val="00E13D02"/>
    <w:rsid w:val="00E149A5"/>
    <w:rsid w:val="00E14DDD"/>
    <w:rsid w:val="00E1606C"/>
    <w:rsid w:val="00E20D05"/>
    <w:rsid w:val="00E2121A"/>
    <w:rsid w:val="00E214EA"/>
    <w:rsid w:val="00E2227E"/>
    <w:rsid w:val="00E2434D"/>
    <w:rsid w:val="00E256B0"/>
    <w:rsid w:val="00E30290"/>
    <w:rsid w:val="00E31A47"/>
    <w:rsid w:val="00E31AF9"/>
    <w:rsid w:val="00E32600"/>
    <w:rsid w:val="00E32895"/>
    <w:rsid w:val="00E3360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2741"/>
    <w:rsid w:val="00E528ED"/>
    <w:rsid w:val="00E535EB"/>
    <w:rsid w:val="00E53C64"/>
    <w:rsid w:val="00E54D01"/>
    <w:rsid w:val="00E54E12"/>
    <w:rsid w:val="00E54EBE"/>
    <w:rsid w:val="00E5599B"/>
    <w:rsid w:val="00E57066"/>
    <w:rsid w:val="00E5745E"/>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400B"/>
    <w:rsid w:val="00E85D1A"/>
    <w:rsid w:val="00E85FD5"/>
    <w:rsid w:val="00E86D1B"/>
    <w:rsid w:val="00E8775A"/>
    <w:rsid w:val="00E9186D"/>
    <w:rsid w:val="00E92335"/>
    <w:rsid w:val="00E929D7"/>
    <w:rsid w:val="00E92E78"/>
    <w:rsid w:val="00E93E91"/>
    <w:rsid w:val="00E94DB2"/>
    <w:rsid w:val="00E979EE"/>
    <w:rsid w:val="00EA001D"/>
    <w:rsid w:val="00EA3366"/>
    <w:rsid w:val="00EA3C3B"/>
    <w:rsid w:val="00EA467F"/>
    <w:rsid w:val="00EA573E"/>
    <w:rsid w:val="00EA5FA5"/>
    <w:rsid w:val="00EA5FEC"/>
    <w:rsid w:val="00EA69CF"/>
    <w:rsid w:val="00EA6CBA"/>
    <w:rsid w:val="00EA7231"/>
    <w:rsid w:val="00EB01F1"/>
    <w:rsid w:val="00EB4819"/>
    <w:rsid w:val="00EB5066"/>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839"/>
    <w:rsid w:val="00F148D8"/>
    <w:rsid w:val="00F14A0C"/>
    <w:rsid w:val="00F15075"/>
    <w:rsid w:val="00F15B39"/>
    <w:rsid w:val="00F16602"/>
    <w:rsid w:val="00F16BA5"/>
    <w:rsid w:val="00F17B1D"/>
    <w:rsid w:val="00F17F2D"/>
    <w:rsid w:val="00F20A9C"/>
    <w:rsid w:val="00F2207E"/>
    <w:rsid w:val="00F22619"/>
    <w:rsid w:val="00F22709"/>
    <w:rsid w:val="00F23147"/>
    <w:rsid w:val="00F2468D"/>
    <w:rsid w:val="00F246C2"/>
    <w:rsid w:val="00F24F4F"/>
    <w:rsid w:val="00F26517"/>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701FB"/>
    <w:rsid w:val="00F70F9F"/>
    <w:rsid w:val="00F71568"/>
    <w:rsid w:val="00F73C7D"/>
    <w:rsid w:val="00F753F6"/>
    <w:rsid w:val="00F76D60"/>
    <w:rsid w:val="00F76EF1"/>
    <w:rsid w:val="00F81EEB"/>
    <w:rsid w:val="00F82343"/>
    <w:rsid w:val="00F82EED"/>
    <w:rsid w:val="00F82F5C"/>
    <w:rsid w:val="00F83664"/>
    <w:rsid w:val="00F83E1A"/>
    <w:rsid w:val="00F84627"/>
    <w:rsid w:val="00F879EB"/>
    <w:rsid w:val="00F90E31"/>
    <w:rsid w:val="00F91D1D"/>
    <w:rsid w:val="00F921B3"/>
    <w:rsid w:val="00F925E3"/>
    <w:rsid w:val="00F92976"/>
    <w:rsid w:val="00F93580"/>
    <w:rsid w:val="00F950B2"/>
    <w:rsid w:val="00F952A7"/>
    <w:rsid w:val="00F95B2E"/>
    <w:rsid w:val="00F96DDE"/>
    <w:rsid w:val="00FA25DD"/>
    <w:rsid w:val="00FA2E33"/>
    <w:rsid w:val="00FA468A"/>
    <w:rsid w:val="00FA5359"/>
    <w:rsid w:val="00FA75F9"/>
    <w:rsid w:val="00FB0632"/>
    <w:rsid w:val="00FB0B78"/>
    <w:rsid w:val="00FB33F3"/>
    <w:rsid w:val="00FB36A4"/>
    <w:rsid w:val="00FB36E2"/>
    <w:rsid w:val="00FB4B61"/>
    <w:rsid w:val="00FB4C48"/>
    <w:rsid w:val="00FB5449"/>
    <w:rsid w:val="00FB64B7"/>
    <w:rsid w:val="00FB7BFE"/>
    <w:rsid w:val="00FC059F"/>
    <w:rsid w:val="00FC0C03"/>
    <w:rsid w:val="00FC1958"/>
    <w:rsid w:val="00FC3C20"/>
    <w:rsid w:val="00FC4354"/>
    <w:rsid w:val="00FC4AE8"/>
    <w:rsid w:val="00FC604A"/>
    <w:rsid w:val="00FC6CF1"/>
    <w:rsid w:val="00FC7946"/>
    <w:rsid w:val="00FD0088"/>
    <w:rsid w:val="00FD19E0"/>
    <w:rsid w:val="00FD1C51"/>
    <w:rsid w:val="00FD2493"/>
    <w:rsid w:val="00FD2629"/>
    <w:rsid w:val="00FD4271"/>
    <w:rsid w:val="00FD4931"/>
    <w:rsid w:val="00FD49E9"/>
    <w:rsid w:val="00FD4FCD"/>
    <w:rsid w:val="00FD50F4"/>
    <w:rsid w:val="00FD530F"/>
    <w:rsid w:val="00FD57F3"/>
    <w:rsid w:val="00FD736D"/>
    <w:rsid w:val="00FD7E91"/>
    <w:rsid w:val="00FE114A"/>
    <w:rsid w:val="00FE1369"/>
    <w:rsid w:val="00FE1615"/>
    <w:rsid w:val="00FE1ADA"/>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524A"/>
    <w:rsid w:val="00FF69E3"/>
    <w:rsid w:val="00FF6A9F"/>
    <w:rsid w:val="00FF730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styleId="BodyText">
    <w:name w:val="Body Text"/>
    <w:basedOn w:val="Normal"/>
    <w:link w:val="BodyTextChar"/>
    <w:uiPriority w:val="1"/>
    <w:qFormat/>
    <w:rsid w:val="000D6674"/>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0D6674"/>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3178">
      <w:bodyDiv w:val="1"/>
      <w:marLeft w:val="0"/>
      <w:marRight w:val="0"/>
      <w:marTop w:val="0"/>
      <w:marBottom w:val="0"/>
      <w:divBdr>
        <w:top w:val="none" w:sz="0" w:space="0" w:color="auto"/>
        <w:left w:val="none" w:sz="0" w:space="0" w:color="auto"/>
        <w:bottom w:val="none" w:sz="0" w:space="0" w:color="auto"/>
        <w:right w:val="none" w:sz="0" w:space="0" w:color="auto"/>
      </w:divBdr>
    </w:div>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0106209">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07774369">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7339012">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4055897">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1816400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31151938">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0733111">
      <w:bodyDiv w:val="1"/>
      <w:marLeft w:val="0"/>
      <w:marRight w:val="0"/>
      <w:marTop w:val="0"/>
      <w:marBottom w:val="0"/>
      <w:divBdr>
        <w:top w:val="none" w:sz="0" w:space="0" w:color="auto"/>
        <w:left w:val="none" w:sz="0" w:space="0" w:color="auto"/>
        <w:bottom w:val="none" w:sz="0" w:space="0" w:color="auto"/>
        <w:right w:val="none" w:sz="0" w:space="0" w:color="auto"/>
      </w:divBdr>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86407055">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1348819">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5301</TotalTime>
  <Pages>9</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742</cp:revision>
  <cp:lastPrinted>2024-07-12T05:52:00Z</cp:lastPrinted>
  <dcterms:created xsi:type="dcterms:W3CDTF">2023-11-04T06:44:00Z</dcterms:created>
  <dcterms:modified xsi:type="dcterms:W3CDTF">2025-09-02T06:04:00Z</dcterms:modified>
</cp:coreProperties>
</file>