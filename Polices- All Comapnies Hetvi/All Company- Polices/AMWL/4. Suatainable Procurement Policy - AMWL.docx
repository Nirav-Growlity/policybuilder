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hAnsi="Segoe UI" w:cs="Segoe UI"/>
        </w:rPr>
        <w:id w:val="994681216"/>
        <w:docPartObj>
          <w:docPartGallery w:val="Cover Pages"/>
          <w:docPartUnique/>
        </w:docPartObj>
      </w:sdtPr>
      <w:sdtEndPr>
        <w:rPr>
          <w:sz w:val="20"/>
          <w:szCs w:val="20"/>
        </w:rPr>
      </w:sdtEndPr>
      <w:sdtContent>
        <w:p w14:paraId="5CFD54B3" w14:textId="63A366FE" w:rsidR="00DC5313" w:rsidRPr="005C2BDC" w:rsidRDefault="005449DF" w:rsidP="0066304F">
          <w:pPr>
            <w:rPr>
              <w:rFonts w:ascii="Segoe UI" w:hAnsi="Segoe UI" w:cs="Segoe UI"/>
            </w:rPr>
          </w:pPr>
          <w:r w:rsidRPr="005C2BDC">
            <w:rPr>
              <w:rFonts w:ascii="Segoe UI" w:hAnsi="Segoe UI" w:cs="Segoe UI"/>
              <w:noProof/>
            </w:rPr>
            <w:drawing>
              <wp:anchor distT="0" distB="0" distL="114300" distR="114300" simplePos="0" relativeHeight="251656192" behindDoc="1" locked="0" layoutInCell="1" allowOverlap="1" wp14:anchorId="77986522" wp14:editId="007E6A7D">
                <wp:simplePos x="0" y="0"/>
                <wp:positionH relativeFrom="margin">
                  <wp:posOffset>-891540</wp:posOffset>
                </wp:positionH>
                <wp:positionV relativeFrom="margin">
                  <wp:posOffset>-1072303</wp:posOffset>
                </wp:positionV>
                <wp:extent cx="7753350" cy="10149205"/>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753350" cy="10149205"/>
                        </a:xfrm>
                        <a:prstGeom prst="rect">
                          <a:avLst/>
                        </a:prstGeom>
                      </pic:spPr>
                    </pic:pic>
                  </a:graphicData>
                </a:graphic>
                <wp14:sizeRelH relativeFrom="page">
                  <wp14:pctWidth>0</wp14:pctWidth>
                </wp14:sizeRelH>
                <wp14:sizeRelV relativeFrom="page">
                  <wp14:pctHeight>0</wp14:pctHeight>
                </wp14:sizeRelV>
              </wp:anchor>
            </w:drawing>
          </w:r>
        </w:p>
        <w:p w14:paraId="4EC94CA5" w14:textId="07D0AFA3" w:rsidR="00D74123" w:rsidRPr="005C2BDC" w:rsidRDefault="00355920" w:rsidP="00A51F16">
          <w:pPr>
            <w:jc w:val="right"/>
            <w:rPr>
              <w:rFonts w:ascii="Segoe UI" w:hAnsi="Segoe UI" w:cs="Segoe UI"/>
              <w:noProof/>
              <w:sz w:val="20"/>
              <w:szCs w:val="20"/>
            </w:rPr>
          </w:pPr>
          <w:r w:rsidRPr="005C2BDC">
            <w:rPr>
              <w:rFonts w:ascii="Segoe UI" w:hAnsi="Segoe UI" w:cs="Segoe UI"/>
              <w:noProof/>
              <w:sz w:val="20"/>
              <w:szCs w:val="20"/>
            </w:rPr>
            <w:lastRenderedPageBreak/>
            <w:t xml:space="preserve">                                                                                                                                                 </w:t>
          </w:r>
        </w:p>
      </w:sdtContent>
    </w:sdt>
    <w:sdt>
      <w:sdtPr>
        <w:rPr>
          <w:rFonts w:ascii="Segoe UI" w:eastAsiaTheme="minorHAnsi" w:hAnsi="Segoe UI" w:cs="Segoe UI"/>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4A9159AF" w14:textId="0DBDA2A3" w:rsidR="001C260D" w:rsidRPr="005C2BDC" w:rsidRDefault="001C260D" w:rsidP="00380E6D">
          <w:pPr>
            <w:pStyle w:val="TOCHeading"/>
            <w:spacing w:line="480" w:lineRule="auto"/>
            <w:rPr>
              <w:rFonts w:ascii="Segoe UI" w:eastAsiaTheme="minorHAnsi" w:hAnsi="Segoe UI" w:cs="Segoe UI"/>
              <w:color w:val="auto"/>
              <w:kern w:val="2"/>
              <w:sz w:val="22"/>
              <w:szCs w:val="22"/>
            </w:rPr>
          </w:pPr>
        </w:p>
        <w:p w14:paraId="0D575C38" w14:textId="37B50B78" w:rsidR="0021378E" w:rsidRPr="005C2BDC" w:rsidRDefault="0021378E" w:rsidP="000B0364">
          <w:pPr>
            <w:pStyle w:val="TOCHeading"/>
            <w:spacing w:line="480" w:lineRule="auto"/>
            <w:jc w:val="center"/>
            <w:rPr>
              <w:rFonts w:ascii="Segoe UI" w:hAnsi="Segoe UI" w:cs="Segoe UI"/>
              <w:b/>
              <w:bCs/>
              <w:color w:val="CA1421"/>
              <w:sz w:val="40"/>
              <w:szCs w:val="40"/>
              <w:u w:val="thick"/>
            </w:rPr>
          </w:pPr>
          <w:r w:rsidRPr="005C2BDC">
            <w:rPr>
              <w:rFonts w:ascii="Segoe UI" w:hAnsi="Segoe UI" w:cs="Segoe UI"/>
              <w:b/>
              <w:bCs/>
              <w:color w:val="CA1421"/>
              <w:sz w:val="40"/>
              <w:szCs w:val="40"/>
              <w:u w:val="thick"/>
            </w:rPr>
            <w:t>TABLE OF CONTENTS</w:t>
          </w:r>
        </w:p>
        <w:p w14:paraId="1F264695" w14:textId="126C1AD7" w:rsidR="00E6200A" w:rsidRDefault="0021378E">
          <w:pPr>
            <w:pStyle w:val="TOC1"/>
            <w:tabs>
              <w:tab w:val="right" w:leader="dot" w:pos="9350"/>
            </w:tabs>
            <w:rPr>
              <w:rFonts w:asciiTheme="minorHAnsi" w:eastAsiaTheme="minorEastAsia" w:hAnsiTheme="minorHAnsi" w:cstheme="minorBidi"/>
              <w:noProof/>
              <w:kern w:val="2"/>
              <w:lang w:val="en-IN" w:eastAsia="en-IN"/>
            </w:rPr>
          </w:pPr>
          <w:r w:rsidRPr="005C2BDC">
            <w:rPr>
              <w:rFonts w:ascii="Segoe UI" w:hAnsi="Segoe UI" w:cs="Segoe UI"/>
            </w:rPr>
            <w:fldChar w:fldCharType="begin"/>
          </w:r>
          <w:r w:rsidRPr="005C2BDC">
            <w:rPr>
              <w:rFonts w:ascii="Segoe UI" w:hAnsi="Segoe UI" w:cs="Segoe UI"/>
            </w:rPr>
            <w:instrText xml:space="preserve"> TOC \o "1-3" \h \z \u </w:instrText>
          </w:r>
          <w:r w:rsidRPr="005C2BDC">
            <w:rPr>
              <w:rFonts w:ascii="Segoe UI" w:hAnsi="Segoe UI" w:cs="Segoe UI"/>
            </w:rPr>
            <w:fldChar w:fldCharType="separate"/>
          </w:r>
          <w:hyperlink w:anchor="_Toc203751486" w:history="1">
            <w:r w:rsidR="00E6200A" w:rsidRPr="0093137B">
              <w:rPr>
                <w:rStyle w:val="Hyperlink"/>
                <w:rFonts w:ascii="Segoe UI" w:eastAsia="Arimo Bold" w:hAnsi="Segoe UI" w:cs="Segoe UI"/>
                <w:noProof/>
              </w:rPr>
              <w:t>INTRODUCTION</w:t>
            </w:r>
            <w:r w:rsidR="00E6200A">
              <w:rPr>
                <w:noProof/>
                <w:webHidden/>
              </w:rPr>
              <w:tab/>
            </w:r>
            <w:r w:rsidR="00E6200A">
              <w:rPr>
                <w:noProof/>
                <w:webHidden/>
              </w:rPr>
              <w:fldChar w:fldCharType="begin"/>
            </w:r>
            <w:r w:rsidR="00E6200A">
              <w:rPr>
                <w:noProof/>
                <w:webHidden/>
              </w:rPr>
              <w:instrText xml:space="preserve"> PAGEREF _Toc203751486 \h </w:instrText>
            </w:r>
            <w:r w:rsidR="00E6200A">
              <w:rPr>
                <w:noProof/>
                <w:webHidden/>
              </w:rPr>
            </w:r>
            <w:r w:rsidR="00E6200A">
              <w:rPr>
                <w:noProof/>
                <w:webHidden/>
              </w:rPr>
              <w:fldChar w:fldCharType="separate"/>
            </w:r>
            <w:r w:rsidR="00E6200A">
              <w:rPr>
                <w:noProof/>
                <w:webHidden/>
              </w:rPr>
              <w:t>2</w:t>
            </w:r>
            <w:r w:rsidR="00E6200A">
              <w:rPr>
                <w:noProof/>
                <w:webHidden/>
              </w:rPr>
              <w:fldChar w:fldCharType="end"/>
            </w:r>
          </w:hyperlink>
        </w:p>
        <w:p w14:paraId="1A6E88A4" w14:textId="551D841F"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87" w:history="1">
            <w:r w:rsidRPr="0093137B">
              <w:rPr>
                <w:rStyle w:val="Hyperlink"/>
                <w:rFonts w:ascii="Segoe UI" w:eastAsia="Arimo Bold" w:hAnsi="Segoe UI" w:cs="Segoe UI"/>
                <w:noProof/>
              </w:rPr>
              <w:t>SCOPE</w:t>
            </w:r>
            <w:r>
              <w:rPr>
                <w:noProof/>
                <w:webHidden/>
              </w:rPr>
              <w:tab/>
            </w:r>
            <w:r>
              <w:rPr>
                <w:noProof/>
                <w:webHidden/>
              </w:rPr>
              <w:fldChar w:fldCharType="begin"/>
            </w:r>
            <w:r>
              <w:rPr>
                <w:noProof/>
                <w:webHidden/>
              </w:rPr>
              <w:instrText xml:space="preserve"> PAGEREF _Toc203751487 \h </w:instrText>
            </w:r>
            <w:r>
              <w:rPr>
                <w:noProof/>
                <w:webHidden/>
              </w:rPr>
            </w:r>
            <w:r>
              <w:rPr>
                <w:noProof/>
                <w:webHidden/>
              </w:rPr>
              <w:fldChar w:fldCharType="separate"/>
            </w:r>
            <w:r>
              <w:rPr>
                <w:noProof/>
                <w:webHidden/>
              </w:rPr>
              <w:t>2</w:t>
            </w:r>
            <w:r>
              <w:rPr>
                <w:noProof/>
                <w:webHidden/>
              </w:rPr>
              <w:fldChar w:fldCharType="end"/>
            </w:r>
          </w:hyperlink>
        </w:p>
        <w:p w14:paraId="1D7CAC22" w14:textId="26FFDA6D"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88" w:history="1">
            <w:r w:rsidRPr="0093137B">
              <w:rPr>
                <w:rStyle w:val="Hyperlink"/>
                <w:rFonts w:ascii="Segoe UI" w:eastAsia="Arimo Bold" w:hAnsi="Segoe UI" w:cs="Segoe UI"/>
                <w:noProof/>
              </w:rPr>
              <w:t>POLICY STATEMENT</w:t>
            </w:r>
            <w:r>
              <w:rPr>
                <w:noProof/>
                <w:webHidden/>
              </w:rPr>
              <w:tab/>
            </w:r>
            <w:r>
              <w:rPr>
                <w:noProof/>
                <w:webHidden/>
              </w:rPr>
              <w:fldChar w:fldCharType="begin"/>
            </w:r>
            <w:r>
              <w:rPr>
                <w:noProof/>
                <w:webHidden/>
              </w:rPr>
              <w:instrText xml:space="preserve"> PAGEREF _Toc203751488 \h </w:instrText>
            </w:r>
            <w:r>
              <w:rPr>
                <w:noProof/>
                <w:webHidden/>
              </w:rPr>
            </w:r>
            <w:r>
              <w:rPr>
                <w:noProof/>
                <w:webHidden/>
              </w:rPr>
              <w:fldChar w:fldCharType="separate"/>
            </w:r>
            <w:r>
              <w:rPr>
                <w:noProof/>
                <w:webHidden/>
              </w:rPr>
              <w:t>3</w:t>
            </w:r>
            <w:r>
              <w:rPr>
                <w:noProof/>
                <w:webHidden/>
              </w:rPr>
              <w:fldChar w:fldCharType="end"/>
            </w:r>
          </w:hyperlink>
        </w:p>
        <w:p w14:paraId="52E462CD" w14:textId="6EBA4312"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89" w:history="1">
            <w:r w:rsidRPr="0093137B">
              <w:rPr>
                <w:rStyle w:val="Hyperlink"/>
                <w:rFonts w:ascii="Segoe UI" w:eastAsia="Arimo Bold" w:hAnsi="Segoe UI" w:cs="Segoe UI"/>
                <w:noProof/>
              </w:rPr>
              <w:t>KEY FOCUS AREAS</w:t>
            </w:r>
            <w:r>
              <w:rPr>
                <w:noProof/>
                <w:webHidden/>
              </w:rPr>
              <w:tab/>
            </w:r>
            <w:r>
              <w:rPr>
                <w:noProof/>
                <w:webHidden/>
              </w:rPr>
              <w:fldChar w:fldCharType="begin"/>
            </w:r>
            <w:r>
              <w:rPr>
                <w:noProof/>
                <w:webHidden/>
              </w:rPr>
              <w:instrText xml:space="preserve"> PAGEREF _Toc203751489 \h </w:instrText>
            </w:r>
            <w:r>
              <w:rPr>
                <w:noProof/>
                <w:webHidden/>
              </w:rPr>
            </w:r>
            <w:r>
              <w:rPr>
                <w:noProof/>
                <w:webHidden/>
              </w:rPr>
              <w:fldChar w:fldCharType="separate"/>
            </w:r>
            <w:r>
              <w:rPr>
                <w:noProof/>
                <w:webHidden/>
              </w:rPr>
              <w:t>3</w:t>
            </w:r>
            <w:r>
              <w:rPr>
                <w:noProof/>
                <w:webHidden/>
              </w:rPr>
              <w:fldChar w:fldCharType="end"/>
            </w:r>
          </w:hyperlink>
        </w:p>
        <w:p w14:paraId="1EAF3322" w14:textId="30F3BE54"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90" w:history="1">
            <w:r w:rsidRPr="0093137B">
              <w:rPr>
                <w:rStyle w:val="Hyperlink"/>
                <w:rFonts w:ascii="Segoe UI" w:eastAsia="Arimo Bold" w:hAnsi="Segoe UI" w:cs="Segoe UI"/>
                <w:noProof/>
              </w:rPr>
              <w:t>COMMITMENT AND GOALS</w:t>
            </w:r>
            <w:r>
              <w:rPr>
                <w:noProof/>
                <w:webHidden/>
              </w:rPr>
              <w:tab/>
            </w:r>
            <w:r>
              <w:rPr>
                <w:noProof/>
                <w:webHidden/>
              </w:rPr>
              <w:fldChar w:fldCharType="begin"/>
            </w:r>
            <w:r>
              <w:rPr>
                <w:noProof/>
                <w:webHidden/>
              </w:rPr>
              <w:instrText xml:space="preserve"> PAGEREF _Toc203751490 \h </w:instrText>
            </w:r>
            <w:r>
              <w:rPr>
                <w:noProof/>
                <w:webHidden/>
              </w:rPr>
            </w:r>
            <w:r>
              <w:rPr>
                <w:noProof/>
                <w:webHidden/>
              </w:rPr>
              <w:fldChar w:fldCharType="separate"/>
            </w:r>
            <w:r>
              <w:rPr>
                <w:noProof/>
                <w:webHidden/>
              </w:rPr>
              <w:t>3</w:t>
            </w:r>
            <w:r>
              <w:rPr>
                <w:noProof/>
                <w:webHidden/>
              </w:rPr>
              <w:fldChar w:fldCharType="end"/>
            </w:r>
          </w:hyperlink>
        </w:p>
        <w:p w14:paraId="42495EF7" w14:textId="5DB85D13"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91" w:history="1">
            <w:r w:rsidRPr="0093137B">
              <w:rPr>
                <w:rStyle w:val="Hyperlink"/>
                <w:rFonts w:ascii="Segoe UI" w:eastAsia="Arimo Bold" w:hAnsi="Segoe UI" w:cs="Segoe UI"/>
                <w:noProof/>
              </w:rPr>
              <w:t>HARMONIZING SUSTAINABLE PROCUREMENT PRACTICES WITH SUSTAINABLE DEVELOPMENT GOALS</w:t>
            </w:r>
            <w:r>
              <w:rPr>
                <w:noProof/>
                <w:webHidden/>
              </w:rPr>
              <w:tab/>
            </w:r>
            <w:r>
              <w:rPr>
                <w:noProof/>
                <w:webHidden/>
              </w:rPr>
              <w:fldChar w:fldCharType="begin"/>
            </w:r>
            <w:r>
              <w:rPr>
                <w:noProof/>
                <w:webHidden/>
              </w:rPr>
              <w:instrText xml:space="preserve"> PAGEREF _Toc203751491 \h </w:instrText>
            </w:r>
            <w:r>
              <w:rPr>
                <w:noProof/>
                <w:webHidden/>
              </w:rPr>
            </w:r>
            <w:r>
              <w:rPr>
                <w:noProof/>
                <w:webHidden/>
              </w:rPr>
              <w:fldChar w:fldCharType="separate"/>
            </w:r>
            <w:r>
              <w:rPr>
                <w:noProof/>
                <w:webHidden/>
              </w:rPr>
              <w:t>4</w:t>
            </w:r>
            <w:r>
              <w:rPr>
                <w:noProof/>
                <w:webHidden/>
              </w:rPr>
              <w:fldChar w:fldCharType="end"/>
            </w:r>
          </w:hyperlink>
        </w:p>
        <w:p w14:paraId="13CD0BBD" w14:textId="5D0B9328"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92" w:history="1">
            <w:r w:rsidRPr="0093137B">
              <w:rPr>
                <w:rStyle w:val="Hyperlink"/>
                <w:rFonts w:ascii="Segoe UI" w:eastAsia="Arimo Bold" w:hAnsi="Segoe UI" w:cs="Segoe UI"/>
                <w:noProof/>
              </w:rPr>
              <w:t>RESPONSIBILITIES</w:t>
            </w:r>
            <w:r>
              <w:rPr>
                <w:noProof/>
                <w:webHidden/>
              </w:rPr>
              <w:tab/>
            </w:r>
            <w:r>
              <w:rPr>
                <w:noProof/>
                <w:webHidden/>
              </w:rPr>
              <w:fldChar w:fldCharType="begin"/>
            </w:r>
            <w:r>
              <w:rPr>
                <w:noProof/>
                <w:webHidden/>
              </w:rPr>
              <w:instrText xml:space="preserve"> PAGEREF _Toc203751492 \h </w:instrText>
            </w:r>
            <w:r>
              <w:rPr>
                <w:noProof/>
                <w:webHidden/>
              </w:rPr>
            </w:r>
            <w:r>
              <w:rPr>
                <w:noProof/>
                <w:webHidden/>
              </w:rPr>
              <w:fldChar w:fldCharType="separate"/>
            </w:r>
            <w:r>
              <w:rPr>
                <w:noProof/>
                <w:webHidden/>
              </w:rPr>
              <w:t>5</w:t>
            </w:r>
            <w:r>
              <w:rPr>
                <w:noProof/>
                <w:webHidden/>
              </w:rPr>
              <w:fldChar w:fldCharType="end"/>
            </w:r>
          </w:hyperlink>
        </w:p>
        <w:p w14:paraId="3C481B9D" w14:textId="037E72BD"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93" w:history="1">
            <w:r w:rsidRPr="0093137B">
              <w:rPr>
                <w:rStyle w:val="Hyperlink"/>
                <w:rFonts w:ascii="Segoe UI" w:eastAsia="Arimo Bold" w:hAnsi="Segoe UI" w:cs="Segoe UI"/>
                <w:noProof/>
              </w:rPr>
              <w:t>REPORTING</w:t>
            </w:r>
            <w:r>
              <w:rPr>
                <w:noProof/>
                <w:webHidden/>
              </w:rPr>
              <w:tab/>
            </w:r>
            <w:r>
              <w:rPr>
                <w:noProof/>
                <w:webHidden/>
              </w:rPr>
              <w:fldChar w:fldCharType="begin"/>
            </w:r>
            <w:r>
              <w:rPr>
                <w:noProof/>
                <w:webHidden/>
              </w:rPr>
              <w:instrText xml:space="preserve"> PAGEREF _Toc203751493 \h </w:instrText>
            </w:r>
            <w:r>
              <w:rPr>
                <w:noProof/>
                <w:webHidden/>
              </w:rPr>
            </w:r>
            <w:r>
              <w:rPr>
                <w:noProof/>
                <w:webHidden/>
              </w:rPr>
              <w:fldChar w:fldCharType="separate"/>
            </w:r>
            <w:r>
              <w:rPr>
                <w:noProof/>
                <w:webHidden/>
              </w:rPr>
              <w:t>5</w:t>
            </w:r>
            <w:r>
              <w:rPr>
                <w:noProof/>
                <w:webHidden/>
              </w:rPr>
              <w:fldChar w:fldCharType="end"/>
            </w:r>
          </w:hyperlink>
        </w:p>
        <w:p w14:paraId="35583A97" w14:textId="37E6EE06"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94" w:history="1">
            <w:r w:rsidRPr="0093137B">
              <w:rPr>
                <w:rStyle w:val="Hyperlink"/>
                <w:rFonts w:ascii="Segoe UI" w:eastAsia="Arimo Bold" w:hAnsi="Segoe UI" w:cs="Segoe UI"/>
                <w:noProof/>
              </w:rPr>
              <w:t>REVIEW MECHANISM</w:t>
            </w:r>
            <w:r>
              <w:rPr>
                <w:noProof/>
                <w:webHidden/>
              </w:rPr>
              <w:tab/>
            </w:r>
            <w:r>
              <w:rPr>
                <w:noProof/>
                <w:webHidden/>
              </w:rPr>
              <w:fldChar w:fldCharType="begin"/>
            </w:r>
            <w:r>
              <w:rPr>
                <w:noProof/>
                <w:webHidden/>
              </w:rPr>
              <w:instrText xml:space="preserve"> PAGEREF _Toc203751494 \h </w:instrText>
            </w:r>
            <w:r>
              <w:rPr>
                <w:noProof/>
                <w:webHidden/>
              </w:rPr>
            </w:r>
            <w:r>
              <w:rPr>
                <w:noProof/>
                <w:webHidden/>
              </w:rPr>
              <w:fldChar w:fldCharType="separate"/>
            </w:r>
            <w:r>
              <w:rPr>
                <w:noProof/>
                <w:webHidden/>
              </w:rPr>
              <w:t>6</w:t>
            </w:r>
            <w:r>
              <w:rPr>
                <w:noProof/>
                <w:webHidden/>
              </w:rPr>
              <w:fldChar w:fldCharType="end"/>
            </w:r>
          </w:hyperlink>
        </w:p>
        <w:p w14:paraId="14CC838E" w14:textId="6C0C4113"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95" w:history="1">
            <w:r w:rsidRPr="0093137B">
              <w:rPr>
                <w:rStyle w:val="Hyperlink"/>
                <w:rFonts w:ascii="Segoe UI" w:eastAsia="Arimo Bold" w:hAnsi="Segoe UI" w:cs="Segoe UI"/>
                <w:noProof/>
              </w:rPr>
              <w:t>REVISION HISTORY</w:t>
            </w:r>
            <w:r>
              <w:rPr>
                <w:noProof/>
                <w:webHidden/>
              </w:rPr>
              <w:tab/>
            </w:r>
            <w:r>
              <w:rPr>
                <w:noProof/>
                <w:webHidden/>
              </w:rPr>
              <w:fldChar w:fldCharType="begin"/>
            </w:r>
            <w:r>
              <w:rPr>
                <w:noProof/>
                <w:webHidden/>
              </w:rPr>
              <w:instrText xml:space="preserve"> PAGEREF _Toc203751495 \h </w:instrText>
            </w:r>
            <w:r>
              <w:rPr>
                <w:noProof/>
                <w:webHidden/>
              </w:rPr>
            </w:r>
            <w:r>
              <w:rPr>
                <w:noProof/>
                <w:webHidden/>
              </w:rPr>
              <w:fldChar w:fldCharType="separate"/>
            </w:r>
            <w:r>
              <w:rPr>
                <w:noProof/>
                <w:webHidden/>
              </w:rPr>
              <w:t>6</w:t>
            </w:r>
            <w:r>
              <w:rPr>
                <w:noProof/>
                <w:webHidden/>
              </w:rPr>
              <w:fldChar w:fldCharType="end"/>
            </w:r>
          </w:hyperlink>
        </w:p>
        <w:p w14:paraId="04DFAA1E" w14:textId="28549633" w:rsidR="00E6200A" w:rsidRDefault="00E6200A">
          <w:pPr>
            <w:pStyle w:val="TOC1"/>
            <w:tabs>
              <w:tab w:val="right" w:leader="dot" w:pos="9350"/>
            </w:tabs>
            <w:rPr>
              <w:rFonts w:asciiTheme="minorHAnsi" w:eastAsiaTheme="minorEastAsia" w:hAnsiTheme="minorHAnsi" w:cstheme="minorBidi"/>
              <w:noProof/>
              <w:kern w:val="2"/>
              <w:lang w:val="en-IN" w:eastAsia="en-IN"/>
            </w:rPr>
          </w:pPr>
          <w:hyperlink w:anchor="_Toc203751496" w:history="1">
            <w:r w:rsidRPr="0093137B">
              <w:rPr>
                <w:rStyle w:val="Hyperlink"/>
                <w:rFonts w:ascii="Segoe UI" w:eastAsia="Arimo Bold" w:hAnsi="Segoe UI" w:cs="Segoe UI"/>
                <w:noProof/>
              </w:rPr>
              <w:t>EMPLOYEE ACKNOWLEDGEMENT FORM</w:t>
            </w:r>
            <w:r>
              <w:rPr>
                <w:noProof/>
                <w:webHidden/>
              </w:rPr>
              <w:tab/>
            </w:r>
            <w:r>
              <w:rPr>
                <w:noProof/>
                <w:webHidden/>
              </w:rPr>
              <w:fldChar w:fldCharType="begin"/>
            </w:r>
            <w:r>
              <w:rPr>
                <w:noProof/>
                <w:webHidden/>
              </w:rPr>
              <w:instrText xml:space="preserve"> PAGEREF _Toc203751496 \h </w:instrText>
            </w:r>
            <w:r>
              <w:rPr>
                <w:noProof/>
                <w:webHidden/>
              </w:rPr>
            </w:r>
            <w:r>
              <w:rPr>
                <w:noProof/>
                <w:webHidden/>
              </w:rPr>
              <w:fldChar w:fldCharType="separate"/>
            </w:r>
            <w:r>
              <w:rPr>
                <w:noProof/>
                <w:webHidden/>
              </w:rPr>
              <w:t>7</w:t>
            </w:r>
            <w:r>
              <w:rPr>
                <w:noProof/>
                <w:webHidden/>
              </w:rPr>
              <w:fldChar w:fldCharType="end"/>
            </w:r>
          </w:hyperlink>
        </w:p>
        <w:p w14:paraId="06065A7A" w14:textId="138DF7F9" w:rsidR="0021378E" w:rsidRPr="005C2BDC" w:rsidRDefault="0021378E" w:rsidP="000B0364">
          <w:pPr>
            <w:spacing w:line="480" w:lineRule="auto"/>
            <w:rPr>
              <w:rFonts w:ascii="Segoe UI" w:hAnsi="Segoe UI" w:cs="Segoe UI"/>
            </w:rPr>
          </w:pPr>
          <w:r w:rsidRPr="005C2BDC">
            <w:rPr>
              <w:rFonts w:ascii="Segoe UI" w:hAnsi="Segoe UI" w:cs="Segoe UI"/>
              <w:b/>
              <w:bCs/>
              <w:noProof/>
            </w:rPr>
            <w:fldChar w:fldCharType="end"/>
          </w:r>
        </w:p>
      </w:sdtContent>
    </w:sdt>
    <w:p w14:paraId="3C1A2E2D" w14:textId="080C2B8A" w:rsidR="000B0364" w:rsidRPr="005C2BDC" w:rsidRDefault="000B0364" w:rsidP="00DD2E0B">
      <w:pPr>
        <w:pStyle w:val="Heading1"/>
        <w:spacing w:line="276" w:lineRule="auto"/>
        <w:rPr>
          <w:rFonts w:ascii="Segoe UI" w:hAnsi="Segoe UI" w:cs="Segoe UI"/>
        </w:rPr>
      </w:pPr>
    </w:p>
    <w:p w14:paraId="2D8BD889" w14:textId="344E725C" w:rsidR="000B0364" w:rsidRPr="005C2BDC" w:rsidRDefault="00403D8E" w:rsidP="00403D8E">
      <w:pPr>
        <w:tabs>
          <w:tab w:val="left" w:pos="6148"/>
        </w:tabs>
        <w:rPr>
          <w:rFonts w:ascii="Segoe UI" w:hAnsi="Segoe UI" w:cs="Segoe UI"/>
        </w:rPr>
      </w:pPr>
      <w:r w:rsidRPr="005C2BDC">
        <w:rPr>
          <w:rFonts w:ascii="Segoe UI" w:hAnsi="Segoe UI" w:cs="Segoe UI"/>
        </w:rPr>
        <w:tab/>
      </w:r>
    </w:p>
    <w:p w14:paraId="14762145" w14:textId="5821453D" w:rsidR="000B0364" w:rsidRPr="005C2BDC" w:rsidRDefault="000B0364" w:rsidP="000B0364">
      <w:pPr>
        <w:rPr>
          <w:rFonts w:ascii="Segoe UI" w:hAnsi="Segoe UI" w:cs="Segoe UI"/>
        </w:rPr>
      </w:pPr>
    </w:p>
    <w:p w14:paraId="43C0152D" w14:textId="77777777" w:rsidR="000B0364" w:rsidRPr="005C2BDC" w:rsidRDefault="000B0364" w:rsidP="000B0364">
      <w:pPr>
        <w:rPr>
          <w:rFonts w:ascii="Segoe UI" w:hAnsi="Segoe UI" w:cs="Segoe UI"/>
        </w:rPr>
      </w:pPr>
    </w:p>
    <w:p w14:paraId="1791138E" w14:textId="77777777" w:rsidR="006D3BEF" w:rsidRPr="005C2BDC" w:rsidRDefault="006D3BEF" w:rsidP="009A24F5">
      <w:pPr>
        <w:pStyle w:val="Heading1"/>
        <w:spacing w:line="276" w:lineRule="auto"/>
        <w:rPr>
          <w:rFonts w:ascii="Segoe UI" w:hAnsi="Segoe UI" w:cs="Segoe UI"/>
        </w:rPr>
      </w:pPr>
    </w:p>
    <w:p w14:paraId="5F1F8CE2" w14:textId="77777777" w:rsidR="006E76FF" w:rsidRPr="005C2BDC" w:rsidRDefault="006E76FF" w:rsidP="006E76FF">
      <w:pPr>
        <w:rPr>
          <w:rFonts w:ascii="Segoe UI" w:hAnsi="Segoe UI" w:cs="Segoe UI"/>
        </w:rPr>
      </w:pPr>
    </w:p>
    <w:p w14:paraId="5B3D3626" w14:textId="77777777" w:rsidR="006E76FF" w:rsidRPr="005C2BDC" w:rsidRDefault="006E76FF" w:rsidP="006E76FF">
      <w:pPr>
        <w:rPr>
          <w:rFonts w:ascii="Segoe UI" w:hAnsi="Segoe UI" w:cs="Segoe UI"/>
        </w:rPr>
      </w:pPr>
    </w:p>
    <w:p w14:paraId="0F9B5FAA" w14:textId="77777777" w:rsidR="006E76FF" w:rsidRPr="005C2BDC" w:rsidRDefault="006E76FF" w:rsidP="006E76FF">
      <w:pPr>
        <w:rPr>
          <w:rFonts w:ascii="Segoe UI" w:hAnsi="Segoe UI" w:cs="Segoe UI"/>
        </w:rPr>
      </w:pPr>
    </w:p>
    <w:p w14:paraId="14D6E7C5" w14:textId="77777777" w:rsidR="009C73CB" w:rsidRPr="005C2BDC" w:rsidRDefault="009C73CB" w:rsidP="006E76FF">
      <w:pPr>
        <w:rPr>
          <w:rFonts w:ascii="Segoe UI" w:hAnsi="Segoe UI" w:cs="Segoe UI"/>
        </w:rPr>
      </w:pPr>
    </w:p>
    <w:p w14:paraId="72364A12" w14:textId="77777777" w:rsidR="009C73CB" w:rsidRPr="005C2BDC" w:rsidRDefault="009C73CB" w:rsidP="006E76FF">
      <w:pPr>
        <w:rPr>
          <w:rFonts w:ascii="Segoe UI" w:hAnsi="Segoe UI" w:cs="Segoe UI"/>
        </w:rPr>
      </w:pPr>
    </w:p>
    <w:p w14:paraId="4A26D99F" w14:textId="77777777" w:rsidR="00A66F1A" w:rsidRPr="005C2BDC" w:rsidRDefault="00A66F1A" w:rsidP="006E76FF">
      <w:pPr>
        <w:rPr>
          <w:rFonts w:ascii="Segoe UI" w:hAnsi="Segoe UI" w:cs="Segoe UI"/>
        </w:rPr>
      </w:pPr>
    </w:p>
    <w:p w14:paraId="3EA49DA4" w14:textId="5FF701A8" w:rsidR="00611DF8" w:rsidRPr="005C2BDC" w:rsidRDefault="00B93012" w:rsidP="00B93012">
      <w:pPr>
        <w:pStyle w:val="Heading1"/>
        <w:rPr>
          <w:rFonts w:ascii="Segoe UI" w:eastAsia="Arimo Bold" w:hAnsi="Segoe UI" w:cs="Segoe UI"/>
          <w:sz w:val="28"/>
          <w:szCs w:val="36"/>
        </w:rPr>
      </w:pPr>
      <w:bookmarkStart w:id="0" w:name="_Toc203751486"/>
      <w:r w:rsidRPr="005C2BDC">
        <w:rPr>
          <w:rFonts w:ascii="Segoe UI" w:eastAsia="Arimo Bold" w:hAnsi="Segoe UI" w:cs="Segoe UI"/>
          <w:sz w:val="28"/>
          <w:szCs w:val="36"/>
        </w:rPr>
        <w:lastRenderedPageBreak/>
        <w:t>INTRODUCTION</w:t>
      </w:r>
      <w:bookmarkEnd w:id="0"/>
    </w:p>
    <w:p w14:paraId="52DA2277" w14:textId="77777777" w:rsidR="007E5234" w:rsidRPr="005C2BDC" w:rsidRDefault="007E5234" w:rsidP="00CB0EBB">
      <w:pPr>
        <w:spacing w:line="276" w:lineRule="auto"/>
        <w:jc w:val="both"/>
        <w:rPr>
          <w:rFonts w:ascii="Segoe UI" w:eastAsia="Arimo Bold" w:hAnsi="Segoe UI" w:cs="Segoe UI"/>
          <w:b/>
          <w:bCs/>
          <w:color w:val="0062AE"/>
          <w:kern w:val="24"/>
          <w:sz w:val="12"/>
          <w:szCs w:val="12"/>
          <w:u w:val="single"/>
        </w:rPr>
      </w:pPr>
    </w:p>
    <w:p w14:paraId="68EDAACD" w14:textId="77777777" w:rsidR="003C7058" w:rsidRPr="005C2BDC" w:rsidRDefault="003C7058" w:rsidP="00CB0EBB">
      <w:pPr>
        <w:spacing w:line="276" w:lineRule="auto"/>
        <w:jc w:val="both"/>
        <w:rPr>
          <w:rFonts w:ascii="Segoe UI" w:hAnsi="Segoe UI" w:cs="Segoe UI"/>
          <w:b/>
          <w:bCs/>
          <w:sz w:val="2"/>
          <w:szCs w:val="2"/>
          <w:u w:val="single"/>
          <w:lang w:val="en-IN"/>
        </w:rPr>
      </w:pPr>
    </w:p>
    <w:p w14:paraId="461DF405" w14:textId="3F3A25F1" w:rsidR="007E5234" w:rsidRPr="005C2BDC" w:rsidRDefault="001B75C8" w:rsidP="00661B38">
      <w:pPr>
        <w:spacing w:line="276" w:lineRule="auto"/>
        <w:jc w:val="both"/>
        <w:rPr>
          <w:rFonts w:ascii="Segoe UI" w:hAnsi="Segoe UI" w:cs="Segoe UI"/>
          <w:color w:val="0D0D0D"/>
          <w:shd w:val="clear" w:color="auto" w:fill="FFFFFF"/>
        </w:rPr>
      </w:pPr>
      <w:r w:rsidRPr="005C2BDC">
        <w:rPr>
          <w:rFonts w:ascii="Segoe UI" w:hAnsi="Segoe UI" w:cs="Segoe UI"/>
          <w:color w:val="0D0D0D"/>
          <w:shd w:val="clear" w:color="auto" w:fill="FFFFFF"/>
        </w:rPr>
        <w:t xml:space="preserve">Our Sustainability Procurement Policy underscores </w:t>
      </w:r>
      <w:r w:rsidR="00313809" w:rsidRPr="005C2BDC">
        <w:rPr>
          <w:rFonts w:ascii="Segoe UI" w:hAnsi="Segoe UI" w:cs="Segoe UI"/>
          <w:color w:val="0D0D0D"/>
          <w:shd w:val="clear" w:color="auto" w:fill="FFFFFF"/>
        </w:rPr>
        <w:t>Ag</w:t>
      </w:r>
      <w:r w:rsidR="00CA04D1" w:rsidRPr="005C2BDC">
        <w:rPr>
          <w:rFonts w:ascii="Segoe UI" w:hAnsi="Segoe UI" w:cs="Segoe UI"/>
          <w:color w:val="0D0D0D"/>
          <w:shd w:val="clear" w:color="auto" w:fill="FFFFFF"/>
        </w:rPr>
        <w:t>ra</w:t>
      </w:r>
      <w:r w:rsidR="00313809" w:rsidRPr="005C2BDC">
        <w:rPr>
          <w:rFonts w:ascii="Segoe UI" w:hAnsi="Segoe UI" w:cs="Segoe UI"/>
          <w:color w:val="0D0D0D"/>
          <w:shd w:val="clear" w:color="auto" w:fill="FFFFFF"/>
        </w:rPr>
        <w:t>wal metal works</w:t>
      </w:r>
      <w:r w:rsidRPr="005C2BDC">
        <w:rPr>
          <w:rFonts w:ascii="Segoe UI" w:hAnsi="Segoe UI" w:cs="Segoe UI"/>
          <w:color w:val="0D0D0D"/>
          <w:shd w:val="clear" w:color="auto" w:fill="FFFFFF"/>
        </w:rPr>
        <w:t xml:space="preserve"> commitment to integrat</w:t>
      </w:r>
      <w:r w:rsidR="007E3431" w:rsidRPr="005C2BDC">
        <w:rPr>
          <w:rFonts w:ascii="Segoe UI" w:hAnsi="Segoe UI" w:cs="Segoe UI"/>
          <w:color w:val="0D0D0D"/>
          <w:shd w:val="clear" w:color="auto" w:fill="FFFFFF"/>
        </w:rPr>
        <w:t>e</w:t>
      </w:r>
      <w:r w:rsidRPr="005C2BDC">
        <w:rPr>
          <w:rFonts w:ascii="Segoe UI" w:hAnsi="Segoe UI" w:cs="Segoe UI"/>
          <w:color w:val="0D0D0D"/>
          <w:shd w:val="clear" w:color="auto" w:fill="FFFFFF"/>
        </w:rPr>
        <w:t xml:space="preserve"> environmental, social, and ethical considerations into </w:t>
      </w:r>
      <w:r w:rsidR="00E50BFC" w:rsidRPr="005C2BDC">
        <w:rPr>
          <w:rFonts w:ascii="Segoe UI" w:hAnsi="Segoe UI" w:cs="Segoe UI"/>
          <w:color w:val="0D0D0D"/>
          <w:shd w:val="clear" w:color="auto" w:fill="FFFFFF"/>
        </w:rPr>
        <w:t>every facet of procurement practices. By prioritizing transparent and responsible sourcing, we strive not only to minimize our environmental footprint but also to foster a supply chain that promotes social equity and ethical integrity. This policy serves as our commitment to driv</w:t>
      </w:r>
      <w:r w:rsidR="005161FF" w:rsidRPr="005C2BDC">
        <w:rPr>
          <w:rFonts w:ascii="Segoe UI" w:hAnsi="Segoe UI" w:cs="Segoe UI"/>
          <w:color w:val="0D0D0D"/>
          <w:shd w:val="clear" w:color="auto" w:fill="FFFFFF"/>
        </w:rPr>
        <w:t>e</w:t>
      </w:r>
      <w:r w:rsidR="00E50BFC" w:rsidRPr="005C2BDC">
        <w:rPr>
          <w:rFonts w:ascii="Segoe UI" w:hAnsi="Segoe UI" w:cs="Segoe UI"/>
          <w:color w:val="0D0D0D"/>
          <w:shd w:val="clear" w:color="auto" w:fill="FFFFFF"/>
        </w:rPr>
        <w:t xml:space="preserve"> sustainable value creation, ensuring that every procurement decision reflects our dedication to a more sustainable future for all stakeholders.</w:t>
      </w:r>
      <w:r w:rsidR="00661B38" w:rsidRPr="005C2BDC">
        <w:rPr>
          <w:rFonts w:ascii="Segoe UI" w:hAnsi="Segoe UI" w:cs="Segoe UI"/>
          <w:color w:val="0D0D0D"/>
          <w:shd w:val="clear" w:color="auto" w:fill="FFFFFF"/>
        </w:rPr>
        <w:t xml:space="preserve"> This policy aims to promote innovation and collaboration with suppliers to achieve continuous improvement in sustainability performance. </w:t>
      </w:r>
      <w:r w:rsidR="00835225" w:rsidRPr="005C2BDC">
        <w:rPr>
          <w:rFonts w:ascii="Segoe UI" w:hAnsi="Segoe UI" w:cs="Segoe UI"/>
          <w:color w:val="0D0D0D"/>
          <w:shd w:val="clear" w:color="auto" w:fill="FFFFFF"/>
        </w:rPr>
        <w:t>Also, to e</w:t>
      </w:r>
      <w:r w:rsidR="00661B38" w:rsidRPr="005C2BDC">
        <w:rPr>
          <w:rFonts w:ascii="Segoe UI" w:hAnsi="Segoe UI" w:cs="Segoe UI"/>
          <w:color w:val="0D0D0D"/>
          <w:shd w:val="clear" w:color="auto" w:fill="FFFFFF"/>
        </w:rPr>
        <w:t>ducate and engage our workforce, suppliers, and partners to uphold the highest standards of environmental stewardship and social responsibility.</w:t>
      </w:r>
    </w:p>
    <w:p w14:paraId="0FB86ABD" w14:textId="580A3435" w:rsidR="00B0269F" w:rsidRPr="005C2BDC" w:rsidRDefault="000C5221" w:rsidP="00B93012">
      <w:pPr>
        <w:pStyle w:val="Heading1"/>
        <w:rPr>
          <w:rFonts w:ascii="Segoe UI" w:eastAsia="Arimo Bold" w:hAnsi="Segoe UI" w:cs="Segoe UI"/>
          <w:sz w:val="28"/>
          <w:szCs w:val="36"/>
        </w:rPr>
      </w:pPr>
      <w:bookmarkStart w:id="1" w:name="_Toc203751487"/>
      <w:r w:rsidRPr="005C2BDC">
        <w:rPr>
          <w:rFonts w:ascii="Segoe UI" w:eastAsia="Arimo Bold" w:hAnsi="Segoe UI" w:cs="Segoe UI"/>
          <w:sz w:val="28"/>
          <w:szCs w:val="36"/>
        </w:rPr>
        <w:t>SCOPE</w:t>
      </w:r>
      <w:bookmarkEnd w:id="1"/>
    </w:p>
    <w:p w14:paraId="3689D425" w14:textId="77777777" w:rsidR="00E214EA" w:rsidRPr="005C2BDC" w:rsidRDefault="00E214EA" w:rsidP="00DD2E0B">
      <w:pPr>
        <w:spacing w:line="276" w:lineRule="auto"/>
        <w:jc w:val="both"/>
        <w:rPr>
          <w:rFonts w:ascii="Segoe UI" w:hAnsi="Segoe UI" w:cs="Segoe UI"/>
          <w:sz w:val="12"/>
          <w:szCs w:val="12"/>
          <w:lang w:val="en-IN"/>
        </w:rPr>
      </w:pPr>
    </w:p>
    <w:p w14:paraId="4850115A" w14:textId="648BE6D6" w:rsidR="00C938F2" w:rsidRPr="005C2BDC" w:rsidRDefault="00EF247E" w:rsidP="00DD2E0B">
      <w:pPr>
        <w:spacing w:line="276" w:lineRule="auto"/>
        <w:jc w:val="both"/>
        <w:rPr>
          <w:rFonts w:ascii="Segoe UI" w:hAnsi="Segoe UI" w:cs="Segoe UI"/>
          <w:lang w:val="en-IN"/>
        </w:rPr>
      </w:pPr>
      <w:r w:rsidRPr="005C2BDC">
        <w:rPr>
          <w:rFonts w:ascii="Segoe UI" w:hAnsi="Segoe UI" w:cs="Segoe UI"/>
          <w:lang w:val="en-IN"/>
        </w:rPr>
        <w:t>This Policy</w:t>
      </w:r>
      <w:r w:rsidR="009E07F6" w:rsidRPr="005C2BDC">
        <w:rPr>
          <w:rFonts w:ascii="Segoe UI" w:hAnsi="Segoe UI" w:cs="Segoe UI"/>
          <w:lang w:val="en-IN"/>
        </w:rPr>
        <w:t xml:space="preserve"> is applicable to fol</w:t>
      </w:r>
      <w:r w:rsidR="006035BA" w:rsidRPr="005C2BDC">
        <w:rPr>
          <w:rFonts w:ascii="Segoe UI" w:hAnsi="Segoe UI" w:cs="Segoe UI"/>
          <w:lang w:val="en-IN"/>
        </w:rPr>
        <w:t>lowing sites</w:t>
      </w:r>
      <w:r w:rsidR="000C6CB2" w:rsidRPr="005C2BDC">
        <w:rPr>
          <w:rFonts w:ascii="Segoe UI" w:hAnsi="Segoe UI" w:cs="Segoe UI"/>
          <w:lang w:val="en-IN"/>
        </w:rPr>
        <w:t xml:space="preserve"> and all</w:t>
      </w:r>
      <w:r w:rsidR="009E27E9" w:rsidRPr="005C2BDC">
        <w:rPr>
          <w:rFonts w:ascii="Segoe UI" w:hAnsi="Segoe UI" w:cs="Segoe UI"/>
          <w:lang w:val="en-IN"/>
        </w:rPr>
        <w:t xml:space="preserve"> of its employees, workers, sub-contractors and other stakeholders</w:t>
      </w:r>
      <w:r w:rsidR="006035BA" w:rsidRPr="005C2BDC">
        <w:rPr>
          <w:rFonts w:ascii="Segoe UI" w:hAnsi="Segoe UI" w:cs="Segoe UI"/>
          <w:lang w:val="en-IN"/>
        </w:rPr>
        <w:t>:</w:t>
      </w:r>
    </w:p>
    <w:p w14:paraId="1D678E08" w14:textId="77777777" w:rsidR="00341C0D" w:rsidRPr="005C2BDC" w:rsidRDefault="00341C0D" w:rsidP="00DD2E0B">
      <w:pPr>
        <w:spacing w:line="276" w:lineRule="auto"/>
        <w:jc w:val="both"/>
        <w:rPr>
          <w:rFonts w:ascii="Segoe UI" w:hAnsi="Segoe UI" w:cs="Segoe UI"/>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5C2BDC"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5C2BDC" w:rsidRDefault="00617A2B" w:rsidP="00DD2E0B">
            <w:pPr>
              <w:spacing w:line="276" w:lineRule="auto"/>
              <w:jc w:val="center"/>
              <w:rPr>
                <w:rFonts w:ascii="Segoe UI" w:hAnsi="Segoe UI" w:cs="Segoe UI"/>
                <w:sz w:val="24"/>
                <w:szCs w:val="24"/>
              </w:rPr>
            </w:pPr>
            <w:r w:rsidRPr="005C2BDC">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5C2BDC"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5C2BDC">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5C2BDC"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5C2BDC">
              <w:rPr>
                <w:rFonts w:ascii="Segoe UI" w:hAnsi="Segoe UI" w:cs="Segoe UI"/>
                <w:sz w:val="24"/>
                <w:szCs w:val="24"/>
              </w:rPr>
              <w:t>Address</w:t>
            </w:r>
          </w:p>
        </w:tc>
      </w:tr>
      <w:tr w:rsidR="00C124CD" w:rsidRPr="005C2BDC" w14:paraId="200BA0A0"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C124CD" w:rsidRPr="005C2BDC" w:rsidRDefault="00C124CD" w:rsidP="00DD2E0B">
            <w:pPr>
              <w:spacing w:line="276" w:lineRule="auto"/>
              <w:jc w:val="center"/>
              <w:rPr>
                <w:rFonts w:ascii="Segoe UI" w:hAnsi="Segoe UI" w:cs="Segoe UI"/>
                <w:sz w:val="20"/>
                <w:szCs w:val="20"/>
              </w:rPr>
            </w:pPr>
            <w:r w:rsidRPr="005C2BDC">
              <w:rPr>
                <w:rFonts w:ascii="Segoe UI" w:hAnsi="Segoe UI" w:cs="Segoe UI"/>
                <w:sz w:val="20"/>
                <w:szCs w:val="20"/>
              </w:rPr>
              <w:t>1</w:t>
            </w:r>
          </w:p>
        </w:tc>
        <w:tc>
          <w:tcPr>
            <w:tcW w:w="2399" w:type="dxa"/>
            <w:vMerge w:val="restart"/>
            <w:vAlign w:val="center"/>
          </w:tcPr>
          <w:p w14:paraId="513DD7C5" w14:textId="47136BBD" w:rsidR="00C124CD" w:rsidRPr="005C2BDC"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sidRPr="005C2BDC">
              <w:rPr>
                <w:rFonts w:ascii="Segoe UI" w:hAnsi="Segoe UI" w:cs="Segoe UI"/>
                <w:b/>
                <w:bCs/>
                <w:sz w:val="20"/>
                <w:szCs w:val="20"/>
              </w:rPr>
              <w:t>Agrawal Metal Works Pvt. Ltd.</w:t>
            </w:r>
          </w:p>
        </w:tc>
        <w:tc>
          <w:tcPr>
            <w:tcW w:w="6030" w:type="dxa"/>
            <w:vAlign w:val="center"/>
          </w:tcPr>
          <w:p w14:paraId="4C8B88CB" w14:textId="35954D29" w:rsidR="00935991" w:rsidRPr="005C2BDC" w:rsidRDefault="00935991" w:rsidP="00D355E0">
            <w:pPr>
              <w:tabs>
                <w:tab w:val="left" w:pos="0"/>
              </w:tabs>
              <w:spacing w:line="200" w:lineRule="atLeast"/>
              <w:ind w:left="-810" w:firstLine="810"/>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242424"/>
                <w:spacing w:val="5"/>
                <w:sz w:val="24"/>
                <w:szCs w:val="24"/>
                <w14:ligatures w14:val="none"/>
              </w:rPr>
            </w:pPr>
            <w:r w:rsidRPr="005C2BDC">
              <w:rPr>
                <w:rFonts w:ascii="Segoe UI" w:hAnsi="Segoe UI" w:cs="Segoe UI"/>
                <w:color w:val="242424"/>
                <w:spacing w:val="5"/>
                <w:sz w:val="24"/>
                <w:szCs w:val="24"/>
                <w14:ligatures w14:val="none"/>
              </w:rPr>
              <w:t>SP-144, RIICO Ind. Area, Phase-1, Bhiwadi – 301019, Maharastra, India</w:t>
            </w:r>
          </w:p>
        </w:tc>
      </w:tr>
      <w:tr w:rsidR="00C124CD" w:rsidRPr="005C2BDC" w14:paraId="36B33459"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24ABE1F1" w14:textId="5F56759E" w:rsidR="00C124CD" w:rsidRPr="005C2BDC" w:rsidRDefault="00C124CD" w:rsidP="00DD2E0B">
            <w:pPr>
              <w:spacing w:line="276" w:lineRule="auto"/>
              <w:jc w:val="center"/>
              <w:rPr>
                <w:rFonts w:ascii="Segoe UI" w:hAnsi="Segoe UI" w:cs="Segoe UI"/>
                <w:sz w:val="20"/>
                <w:szCs w:val="20"/>
              </w:rPr>
            </w:pPr>
            <w:r w:rsidRPr="005C2BDC">
              <w:rPr>
                <w:rFonts w:ascii="Segoe UI" w:hAnsi="Segoe UI" w:cs="Segoe UI"/>
                <w:sz w:val="20"/>
                <w:szCs w:val="20"/>
              </w:rPr>
              <w:t xml:space="preserve">2 </w:t>
            </w:r>
          </w:p>
        </w:tc>
        <w:tc>
          <w:tcPr>
            <w:tcW w:w="2399" w:type="dxa"/>
            <w:vMerge/>
            <w:vAlign w:val="center"/>
          </w:tcPr>
          <w:p w14:paraId="71079B10" w14:textId="0846716C" w:rsidR="00C124CD" w:rsidRPr="005C2BDC"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4BD49DB6" w14:textId="1FCA6F09" w:rsidR="00C124CD" w:rsidRPr="005C2BDC"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5C2BDC">
              <w:rPr>
                <w:rFonts w:ascii="Segoe UI" w:hAnsi="Segoe UI" w:cs="Segoe UI"/>
                <w:noProof/>
                <w:sz w:val="24"/>
                <w:szCs w:val="24"/>
              </w:rPr>
              <w:t>Jhajjar Road, Rewari-123401, Haryana, India</w:t>
            </w:r>
          </w:p>
        </w:tc>
      </w:tr>
      <w:tr w:rsidR="00C124CD" w:rsidRPr="005C2BDC" w14:paraId="273FF562"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43AA8994" w14:textId="5D676A88" w:rsidR="00C124CD" w:rsidRPr="005C2BDC" w:rsidRDefault="00935991" w:rsidP="00DD2E0B">
            <w:pPr>
              <w:spacing w:line="276" w:lineRule="auto"/>
              <w:jc w:val="center"/>
              <w:rPr>
                <w:rFonts w:ascii="Segoe UI" w:hAnsi="Segoe UI" w:cs="Segoe UI"/>
                <w:sz w:val="20"/>
                <w:szCs w:val="20"/>
              </w:rPr>
            </w:pPr>
            <w:r w:rsidRPr="005C2BDC">
              <w:rPr>
                <w:rFonts w:ascii="Segoe UI" w:hAnsi="Segoe UI" w:cs="Segoe UI"/>
                <w:sz w:val="20"/>
                <w:szCs w:val="20"/>
              </w:rPr>
              <w:t>3</w:t>
            </w:r>
          </w:p>
        </w:tc>
        <w:tc>
          <w:tcPr>
            <w:tcW w:w="2399" w:type="dxa"/>
            <w:vMerge/>
            <w:vAlign w:val="center"/>
          </w:tcPr>
          <w:p w14:paraId="006CC484" w14:textId="77777777" w:rsidR="00C124CD" w:rsidRPr="005C2BDC"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67BBB5F2" w14:textId="13CF573E" w:rsidR="00C124CD" w:rsidRPr="005C2BDC"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5C2BDC">
              <w:rPr>
                <w:rFonts w:ascii="Segoe UI" w:hAnsi="Segoe UI" w:cs="Segoe UI"/>
                <w:noProof/>
                <w:sz w:val="24"/>
                <w:szCs w:val="24"/>
              </w:rPr>
              <w:t>205, “Arunachal Building” 19, Barakhamba Road –110001, New Delhi, India</w:t>
            </w:r>
          </w:p>
        </w:tc>
      </w:tr>
    </w:tbl>
    <w:p w14:paraId="5B2DC7C7" w14:textId="77777777" w:rsidR="0043159F" w:rsidRPr="005C2BDC" w:rsidRDefault="0043159F" w:rsidP="0043159F">
      <w:pPr>
        <w:rPr>
          <w:rFonts w:ascii="Segoe UI" w:hAnsi="Segoe UI" w:cs="Segoe UI"/>
        </w:rPr>
      </w:pPr>
    </w:p>
    <w:p w14:paraId="406C75C7" w14:textId="77777777" w:rsidR="00C124CD" w:rsidRPr="005C2BDC" w:rsidRDefault="00C124CD" w:rsidP="00C124CD">
      <w:pPr>
        <w:rPr>
          <w:rFonts w:ascii="Segoe UI" w:hAnsi="Segoe UI" w:cs="Segoe UI"/>
        </w:rPr>
      </w:pPr>
    </w:p>
    <w:p w14:paraId="235834CA" w14:textId="77777777" w:rsidR="00A31D94" w:rsidRPr="005C2BDC" w:rsidRDefault="00A31D94" w:rsidP="00C124CD">
      <w:pPr>
        <w:rPr>
          <w:rFonts w:ascii="Segoe UI" w:hAnsi="Segoe UI" w:cs="Segoe UI"/>
        </w:rPr>
      </w:pPr>
    </w:p>
    <w:p w14:paraId="67078A20" w14:textId="77777777" w:rsidR="00A31D94" w:rsidRPr="005C2BDC" w:rsidRDefault="00A31D94" w:rsidP="00C124CD">
      <w:pPr>
        <w:rPr>
          <w:rFonts w:ascii="Segoe UI" w:hAnsi="Segoe UI" w:cs="Segoe UI"/>
        </w:rPr>
      </w:pPr>
    </w:p>
    <w:p w14:paraId="7C769F04" w14:textId="77777777" w:rsidR="00A31D94" w:rsidRPr="005C2BDC" w:rsidRDefault="00A31D94" w:rsidP="00C124CD">
      <w:pPr>
        <w:rPr>
          <w:rFonts w:ascii="Segoe UI" w:hAnsi="Segoe UI" w:cs="Segoe UI"/>
        </w:rPr>
      </w:pPr>
    </w:p>
    <w:p w14:paraId="6312D69A" w14:textId="77777777" w:rsidR="00A31D94" w:rsidRPr="005C2BDC" w:rsidRDefault="00A31D94" w:rsidP="00C124CD">
      <w:pPr>
        <w:rPr>
          <w:rFonts w:ascii="Segoe UI" w:hAnsi="Segoe UI" w:cs="Segoe UI"/>
        </w:rPr>
      </w:pPr>
    </w:p>
    <w:p w14:paraId="2A8F7447" w14:textId="77777777" w:rsidR="00A31D94" w:rsidRPr="005C2BDC" w:rsidRDefault="00A31D94" w:rsidP="00C124CD">
      <w:pPr>
        <w:rPr>
          <w:rFonts w:ascii="Segoe UI" w:hAnsi="Segoe UI" w:cs="Segoe UI"/>
        </w:rPr>
      </w:pPr>
    </w:p>
    <w:p w14:paraId="49FE0983" w14:textId="77777777" w:rsidR="00A31D94" w:rsidRPr="005C2BDC" w:rsidRDefault="00A31D94" w:rsidP="00C124CD">
      <w:pPr>
        <w:rPr>
          <w:rFonts w:ascii="Segoe UI" w:hAnsi="Segoe UI" w:cs="Segoe UI"/>
        </w:rPr>
      </w:pPr>
    </w:p>
    <w:p w14:paraId="0F466893" w14:textId="3837DB5E" w:rsidR="00152437" w:rsidRPr="005C2BDC" w:rsidRDefault="00132F95" w:rsidP="00B93012">
      <w:pPr>
        <w:pStyle w:val="Heading1"/>
        <w:rPr>
          <w:rFonts w:ascii="Segoe UI" w:eastAsia="Arimo Bold" w:hAnsi="Segoe UI" w:cs="Segoe UI"/>
          <w:sz w:val="28"/>
          <w:szCs w:val="36"/>
        </w:rPr>
      </w:pPr>
      <w:bookmarkStart w:id="2" w:name="_Toc203751488"/>
      <w:r w:rsidRPr="005C2BDC">
        <w:rPr>
          <w:rFonts w:ascii="Segoe UI" w:eastAsia="Arimo Bold" w:hAnsi="Segoe UI" w:cs="Segoe UI"/>
          <w:sz w:val="28"/>
          <w:szCs w:val="36"/>
        </w:rPr>
        <w:lastRenderedPageBreak/>
        <w:t>P</w:t>
      </w:r>
      <w:r w:rsidR="008E7751" w:rsidRPr="005C2BDC">
        <w:rPr>
          <w:rFonts w:ascii="Segoe UI" w:eastAsia="Arimo Bold" w:hAnsi="Segoe UI" w:cs="Segoe UI"/>
          <w:sz w:val="28"/>
          <w:szCs w:val="36"/>
        </w:rPr>
        <w:t>O</w:t>
      </w:r>
      <w:r w:rsidRPr="005C2BDC">
        <w:rPr>
          <w:rFonts w:ascii="Segoe UI" w:eastAsia="Arimo Bold" w:hAnsi="Segoe UI" w:cs="Segoe UI"/>
          <w:sz w:val="28"/>
          <w:szCs w:val="36"/>
        </w:rPr>
        <w:t xml:space="preserve">LICY </w:t>
      </w:r>
      <w:r w:rsidR="00BC4FB3" w:rsidRPr="005C2BDC">
        <w:rPr>
          <w:rFonts w:ascii="Segoe UI" w:eastAsia="Arimo Bold" w:hAnsi="Segoe UI" w:cs="Segoe UI"/>
          <w:sz w:val="28"/>
          <w:szCs w:val="36"/>
        </w:rPr>
        <w:t>STATEMENT</w:t>
      </w:r>
      <w:bookmarkEnd w:id="2"/>
    </w:p>
    <w:p w14:paraId="27320180" w14:textId="77777777" w:rsidR="0055004B" w:rsidRPr="005C2BDC" w:rsidRDefault="0055004B" w:rsidP="00D4405A">
      <w:pPr>
        <w:spacing w:line="276" w:lineRule="auto"/>
        <w:jc w:val="both"/>
        <w:rPr>
          <w:rFonts w:ascii="Segoe UI" w:eastAsia="Arimo Bold" w:hAnsi="Segoe UI" w:cs="Segoe UI"/>
          <w:b/>
          <w:bCs/>
          <w:color w:val="0062AE"/>
          <w:kern w:val="24"/>
          <w:sz w:val="12"/>
          <w:szCs w:val="12"/>
          <w:u w:val="single"/>
        </w:rPr>
      </w:pPr>
    </w:p>
    <w:p w14:paraId="67F20144" w14:textId="28373CEB" w:rsidR="00D4405A" w:rsidRPr="005C2BDC" w:rsidRDefault="0005343F" w:rsidP="00DD311D">
      <w:pPr>
        <w:jc w:val="both"/>
        <w:rPr>
          <w:rFonts w:ascii="Segoe UI" w:hAnsi="Segoe UI" w:cs="Segoe UI"/>
          <w:shd w:val="clear" w:color="auto" w:fill="FFFFFF"/>
        </w:rPr>
      </w:pPr>
      <w:bookmarkStart w:id="3" w:name="_Hlk166668679"/>
      <w:r w:rsidRPr="005C2BDC">
        <w:rPr>
          <w:rFonts w:ascii="Segoe UI" w:hAnsi="Segoe UI" w:cs="Segoe UI"/>
          <w:shd w:val="clear" w:color="auto" w:fill="FFFFFF"/>
        </w:rPr>
        <w:t xml:space="preserve">At Agrawal Metal Works Pvt. Ltd. , </w:t>
      </w:r>
      <w:r w:rsidR="00DD311D" w:rsidRPr="005C2BDC">
        <w:rPr>
          <w:rFonts w:ascii="Segoe UI" w:hAnsi="Segoe UI" w:cs="Segoe UI"/>
          <w:shd w:val="clear" w:color="auto" w:fill="FFFFFF"/>
        </w:rPr>
        <w:t xml:space="preserve">we are committed to </w:t>
      </w:r>
      <w:r w:rsidR="0014391D" w:rsidRPr="005C2BDC">
        <w:rPr>
          <w:rFonts w:ascii="Segoe UI" w:hAnsi="Segoe UI" w:cs="Segoe UI"/>
          <w:shd w:val="clear" w:color="auto" w:fill="FFFFFF"/>
        </w:rPr>
        <w:t>embedding</w:t>
      </w:r>
      <w:r w:rsidR="00DD311D" w:rsidRPr="005C2BDC">
        <w:rPr>
          <w:rFonts w:ascii="Segoe UI" w:hAnsi="Segoe UI" w:cs="Segoe UI"/>
          <w:shd w:val="clear" w:color="auto" w:fill="FFFFFF"/>
        </w:rPr>
        <w:t xml:space="preserve"> sustainability into our procurement processes to foster environmental stewardship and social responsibility. Building on the baseline set in</w:t>
      </w:r>
      <w:r w:rsidR="00CB0DCB" w:rsidRPr="005C2BDC">
        <w:rPr>
          <w:rFonts w:ascii="Segoe UI" w:hAnsi="Segoe UI" w:cs="Segoe UI"/>
          <w:shd w:val="clear" w:color="auto" w:fill="FFFFFF"/>
        </w:rPr>
        <w:t xml:space="preserve"> FY 2019-20</w:t>
      </w:r>
      <w:r w:rsidR="00DD311D" w:rsidRPr="005C2BDC">
        <w:rPr>
          <w:rFonts w:ascii="Segoe UI" w:hAnsi="Segoe UI" w:cs="Segoe UI"/>
          <w:shd w:val="clear" w:color="auto" w:fill="FFFFFF"/>
        </w:rPr>
        <w:t>, we strive to collaborate with our suppliers to achieve continuous improvement in sustainability performance, promoting innovation and transparency at every step. By engaging our workforce, suppliers, and partners, we uphold the highest standards of environmental and social responsibility, driving sustainable value creation for all stakeholders.</w:t>
      </w:r>
    </w:p>
    <w:p w14:paraId="39AD6321" w14:textId="58A429A2" w:rsidR="00CB0DCB" w:rsidRPr="005C2BDC" w:rsidRDefault="00CB0DCB" w:rsidP="00B93012">
      <w:pPr>
        <w:pStyle w:val="Heading1"/>
        <w:rPr>
          <w:rFonts w:ascii="Segoe UI" w:eastAsia="Arimo Bold" w:hAnsi="Segoe UI" w:cs="Segoe UI"/>
          <w:sz w:val="28"/>
          <w:szCs w:val="36"/>
        </w:rPr>
      </w:pPr>
      <w:bookmarkStart w:id="4" w:name="_Toc203751489"/>
      <w:r w:rsidRPr="005C2BDC">
        <w:rPr>
          <w:rFonts w:ascii="Segoe UI" w:eastAsia="Arimo Bold" w:hAnsi="Segoe UI" w:cs="Segoe UI"/>
          <w:sz w:val="28"/>
          <w:szCs w:val="36"/>
        </w:rPr>
        <w:t>KEY FOCUS AREAS</w:t>
      </w:r>
      <w:bookmarkEnd w:id="4"/>
    </w:p>
    <w:p w14:paraId="480489DB" w14:textId="77777777" w:rsidR="00CB0DCB" w:rsidRPr="005C2BDC" w:rsidRDefault="00CB0DCB" w:rsidP="00CB0DCB">
      <w:pPr>
        <w:spacing w:line="276" w:lineRule="auto"/>
        <w:jc w:val="both"/>
        <w:rPr>
          <w:rFonts w:ascii="Segoe UI" w:eastAsia="Arimo Bold" w:hAnsi="Segoe UI" w:cs="Segoe UI"/>
          <w:b/>
          <w:bCs/>
          <w:color w:val="0062AE"/>
          <w:kern w:val="24"/>
          <w:sz w:val="30"/>
          <w:szCs w:val="30"/>
          <w:u w:val="single"/>
        </w:rPr>
      </w:pPr>
    </w:p>
    <w:p w14:paraId="644246E1" w14:textId="3840DC44" w:rsidR="00CB0DCB" w:rsidRPr="005C2BDC" w:rsidRDefault="00CB0DCB" w:rsidP="00CB0DCB">
      <w:pPr>
        <w:pStyle w:val="ListParagraph"/>
        <w:numPr>
          <w:ilvl w:val="0"/>
          <w:numId w:val="34"/>
        </w:numPr>
        <w:spacing w:line="276" w:lineRule="auto"/>
        <w:jc w:val="both"/>
        <w:rPr>
          <w:rFonts w:ascii="Segoe UI" w:eastAsia="Arimo Bold" w:hAnsi="Segoe UI" w:cs="Segoe UI"/>
          <w:lang w:val="en-IN"/>
        </w:rPr>
      </w:pPr>
      <w:r w:rsidRPr="005C2BDC">
        <w:rPr>
          <w:rFonts w:ascii="Segoe UI" w:eastAsia="Arimo Bold" w:hAnsi="Segoe UI" w:cs="Segoe UI"/>
          <w:b/>
          <w:bCs/>
          <w:lang w:val="en-IN"/>
        </w:rPr>
        <w:t>Sustainable Procurement – Environmental Issues:</w:t>
      </w:r>
      <w:r w:rsidRPr="005C2BDC">
        <w:rPr>
          <w:rFonts w:ascii="Segoe UI" w:eastAsia="Arimo Bold" w:hAnsi="Segoe UI" w:cs="Segoe UI"/>
          <w:lang w:val="en-IN"/>
        </w:rPr>
        <w:t xml:space="preserve"> Prioritize suppliers who</w:t>
      </w:r>
      <w:r w:rsidR="0012591B">
        <w:rPr>
          <w:rFonts w:ascii="Segoe UI" w:eastAsia="Arimo Bold" w:hAnsi="Segoe UI" w:cs="Segoe UI"/>
          <w:lang w:val="en-IN"/>
        </w:rPr>
        <w:t xml:space="preserve"> keeps the inventory on environmental performance and</w:t>
      </w:r>
      <w:r w:rsidRPr="005C2BDC">
        <w:rPr>
          <w:rFonts w:ascii="Segoe UI" w:eastAsia="Arimo Bold" w:hAnsi="Segoe UI" w:cs="Segoe UI"/>
          <w:lang w:val="en-IN"/>
        </w:rPr>
        <w:t xml:space="preserve"> minimize </w:t>
      </w:r>
      <w:r w:rsidR="0012591B">
        <w:rPr>
          <w:rFonts w:ascii="Segoe UI" w:eastAsia="Arimo Bold" w:hAnsi="Segoe UI" w:cs="Segoe UI"/>
          <w:lang w:val="en-IN"/>
        </w:rPr>
        <w:t xml:space="preserve">the </w:t>
      </w:r>
      <w:r w:rsidRPr="005C2BDC">
        <w:rPr>
          <w:rFonts w:ascii="Segoe UI" w:eastAsia="Arimo Bold" w:hAnsi="Segoe UI" w:cs="Segoe UI"/>
          <w:lang w:val="en-IN"/>
        </w:rPr>
        <w:t>environmental impact through energy efficiency, pollution control, and responsible resource use</w:t>
      </w:r>
      <w:r w:rsidR="002830F9">
        <w:rPr>
          <w:rFonts w:ascii="Segoe UI" w:eastAsia="Arimo Bold" w:hAnsi="Segoe UI" w:cs="Segoe UI"/>
          <w:lang w:val="en-IN"/>
        </w:rPr>
        <w:t xml:space="preserve"> and agreed to provide documents of legal complianc</w:t>
      </w:r>
      <w:r w:rsidR="000E6DCE">
        <w:rPr>
          <w:rFonts w:ascii="Segoe UI" w:eastAsia="Arimo Bold" w:hAnsi="Segoe UI" w:cs="Segoe UI"/>
          <w:lang w:val="en-IN"/>
        </w:rPr>
        <w:t>e</w:t>
      </w:r>
      <w:r w:rsidR="0012591B">
        <w:rPr>
          <w:rFonts w:ascii="Segoe UI" w:eastAsia="Arimo Bold" w:hAnsi="Segoe UI" w:cs="Segoe UI"/>
          <w:lang w:val="en-IN"/>
        </w:rPr>
        <w:t>.</w:t>
      </w:r>
    </w:p>
    <w:p w14:paraId="5DA61A40" w14:textId="1D46ADCA" w:rsidR="00CB0DCB" w:rsidRPr="005C2BDC" w:rsidRDefault="00CB0DCB" w:rsidP="00CB0DCB">
      <w:pPr>
        <w:pStyle w:val="ListParagraph"/>
        <w:numPr>
          <w:ilvl w:val="0"/>
          <w:numId w:val="34"/>
        </w:numPr>
        <w:spacing w:line="276" w:lineRule="auto"/>
        <w:jc w:val="both"/>
        <w:rPr>
          <w:rFonts w:ascii="Segoe UI" w:eastAsia="Arimo Bold" w:hAnsi="Segoe UI" w:cs="Segoe UI"/>
          <w:lang w:val="en-IN"/>
        </w:rPr>
      </w:pPr>
      <w:r w:rsidRPr="005C2BDC">
        <w:rPr>
          <w:rFonts w:ascii="Segoe UI" w:eastAsia="Arimo Bold" w:hAnsi="Segoe UI" w:cs="Segoe UI"/>
          <w:b/>
          <w:bCs/>
          <w:lang w:val="en-IN"/>
        </w:rPr>
        <w:t>Supplier Social Practices:</w:t>
      </w:r>
      <w:r w:rsidRPr="005C2BDC">
        <w:rPr>
          <w:rFonts w:ascii="Segoe UI" w:eastAsia="Arimo Bold" w:hAnsi="Segoe UI" w:cs="Segoe UI"/>
          <w:lang w:val="en-IN"/>
        </w:rPr>
        <w:t xml:space="preserve"> Ensure suppliers uphold fair labor practices, safe working conditions, respect for human rights across all operations</w:t>
      </w:r>
      <w:r w:rsidR="007247BF">
        <w:rPr>
          <w:rFonts w:ascii="Segoe UI" w:eastAsia="Arimo Bold" w:hAnsi="Segoe UI" w:cs="Segoe UI"/>
          <w:lang w:val="en-IN"/>
        </w:rPr>
        <w:t>, promote the women empowerment</w:t>
      </w:r>
      <w:r w:rsidR="00094285">
        <w:rPr>
          <w:rFonts w:ascii="Segoe UI" w:eastAsia="Arimo Bold" w:hAnsi="Segoe UI" w:cs="Segoe UI"/>
          <w:lang w:val="en-IN"/>
        </w:rPr>
        <w:t xml:space="preserve"> and social responsibility in different sectors such as education, health, clean environment etc</w:t>
      </w:r>
    </w:p>
    <w:p w14:paraId="4849F466" w14:textId="76FDA8AB" w:rsidR="00CB0DCB" w:rsidRDefault="00CB0DCB" w:rsidP="00CB0DCB">
      <w:pPr>
        <w:pStyle w:val="ListParagraph"/>
        <w:numPr>
          <w:ilvl w:val="0"/>
          <w:numId w:val="34"/>
        </w:numPr>
        <w:spacing w:line="276" w:lineRule="auto"/>
        <w:jc w:val="both"/>
        <w:rPr>
          <w:rFonts w:ascii="Segoe UI" w:eastAsia="Arimo Bold" w:hAnsi="Segoe UI" w:cs="Segoe UI"/>
          <w:lang w:val="en-IN"/>
        </w:rPr>
      </w:pPr>
      <w:r w:rsidRPr="005C2BDC">
        <w:rPr>
          <w:rFonts w:ascii="Segoe UI" w:eastAsia="Arimo Bold" w:hAnsi="Segoe UI" w:cs="Segoe UI"/>
          <w:b/>
          <w:bCs/>
          <w:lang w:val="en-IN"/>
        </w:rPr>
        <w:t>Collaborative Sustainability:</w:t>
      </w:r>
      <w:r w:rsidRPr="005C2BDC">
        <w:rPr>
          <w:rFonts w:ascii="Segoe UI" w:eastAsia="Arimo Bold" w:hAnsi="Segoe UI" w:cs="Segoe UI"/>
          <w:lang w:val="en-IN"/>
        </w:rPr>
        <w:t xml:space="preserve"> Partner with suppliers to co-develop innovative solutions that enhance environmental performance and social value.</w:t>
      </w:r>
    </w:p>
    <w:p w14:paraId="441C0D3C" w14:textId="3D4EE238" w:rsidR="00B310CD" w:rsidRPr="005C2BDC" w:rsidRDefault="00B310CD" w:rsidP="00CB0DCB">
      <w:pPr>
        <w:pStyle w:val="ListParagraph"/>
        <w:numPr>
          <w:ilvl w:val="0"/>
          <w:numId w:val="34"/>
        </w:numPr>
        <w:spacing w:line="276" w:lineRule="auto"/>
        <w:jc w:val="both"/>
        <w:rPr>
          <w:rFonts w:ascii="Segoe UI" w:eastAsia="Arimo Bold" w:hAnsi="Segoe UI" w:cs="Segoe UI"/>
          <w:lang w:val="en-IN"/>
        </w:rPr>
      </w:pPr>
      <w:r>
        <w:rPr>
          <w:rFonts w:ascii="Segoe UI" w:eastAsia="Arimo Bold" w:hAnsi="Segoe UI" w:cs="Segoe UI"/>
          <w:b/>
          <w:bCs/>
          <w:lang w:val="en-IN"/>
        </w:rPr>
        <w:t>Circular Economy:</w:t>
      </w:r>
      <w:r>
        <w:rPr>
          <w:rFonts w:ascii="Segoe UI" w:eastAsia="Arimo Bold" w:hAnsi="Segoe UI" w:cs="Segoe UI"/>
          <w:lang w:val="en-IN"/>
        </w:rPr>
        <w:t xml:space="preserve"> Prioritize that supplier who believes in the circular economy </w:t>
      </w:r>
      <w:r w:rsidR="00B66226">
        <w:rPr>
          <w:rFonts w:ascii="Segoe UI" w:eastAsia="Arimo Bold" w:hAnsi="Segoe UI" w:cs="Segoe UI"/>
          <w:lang w:val="en-IN"/>
        </w:rPr>
        <w:t xml:space="preserve">and focus on the life cycle of the product. </w:t>
      </w:r>
    </w:p>
    <w:p w14:paraId="415676C2" w14:textId="02021ED3" w:rsidR="00CB0DCB" w:rsidRPr="005C2BDC" w:rsidRDefault="00CB0DCB" w:rsidP="00D4405A">
      <w:pPr>
        <w:pStyle w:val="ListParagraph"/>
        <w:numPr>
          <w:ilvl w:val="0"/>
          <w:numId w:val="34"/>
        </w:numPr>
        <w:spacing w:line="276" w:lineRule="auto"/>
        <w:jc w:val="both"/>
        <w:rPr>
          <w:rFonts w:ascii="Segoe UI" w:eastAsia="Arimo Bold" w:hAnsi="Segoe UI" w:cs="Segoe UI"/>
          <w:lang w:val="en-IN"/>
        </w:rPr>
      </w:pPr>
      <w:r w:rsidRPr="005C2BDC">
        <w:rPr>
          <w:rFonts w:ascii="Segoe UI" w:eastAsia="Arimo Bold" w:hAnsi="Segoe UI" w:cs="Segoe UI"/>
          <w:b/>
          <w:bCs/>
          <w:lang w:val="en-IN"/>
        </w:rPr>
        <w:t>Local, Inclusive &amp; Diverse Sourcing:</w:t>
      </w:r>
      <w:r w:rsidRPr="005C2BDC">
        <w:rPr>
          <w:rFonts w:ascii="Segoe UI" w:eastAsia="Arimo Bold" w:hAnsi="Segoe UI" w:cs="Segoe UI"/>
          <w:lang w:val="en-IN"/>
        </w:rPr>
        <w:t xml:space="preserve"> </w:t>
      </w:r>
      <w:r w:rsidR="00066C14" w:rsidRPr="00066C14">
        <w:rPr>
          <w:rFonts w:ascii="Segoe UI" w:eastAsia="Arimo Bold" w:hAnsi="Segoe UI" w:cs="Segoe UI"/>
        </w:rPr>
        <w:t>Promote procurement from local suppliers, including small-sized, women-owned, and minority-owned businesses, to build community trust and support inclusive economic growth</w:t>
      </w:r>
      <w:r w:rsidRPr="005C2BDC">
        <w:rPr>
          <w:rFonts w:ascii="Segoe UI" w:eastAsia="Arimo Bold" w:hAnsi="Segoe UI" w:cs="Segoe UI"/>
          <w:lang w:val="en-IN"/>
        </w:rPr>
        <w:t>.</w:t>
      </w:r>
      <w:r w:rsidR="007247BF">
        <w:rPr>
          <w:rFonts w:ascii="Segoe UI" w:eastAsia="Arimo Bold" w:hAnsi="Segoe UI" w:cs="Segoe UI"/>
          <w:lang w:val="en-IN"/>
        </w:rPr>
        <w:t xml:space="preserve"> </w:t>
      </w:r>
    </w:p>
    <w:p w14:paraId="397016BE" w14:textId="2D16D9D4" w:rsidR="00650B7C" w:rsidRPr="005C2BDC" w:rsidRDefault="00ED6992" w:rsidP="00B93012">
      <w:pPr>
        <w:pStyle w:val="Heading1"/>
        <w:rPr>
          <w:rFonts w:ascii="Segoe UI" w:eastAsia="Arimo Bold" w:hAnsi="Segoe UI" w:cs="Segoe UI"/>
          <w:sz w:val="28"/>
          <w:szCs w:val="36"/>
        </w:rPr>
      </w:pPr>
      <w:bookmarkStart w:id="5" w:name="_Toc203751490"/>
      <w:r w:rsidRPr="005C2BDC">
        <w:rPr>
          <w:rFonts w:ascii="Segoe UI" w:eastAsia="Arimo Bold" w:hAnsi="Segoe UI" w:cs="Segoe UI"/>
          <w:sz w:val="28"/>
          <w:szCs w:val="36"/>
        </w:rPr>
        <w:t>COMMITMENT AND GOALS</w:t>
      </w:r>
      <w:bookmarkEnd w:id="3"/>
      <w:bookmarkEnd w:id="5"/>
    </w:p>
    <w:p w14:paraId="25B8FA1E" w14:textId="77777777" w:rsidR="0055004B" w:rsidRPr="005C2BDC" w:rsidRDefault="0055004B" w:rsidP="00D4405A">
      <w:pPr>
        <w:spacing w:line="276" w:lineRule="auto"/>
        <w:jc w:val="both"/>
        <w:rPr>
          <w:rFonts w:ascii="Segoe UI" w:eastAsia="Arimo Bold" w:hAnsi="Segoe UI" w:cs="Segoe UI"/>
          <w:b/>
          <w:bCs/>
          <w:color w:val="0062AE"/>
          <w:kern w:val="24"/>
          <w:sz w:val="12"/>
          <w:szCs w:val="12"/>
          <w:u w:val="single"/>
        </w:rPr>
      </w:pPr>
    </w:p>
    <w:p w14:paraId="2062A810" w14:textId="6B0B000B" w:rsidR="001167D3" w:rsidRPr="005C2BDC" w:rsidRDefault="00BD7BC7" w:rsidP="005D3848">
      <w:pPr>
        <w:pStyle w:val="ListParagraph"/>
        <w:numPr>
          <w:ilvl w:val="0"/>
          <w:numId w:val="1"/>
        </w:numPr>
        <w:spacing w:line="276" w:lineRule="auto"/>
        <w:jc w:val="both"/>
        <w:rPr>
          <w:rFonts w:ascii="Segoe UI" w:hAnsi="Segoe UI" w:cs="Segoe UI"/>
        </w:rPr>
      </w:pPr>
      <w:r w:rsidRPr="005C2BDC">
        <w:rPr>
          <w:rFonts w:ascii="Segoe UI" w:hAnsi="Segoe UI" w:cs="Segoe UI"/>
        </w:rPr>
        <w:t xml:space="preserve">To </w:t>
      </w:r>
      <w:r w:rsidR="0005225F" w:rsidRPr="005C2BDC">
        <w:rPr>
          <w:rFonts w:ascii="Segoe UI" w:hAnsi="Segoe UI" w:cs="Segoe UI"/>
        </w:rPr>
        <w:t>regular</w:t>
      </w:r>
      <w:r w:rsidR="00FA2EB5" w:rsidRPr="005C2BDC">
        <w:rPr>
          <w:rFonts w:ascii="Segoe UI" w:hAnsi="Segoe UI" w:cs="Segoe UI"/>
        </w:rPr>
        <w:t xml:space="preserve">ly </w:t>
      </w:r>
      <w:r w:rsidRPr="005C2BDC">
        <w:rPr>
          <w:rFonts w:ascii="Segoe UI" w:hAnsi="Segoe UI" w:cs="Segoe UI"/>
        </w:rPr>
        <w:t>implement a supplier assessment program that evaluates and encourages the adoption of eco-friendly methods, aiming for all suppliers to reduce their carbon footprint</w:t>
      </w:r>
      <w:r w:rsidR="009E1B43" w:rsidRPr="005C2BDC">
        <w:rPr>
          <w:rFonts w:ascii="Segoe UI" w:hAnsi="Segoe UI" w:cs="Segoe UI"/>
        </w:rPr>
        <w:t>.</w:t>
      </w:r>
    </w:p>
    <w:p w14:paraId="4A71526A" w14:textId="404B6563" w:rsidR="001167D3" w:rsidRPr="005C2BDC" w:rsidRDefault="00123FEE" w:rsidP="005D3848">
      <w:pPr>
        <w:pStyle w:val="ListParagraph"/>
        <w:numPr>
          <w:ilvl w:val="0"/>
          <w:numId w:val="1"/>
        </w:numPr>
        <w:spacing w:line="276" w:lineRule="auto"/>
        <w:jc w:val="both"/>
        <w:rPr>
          <w:rFonts w:ascii="Segoe UI" w:hAnsi="Segoe UI" w:cs="Segoe UI"/>
        </w:rPr>
      </w:pPr>
      <w:r w:rsidRPr="005C2BDC">
        <w:rPr>
          <w:rFonts w:ascii="Segoe UI" w:hAnsi="Segoe UI" w:cs="Segoe UI"/>
        </w:rPr>
        <w:lastRenderedPageBreak/>
        <w:t>Foster partnerships with suppliers who prioritize sustainable practices, ensuring that 80% of our key suppliers are certified by recognized environmental standards (e.g., ISO 14001) by</w:t>
      </w:r>
      <w:r w:rsidR="00515687" w:rsidRPr="005C2BDC">
        <w:rPr>
          <w:rFonts w:ascii="Segoe UI" w:hAnsi="Segoe UI" w:cs="Segoe UI"/>
        </w:rPr>
        <w:t xml:space="preserve"> FY 2029-30</w:t>
      </w:r>
      <w:r w:rsidRPr="005C2BDC">
        <w:rPr>
          <w:rFonts w:ascii="Segoe UI" w:hAnsi="Segoe UI" w:cs="Segoe UI"/>
        </w:rPr>
        <w:t>.</w:t>
      </w:r>
    </w:p>
    <w:p w14:paraId="037A100F" w14:textId="6CD05ACB" w:rsidR="001167D3" w:rsidRPr="005C2BDC" w:rsidRDefault="00D240BB" w:rsidP="005D3848">
      <w:pPr>
        <w:pStyle w:val="ListParagraph"/>
        <w:numPr>
          <w:ilvl w:val="0"/>
          <w:numId w:val="1"/>
        </w:numPr>
        <w:spacing w:line="276" w:lineRule="auto"/>
        <w:jc w:val="both"/>
        <w:rPr>
          <w:rFonts w:ascii="Segoe UI" w:hAnsi="Segoe UI" w:cs="Segoe UI"/>
        </w:rPr>
      </w:pPr>
      <w:r w:rsidRPr="005C2BDC">
        <w:rPr>
          <w:rFonts w:ascii="Segoe UI" w:hAnsi="Segoe UI" w:cs="Segoe UI"/>
        </w:rPr>
        <w:t>Reduce overall greenhouse gas emissions from our supply chain by 25% by</w:t>
      </w:r>
      <w:r w:rsidR="00515687" w:rsidRPr="005C2BDC">
        <w:rPr>
          <w:rFonts w:ascii="Segoe UI" w:hAnsi="Segoe UI" w:cs="Segoe UI"/>
        </w:rPr>
        <w:t xml:space="preserve"> </w:t>
      </w:r>
      <w:r w:rsidR="00B13D0B" w:rsidRPr="005C2BDC">
        <w:rPr>
          <w:rFonts w:ascii="Segoe UI" w:hAnsi="Segoe UI" w:cs="Segoe UI"/>
        </w:rPr>
        <w:t>FY 2029-30</w:t>
      </w:r>
      <w:r w:rsidR="00D71453" w:rsidRPr="005C2BDC">
        <w:rPr>
          <w:rFonts w:ascii="Segoe UI" w:hAnsi="Segoe UI" w:cs="Segoe UI"/>
        </w:rPr>
        <w:t>.</w:t>
      </w:r>
    </w:p>
    <w:p w14:paraId="7075CCAA" w14:textId="4C8160C1" w:rsidR="001167D3" w:rsidRPr="001A3495" w:rsidRDefault="001A3495" w:rsidP="003B19D7">
      <w:pPr>
        <w:pStyle w:val="ListParagraph"/>
        <w:numPr>
          <w:ilvl w:val="0"/>
          <w:numId w:val="1"/>
        </w:numPr>
        <w:spacing w:line="276" w:lineRule="auto"/>
        <w:jc w:val="both"/>
        <w:rPr>
          <w:rFonts w:ascii="Segoe UI" w:hAnsi="Segoe UI" w:cs="Segoe UI"/>
        </w:rPr>
      </w:pPr>
      <w:ins w:id="6" w:author="Hetvi Topiwala" w:date="2025-09-02T11:14:00Z">
        <w:r w:rsidRPr="001A3495">
          <w:rPr>
            <w:rFonts w:ascii="Segoe UI" w:hAnsi="Segoe UI" w:cs="Segoe UI"/>
          </w:rPr>
          <w:t xml:space="preserve">By FY </w:t>
        </w:r>
      </w:ins>
      <w:ins w:id="7" w:author="Hetvi Topiwala" w:date="2025-09-02T11:15:00Z" w16du:dateUtc="2025-09-02T05:45:00Z">
        <w:r>
          <w:rPr>
            <w:rFonts w:ascii="Segoe UI" w:hAnsi="Segoe UI" w:cs="Segoe UI"/>
          </w:rPr>
          <w:t>2029</w:t>
        </w:r>
      </w:ins>
      <w:ins w:id="8" w:author="Hetvi Topiwala" w:date="2025-09-02T11:14:00Z">
        <w:r w:rsidRPr="001A3495">
          <w:rPr>
            <w:rFonts w:ascii="Segoe UI" w:hAnsi="Segoe UI" w:cs="Segoe UI"/>
          </w:rPr>
          <w:t>–</w:t>
        </w:r>
      </w:ins>
      <w:ins w:id="9" w:author="Hetvi Topiwala" w:date="2025-09-02T11:15:00Z" w16du:dateUtc="2025-09-02T05:45:00Z">
        <w:r>
          <w:rPr>
            <w:rFonts w:ascii="Segoe UI" w:hAnsi="Segoe UI" w:cs="Segoe UI"/>
          </w:rPr>
          <w:t>30</w:t>
        </w:r>
      </w:ins>
      <w:ins w:id="10" w:author="Hetvi Topiwala" w:date="2025-09-02T11:14:00Z">
        <w:r w:rsidRPr="001A3495">
          <w:rPr>
            <w:rFonts w:ascii="Segoe UI" w:hAnsi="Segoe UI" w:cs="Segoe UI"/>
          </w:rPr>
          <w:t xml:space="preserve">, ensure that </w:t>
        </w:r>
      </w:ins>
      <w:ins w:id="11" w:author="Hetvi Topiwala" w:date="2025-09-02T11:16:00Z" w16du:dateUtc="2025-09-02T05:46:00Z">
        <w:r w:rsidR="001B32A0">
          <w:rPr>
            <w:rFonts w:ascii="Segoe UI" w:hAnsi="Segoe UI" w:cs="Segoe UI"/>
          </w:rPr>
          <w:t>90</w:t>
        </w:r>
      </w:ins>
      <w:ins w:id="12" w:author="Hetvi Topiwala" w:date="2025-09-02T11:14:00Z">
        <w:r w:rsidRPr="001A3495">
          <w:rPr>
            <w:rFonts w:ascii="Segoe UI" w:hAnsi="Segoe UI" w:cs="Segoe UI"/>
          </w:rPr>
          <w:t>% of suppliers are evaluated and documented for their environmental performance, including energy efficiency, pollution control, and responsible resource use.</w:t>
        </w:r>
      </w:ins>
      <w:ins w:id="13" w:author="Hetvi Topiwala" w:date="2025-09-02T11:16:00Z" w16du:dateUtc="2025-09-02T05:46:00Z">
        <w:r w:rsidR="001B32A0">
          <w:rPr>
            <w:rFonts w:ascii="Segoe UI" w:hAnsi="Segoe UI" w:cs="Segoe UI"/>
          </w:rPr>
          <w:t xml:space="preserve"> </w:t>
        </w:r>
      </w:ins>
      <w:del w:id="14" w:author="Hetvi Topiwala" w:date="2025-09-02T11:14:00Z" w16du:dateUtc="2025-09-02T05:44:00Z">
        <w:r w:rsidR="003B19D7" w:rsidRPr="001A3495" w:rsidDel="001A3495">
          <w:rPr>
            <w:rFonts w:ascii="Segoe UI" w:hAnsi="Segoe UI" w:cs="Segoe UI"/>
          </w:rPr>
          <w:delText>Achieve a 40% reduction in waste generated from procured materials by</w:delText>
        </w:r>
        <w:r w:rsidR="00076126" w:rsidRPr="001A3495" w:rsidDel="001A3495">
          <w:rPr>
            <w:rFonts w:ascii="Segoe UI" w:hAnsi="Segoe UI" w:cs="Segoe UI"/>
          </w:rPr>
          <w:delText xml:space="preserve"> FY 2029-30</w:delText>
        </w:r>
        <w:r w:rsidR="003B19D7" w:rsidRPr="001A3495" w:rsidDel="001A3495">
          <w:rPr>
            <w:rFonts w:ascii="Segoe UI" w:hAnsi="Segoe UI" w:cs="Segoe UI"/>
          </w:rPr>
          <w:delText>, ensuring that 50% of supplier materials are recyclable or compostable.</w:delText>
        </w:r>
      </w:del>
    </w:p>
    <w:p w14:paraId="2E81B0F3" w14:textId="5C40B480" w:rsidR="00D020E8" w:rsidRPr="005C2BDC" w:rsidRDefault="00364F0A" w:rsidP="001F20FE">
      <w:pPr>
        <w:pStyle w:val="ListParagraph"/>
        <w:numPr>
          <w:ilvl w:val="0"/>
          <w:numId w:val="1"/>
        </w:numPr>
        <w:spacing w:line="276" w:lineRule="auto"/>
        <w:jc w:val="both"/>
        <w:rPr>
          <w:rFonts w:ascii="Segoe UI" w:hAnsi="Segoe UI" w:cs="Segoe UI"/>
        </w:rPr>
      </w:pPr>
      <w:r w:rsidRPr="005C2BDC">
        <w:rPr>
          <w:rFonts w:ascii="Segoe UI" w:hAnsi="Segoe UI" w:cs="Segoe UI"/>
        </w:rPr>
        <w:t xml:space="preserve">To, </w:t>
      </w:r>
      <w:r w:rsidR="002C47BD" w:rsidRPr="005C2BDC">
        <w:rPr>
          <w:rFonts w:ascii="Segoe UI" w:hAnsi="Segoe UI" w:cs="Segoe UI"/>
        </w:rPr>
        <w:t>e</w:t>
      </w:r>
      <w:r w:rsidR="000B3643" w:rsidRPr="005C2BDC">
        <w:rPr>
          <w:rFonts w:ascii="Segoe UI" w:hAnsi="Segoe UI" w:cs="Segoe UI"/>
        </w:rPr>
        <w:t>nsure that all suppliers adhere to fair labor practices by conducting regular audits and providing training on human rights standards</w:t>
      </w:r>
    </w:p>
    <w:p w14:paraId="5ED38D83" w14:textId="5C9EC677" w:rsidR="00D020E8" w:rsidRPr="005C2BDC" w:rsidRDefault="0031546D" w:rsidP="001F20FE">
      <w:pPr>
        <w:pStyle w:val="ListParagraph"/>
        <w:numPr>
          <w:ilvl w:val="0"/>
          <w:numId w:val="1"/>
        </w:numPr>
        <w:spacing w:line="276" w:lineRule="auto"/>
        <w:jc w:val="both"/>
        <w:rPr>
          <w:rFonts w:ascii="Segoe UI" w:hAnsi="Segoe UI" w:cs="Segoe UI"/>
        </w:rPr>
      </w:pPr>
      <w:r w:rsidRPr="005C2BDC">
        <w:rPr>
          <w:rFonts w:ascii="Segoe UI" w:hAnsi="Segoe UI" w:cs="Segoe UI"/>
        </w:rPr>
        <w:t>To develop and implement a supplier diversity program to increase engagement with minority-owned and women-owned businesses</w:t>
      </w:r>
      <w:r w:rsidR="00076126" w:rsidRPr="005C2BDC">
        <w:rPr>
          <w:rFonts w:ascii="Segoe UI" w:hAnsi="Segoe UI" w:cs="Segoe UI"/>
        </w:rPr>
        <w:t>.</w:t>
      </w:r>
    </w:p>
    <w:p w14:paraId="1EF43EF0" w14:textId="35A42CFB" w:rsidR="00B367C9" w:rsidRPr="005C2BDC" w:rsidRDefault="002C3812" w:rsidP="00B367C9">
      <w:pPr>
        <w:pStyle w:val="ListParagraph"/>
        <w:numPr>
          <w:ilvl w:val="0"/>
          <w:numId w:val="1"/>
        </w:numPr>
        <w:spacing w:line="276" w:lineRule="auto"/>
        <w:jc w:val="both"/>
        <w:rPr>
          <w:rFonts w:ascii="Segoe UI" w:hAnsi="Segoe UI" w:cs="Segoe UI"/>
        </w:rPr>
      </w:pPr>
      <w:r w:rsidRPr="005C2BDC">
        <w:rPr>
          <w:rFonts w:ascii="Segoe UI" w:hAnsi="Segoe UI" w:cs="Segoe UI"/>
        </w:rPr>
        <w:t xml:space="preserve">To </w:t>
      </w:r>
      <w:r w:rsidR="000765C3" w:rsidRPr="005C2BDC">
        <w:rPr>
          <w:rFonts w:ascii="Segoe UI" w:hAnsi="Segoe UI" w:cs="Segoe UI"/>
        </w:rPr>
        <w:t>maintain</w:t>
      </w:r>
      <w:r w:rsidR="00B367C9" w:rsidRPr="005C2BDC">
        <w:rPr>
          <w:rFonts w:ascii="Segoe UI" w:hAnsi="Segoe UI" w:cs="Segoe UI"/>
        </w:rPr>
        <w:t xml:space="preserve"> incidents of labor rights violations in our supply chain to zero by</w:t>
      </w:r>
      <w:r w:rsidR="000765C3" w:rsidRPr="005C2BDC">
        <w:rPr>
          <w:rFonts w:ascii="Segoe UI" w:hAnsi="Segoe UI" w:cs="Segoe UI"/>
        </w:rPr>
        <w:t xml:space="preserve"> FY 2029-30</w:t>
      </w:r>
      <w:r w:rsidR="00B367C9" w:rsidRPr="005C2BDC">
        <w:rPr>
          <w:rFonts w:ascii="Segoe UI" w:hAnsi="Segoe UI" w:cs="Segoe UI"/>
        </w:rPr>
        <w:t>, tracked through annual third-party audits and regular supplier self-assessments.</w:t>
      </w:r>
    </w:p>
    <w:p w14:paraId="4548ECA2" w14:textId="3F389D4D" w:rsidR="00D020E8" w:rsidRPr="00634B79" w:rsidDel="001B32A0" w:rsidRDefault="001B32A0" w:rsidP="001B32A0">
      <w:pPr>
        <w:pStyle w:val="ListParagraph"/>
        <w:numPr>
          <w:ilvl w:val="0"/>
          <w:numId w:val="1"/>
        </w:numPr>
        <w:spacing w:line="276" w:lineRule="auto"/>
        <w:jc w:val="both"/>
        <w:rPr>
          <w:del w:id="15" w:author="Hetvi Topiwala" w:date="2025-09-02T11:20:00Z" w16du:dateUtc="2025-09-02T05:50:00Z"/>
          <w:rFonts w:ascii="Segoe UI" w:hAnsi="Segoe UI" w:cs="Segoe UI"/>
        </w:rPr>
      </w:pPr>
      <w:ins w:id="16" w:author="Hetvi Topiwala" w:date="2025-09-02T11:20:00Z">
        <w:r w:rsidRPr="00634B79">
          <w:rPr>
            <w:rFonts w:ascii="Segoe UI" w:hAnsi="Segoe UI" w:cs="Segoe UI"/>
          </w:rPr>
          <w:t>By FY 202</w:t>
        </w:r>
      </w:ins>
      <w:ins w:id="17" w:author="Hetvi Topiwala" w:date="2025-09-02T11:21:00Z" w16du:dateUtc="2025-09-02T05:51:00Z">
        <w:r w:rsidRPr="00634B79">
          <w:rPr>
            <w:rFonts w:ascii="Segoe UI" w:hAnsi="Segoe UI" w:cs="Segoe UI"/>
          </w:rPr>
          <w:t>9</w:t>
        </w:r>
      </w:ins>
      <w:ins w:id="18" w:author="Hetvi Topiwala" w:date="2025-09-02T11:20:00Z">
        <w:r w:rsidRPr="00634B79">
          <w:rPr>
            <w:rFonts w:ascii="Segoe UI" w:hAnsi="Segoe UI" w:cs="Segoe UI"/>
          </w:rPr>
          <w:t>–</w:t>
        </w:r>
      </w:ins>
      <w:ins w:id="19" w:author="Hetvi Topiwala" w:date="2025-09-02T11:21:00Z" w16du:dateUtc="2025-09-02T05:51:00Z">
        <w:r w:rsidRPr="00634B79">
          <w:rPr>
            <w:rFonts w:ascii="Segoe UI" w:hAnsi="Segoe UI" w:cs="Segoe UI"/>
          </w:rPr>
          <w:t>30</w:t>
        </w:r>
      </w:ins>
      <w:ins w:id="20" w:author="Hetvi Topiwala" w:date="2025-09-02T11:20:00Z">
        <w:r w:rsidRPr="00634B79">
          <w:rPr>
            <w:rFonts w:ascii="Segoe UI" w:hAnsi="Segoe UI" w:cs="Segoe UI"/>
          </w:rPr>
          <w:t xml:space="preserve">, ensure </w:t>
        </w:r>
      </w:ins>
      <w:ins w:id="21" w:author="Hetvi Topiwala" w:date="2025-09-02T11:46:00Z" w16du:dateUtc="2025-09-02T06:16:00Z">
        <w:r w:rsidR="004D2E25">
          <w:rPr>
            <w:rFonts w:ascii="Segoe UI" w:hAnsi="Segoe UI" w:cs="Segoe UI"/>
          </w:rPr>
          <w:t>90</w:t>
        </w:r>
      </w:ins>
      <w:ins w:id="22" w:author="Hetvi Topiwala" w:date="2025-09-02T11:20:00Z">
        <w:r w:rsidRPr="00634B79">
          <w:rPr>
            <w:rFonts w:ascii="Segoe UI" w:hAnsi="Segoe UI" w:cs="Segoe UI"/>
          </w:rPr>
          <w:t>% of suppliers implement social responsibility initiatives, such as programs for women empowerment, education, health, and clean environment.</w:t>
        </w:r>
      </w:ins>
      <w:ins w:id="23" w:author="Hetvi Topiwala" w:date="2025-09-02T11:20:00Z" w16du:dateUtc="2025-09-02T05:50:00Z">
        <w:r w:rsidRPr="00634B79">
          <w:rPr>
            <w:rFonts w:ascii="Segoe UI" w:hAnsi="Segoe UI" w:cs="Segoe UI"/>
          </w:rPr>
          <w:t xml:space="preserve"> </w:t>
        </w:r>
      </w:ins>
      <w:del w:id="24" w:author="Hetvi Topiwala" w:date="2025-09-02T11:20:00Z" w16du:dateUtc="2025-09-02T05:50:00Z">
        <w:r w:rsidR="00F03F3A" w:rsidRPr="00634B79" w:rsidDel="001B32A0">
          <w:rPr>
            <w:rFonts w:ascii="Segoe UI" w:hAnsi="Segoe UI" w:cs="Segoe UI"/>
          </w:rPr>
          <w:delText>Ensure that 100% of suppliers provide a living wage to their employees by FY 2029–30, as verified through annual supplier reporting and external audits or independent verification mechanisms</w:delText>
        </w:r>
        <w:r w:rsidR="00B367C9" w:rsidRPr="00634B79" w:rsidDel="001B32A0">
          <w:rPr>
            <w:rFonts w:ascii="Segoe UI" w:hAnsi="Segoe UI" w:cs="Segoe UI"/>
          </w:rPr>
          <w:delText>.</w:delText>
        </w:r>
      </w:del>
    </w:p>
    <w:p w14:paraId="29B95FC9" w14:textId="77777777" w:rsidR="00A24F4A" w:rsidRPr="00634B79" w:rsidRDefault="00A24F4A" w:rsidP="001B32A0">
      <w:pPr>
        <w:spacing w:line="276" w:lineRule="auto"/>
        <w:jc w:val="both"/>
        <w:rPr>
          <w:rFonts w:ascii="Segoe UI" w:hAnsi="Segoe UI" w:cs="Segoe UI"/>
        </w:rPr>
      </w:pPr>
    </w:p>
    <w:p w14:paraId="09FB2645" w14:textId="1876A257" w:rsidR="004C2ABF" w:rsidRPr="005C2BDC" w:rsidRDefault="00BE3646" w:rsidP="00B93012">
      <w:pPr>
        <w:pStyle w:val="Heading1"/>
        <w:rPr>
          <w:rFonts w:ascii="Segoe UI" w:eastAsia="Arimo Bold" w:hAnsi="Segoe UI" w:cs="Segoe UI"/>
          <w:sz w:val="28"/>
          <w:szCs w:val="36"/>
        </w:rPr>
      </w:pPr>
      <w:bookmarkStart w:id="25" w:name="_Toc164086736"/>
      <w:bookmarkStart w:id="26" w:name="_Toc164171532"/>
      <w:bookmarkStart w:id="27" w:name="_Toc203751491"/>
      <w:r w:rsidRPr="005C2BDC">
        <w:rPr>
          <w:rFonts w:ascii="Segoe UI" w:eastAsia="Arimo Bold" w:hAnsi="Segoe UI" w:cs="Segoe UI"/>
          <w:sz w:val="28"/>
          <w:szCs w:val="36"/>
        </w:rPr>
        <w:t xml:space="preserve">HARMONIZING </w:t>
      </w:r>
      <w:r w:rsidR="005449DF" w:rsidRPr="005C2BDC">
        <w:rPr>
          <w:rFonts w:ascii="Segoe UI" w:eastAsia="Arimo Bold" w:hAnsi="Segoe UI" w:cs="Segoe UI"/>
          <w:sz w:val="28"/>
          <w:szCs w:val="36"/>
        </w:rPr>
        <w:t>SUSTAINABLE PROCUREMENT</w:t>
      </w:r>
      <w:r w:rsidRPr="005C2BDC">
        <w:rPr>
          <w:rFonts w:ascii="Segoe UI" w:eastAsia="Arimo Bold" w:hAnsi="Segoe UI" w:cs="Segoe UI"/>
          <w:sz w:val="28"/>
          <w:szCs w:val="36"/>
        </w:rPr>
        <w:t xml:space="preserve"> PRACTICES WITH SUSTAINABLE DEVELOPMENT GOALS</w:t>
      </w:r>
      <w:bookmarkEnd w:id="25"/>
      <w:bookmarkEnd w:id="26"/>
      <w:bookmarkEnd w:id="27"/>
    </w:p>
    <w:p w14:paraId="4784BE6C" w14:textId="77777777" w:rsidR="00EF04DC" w:rsidRPr="005C2BDC" w:rsidRDefault="00EF04DC" w:rsidP="00051149">
      <w:pPr>
        <w:spacing w:line="276" w:lineRule="auto"/>
        <w:jc w:val="both"/>
        <w:rPr>
          <w:rFonts w:ascii="Segoe UI" w:eastAsia="Arimo Bold" w:hAnsi="Segoe UI" w:cs="Segoe UI"/>
          <w:b/>
          <w:bCs/>
          <w:color w:val="0062AE"/>
          <w:kern w:val="24"/>
          <w:sz w:val="12"/>
          <w:szCs w:val="12"/>
          <w:u w:val="single"/>
        </w:rPr>
      </w:pPr>
    </w:p>
    <w:p w14:paraId="620ADEC7" w14:textId="17AD0B93" w:rsidR="00083417" w:rsidRDefault="00BE3646" w:rsidP="00FD4931">
      <w:pPr>
        <w:jc w:val="both"/>
        <w:rPr>
          <w:rFonts w:ascii="Segoe UI" w:hAnsi="Segoe UI" w:cs="Segoe UI"/>
        </w:rPr>
      </w:pPr>
      <w:bookmarkStart w:id="28" w:name="_Hlk166684722"/>
      <w:r w:rsidRPr="005C2BDC">
        <w:rPr>
          <w:rFonts w:ascii="Segoe UI" w:hAnsi="Segoe UI" w:cs="Segoe UI"/>
        </w:rPr>
        <w:t xml:space="preserve">At </w:t>
      </w:r>
      <w:r w:rsidR="00F52AAA" w:rsidRPr="005C2BDC">
        <w:rPr>
          <w:rFonts w:ascii="Segoe UI" w:hAnsi="Segoe UI" w:cs="Segoe UI"/>
        </w:rPr>
        <w:t xml:space="preserve">Agrawal Metal Works </w:t>
      </w:r>
      <w:r w:rsidRPr="005C2BDC">
        <w:rPr>
          <w:rFonts w:ascii="Segoe UI" w:hAnsi="Segoe UI" w:cs="Segoe UI"/>
        </w:rPr>
        <w:t xml:space="preserve">Pvt Ltd, our </w:t>
      </w:r>
      <w:r w:rsidR="005449DF" w:rsidRPr="005C2BDC">
        <w:rPr>
          <w:rFonts w:ascii="Segoe UI" w:hAnsi="Segoe UI" w:cs="Segoe UI"/>
        </w:rPr>
        <w:t xml:space="preserve">Sustainable </w:t>
      </w:r>
      <w:r w:rsidR="003B33DB" w:rsidRPr="005C2BDC">
        <w:rPr>
          <w:rFonts w:ascii="Segoe UI" w:hAnsi="Segoe UI" w:cs="Segoe UI"/>
        </w:rPr>
        <w:t>Procurement</w:t>
      </w:r>
      <w:r w:rsidRPr="005C2BDC">
        <w:rPr>
          <w:rFonts w:ascii="Segoe UI" w:hAnsi="Segoe UI" w:cs="Segoe UI"/>
        </w:rPr>
        <w:t xml:space="preserve"> policy aligns with the following given SDGs</w:t>
      </w:r>
      <w:r w:rsidR="00FD4931" w:rsidRPr="005C2BDC">
        <w:rPr>
          <w:rFonts w:ascii="Segoe UI" w:hAnsi="Segoe UI" w:cs="Segoe UI"/>
        </w:rPr>
        <w:t>.</w:t>
      </w:r>
      <w:bookmarkEnd w:id="28"/>
    </w:p>
    <w:p w14:paraId="30E18B77" w14:textId="77777777" w:rsidR="001B32A0" w:rsidRDefault="001B32A0" w:rsidP="00FD4931">
      <w:pPr>
        <w:jc w:val="both"/>
        <w:rPr>
          <w:rFonts w:ascii="Segoe UI" w:hAnsi="Segoe UI" w:cs="Segoe UI"/>
        </w:rPr>
      </w:pPr>
    </w:p>
    <w:p w14:paraId="4BB008CD" w14:textId="77777777" w:rsidR="001B32A0" w:rsidRDefault="001B32A0" w:rsidP="00FD4931">
      <w:pPr>
        <w:jc w:val="both"/>
        <w:rPr>
          <w:rFonts w:ascii="Segoe UI" w:hAnsi="Segoe UI" w:cs="Segoe UI"/>
        </w:rPr>
      </w:pPr>
    </w:p>
    <w:p w14:paraId="3E0113F2" w14:textId="77777777" w:rsidR="001B32A0" w:rsidRDefault="001B32A0" w:rsidP="00FD4931">
      <w:pPr>
        <w:jc w:val="both"/>
        <w:rPr>
          <w:rFonts w:ascii="Segoe UI" w:hAnsi="Segoe UI" w:cs="Segoe UI"/>
        </w:rPr>
      </w:pPr>
    </w:p>
    <w:p w14:paraId="318AAA9D" w14:textId="77777777" w:rsidR="001B32A0" w:rsidRDefault="001B32A0" w:rsidP="00FD4931">
      <w:pPr>
        <w:jc w:val="both"/>
        <w:rPr>
          <w:rFonts w:ascii="Segoe UI" w:hAnsi="Segoe UI" w:cs="Segoe UI"/>
        </w:rPr>
      </w:pPr>
    </w:p>
    <w:p w14:paraId="4E946E04" w14:textId="77777777" w:rsidR="001B32A0" w:rsidRDefault="001B32A0" w:rsidP="00FD4931">
      <w:pPr>
        <w:jc w:val="both"/>
        <w:rPr>
          <w:rFonts w:ascii="Segoe UI" w:hAnsi="Segoe UI" w:cs="Segoe UI"/>
        </w:rPr>
      </w:pPr>
    </w:p>
    <w:tbl>
      <w:tblPr>
        <w:tblStyle w:val="TableGrid"/>
        <w:tblpPr w:leftFromText="180" w:rightFromText="180" w:vertAnchor="page" w:horzAnchor="margin" w:tblpY="32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9"/>
        <w:gridCol w:w="2300"/>
        <w:gridCol w:w="2299"/>
        <w:gridCol w:w="2300"/>
      </w:tblGrid>
      <w:tr w:rsidR="001B32A0" w:rsidRPr="005C2BDC" w14:paraId="05CEBA7B" w14:textId="77777777" w:rsidTr="001B32A0">
        <w:trPr>
          <w:trHeight w:val="1502"/>
        </w:trPr>
        <w:tc>
          <w:tcPr>
            <w:tcW w:w="2299" w:type="dxa"/>
            <w:vAlign w:val="center"/>
          </w:tcPr>
          <w:p w14:paraId="1B2F38C8" w14:textId="77777777" w:rsidR="001B32A0" w:rsidRPr="005C2BDC" w:rsidRDefault="001B32A0" w:rsidP="001B32A0">
            <w:pPr>
              <w:spacing w:line="276" w:lineRule="auto"/>
              <w:jc w:val="center"/>
              <w:rPr>
                <w:rFonts w:ascii="Segoe UI" w:hAnsi="Segoe UI" w:cs="Segoe UI"/>
                <w:sz w:val="24"/>
                <w:szCs w:val="24"/>
              </w:rPr>
            </w:pPr>
            <w:r w:rsidRPr="005C2BDC">
              <w:rPr>
                <w:rFonts w:ascii="Segoe UI" w:hAnsi="Segoe UI" w:cs="Segoe UI"/>
                <w:noProof/>
              </w:rPr>
              <w:lastRenderedPageBreak/>
              <w:drawing>
                <wp:inline distT="0" distB="0" distL="0" distR="0" wp14:anchorId="017DF273" wp14:editId="57CAE3E4">
                  <wp:extent cx="916552" cy="916552"/>
                  <wp:effectExtent l="0" t="0" r="0" b="0"/>
                  <wp:docPr id="1353938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8391"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c>
          <w:tcPr>
            <w:tcW w:w="2300" w:type="dxa"/>
            <w:vAlign w:val="center"/>
          </w:tcPr>
          <w:p w14:paraId="7DA207F3" w14:textId="77777777" w:rsidR="001B32A0" w:rsidRPr="005C2BDC" w:rsidRDefault="001B32A0" w:rsidP="001B32A0">
            <w:pPr>
              <w:spacing w:line="276" w:lineRule="auto"/>
              <w:jc w:val="center"/>
              <w:rPr>
                <w:rFonts w:ascii="Segoe UI" w:hAnsi="Segoe UI" w:cs="Segoe UI"/>
                <w:sz w:val="24"/>
                <w:szCs w:val="24"/>
              </w:rPr>
            </w:pPr>
            <w:r w:rsidRPr="005C2BDC">
              <w:rPr>
                <w:rFonts w:ascii="Segoe UI" w:hAnsi="Segoe UI" w:cs="Segoe UI"/>
                <w:noProof/>
              </w:rPr>
              <w:drawing>
                <wp:inline distT="0" distB="0" distL="0" distR="0" wp14:anchorId="1D9591ED" wp14:editId="0E0BE5DA">
                  <wp:extent cx="916552" cy="916552"/>
                  <wp:effectExtent l="0" t="0" r="0" b="0"/>
                  <wp:docPr id="1509663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3406"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c>
          <w:tcPr>
            <w:tcW w:w="2299" w:type="dxa"/>
            <w:vAlign w:val="center"/>
          </w:tcPr>
          <w:p w14:paraId="4C17F76D" w14:textId="77777777" w:rsidR="001B32A0" w:rsidRPr="005C2BDC" w:rsidRDefault="001B32A0" w:rsidP="001B32A0">
            <w:pPr>
              <w:spacing w:line="276" w:lineRule="auto"/>
              <w:jc w:val="center"/>
              <w:rPr>
                <w:rFonts w:ascii="Segoe UI" w:hAnsi="Segoe UI" w:cs="Segoe UI"/>
                <w:sz w:val="24"/>
                <w:szCs w:val="24"/>
              </w:rPr>
            </w:pPr>
            <w:r w:rsidRPr="005C2BDC">
              <w:rPr>
                <w:rFonts w:ascii="Segoe UI" w:hAnsi="Segoe UI" w:cs="Segoe UI"/>
                <w:noProof/>
              </w:rPr>
              <w:drawing>
                <wp:inline distT="0" distB="0" distL="0" distR="0" wp14:anchorId="797D8ADF" wp14:editId="6045936E">
                  <wp:extent cx="928042" cy="928042"/>
                  <wp:effectExtent l="0" t="0" r="0" b="0"/>
                  <wp:docPr id="1021444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4592"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928042" cy="928042"/>
                          </a:xfrm>
                          <a:prstGeom prst="rect">
                            <a:avLst/>
                          </a:prstGeom>
                          <a:noFill/>
                          <a:ln>
                            <a:noFill/>
                          </a:ln>
                        </pic:spPr>
                      </pic:pic>
                    </a:graphicData>
                  </a:graphic>
                </wp:inline>
              </w:drawing>
            </w:r>
          </w:p>
        </w:tc>
        <w:tc>
          <w:tcPr>
            <w:tcW w:w="2300" w:type="dxa"/>
            <w:vAlign w:val="center"/>
          </w:tcPr>
          <w:p w14:paraId="4E7BFE11" w14:textId="77777777" w:rsidR="001B32A0" w:rsidRPr="005C2BDC" w:rsidRDefault="001B32A0" w:rsidP="001B32A0">
            <w:pPr>
              <w:spacing w:line="276" w:lineRule="auto"/>
              <w:jc w:val="center"/>
              <w:rPr>
                <w:rFonts w:ascii="Segoe UI" w:hAnsi="Segoe UI" w:cs="Segoe UI"/>
                <w:noProof/>
              </w:rPr>
            </w:pPr>
            <w:r w:rsidRPr="005C2BDC">
              <w:rPr>
                <w:rFonts w:ascii="Segoe UI" w:hAnsi="Segoe UI" w:cs="Segoe UI"/>
                <w:noProof/>
              </w:rPr>
              <w:drawing>
                <wp:inline distT="0" distB="0" distL="0" distR="0" wp14:anchorId="6835DE11" wp14:editId="75951CB9">
                  <wp:extent cx="926311" cy="926311"/>
                  <wp:effectExtent l="0" t="0" r="0" b="0"/>
                  <wp:docPr id="4589852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5258"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26311" cy="926311"/>
                          </a:xfrm>
                          <a:prstGeom prst="rect">
                            <a:avLst/>
                          </a:prstGeom>
                          <a:noFill/>
                          <a:ln>
                            <a:noFill/>
                          </a:ln>
                        </pic:spPr>
                      </pic:pic>
                    </a:graphicData>
                  </a:graphic>
                </wp:inline>
              </w:drawing>
            </w:r>
          </w:p>
        </w:tc>
      </w:tr>
      <w:tr w:rsidR="001B32A0" w:rsidRPr="005C2BDC" w14:paraId="07D495A8" w14:textId="77777777" w:rsidTr="001B32A0">
        <w:trPr>
          <w:trHeight w:val="1650"/>
        </w:trPr>
        <w:tc>
          <w:tcPr>
            <w:tcW w:w="2299" w:type="dxa"/>
            <w:vAlign w:val="center"/>
          </w:tcPr>
          <w:p w14:paraId="66D4AE2A" w14:textId="77777777" w:rsidR="001B32A0" w:rsidRPr="005C2BDC" w:rsidRDefault="001B32A0" w:rsidP="001B32A0">
            <w:pPr>
              <w:spacing w:line="276" w:lineRule="auto"/>
              <w:jc w:val="center"/>
              <w:rPr>
                <w:rFonts w:ascii="Segoe UI" w:hAnsi="Segoe UI" w:cs="Segoe UI"/>
                <w:noProof/>
              </w:rPr>
            </w:pPr>
          </w:p>
        </w:tc>
        <w:tc>
          <w:tcPr>
            <w:tcW w:w="2300" w:type="dxa"/>
            <w:vAlign w:val="center"/>
          </w:tcPr>
          <w:p w14:paraId="082A64EB" w14:textId="77777777" w:rsidR="001B32A0" w:rsidRPr="005C2BDC" w:rsidRDefault="001B32A0" w:rsidP="001B32A0">
            <w:pPr>
              <w:spacing w:line="276" w:lineRule="auto"/>
              <w:jc w:val="center"/>
              <w:rPr>
                <w:rFonts w:ascii="Segoe UI" w:hAnsi="Segoe UI" w:cs="Segoe UI"/>
                <w:noProof/>
              </w:rPr>
            </w:pPr>
            <w:r w:rsidRPr="005C2BDC">
              <w:rPr>
                <w:rFonts w:ascii="Segoe UI" w:hAnsi="Segoe UI" w:cs="Segoe UI"/>
                <w:noProof/>
              </w:rPr>
              <w:drawing>
                <wp:inline distT="0" distB="0" distL="0" distR="0" wp14:anchorId="747BCA48" wp14:editId="4C0C2DB5">
                  <wp:extent cx="895976" cy="895976"/>
                  <wp:effectExtent l="0" t="0" r="0" b="0"/>
                  <wp:docPr id="583295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95033"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95976" cy="895976"/>
                          </a:xfrm>
                          <a:prstGeom prst="rect">
                            <a:avLst/>
                          </a:prstGeom>
                          <a:noFill/>
                          <a:ln>
                            <a:noFill/>
                          </a:ln>
                        </pic:spPr>
                      </pic:pic>
                    </a:graphicData>
                  </a:graphic>
                </wp:inline>
              </w:drawing>
            </w:r>
          </w:p>
        </w:tc>
        <w:tc>
          <w:tcPr>
            <w:tcW w:w="2299" w:type="dxa"/>
            <w:vAlign w:val="center"/>
          </w:tcPr>
          <w:p w14:paraId="5D6E2ED0" w14:textId="77777777" w:rsidR="001B32A0" w:rsidRPr="005C2BDC" w:rsidRDefault="001B32A0" w:rsidP="001B32A0">
            <w:pPr>
              <w:spacing w:line="276" w:lineRule="auto"/>
              <w:jc w:val="center"/>
              <w:rPr>
                <w:rFonts w:ascii="Segoe UI" w:hAnsi="Segoe UI" w:cs="Segoe UI"/>
                <w:noProof/>
              </w:rPr>
            </w:pPr>
            <w:r w:rsidRPr="005C2BDC">
              <w:rPr>
                <w:rFonts w:ascii="Segoe UI" w:hAnsi="Segoe UI" w:cs="Segoe UI"/>
                <w:noProof/>
              </w:rPr>
              <w:drawing>
                <wp:inline distT="0" distB="0" distL="0" distR="0" wp14:anchorId="0A4254D8" wp14:editId="2DBD9F03">
                  <wp:extent cx="889000" cy="889000"/>
                  <wp:effectExtent l="0" t="0" r="0" b="0"/>
                  <wp:docPr id="1536170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0197"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889000" cy="889000"/>
                          </a:xfrm>
                          <a:prstGeom prst="rect">
                            <a:avLst/>
                          </a:prstGeom>
                          <a:noFill/>
                          <a:ln>
                            <a:noFill/>
                          </a:ln>
                        </pic:spPr>
                      </pic:pic>
                    </a:graphicData>
                  </a:graphic>
                </wp:inline>
              </w:drawing>
            </w:r>
          </w:p>
        </w:tc>
        <w:tc>
          <w:tcPr>
            <w:tcW w:w="2300" w:type="dxa"/>
            <w:vAlign w:val="center"/>
          </w:tcPr>
          <w:p w14:paraId="6706B82D" w14:textId="77777777" w:rsidR="001B32A0" w:rsidRPr="005C2BDC" w:rsidRDefault="001B32A0" w:rsidP="001B32A0">
            <w:pPr>
              <w:spacing w:line="276" w:lineRule="auto"/>
              <w:jc w:val="center"/>
              <w:rPr>
                <w:rFonts w:ascii="Segoe UI" w:hAnsi="Segoe UI" w:cs="Segoe UI"/>
                <w:noProof/>
              </w:rPr>
            </w:pPr>
          </w:p>
        </w:tc>
      </w:tr>
    </w:tbl>
    <w:p w14:paraId="528D3AD6" w14:textId="77777777" w:rsidR="001B32A0" w:rsidRDefault="001B32A0" w:rsidP="00FD4931">
      <w:pPr>
        <w:jc w:val="both"/>
        <w:rPr>
          <w:rFonts w:ascii="Segoe UI" w:hAnsi="Segoe UI" w:cs="Segoe UI"/>
        </w:rPr>
      </w:pPr>
    </w:p>
    <w:p w14:paraId="2A87EE74" w14:textId="77777777" w:rsidR="001B32A0" w:rsidRPr="005C2BDC" w:rsidRDefault="001B32A0" w:rsidP="00FD4931">
      <w:pPr>
        <w:jc w:val="both"/>
        <w:rPr>
          <w:rFonts w:ascii="Segoe UI" w:hAnsi="Segoe UI" w:cs="Segoe UI"/>
        </w:rPr>
      </w:pPr>
    </w:p>
    <w:p w14:paraId="0064C789" w14:textId="77777777" w:rsidR="00A31D94" w:rsidRPr="005C2BDC" w:rsidRDefault="00A31D94" w:rsidP="00FD4931">
      <w:pPr>
        <w:jc w:val="both"/>
        <w:rPr>
          <w:rFonts w:ascii="Segoe UI" w:hAnsi="Segoe UI" w:cs="Segoe UI"/>
        </w:rPr>
      </w:pPr>
    </w:p>
    <w:p w14:paraId="651BEF22" w14:textId="69CBB3C0" w:rsidR="00975A92" w:rsidRPr="005C2BDC" w:rsidRDefault="00975A92" w:rsidP="00B93012">
      <w:pPr>
        <w:pStyle w:val="Heading1"/>
        <w:rPr>
          <w:rFonts w:ascii="Segoe UI" w:eastAsia="Arimo Bold" w:hAnsi="Segoe UI" w:cs="Segoe UI"/>
          <w:sz w:val="28"/>
          <w:szCs w:val="36"/>
        </w:rPr>
      </w:pPr>
      <w:bookmarkStart w:id="29" w:name="_Toc203751492"/>
      <w:r w:rsidRPr="005C2BDC">
        <w:rPr>
          <w:rFonts w:ascii="Segoe UI" w:eastAsia="Arimo Bold" w:hAnsi="Segoe UI" w:cs="Segoe UI"/>
          <w:sz w:val="28"/>
          <w:szCs w:val="36"/>
        </w:rPr>
        <w:t>RESPONSIBILITIES</w:t>
      </w:r>
      <w:bookmarkEnd w:id="29"/>
    </w:p>
    <w:p w14:paraId="30E3A60B" w14:textId="77777777" w:rsidR="00975A92" w:rsidRPr="005C2BDC" w:rsidRDefault="00975A92" w:rsidP="00F34C9C">
      <w:pPr>
        <w:numPr>
          <w:ilvl w:val="0"/>
          <w:numId w:val="35"/>
        </w:numPr>
        <w:tabs>
          <w:tab w:val="num" w:pos="720"/>
        </w:tabs>
        <w:spacing w:line="276" w:lineRule="auto"/>
        <w:jc w:val="both"/>
        <w:rPr>
          <w:rFonts w:ascii="Segoe UI" w:eastAsia="Arimo Bold" w:hAnsi="Segoe UI" w:cs="Segoe UI"/>
          <w:lang w:val="en-IN"/>
        </w:rPr>
      </w:pPr>
      <w:r w:rsidRPr="005C2BDC">
        <w:rPr>
          <w:rFonts w:ascii="Segoe UI" w:eastAsia="Arimo Bold" w:hAnsi="Segoe UI" w:cs="Segoe UI"/>
          <w:b/>
          <w:bCs/>
          <w:lang w:val="en-IN"/>
        </w:rPr>
        <w:t>Procurement Team</w:t>
      </w:r>
      <w:r w:rsidRPr="005C2BDC">
        <w:rPr>
          <w:rFonts w:ascii="Segoe UI" w:eastAsia="Arimo Bold" w:hAnsi="Segoe UI" w:cs="Segoe UI"/>
          <w:lang w:val="en-IN"/>
        </w:rPr>
        <w:t xml:space="preserve"> is responsible for embedding responsible sourcing principles into supplier selection, contract terms, and performance evaluations.</w:t>
      </w:r>
    </w:p>
    <w:p w14:paraId="2865C153" w14:textId="77777777" w:rsidR="00975A92" w:rsidRPr="005C2BDC" w:rsidRDefault="00975A92" w:rsidP="00F34C9C">
      <w:pPr>
        <w:numPr>
          <w:ilvl w:val="0"/>
          <w:numId w:val="35"/>
        </w:numPr>
        <w:tabs>
          <w:tab w:val="num" w:pos="720"/>
        </w:tabs>
        <w:spacing w:line="276" w:lineRule="auto"/>
        <w:jc w:val="both"/>
        <w:rPr>
          <w:rFonts w:ascii="Segoe UI" w:eastAsia="Arimo Bold" w:hAnsi="Segoe UI" w:cs="Segoe UI"/>
          <w:lang w:val="en-IN"/>
        </w:rPr>
      </w:pPr>
      <w:r w:rsidRPr="005C2BDC">
        <w:rPr>
          <w:rFonts w:ascii="Segoe UI" w:eastAsia="Arimo Bold" w:hAnsi="Segoe UI" w:cs="Segoe UI"/>
          <w:b/>
          <w:bCs/>
          <w:lang w:val="en-IN"/>
        </w:rPr>
        <w:t>Sustainability Team</w:t>
      </w:r>
      <w:r w:rsidRPr="005C2BDC">
        <w:rPr>
          <w:rFonts w:ascii="Segoe UI" w:eastAsia="Arimo Bold" w:hAnsi="Segoe UI" w:cs="Segoe UI"/>
          <w:lang w:val="en-IN"/>
        </w:rPr>
        <w:t xml:space="preserve"> oversees supplier performance on environmental, social, and ethical criteria, and facilitates corrective actions and continuous improvement.</w:t>
      </w:r>
    </w:p>
    <w:p w14:paraId="62B65202" w14:textId="77777777" w:rsidR="00975A92" w:rsidRPr="005C2BDC" w:rsidRDefault="00975A92" w:rsidP="00F34C9C">
      <w:pPr>
        <w:numPr>
          <w:ilvl w:val="0"/>
          <w:numId w:val="35"/>
        </w:numPr>
        <w:tabs>
          <w:tab w:val="num" w:pos="720"/>
        </w:tabs>
        <w:spacing w:line="276" w:lineRule="auto"/>
        <w:jc w:val="both"/>
        <w:rPr>
          <w:rFonts w:ascii="Segoe UI" w:eastAsia="Arimo Bold" w:hAnsi="Segoe UI" w:cs="Segoe UI"/>
          <w:lang w:val="en-IN"/>
        </w:rPr>
      </w:pPr>
      <w:r w:rsidRPr="005C2BDC">
        <w:rPr>
          <w:rFonts w:ascii="Segoe UI" w:eastAsia="Arimo Bold" w:hAnsi="Segoe UI" w:cs="Segoe UI"/>
          <w:b/>
          <w:bCs/>
          <w:lang w:val="en-IN"/>
        </w:rPr>
        <w:t>Suppliers</w:t>
      </w:r>
      <w:r w:rsidRPr="005C2BDC">
        <w:rPr>
          <w:rFonts w:ascii="Segoe UI" w:eastAsia="Arimo Bold" w:hAnsi="Segoe UI" w:cs="Segoe UI"/>
          <w:lang w:val="en-IN"/>
        </w:rPr>
        <w:t xml:space="preserve"> are required to comply with Agrawal Metal Works’ sourcing standards, submit necessary disclosures, and fully cooperate during audits and assessments.</w:t>
      </w:r>
    </w:p>
    <w:p w14:paraId="07751429" w14:textId="77777777" w:rsidR="00975A92" w:rsidRPr="005C2BDC" w:rsidRDefault="00975A92" w:rsidP="00F34C9C">
      <w:pPr>
        <w:numPr>
          <w:ilvl w:val="0"/>
          <w:numId w:val="35"/>
        </w:numPr>
        <w:tabs>
          <w:tab w:val="num" w:pos="720"/>
        </w:tabs>
        <w:spacing w:line="276" w:lineRule="auto"/>
        <w:jc w:val="both"/>
        <w:rPr>
          <w:rFonts w:ascii="Segoe UI" w:eastAsia="Arimo Bold" w:hAnsi="Segoe UI" w:cs="Segoe UI"/>
          <w:lang w:val="en-IN"/>
        </w:rPr>
      </w:pPr>
      <w:r w:rsidRPr="005C2BDC">
        <w:rPr>
          <w:rFonts w:ascii="Segoe UI" w:eastAsia="Arimo Bold" w:hAnsi="Segoe UI" w:cs="Segoe UI"/>
          <w:b/>
          <w:bCs/>
          <w:lang w:val="en-IN"/>
        </w:rPr>
        <w:t>Senior Management</w:t>
      </w:r>
      <w:r w:rsidRPr="005C2BDC">
        <w:rPr>
          <w:rFonts w:ascii="Segoe UI" w:eastAsia="Arimo Bold" w:hAnsi="Segoe UI" w:cs="Segoe UI"/>
          <w:lang w:val="en-IN"/>
        </w:rPr>
        <w:t xml:space="preserve"> provides oversight, ensures adequate resources, and drives enforcement of this policy through periodic reviews and strategic direction.</w:t>
      </w:r>
    </w:p>
    <w:p w14:paraId="31931EEB" w14:textId="77777777" w:rsidR="00975A92" w:rsidRPr="005C2BDC" w:rsidRDefault="00975A92" w:rsidP="00F34C9C">
      <w:pPr>
        <w:numPr>
          <w:ilvl w:val="0"/>
          <w:numId w:val="35"/>
        </w:numPr>
        <w:tabs>
          <w:tab w:val="num" w:pos="720"/>
        </w:tabs>
        <w:spacing w:line="276" w:lineRule="auto"/>
        <w:jc w:val="both"/>
        <w:rPr>
          <w:rFonts w:ascii="Segoe UI" w:eastAsia="Arimo Bold" w:hAnsi="Segoe UI" w:cs="Segoe UI"/>
          <w:lang w:val="en-IN"/>
        </w:rPr>
      </w:pPr>
      <w:r w:rsidRPr="005C2BDC">
        <w:rPr>
          <w:rFonts w:ascii="Segoe UI" w:eastAsia="Arimo Bold" w:hAnsi="Segoe UI" w:cs="Segoe UI"/>
          <w:b/>
          <w:bCs/>
          <w:lang w:val="en-IN"/>
        </w:rPr>
        <w:t>All Employees</w:t>
      </w:r>
      <w:r w:rsidRPr="005C2BDC">
        <w:rPr>
          <w:rFonts w:ascii="Segoe UI" w:eastAsia="Arimo Bold" w:hAnsi="Segoe UI" w:cs="Segoe UI"/>
          <w:lang w:val="en-IN"/>
        </w:rPr>
        <w:t xml:space="preserve"> involved in supplier interactions must adhere to this policy and promptly report any violations or concerns through designated reporting channels.</w:t>
      </w:r>
    </w:p>
    <w:p w14:paraId="2DD898EB" w14:textId="48229DBD" w:rsidR="00EF04DC" w:rsidRPr="005C2BDC" w:rsidRDefault="00FD4931" w:rsidP="00B93012">
      <w:pPr>
        <w:pStyle w:val="Heading1"/>
        <w:rPr>
          <w:rFonts w:ascii="Segoe UI" w:eastAsia="Arimo Bold" w:hAnsi="Segoe UI" w:cs="Segoe UI"/>
          <w:sz w:val="28"/>
          <w:szCs w:val="36"/>
        </w:rPr>
      </w:pPr>
      <w:bookmarkStart w:id="30" w:name="_Toc203751493"/>
      <w:r w:rsidRPr="005C2BDC">
        <w:rPr>
          <w:rFonts w:ascii="Segoe UI" w:eastAsia="Arimo Bold" w:hAnsi="Segoe UI" w:cs="Segoe UI"/>
          <w:sz w:val="28"/>
          <w:szCs w:val="36"/>
        </w:rPr>
        <w:t>R</w:t>
      </w:r>
      <w:r w:rsidR="00783E26" w:rsidRPr="005C2BDC">
        <w:rPr>
          <w:rFonts w:ascii="Segoe UI" w:eastAsia="Arimo Bold" w:hAnsi="Segoe UI" w:cs="Segoe UI"/>
          <w:sz w:val="28"/>
          <w:szCs w:val="36"/>
        </w:rPr>
        <w:t>EPORTING</w:t>
      </w:r>
      <w:bookmarkEnd w:id="30"/>
    </w:p>
    <w:p w14:paraId="09BE0270" w14:textId="7F8BDB87" w:rsidR="00F26284" w:rsidRPr="005C2BDC" w:rsidRDefault="00F26284" w:rsidP="00F26284">
      <w:pPr>
        <w:pStyle w:val="ListParagraph"/>
        <w:numPr>
          <w:ilvl w:val="0"/>
          <w:numId w:val="14"/>
        </w:numPr>
        <w:spacing w:line="276" w:lineRule="auto"/>
        <w:jc w:val="both"/>
        <w:rPr>
          <w:rFonts w:ascii="Segoe UI" w:hAnsi="Segoe UI" w:cs="Segoe UI"/>
        </w:rPr>
      </w:pPr>
      <w:r w:rsidRPr="005C2BDC">
        <w:rPr>
          <w:rFonts w:ascii="Segoe UI" w:hAnsi="Segoe UI" w:cs="Segoe UI"/>
          <w:b/>
          <w:bCs/>
        </w:rPr>
        <w:t>Supplier Sustainability Compliance:</w:t>
      </w:r>
      <w:r w:rsidRPr="005C2BDC">
        <w:rPr>
          <w:rFonts w:ascii="Segoe UI" w:hAnsi="Segoe UI" w:cs="Segoe UI"/>
        </w:rPr>
        <w:t xml:space="preserve"> Annual updates on the percentage of key suppliers meeting sustainability criteria, such as certifications and adherence to environmental standards.</w:t>
      </w:r>
    </w:p>
    <w:p w14:paraId="3F622BDF" w14:textId="21F11CA6" w:rsidR="00F26284" w:rsidRPr="005C2BDC" w:rsidRDefault="00F26284" w:rsidP="00F26284">
      <w:pPr>
        <w:pStyle w:val="ListParagraph"/>
        <w:numPr>
          <w:ilvl w:val="0"/>
          <w:numId w:val="14"/>
        </w:numPr>
        <w:spacing w:line="276" w:lineRule="auto"/>
        <w:jc w:val="both"/>
        <w:rPr>
          <w:rFonts w:ascii="Segoe UI" w:hAnsi="Segoe UI" w:cs="Segoe UI"/>
        </w:rPr>
      </w:pPr>
      <w:r w:rsidRPr="005C2BDC">
        <w:rPr>
          <w:rFonts w:ascii="Segoe UI" w:hAnsi="Segoe UI" w:cs="Segoe UI"/>
          <w:b/>
          <w:bCs/>
        </w:rPr>
        <w:t>Environmental Impact Metrics:</w:t>
      </w:r>
      <w:r w:rsidRPr="005C2BDC">
        <w:rPr>
          <w:rFonts w:ascii="Segoe UI" w:hAnsi="Segoe UI" w:cs="Segoe UI"/>
        </w:rPr>
        <w:t xml:space="preserve"> Report on energy efficiency improvements, greenhouse gas emissions reductions, and water conservation efforts achieved through procurement activities.</w:t>
      </w:r>
    </w:p>
    <w:p w14:paraId="2C400FDC" w14:textId="688ACA2F" w:rsidR="00F26284" w:rsidRPr="005C2BDC" w:rsidRDefault="00F26284" w:rsidP="00F26284">
      <w:pPr>
        <w:pStyle w:val="ListParagraph"/>
        <w:numPr>
          <w:ilvl w:val="0"/>
          <w:numId w:val="14"/>
        </w:numPr>
        <w:spacing w:line="276" w:lineRule="auto"/>
        <w:jc w:val="both"/>
        <w:rPr>
          <w:rFonts w:ascii="Segoe UI" w:hAnsi="Segoe UI" w:cs="Segoe UI"/>
        </w:rPr>
      </w:pPr>
      <w:r w:rsidRPr="005C2BDC">
        <w:rPr>
          <w:rFonts w:ascii="Segoe UI" w:hAnsi="Segoe UI" w:cs="Segoe UI"/>
          <w:b/>
          <w:bCs/>
        </w:rPr>
        <w:lastRenderedPageBreak/>
        <w:t>Social Responsibility and Labor Practices</w:t>
      </w:r>
      <w:r w:rsidRPr="005C2BDC">
        <w:rPr>
          <w:rFonts w:ascii="Segoe UI" w:hAnsi="Segoe UI" w:cs="Segoe UI"/>
        </w:rPr>
        <w:t>: Updates on supplier compliance with labor standards, including audits, training programs, and initiatives promoting fair labor practices.</w:t>
      </w:r>
    </w:p>
    <w:p w14:paraId="003CB526" w14:textId="2FC45BFB" w:rsidR="00F26284" w:rsidRPr="005C2BDC" w:rsidRDefault="00F26284" w:rsidP="00F26284">
      <w:pPr>
        <w:pStyle w:val="ListParagraph"/>
        <w:numPr>
          <w:ilvl w:val="0"/>
          <w:numId w:val="14"/>
        </w:numPr>
        <w:spacing w:line="276" w:lineRule="auto"/>
        <w:jc w:val="both"/>
        <w:rPr>
          <w:rFonts w:ascii="Segoe UI" w:hAnsi="Segoe UI" w:cs="Segoe UI"/>
        </w:rPr>
      </w:pPr>
      <w:r w:rsidRPr="005C2BDC">
        <w:rPr>
          <w:rFonts w:ascii="Segoe UI" w:hAnsi="Segoe UI" w:cs="Segoe UI"/>
          <w:b/>
          <w:bCs/>
        </w:rPr>
        <w:t>Innovation and Sustainability Initiatives:</w:t>
      </w:r>
      <w:r w:rsidRPr="005C2BDC">
        <w:rPr>
          <w:rFonts w:ascii="Segoe UI" w:hAnsi="Segoe UI" w:cs="Segoe UI"/>
        </w:rPr>
        <w:t xml:space="preserve"> Highlights of new sustainability initiatives implemented within procurement, along with their impacts on environmental and social sustainability.</w:t>
      </w:r>
    </w:p>
    <w:p w14:paraId="53234135" w14:textId="1F2AF84C" w:rsidR="00A31D94" w:rsidRPr="005C2BDC" w:rsidRDefault="00F26284" w:rsidP="003F21F1">
      <w:pPr>
        <w:spacing w:after="100" w:afterAutospacing="1"/>
        <w:jc w:val="both"/>
        <w:rPr>
          <w:rFonts w:ascii="Segoe UI" w:hAnsi="Segoe UI" w:cs="Segoe UI"/>
          <w14:ligatures w14:val="none"/>
        </w:rPr>
      </w:pPr>
      <w:r w:rsidRPr="005C2BDC">
        <w:rPr>
          <w:rFonts w:ascii="Segoe UI" w:hAnsi="Segoe UI" w:cs="Segoe UI"/>
          <w:lang w:val="en-IN"/>
        </w:rPr>
        <w:t xml:space="preserve">These reporting topics will track and communicate the progress and outcomes of our Sustainable </w:t>
      </w:r>
      <w:r w:rsidR="003B33DB" w:rsidRPr="005C2BDC">
        <w:rPr>
          <w:rFonts w:ascii="Segoe UI" w:hAnsi="Segoe UI" w:cs="Segoe UI"/>
          <w:lang w:val="en-IN"/>
        </w:rPr>
        <w:t>Procurement</w:t>
      </w:r>
      <w:r w:rsidRPr="005C2BDC">
        <w:rPr>
          <w:rFonts w:ascii="Segoe UI" w:hAnsi="Segoe UI" w:cs="Segoe UI"/>
          <w:lang w:val="en-IN"/>
        </w:rPr>
        <w:t xml:space="preserve"> Policy, ensuring transparency and accountability in our sustainability efforts</w:t>
      </w:r>
      <w:r w:rsidRPr="005C2BDC">
        <w:rPr>
          <w:rFonts w:ascii="Segoe UI" w:hAnsi="Segoe UI" w:cs="Segoe UI"/>
          <w14:ligatures w14:val="none"/>
        </w:rPr>
        <w:t>.</w:t>
      </w:r>
    </w:p>
    <w:p w14:paraId="7A10574F" w14:textId="03F9FDBB" w:rsidR="00120018" w:rsidRPr="005C2BDC" w:rsidRDefault="00C81408" w:rsidP="00B93012">
      <w:pPr>
        <w:pStyle w:val="Heading1"/>
        <w:rPr>
          <w:rFonts w:ascii="Segoe UI" w:eastAsia="Arimo Bold" w:hAnsi="Segoe UI" w:cs="Segoe UI"/>
          <w:sz w:val="28"/>
          <w:szCs w:val="36"/>
        </w:rPr>
      </w:pPr>
      <w:bookmarkStart w:id="31" w:name="_Toc203751494"/>
      <w:r w:rsidRPr="005C2BDC">
        <w:rPr>
          <w:rFonts w:ascii="Segoe UI" w:eastAsia="Arimo Bold" w:hAnsi="Segoe UI" w:cs="Segoe UI"/>
          <w:sz w:val="28"/>
          <w:szCs w:val="36"/>
        </w:rPr>
        <w:t>REVIEW MECHANISM</w:t>
      </w:r>
      <w:bookmarkEnd w:id="31"/>
    </w:p>
    <w:p w14:paraId="6E0AA645" w14:textId="77777777" w:rsidR="00EF04DC" w:rsidRPr="005C2BDC" w:rsidRDefault="00EF04DC" w:rsidP="00D4405A">
      <w:pPr>
        <w:spacing w:line="276" w:lineRule="auto"/>
        <w:jc w:val="both"/>
        <w:rPr>
          <w:rFonts w:ascii="Segoe UI" w:eastAsia="Arimo Bold" w:hAnsi="Segoe UI" w:cs="Segoe UI"/>
          <w:b/>
          <w:bCs/>
          <w:color w:val="0062AE"/>
          <w:kern w:val="24"/>
          <w:sz w:val="12"/>
          <w:szCs w:val="12"/>
          <w:u w:val="single"/>
        </w:rPr>
      </w:pPr>
    </w:p>
    <w:p w14:paraId="58B1AEC6" w14:textId="502ADB62" w:rsidR="003658F2" w:rsidRPr="005C2BDC" w:rsidRDefault="0012512C" w:rsidP="00E326BB">
      <w:pPr>
        <w:tabs>
          <w:tab w:val="left" w:pos="540"/>
        </w:tabs>
        <w:spacing w:line="276" w:lineRule="auto"/>
        <w:jc w:val="both"/>
        <w:rPr>
          <w:rFonts w:ascii="Segoe UI" w:hAnsi="Segoe UI" w:cs="Segoe UI"/>
          <w:lang w:val="en-IN"/>
        </w:rPr>
      </w:pPr>
      <w:r w:rsidRPr="005C2BDC">
        <w:rPr>
          <w:rFonts w:ascii="Segoe UI" w:hAnsi="Segoe UI" w:cs="Segoe UI"/>
          <w:lang w:val="en-IN"/>
        </w:rPr>
        <w:t xml:space="preserve">Agrawal Metal Works Pvt. Ltd. implements a robust framework for monitoring and enhancing sustainability in procurement practices. This includes conducting annual performance reviews to evaluate compliance with sustainability targets and progress, alongside regular audits and assessments of suppliers to uphold sustainability criteria. Engaging stakeholders for feedback ensures ongoing refinement of the policy's effectiveness, facilitating continuous improvement initiatives. </w:t>
      </w:r>
      <w:r w:rsidR="009E24BC" w:rsidRPr="005C2BDC">
        <w:rPr>
          <w:rFonts w:ascii="Segoe UI" w:hAnsi="Segoe UI" w:cs="Segoe UI"/>
          <w:lang w:val="en-IN"/>
        </w:rPr>
        <w:t xml:space="preserve">This review mechanism </w:t>
      </w:r>
      <w:r w:rsidR="00D265A8" w:rsidRPr="005C2BDC">
        <w:rPr>
          <w:rFonts w:ascii="Segoe UI" w:hAnsi="Segoe UI" w:cs="Segoe UI"/>
          <w:lang w:val="en-IN"/>
        </w:rPr>
        <w:t xml:space="preserve">for our Sustainable </w:t>
      </w:r>
      <w:r w:rsidR="003B33DB" w:rsidRPr="005C2BDC">
        <w:rPr>
          <w:rFonts w:ascii="Segoe UI" w:hAnsi="Segoe UI" w:cs="Segoe UI"/>
          <w:lang w:val="en-IN"/>
        </w:rPr>
        <w:t>Procurement</w:t>
      </w:r>
      <w:r w:rsidR="00A07D8A" w:rsidRPr="005C2BDC">
        <w:rPr>
          <w:rFonts w:ascii="Segoe UI" w:hAnsi="Segoe UI" w:cs="Segoe UI"/>
          <w:lang w:val="en-IN"/>
        </w:rPr>
        <w:t xml:space="preserve"> Policy will be </w:t>
      </w:r>
      <w:r w:rsidR="00005757" w:rsidRPr="005C2BDC">
        <w:rPr>
          <w:rFonts w:ascii="Segoe UI" w:hAnsi="Segoe UI" w:cs="Segoe UI"/>
          <w:lang w:val="en-IN"/>
        </w:rPr>
        <w:t>reviewed</w:t>
      </w:r>
      <w:r w:rsidR="00402746" w:rsidRPr="005C2BDC">
        <w:rPr>
          <w:rFonts w:ascii="Segoe UI" w:hAnsi="Segoe UI" w:cs="Segoe UI"/>
          <w:lang w:val="en-IN"/>
        </w:rPr>
        <w:t xml:space="preserve"> annually</w:t>
      </w:r>
      <w:r w:rsidR="00A07D8A" w:rsidRPr="005C2BDC">
        <w:rPr>
          <w:rFonts w:ascii="Segoe UI" w:hAnsi="Segoe UI" w:cs="Segoe UI"/>
          <w:lang w:val="en-IN"/>
        </w:rPr>
        <w:t xml:space="preserve"> by the Procurement </w:t>
      </w:r>
      <w:r w:rsidR="003806DB" w:rsidRPr="005C2BDC">
        <w:rPr>
          <w:rFonts w:ascii="Segoe UI" w:hAnsi="Segoe UI" w:cs="Segoe UI"/>
          <w:lang w:val="en-IN"/>
        </w:rPr>
        <w:t>Manager</w:t>
      </w:r>
      <w:r w:rsidR="00A07D8A" w:rsidRPr="005C2BDC">
        <w:rPr>
          <w:rFonts w:ascii="Segoe UI" w:hAnsi="Segoe UI" w:cs="Segoe UI"/>
          <w:lang w:val="en-IN"/>
        </w:rPr>
        <w:t xml:space="preserve">, ensuring accountability, transparency, and proactive management of sustainability </w:t>
      </w:r>
      <w:r w:rsidR="009E24BC" w:rsidRPr="005C2BDC">
        <w:rPr>
          <w:rFonts w:ascii="Segoe UI" w:hAnsi="Segoe UI" w:cs="Segoe UI"/>
          <w:lang w:val="en-IN"/>
        </w:rPr>
        <w:t>responsibilities at Agrawal Metal Works.</w:t>
      </w:r>
    </w:p>
    <w:p w14:paraId="1AC43244" w14:textId="77777777" w:rsidR="00CA04D1" w:rsidRDefault="00CA04D1" w:rsidP="00E326BB">
      <w:pPr>
        <w:tabs>
          <w:tab w:val="left" w:pos="540"/>
        </w:tabs>
        <w:spacing w:line="276" w:lineRule="auto"/>
        <w:jc w:val="both"/>
        <w:rPr>
          <w:rFonts w:ascii="Segoe UI" w:hAnsi="Segoe UI" w:cs="Segoe UI"/>
          <w:lang w:val="en-IN"/>
        </w:rPr>
      </w:pPr>
    </w:p>
    <w:p w14:paraId="7C3BC331" w14:textId="77777777" w:rsidR="00634B79" w:rsidRDefault="00634B79" w:rsidP="00E326BB">
      <w:pPr>
        <w:tabs>
          <w:tab w:val="left" w:pos="540"/>
        </w:tabs>
        <w:spacing w:line="276" w:lineRule="auto"/>
        <w:jc w:val="both"/>
        <w:rPr>
          <w:rFonts w:ascii="Segoe UI" w:hAnsi="Segoe UI" w:cs="Segoe UI"/>
          <w:lang w:val="en-IN"/>
        </w:rPr>
      </w:pPr>
    </w:p>
    <w:p w14:paraId="11E92809" w14:textId="77777777" w:rsidR="00634B79" w:rsidRDefault="00634B79" w:rsidP="00E326BB">
      <w:pPr>
        <w:tabs>
          <w:tab w:val="left" w:pos="540"/>
        </w:tabs>
        <w:spacing w:line="276" w:lineRule="auto"/>
        <w:jc w:val="both"/>
        <w:rPr>
          <w:rFonts w:ascii="Segoe UI" w:hAnsi="Segoe UI" w:cs="Segoe UI"/>
          <w:lang w:val="en-IN"/>
        </w:rPr>
      </w:pPr>
    </w:p>
    <w:p w14:paraId="758BDB7C" w14:textId="77777777" w:rsidR="00634B79" w:rsidRDefault="00634B79" w:rsidP="00E326BB">
      <w:pPr>
        <w:tabs>
          <w:tab w:val="left" w:pos="540"/>
        </w:tabs>
        <w:spacing w:line="276" w:lineRule="auto"/>
        <w:jc w:val="both"/>
        <w:rPr>
          <w:rFonts w:ascii="Segoe UI" w:hAnsi="Segoe UI" w:cs="Segoe UI"/>
          <w:lang w:val="en-IN"/>
        </w:rPr>
      </w:pPr>
    </w:p>
    <w:p w14:paraId="5EF1D9DA" w14:textId="77777777" w:rsidR="00634B79" w:rsidRDefault="00634B79" w:rsidP="00E326BB">
      <w:pPr>
        <w:tabs>
          <w:tab w:val="left" w:pos="540"/>
        </w:tabs>
        <w:spacing w:line="276" w:lineRule="auto"/>
        <w:jc w:val="both"/>
        <w:rPr>
          <w:rFonts w:ascii="Segoe UI" w:hAnsi="Segoe UI" w:cs="Segoe UI"/>
          <w:lang w:val="en-IN"/>
        </w:rPr>
      </w:pPr>
    </w:p>
    <w:p w14:paraId="29904727" w14:textId="77777777" w:rsidR="00634B79" w:rsidRDefault="00634B79" w:rsidP="00E326BB">
      <w:pPr>
        <w:tabs>
          <w:tab w:val="left" w:pos="540"/>
        </w:tabs>
        <w:spacing w:line="276" w:lineRule="auto"/>
        <w:jc w:val="both"/>
        <w:rPr>
          <w:rFonts w:ascii="Segoe UI" w:hAnsi="Segoe UI" w:cs="Segoe UI"/>
          <w:lang w:val="en-IN"/>
        </w:rPr>
      </w:pPr>
    </w:p>
    <w:p w14:paraId="4E16B594" w14:textId="77777777" w:rsidR="00634B79" w:rsidRDefault="00634B79" w:rsidP="00E326BB">
      <w:pPr>
        <w:tabs>
          <w:tab w:val="left" w:pos="540"/>
        </w:tabs>
        <w:spacing w:line="276" w:lineRule="auto"/>
        <w:jc w:val="both"/>
        <w:rPr>
          <w:rFonts w:ascii="Segoe UI" w:hAnsi="Segoe UI" w:cs="Segoe UI"/>
          <w:lang w:val="en-IN"/>
        </w:rPr>
      </w:pPr>
    </w:p>
    <w:p w14:paraId="3406B720" w14:textId="77777777" w:rsidR="00634B79" w:rsidRDefault="00634B79" w:rsidP="00E326BB">
      <w:pPr>
        <w:tabs>
          <w:tab w:val="left" w:pos="540"/>
        </w:tabs>
        <w:spacing w:line="276" w:lineRule="auto"/>
        <w:jc w:val="both"/>
        <w:rPr>
          <w:rFonts w:ascii="Segoe UI" w:hAnsi="Segoe UI" w:cs="Segoe UI"/>
          <w:lang w:val="en-IN"/>
        </w:rPr>
      </w:pPr>
    </w:p>
    <w:p w14:paraId="49FAA77D" w14:textId="77777777" w:rsidR="00634B79" w:rsidRDefault="00634B79" w:rsidP="00E326BB">
      <w:pPr>
        <w:tabs>
          <w:tab w:val="left" w:pos="540"/>
        </w:tabs>
        <w:spacing w:line="276" w:lineRule="auto"/>
        <w:jc w:val="both"/>
        <w:rPr>
          <w:rFonts w:ascii="Segoe UI" w:hAnsi="Segoe UI" w:cs="Segoe UI"/>
          <w:lang w:val="en-IN"/>
        </w:rPr>
      </w:pPr>
    </w:p>
    <w:p w14:paraId="1BA96294" w14:textId="77777777" w:rsidR="00634B79" w:rsidRDefault="00634B79" w:rsidP="00E326BB">
      <w:pPr>
        <w:tabs>
          <w:tab w:val="left" w:pos="540"/>
        </w:tabs>
        <w:spacing w:line="276" w:lineRule="auto"/>
        <w:jc w:val="both"/>
        <w:rPr>
          <w:rFonts w:ascii="Segoe UI" w:hAnsi="Segoe UI" w:cs="Segoe UI"/>
          <w:lang w:val="en-IN"/>
        </w:rPr>
      </w:pPr>
    </w:p>
    <w:p w14:paraId="14CC7928" w14:textId="77777777" w:rsidR="00634B79" w:rsidRDefault="00634B79" w:rsidP="00E326BB">
      <w:pPr>
        <w:tabs>
          <w:tab w:val="left" w:pos="540"/>
        </w:tabs>
        <w:spacing w:line="276" w:lineRule="auto"/>
        <w:jc w:val="both"/>
        <w:rPr>
          <w:rFonts w:ascii="Segoe UI" w:hAnsi="Segoe UI" w:cs="Segoe UI"/>
          <w:lang w:val="en-IN"/>
        </w:rPr>
      </w:pPr>
    </w:p>
    <w:p w14:paraId="069EA10C" w14:textId="77777777" w:rsidR="00634B79" w:rsidRPr="005C2BDC" w:rsidRDefault="00634B79" w:rsidP="00E326BB">
      <w:pPr>
        <w:tabs>
          <w:tab w:val="left" w:pos="540"/>
        </w:tabs>
        <w:spacing w:line="276" w:lineRule="auto"/>
        <w:jc w:val="both"/>
        <w:rPr>
          <w:rFonts w:ascii="Segoe UI" w:hAnsi="Segoe UI" w:cs="Segoe UI"/>
          <w:lang w:val="en-IN"/>
        </w:rPr>
      </w:pPr>
    </w:p>
    <w:p w14:paraId="0140434D" w14:textId="77777777" w:rsidR="00755258" w:rsidRPr="005C2BDC" w:rsidRDefault="00755258" w:rsidP="00755258">
      <w:pPr>
        <w:pStyle w:val="Heading1"/>
        <w:rPr>
          <w:rFonts w:ascii="Segoe UI" w:eastAsia="Arimo Bold" w:hAnsi="Segoe UI" w:cs="Segoe UI"/>
          <w:sz w:val="28"/>
          <w:szCs w:val="36"/>
        </w:rPr>
      </w:pPr>
      <w:bookmarkStart w:id="32" w:name="_Toc203751495"/>
      <w:bookmarkStart w:id="33" w:name="_Hlk203737724"/>
      <w:r w:rsidRPr="005C2BDC">
        <w:rPr>
          <w:rFonts w:ascii="Segoe UI" w:eastAsia="Arimo Bold" w:hAnsi="Segoe UI" w:cs="Segoe UI"/>
          <w:sz w:val="28"/>
          <w:szCs w:val="36"/>
        </w:rPr>
        <w:lastRenderedPageBreak/>
        <w:t>REVISION HISTORY</w:t>
      </w:r>
      <w:bookmarkEnd w:id="32"/>
    </w:p>
    <w:p w14:paraId="1962938D" w14:textId="77777777" w:rsidR="00755258" w:rsidRPr="005C2BDC" w:rsidRDefault="00755258" w:rsidP="00755258">
      <w:pPr>
        <w:jc w:val="both"/>
        <w:rPr>
          <w:rFonts w:ascii="Segoe UI" w:hAnsi="Segoe UI" w:cs="Segoe UI"/>
          <w:b/>
          <w:bCs/>
        </w:rPr>
      </w:pPr>
    </w:p>
    <w:tbl>
      <w:tblPr>
        <w:tblStyle w:val="TableGrid"/>
        <w:tblW w:w="9321" w:type="dxa"/>
        <w:tblInd w:w="285" w:type="dxa"/>
        <w:tblLook w:val="04A0" w:firstRow="1" w:lastRow="0" w:firstColumn="1" w:lastColumn="0" w:noHBand="0" w:noVBand="1"/>
      </w:tblPr>
      <w:tblGrid>
        <w:gridCol w:w="1808"/>
        <w:gridCol w:w="1842"/>
        <w:gridCol w:w="5671"/>
      </w:tblGrid>
      <w:tr w:rsidR="00755258" w:rsidRPr="005C2BDC" w14:paraId="631C7B2D" w14:textId="77777777" w:rsidTr="00AE1943">
        <w:trPr>
          <w:trHeight w:val="451"/>
        </w:trPr>
        <w:tc>
          <w:tcPr>
            <w:tcW w:w="1808" w:type="dxa"/>
          </w:tcPr>
          <w:p w14:paraId="75C35300" w14:textId="77777777" w:rsidR="00755258" w:rsidRPr="005C2BDC" w:rsidRDefault="00755258" w:rsidP="00AE1943">
            <w:pPr>
              <w:pStyle w:val="BodyText"/>
              <w:rPr>
                <w:rFonts w:ascii="Segoe UI" w:hAnsi="Segoe UI" w:cs="Segoe UI"/>
                <w:b/>
              </w:rPr>
            </w:pPr>
            <w:r w:rsidRPr="005C2BDC">
              <w:rPr>
                <w:rFonts w:ascii="Segoe UI" w:eastAsia="Cambria" w:hAnsi="Segoe UI" w:cs="Segoe UI"/>
                <w:b/>
                <w:spacing w:val="-1"/>
                <w:w w:val="103"/>
              </w:rPr>
              <w:t>Amendment of Revision</w:t>
            </w:r>
            <w:r w:rsidRPr="005C2BDC">
              <w:rPr>
                <w:rFonts w:ascii="Segoe UI" w:eastAsia="Cambria" w:hAnsi="Segoe UI" w:cs="Segoe UI"/>
                <w:b/>
                <w:position w:val="-1"/>
              </w:rPr>
              <w:t xml:space="preserve"> No.</w:t>
            </w:r>
          </w:p>
        </w:tc>
        <w:tc>
          <w:tcPr>
            <w:tcW w:w="1842" w:type="dxa"/>
          </w:tcPr>
          <w:p w14:paraId="615416FB" w14:textId="77777777" w:rsidR="00755258" w:rsidRPr="005C2BDC" w:rsidRDefault="00755258" w:rsidP="00AE1943">
            <w:pPr>
              <w:pStyle w:val="BodyText"/>
              <w:rPr>
                <w:rFonts w:ascii="Segoe UI" w:hAnsi="Segoe UI" w:cs="Segoe UI"/>
                <w:b/>
              </w:rPr>
            </w:pPr>
            <w:r w:rsidRPr="005C2BDC">
              <w:rPr>
                <w:rFonts w:ascii="Segoe UI" w:eastAsia="Cambria" w:hAnsi="Segoe UI" w:cs="Segoe UI"/>
                <w:b/>
                <w:position w:val="-1"/>
              </w:rPr>
              <w:t>Effective Date</w:t>
            </w:r>
            <w:r w:rsidRPr="005C2BDC">
              <w:rPr>
                <w:rFonts w:ascii="Segoe UI" w:eastAsia="Cambria" w:hAnsi="Segoe UI" w:cs="Segoe UI"/>
                <w:b/>
                <w:position w:val="-1"/>
              </w:rPr>
              <w:tab/>
            </w:r>
          </w:p>
        </w:tc>
        <w:tc>
          <w:tcPr>
            <w:tcW w:w="5671" w:type="dxa"/>
          </w:tcPr>
          <w:p w14:paraId="720273AC" w14:textId="77777777" w:rsidR="00755258" w:rsidRPr="005C2BDC" w:rsidRDefault="00755258" w:rsidP="00AE1943">
            <w:pPr>
              <w:pStyle w:val="BodyText"/>
              <w:rPr>
                <w:rFonts w:ascii="Segoe UI" w:hAnsi="Segoe UI" w:cs="Segoe UI"/>
                <w:b/>
              </w:rPr>
            </w:pPr>
            <w:r w:rsidRPr="005C2BDC">
              <w:rPr>
                <w:rFonts w:ascii="Segoe UI" w:eastAsia="Cambria" w:hAnsi="Segoe UI" w:cs="Segoe UI"/>
                <w:b/>
                <w:position w:val="-1"/>
              </w:rPr>
              <w:t xml:space="preserve">Details of </w:t>
            </w:r>
            <w:r w:rsidRPr="005C2BDC">
              <w:rPr>
                <w:rFonts w:ascii="Segoe UI" w:eastAsia="Cambria" w:hAnsi="Segoe UI" w:cs="Segoe UI"/>
                <w:b/>
                <w:spacing w:val="-1"/>
                <w:w w:val="103"/>
              </w:rPr>
              <w:t>Amendment of Revision</w:t>
            </w:r>
            <w:r w:rsidRPr="005C2BDC">
              <w:rPr>
                <w:rFonts w:ascii="Segoe UI" w:eastAsia="Cambria" w:hAnsi="Segoe UI" w:cs="Segoe UI"/>
                <w:b/>
                <w:position w:val="-1"/>
              </w:rPr>
              <w:t xml:space="preserve">                             </w:t>
            </w:r>
          </w:p>
        </w:tc>
      </w:tr>
      <w:tr w:rsidR="00755258" w:rsidRPr="005C2BDC" w14:paraId="3075FF52" w14:textId="77777777" w:rsidTr="00AE1943">
        <w:trPr>
          <w:trHeight w:val="379"/>
        </w:trPr>
        <w:tc>
          <w:tcPr>
            <w:tcW w:w="1808" w:type="dxa"/>
            <w:vAlign w:val="center"/>
          </w:tcPr>
          <w:p w14:paraId="56AE6A8D" w14:textId="77777777" w:rsidR="00755258" w:rsidRPr="005C2BDC" w:rsidRDefault="00755258" w:rsidP="00AE1943">
            <w:pPr>
              <w:pStyle w:val="BodyText"/>
              <w:jc w:val="center"/>
              <w:rPr>
                <w:rFonts w:ascii="Segoe UI" w:hAnsi="Segoe UI" w:cs="Segoe UI"/>
                <w:b/>
                <w:bCs/>
              </w:rPr>
            </w:pPr>
            <w:r w:rsidRPr="005C2BDC">
              <w:rPr>
                <w:rFonts w:ascii="Segoe UI" w:hAnsi="Segoe UI" w:cs="Segoe UI"/>
                <w:b/>
                <w:bCs/>
              </w:rPr>
              <w:t>00</w:t>
            </w:r>
          </w:p>
        </w:tc>
        <w:tc>
          <w:tcPr>
            <w:tcW w:w="1842" w:type="dxa"/>
            <w:vAlign w:val="center"/>
          </w:tcPr>
          <w:p w14:paraId="7C3A9110" w14:textId="77777777" w:rsidR="00755258" w:rsidRPr="005C2BDC" w:rsidRDefault="00755258" w:rsidP="00AE1943">
            <w:pPr>
              <w:pStyle w:val="BodyText"/>
              <w:jc w:val="center"/>
              <w:rPr>
                <w:rFonts w:ascii="Segoe UI" w:hAnsi="Segoe UI" w:cs="Segoe UI"/>
              </w:rPr>
            </w:pPr>
            <w:r w:rsidRPr="005C2BDC">
              <w:rPr>
                <w:rFonts w:ascii="Segoe UI" w:hAnsi="Segoe UI" w:cs="Segoe UI"/>
              </w:rPr>
              <w:t>01.01.2023</w:t>
            </w:r>
          </w:p>
        </w:tc>
        <w:tc>
          <w:tcPr>
            <w:tcW w:w="5671" w:type="dxa"/>
            <w:vAlign w:val="center"/>
          </w:tcPr>
          <w:p w14:paraId="6DDC1DF4" w14:textId="77777777" w:rsidR="00755258" w:rsidRPr="005C2BDC" w:rsidRDefault="00755258" w:rsidP="00AE1943">
            <w:pPr>
              <w:pStyle w:val="BodyText"/>
              <w:rPr>
                <w:rFonts w:ascii="Segoe UI" w:hAnsi="Segoe UI" w:cs="Segoe UI"/>
              </w:rPr>
            </w:pPr>
            <w:r w:rsidRPr="005C2BDC">
              <w:rPr>
                <w:rFonts w:ascii="Segoe UI" w:hAnsi="Segoe UI" w:cs="Segoe UI"/>
              </w:rPr>
              <w:t>New Policy Draft</w:t>
            </w:r>
          </w:p>
        </w:tc>
      </w:tr>
      <w:tr w:rsidR="00755258" w:rsidRPr="005C2BDC" w14:paraId="7507CF9E" w14:textId="77777777" w:rsidTr="00AE1943">
        <w:trPr>
          <w:trHeight w:val="361"/>
        </w:trPr>
        <w:tc>
          <w:tcPr>
            <w:tcW w:w="1808" w:type="dxa"/>
            <w:vMerge w:val="restart"/>
            <w:vAlign w:val="center"/>
          </w:tcPr>
          <w:p w14:paraId="39D0B2FF" w14:textId="77777777" w:rsidR="00755258" w:rsidRPr="005C2BDC" w:rsidRDefault="00755258" w:rsidP="00AE1943">
            <w:pPr>
              <w:pStyle w:val="BodyText"/>
              <w:jc w:val="center"/>
              <w:rPr>
                <w:rFonts w:ascii="Segoe UI" w:hAnsi="Segoe UI" w:cs="Segoe UI"/>
                <w:b/>
                <w:bCs/>
              </w:rPr>
            </w:pPr>
            <w:r w:rsidRPr="005C2BDC">
              <w:rPr>
                <w:rFonts w:ascii="Segoe UI" w:hAnsi="Segoe UI" w:cs="Segoe UI"/>
                <w:b/>
                <w:bCs/>
              </w:rPr>
              <w:t>01</w:t>
            </w:r>
          </w:p>
        </w:tc>
        <w:tc>
          <w:tcPr>
            <w:tcW w:w="1842" w:type="dxa"/>
            <w:vAlign w:val="center"/>
          </w:tcPr>
          <w:p w14:paraId="166FC20C" w14:textId="77777777" w:rsidR="00755258" w:rsidRPr="005C2BDC" w:rsidRDefault="00755258" w:rsidP="00AE1943">
            <w:pPr>
              <w:pStyle w:val="BodyText"/>
              <w:jc w:val="center"/>
              <w:rPr>
                <w:rFonts w:ascii="Segoe UI" w:hAnsi="Segoe UI" w:cs="Segoe UI"/>
              </w:rPr>
            </w:pPr>
            <w:r w:rsidRPr="005C2BDC">
              <w:rPr>
                <w:rFonts w:ascii="Segoe UI" w:hAnsi="Segoe UI" w:cs="Segoe UI"/>
              </w:rPr>
              <w:t>01.01.2024</w:t>
            </w:r>
          </w:p>
        </w:tc>
        <w:tc>
          <w:tcPr>
            <w:tcW w:w="5671" w:type="dxa"/>
            <w:vAlign w:val="center"/>
          </w:tcPr>
          <w:p w14:paraId="5873FEEE" w14:textId="77777777" w:rsidR="00755258" w:rsidRPr="005C2BDC" w:rsidRDefault="00755258" w:rsidP="00AE1943">
            <w:pPr>
              <w:pStyle w:val="BodyText"/>
              <w:rPr>
                <w:rFonts w:ascii="Segoe UI" w:hAnsi="Segoe UI" w:cs="Segoe UI"/>
              </w:rPr>
            </w:pPr>
            <w:r w:rsidRPr="005C2BDC">
              <w:rPr>
                <w:rFonts w:ascii="Segoe UI" w:hAnsi="Segoe UI" w:cs="Segoe UI"/>
              </w:rPr>
              <w:t>Scope</w:t>
            </w:r>
          </w:p>
        </w:tc>
      </w:tr>
      <w:tr w:rsidR="00755258" w:rsidRPr="005C2BDC" w14:paraId="3B1797A7" w14:textId="77777777" w:rsidTr="00AE1943">
        <w:trPr>
          <w:trHeight w:val="361"/>
        </w:trPr>
        <w:tc>
          <w:tcPr>
            <w:tcW w:w="1808" w:type="dxa"/>
            <w:vMerge/>
            <w:vAlign w:val="center"/>
          </w:tcPr>
          <w:p w14:paraId="47B4D476" w14:textId="77777777" w:rsidR="00755258" w:rsidRPr="005C2BDC" w:rsidRDefault="00755258" w:rsidP="00AE1943">
            <w:pPr>
              <w:pStyle w:val="BodyText"/>
              <w:jc w:val="center"/>
              <w:rPr>
                <w:rFonts w:ascii="Segoe UI" w:hAnsi="Segoe UI" w:cs="Segoe UI"/>
                <w:b/>
                <w:bCs/>
              </w:rPr>
            </w:pPr>
          </w:p>
        </w:tc>
        <w:tc>
          <w:tcPr>
            <w:tcW w:w="1842" w:type="dxa"/>
            <w:vAlign w:val="center"/>
          </w:tcPr>
          <w:p w14:paraId="7F479AA4" w14:textId="77777777" w:rsidR="00755258" w:rsidRPr="005C2BDC" w:rsidRDefault="00755258" w:rsidP="00AE1943">
            <w:pPr>
              <w:pStyle w:val="BodyText"/>
              <w:jc w:val="center"/>
              <w:rPr>
                <w:rFonts w:ascii="Segoe UI" w:hAnsi="Segoe UI" w:cs="Segoe UI"/>
              </w:rPr>
            </w:pPr>
            <w:r w:rsidRPr="005C2BDC">
              <w:rPr>
                <w:rFonts w:ascii="Segoe UI" w:hAnsi="Segoe UI" w:cs="Segoe UI"/>
              </w:rPr>
              <w:t>01.01.2024</w:t>
            </w:r>
          </w:p>
        </w:tc>
        <w:tc>
          <w:tcPr>
            <w:tcW w:w="5671" w:type="dxa"/>
            <w:vAlign w:val="center"/>
          </w:tcPr>
          <w:p w14:paraId="7904755E" w14:textId="77777777" w:rsidR="00755258" w:rsidRPr="005C2BDC" w:rsidRDefault="00755258" w:rsidP="00AE1943">
            <w:pPr>
              <w:pStyle w:val="BodyText"/>
              <w:rPr>
                <w:rFonts w:ascii="Segoe UI" w:hAnsi="Segoe UI" w:cs="Segoe UI"/>
              </w:rPr>
            </w:pPr>
            <w:r w:rsidRPr="005C2BDC">
              <w:rPr>
                <w:rFonts w:ascii="Segoe UI" w:hAnsi="Segoe UI" w:cs="Segoe UI"/>
              </w:rPr>
              <w:t>Commitment and Goals</w:t>
            </w:r>
          </w:p>
        </w:tc>
      </w:tr>
      <w:tr w:rsidR="00755258" w:rsidRPr="005C2BDC" w14:paraId="028BC2DB" w14:textId="77777777" w:rsidTr="00AE1943">
        <w:trPr>
          <w:trHeight w:val="361"/>
        </w:trPr>
        <w:tc>
          <w:tcPr>
            <w:tcW w:w="1808" w:type="dxa"/>
            <w:vMerge/>
            <w:vAlign w:val="center"/>
          </w:tcPr>
          <w:p w14:paraId="1321A8EE" w14:textId="77777777" w:rsidR="00755258" w:rsidRPr="005C2BDC" w:rsidRDefault="00755258" w:rsidP="00AE1943">
            <w:pPr>
              <w:pStyle w:val="BodyText"/>
              <w:jc w:val="center"/>
              <w:rPr>
                <w:rFonts w:ascii="Segoe UI" w:hAnsi="Segoe UI" w:cs="Segoe UI"/>
                <w:b/>
                <w:bCs/>
              </w:rPr>
            </w:pPr>
          </w:p>
        </w:tc>
        <w:tc>
          <w:tcPr>
            <w:tcW w:w="1842" w:type="dxa"/>
            <w:vAlign w:val="center"/>
          </w:tcPr>
          <w:p w14:paraId="0D5A5BFA" w14:textId="77777777" w:rsidR="00755258" w:rsidRPr="005C2BDC" w:rsidRDefault="00755258" w:rsidP="00AE1943">
            <w:pPr>
              <w:pStyle w:val="BodyText"/>
              <w:jc w:val="center"/>
              <w:rPr>
                <w:rFonts w:ascii="Segoe UI" w:hAnsi="Segoe UI" w:cs="Segoe UI"/>
              </w:rPr>
            </w:pPr>
            <w:r w:rsidRPr="005C2BDC">
              <w:rPr>
                <w:rFonts w:ascii="Segoe UI" w:hAnsi="Segoe UI" w:cs="Segoe UI"/>
              </w:rPr>
              <w:t>01.01.2024</w:t>
            </w:r>
          </w:p>
        </w:tc>
        <w:tc>
          <w:tcPr>
            <w:tcW w:w="5671" w:type="dxa"/>
            <w:vAlign w:val="center"/>
          </w:tcPr>
          <w:p w14:paraId="5E872B0F" w14:textId="77777777" w:rsidR="00755258" w:rsidRPr="005C2BDC" w:rsidRDefault="00755258" w:rsidP="00AE1943">
            <w:pPr>
              <w:pStyle w:val="BodyText"/>
              <w:rPr>
                <w:rFonts w:ascii="Segoe UI" w:hAnsi="Segoe UI" w:cs="Segoe UI"/>
              </w:rPr>
            </w:pPr>
            <w:r w:rsidRPr="005C2BDC">
              <w:rPr>
                <w:rFonts w:ascii="Segoe UI" w:hAnsi="Segoe UI" w:cs="Segoe UI"/>
              </w:rPr>
              <w:t>Review Mechanism</w:t>
            </w:r>
          </w:p>
        </w:tc>
      </w:tr>
      <w:tr w:rsidR="00755258" w:rsidRPr="005C2BDC" w14:paraId="33D4A070" w14:textId="77777777" w:rsidTr="00AE1943">
        <w:trPr>
          <w:trHeight w:val="361"/>
        </w:trPr>
        <w:tc>
          <w:tcPr>
            <w:tcW w:w="1808" w:type="dxa"/>
            <w:vMerge w:val="restart"/>
            <w:vAlign w:val="center"/>
          </w:tcPr>
          <w:p w14:paraId="46BF0E52" w14:textId="77777777" w:rsidR="00755258" w:rsidRPr="005C2BDC" w:rsidRDefault="00755258" w:rsidP="00AE1943">
            <w:pPr>
              <w:pStyle w:val="BodyText"/>
              <w:jc w:val="center"/>
              <w:rPr>
                <w:rFonts w:ascii="Segoe UI" w:hAnsi="Segoe UI" w:cs="Segoe UI"/>
                <w:b/>
                <w:bCs/>
              </w:rPr>
            </w:pPr>
            <w:r w:rsidRPr="005C2BDC">
              <w:rPr>
                <w:rFonts w:ascii="Segoe UI" w:hAnsi="Segoe UI" w:cs="Segoe UI"/>
                <w:b/>
                <w:bCs/>
              </w:rPr>
              <w:t>02</w:t>
            </w:r>
          </w:p>
        </w:tc>
        <w:tc>
          <w:tcPr>
            <w:tcW w:w="1842" w:type="dxa"/>
            <w:vAlign w:val="center"/>
          </w:tcPr>
          <w:p w14:paraId="2A953390" w14:textId="77777777" w:rsidR="00755258" w:rsidRPr="005C2BDC" w:rsidRDefault="00755258" w:rsidP="00AE1943">
            <w:pPr>
              <w:pStyle w:val="BodyText"/>
              <w:jc w:val="center"/>
              <w:rPr>
                <w:rFonts w:ascii="Segoe UI" w:hAnsi="Segoe UI" w:cs="Segoe UI"/>
              </w:rPr>
            </w:pPr>
            <w:r w:rsidRPr="005C2BDC">
              <w:rPr>
                <w:rFonts w:ascii="Segoe UI" w:hAnsi="Segoe UI" w:cs="Segoe UI"/>
              </w:rPr>
              <w:t>01.01.2024</w:t>
            </w:r>
          </w:p>
        </w:tc>
        <w:tc>
          <w:tcPr>
            <w:tcW w:w="5671" w:type="dxa"/>
            <w:vAlign w:val="center"/>
          </w:tcPr>
          <w:p w14:paraId="38E7E8A4" w14:textId="77777777" w:rsidR="00755258" w:rsidRPr="005C2BDC" w:rsidRDefault="00755258" w:rsidP="00AE1943">
            <w:pPr>
              <w:pStyle w:val="BodyText"/>
              <w:rPr>
                <w:rFonts w:ascii="Segoe UI" w:hAnsi="Segoe UI" w:cs="Segoe UI"/>
              </w:rPr>
            </w:pPr>
            <w:r w:rsidRPr="005C2BDC">
              <w:rPr>
                <w:rFonts w:ascii="Segoe UI" w:hAnsi="Segoe UI" w:cs="Segoe UI"/>
              </w:rPr>
              <w:t>Key Focus Areas</w:t>
            </w:r>
          </w:p>
        </w:tc>
      </w:tr>
      <w:tr w:rsidR="00755258" w:rsidRPr="005C2BDC" w14:paraId="30F1C89B" w14:textId="77777777" w:rsidTr="00AE1943">
        <w:trPr>
          <w:trHeight w:val="361"/>
        </w:trPr>
        <w:tc>
          <w:tcPr>
            <w:tcW w:w="1808" w:type="dxa"/>
            <w:vMerge/>
          </w:tcPr>
          <w:p w14:paraId="7F1BBFC0" w14:textId="77777777" w:rsidR="00755258" w:rsidRPr="005C2BDC" w:rsidRDefault="00755258" w:rsidP="00AE1943">
            <w:pPr>
              <w:pStyle w:val="BodyText"/>
              <w:rPr>
                <w:rFonts w:ascii="Segoe UI" w:hAnsi="Segoe UI" w:cs="Segoe UI"/>
                <w:b/>
                <w:bCs/>
              </w:rPr>
            </w:pPr>
          </w:p>
        </w:tc>
        <w:tc>
          <w:tcPr>
            <w:tcW w:w="1842" w:type="dxa"/>
            <w:vAlign w:val="center"/>
          </w:tcPr>
          <w:p w14:paraId="66982B7F" w14:textId="77777777" w:rsidR="00755258" w:rsidRPr="005C2BDC" w:rsidRDefault="00755258" w:rsidP="00AE1943">
            <w:pPr>
              <w:pStyle w:val="BodyText"/>
              <w:jc w:val="center"/>
              <w:rPr>
                <w:rFonts w:ascii="Segoe UI" w:hAnsi="Segoe UI" w:cs="Segoe UI"/>
              </w:rPr>
            </w:pPr>
            <w:r w:rsidRPr="005C2BDC">
              <w:rPr>
                <w:rFonts w:ascii="Segoe UI" w:hAnsi="Segoe UI" w:cs="Segoe UI"/>
              </w:rPr>
              <w:t>01.01.2024</w:t>
            </w:r>
          </w:p>
        </w:tc>
        <w:tc>
          <w:tcPr>
            <w:tcW w:w="5671" w:type="dxa"/>
            <w:vAlign w:val="center"/>
          </w:tcPr>
          <w:p w14:paraId="76C9A5FD" w14:textId="77777777" w:rsidR="00755258" w:rsidRPr="005C2BDC" w:rsidRDefault="00755258" w:rsidP="00AE1943">
            <w:pPr>
              <w:pStyle w:val="BodyText"/>
              <w:rPr>
                <w:rFonts w:ascii="Segoe UI" w:hAnsi="Segoe UI" w:cs="Segoe UI"/>
              </w:rPr>
            </w:pPr>
            <w:r w:rsidRPr="005C2BDC">
              <w:rPr>
                <w:rFonts w:ascii="Segoe UI" w:hAnsi="Segoe UI" w:cs="Segoe UI"/>
              </w:rPr>
              <w:t>Responsibilities</w:t>
            </w:r>
          </w:p>
        </w:tc>
      </w:tr>
      <w:tr w:rsidR="001D17F6" w:rsidRPr="005C2BDC" w14:paraId="540182C3" w14:textId="77777777" w:rsidTr="00AE1943">
        <w:trPr>
          <w:trHeight w:val="361"/>
        </w:trPr>
        <w:tc>
          <w:tcPr>
            <w:tcW w:w="1808" w:type="dxa"/>
          </w:tcPr>
          <w:p w14:paraId="066C0F04" w14:textId="3687C1B9" w:rsidR="001D17F6" w:rsidRPr="005C2BDC" w:rsidRDefault="001D17F6" w:rsidP="001B32A0">
            <w:pPr>
              <w:pStyle w:val="BodyText"/>
              <w:jc w:val="center"/>
              <w:rPr>
                <w:rFonts w:ascii="Segoe UI" w:hAnsi="Segoe UI" w:cs="Segoe UI"/>
                <w:b/>
                <w:bCs/>
              </w:rPr>
            </w:pPr>
            <w:r>
              <w:rPr>
                <w:rFonts w:ascii="Segoe UI" w:hAnsi="Segoe UI" w:cs="Segoe UI"/>
                <w:b/>
                <w:bCs/>
              </w:rPr>
              <w:t>03</w:t>
            </w:r>
          </w:p>
        </w:tc>
        <w:tc>
          <w:tcPr>
            <w:tcW w:w="1842" w:type="dxa"/>
            <w:vAlign w:val="center"/>
          </w:tcPr>
          <w:p w14:paraId="7A88AE18" w14:textId="7832C642" w:rsidR="001D17F6" w:rsidRPr="005C2BDC" w:rsidRDefault="001D17F6" w:rsidP="001D17F6">
            <w:pPr>
              <w:pStyle w:val="BodyText"/>
              <w:jc w:val="center"/>
              <w:rPr>
                <w:rFonts w:ascii="Segoe UI" w:hAnsi="Segoe UI" w:cs="Segoe UI"/>
              </w:rPr>
            </w:pPr>
            <w:r w:rsidRPr="005C2BDC">
              <w:rPr>
                <w:rFonts w:ascii="Segoe UI" w:hAnsi="Segoe UI" w:cs="Segoe UI"/>
              </w:rPr>
              <w:t>01.01.202</w:t>
            </w:r>
            <w:r>
              <w:rPr>
                <w:rFonts w:ascii="Segoe UI" w:hAnsi="Segoe UI" w:cs="Segoe UI"/>
              </w:rPr>
              <w:t>5</w:t>
            </w:r>
          </w:p>
        </w:tc>
        <w:tc>
          <w:tcPr>
            <w:tcW w:w="5671" w:type="dxa"/>
            <w:vAlign w:val="center"/>
          </w:tcPr>
          <w:p w14:paraId="688BBDE9" w14:textId="18B1FE08" w:rsidR="001D17F6" w:rsidRPr="005C2BDC" w:rsidRDefault="001D17F6" w:rsidP="001D17F6">
            <w:pPr>
              <w:pStyle w:val="BodyText"/>
              <w:rPr>
                <w:rFonts w:ascii="Segoe UI" w:hAnsi="Segoe UI" w:cs="Segoe UI"/>
              </w:rPr>
            </w:pPr>
            <w:r>
              <w:rPr>
                <w:rFonts w:ascii="Segoe UI" w:hAnsi="Segoe UI" w:cs="Segoe UI"/>
              </w:rPr>
              <w:t>Key Focus Area</w:t>
            </w:r>
          </w:p>
        </w:tc>
      </w:tr>
      <w:bookmarkEnd w:id="33"/>
    </w:tbl>
    <w:p w14:paraId="7FCD4796" w14:textId="77777777" w:rsidR="00755258" w:rsidRPr="005C2BDC" w:rsidRDefault="00755258" w:rsidP="00E326BB">
      <w:pPr>
        <w:tabs>
          <w:tab w:val="left" w:pos="540"/>
        </w:tabs>
        <w:spacing w:line="276" w:lineRule="auto"/>
        <w:jc w:val="both"/>
        <w:rPr>
          <w:rFonts w:ascii="Segoe UI" w:hAnsi="Segoe UI" w:cs="Segoe UI"/>
          <w:lang w:val="en-IN"/>
        </w:rPr>
      </w:pPr>
    </w:p>
    <w:p w14:paraId="5B9BAD8F" w14:textId="77777777" w:rsidR="00CD3F47" w:rsidRPr="005C2BDC" w:rsidRDefault="00CD3F47" w:rsidP="00CD3F47">
      <w:pPr>
        <w:jc w:val="both"/>
        <w:rPr>
          <w:rFonts w:ascii="Segoe UI" w:hAnsi="Segoe UI" w:cs="Segoe UI"/>
          <w:b/>
          <w:bCs/>
        </w:rPr>
      </w:pPr>
      <w:r w:rsidRPr="005C2BDC">
        <w:rPr>
          <w:rFonts w:ascii="Segoe UI" w:hAnsi="Segoe UI" w:cs="Segoe UI"/>
          <w:b/>
          <w:bCs/>
        </w:rPr>
        <w:t>REV. No. 02</w:t>
      </w:r>
    </w:p>
    <w:p w14:paraId="7E5E382A" w14:textId="77777777" w:rsidR="00CD3F47" w:rsidRPr="005C2BDC" w:rsidRDefault="00CD3F47" w:rsidP="00CD3F47">
      <w:pPr>
        <w:jc w:val="both"/>
        <w:rPr>
          <w:rFonts w:ascii="Segoe UI" w:hAnsi="Segoe UI" w:cs="Segoe UI"/>
          <w:b/>
          <w:bCs/>
        </w:rPr>
      </w:pPr>
      <w:r w:rsidRPr="005C2BDC">
        <w:rPr>
          <w:rFonts w:ascii="Segoe UI" w:hAnsi="Segoe UI" w:cs="Segoe UI"/>
          <w:b/>
          <w:bCs/>
        </w:rPr>
        <w:tab/>
      </w:r>
      <w:r w:rsidRPr="005C2BDC">
        <w:rPr>
          <w:rFonts w:ascii="Segoe UI" w:hAnsi="Segoe UI" w:cs="Segoe UI"/>
          <w:b/>
          <w:bCs/>
        </w:rPr>
        <w:tab/>
      </w:r>
      <w:r w:rsidRPr="005C2BDC">
        <w:rPr>
          <w:rFonts w:ascii="Segoe UI" w:hAnsi="Segoe UI" w:cs="Segoe UI"/>
          <w:b/>
          <w:bCs/>
        </w:rPr>
        <w:tab/>
      </w:r>
      <w:r w:rsidRPr="005C2BDC">
        <w:rPr>
          <w:rFonts w:ascii="Segoe UI" w:hAnsi="Segoe UI" w:cs="Segoe UI"/>
          <w:b/>
          <w:bCs/>
        </w:rPr>
        <w:tab/>
      </w:r>
      <w:r w:rsidRPr="005C2BDC">
        <w:rPr>
          <w:rFonts w:ascii="Segoe UI" w:hAnsi="Segoe UI" w:cs="Segoe UI"/>
          <w:b/>
          <w:bCs/>
        </w:rPr>
        <w:tab/>
      </w:r>
      <w:r w:rsidRPr="005C2BDC">
        <w:rPr>
          <w:rFonts w:ascii="Segoe UI" w:hAnsi="Segoe UI" w:cs="Segoe UI"/>
          <w:b/>
          <w:bCs/>
        </w:rPr>
        <w:tab/>
      </w:r>
    </w:p>
    <w:p w14:paraId="7F9D8EB4" w14:textId="77777777" w:rsidR="00CD3F47" w:rsidRPr="005C2BDC" w:rsidRDefault="00CD3F47" w:rsidP="00CD3F47">
      <w:pPr>
        <w:jc w:val="both"/>
        <w:rPr>
          <w:rFonts w:ascii="Segoe UI" w:hAnsi="Segoe UI" w:cs="Segoe UI"/>
          <w:b/>
          <w:bCs/>
        </w:rPr>
      </w:pPr>
      <w:r w:rsidRPr="005C2BDC">
        <w:rPr>
          <w:rFonts w:ascii="Segoe UI" w:hAnsi="Segoe UI" w:cs="Segoe UI"/>
          <w:b/>
          <w:bCs/>
        </w:rPr>
        <w:t>LAST REVIEW DATE: 01.01.2025</w:t>
      </w:r>
      <w:r w:rsidRPr="005C2BDC">
        <w:rPr>
          <w:rFonts w:ascii="Segoe UI" w:hAnsi="Segoe UI" w:cs="Segoe UI"/>
          <w:b/>
          <w:bCs/>
        </w:rPr>
        <w:tab/>
        <w:t xml:space="preserve">                         NEXT REVIEW DATE: 01.01.2026</w:t>
      </w:r>
      <w:r w:rsidRPr="005C2BDC">
        <w:rPr>
          <w:rFonts w:ascii="Segoe UI" w:hAnsi="Segoe UI" w:cs="Segoe UI"/>
          <w:b/>
          <w:bCs/>
        </w:rPr>
        <w:tab/>
      </w:r>
      <w:r w:rsidRPr="005C2BDC">
        <w:rPr>
          <w:rFonts w:ascii="Segoe UI" w:hAnsi="Segoe UI" w:cs="Segoe UI"/>
          <w:b/>
          <w:bCs/>
        </w:rPr>
        <w:tab/>
      </w:r>
      <w:r w:rsidRPr="005C2BDC">
        <w:rPr>
          <w:rFonts w:ascii="Segoe UI" w:hAnsi="Segoe UI" w:cs="Segoe UI"/>
          <w:b/>
          <w:bCs/>
        </w:rPr>
        <w:tab/>
      </w:r>
      <w:r w:rsidRPr="005C2BDC">
        <w:rPr>
          <w:rFonts w:ascii="Segoe UI" w:hAnsi="Segoe UI" w:cs="Segoe UI"/>
          <w:b/>
          <w:bCs/>
        </w:rPr>
        <w:tab/>
      </w:r>
      <w:r w:rsidRPr="005C2BDC">
        <w:rPr>
          <w:rFonts w:ascii="Segoe UI" w:hAnsi="Segoe UI" w:cs="Segoe UI"/>
          <w:b/>
          <w:bCs/>
        </w:rPr>
        <w:tab/>
      </w:r>
    </w:p>
    <w:p w14:paraId="5A787B83" w14:textId="77777777" w:rsidR="00CD3F47" w:rsidRPr="005C2BDC" w:rsidRDefault="00CD3F47" w:rsidP="00CD3F47">
      <w:pPr>
        <w:jc w:val="both"/>
        <w:rPr>
          <w:rFonts w:ascii="Segoe UI" w:hAnsi="Segoe UI" w:cs="Segoe UI"/>
          <w:b/>
          <w:bCs/>
        </w:rPr>
      </w:pPr>
      <w:r w:rsidRPr="005C2BDC">
        <w:rPr>
          <w:rFonts w:ascii="Segoe UI" w:hAnsi="Segoe UI" w:cs="Segoe UI"/>
          <w:b/>
          <w:bCs/>
        </w:rPr>
        <w:t xml:space="preserve">APPROVED BY:                                                      </w:t>
      </w:r>
    </w:p>
    <w:p w14:paraId="5B272EA0" w14:textId="77777777" w:rsidR="00CD3F47" w:rsidRDefault="00CD3F47" w:rsidP="00CD3F47">
      <w:pPr>
        <w:jc w:val="both"/>
        <w:rPr>
          <w:rFonts w:ascii="Segoe UI" w:hAnsi="Segoe UI" w:cs="Segoe UI"/>
          <w:b/>
          <w:bCs/>
        </w:rPr>
      </w:pPr>
    </w:p>
    <w:p w14:paraId="3C25A495" w14:textId="77777777" w:rsidR="00EB0044" w:rsidRDefault="00EB0044" w:rsidP="00CD3F47">
      <w:pPr>
        <w:jc w:val="both"/>
        <w:rPr>
          <w:rFonts w:ascii="Segoe UI" w:hAnsi="Segoe UI" w:cs="Segoe UI"/>
          <w:b/>
          <w:bCs/>
        </w:rPr>
      </w:pPr>
    </w:p>
    <w:p w14:paraId="6CBA2BAE" w14:textId="77777777" w:rsidR="00EB0044" w:rsidRDefault="00EB0044" w:rsidP="00CD3F47">
      <w:pPr>
        <w:jc w:val="both"/>
        <w:rPr>
          <w:rFonts w:ascii="Segoe UI" w:hAnsi="Segoe UI" w:cs="Segoe UI"/>
          <w:b/>
          <w:bCs/>
        </w:rPr>
      </w:pPr>
    </w:p>
    <w:p w14:paraId="097543EE" w14:textId="77777777" w:rsidR="00EB0044" w:rsidRPr="005C2BDC" w:rsidRDefault="00EB0044" w:rsidP="00CD3F47">
      <w:pPr>
        <w:jc w:val="both"/>
        <w:rPr>
          <w:rFonts w:ascii="Segoe UI" w:hAnsi="Segoe UI" w:cs="Segoe UI"/>
          <w:b/>
          <w:bCs/>
        </w:rPr>
      </w:pPr>
    </w:p>
    <w:p w14:paraId="273144A0" w14:textId="77777777" w:rsidR="00FB76B5" w:rsidRPr="005C2BDC" w:rsidRDefault="00FB76B5" w:rsidP="00051149">
      <w:pPr>
        <w:jc w:val="both"/>
        <w:rPr>
          <w:rFonts w:ascii="Segoe UI" w:hAnsi="Segoe UI" w:cs="Segoe UI"/>
          <w:b/>
          <w:bCs/>
        </w:rPr>
      </w:pPr>
    </w:p>
    <w:p w14:paraId="551A7F95" w14:textId="77777777" w:rsidR="00280161" w:rsidRDefault="00280161" w:rsidP="00051149">
      <w:pPr>
        <w:jc w:val="both"/>
        <w:rPr>
          <w:rFonts w:ascii="Segoe UI" w:hAnsi="Segoe UI" w:cs="Segoe UI"/>
          <w:b/>
          <w:bCs/>
        </w:rPr>
      </w:pPr>
    </w:p>
    <w:p w14:paraId="413A8A9F" w14:textId="77777777" w:rsidR="00EB0044" w:rsidRDefault="00EB0044" w:rsidP="00051149">
      <w:pPr>
        <w:jc w:val="both"/>
        <w:rPr>
          <w:rFonts w:ascii="Segoe UI" w:hAnsi="Segoe UI" w:cs="Segoe UI"/>
          <w:b/>
          <w:bCs/>
        </w:rPr>
      </w:pPr>
    </w:p>
    <w:p w14:paraId="6368F2E7" w14:textId="77777777" w:rsidR="00EB0044" w:rsidRDefault="00EB0044" w:rsidP="00051149">
      <w:pPr>
        <w:jc w:val="both"/>
        <w:rPr>
          <w:rFonts w:ascii="Segoe UI" w:hAnsi="Segoe UI" w:cs="Segoe UI"/>
          <w:b/>
          <w:bCs/>
        </w:rPr>
      </w:pPr>
    </w:p>
    <w:p w14:paraId="490652A6" w14:textId="77777777" w:rsidR="00EB0044" w:rsidRDefault="00EB0044" w:rsidP="00051149">
      <w:pPr>
        <w:jc w:val="both"/>
        <w:rPr>
          <w:rFonts w:ascii="Segoe UI" w:hAnsi="Segoe UI" w:cs="Segoe UI"/>
          <w:b/>
          <w:bCs/>
        </w:rPr>
      </w:pPr>
    </w:p>
    <w:p w14:paraId="1BDA7016" w14:textId="77777777" w:rsidR="00EB0044" w:rsidRDefault="00EB0044" w:rsidP="00051149">
      <w:pPr>
        <w:jc w:val="both"/>
        <w:rPr>
          <w:rFonts w:ascii="Segoe UI" w:hAnsi="Segoe UI" w:cs="Segoe UI"/>
          <w:b/>
          <w:bCs/>
        </w:rPr>
      </w:pPr>
    </w:p>
    <w:p w14:paraId="0FB9C831" w14:textId="77777777" w:rsidR="00EB0044" w:rsidRDefault="00EB0044" w:rsidP="00051149">
      <w:pPr>
        <w:jc w:val="both"/>
        <w:rPr>
          <w:rFonts w:ascii="Segoe UI" w:hAnsi="Segoe UI" w:cs="Segoe UI"/>
          <w:b/>
          <w:bCs/>
        </w:rPr>
      </w:pPr>
    </w:p>
    <w:p w14:paraId="0C62C6C2" w14:textId="77777777" w:rsidR="00EB0044" w:rsidRDefault="00EB0044" w:rsidP="00051149">
      <w:pPr>
        <w:jc w:val="both"/>
        <w:rPr>
          <w:rFonts w:ascii="Segoe UI" w:hAnsi="Segoe UI" w:cs="Segoe UI"/>
          <w:b/>
          <w:bCs/>
        </w:rPr>
      </w:pPr>
    </w:p>
    <w:p w14:paraId="22ED2CD0" w14:textId="77777777" w:rsidR="00EB0044" w:rsidRDefault="00EB0044" w:rsidP="00051149">
      <w:pPr>
        <w:jc w:val="both"/>
        <w:rPr>
          <w:rFonts w:ascii="Segoe UI" w:hAnsi="Segoe UI" w:cs="Segoe UI"/>
          <w:b/>
          <w:bCs/>
        </w:rPr>
      </w:pPr>
    </w:p>
    <w:p w14:paraId="6849A6EE" w14:textId="77777777" w:rsidR="00EB0044" w:rsidRDefault="00EB0044" w:rsidP="00051149">
      <w:pPr>
        <w:jc w:val="both"/>
        <w:rPr>
          <w:rFonts w:ascii="Segoe UI" w:hAnsi="Segoe UI" w:cs="Segoe UI"/>
          <w:b/>
          <w:bCs/>
        </w:rPr>
      </w:pPr>
    </w:p>
    <w:p w14:paraId="31B96C5A" w14:textId="77777777" w:rsidR="00EB0044" w:rsidRDefault="00EB0044" w:rsidP="00051149">
      <w:pPr>
        <w:jc w:val="both"/>
        <w:rPr>
          <w:rFonts w:ascii="Segoe UI" w:hAnsi="Segoe UI" w:cs="Segoe UI"/>
          <w:b/>
          <w:bCs/>
        </w:rPr>
      </w:pPr>
    </w:p>
    <w:p w14:paraId="126CC678" w14:textId="77777777" w:rsidR="00EB0044" w:rsidRDefault="00EB0044" w:rsidP="00051149">
      <w:pPr>
        <w:jc w:val="both"/>
        <w:rPr>
          <w:rFonts w:ascii="Segoe UI" w:hAnsi="Segoe UI" w:cs="Segoe UI"/>
          <w:b/>
          <w:bCs/>
        </w:rPr>
      </w:pPr>
    </w:p>
    <w:p w14:paraId="08380A88" w14:textId="77777777" w:rsidR="00EB0044" w:rsidRDefault="00EB0044" w:rsidP="00051149">
      <w:pPr>
        <w:jc w:val="both"/>
        <w:rPr>
          <w:rFonts w:ascii="Segoe UI" w:hAnsi="Segoe UI" w:cs="Segoe UI"/>
          <w:b/>
          <w:bCs/>
        </w:rPr>
      </w:pPr>
    </w:p>
    <w:p w14:paraId="07061CDD" w14:textId="77777777" w:rsidR="00FB76B5" w:rsidRPr="005C2BDC" w:rsidRDefault="00FB76B5" w:rsidP="00051149">
      <w:pPr>
        <w:jc w:val="both"/>
        <w:rPr>
          <w:rFonts w:ascii="Segoe UI" w:hAnsi="Segoe UI" w:cs="Segoe UI"/>
          <w:b/>
          <w:bCs/>
        </w:rPr>
      </w:pPr>
    </w:p>
    <w:p w14:paraId="5B76CDEE" w14:textId="77777777" w:rsidR="00FB76B5" w:rsidRPr="005C2BDC" w:rsidRDefault="00FB76B5" w:rsidP="00B93012">
      <w:pPr>
        <w:pStyle w:val="Heading1"/>
        <w:jc w:val="center"/>
        <w:rPr>
          <w:rFonts w:ascii="Segoe UI" w:eastAsia="Arimo Bold" w:hAnsi="Segoe UI" w:cs="Segoe UI"/>
          <w:sz w:val="28"/>
          <w:szCs w:val="36"/>
        </w:rPr>
      </w:pPr>
      <w:bookmarkStart w:id="34" w:name="_Toc194963859"/>
      <w:bookmarkStart w:id="35" w:name="_Toc203751496"/>
      <w:r w:rsidRPr="005C2BDC">
        <w:rPr>
          <w:rFonts w:ascii="Segoe UI" w:eastAsia="Arimo Bold" w:hAnsi="Segoe UI" w:cs="Segoe UI"/>
          <w:sz w:val="28"/>
          <w:szCs w:val="36"/>
        </w:rPr>
        <w:lastRenderedPageBreak/>
        <w:t>EMPLOYEE ACKNOWLEDGEMENT FORM</w:t>
      </w:r>
      <w:bookmarkEnd w:id="34"/>
      <w:bookmarkEnd w:id="35"/>
    </w:p>
    <w:p w14:paraId="6B18A999" w14:textId="0ECCF636" w:rsidR="00BB5E0D" w:rsidRPr="005C2BDC" w:rsidRDefault="00BB5E0D" w:rsidP="00BB5E0D">
      <w:pPr>
        <w:spacing w:before="100" w:beforeAutospacing="1" w:after="100" w:afterAutospacing="1"/>
        <w:jc w:val="both"/>
        <w:rPr>
          <w:rFonts w:ascii="Segoe UI" w:hAnsi="Segoe UI" w:cs="Segoe UI"/>
          <w:lang w:val="en-IN" w:eastAsia="en-IN"/>
          <w14:ligatures w14:val="none"/>
        </w:rPr>
      </w:pPr>
      <w:r w:rsidRPr="005C2BDC">
        <w:rPr>
          <w:rFonts w:ascii="Segoe UI" w:hAnsi="Segoe UI" w:cs="Segoe UI"/>
          <w:lang w:val="en-IN" w:eastAsia="en-IN"/>
          <w14:ligatures w14:val="none"/>
        </w:rPr>
        <w:t xml:space="preserve">I hereby acknowledge that I have read and understood the </w:t>
      </w:r>
      <w:r w:rsidRPr="005C2BDC">
        <w:rPr>
          <w:rFonts w:ascii="Segoe UI" w:hAnsi="Segoe UI" w:cs="Segoe UI"/>
          <w:b/>
          <w:bCs/>
          <w:lang w:val="en-IN" w:eastAsia="en-IN"/>
          <w14:ligatures w14:val="none"/>
        </w:rPr>
        <w:t xml:space="preserve">Sustainable </w:t>
      </w:r>
      <w:r w:rsidR="003B33DB" w:rsidRPr="005C2BDC">
        <w:rPr>
          <w:rFonts w:ascii="Segoe UI" w:hAnsi="Segoe UI" w:cs="Segoe UI"/>
          <w:b/>
          <w:bCs/>
          <w:lang w:val="en-IN" w:eastAsia="en-IN"/>
          <w14:ligatures w14:val="none"/>
        </w:rPr>
        <w:t>Procurement</w:t>
      </w:r>
      <w:r w:rsidRPr="005C2BDC">
        <w:rPr>
          <w:rFonts w:ascii="Segoe UI" w:hAnsi="Segoe UI" w:cs="Segoe UI"/>
          <w:b/>
          <w:bCs/>
          <w:lang w:val="en-IN" w:eastAsia="en-IN"/>
          <w14:ligatures w14:val="none"/>
        </w:rPr>
        <w:t xml:space="preserve"> Policy of Agrawal Metal Works</w:t>
      </w:r>
      <w:r w:rsidRPr="005C2BDC">
        <w:rPr>
          <w:rFonts w:ascii="Segoe UI" w:hAnsi="Segoe UI" w:cs="Segoe UI"/>
          <w:lang w:val="en-IN" w:eastAsia="en-IN"/>
          <w14:ligatures w14:val="none"/>
        </w:rPr>
        <w:t xml:space="preserve">. I am aware of the company’s commitment to ethical, transparent, and sustainable </w:t>
      </w:r>
      <w:r w:rsidR="00280161" w:rsidRPr="005C2BDC">
        <w:rPr>
          <w:rFonts w:ascii="Segoe UI" w:hAnsi="Segoe UI" w:cs="Segoe UI"/>
          <w:lang w:val="en-IN" w:eastAsia="en-IN"/>
          <w14:ligatures w14:val="none"/>
        </w:rPr>
        <w:t xml:space="preserve">procurement </w:t>
      </w:r>
      <w:r w:rsidRPr="005C2BDC">
        <w:rPr>
          <w:rFonts w:ascii="Segoe UI" w:hAnsi="Segoe UI" w:cs="Segoe UI"/>
          <w:lang w:val="en-IN" w:eastAsia="en-IN"/>
          <w14:ligatures w14:val="none"/>
        </w:rPr>
        <w:t>practices across all raw materials, components, and supplier engagements.</w:t>
      </w:r>
    </w:p>
    <w:p w14:paraId="2C2F4200" w14:textId="77777777" w:rsidR="00BB5E0D" w:rsidRPr="005C2BDC" w:rsidRDefault="00BB5E0D" w:rsidP="00BB5E0D">
      <w:pPr>
        <w:spacing w:before="100" w:beforeAutospacing="1" w:after="100" w:afterAutospacing="1"/>
        <w:jc w:val="both"/>
        <w:rPr>
          <w:rFonts w:ascii="Segoe UI" w:hAnsi="Segoe UI" w:cs="Segoe UI"/>
          <w:lang w:val="en-IN" w:eastAsia="en-IN"/>
          <w14:ligatures w14:val="none"/>
        </w:rPr>
      </w:pPr>
      <w:r w:rsidRPr="005C2BDC">
        <w:rPr>
          <w:rFonts w:ascii="Segoe UI" w:hAnsi="Segoe UI" w:cs="Segoe UI"/>
          <w:lang w:val="en-IN" w:eastAsia="en-IN"/>
          <w14:ligatures w14:val="none"/>
        </w:rPr>
        <w:t>I understand that responsible sourcing includes respecting human rights, avoiding materials linked to conflict or illegal activities, ensuring fair labor conditions throughout the supply chain, and complying with all applicable environmental and social regulations. I recognize that maintaining these standards is a shared responsibility and vital to the integrity and sustainability of our operations.</w:t>
      </w:r>
    </w:p>
    <w:p w14:paraId="68F37274" w14:textId="37A00FEE" w:rsidR="00FB76B5" w:rsidRPr="005C2BDC" w:rsidRDefault="00BB5E0D" w:rsidP="00BB5E0D">
      <w:pPr>
        <w:spacing w:before="100" w:beforeAutospacing="1" w:after="100" w:afterAutospacing="1"/>
        <w:jc w:val="both"/>
        <w:rPr>
          <w:rFonts w:ascii="Segoe UI" w:hAnsi="Segoe UI" w:cs="Segoe UI"/>
          <w:lang w:val="en-IN" w:eastAsia="en-IN"/>
          <w14:ligatures w14:val="none"/>
        </w:rPr>
      </w:pPr>
      <w:r w:rsidRPr="005C2BDC">
        <w:rPr>
          <w:rFonts w:ascii="Segoe UI" w:hAnsi="Segoe UI" w:cs="Segoe UI"/>
          <w:lang w:val="en-IN" w:eastAsia="en-IN"/>
          <w14:ligatures w14:val="none"/>
        </w:rPr>
        <w:t xml:space="preserve">By signing this document, I confirm my commitment to supporting responsible sourcing practices, reporting any sourcing-related concerns through appropriate channels, and actively participating in training and awareness programs. I affirm my role in helping </w:t>
      </w:r>
      <w:r w:rsidRPr="005C2BDC">
        <w:rPr>
          <w:rFonts w:ascii="Segoe UI" w:hAnsi="Segoe UI" w:cs="Segoe UI"/>
          <w:b/>
          <w:bCs/>
          <w:lang w:val="en-IN" w:eastAsia="en-IN"/>
          <w14:ligatures w14:val="none"/>
        </w:rPr>
        <w:t>Agrawal Metal Works</w:t>
      </w:r>
      <w:r w:rsidRPr="005C2BDC">
        <w:rPr>
          <w:rFonts w:ascii="Segoe UI" w:hAnsi="Segoe UI" w:cs="Segoe UI"/>
          <w:lang w:val="en-IN" w:eastAsia="en-IN"/>
          <w14:ligatures w14:val="none"/>
        </w:rPr>
        <w:t xml:space="preserve"> build and maintain a supply chain that reflects our core values of ethics, accountability, and social and environmental responsibility</w:t>
      </w:r>
      <w:r w:rsidR="00FB76B5" w:rsidRPr="005C2BDC">
        <w:rPr>
          <w:rFonts w:ascii="Segoe UI" w:hAnsi="Segoe UI" w:cs="Segoe UI"/>
          <w:lang w:val="en-IN" w:eastAsia="en-IN"/>
          <w14:ligatures w14:val="none"/>
        </w:rPr>
        <w:t>.</w:t>
      </w:r>
    </w:p>
    <w:p w14:paraId="5E7AAB73" w14:textId="77777777" w:rsidR="00FB76B5" w:rsidRPr="005C2BDC" w:rsidRDefault="00FB76B5" w:rsidP="00FB76B5">
      <w:pPr>
        <w:rPr>
          <w:rFonts w:ascii="Segoe UI" w:hAnsi="Segoe UI" w:cs="Segoe UI"/>
          <w:bCs/>
        </w:rPr>
      </w:pPr>
    </w:p>
    <w:tbl>
      <w:tblPr>
        <w:tblW w:w="0" w:type="auto"/>
        <w:tblLayout w:type="fixed"/>
        <w:tblLook w:val="04A0" w:firstRow="1" w:lastRow="0" w:firstColumn="1" w:lastColumn="0" w:noHBand="0" w:noVBand="1"/>
      </w:tblPr>
      <w:tblGrid>
        <w:gridCol w:w="2808"/>
        <w:gridCol w:w="4500"/>
      </w:tblGrid>
      <w:tr w:rsidR="00FB76B5" w:rsidRPr="005C2BDC" w14:paraId="02E2704F" w14:textId="77777777" w:rsidTr="00AE1943">
        <w:tc>
          <w:tcPr>
            <w:tcW w:w="2808" w:type="dxa"/>
            <w:hideMark/>
          </w:tcPr>
          <w:p w14:paraId="2310366B" w14:textId="77777777" w:rsidR="00FB76B5" w:rsidRPr="005C2BDC" w:rsidRDefault="00FB76B5" w:rsidP="00AE1943">
            <w:pPr>
              <w:pStyle w:val="NormalWeb"/>
              <w:spacing w:line="480" w:lineRule="auto"/>
              <w:ind w:left="706"/>
              <w:rPr>
                <w:rFonts w:ascii="Segoe UI" w:hAnsi="Segoe UI" w:cs="Segoe UI"/>
                <w:kern w:val="2"/>
                <w:lang w:val="en-US" w:eastAsia="en-US"/>
              </w:rPr>
            </w:pPr>
            <w:r w:rsidRPr="005C2BDC">
              <w:rPr>
                <w:rStyle w:val="Strong"/>
                <w:rFonts w:ascii="Segoe UI" w:eastAsiaTheme="majorEastAsia" w:hAnsi="Segoe UI" w:cs="Segoe UI"/>
                <w:kern w:val="2"/>
                <w:lang w:val="en-US" w:eastAsia="en-US"/>
              </w:rPr>
              <w:t>Employee Name</w:t>
            </w:r>
            <w:r w:rsidRPr="005C2BDC">
              <w:rPr>
                <w:rFonts w:ascii="Segoe UI" w:hAnsi="Segoe UI" w:cs="Segoe UI"/>
                <w:kern w:val="2"/>
                <w:lang w:val="en-US" w:eastAsia="en-US"/>
              </w:rPr>
              <w:br/>
            </w:r>
            <w:r w:rsidRPr="005C2BDC">
              <w:rPr>
                <w:rStyle w:val="Strong"/>
                <w:rFonts w:ascii="Segoe UI" w:eastAsiaTheme="majorEastAsia" w:hAnsi="Segoe UI" w:cs="Segoe UI"/>
                <w:kern w:val="2"/>
                <w:lang w:val="en-US" w:eastAsia="en-US"/>
              </w:rPr>
              <w:t>Employee ID</w:t>
            </w:r>
            <w:r w:rsidRPr="005C2BDC">
              <w:rPr>
                <w:rFonts w:ascii="Segoe UI" w:hAnsi="Segoe UI" w:cs="Segoe UI"/>
                <w:kern w:val="2"/>
                <w:lang w:val="en-US" w:eastAsia="en-US"/>
              </w:rPr>
              <w:br/>
            </w:r>
            <w:r w:rsidRPr="005C2BDC">
              <w:rPr>
                <w:rStyle w:val="Strong"/>
                <w:rFonts w:ascii="Segoe UI" w:eastAsiaTheme="majorEastAsia" w:hAnsi="Segoe UI" w:cs="Segoe UI"/>
                <w:kern w:val="2"/>
                <w:lang w:val="en-US" w:eastAsia="en-US"/>
              </w:rPr>
              <w:t>Date</w:t>
            </w:r>
            <w:r w:rsidRPr="005C2BDC">
              <w:rPr>
                <w:rFonts w:ascii="Segoe UI" w:hAnsi="Segoe UI" w:cs="Segoe UI"/>
                <w:kern w:val="2"/>
                <w:lang w:val="en-US" w:eastAsia="en-US"/>
              </w:rPr>
              <w:br/>
            </w:r>
            <w:r w:rsidRPr="005C2BDC">
              <w:rPr>
                <w:rStyle w:val="Strong"/>
                <w:rFonts w:ascii="Segoe UI" w:eastAsiaTheme="majorEastAsia" w:hAnsi="Segoe UI" w:cs="Segoe UI"/>
                <w:kern w:val="2"/>
                <w:lang w:val="en-US" w:eastAsia="en-US"/>
              </w:rPr>
              <w:t>Signature</w:t>
            </w:r>
          </w:p>
        </w:tc>
        <w:tc>
          <w:tcPr>
            <w:tcW w:w="4500" w:type="dxa"/>
            <w:hideMark/>
          </w:tcPr>
          <w:p w14:paraId="40045FF7" w14:textId="77777777" w:rsidR="00FB76B5" w:rsidRPr="005C2BDC" w:rsidRDefault="00FB76B5" w:rsidP="00AE1943">
            <w:pPr>
              <w:pStyle w:val="NormalWeb"/>
              <w:spacing w:line="480" w:lineRule="auto"/>
              <w:ind w:left="706"/>
              <w:jc w:val="both"/>
              <w:rPr>
                <w:rFonts w:ascii="Segoe UI" w:hAnsi="Segoe UI" w:cs="Segoe UI"/>
                <w:kern w:val="2"/>
                <w:lang w:val="en-US" w:eastAsia="en-US"/>
              </w:rPr>
            </w:pPr>
            <w:r w:rsidRPr="005C2BDC">
              <w:rPr>
                <w:rFonts w:ascii="Segoe UI" w:hAnsi="Segoe UI" w:cs="Segoe UI"/>
                <w:kern w:val="2"/>
                <w:lang w:val="en-US" w:eastAsia="en-US"/>
              </w:rPr>
              <w:t>:_______________________________</w:t>
            </w:r>
            <w:r w:rsidRPr="005C2BDC">
              <w:rPr>
                <w:rFonts w:ascii="Segoe UI" w:hAnsi="Segoe UI" w:cs="Segoe UI"/>
                <w:kern w:val="2"/>
                <w:lang w:val="en-US" w:eastAsia="en-US"/>
              </w:rPr>
              <w:br/>
              <w:t>:_______________________________ :________________________________</w:t>
            </w:r>
            <w:r w:rsidRPr="005C2BDC">
              <w:rPr>
                <w:rFonts w:ascii="Segoe UI" w:hAnsi="Segoe UI" w:cs="Segoe UI"/>
                <w:kern w:val="2"/>
                <w:lang w:val="en-US" w:eastAsia="en-US"/>
              </w:rPr>
              <w:br/>
              <w:t>: _______________________________</w:t>
            </w:r>
          </w:p>
        </w:tc>
      </w:tr>
    </w:tbl>
    <w:p w14:paraId="43FB378D" w14:textId="77777777" w:rsidR="00FB76B5" w:rsidRPr="005C2BDC" w:rsidRDefault="00FB76B5" w:rsidP="00FB76B5">
      <w:pPr>
        <w:rPr>
          <w:rFonts w:ascii="Segoe UI" w:hAnsi="Segoe UI" w:cs="Segoe UI"/>
          <w:bCs/>
        </w:rPr>
      </w:pPr>
    </w:p>
    <w:p w14:paraId="178F068D" w14:textId="77777777" w:rsidR="00FB76B5" w:rsidRPr="005C2BDC" w:rsidRDefault="00FB76B5" w:rsidP="00FB76B5">
      <w:pPr>
        <w:pStyle w:val="ListParagraph"/>
        <w:spacing w:before="100" w:beforeAutospacing="1" w:after="100" w:afterAutospacing="1"/>
        <w:rPr>
          <w:rFonts w:ascii="Segoe UI" w:hAnsi="Segoe UI" w:cs="Segoe UI"/>
          <w:b/>
          <w:bCs/>
          <w14:ligatures w14:val="none"/>
        </w:rPr>
      </w:pPr>
    </w:p>
    <w:p w14:paraId="3092476E" w14:textId="77777777" w:rsidR="00FB76B5" w:rsidRPr="005C2BDC" w:rsidRDefault="00FB76B5" w:rsidP="00051149">
      <w:pPr>
        <w:jc w:val="both"/>
        <w:rPr>
          <w:rFonts w:ascii="Segoe UI" w:hAnsi="Segoe UI" w:cs="Segoe UI"/>
          <w:b/>
          <w:bCs/>
        </w:rPr>
      </w:pPr>
    </w:p>
    <w:sectPr w:rsidR="00FB76B5" w:rsidRPr="005C2BDC" w:rsidSect="00A04F3E">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144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3FF7" w14:textId="77777777" w:rsidR="00B50BE5" w:rsidRDefault="00B50BE5" w:rsidP="00171FBE">
      <w:r>
        <w:separator/>
      </w:r>
    </w:p>
    <w:p w14:paraId="64209A6E" w14:textId="77777777" w:rsidR="00B50BE5" w:rsidRDefault="00B50BE5"/>
  </w:endnote>
  <w:endnote w:type="continuationSeparator" w:id="0">
    <w:p w14:paraId="66A4FF28" w14:textId="77777777" w:rsidR="00B50BE5" w:rsidRDefault="00B50BE5" w:rsidP="00171FBE">
      <w:r>
        <w:continuationSeparator/>
      </w:r>
    </w:p>
    <w:p w14:paraId="62DD973E" w14:textId="77777777" w:rsidR="00B50BE5" w:rsidRDefault="00B50BE5"/>
  </w:endnote>
  <w:endnote w:type="continuationNotice" w:id="1">
    <w:p w14:paraId="1F026CCB" w14:textId="77777777" w:rsidR="00B50BE5" w:rsidRDefault="00B50B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Bol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89FF" w14:textId="77777777" w:rsidR="000A46D2" w:rsidRDefault="000A46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419CDE5E"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9264;mso-position-horizontal-relative:text;mso-position-vertical-relative:text" fillcolor="#c00">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A37BBA">
              <w:rPr>
                <w:rFonts w:ascii="Nirmala UI Semilight" w:eastAsia="Calibri" w:hAnsi="Nirmala UI Semilight" w:cs="Nirmala UI Semilight"/>
                <w:sz w:val="20"/>
                <w:szCs w:val="20"/>
                <w:lang w:val="en-IN" w:bidi="gu-IN"/>
              </w:rPr>
              <w:t>AMW</w:t>
            </w:r>
            <w:r w:rsidR="00E36009">
              <w:rPr>
                <w:rFonts w:ascii="Nirmala UI Semilight" w:eastAsia="Calibri" w:hAnsi="Nirmala UI Semilight" w:cs="Nirmala UI Semilight"/>
                <w:sz w:val="20"/>
                <w:szCs w:val="20"/>
                <w:lang w:val="en-IN" w:bidi="gu-IN"/>
              </w:rPr>
              <w:t>L</w:t>
            </w:r>
            <w:r w:rsidR="00872467">
              <w:rPr>
                <w:rFonts w:ascii="Nirmala UI Semilight" w:eastAsia="Calibri" w:hAnsi="Nirmala UI Semilight" w:cs="Nirmala UI Semilight"/>
                <w:sz w:val="20"/>
                <w:szCs w:val="20"/>
                <w:lang w:val="en-IN" w:bidi="gu-IN"/>
              </w:rPr>
              <w:t xml:space="preserve"> – </w:t>
            </w:r>
            <w:r w:rsidR="00712D1E">
              <w:rPr>
                <w:rFonts w:ascii="Nirmala UI Semilight" w:eastAsia="Calibri" w:hAnsi="Nirmala UI Semilight" w:cs="Nirmala UI Semilight"/>
                <w:sz w:val="20"/>
                <w:szCs w:val="20"/>
                <w:lang w:val="en-IN" w:bidi="gu-IN"/>
              </w:rPr>
              <w:t>E</w:t>
            </w:r>
            <w:r w:rsidR="00872467">
              <w:rPr>
                <w:rFonts w:ascii="Nirmala UI Semilight" w:eastAsia="Calibri" w:hAnsi="Nirmala UI Semilight" w:cs="Nirmala UI Semilight"/>
                <w:sz w:val="20"/>
                <w:szCs w:val="20"/>
                <w:lang w:val="en-IN" w:bidi="gu-IN"/>
              </w:rPr>
              <w:t>POL – 0</w:t>
            </w:r>
            <w:r w:rsidR="00D878E5">
              <w:rPr>
                <w:rFonts w:ascii="Nirmala UI Semilight" w:eastAsia="Calibri" w:hAnsi="Nirmala UI Semilight" w:cs="Nirmala UI Semilight"/>
                <w:sz w:val="20"/>
                <w:szCs w:val="20"/>
                <w:lang w:val="en-IN" w:bidi="gu-IN"/>
              </w:rPr>
              <w:t>4</w:t>
            </w:r>
            <w:r w:rsidR="00FE7F9C">
              <w:rPr>
                <w:rFonts w:ascii="Nirmala UI Semilight" w:eastAsia="Calibri" w:hAnsi="Nirmala UI Semilight" w:cs="Nirmala UI Semilight"/>
                <w:sz w:val="20"/>
                <w:szCs w:val="20"/>
                <w:lang w:val="en-IN" w:bidi="gu-IN"/>
              </w:rPr>
              <w:t xml:space="preserve"> </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69D6B" w14:textId="77777777" w:rsidR="00B50BE5" w:rsidRDefault="00B50BE5" w:rsidP="00171FBE">
      <w:r>
        <w:separator/>
      </w:r>
    </w:p>
    <w:p w14:paraId="04C2068A" w14:textId="77777777" w:rsidR="00B50BE5" w:rsidRDefault="00B50BE5"/>
  </w:footnote>
  <w:footnote w:type="continuationSeparator" w:id="0">
    <w:p w14:paraId="5E60F180" w14:textId="77777777" w:rsidR="00B50BE5" w:rsidRDefault="00B50BE5" w:rsidP="00171FBE">
      <w:r>
        <w:continuationSeparator/>
      </w:r>
    </w:p>
    <w:p w14:paraId="481D98A3" w14:textId="77777777" w:rsidR="00B50BE5" w:rsidRDefault="00B50BE5"/>
  </w:footnote>
  <w:footnote w:type="continuationNotice" w:id="1">
    <w:p w14:paraId="5F533C5F" w14:textId="77777777" w:rsidR="00B50BE5" w:rsidRDefault="00B50B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EA9" w14:textId="77777777" w:rsidR="000A46D2" w:rsidRDefault="000A46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955A" w14:textId="7283EB8F" w:rsidR="001866C2" w:rsidRDefault="00000000" w:rsidP="001866C2">
    <w:pPr>
      <w:pStyle w:val="Header"/>
      <w:tabs>
        <w:tab w:val="clear" w:pos="4680"/>
        <w:tab w:val="clear" w:pos="9360"/>
        <w:tab w:val="left" w:pos="3873"/>
      </w:tabs>
    </w:pPr>
    <w:r>
      <w:rPr>
        <w:noProof/>
      </w:rPr>
      <w:pict w14:anchorId="7CF6C81D">
        <v:shapetype id="_x0000_t202" coordsize="21600,21600" o:spt="202" path="m,l,21600r21600,l21600,xe">
          <v:stroke joinstyle="miter"/>
          <v:path gradientshapeok="t" o:connecttype="rect"/>
        </v:shapetype>
        <v:shape id="Text Box 2" o:spid="_x0000_s1040" type="#_x0000_t202" style="position:absolute;margin-left:131.6pt;margin-top:-27.35pt;width:380.2pt;height:36.35pt;z-index:251659264;visibility:visible;mso-wrap-distance-left:9pt;mso-wrap-distance-top:3.6pt;mso-wrap-distance-right:9pt;mso-wrap-distance-bottom:3.6pt;mso-position-horizontal-relative:text;mso-position-vertical-relative:text;mso-width-relative:margin;mso-height-relative:margin;v-text-anchor:top" stroked="f">
          <v:textbox style="mso-next-textbox:#Text Box 2">
            <w:txbxContent>
              <w:p w14:paraId="02BBE063" w14:textId="17C43886" w:rsidR="00F82343" w:rsidRPr="00CA04D1" w:rsidRDefault="00F370D4" w:rsidP="00CA04D1">
                <w:pPr>
                  <w:jc w:val="center"/>
                  <w:rPr>
                    <w:rFonts w:ascii="Bookman Old Style" w:hAnsi="Bookman Old Style" w:cs="Arial"/>
                    <w:b/>
                    <w:bCs/>
                    <w:noProof/>
                    <w:color w:val="CC0000"/>
                    <w:sz w:val="36"/>
                    <w:szCs w:val="36"/>
                  </w:rPr>
                </w:pPr>
                <w:r w:rsidRPr="00D231EF">
                  <w:rPr>
                    <w:rFonts w:ascii="Bookman Old Style" w:hAnsi="Bookman Old Style" w:cs="Arial"/>
                    <w:b/>
                    <w:bCs/>
                    <w:noProof/>
                    <w:color w:val="CC0000"/>
                    <w:sz w:val="36"/>
                    <w:szCs w:val="36"/>
                  </w:rPr>
                  <w:t xml:space="preserve">AGRAWAL </w:t>
                </w:r>
                <w:r w:rsidR="0071553B" w:rsidRPr="00D231EF">
                  <w:rPr>
                    <w:rFonts w:ascii="Bookman Old Style" w:hAnsi="Bookman Old Style" w:cs="Arial"/>
                    <w:b/>
                    <w:bCs/>
                    <w:noProof/>
                    <w:color w:val="CC0000"/>
                    <w:sz w:val="36"/>
                    <w:szCs w:val="36"/>
                  </w:rPr>
                  <w:t>METAL WORK</w:t>
                </w:r>
                <w:r w:rsidR="00F12510">
                  <w:rPr>
                    <w:rFonts w:ascii="Bookman Old Style" w:hAnsi="Bookman Old Style" w:cs="Arial"/>
                    <w:b/>
                    <w:bCs/>
                    <w:noProof/>
                    <w:color w:val="CC0000"/>
                    <w:sz w:val="36"/>
                    <w:szCs w:val="36"/>
                  </w:rPr>
                  <w:t>S</w:t>
                </w:r>
                <w:r w:rsidR="0071553B" w:rsidRPr="00D231EF">
                  <w:rPr>
                    <w:rFonts w:ascii="Bookman Old Style" w:hAnsi="Bookman Old Style" w:cs="Arial"/>
                    <w:b/>
                    <w:bCs/>
                    <w:noProof/>
                    <w:color w:val="CC0000"/>
                    <w:sz w:val="36"/>
                    <w:szCs w:val="36"/>
                  </w:rPr>
                  <w:t xml:space="preserve"> </w:t>
                </w:r>
                <w:r w:rsidR="00E0237C" w:rsidRPr="00D231EF">
                  <w:rPr>
                    <w:rFonts w:ascii="Bookman Old Style" w:hAnsi="Bookman Old Style" w:cs="Arial"/>
                    <w:b/>
                    <w:bCs/>
                    <w:noProof/>
                    <w:color w:val="CC0000"/>
                    <w:sz w:val="36"/>
                    <w:szCs w:val="36"/>
                  </w:rPr>
                  <w:t>Pvt. Ltd</w:t>
                </w:r>
              </w:p>
            </w:txbxContent>
          </v:textbox>
          <w10:wrap type="square"/>
        </v:shape>
      </w:pict>
    </w:r>
    <w:r w:rsidR="00900EF8">
      <w:rPr>
        <w:noProof/>
      </w:rPr>
      <w:drawing>
        <wp:anchor distT="0" distB="0" distL="114300" distR="114300" simplePos="0" relativeHeight="251656192" behindDoc="0" locked="0" layoutInCell="1" allowOverlap="1" wp14:anchorId="66DE902C" wp14:editId="0D4AED07">
          <wp:simplePos x="0" y="0"/>
          <wp:positionH relativeFrom="column">
            <wp:posOffset>-114300</wp:posOffset>
          </wp:positionH>
          <wp:positionV relativeFrom="paragraph">
            <wp:posOffset>-409575</wp:posOffset>
          </wp:positionV>
          <wp:extent cx="1617980" cy="600075"/>
          <wp:effectExtent l="0" t="0" r="0" b="0"/>
          <wp:wrapTight wrapText="bothSides">
            <wp:wrapPolygon edited="0">
              <wp:start x="6104" y="0"/>
              <wp:lineTo x="2543" y="10971"/>
              <wp:lineTo x="0" y="10971"/>
              <wp:lineTo x="0" y="17829"/>
              <wp:lineTo x="9918" y="21257"/>
              <wp:lineTo x="15259" y="21257"/>
              <wp:lineTo x="21363" y="21257"/>
              <wp:lineTo x="21363" y="13714"/>
              <wp:lineTo x="19328" y="10971"/>
              <wp:lineTo x="21108" y="686"/>
              <wp:lineTo x="21108" y="0"/>
              <wp:lineTo x="6104" y="0"/>
            </wp:wrapPolygon>
          </wp:wrapTight>
          <wp:docPr id="83312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516" name="Picture 35003516"/>
                  <pic:cNvPicPr/>
                </pic:nvPicPr>
                <pic:blipFill>
                  <a:blip r:embed="rId1">
                    <a:extLst>
                      <a:ext uri="{28A0092B-C50C-407E-A947-70E740481C1C}">
                        <a14:useLocalDpi xmlns:a14="http://schemas.microsoft.com/office/drawing/2010/main" val="0"/>
                      </a:ext>
                    </a:extLst>
                  </a:blip>
                  <a:stretch>
                    <a:fillRect/>
                  </a:stretch>
                </pic:blipFill>
                <pic:spPr>
                  <a:xfrm>
                    <a:off x="0" y="0"/>
                    <a:ext cx="1617980" cy="600075"/>
                  </a:xfrm>
                  <a:prstGeom prst="rect">
                    <a:avLst/>
                  </a:prstGeom>
                </pic:spPr>
              </pic:pic>
            </a:graphicData>
          </a:graphic>
          <wp14:sizeRelH relativeFrom="margin">
            <wp14:pctWidth>0</wp14:pctWidth>
          </wp14:sizeRelH>
          <wp14:sizeRelV relativeFrom="margin">
            <wp14:pctHeight>0</wp14:pctHeight>
          </wp14:sizeRelV>
        </wp:anchor>
      </w:drawing>
    </w:r>
  </w:p>
  <w:p w14:paraId="2B38D7DF" w14:textId="71AAA771" w:rsidR="00925428" w:rsidRDefault="00000000" w:rsidP="001866C2">
    <w:pPr>
      <w:pStyle w:val="Header"/>
      <w:tabs>
        <w:tab w:val="clear" w:pos="4680"/>
        <w:tab w:val="clear" w:pos="9360"/>
        <w:tab w:val="left" w:pos="3873"/>
      </w:tabs>
    </w:pPr>
    <w:r>
      <w:rPr>
        <w:noProof/>
      </w:rPr>
      <w:pict w14:anchorId="235061BF">
        <v:shapetype id="_x0000_t32" coordsize="21600,21600" o:spt="32" o:oned="t" path="m,l21600,21600e" filled="f">
          <v:path arrowok="t" fillok="f" o:connecttype="none"/>
          <o:lock v:ext="edit" shapetype="t"/>
        </v:shapetype>
        <v:shape id="_x0000_s1037" type="#_x0000_t32" style="position:absolute;margin-left:-45pt;margin-top:14.15pt;width:556.8pt;height:0;z-index:251658240;mso-position-horizontal-relative:text;mso-position-vertical-relative:text" o:connectortype="straight" strokecolor="#c00" strokeweight="3pt"/>
      </w:pict>
    </w:r>
  </w:p>
  <w:p w14:paraId="72F8DD00" w14:textId="2830C2B7" w:rsidR="00010668" w:rsidRDefault="00010668" w:rsidP="001866C2">
    <w:pPr>
      <w:pStyle w:val="Header"/>
      <w:tabs>
        <w:tab w:val="clear" w:pos="4680"/>
        <w:tab w:val="clear" w:pos="9360"/>
        <w:tab w:val="left" w:pos="387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65404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CD4621"/>
    <w:multiLevelType w:val="hybridMultilevel"/>
    <w:tmpl w:val="2AA2E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D4BE2"/>
    <w:multiLevelType w:val="hybridMultilevel"/>
    <w:tmpl w:val="EBD4DBBE"/>
    <w:lvl w:ilvl="0" w:tplc="19C04B22">
      <w:numFmt w:val="bullet"/>
      <w:lvlText w:val=""/>
      <w:lvlJc w:val="left"/>
      <w:pPr>
        <w:ind w:left="720" w:hanging="360"/>
      </w:pPr>
      <w:rPr>
        <w:rFonts w:ascii="Times New Roman" w:eastAsia="Arimo Bold"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BC49A9"/>
    <w:multiLevelType w:val="multilevel"/>
    <w:tmpl w:val="49ACD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443E8"/>
    <w:multiLevelType w:val="multilevel"/>
    <w:tmpl w:val="DC9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C7C09"/>
    <w:multiLevelType w:val="multilevel"/>
    <w:tmpl w:val="8EA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30651C"/>
    <w:multiLevelType w:val="hybridMultilevel"/>
    <w:tmpl w:val="79BC9F6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38629A"/>
    <w:multiLevelType w:val="multilevel"/>
    <w:tmpl w:val="F0D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35CE6"/>
    <w:multiLevelType w:val="multilevel"/>
    <w:tmpl w:val="40CC40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76F31"/>
    <w:multiLevelType w:val="hybridMultilevel"/>
    <w:tmpl w:val="05C222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EA209E"/>
    <w:multiLevelType w:val="multilevel"/>
    <w:tmpl w:val="0B1C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9"/>
  </w:num>
  <w:num w:numId="2" w16cid:durableId="487020640">
    <w:abstractNumId w:val="28"/>
  </w:num>
  <w:num w:numId="3" w16cid:durableId="43992635">
    <w:abstractNumId w:val="0"/>
  </w:num>
  <w:num w:numId="4" w16cid:durableId="1321696394">
    <w:abstractNumId w:val="30"/>
  </w:num>
  <w:num w:numId="5" w16cid:durableId="239756805">
    <w:abstractNumId w:val="2"/>
  </w:num>
  <w:num w:numId="6" w16cid:durableId="1563952492">
    <w:abstractNumId w:val="10"/>
  </w:num>
  <w:num w:numId="7" w16cid:durableId="451633873">
    <w:abstractNumId w:val="27"/>
  </w:num>
  <w:num w:numId="8" w16cid:durableId="1470517232">
    <w:abstractNumId w:val="11"/>
  </w:num>
  <w:num w:numId="9" w16cid:durableId="126897834">
    <w:abstractNumId w:val="17"/>
  </w:num>
  <w:num w:numId="10" w16cid:durableId="283656542">
    <w:abstractNumId w:val="6"/>
  </w:num>
  <w:num w:numId="11" w16cid:durableId="482746041">
    <w:abstractNumId w:val="24"/>
  </w:num>
  <w:num w:numId="12" w16cid:durableId="1774665867">
    <w:abstractNumId w:val="32"/>
  </w:num>
  <w:num w:numId="13" w16cid:durableId="915090108">
    <w:abstractNumId w:val="15"/>
  </w:num>
  <w:num w:numId="14" w16cid:durableId="1061100720">
    <w:abstractNumId w:val="25"/>
  </w:num>
  <w:num w:numId="15" w16cid:durableId="1169518639">
    <w:abstractNumId w:val="9"/>
  </w:num>
  <w:num w:numId="16" w16cid:durableId="1025330167">
    <w:abstractNumId w:val="22"/>
  </w:num>
  <w:num w:numId="17" w16cid:durableId="1892229830">
    <w:abstractNumId w:val="4"/>
  </w:num>
  <w:num w:numId="18" w16cid:durableId="496193133">
    <w:abstractNumId w:val="34"/>
  </w:num>
  <w:num w:numId="19" w16cid:durableId="952977417">
    <w:abstractNumId w:val="3"/>
  </w:num>
  <w:num w:numId="20" w16cid:durableId="1705861413">
    <w:abstractNumId w:val="5"/>
  </w:num>
  <w:num w:numId="21" w16cid:durableId="1477213056">
    <w:abstractNumId w:val="21"/>
  </w:num>
  <w:num w:numId="22" w16cid:durableId="1780103810">
    <w:abstractNumId w:val="31"/>
  </w:num>
  <w:num w:numId="23" w16cid:durableId="179854790">
    <w:abstractNumId w:val="13"/>
  </w:num>
  <w:num w:numId="24" w16cid:durableId="1914967773">
    <w:abstractNumId w:val="18"/>
  </w:num>
  <w:num w:numId="25" w16cid:durableId="1388449935">
    <w:abstractNumId w:val="14"/>
  </w:num>
  <w:num w:numId="26" w16cid:durableId="1014451900">
    <w:abstractNumId w:val="20"/>
  </w:num>
  <w:num w:numId="27" w16cid:durableId="1202353489">
    <w:abstractNumId w:val="16"/>
  </w:num>
  <w:num w:numId="28" w16cid:durableId="1399013547">
    <w:abstractNumId w:val="33"/>
  </w:num>
  <w:num w:numId="29" w16cid:durableId="652411493">
    <w:abstractNumId w:val="12"/>
  </w:num>
  <w:num w:numId="30" w16cid:durableId="1333752915">
    <w:abstractNumId w:val="26"/>
  </w:num>
  <w:num w:numId="31" w16cid:durableId="101655462">
    <w:abstractNumId w:val="8"/>
  </w:num>
  <w:num w:numId="32" w16cid:durableId="1291665135">
    <w:abstractNumId w:val="1"/>
  </w:num>
  <w:num w:numId="33" w16cid:durableId="304167145">
    <w:abstractNumId w:val="7"/>
  </w:num>
  <w:num w:numId="34" w16cid:durableId="597105913">
    <w:abstractNumId w:val="19"/>
  </w:num>
  <w:num w:numId="35" w16cid:durableId="932200285">
    <w:abstractNumId w:val="2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hdrShapeDefaults>
    <o:shapedefaults v:ext="edit" spidmax="2050">
      <o:colormru v:ext="edit" colors="#c00,#344f21,#27511f"/>
    </o:shapedefaults>
    <o:shapelayout v:ext="edit">
      <o:idmap v:ext="edit" data="1"/>
      <o:rules v:ext="edit">
        <o:r id="V:Rule1" type="connector" idref="#_x0000_s1037"/>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57"/>
    <w:rsid w:val="000057D4"/>
    <w:rsid w:val="00005C31"/>
    <w:rsid w:val="00005E94"/>
    <w:rsid w:val="00006F62"/>
    <w:rsid w:val="0000706F"/>
    <w:rsid w:val="000100F6"/>
    <w:rsid w:val="00010668"/>
    <w:rsid w:val="00011D99"/>
    <w:rsid w:val="0001770B"/>
    <w:rsid w:val="00017D6F"/>
    <w:rsid w:val="0002223B"/>
    <w:rsid w:val="0002248D"/>
    <w:rsid w:val="00023374"/>
    <w:rsid w:val="000235C5"/>
    <w:rsid w:val="00023EFC"/>
    <w:rsid w:val="00024912"/>
    <w:rsid w:val="0002491C"/>
    <w:rsid w:val="00024C7D"/>
    <w:rsid w:val="0002514B"/>
    <w:rsid w:val="000251E6"/>
    <w:rsid w:val="00025F9A"/>
    <w:rsid w:val="00027B92"/>
    <w:rsid w:val="00027F0F"/>
    <w:rsid w:val="000305A5"/>
    <w:rsid w:val="000306D7"/>
    <w:rsid w:val="00031B6D"/>
    <w:rsid w:val="000320C3"/>
    <w:rsid w:val="0003340D"/>
    <w:rsid w:val="00033A17"/>
    <w:rsid w:val="000341D3"/>
    <w:rsid w:val="000348D8"/>
    <w:rsid w:val="00034C50"/>
    <w:rsid w:val="00035B76"/>
    <w:rsid w:val="00035E39"/>
    <w:rsid w:val="00037304"/>
    <w:rsid w:val="00037C99"/>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5F"/>
    <w:rsid w:val="0005227F"/>
    <w:rsid w:val="00052B28"/>
    <w:rsid w:val="0005343F"/>
    <w:rsid w:val="000551AE"/>
    <w:rsid w:val="000567BC"/>
    <w:rsid w:val="00056CC3"/>
    <w:rsid w:val="00057185"/>
    <w:rsid w:val="000605EC"/>
    <w:rsid w:val="00061C54"/>
    <w:rsid w:val="00061E24"/>
    <w:rsid w:val="00062420"/>
    <w:rsid w:val="00063A27"/>
    <w:rsid w:val="00063A41"/>
    <w:rsid w:val="00064165"/>
    <w:rsid w:val="00066C09"/>
    <w:rsid w:val="00066C14"/>
    <w:rsid w:val="0007025D"/>
    <w:rsid w:val="0007288A"/>
    <w:rsid w:val="00072EDB"/>
    <w:rsid w:val="00072F8E"/>
    <w:rsid w:val="00076126"/>
    <w:rsid w:val="00076223"/>
    <w:rsid w:val="000765C3"/>
    <w:rsid w:val="00077E41"/>
    <w:rsid w:val="000820E9"/>
    <w:rsid w:val="00083417"/>
    <w:rsid w:val="00083EB9"/>
    <w:rsid w:val="0008490E"/>
    <w:rsid w:val="00084D1C"/>
    <w:rsid w:val="00085521"/>
    <w:rsid w:val="00085CA2"/>
    <w:rsid w:val="00090BD1"/>
    <w:rsid w:val="00091AE8"/>
    <w:rsid w:val="00092ADB"/>
    <w:rsid w:val="00094285"/>
    <w:rsid w:val="00094D95"/>
    <w:rsid w:val="00095020"/>
    <w:rsid w:val="000953B0"/>
    <w:rsid w:val="00095AE9"/>
    <w:rsid w:val="00096C7B"/>
    <w:rsid w:val="00096D75"/>
    <w:rsid w:val="000A067F"/>
    <w:rsid w:val="000A1CEC"/>
    <w:rsid w:val="000A353D"/>
    <w:rsid w:val="000A3854"/>
    <w:rsid w:val="000A468E"/>
    <w:rsid w:val="000A46D2"/>
    <w:rsid w:val="000A52E8"/>
    <w:rsid w:val="000A53A5"/>
    <w:rsid w:val="000B0364"/>
    <w:rsid w:val="000B1550"/>
    <w:rsid w:val="000B1D4C"/>
    <w:rsid w:val="000B2B9C"/>
    <w:rsid w:val="000B3643"/>
    <w:rsid w:val="000B3C99"/>
    <w:rsid w:val="000B3F99"/>
    <w:rsid w:val="000B4A29"/>
    <w:rsid w:val="000B673A"/>
    <w:rsid w:val="000B70B1"/>
    <w:rsid w:val="000B7FB0"/>
    <w:rsid w:val="000C080D"/>
    <w:rsid w:val="000C473C"/>
    <w:rsid w:val="000C47D3"/>
    <w:rsid w:val="000C5221"/>
    <w:rsid w:val="000C5244"/>
    <w:rsid w:val="000C6CB2"/>
    <w:rsid w:val="000C70A8"/>
    <w:rsid w:val="000C7380"/>
    <w:rsid w:val="000D2282"/>
    <w:rsid w:val="000D2742"/>
    <w:rsid w:val="000D4168"/>
    <w:rsid w:val="000D4A47"/>
    <w:rsid w:val="000D54A0"/>
    <w:rsid w:val="000D58E9"/>
    <w:rsid w:val="000D6F72"/>
    <w:rsid w:val="000E0778"/>
    <w:rsid w:val="000E18CE"/>
    <w:rsid w:val="000E1FF0"/>
    <w:rsid w:val="000E23A5"/>
    <w:rsid w:val="000E2DF2"/>
    <w:rsid w:val="000E3564"/>
    <w:rsid w:val="000E541A"/>
    <w:rsid w:val="000E56A0"/>
    <w:rsid w:val="000E578A"/>
    <w:rsid w:val="000E5D12"/>
    <w:rsid w:val="000E6DCE"/>
    <w:rsid w:val="000E6F3C"/>
    <w:rsid w:val="000E79F8"/>
    <w:rsid w:val="000E7A8C"/>
    <w:rsid w:val="000F1FA8"/>
    <w:rsid w:val="000F3857"/>
    <w:rsid w:val="000F46F4"/>
    <w:rsid w:val="000F6ECC"/>
    <w:rsid w:val="000F75A2"/>
    <w:rsid w:val="000F7FE5"/>
    <w:rsid w:val="001007CB"/>
    <w:rsid w:val="001013C9"/>
    <w:rsid w:val="00101607"/>
    <w:rsid w:val="00103C32"/>
    <w:rsid w:val="00104A31"/>
    <w:rsid w:val="00104E48"/>
    <w:rsid w:val="00107807"/>
    <w:rsid w:val="00107B0B"/>
    <w:rsid w:val="001121FC"/>
    <w:rsid w:val="00114038"/>
    <w:rsid w:val="00114FC5"/>
    <w:rsid w:val="0011542D"/>
    <w:rsid w:val="0011544F"/>
    <w:rsid w:val="001155FA"/>
    <w:rsid w:val="0011564C"/>
    <w:rsid w:val="001167D3"/>
    <w:rsid w:val="00117180"/>
    <w:rsid w:val="0011742A"/>
    <w:rsid w:val="00117C6A"/>
    <w:rsid w:val="00120018"/>
    <w:rsid w:val="00120FA3"/>
    <w:rsid w:val="00121D21"/>
    <w:rsid w:val="001224D6"/>
    <w:rsid w:val="001228D0"/>
    <w:rsid w:val="001229E9"/>
    <w:rsid w:val="00123FEE"/>
    <w:rsid w:val="0012512C"/>
    <w:rsid w:val="0012591B"/>
    <w:rsid w:val="00126034"/>
    <w:rsid w:val="00127135"/>
    <w:rsid w:val="00127636"/>
    <w:rsid w:val="00127C4A"/>
    <w:rsid w:val="00127CEF"/>
    <w:rsid w:val="001300E7"/>
    <w:rsid w:val="00130154"/>
    <w:rsid w:val="00130692"/>
    <w:rsid w:val="0013202E"/>
    <w:rsid w:val="00132416"/>
    <w:rsid w:val="00132F95"/>
    <w:rsid w:val="0013312A"/>
    <w:rsid w:val="0013397B"/>
    <w:rsid w:val="00134B60"/>
    <w:rsid w:val="0013578C"/>
    <w:rsid w:val="001358E7"/>
    <w:rsid w:val="001378A6"/>
    <w:rsid w:val="00140412"/>
    <w:rsid w:val="001405BC"/>
    <w:rsid w:val="00141010"/>
    <w:rsid w:val="00141167"/>
    <w:rsid w:val="001430B1"/>
    <w:rsid w:val="0014376D"/>
    <w:rsid w:val="0014391D"/>
    <w:rsid w:val="00144206"/>
    <w:rsid w:val="00144ABE"/>
    <w:rsid w:val="00145BB3"/>
    <w:rsid w:val="00146887"/>
    <w:rsid w:val="0014744C"/>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957"/>
    <w:rsid w:val="00170CA7"/>
    <w:rsid w:val="00171FBE"/>
    <w:rsid w:val="00172AED"/>
    <w:rsid w:val="001732BE"/>
    <w:rsid w:val="00173A81"/>
    <w:rsid w:val="00174630"/>
    <w:rsid w:val="00175AAB"/>
    <w:rsid w:val="00176B57"/>
    <w:rsid w:val="00180213"/>
    <w:rsid w:val="00180923"/>
    <w:rsid w:val="001819FB"/>
    <w:rsid w:val="00182210"/>
    <w:rsid w:val="00183338"/>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1C77"/>
    <w:rsid w:val="001A2216"/>
    <w:rsid w:val="001A2FB3"/>
    <w:rsid w:val="001A3495"/>
    <w:rsid w:val="001A3E26"/>
    <w:rsid w:val="001A4D62"/>
    <w:rsid w:val="001A6993"/>
    <w:rsid w:val="001A6F89"/>
    <w:rsid w:val="001A7D88"/>
    <w:rsid w:val="001B035D"/>
    <w:rsid w:val="001B1AC0"/>
    <w:rsid w:val="001B1DF4"/>
    <w:rsid w:val="001B27A0"/>
    <w:rsid w:val="001B32A0"/>
    <w:rsid w:val="001B41A5"/>
    <w:rsid w:val="001B75C8"/>
    <w:rsid w:val="001C260D"/>
    <w:rsid w:val="001C27D3"/>
    <w:rsid w:val="001C3E17"/>
    <w:rsid w:val="001C4B71"/>
    <w:rsid w:val="001C65D1"/>
    <w:rsid w:val="001C65E3"/>
    <w:rsid w:val="001C6E40"/>
    <w:rsid w:val="001C77E8"/>
    <w:rsid w:val="001D0022"/>
    <w:rsid w:val="001D08C9"/>
    <w:rsid w:val="001D16C9"/>
    <w:rsid w:val="001D17F6"/>
    <w:rsid w:val="001D3C8E"/>
    <w:rsid w:val="001D3F47"/>
    <w:rsid w:val="001D6068"/>
    <w:rsid w:val="001D61A3"/>
    <w:rsid w:val="001D72D8"/>
    <w:rsid w:val="001E1DC6"/>
    <w:rsid w:val="001E20F9"/>
    <w:rsid w:val="001E31E3"/>
    <w:rsid w:val="001E47FD"/>
    <w:rsid w:val="001E777F"/>
    <w:rsid w:val="001F1200"/>
    <w:rsid w:val="001F281D"/>
    <w:rsid w:val="001F359E"/>
    <w:rsid w:val="001F3757"/>
    <w:rsid w:val="001F4099"/>
    <w:rsid w:val="001F60E1"/>
    <w:rsid w:val="001F7393"/>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B8"/>
    <w:rsid w:val="00216ABD"/>
    <w:rsid w:val="002177AF"/>
    <w:rsid w:val="002205EE"/>
    <w:rsid w:val="00220EEE"/>
    <w:rsid w:val="00221361"/>
    <w:rsid w:val="00225650"/>
    <w:rsid w:val="00226A81"/>
    <w:rsid w:val="002273DA"/>
    <w:rsid w:val="00227D95"/>
    <w:rsid w:val="00230BB3"/>
    <w:rsid w:val="0023154D"/>
    <w:rsid w:val="00232ACD"/>
    <w:rsid w:val="00234ACB"/>
    <w:rsid w:val="00234E2D"/>
    <w:rsid w:val="0023614D"/>
    <w:rsid w:val="0023699B"/>
    <w:rsid w:val="00236DC7"/>
    <w:rsid w:val="00236F88"/>
    <w:rsid w:val="0023712D"/>
    <w:rsid w:val="00237DEC"/>
    <w:rsid w:val="00240124"/>
    <w:rsid w:val="00240A5E"/>
    <w:rsid w:val="00241122"/>
    <w:rsid w:val="0024174A"/>
    <w:rsid w:val="00241EDC"/>
    <w:rsid w:val="00242A8E"/>
    <w:rsid w:val="002431D8"/>
    <w:rsid w:val="002434E4"/>
    <w:rsid w:val="00244852"/>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3B9E"/>
    <w:rsid w:val="00264AAB"/>
    <w:rsid w:val="002661D6"/>
    <w:rsid w:val="00266333"/>
    <w:rsid w:val="00267460"/>
    <w:rsid w:val="00267909"/>
    <w:rsid w:val="00270AA1"/>
    <w:rsid w:val="00271432"/>
    <w:rsid w:val="0027152A"/>
    <w:rsid w:val="0027192B"/>
    <w:rsid w:val="00271A37"/>
    <w:rsid w:val="00271C1C"/>
    <w:rsid w:val="002726FE"/>
    <w:rsid w:val="00272BF8"/>
    <w:rsid w:val="002731E1"/>
    <w:rsid w:val="002733F5"/>
    <w:rsid w:val="00275C76"/>
    <w:rsid w:val="00276BA0"/>
    <w:rsid w:val="00280161"/>
    <w:rsid w:val="00281669"/>
    <w:rsid w:val="002824DA"/>
    <w:rsid w:val="00283081"/>
    <w:rsid w:val="002830F9"/>
    <w:rsid w:val="00283774"/>
    <w:rsid w:val="002837B4"/>
    <w:rsid w:val="00284A79"/>
    <w:rsid w:val="00284D68"/>
    <w:rsid w:val="00284F9C"/>
    <w:rsid w:val="002853B5"/>
    <w:rsid w:val="00285646"/>
    <w:rsid w:val="00285F91"/>
    <w:rsid w:val="00286123"/>
    <w:rsid w:val="00290DBD"/>
    <w:rsid w:val="00293948"/>
    <w:rsid w:val="002944BF"/>
    <w:rsid w:val="0029596D"/>
    <w:rsid w:val="0029702B"/>
    <w:rsid w:val="002A1354"/>
    <w:rsid w:val="002A1789"/>
    <w:rsid w:val="002A2224"/>
    <w:rsid w:val="002A3E1A"/>
    <w:rsid w:val="002A40CD"/>
    <w:rsid w:val="002A4159"/>
    <w:rsid w:val="002A4E19"/>
    <w:rsid w:val="002A63AD"/>
    <w:rsid w:val="002A6FD7"/>
    <w:rsid w:val="002A76D0"/>
    <w:rsid w:val="002B0576"/>
    <w:rsid w:val="002B0850"/>
    <w:rsid w:val="002B2509"/>
    <w:rsid w:val="002B25B3"/>
    <w:rsid w:val="002B5D8B"/>
    <w:rsid w:val="002B5E92"/>
    <w:rsid w:val="002B6636"/>
    <w:rsid w:val="002B6845"/>
    <w:rsid w:val="002B6B26"/>
    <w:rsid w:val="002B7A07"/>
    <w:rsid w:val="002C3812"/>
    <w:rsid w:val="002C3E1B"/>
    <w:rsid w:val="002C419D"/>
    <w:rsid w:val="002C43C7"/>
    <w:rsid w:val="002C47BD"/>
    <w:rsid w:val="002C47DB"/>
    <w:rsid w:val="002C49E3"/>
    <w:rsid w:val="002C51B7"/>
    <w:rsid w:val="002C5377"/>
    <w:rsid w:val="002C5AFE"/>
    <w:rsid w:val="002C5D35"/>
    <w:rsid w:val="002C7777"/>
    <w:rsid w:val="002C7967"/>
    <w:rsid w:val="002C7E15"/>
    <w:rsid w:val="002C7F54"/>
    <w:rsid w:val="002D0463"/>
    <w:rsid w:val="002D1130"/>
    <w:rsid w:val="002D19EF"/>
    <w:rsid w:val="002D2037"/>
    <w:rsid w:val="002D29C8"/>
    <w:rsid w:val="002D2A05"/>
    <w:rsid w:val="002D4C8D"/>
    <w:rsid w:val="002D4EC5"/>
    <w:rsid w:val="002D5E51"/>
    <w:rsid w:val="002D6668"/>
    <w:rsid w:val="002D6F83"/>
    <w:rsid w:val="002D79ED"/>
    <w:rsid w:val="002D7BB2"/>
    <w:rsid w:val="002E1833"/>
    <w:rsid w:val="002E3FC2"/>
    <w:rsid w:val="002E4E15"/>
    <w:rsid w:val="002E5C59"/>
    <w:rsid w:val="002E6E27"/>
    <w:rsid w:val="002E7738"/>
    <w:rsid w:val="002F052D"/>
    <w:rsid w:val="002F1081"/>
    <w:rsid w:val="002F130D"/>
    <w:rsid w:val="002F1703"/>
    <w:rsid w:val="002F34FF"/>
    <w:rsid w:val="002F3584"/>
    <w:rsid w:val="002F3BE8"/>
    <w:rsid w:val="002F5F56"/>
    <w:rsid w:val="002F667B"/>
    <w:rsid w:val="002F6792"/>
    <w:rsid w:val="002F6C73"/>
    <w:rsid w:val="002F6F4B"/>
    <w:rsid w:val="002F74EC"/>
    <w:rsid w:val="00302D7D"/>
    <w:rsid w:val="00303971"/>
    <w:rsid w:val="003048C4"/>
    <w:rsid w:val="00305615"/>
    <w:rsid w:val="00307184"/>
    <w:rsid w:val="003104FA"/>
    <w:rsid w:val="00313809"/>
    <w:rsid w:val="003142D6"/>
    <w:rsid w:val="0031546D"/>
    <w:rsid w:val="003155F4"/>
    <w:rsid w:val="003159D8"/>
    <w:rsid w:val="00316280"/>
    <w:rsid w:val="00316336"/>
    <w:rsid w:val="00317FE3"/>
    <w:rsid w:val="003213E7"/>
    <w:rsid w:val="003240DC"/>
    <w:rsid w:val="0032466C"/>
    <w:rsid w:val="003250C7"/>
    <w:rsid w:val="00325BBD"/>
    <w:rsid w:val="0032651A"/>
    <w:rsid w:val="0032738D"/>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5F80"/>
    <w:rsid w:val="003462AB"/>
    <w:rsid w:val="003475D2"/>
    <w:rsid w:val="00350111"/>
    <w:rsid w:val="00350CAC"/>
    <w:rsid w:val="003528F3"/>
    <w:rsid w:val="00352C06"/>
    <w:rsid w:val="00354695"/>
    <w:rsid w:val="00355920"/>
    <w:rsid w:val="0035639F"/>
    <w:rsid w:val="003615C9"/>
    <w:rsid w:val="003616F5"/>
    <w:rsid w:val="0036181E"/>
    <w:rsid w:val="00361B65"/>
    <w:rsid w:val="0036220B"/>
    <w:rsid w:val="003627D2"/>
    <w:rsid w:val="00364221"/>
    <w:rsid w:val="00364297"/>
    <w:rsid w:val="0036491A"/>
    <w:rsid w:val="00364F0A"/>
    <w:rsid w:val="003653F4"/>
    <w:rsid w:val="00365865"/>
    <w:rsid w:val="003658F2"/>
    <w:rsid w:val="00365AE1"/>
    <w:rsid w:val="00366D89"/>
    <w:rsid w:val="003671D5"/>
    <w:rsid w:val="00367A59"/>
    <w:rsid w:val="00370833"/>
    <w:rsid w:val="003726EF"/>
    <w:rsid w:val="00376380"/>
    <w:rsid w:val="00376A2C"/>
    <w:rsid w:val="003806DB"/>
    <w:rsid w:val="00380E6D"/>
    <w:rsid w:val="0038188C"/>
    <w:rsid w:val="003832E4"/>
    <w:rsid w:val="003844F7"/>
    <w:rsid w:val="003859EF"/>
    <w:rsid w:val="00386E56"/>
    <w:rsid w:val="00387A10"/>
    <w:rsid w:val="0039253F"/>
    <w:rsid w:val="003930BE"/>
    <w:rsid w:val="00394286"/>
    <w:rsid w:val="0039493E"/>
    <w:rsid w:val="00396F55"/>
    <w:rsid w:val="0039798D"/>
    <w:rsid w:val="00397AE6"/>
    <w:rsid w:val="003A126D"/>
    <w:rsid w:val="003A4AEE"/>
    <w:rsid w:val="003A57CD"/>
    <w:rsid w:val="003A61B6"/>
    <w:rsid w:val="003A637B"/>
    <w:rsid w:val="003A7CBE"/>
    <w:rsid w:val="003B01BB"/>
    <w:rsid w:val="003B0202"/>
    <w:rsid w:val="003B13F8"/>
    <w:rsid w:val="003B19D7"/>
    <w:rsid w:val="003B32BE"/>
    <w:rsid w:val="003B33DB"/>
    <w:rsid w:val="003B566C"/>
    <w:rsid w:val="003B6868"/>
    <w:rsid w:val="003C1F7F"/>
    <w:rsid w:val="003C284C"/>
    <w:rsid w:val="003C2F96"/>
    <w:rsid w:val="003C386B"/>
    <w:rsid w:val="003C4779"/>
    <w:rsid w:val="003C5DEB"/>
    <w:rsid w:val="003C6B88"/>
    <w:rsid w:val="003C7058"/>
    <w:rsid w:val="003D1767"/>
    <w:rsid w:val="003D378E"/>
    <w:rsid w:val="003D3D68"/>
    <w:rsid w:val="003D4883"/>
    <w:rsid w:val="003D519A"/>
    <w:rsid w:val="003D6118"/>
    <w:rsid w:val="003D6CF6"/>
    <w:rsid w:val="003E05FA"/>
    <w:rsid w:val="003E0F14"/>
    <w:rsid w:val="003E0FE8"/>
    <w:rsid w:val="003E2F55"/>
    <w:rsid w:val="003E3DAB"/>
    <w:rsid w:val="003E3E53"/>
    <w:rsid w:val="003E7567"/>
    <w:rsid w:val="003F08EE"/>
    <w:rsid w:val="003F21F1"/>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2746"/>
    <w:rsid w:val="004035EE"/>
    <w:rsid w:val="004039E8"/>
    <w:rsid w:val="00403D8E"/>
    <w:rsid w:val="00404EE8"/>
    <w:rsid w:val="00405ADF"/>
    <w:rsid w:val="004077A6"/>
    <w:rsid w:val="004109F2"/>
    <w:rsid w:val="00411D2A"/>
    <w:rsid w:val="00412FD0"/>
    <w:rsid w:val="0041711E"/>
    <w:rsid w:val="0042092F"/>
    <w:rsid w:val="00422237"/>
    <w:rsid w:val="00424517"/>
    <w:rsid w:val="0042522C"/>
    <w:rsid w:val="004256BF"/>
    <w:rsid w:val="00426CD2"/>
    <w:rsid w:val="0043049C"/>
    <w:rsid w:val="0043159F"/>
    <w:rsid w:val="00431A36"/>
    <w:rsid w:val="0043282A"/>
    <w:rsid w:val="00433223"/>
    <w:rsid w:val="0043352F"/>
    <w:rsid w:val="00434305"/>
    <w:rsid w:val="004343BF"/>
    <w:rsid w:val="00436B5F"/>
    <w:rsid w:val="00437BD6"/>
    <w:rsid w:val="00440A7B"/>
    <w:rsid w:val="00442D62"/>
    <w:rsid w:val="00442DDA"/>
    <w:rsid w:val="00444202"/>
    <w:rsid w:val="0044519C"/>
    <w:rsid w:val="00445DBA"/>
    <w:rsid w:val="00446639"/>
    <w:rsid w:val="0044729E"/>
    <w:rsid w:val="00453FFC"/>
    <w:rsid w:val="00454EA1"/>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1216"/>
    <w:rsid w:val="004734E4"/>
    <w:rsid w:val="004735B5"/>
    <w:rsid w:val="00474CDA"/>
    <w:rsid w:val="00476A99"/>
    <w:rsid w:val="00477414"/>
    <w:rsid w:val="00477D58"/>
    <w:rsid w:val="004833C5"/>
    <w:rsid w:val="00483D47"/>
    <w:rsid w:val="004845EB"/>
    <w:rsid w:val="00492E3C"/>
    <w:rsid w:val="004938AE"/>
    <w:rsid w:val="00495770"/>
    <w:rsid w:val="004958E6"/>
    <w:rsid w:val="00495A28"/>
    <w:rsid w:val="00495C85"/>
    <w:rsid w:val="004973C8"/>
    <w:rsid w:val="00497FC9"/>
    <w:rsid w:val="004A0C21"/>
    <w:rsid w:val="004A282D"/>
    <w:rsid w:val="004A2D7A"/>
    <w:rsid w:val="004A42B6"/>
    <w:rsid w:val="004A6190"/>
    <w:rsid w:val="004A66CC"/>
    <w:rsid w:val="004B01A0"/>
    <w:rsid w:val="004B2B0D"/>
    <w:rsid w:val="004B3A87"/>
    <w:rsid w:val="004B51F6"/>
    <w:rsid w:val="004B6B61"/>
    <w:rsid w:val="004C0C65"/>
    <w:rsid w:val="004C2ABF"/>
    <w:rsid w:val="004C332C"/>
    <w:rsid w:val="004C33EF"/>
    <w:rsid w:val="004C3F1A"/>
    <w:rsid w:val="004C4CA5"/>
    <w:rsid w:val="004C5554"/>
    <w:rsid w:val="004C65FE"/>
    <w:rsid w:val="004C6C85"/>
    <w:rsid w:val="004C6CAE"/>
    <w:rsid w:val="004C7F2C"/>
    <w:rsid w:val="004D15FD"/>
    <w:rsid w:val="004D19C6"/>
    <w:rsid w:val="004D1DE4"/>
    <w:rsid w:val="004D210D"/>
    <w:rsid w:val="004D270D"/>
    <w:rsid w:val="004D2E25"/>
    <w:rsid w:val="004D58EB"/>
    <w:rsid w:val="004D5C49"/>
    <w:rsid w:val="004D646C"/>
    <w:rsid w:val="004D6A51"/>
    <w:rsid w:val="004E02AB"/>
    <w:rsid w:val="004E03AD"/>
    <w:rsid w:val="004E0507"/>
    <w:rsid w:val="004E082D"/>
    <w:rsid w:val="004E21AE"/>
    <w:rsid w:val="004E3A93"/>
    <w:rsid w:val="004E3BDD"/>
    <w:rsid w:val="004E4297"/>
    <w:rsid w:val="004E6A65"/>
    <w:rsid w:val="004E6B74"/>
    <w:rsid w:val="004E7979"/>
    <w:rsid w:val="004F03D4"/>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687"/>
    <w:rsid w:val="005158CF"/>
    <w:rsid w:val="00515CAC"/>
    <w:rsid w:val="005161FF"/>
    <w:rsid w:val="00516276"/>
    <w:rsid w:val="00517669"/>
    <w:rsid w:val="00517E6B"/>
    <w:rsid w:val="00520ED5"/>
    <w:rsid w:val="00520F93"/>
    <w:rsid w:val="005210A4"/>
    <w:rsid w:val="005218EE"/>
    <w:rsid w:val="005228E5"/>
    <w:rsid w:val="00522E28"/>
    <w:rsid w:val="00523643"/>
    <w:rsid w:val="00524D44"/>
    <w:rsid w:val="00524D4A"/>
    <w:rsid w:val="00526128"/>
    <w:rsid w:val="00526F97"/>
    <w:rsid w:val="005277CF"/>
    <w:rsid w:val="005304D0"/>
    <w:rsid w:val="005324CB"/>
    <w:rsid w:val="00532721"/>
    <w:rsid w:val="00532BFA"/>
    <w:rsid w:val="0053441F"/>
    <w:rsid w:val="005372A2"/>
    <w:rsid w:val="005375D2"/>
    <w:rsid w:val="005376A4"/>
    <w:rsid w:val="00537E71"/>
    <w:rsid w:val="00541FC6"/>
    <w:rsid w:val="00542CB3"/>
    <w:rsid w:val="005449DF"/>
    <w:rsid w:val="00544D42"/>
    <w:rsid w:val="0054665C"/>
    <w:rsid w:val="00547E3D"/>
    <w:rsid w:val="0055004B"/>
    <w:rsid w:val="00552BD2"/>
    <w:rsid w:val="00553A17"/>
    <w:rsid w:val="00554B3F"/>
    <w:rsid w:val="00555B79"/>
    <w:rsid w:val="005566D5"/>
    <w:rsid w:val="00556CA7"/>
    <w:rsid w:val="00557735"/>
    <w:rsid w:val="00561326"/>
    <w:rsid w:val="00563310"/>
    <w:rsid w:val="00563604"/>
    <w:rsid w:val="00563653"/>
    <w:rsid w:val="00563C83"/>
    <w:rsid w:val="0056487E"/>
    <w:rsid w:val="00564D0E"/>
    <w:rsid w:val="00567D34"/>
    <w:rsid w:val="00567F1D"/>
    <w:rsid w:val="005741C7"/>
    <w:rsid w:val="005764F5"/>
    <w:rsid w:val="00577108"/>
    <w:rsid w:val="00577DC7"/>
    <w:rsid w:val="00577DFB"/>
    <w:rsid w:val="00580916"/>
    <w:rsid w:val="00581A9C"/>
    <w:rsid w:val="0058250D"/>
    <w:rsid w:val="00584A79"/>
    <w:rsid w:val="005861D9"/>
    <w:rsid w:val="005861F9"/>
    <w:rsid w:val="0058681A"/>
    <w:rsid w:val="00586FF9"/>
    <w:rsid w:val="0059015C"/>
    <w:rsid w:val="0059188D"/>
    <w:rsid w:val="00592A39"/>
    <w:rsid w:val="00592C5A"/>
    <w:rsid w:val="00596093"/>
    <w:rsid w:val="0059663E"/>
    <w:rsid w:val="00597EAA"/>
    <w:rsid w:val="005A29D0"/>
    <w:rsid w:val="005A7C84"/>
    <w:rsid w:val="005A7EAA"/>
    <w:rsid w:val="005B04F2"/>
    <w:rsid w:val="005B058F"/>
    <w:rsid w:val="005B2AAF"/>
    <w:rsid w:val="005B3021"/>
    <w:rsid w:val="005B3502"/>
    <w:rsid w:val="005B3597"/>
    <w:rsid w:val="005B38F6"/>
    <w:rsid w:val="005B3B9A"/>
    <w:rsid w:val="005B410F"/>
    <w:rsid w:val="005B4521"/>
    <w:rsid w:val="005B5164"/>
    <w:rsid w:val="005B6560"/>
    <w:rsid w:val="005C10E8"/>
    <w:rsid w:val="005C13C2"/>
    <w:rsid w:val="005C1A31"/>
    <w:rsid w:val="005C2BDC"/>
    <w:rsid w:val="005C32A6"/>
    <w:rsid w:val="005C3FCE"/>
    <w:rsid w:val="005C41C2"/>
    <w:rsid w:val="005C5DBC"/>
    <w:rsid w:val="005C7AEC"/>
    <w:rsid w:val="005D09EC"/>
    <w:rsid w:val="005D0A14"/>
    <w:rsid w:val="005D11FC"/>
    <w:rsid w:val="005D134A"/>
    <w:rsid w:val="005D33C6"/>
    <w:rsid w:val="005D3848"/>
    <w:rsid w:val="005D53BB"/>
    <w:rsid w:val="005D6B81"/>
    <w:rsid w:val="005E03C8"/>
    <w:rsid w:val="005E0C38"/>
    <w:rsid w:val="005E1587"/>
    <w:rsid w:val="005E2533"/>
    <w:rsid w:val="005E2917"/>
    <w:rsid w:val="005E4F8E"/>
    <w:rsid w:val="005E6A2B"/>
    <w:rsid w:val="005E7E73"/>
    <w:rsid w:val="005E7F36"/>
    <w:rsid w:val="005F1BB8"/>
    <w:rsid w:val="005F1ECC"/>
    <w:rsid w:val="005F27E9"/>
    <w:rsid w:val="005F28BC"/>
    <w:rsid w:val="005F2E66"/>
    <w:rsid w:val="005F42C5"/>
    <w:rsid w:val="005F5522"/>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4212"/>
    <w:rsid w:val="00614C05"/>
    <w:rsid w:val="00615768"/>
    <w:rsid w:val="00616398"/>
    <w:rsid w:val="00616F8E"/>
    <w:rsid w:val="00617403"/>
    <w:rsid w:val="006174F2"/>
    <w:rsid w:val="00617A2B"/>
    <w:rsid w:val="00621AF7"/>
    <w:rsid w:val="0062215A"/>
    <w:rsid w:val="00623B6F"/>
    <w:rsid w:val="00623B9D"/>
    <w:rsid w:val="00623EE1"/>
    <w:rsid w:val="0063022D"/>
    <w:rsid w:val="00632F3B"/>
    <w:rsid w:val="00633BF7"/>
    <w:rsid w:val="00633C3A"/>
    <w:rsid w:val="00634126"/>
    <w:rsid w:val="00634A5B"/>
    <w:rsid w:val="00634B79"/>
    <w:rsid w:val="0063693D"/>
    <w:rsid w:val="00636A08"/>
    <w:rsid w:val="00636B11"/>
    <w:rsid w:val="006370B3"/>
    <w:rsid w:val="00637727"/>
    <w:rsid w:val="00640115"/>
    <w:rsid w:val="00641A39"/>
    <w:rsid w:val="00641AFA"/>
    <w:rsid w:val="0064240C"/>
    <w:rsid w:val="00645572"/>
    <w:rsid w:val="00647171"/>
    <w:rsid w:val="00650685"/>
    <w:rsid w:val="006508BD"/>
    <w:rsid w:val="00650B7C"/>
    <w:rsid w:val="0065131F"/>
    <w:rsid w:val="00653D2E"/>
    <w:rsid w:val="00654397"/>
    <w:rsid w:val="00654A7E"/>
    <w:rsid w:val="006551E4"/>
    <w:rsid w:val="0065611D"/>
    <w:rsid w:val="00656702"/>
    <w:rsid w:val="00656B1E"/>
    <w:rsid w:val="00657944"/>
    <w:rsid w:val="00660013"/>
    <w:rsid w:val="00660BA7"/>
    <w:rsid w:val="00661623"/>
    <w:rsid w:val="0066184B"/>
    <w:rsid w:val="00661B38"/>
    <w:rsid w:val="0066304F"/>
    <w:rsid w:val="00663910"/>
    <w:rsid w:val="006646B4"/>
    <w:rsid w:val="006651AC"/>
    <w:rsid w:val="00665D68"/>
    <w:rsid w:val="00667C1A"/>
    <w:rsid w:val="00667C99"/>
    <w:rsid w:val="00667F6F"/>
    <w:rsid w:val="006717D2"/>
    <w:rsid w:val="00673472"/>
    <w:rsid w:val="00673F78"/>
    <w:rsid w:val="0067453B"/>
    <w:rsid w:val="00674BF6"/>
    <w:rsid w:val="0067673D"/>
    <w:rsid w:val="00680A0D"/>
    <w:rsid w:val="00680D43"/>
    <w:rsid w:val="00680E61"/>
    <w:rsid w:val="00681BAB"/>
    <w:rsid w:val="00681D8C"/>
    <w:rsid w:val="006822FC"/>
    <w:rsid w:val="006840AF"/>
    <w:rsid w:val="0068479F"/>
    <w:rsid w:val="00690245"/>
    <w:rsid w:val="00690B42"/>
    <w:rsid w:val="00692656"/>
    <w:rsid w:val="006937C6"/>
    <w:rsid w:val="00693DF5"/>
    <w:rsid w:val="006966BD"/>
    <w:rsid w:val="00697EAD"/>
    <w:rsid w:val="006A00FA"/>
    <w:rsid w:val="006A0B19"/>
    <w:rsid w:val="006A0EA9"/>
    <w:rsid w:val="006A1929"/>
    <w:rsid w:val="006A22D9"/>
    <w:rsid w:val="006A4302"/>
    <w:rsid w:val="006A44ED"/>
    <w:rsid w:val="006A514C"/>
    <w:rsid w:val="006A5319"/>
    <w:rsid w:val="006A61C5"/>
    <w:rsid w:val="006A7627"/>
    <w:rsid w:val="006B0790"/>
    <w:rsid w:val="006B0F89"/>
    <w:rsid w:val="006B2265"/>
    <w:rsid w:val="006B2EDC"/>
    <w:rsid w:val="006B359D"/>
    <w:rsid w:val="006B5ADA"/>
    <w:rsid w:val="006B62DD"/>
    <w:rsid w:val="006B6945"/>
    <w:rsid w:val="006C0219"/>
    <w:rsid w:val="006C05C6"/>
    <w:rsid w:val="006C1FA8"/>
    <w:rsid w:val="006C2166"/>
    <w:rsid w:val="006C2A04"/>
    <w:rsid w:val="006C3B21"/>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ECF"/>
    <w:rsid w:val="006E237C"/>
    <w:rsid w:val="006E2487"/>
    <w:rsid w:val="006E2B51"/>
    <w:rsid w:val="006E2BD5"/>
    <w:rsid w:val="006E4376"/>
    <w:rsid w:val="006E4B6F"/>
    <w:rsid w:val="006E5DFC"/>
    <w:rsid w:val="006E6250"/>
    <w:rsid w:val="006E6DC0"/>
    <w:rsid w:val="006E70B4"/>
    <w:rsid w:val="006E76FF"/>
    <w:rsid w:val="006E77FF"/>
    <w:rsid w:val="006E7D79"/>
    <w:rsid w:val="006F0198"/>
    <w:rsid w:val="006F0323"/>
    <w:rsid w:val="006F0948"/>
    <w:rsid w:val="006F2EE9"/>
    <w:rsid w:val="006F32A7"/>
    <w:rsid w:val="006F5EC2"/>
    <w:rsid w:val="006F644C"/>
    <w:rsid w:val="006F69A0"/>
    <w:rsid w:val="006F7884"/>
    <w:rsid w:val="00700B77"/>
    <w:rsid w:val="00700FE7"/>
    <w:rsid w:val="007016D9"/>
    <w:rsid w:val="0070183A"/>
    <w:rsid w:val="00702908"/>
    <w:rsid w:val="00702A29"/>
    <w:rsid w:val="00702BE1"/>
    <w:rsid w:val="00703EFE"/>
    <w:rsid w:val="007055C3"/>
    <w:rsid w:val="007059D3"/>
    <w:rsid w:val="00705B6C"/>
    <w:rsid w:val="007067E5"/>
    <w:rsid w:val="0070731C"/>
    <w:rsid w:val="00710698"/>
    <w:rsid w:val="00710E24"/>
    <w:rsid w:val="00712D1E"/>
    <w:rsid w:val="00712D9F"/>
    <w:rsid w:val="007131D6"/>
    <w:rsid w:val="00713CEB"/>
    <w:rsid w:val="0071454D"/>
    <w:rsid w:val="00715141"/>
    <w:rsid w:val="0071553B"/>
    <w:rsid w:val="0071596C"/>
    <w:rsid w:val="007160F2"/>
    <w:rsid w:val="0071666F"/>
    <w:rsid w:val="00716AAF"/>
    <w:rsid w:val="00720C1F"/>
    <w:rsid w:val="007213C0"/>
    <w:rsid w:val="00723031"/>
    <w:rsid w:val="007247BF"/>
    <w:rsid w:val="00725BAD"/>
    <w:rsid w:val="00725F8C"/>
    <w:rsid w:val="00730592"/>
    <w:rsid w:val="00731AA6"/>
    <w:rsid w:val="00732E7C"/>
    <w:rsid w:val="00733F7A"/>
    <w:rsid w:val="007343E9"/>
    <w:rsid w:val="007344A2"/>
    <w:rsid w:val="00735233"/>
    <w:rsid w:val="00735772"/>
    <w:rsid w:val="007375CD"/>
    <w:rsid w:val="007378F8"/>
    <w:rsid w:val="00740DEB"/>
    <w:rsid w:val="00740EC2"/>
    <w:rsid w:val="00741461"/>
    <w:rsid w:val="00741628"/>
    <w:rsid w:val="0074191E"/>
    <w:rsid w:val="0074466D"/>
    <w:rsid w:val="007449ED"/>
    <w:rsid w:val="00750847"/>
    <w:rsid w:val="00751129"/>
    <w:rsid w:val="007513FF"/>
    <w:rsid w:val="00754A22"/>
    <w:rsid w:val="0075509F"/>
    <w:rsid w:val="00755258"/>
    <w:rsid w:val="007557EF"/>
    <w:rsid w:val="00757966"/>
    <w:rsid w:val="00760871"/>
    <w:rsid w:val="0076102E"/>
    <w:rsid w:val="007613DC"/>
    <w:rsid w:val="0076167D"/>
    <w:rsid w:val="00761EDC"/>
    <w:rsid w:val="00763936"/>
    <w:rsid w:val="00763A36"/>
    <w:rsid w:val="00765F05"/>
    <w:rsid w:val="00767AB5"/>
    <w:rsid w:val="00767FB0"/>
    <w:rsid w:val="0077107B"/>
    <w:rsid w:val="007726CE"/>
    <w:rsid w:val="007738DD"/>
    <w:rsid w:val="00774475"/>
    <w:rsid w:val="00774DC3"/>
    <w:rsid w:val="00775378"/>
    <w:rsid w:val="00775DF7"/>
    <w:rsid w:val="00775EFD"/>
    <w:rsid w:val="00776110"/>
    <w:rsid w:val="00776841"/>
    <w:rsid w:val="00777095"/>
    <w:rsid w:val="00780EEC"/>
    <w:rsid w:val="00781408"/>
    <w:rsid w:val="00781ED4"/>
    <w:rsid w:val="00782AEF"/>
    <w:rsid w:val="0078334C"/>
    <w:rsid w:val="0078378B"/>
    <w:rsid w:val="00783E26"/>
    <w:rsid w:val="007864A9"/>
    <w:rsid w:val="00790AEA"/>
    <w:rsid w:val="007944C0"/>
    <w:rsid w:val="007947D8"/>
    <w:rsid w:val="007955A2"/>
    <w:rsid w:val="007971DE"/>
    <w:rsid w:val="00797954"/>
    <w:rsid w:val="007A0056"/>
    <w:rsid w:val="007A05A2"/>
    <w:rsid w:val="007A06AD"/>
    <w:rsid w:val="007A1768"/>
    <w:rsid w:val="007A1EBA"/>
    <w:rsid w:val="007A2A26"/>
    <w:rsid w:val="007A2BBF"/>
    <w:rsid w:val="007A2DC1"/>
    <w:rsid w:val="007A2E9C"/>
    <w:rsid w:val="007A3B32"/>
    <w:rsid w:val="007A4188"/>
    <w:rsid w:val="007A4234"/>
    <w:rsid w:val="007A4FB2"/>
    <w:rsid w:val="007A5737"/>
    <w:rsid w:val="007A58BC"/>
    <w:rsid w:val="007A5F1D"/>
    <w:rsid w:val="007B1978"/>
    <w:rsid w:val="007B1B8B"/>
    <w:rsid w:val="007B1DE2"/>
    <w:rsid w:val="007B265B"/>
    <w:rsid w:val="007B305E"/>
    <w:rsid w:val="007B30C8"/>
    <w:rsid w:val="007B4453"/>
    <w:rsid w:val="007B53DD"/>
    <w:rsid w:val="007B541C"/>
    <w:rsid w:val="007B5E6E"/>
    <w:rsid w:val="007B64DF"/>
    <w:rsid w:val="007C1BB3"/>
    <w:rsid w:val="007C3AD7"/>
    <w:rsid w:val="007C41F2"/>
    <w:rsid w:val="007C4751"/>
    <w:rsid w:val="007C4C94"/>
    <w:rsid w:val="007C53C6"/>
    <w:rsid w:val="007D09F3"/>
    <w:rsid w:val="007D119A"/>
    <w:rsid w:val="007D32EF"/>
    <w:rsid w:val="007D3CB6"/>
    <w:rsid w:val="007D5C37"/>
    <w:rsid w:val="007D5D00"/>
    <w:rsid w:val="007D6585"/>
    <w:rsid w:val="007D747C"/>
    <w:rsid w:val="007D7DC1"/>
    <w:rsid w:val="007E065D"/>
    <w:rsid w:val="007E1290"/>
    <w:rsid w:val="007E2103"/>
    <w:rsid w:val="007E2F83"/>
    <w:rsid w:val="007E3431"/>
    <w:rsid w:val="007E46C0"/>
    <w:rsid w:val="007E4831"/>
    <w:rsid w:val="007E4C79"/>
    <w:rsid w:val="007E502D"/>
    <w:rsid w:val="007E5234"/>
    <w:rsid w:val="007E5305"/>
    <w:rsid w:val="007E6019"/>
    <w:rsid w:val="007F0EBE"/>
    <w:rsid w:val="007F10E6"/>
    <w:rsid w:val="007F230F"/>
    <w:rsid w:val="007F3F2F"/>
    <w:rsid w:val="007F4176"/>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1FE5"/>
    <w:rsid w:val="008123F4"/>
    <w:rsid w:val="0081330C"/>
    <w:rsid w:val="00813834"/>
    <w:rsid w:val="00813C08"/>
    <w:rsid w:val="00813CF5"/>
    <w:rsid w:val="00814379"/>
    <w:rsid w:val="00815D55"/>
    <w:rsid w:val="008161DE"/>
    <w:rsid w:val="00817217"/>
    <w:rsid w:val="00817B00"/>
    <w:rsid w:val="00817BE6"/>
    <w:rsid w:val="00820209"/>
    <w:rsid w:val="0082157F"/>
    <w:rsid w:val="00823BCB"/>
    <w:rsid w:val="00826973"/>
    <w:rsid w:val="00826D94"/>
    <w:rsid w:val="00830B51"/>
    <w:rsid w:val="008331ED"/>
    <w:rsid w:val="00833E91"/>
    <w:rsid w:val="0083421C"/>
    <w:rsid w:val="0083480A"/>
    <w:rsid w:val="00835225"/>
    <w:rsid w:val="00835C40"/>
    <w:rsid w:val="0083625B"/>
    <w:rsid w:val="008378AF"/>
    <w:rsid w:val="00837F53"/>
    <w:rsid w:val="008401C7"/>
    <w:rsid w:val="008414C8"/>
    <w:rsid w:val="0084235A"/>
    <w:rsid w:val="00842FBD"/>
    <w:rsid w:val="0084308D"/>
    <w:rsid w:val="008439A5"/>
    <w:rsid w:val="008454A3"/>
    <w:rsid w:val="00845D1B"/>
    <w:rsid w:val="00846200"/>
    <w:rsid w:val="008466D3"/>
    <w:rsid w:val="0084727D"/>
    <w:rsid w:val="00850B1A"/>
    <w:rsid w:val="00850BD6"/>
    <w:rsid w:val="00852C58"/>
    <w:rsid w:val="00853F90"/>
    <w:rsid w:val="00854157"/>
    <w:rsid w:val="008561F2"/>
    <w:rsid w:val="00856D2A"/>
    <w:rsid w:val="00856D6E"/>
    <w:rsid w:val="00857FA7"/>
    <w:rsid w:val="00860D4B"/>
    <w:rsid w:val="00862FDA"/>
    <w:rsid w:val="00863251"/>
    <w:rsid w:val="00864A57"/>
    <w:rsid w:val="008658CF"/>
    <w:rsid w:val="008667E7"/>
    <w:rsid w:val="00866FE4"/>
    <w:rsid w:val="00867EB9"/>
    <w:rsid w:val="008708BF"/>
    <w:rsid w:val="00870FC7"/>
    <w:rsid w:val="00871986"/>
    <w:rsid w:val="00872106"/>
    <w:rsid w:val="00872467"/>
    <w:rsid w:val="008735A8"/>
    <w:rsid w:val="00874E61"/>
    <w:rsid w:val="0087514F"/>
    <w:rsid w:val="00875705"/>
    <w:rsid w:val="00876286"/>
    <w:rsid w:val="008764D8"/>
    <w:rsid w:val="008772F2"/>
    <w:rsid w:val="00880828"/>
    <w:rsid w:val="0088221F"/>
    <w:rsid w:val="008826F7"/>
    <w:rsid w:val="00882A09"/>
    <w:rsid w:val="008833C1"/>
    <w:rsid w:val="008834E9"/>
    <w:rsid w:val="00883CA5"/>
    <w:rsid w:val="0088621B"/>
    <w:rsid w:val="0088688A"/>
    <w:rsid w:val="008906F6"/>
    <w:rsid w:val="00893091"/>
    <w:rsid w:val="008936F4"/>
    <w:rsid w:val="00893EB8"/>
    <w:rsid w:val="00895ED7"/>
    <w:rsid w:val="00896DCA"/>
    <w:rsid w:val="008A01DA"/>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7F14"/>
    <w:rsid w:val="008D0974"/>
    <w:rsid w:val="008D12B2"/>
    <w:rsid w:val="008D155E"/>
    <w:rsid w:val="008D3072"/>
    <w:rsid w:val="008D3861"/>
    <w:rsid w:val="008D402C"/>
    <w:rsid w:val="008D43F4"/>
    <w:rsid w:val="008D44C5"/>
    <w:rsid w:val="008D4EE1"/>
    <w:rsid w:val="008D5C0E"/>
    <w:rsid w:val="008D6411"/>
    <w:rsid w:val="008D6C50"/>
    <w:rsid w:val="008D7D47"/>
    <w:rsid w:val="008E13BC"/>
    <w:rsid w:val="008E1D35"/>
    <w:rsid w:val="008E1EEF"/>
    <w:rsid w:val="008E241C"/>
    <w:rsid w:val="008E4DBD"/>
    <w:rsid w:val="008E60ED"/>
    <w:rsid w:val="008E7604"/>
    <w:rsid w:val="008E7751"/>
    <w:rsid w:val="008F1169"/>
    <w:rsid w:val="008F1272"/>
    <w:rsid w:val="008F14E4"/>
    <w:rsid w:val="008F1DE1"/>
    <w:rsid w:val="008F23FB"/>
    <w:rsid w:val="008F258C"/>
    <w:rsid w:val="008F4027"/>
    <w:rsid w:val="008F43D7"/>
    <w:rsid w:val="008F51A9"/>
    <w:rsid w:val="008F53D7"/>
    <w:rsid w:val="008F6095"/>
    <w:rsid w:val="008F62FE"/>
    <w:rsid w:val="008F6CE2"/>
    <w:rsid w:val="008F6ECE"/>
    <w:rsid w:val="008F7470"/>
    <w:rsid w:val="00900539"/>
    <w:rsid w:val="00900EF8"/>
    <w:rsid w:val="0090223D"/>
    <w:rsid w:val="00906406"/>
    <w:rsid w:val="00907F51"/>
    <w:rsid w:val="0091189D"/>
    <w:rsid w:val="009129B8"/>
    <w:rsid w:val="00912A58"/>
    <w:rsid w:val="00914568"/>
    <w:rsid w:val="00914EDC"/>
    <w:rsid w:val="00915995"/>
    <w:rsid w:val="00915E7F"/>
    <w:rsid w:val="009161FC"/>
    <w:rsid w:val="0091642E"/>
    <w:rsid w:val="00924732"/>
    <w:rsid w:val="009249F8"/>
    <w:rsid w:val="00925428"/>
    <w:rsid w:val="00925820"/>
    <w:rsid w:val="00927C14"/>
    <w:rsid w:val="00927E6C"/>
    <w:rsid w:val="009302C6"/>
    <w:rsid w:val="00930B76"/>
    <w:rsid w:val="00930E7D"/>
    <w:rsid w:val="009310BB"/>
    <w:rsid w:val="00931D2E"/>
    <w:rsid w:val="0093204D"/>
    <w:rsid w:val="00932AF3"/>
    <w:rsid w:val="009330E8"/>
    <w:rsid w:val="009334F0"/>
    <w:rsid w:val="0093422B"/>
    <w:rsid w:val="009348A7"/>
    <w:rsid w:val="009348EF"/>
    <w:rsid w:val="00935981"/>
    <w:rsid w:val="00935991"/>
    <w:rsid w:val="00936307"/>
    <w:rsid w:val="009377FD"/>
    <w:rsid w:val="00940880"/>
    <w:rsid w:val="009415B5"/>
    <w:rsid w:val="0094192C"/>
    <w:rsid w:val="00945B04"/>
    <w:rsid w:val="00945B7A"/>
    <w:rsid w:val="00947B71"/>
    <w:rsid w:val="00950D42"/>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A65"/>
    <w:rsid w:val="00967B8D"/>
    <w:rsid w:val="00971058"/>
    <w:rsid w:val="009715D8"/>
    <w:rsid w:val="00972C70"/>
    <w:rsid w:val="00973865"/>
    <w:rsid w:val="009738F3"/>
    <w:rsid w:val="00973F5E"/>
    <w:rsid w:val="00974714"/>
    <w:rsid w:val="00975A92"/>
    <w:rsid w:val="0097742A"/>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5C0"/>
    <w:rsid w:val="009B0742"/>
    <w:rsid w:val="009B0A40"/>
    <w:rsid w:val="009B1A22"/>
    <w:rsid w:val="009B249F"/>
    <w:rsid w:val="009B2BE1"/>
    <w:rsid w:val="009B3F6E"/>
    <w:rsid w:val="009B42FD"/>
    <w:rsid w:val="009B627B"/>
    <w:rsid w:val="009B662F"/>
    <w:rsid w:val="009C33BE"/>
    <w:rsid w:val="009C3FF6"/>
    <w:rsid w:val="009C6790"/>
    <w:rsid w:val="009C73C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7058"/>
    <w:rsid w:val="009E07F6"/>
    <w:rsid w:val="009E154E"/>
    <w:rsid w:val="009E1B43"/>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07D8A"/>
    <w:rsid w:val="00A1169E"/>
    <w:rsid w:val="00A1183C"/>
    <w:rsid w:val="00A11854"/>
    <w:rsid w:val="00A12BB5"/>
    <w:rsid w:val="00A14408"/>
    <w:rsid w:val="00A15F29"/>
    <w:rsid w:val="00A176B7"/>
    <w:rsid w:val="00A22605"/>
    <w:rsid w:val="00A24F4A"/>
    <w:rsid w:val="00A268FF"/>
    <w:rsid w:val="00A30662"/>
    <w:rsid w:val="00A30F6E"/>
    <w:rsid w:val="00A31449"/>
    <w:rsid w:val="00A3144B"/>
    <w:rsid w:val="00A31526"/>
    <w:rsid w:val="00A31773"/>
    <w:rsid w:val="00A31D94"/>
    <w:rsid w:val="00A31F07"/>
    <w:rsid w:val="00A32A61"/>
    <w:rsid w:val="00A32FA2"/>
    <w:rsid w:val="00A351EE"/>
    <w:rsid w:val="00A36F40"/>
    <w:rsid w:val="00A37BBA"/>
    <w:rsid w:val="00A410FE"/>
    <w:rsid w:val="00A4140E"/>
    <w:rsid w:val="00A41E45"/>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906"/>
    <w:rsid w:val="00A61DB1"/>
    <w:rsid w:val="00A6249B"/>
    <w:rsid w:val="00A63EE9"/>
    <w:rsid w:val="00A643CC"/>
    <w:rsid w:val="00A64490"/>
    <w:rsid w:val="00A64650"/>
    <w:rsid w:val="00A64657"/>
    <w:rsid w:val="00A648A6"/>
    <w:rsid w:val="00A65446"/>
    <w:rsid w:val="00A65C73"/>
    <w:rsid w:val="00A66C85"/>
    <w:rsid w:val="00A66F1A"/>
    <w:rsid w:val="00A710B9"/>
    <w:rsid w:val="00A73011"/>
    <w:rsid w:val="00A73085"/>
    <w:rsid w:val="00A730B5"/>
    <w:rsid w:val="00A73F06"/>
    <w:rsid w:val="00A741BE"/>
    <w:rsid w:val="00A75251"/>
    <w:rsid w:val="00A8090F"/>
    <w:rsid w:val="00A81A94"/>
    <w:rsid w:val="00A8252B"/>
    <w:rsid w:val="00A83760"/>
    <w:rsid w:val="00A83B53"/>
    <w:rsid w:val="00A83BF4"/>
    <w:rsid w:val="00A848F5"/>
    <w:rsid w:val="00A84B4A"/>
    <w:rsid w:val="00A850A4"/>
    <w:rsid w:val="00A8595D"/>
    <w:rsid w:val="00A86FF3"/>
    <w:rsid w:val="00A90BA5"/>
    <w:rsid w:val="00A92585"/>
    <w:rsid w:val="00A9281F"/>
    <w:rsid w:val="00A92C88"/>
    <w:rsid w:val="00A938C8"/>
    <w:rsid w:val="00A96F4C"/>
    <w:rsid w:val="00A97414"/>
    <w:rsid w:val="00AA0F22"/>
    <w:rsid w:val="00AA3020"/>
    <w:rsid w:val="00AA341F"/>
    <w:rsid w:val="00AA39DC"/>
    <w:rsid w:val="00AA44BD"/>
    <w:rsid w:val="00AA4F21"/>
    <w:rsid w:val="00AA54BD"/>
    <w:rsid w:val="00AA6751"/>
    <w:rsid w:val="00AA6A31"/>
    <w:rsid w:val="00AA6E5A"/>
    <w:rsid w:val="00AB08DC"/>
    <w:rsid w:val="00AB0A2D"/>
    <w:rsid w:val="00AB0B25"/>
    <w:rsid w:val="00AB0F67"/>
    <w:rsid w:val="00AB10BB"/>
    <w:rsid w:val="00AB10BC"/>
    <w:rsid w:val="00AB2B31"/>
    <w:rsid w:val="00AB2EB2"/>
    <w:rsid w:val="00AB3855"/>
    <w:rsid w:val="00AB4753"/>
    <w:rsid w:val="00AB4A57"/>
    <w:rsid w:val="00AB580F"/>
    <w:rsid w:val="00AB670B"/>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629A"/>
    <w:rsid w:val="00AD67F8"/>
    <w:rsid w:val="00AD6E15"/>
    <w:rsid w:val="00AD7060"/>
    <w:rsid w:val="00AD7D62"/>
    <w:rsid w:val="00AE01CB"/>
    <w:rsid w:val="00AE1793"/>
    <w:rsid w:val="00AE18AE"/>
    <w:rsid w:val="00AE3985"/>
    <w:rsid w:val="00AE3C68"/>
    <w:rsid w:val="00AE4544"/>
    <w:rsid w:val="00AE5591"/>
    <w:rsid w:val="00AE5895"/>
    <w:rsid w:val="00AE68EC"/>
    <w:rsid w:val="00AE7719"/>
    <w:rsid w:val="00AF07A8"/>
    <w:rsid w:val="00AF204C"/>
    <w:rsid w:val="00AF37B9"/>
    <w:rsid w:val="00AF3C00"/>
    <w:rsid w:val="00AF3EB2"/>
    <w:rsid w:val="00AF3F2B"/>
    <w:rsid w:val="00AF644E"/>
    <w:rsid w:val="00AF7C85"/>
    <w:rsid w:val="00B020CA"/>
    <w:rsid w:val="00B0269F"/>
    <w:rsid w:val="00B02EDA"/>
    <w:rsid w:val="00B03061"/>
    <w:rsid w:val="00B03076"/>
    <w:rsid w:val="00B07D60"/>
    <w:rsid w:val="00B10159"/>
    <w:rsid w:val="00B103A7"/>
    <w:rsid w:val="00B108A2"/>
    <w:rsid w:val="00B10F7F"/>
    <w:rsid w:val="00B11D0B"/>
    <w:rsid w:val="00B12E62"/>
    <w:rsid w:val="00B13465"/>
    <w:rsid w:val="00B13499"/>
    <w:rsid w:val="00B13D0B"/>
    <w:rsid w:val="00B146C1"/>
    <w:rsid w:val="00B14BB6"/>
    <w:rsid w:val="00B17C37"/>
    <w:rsid w:val="00B17C63"/>
    <w:rsid w:val="00B17DB9"/>
    <w:rsid w:val="00B21814"/>
    <w:rsid w:val="00B21CB0"/>
    <w:rsid w:val="00B21CCD"/>
    <w:rsid w:val="00B22613"/>
    <w:rsid w:val="00B22E4F"/>
    <w:rsid w:val="00B23CAC"/>
    <w:rsid w:val="00B2568F"/>
    <w:rsid w:val="00B26513"/>
    <w:rsid w:val="00B2716A"/>
    <w:rsid w:val="00B3099A"/>
    <w:rsid w:val="00B310CD"/>
    <w:rsid w:val="00B31673"/>
    <w:rsid w:val="00B31E31"/>
    <w:rsid w:val="00B367C9"/>
    <w:rsid w:val="00B36A3C"/>
    <w:rsid w:val="00B37A85"/>
    <w:rsid w:val="00B40703"/>
    <w:rsid w:val="00B41F28"/>
    <w:rsid w:val="00B44798"/>
    <w:rsid w:val="00B44B80"/>
    <w:rsid w:val="00B44E83"/>
    <w:rsid w:val="00B46049"/>
    <w:rsid w:val="00B46ACA"/>
    <w:rsid w:val="00B47BF4"/>
    <w:rsid w:val="00B50BE5"/>
    <w:rsid w:val="00B52E6D"/>
    <w:rsid w:val="00B53A0C"/>
    <w:rsid w:val="00B53A5E"/>
    <w:rsid w:val="00B54073"/>
    <w:rsid w:val="00B562B0"/>
    <w:rsid w:val="00B568B6"/>
    <w:rsid w:val="00B56F21"/>
    <w:rsid w:val="00B57152"/>
    <w:rsid w:val="00B57854"/>
    <w:rsid w:val="00B609F1"/>
    <w:rsid w:val="00B61FA6"/>
    <w:rsid w:val="00B6281F"/>
    <w:rsid w:val="00B63637"/>
    <w:rsid w:val="00B64E62"/>
    <w:rsid w:val="00B6554A"/>
    <w:rsid w:val="00B65903"/>
    <w:rsid w:val="00B66226"/>
    <w:rsid w:val="00B665AD"/>
    <w:rsid w:val="00B66E26"/>
    <w:rsid w:val="00B709E7"/>
    <w:rsid w:val="00B70A13"/>
    <w:rsid w:val="00B70F84"/>
    <w:rsid w:val="00B73289"/>
    <w:rsid w:val="00B7342A"/>
    <w:rsid w:val="00B73818"/>
    <w:rsid w:val="00B7433B"/>
    <w:rsid w:val="00B7515D"/>
    <w:rsid w:val="00B76223"/>
    <w:rsid w:val="00B76716"/>
    <w:rsid w:val="00B76DEF"/>
    <w:rsid w:val="00B77219"/>
    <w:rsid w:val="00B779CE"/>
    <w:rsid w:val="00B77CFD"/>
    <w:rsid w:val="00B77E60"/>
    <w:rsid w:val="00B8026D"/>
    <w:rsid w:val="00B806BC"/>
    <w:rsid w:val="00B80F44"/>
    <w:rsid w:val="00B81003"/>
    <w:rsid w:val="00B816AD"/>
    <w:rsid w:val="00B8370F"/>
    <w:rsid w:val="00B85935"/>
    <w:rsid w:val="00B85BF4"/>
    <w:rsid w:val="00B86843"/>
    <w:rsid w:val="00B8710E"/>
    <w:rsid w:val="00B87490"/>
    <w:rsid w:val="00B87AAC"/>
    <w:rsid w:val="00B91E9E"/>
    <w:rsid w:val="00B92969"/>
    <w:rsid w:val="00B93012"/>
    <w:rsid w:val="00B93526"/>
    <w:rsid w:val="00B94E7F"/>
    <w:rsid w:val="00B95511"/>
    <w:rsid w:val="00B975FC"/>
    <w:rsid w:val="00BA09F7"/>
    <w:rsid w:val="00BA18A6"/>
    <w:rsid w:val="00BA3EDD"/>
    <w:rsid w:val="00BA478F"/>
    <w:rsid w:val="00BA543B"/>
    <w:rsid w:val="00BA7107"/>
    <w:rsid w:val="00BB00AE"/>
    <w:rsid w:val="00BB070A"/>
    <w:rsid w:val="00BB09AE"/>
    <w:rsid w:val="00BB0AC1"/>
    <w:rsid w:val="00BB0CE2"/>
    <w:rsid w:val="00BB18A7"/>
    <w:rsid w:val="00BB2AC5"/>
    <w:rsid w:val="00BB2F2D"/>
    <w:rsid w:val="00BB2F51"/>
    <w:rsid w:val="00BB4E12"/>
    <w:rsid w:val="00BB5B55"/>
    <w:rsid w:val="00BB5E0D"/>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496"/>
    <w:rsid w:val="00BD602F"/>
    <w:rsid w:val="00BD62BC"/>
    <w:rsid w:val="00BD7BC7"/>
    <w:rsid w:val="00BE11B8"/>
    <w:rsid w:val="00BE1904"/>
    <w:rsid w:val="00BE208D"/>
    <w:rsid w:val="00BE3013"/>
    <w:rsid w:val="00BE3505"/>
    <w:rsid w:val="00BE3646"/>
    <w:rsid w:val="00BE3D64"/>
    <w:rsid w:val="00BE401C"/>
    <w:rsid w:val="00BE43C6"/>
    <w:rsid w:val="00BE4F02"/>
    <w:rsid w:val="00BE53F3"/>
    <w:rsid w:val="00BE6A07"/>
    <w:rsid w:val="00BE6F3E"/>
    <w:rsid w:val="00BF086D"/>
    <w:rsid w:val="00BF0A25"/>
    <w:rsid w:val="00BF115A"/>
    <w:rsid w:val="00BF1430"/>
    <w:rsid w:val="00BF1ED9"/>
    <w:rsid w:val="00BF442C"/>
    <w:rsid w:val="00BF4953"/>
    <w:rsid w:val="00BF4E0B"/>
    <w:rsid w:val="00BF4FD6"/>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669F"/>
    <w:rsid w:val="00C16762"/>
    <w:rsid w:val="00C173DC"/>
    <w:rsid w:val="00C202BE"/>
    <w:rsid w:val="00C20884"/>
    <w:rsid w:val="00C20A9B"/>
    <w:rsid w:val="00C20D93"/>
    <w:rsid w:val="00C21916"/>
    <w:rsid w:val="00C21EE7"/>
    <w:rsid w:val="00C234D7"/>
    <w:rsid w:val="00C237E5"/>
    <w:rsid w:val="00C24348"/>
    <w:rsid w:val="00C243B7"/>
    <w:rsid w:val="00C243CD"/>
    <w:rsid w:val="00C24BF7"/>
    <w:rsid w:val="00C265D9"/>
    <w:rsid w:val="00C26698"/>
    <w:rsid w:val="00C2732C"/>
    <w:rsid w:val="00C307C1"/>
    <w:rsid w:val="00C30D45"/>
    <w:rsid w:val="00C3122D"/>
    <w:rsid w:val="00C323F9"/>
    <w:rsid w:val="00C32844"/>
    <w:rsid w:val="00C32A65"/>
    <w:rsid w:val="00C33C21"/>
    <w:rsid w:val="00C40244"/>
    <w:rsid w:val="00C40CFD"/>
    <w:rsid w:val="00C41FB4"/>
    <w:rsid w:val="00C420AE"/>
    <w:rsid w:val="00C44BFB"/>
    <w:rsid w:val="00C46585"/>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8B3"/>
    <w:rsid w:val="00C709E9"/>
    <w:rsid w:val="00C70B7E"/>
    <w:rsid w:val="00C7155C"/>
    <w:rsid w:val="00C71E5B"/>
    <w:rsid w:val="00C73670"/>
    <w:rsid w:val="00C738A0"/>
    <w:rsid w:val="00C745FD"/>
    <w:rsid w:val="00C74795"/>
    <w:rsid w:val="00C74F56"/>
    <w:rsid w:val="00C75732"/>
    <w:rsid w:val="00C75DE4"/>
    <w:rsid w:val="00C80741"/>
    <w:rsid w:val="00C8078C"/>
    <w:rsid w:val="00C81408"/>
    <w:rsid w:val="00C81BD9"/>
    <w:rsid w:val="00C83D3C"/>
    <w:rsid w:val="00C84861"/>
    <w:rsid w:val="00C84CEF"/>
    <w:rsid w:val="00C85040"/>
    <w:rsid w:val="00C861B6"/>
    <w:rsid w:val="00C86B29"/>
    <w:rsid w:val="00C8757A"/>
    <w:rsid w:val="00C87EE1"/>
    <w:rsid w:val="00C90859"/>
    <w:rsid w:val="00C90B5D"/>
    <w:rsid w:val="00C91D6C"/>
    <w:rsid w:val="00C91E7C"/>
    <w:rsid w:val="00C938F2"/>
    <w:rsid w:val="00C93A64"/>
    <w:rsid w:val="00C946FB"/>
    <w:rsid w:val="00C95D3E"/>
    <w:rsid w:val="00C96D31"/>
    <w:rsid w:val="00CA04D1"/>
    <w:rsid w:val="00CA176B"/>
    <w:rsid w:val="00CA36B6"/>
    <w:rsid w:val="00CA3A58"/>
    <w:rsid w:val="00CA4536"/>
    <w:rsid w:val="00CA6104"/>
    <w:rsid w:val="00CA64B3"/>
    <w:rsid w:val="00CA6BD7"/>
    <w:rsid w:val="00CA7061"/>
    <w:rsid w:val="00CA7348"/>
    <w:rsid w:val="00CB009A"/>
    <w:rsid w:val="00CB0DCB"/>
    <w:rsid w:val="00CB0EBB"/>
    <w:rsid w:val="00CB158B"/>
    <w:rsid w:val="00CB1A1C"/>
    <w:rsid w:val="00CB1C44"/>
    <w:rsid w:val="00CB52BE"/>
    <w:rsid w:val="00CB5E65"/>
    <w:rsid w:val="00CB7E2C"/>
    <w:rsid w:val="00CC025B"/>
    <w:rsid w:val="00CC1915"/>
    <w:rsid w:val="00CC1E80"/>
    <w:rsid w:val="00CC30BD"/>
    <w:rsid w:val="00CC3898"/>
    <w:rsid w:val="00CC4531"/>
    <w:rsid w:val="00CC4648"/>
    <w:rsid w:val="00CC4DE7"/>
    <w:rsid w:val="00CC5ED4"/>
    <w:rsid w:val="00CC6CAE"/>
    <w:rsid w:val="00CC6EE1"/>
    <w:rsid w:val="00CD01BB"/>
    <w:rsid w:val="00CD1543"/>
    <w:rsid w:val="00CD15A6"/>
    <w:rsid w:val="00CD1A9E"/>
    <w:rsid w:val="00CD1BDE"/>
    <w:rsid w:val="00CD1E54"/>
    <w:rsid w:val="00CD2063"/>
    <w:rsid w:val="00CD2862"/>
    <w:rsid w:val="00CD2CB3"/>
    <w:rsid w:val="00CD3F47"/>
    <w:rsid w:val="00CD4BE3"/>
    <w:rsid w:val="00CD71F2"/>
    <w:rsid w:val="00CE1927"/>
    <w:rsid w:val="00CE267E"/>
    <w:rsid w:val="00CE2771"/>
    <w:rsid w:val="00CE28C8"/>
    <w:rsid w:val="00CE2AEA"/>
    <w:rsid w:val="00CE2FCF"/>
    <w:rsid w:val="00CE4A18"/>
    <w:rsid w:val="00CE4BE1"/>
    <w:rsid w:val="00CE56B1"/>
    <w:rsid w:val="00CE6E8B"/>
    <w:rsid w:val="00CF0057"/>
    <w:rsid w:val="00CF00F7"/>
    <w:rsid w:val="00CF06C2"/>
    <w:rsid w:val="00CF0EFB"/>
    <w:rsid w:val="00CF164A"/>
    <w:rsid w:val="00CF2210"/>
    <w:rsid w:val="00CF2ADB"/>
    <w:rsid w:val="00CF3146"/>
    <w:rsid w:val="00CF56D2"/>
    <w:rsid w:val="00CF62B6"/>
    <w:rsid w:val="00CF63A1"/>
    <w:rsid w:val="00CF69C8"/>
    <w:rsid w:val="00D00798"/>
    <w:rsid w:val="00D0166B"/>
    <w:rsid w:val="00D01F35"/>
    <w:rsid w:val="00D020E8"/>
    <w:rsid w:val="00D03A19"/>
    <w:rsid w:val="00D04279"/>
    <w:rsid w:val="00D049F5"/>
    <w:rsid w:val="00D07F45"/>
    <w:rsid w:val="00D10030"/>
    <w:rsid w:val="00D12661"/>
    <w:rsid w:val="00D16439"/>
    <w:rsid w:val="00D16CEF"/>
    <w:rsid w:val="00D1777A"/>
    <w:rsid w:val="00D2062B"/>
    <w:rsid w:val="00D20B69"/>
    <w:rsid w:val="00D216FE"/>
    <w:rsid w:val="00D2191B"/>
    <w:rsid w:val="00D22C02"/>
    <w:rsid w:val="00D231EF"/>
    <w:rsid w:val="00D23510"/>
    <w:rsid w:val="00D239F2"/>
    <w:rsid w:val="00D240BB"/>
    <w:rsid w:val="00D256D0"/>
    <w:rsid w:val="00D26102"/>
    <w:rsid w:val="00D265A8"/>
    <w:rsid w:val="00D26FCF"/>
    <w:rsid w:val="00D27201"/>
    <w:rsid w:val="00D27464"/>
    <w:rsid w:val="00D31AD1"/>
    <w:rsid w:val="00D32468"/>
    <w:rsid w:val="00D335FF"/>
    <w:rsid w:val="00D34711"/>
    <w:rsid w:val="00D34FDC"/>
    <w:rsid w:val="00D355E0"/>
    <w:rsid w:val="00D35C76"/>
    <w:rsid w:val="00D363DD"/>
    <w:rsid w:val="00D369AB"/>
    <w:rsid w:val="00D36A59"/>
    <w:rsid w:val="00D37412"/>
    <w:rsid w:val="00D37750"/>
    <w:rsid w:val="00D4157E"/>
    <w:rsid w:val="00D41A28"/>
    <w:rsid w:val="00D41A2E"/>
    <w:rsid w:val="00D41CE3"/>
    <w:rsid w:val="00D432F4"/>
    <w:rsid w:val="00D43535"/>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190"/>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453"/>
    <w:rsid w:val="00D71A79"/>
    <w:rsid w:val="00D71FB5"/>
    <w:rsid w:val="00D74123"/>
    <w:rsid w:val="00D74192"/>
    <w:rsid w:val="00D751D8"/>
    <w:rsid w:val="00D76101"/>
    <w:rsid w:val="00D76AA3"/>
    <w:rsid w:val="00D775EC"/>
    <w:rsid w:val="00D82059"/>
    <w:rsid w:val="00D8231B"/>
    <w:rsid w:val="00D82B75"/>
    <w:rsid w:val="00D83048"/>
    <w:rsid w:val="00D83249"/>
    <w:rsid w:val="00D839D9"/>
    <w:rsid w:val="00D841DF"/>
    <w:rsid w:val="00D846FE"/>
    <w:rsid w:val="00D849EA"/>
    <w:rsid w:val="00D84C02"/>
    <w:rsid w:val="00D84D7E"/>
    <w:rsid w:val="00D85010"/>
    <w:rsid w:val="00D85E0B"/>
    <w:rsid w:val="00D878E5"/>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A6E4C"/>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5313"/>
    <w:rsid w:val="00DC55A5"/>
    <w:rsid w:val="00DC7DE3"/>
    <w:rsid w:val="00DD09D6"/>
    <w:rsid w:val="00DD262C"/>
    <w:rsid w:val="00DD2E0B"/>
    <w:rsid w:val="00DD311D"/>
    <w:rsid w:val="00DD5297"/>
    <w:rsid w:val="00DD7846"/>
    <w:rsid w:val="00DD7B8A"/>
    <w:rsid w:val="00DE2134"/>
    <w:rsid w:val="00DE2CE9"/>
    <w:rsid w:val="00DE3986"/>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6065"/>
    <w:rsid w:val="00DF622A"/>
    <w:rsid w:val="00E003A9"/>
    <w:rsid w:val="00E00547"/>
    <w:rsid w:val="00E016F2"/>
    <w:rsid w:val="00E0237C"/>
    <w:rsid w:val="00E06607"/>
    <w:rsid w:val="00E07A5F"/>
    <w:rsid w:val="00E12F6E"/>
    <w:rsid w:val="00E13D02"/>
    <w:rsid w:val="00E149A5"/>
    <w:rsid w:val="00E14DDD"/>
    <w:rsid w:val="00E1606C"/>
    <w:rsid w:val="00E20D05"/>
    <w:rsid w:val="00E2121A"/>
    <w:rsid w:val="00E214EA"/>
    <w:rsid w:val="00E2227E"/>
    <w:rsid w:val="00E2434D"/>
    <w:rsid w:val="00E256B0"/>
    <w:rsid w:val="00E30290"/>
    <w:rsid w:val="00E31A47"/>
    <w:rsid w:val="00E31AF9"/>
    <w:rsid w:val="00E32600"/>
    <w:rsid w:val="00E326BB"/>
    <w:rsid w:val="00E32895"/>
    <w:rsid w:val="00E3360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0BFC"/>
    <w:rsid w:val="00E52741"/>
    <w:rsid w:val="00E528ED"/>
    <w:rsid w:val="00E535EB"/>
    <w:rsid w:val="00E53C64"/>
    <w:rsid w:val="00E54D01"/>
    <w:rsid w:val="00E54E12"/>
    <w:rsid w:val="00E54EBE"/>
    <w:rsid w:val="00E5599B"/>
    <w:rsid w:val="00E57066"/>
    <w:rsid w:val="00E575F6"/>
    <w:rsid w:val="00E57C15"/>
    <w:rsid w:val="00E57E8D"/>
    <w:rsid w:val="00E60167"/>
    <w:rsid w:val="00E604E6"/>
    <w:rsid w:val="00E60DDB"/>
    <w:rsid w:val="00E61EAC"/>
    <w:rsid w:val="00E6200A"/>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08A"/>
    <w:rsid w:val="00E80481"/>
    <w:rsid w:val="00E8080B"/>
    <w:rsid w:val="00E809D9"/>
    <w:rsid w:val="00E81403"/>
    <w:rsid w:val="00E81786"/>
    <w:rsid w:val="00E83094"/>
    <w:rsid w:val="00E833B2"/>
    <w:rsid w:val="00E8400B"/>
    <w:rsid w:val="00E85D1A"/>
    <w:rsid w:val="00E86D1B"/>
    <w:rsid w:val="00E8775A"/>
    <w:rsid w:val="00E9186D"/>
    <w:rsid w:val="00E929D7"/>
    <w:rsid w:val="00E92E78"/>
    <w:rsid w:val="00E93E91"/>
    <w:rsid w:val="00E94DB2"/>
    <w:rsid w:val="00E979EE"/>
    <w:rsid w:val="00EA001D"/>
    <w:rsid w:val="00EA3366"/>
    <w:rsid w:val="00EA3C3B"/>
    <w:rsid w:val="00EA467F"/>
    <w:rsid w:val="00EA573E"/>
    <w:rsid w:val="00EA5FA5"/>
    <w:rsid w:val="00EA69CF"/>
    <w:rsid w:val="00EA6CBA"/>
    <w:rsid w:val="00EA7231"/>
    <w:rsid w:val="00EB0044"/>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3F3A"/>
    <w:rsid w:val="00F042FC"/>
    <w:rsid w:val="00F05E55"/>
    <w:rsid w:val="00F06542"/>
    <w:rsid w:val="00F07635"/>
    <w:rsid w:val="00F102DF"/>
    <w:rsid w:val="00F11248"/>
    <w:rsid w:val="00F118C2"/>
    <w:rsid w:val="00F12112"/>
    <w:rsid w:val="00F123EE"/>
    <w:rsid w:val="00F12510"/>
    <w:rsid w:val="00F129D4"/>
    <w:rsid w:val="00F1341B"/>
    <w:rsid w:val="00F13F48"/>
    <w:rsid w:val="00F14839"/>
    <w:rsid w:val="00F148D8"/>
    <w:rsid w:val="00F14A0C"/>
    <w:rsid w:val="00F15075"/>
    <w:rsid w:val="00F15B39"/>
    <w:rsid w:val="00F16602"/>
    <w:rsid w:val="00F16BA5"/>
    <w:rsid w:val="00F17F2D"/>
    <w:rsid w:val="00F20A9C"/>
    <w:rsid w:val="00F2207E"/>
    <w:rsid w:val="00F22619"/>
    <w:rsid w:val="00F22709"/>
    <w:rsid w:val="00F2468D"/>
    <w:rsid w:val="00F246C2"/>
    <w:rsid w:val="00F24F4F"/>
    <w:rsid w:val="00F26284"/>
    <w:rsid w:val="00F26517"/>
    <w:rsid w:val="00F26FE9"/>
    <w:rsid w:val="00F273D0"/>
    <w:rsid w:val="00F3102C"/>
    <w:rsid w:val="00F33CB2"/>
    <w:rsid w:val="00F33D33"/>
    <w:rsid w:val="00F3409E"/>
    <w:rsid w:val="00F34C9C"/>
    <w:rsid w:val="00F35291"/>
    <w:rsid w:val="00F359F0"/>
    <w:rsid w:val="00F36159"/>
    <w:rsid w:val="00F36C36"/>
    <w:rsid w:val="00F370D4"/>
    <w:rsid w:val="00F37260"/>
    <w:rsid w:val="00F408C7"/>
    <w:rsid w:val="00F4093B"/>
    <w:rsid w:val="00F421A8"/>
    <w:rsid w:val="00F423E8"/>
    <w:rsid w:val="00F42E03"/>
    <w:rsid w:val="00F43576"/>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701FB"/>
    <w:rsid w:val="00F71568"/>
    <w:rsid w:val="00F73C7D"/>
    <w:rsid w:val="00F753F6"/>
    <w:rsid w:val="00F76D60"/>
    <w:rsid w:val="00F76EF1"/>
    <w:rsid w:val="00F81EEB"/>
    <w:rsid w:val="00F82343"/>
    <w:rsid w:val="00F82EED"/>
    <w:rsid w:val="00F82F5C"/>
    <w:rsid w:val="00F83664"/>
    <w:rsid w:val="00F83E1A"/>
    <w:rsid w:val="00F84627"/>
    <w:rsid w:val="00F8763D"/>
    <w:rsid w:val="00F879EB"/>
    <w:rsid w:val="00F90E31"/>
    <w:rsid w:val="00F91D1D"/>
    <w:rsid w:val="00F921B3"/>
    <w:rsid w:val="00F925E3"/>
    <w:rsid w:val="00F92976"/>
    <w:rsid w:val="00F93580"/>
    <w:rsid w:val="00F950B2"/>
    <w:rsid w:val="00F952A7"/>
    <w:rsid w:val="00F95B2E"/>
    <w:rsid w:val="00F96DDE"/>
    <w:rsid w:val="00FA25DD"/>
    <w:rsid w:val="00FA2E33"/>
    <w:rsid w:val="00FA2EB5"/>
    <w:rsid w:val="00FA4673"/>
    <w:rsid w:val="00FA468A"/>
    <w:rsid w:val="00FA5359"/>
    <w:rsid w:val="00FA75F9"/>
    <w:rsid w:val="00FB0632"/>
    <w:rsid w:val="00FB0B78"/>
    <w:rsid w:val="00FB33F3"/>
    <w:rsid w:val="00FB36A4"/>
    <w:rsid w:val="00FB36E2"/>
    <w:rsid w:val="00FB4B61"/>
    <w:rsid w:val="00FB4C48"/>
    <w:rsid w:val="00FB5449"/>
    <w:rsid w:val="00FB5515"/>
    <w:rsid w:val="00FB64B7"/>
    <w:rsid w:val="00FB76B5"/>
    <w:rsid w:val="00FB7BFE"/>
    <w:rsid w:val="00FC059F"/>
    <w:rsid w:val="00FC0C03"/>
    <w:rsid w:val="00FC1958"/>
    <w:rsid w:val="00FC3C20"/>
    <w:rsid w:val="00FC4354"/>
    <w:rsid w:val="00FC4AE8"/>
    <w:rsid w:val="00FC604A"/>
    <w:rsid w:val="00FC6D1F"/>
    <w:rsid w:val="00FC7946"/>
    <w:rsid w:val="00FD0088"/>
    <w:rsid w:val="00FD19E0"/>
    <w:rsid w:val="00FD1C51"/>
    <w:rsid w:val="00FD2493"/>
    <w:rsid w:val="00FD2629"/>
    <w:rsid w:val="00FD3D86"/>
    <w:rsid w:val="00FD4271"/>
    <w:rsid w:val="00FD4931"/>
    <w:rsid w:val="00FD49E9"/>
    <w:rsid w:val="00FD4FCD"/>
    <w:rsid w:val="00FD50F4"/>
    <w:rsid w:val="00FD530F"/>
    <w:rsid w:val="00FD57F3"/>
    <w:rsid w:val="00FD736D"/>
    <w:rsid w:val="00FD7E91"/>
    <w:rsid w:val="00FE114A"/>
    <w:rsid w:val="00FE1369"/>
    <w:rsid w:val="00FE1615"/>
    <w:rsid w:val="00FE1ADA"/>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3178"/>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styleId="BodyText">
    <w:name w:val="Body Text"/>
    <w:basedOn w:val="Normal"/>
    <w:link w:val="BodyTextChar"/>
    <w:uiPriority w:val="1"/>
    <w:qFormat/>
    <w:rsid w:val="00755258"/>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755258"/>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6802853">
      <w:bodyDiv w:val="1"/>
      <w:marLeft w:val="0"/>
      <w:marRight w:val="0"/>
      <w:marTop w:val="0"/>
      <w:marBottom w:val="0"/>
      <w:divBdr>
        <w:top w:val="none" w:sz="0" w:space="0" w:color="auto"/>
        <w:left w:val="none" w:sz="0" w:space="0" w:color="auto"/>
        <w:bottom w:val="none" w:sz="0" w:space="0" w:color="auto"/>
        <w:right w:val="none" w:sz="0" w:space="0" w:color="auto"/>
      </w:divBdr>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1223548">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7043770">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58373780">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4008908">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0457740">
      <w:bodyDiv w:val="1"/>
      <w:marLeft w:val="0"/>
      <w:marRight w:val="0"/>
      <w:marTop w:val="0"/>
      <w:marBottom w:val="0"/>
      <w:divBdr>
        <w:top w:val="none" w:sz="0" w:space="0" w:color="auto"/>
        <w:left w:val="none" w:sz="0" w:space="0" w:color="auto"/>
        <w:bottom w:val="none" w:sz="0" w:space="0" w:color="auto"/>
        <w:right w:val="none" w:sz="0" w:space="0" w:color="auto"/>
      </w:divBdr>
      <w:divsChild>
        <w:div w:id="954288504">
          <w:marLeft w:val="0"/>
          <w:marRight w:val="0"/>
          <w:marTop w:val="0"/>
          <w:marBottom w:val="0"/>
          <w:divBdr>
            <w:top w:val="none" w:sz="0" w:space="0" w:color="auto"/>
            <w:left w:val="none" w:sz="0" w:space="0" w:color="auto"/>
            <w:bottom w:val="none" w:sz="0" w:space="0" w:color="auto"/>
            <w:right w:val="none" w:sz="0" w:space="0" w:color="auto"/>
          </w:divBdr>
          <w:divsChild>
            <w:div w:id="26611414">
              <w:marLeft w:val="0"/>
              <w:marRight w:val="0"/>
              <w:marTop w:val="0"/>
              <w:marBottom w:val="0"/>
              <w:divBdr>
                <w:top w:val="none" w:sz="0" w:space="0" w:color="auto"/>
                <w:left w:val="none" w:sz="0" w:space="0" w:color="auto"/>
                <w:bottom w:val="none" w:sz="0" w:space="0" w:color="auto"/>
                <w:right w:val="none" w:sz="0" w:space="0" w:color="auto"/>
              </w:divBdr>
              <w:divsChild>
                <w:div w:id="1340892677">
                  <w:marLeft w:val="0"/>
                  <w:marRight w:val="0"/>
                  <w:marTop w:val="0"/>
                  <w:marBottom w:val="0"/>
                  <w:divBdr>
                    <w:top w:val="none" w:sz="0" w:space="0" w:color="auto"/>
                    <w:left w:val="none" w:sz="0" w:space="0" w:color="auto"/>
                    <w:bottom w:val="none" w:sz="0" w:space="0" w:color="auto"/>
                    <w:right w:val="none" w:sz="0" w:space="0" w:color="auto"/>
                  </w:divBdr>
                  <w:divsChild>
                    <w:div w:id="17844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3619548">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76544656">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663923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2504298">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52931834">
      <w:bodyDiv w:val="1"/>
      <w:marLeft w:val="0"/>
      <w:marRight w:val="0"/>
      <w:marTop w:val="0"/>
      <w:marBottom w:val="0"/>
      <w:divBdr>
        <w:top w:val="none" w:sz="0" w:space="0" w:color="auto"/>
        <w:left w:val="none" w:sz="0" w:space="0" w:color="auto"/>
        <w:bottom w:val="none" w:sz="0" w:space="0" w:color="auto"/>
        <w:right w:val="none" w:sz="0" w:space="0" w:color="auto"/>
      </w:divBdr>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568732">
      <w:bodyDiv w:val="1"/>
      <w:marLeft w:val="0"/>
      <w:marRight w:val="0"/>
      <w:marTop w:val="0"/>
      <w:marBottom w:val="0"/>
      <w:divBdr>
        <w:top w:val="none" w:sz="0" w:space="0" w:color="auto"/>
        <w:left w:val="none" w:sz="0" w:space="0" w:color="auto"/>
        <w:bottom w:val="none" w:sz="0" w:space="0" w:color="auto"/>
        <w:right w:val="none" w:sz="0" w:space="0" w:color="auto"/>
      </w:divBdr>
      <w:divsChild>
        <w:div w:id="1162700653">
          <w:marLeft w:val="0"/>
          <w:marRight w:val="0"/>
          <w:marTop w:val="0"/>
          <w:marBottom w:val="0"/>
          <w:divBdr>
            <w:top w:val="none" w:sz="0" w:space="0" w:color="auto"/>
            <w:left w:val="none" w:sz="0" w:space="0" w:color="auto"/>
            <w:bottom w:val="none" w:sz="0" w:space="0" w:color="auto"/>
            <w:right w:val="none" w:sz="0" w:space="0" w:color="auto"/>
          </w:divBdr>
          <w:divsChild>
            <w:div w:id="345254676">
              <w:marLeft w:val="0"/>
              <w:marRight w:val="0"/>
              <w:marTop w:val="0"/>
              <w:marBottom w:val="0"/>
              <w:divBdr>
                <w:top w:val="none" w:sz="0" w:space="0" w:color="auto"/>
                <w:left w:val="none" w:sz="0" w:space="0" w:color="auto"/>
                <w:bottom w:val="none" w:sz="0" w:space="0" w:color="auto"/>
                <w:right w:val="none" w:sz="0" w:space="0" w:color="auto"/>
              </w:divBdr>
              <w:divsChild>
                <w:div w:id="1646617067">
                  <w:marLeft w:val="0"/>
                  <w:marRight w:val="0"/>
                  <w:marTop w:val="0"/>
                  <w:marBottom w:val="0"/>
                  <w:divBdr>
                    <w:top w:val="none" w:sz="0" w:space="0" w:color="auto"/>
                    <w:left w:val="none" w:sz="0" w:space="0" w:color="auto"/>
                    <w:bottom w:val="none" w:sz="0" w:space="0" w:color="auto"/>
                    <w:right w:val="none" w:sz="0" w:space="0" w:color="auto"/>
                  </w:divBdr>
                  <w:divsChild>
                    <w:div w:id="6668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54484214">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17925951">
      <w:bodyDiv w:val="1"/>
      <w:marLeft w:val="0"/>
      <w:marRight w:val="0"/>
      <w:marTop w:val="0"/>
      <w:marBottom w:val="0"/>
      <w:divBdr>
        <w:top w:val="none" w:sz="0" w:space="0" w:color="auto"/>
        <w:left w:val="none" w:sz="0" w:space="0" w:color="auto"/>
        <w:bottom w:val="none" w:sz="0" w:space="0" w:color="auto"/>
        <w:right w:val="none" w:sz="0" w:space="0" w:color="auto"/>
      </w:divBdr>
    </w:div>
    <w:div w:id="2024892373">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1972896">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15786364">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5721</TotalTime>
  <Pages>9</Pages>
  <Words>1523</Words>
  <Characters>8683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780</cp:revision>
  <cp:lastPrinted>2024-07-12T05:53:00Z</cp:lastPrinted>
  <dcterms:created xsi:type="dcterms:W3CDTF">2023-11-04T06:44:00Z</dcterms:created>
  <dcterms:modified xsi:type="dcterms:W3CDTF">2025-09-02T06:16:00Z</dcterms:modified>
</cp:coreProperties>
</file>