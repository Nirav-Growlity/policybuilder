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4B2C4B" w:rsidRDefault="00DA0637" w:rsidP="002A0042">
      <w:pPr>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4D719F5C">
            <wp:simplePos x="0" y="0"/>
            <wp:positionH relativeFrom="margin">
              <wp:posOffset>-925195</wp:posOffset>
            </wp:positionH>
            <wp:positionV relativeFrom="margin">
              <wp:posOffset>-43180</wp:posOffset>
            </wp:positionV>
            <wp:extent cx="7772400" cy="10104120"/>
            <wp:effectExtent l="0" t="0" r="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70760112" w14:textId="5C2B32DB" w:rsidR="00CF425E" w:rsidRDefault="002A004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6755325" w:history="1">
            <w:r w:rsidR="00CF425E" w:rsidRPr="00AD6759">
              <w:rPr>
                <w:rStyle w:val="Hyperlink"/>
                <w:rFonts w:ascii="Segoe UI Symbol" w:hAnsi="Segoe UI Symbol" w:cstheme="minorHAnsi"/>
                <w:noProof/>
              </w:rPr>
              <w:t>Preface</w:t>
            </w:r>
            <w:r w:rsidR="00CF425E">
              <w:rPr>
                <w:noProof/>
                <w:webHidden/>
              </w:rPr>
              <w:tab/>
            </w:r>
            <w:r w:rsidR="00CF425E">
              <w:rPr>
                <w:noProof/>
                <w:webHidden/>
              </w:rPr>
              <w:fldChar w:fldCharType="begin"/>
            </w:r>
            <w:r w:rsidR="00CF425E">
              <w:rPr>
                <w:noProof/>
                <w:webHidden/>
              </w:rPr>
              <w:instrText xml:space="preserve"> PAGEREF _Toc206755325 \h </w:instrText>
            </w:r>
            <w:r w:rsidR="00CF425E">
              <w:rPr>
                <w:noProof/>
                <w:webHidden/>
              </w:rPr>
            </w:r>
            <w:r w:rsidR="00CF425E">
              <w:rPr>
                <w:noProof/>
                <w:webHidden/>
              </w:rPr>
              <w:fldChar w:fldCharType="separate"/>
            </w:r>
            <w:r w:rsidR="00CF6EEC">
              <w:rPr>
                <w:noProof/>
                <w:webHidden/>
              </w:rPr>
              <w:t>3</w:t>
            </w:r>
            <w:r w:rsidR="00CF425E">
              <w:rPr>
                <w:noProof/>
                <w:webHidden/>
              </w:rPr>
              <w:fldChar w:fldCharType="end"/>
            </w:r>
          </w:hyperlink>
        </w:p>
        <w:p w14:paraId="7A1401BA" w14:textId="1BD8AEE7"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hyperlink w:anchor="_Toc206755326" w:history="1">
            <w:r w:rsidRPr="00AD6759">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_Toc206755326 \h </w:instrText>
            </w:r>
            <w:r>
              <w:rPr>
                <w:noProof/>
                <w:webHidden/>
              </w:rPr>
            </w:r>
            <w:r>
              <w:rPr>
                <w:noProof/>
                <w:webHidden/>
              </w:rPr>
              <w:fldChar w:fldCharType="separate"/>
            </w:r>
            <w:r w:rsidR="00CF6EEC">
              <w:rPr>
                <w:noProof/>
                <w:webHidden/>
              </w:rPr>
              <w:t>3</w:t>
            </w:r>
            <w:r>
              <w:rPr>
                <w:noProof/>
                <w:webHidden/>
              </w:rPr>
              <w:fldChar w:fldCharType="end"/>
            </w:r>
          </w:hyperlink>
        </w:p>
        <w:p w14:paraId="6C9335E0" w14:textId="2CB1B3C8"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"_Toc206755327"</w:instrText>
          </w:r>
          <w:r>
            <w:fldChar w:fldCharType="separate"/>
          </w:r>
          <w:r w:rsidRPr="00AD6759">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_Toc206755327 \h </w:instrText>
          </w:r>
          <w:r>
            <w:rPr>
              <w:noProof/>
              <w:webHidden/>
            </w:rPr>
          </w:r>
          <w:r>
            <w:rPr>
              <w:noProof/>
              <w:webHidden/>
            </w:rPr>
            <w:fldChar w:fldCharType="separate"/>
          </w:r>
          <w:ins w:id="0" w:author="Mr.Shekhar Vanage" w:date="2025-10-06T12:47:00Z" w16du:dateUtc="2025-10-06T07:17:00Z">
            <w:r w:rsidR="00CF6EEC">
              <w:rPr>
                <w:noProof/>
                <w:webHidden/>
              </w:rPr>
              <w:t>4</w:t>
            </w:r>
          </w:ins>
          <w:del w:id="1" w:author="Mr.Shekhar Vanage" w:date="2025-10-06T12:47:00Z" w16du:dateUtc="2025-10-06T07:17:00Z">
            <w:r w:rsidDel="00CF6EEC">
              <w:rPr>
                <w:noProof/>
                <w:webHidden/>
              </w:rPr>
              <w:delText>3</w:delText>
            </w:r>
          </w:del>
          <w:r>
            <w:rPr>
              <w:noProof/>
              <w:webHidden/>
            </w:rPr>
            <w:fldChar w:fldCharType="end"/>
          </w:r>
          <w:r>
            <w:fldChar w:fldCharType="end"/>
          </w:r>
        </w:p>
        <w:p w14:paraId="6686D593" w14:textId="294D5CE8"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"_Toc206755328"</w:instrText>
          </w:r>
          <w:r>
            <w:fldChar w:fldCharType="separate"/>
          </w:r>
          <w:r w:rsidRPr="00AD6759">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_Toc206755328 \h </w:instrText>
          </w:r>
          <w:r>
            <w:rPr>
              <w:noProof/>
              <w:webHidden/>
            </w:rPr>
          </w:r>
          <w:r>
            <w:rPr>
              <w:noProof/>
              <w:webHidden/>
            </w:rPr>
            <w:fldChar w:fldCharType="separate"/>
          </w:r>
          <w:ins w:id="2" w:author="Mr.Shekhar Vanage" w:date="2025-10-06T12:47:00Z" w16du:dateUtc="2025-10-06T07:17:00Z">
            <w:r w:rsidR="00CF6EEC">
              <w:rPr>
                <w:noProof/>
                <w:webHidden/>
              </w:rPr>
              <w:t>5</w:t>
            </w:r>
          </w:ins>
          <w:del w:id="3" w:author="Mr.Shekhar Vanage" w:date="2025-10-06T12:47:00Z" w16du:dateUtc="2025-10-06T07:17:00Z">
            <w:r w:rsidDel="00CF6EEC">
              <w:rPr>
                <w:noProof/>
                <w:webHidden/>
              </w:rPr>
              <w:delText>4</w:delText>
            </w:r>
          </w:del>
          <w:r>
            <w:rPr>
              <w:noProof/>
              <w:webHidden/>
            </w:rPr>
            <w:fldChar w:fldCharType="end"/>
          </w:r>
          <w:r>
            <w:fldChar w:fldCharType="end"/>
          </w:r>
        </w:p>
        <w:p w14:paraId="5DBC4456" w14:textId="39BD8CFB"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"_Toc206755329"</w:instrText>
          </w:r>
          <w:r>
            <w:fldChar w:fldCharType="separate"/>
          </w:r>
          <w:r w:rsidRPr="00AD6759">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_Toc206755329 \h </w:instrText>
          </w:r>
          <w:r>
            <w:rPr>
              <w:noProof/>
              <w:webHidden/>
            </w:rPr>
          </w:r>
          <w:r>
            <w:rPr>
              <w:noProof/>
              <w:webHidden/>
            </w:rPr>
            <w:fldChar w:fldCharType="separate"/>
          </w:r>
          <w:ins w:id="4" w:author="Mr.Shekhar Vanage" w:date="2025-10-06T12:47:00Z" w16du:dateUtc="2025-10-06T07:17:00Z">
            <w:r w:rsidR="00CF6EEC">
              <w:rPr>
                <w:noProof/>
                <w:webHidden/>
              </w:rPr>
              <w:t>5</w:t>
            </w:r>
          </w:ins>
          <w:del w:id="5" w:author="Mr.Shekhar Vanage" w:date="2025-10-06T12:47:00Z" w16du:dateUtc="2025-10-06T07:17:00Z">
            <w:r w:rsidDel="00CF6EEC">
              <w:rPr>
                <w:noProof/>
                <w:webHidden/>
              </w:rPr>
              <w:delText>4</w:delText>
            </w:r>
          </w:del>
          <w:r>
            <w:rPr>
              <w:noProof/>
              <w:webHidden/>
            </w:rPr>
            <w:fldChar w:fldCharType="end"/>
          </w:r>
          <w:r>
            <w:fldChar w:fldCharType="end"/>
          </w:r>
        </w:p>
        <w:p w14:paraId="1A969294" w14:textId="322816C7"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"_Toc206755330"</w:instrText>
          </w:r>
          <w:r>
            <w:fldChar w:fldCharType="separate"/>
          </w:r>
          <w:r w:rsidRPr="00AD6759">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_Toc206755330 \h </w:instrText>
          </w:r>
          <w:r>
            <w:rPr>
              <w:noProof/>
              <w:webHidden/>
            </w:rPr>
          </w:r>
          <w:r>
            <w:rPr>
              <w:noProof/>
              <w:webHidden/>
            </w:rPr>
            <w:fldChar w:fldCharType="separate"/>
          </w:r>
          <w:ins w:id="6" w:author="Mr.Shekhar Vanage" w:date="2025-10-06T12:47:00Z" w16du:dateUtc="2025-10-06T07:17:00Z">
            <w:r w:rsidR="00CF6EEC">
              <w:rPr>
                <w:noProof/>
                <w:webHidden/>
              </w:rPr>
              <w:t>7</w:t>
            </w:r>
          </w:ins>
          <w:del w:id="7" w:author="Mr.Shekhar Vanage" w:date="2025-10-06T12:47:00Z" w16du:dateUtc="2025-10-06T07:17:00Z">
            <w:r w:rsidDel="00CF6EEC">
              <w:rPr>
                <w:noProof/>
                <w:webHidden/>
              </w:rPr>
              <w:delText>6</w:delText>
            </w:r>
          </w:del>
          <w:r>
            <w:rPr>
              <w:noProof/>
              <w:webHidden/>
            </w:rPr>
            <w:fldChar w:fldCharType="end"/>
          </w:r>
          <w:r>
            <w:fldChar w:fldCharType="end"/>
          </w:r>
        </w:p>
        <w:p w14:paraId="1D81EA7F" w14:textId="32059535"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"_Toc206755331"</w:instrText>
          </w:r>
          <w:r>
            <w:fldChar w:fldCharType="separate"/>
          </w:r>
          <w:r w:rsidRPr="00AD6759">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_Toc206755331 \h </w:instrText>
          </w:r>
          <w:r>
            <w:rPr>
              <w:noProof/>
              <w:webHidden/>
            </w:rPr>
          </w:r>
          <w:r>
            <w:rPr>
              <w:noProof/>
              <w:webHidden/>
            </w:rPr>
            <w:fldChar w:fldCharType="separate"/>
          </w:r>
          <w:ins w:id="8" w:author="Mr.Shekhar Vanage" w:date="2025-10-06T12:47:00Z" w16du:dateUtc="2025-10-06T07:17:00Z">
            <w:r w:rsidR="00CF6EEC">
              <w:rPr>
                <w:noProof/>
                <w:webHidden/>
              </w:rPr>
              <w:t>9</w:t>
            </w:r>
          </w:ins>
          <w:del w:id="9" w:author="Mr.Shekhar Vanage" w:date="2025-10-06T12:47:00Z" w16du:dateUtc="2025-10-06T07:17:00Z">
            <w:r w:rsidDel="00CF6EEC">
              <w:rPr>
                <w:noProof/>
                <w:webHidden/>
              </w:rPr>
              <w:delText>8</w:delText>
            </w:r>
          </w:del>
          <w:r>
            <w:rPr>
              <w:noProof/>
              <w:webHidden/>
            </w:rPr>
            <w:fldChar w:fldCharType="end"/>
          </w:r>
          <w:r>
            <w:fldChar w:fldCharType="end"/>
          </w:r>
        </w:p>
        <w:p w14:paraId="1C0DBC7E" w14:textId="15ECDFDF"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"_Toc206755332"</w:instrText>
          </w:r>
          <w:r>
            <w:fldChar w:fldCharType="separate"/>
          </w:r>
          <w:r w:rsidRPr="00AD6759">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_Toc206755332 \h </w:instrText>
          </w:r>
          <w:r>
            <w:rPr>
              <w:noProof/>
              <w:webHidden/>
            </w:rPr>
          </w:r>
          <w:r>
            <w:rPr>
              <w:noProof/>
              <w:webHidden/>
            </w:rPr>
            <w:fldChar w:fldCharType="separate"/>
          </w:r>
          <w:ins w:id="10" w:author="Mr.Shekhar Vanage" w:date="2025-10-06T12:47:00Z" w16du:dateUtc="2025-10-06T07:17:00Z">
            <w:r w:rsidR="00CF6EEC">
              <w:rPr>
                <w:noProof/>
                <w:webHidden/>
              </w:rPr>
              <w:t>9</w:t>
            </w:r>
          </w:ins>
          <w:del w:id="11" w:author="Mr.Shekhar Vanage" w:date="2025-10-06T12:47:00Z" w16du:dateUtc="2025-10-06T07:17:00Z">
            <w:r w:rsidDel="00CF6EEC">
              <w:rPr>
                <w:noProof/>
                <w:webHidden/>
              </w:rPr>
              <w:delText>8</w:delText>
            </w:r>
          </w:del>
          <w:r>
            <w:rPr>
              <w:noProof/>
              <w:webHidden/>
            </w:rPr>
            <w:fldChar w:fldCharType="end"/>
          </w:r>
          <w:r>
            <w:fldChar w:fldCharType="end"/>
          </w:r>
        </w:p>
        <w:p w14:paraId="5604E3A5" w14:textId="4CCFE020"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"_Toc206755333"</w:instrText>
          </w:r>
          <w:r>
            <w:fldChar w:fldCharType="separate"/>
          </w:r>
          <w:r w:rsidRPr="00AD6759">
            <w:rPr>
              <w:rStyle w:val="Hyperlink"/>
              <w:rFonts w:ascii="Segoe UI Symbol" w:hAnsi="Segoe UI Symbol" w:cstheme="minorHAnsi"/>
              <w:noProof/>
            </w:rPr>
            <w:t>Monitoring, Reporting, and Transperancy</w:t>
          </w:r>
          <w:r>
            <w:rPr>
              <w:noProof/>
              <w:webHidden/>
            </w:rPr>
            <w:tab/>
          </w:r>
          <w:r>
            <w:rPr>
              <w:noProof/>
              <w:webHidden/>
            </w:rPr>
            <w:fldChar w:fldCharType="begin"/>
          </w:r>
          <w:r>
            <w:rPr>
              <w:noProof/>
              <w:webHidden/>
            </w:rPr>
            <w:instrText xml:space="preserve"> PAGEREF _Toc206755333 \h </w:instrText>
          </w:r>
          <w:r>
            <w:rPr>
              <w:noProof/>
              <w:webHidden/>
            </w:rPr>
          </w:r>
          <w:r>
            <w:rPr>
              <w:noProof/>
              <w:webHidden/>
            </w:rPr>
            <w:fldChar w:fldCharType="separate"/>
          </w:r>
          <w:ins w:id="12" w:author="Mr.Shekhar Vanage" w:date="2025-10-06T12:47:00Z" w16du:dateUtc="2025-10-06T07:17:00Z">
            <w:r w:rsidR="00CF6EEC">
              <w:rPr>
                <w:noProof/>
                <w:webHidden/>
              </w:rPr>
              <w:t>10</w:t>
            </w:r>
          </w:ins>
          <w:del w:id="13" w:author="Mr.Shekhar Vanage" w:date="2025-10-06T12:47:00Z" w16du:dateUtc="2025-10-06T07:17:00Z">
            <w:r w:rsidDel="00CF6EEC">
              <w:rPr>
                <w:noProof/>
                <w:webHidden/>
              </w:rPr>
              <w:delText>9</w:delText>
            </w:r>
          </w:del>
          <w:r>
            <w:rPr>
              <w:noProof/>
              <w:webHidden/>
            </w:rPr>
            <w:fldChar w:fldCharType="end"/>
          </w:r>
          <w:r>
            <w:fldChar w:fldCharType="end"/>
          </w:r>
        </w:p>
        <w:p w14:paraId="149E21C9" w14:textId="74FBAAA7"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"_Toc206755334"</w:instrText>
          </w:r>
          <w:r>
            <w:fldChar w:fldCharType="separate"/>
          </w:r>
          <w:r w:rsidRPr="00AD6759">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_Toc206755334 \h </w:instrText>
          </w:r>
          <w:r>
            <w:rPr>
              <w:noProof/>
              <w:webHidden/>
            </w:rPr>
          </w:r>
          <w:r>
            <w:rPr>
              <w:noProof/>
              <w:webHidden/>
            </w:rPr>
            <w:fldChar w:fldCharType="separate"/>
          </w:r>
          <w:ins w:id="14" w:author="Mr.Shekhar Vanage" w:date="2025-10-06T12:47:00Z" w16du:dateUtc="2025-10-06T07:17:00Z">
            <w:r w:rsidR="00CF6EEC">
              <w:rPr>
                <w:noProof/>
                <w:webHidden/>
              </w:rPr>
              <w:t>10</w:t>
            </w:r>
          </w:ins>
          <w:del w:id="15" w:author="Mr.Shekhar Vanage" w:date="2025-10-06T12:47:00Z" w16du:dateUtc="2025-10-06T07:17:00Z">
            <w:r w:rsidDel="00CF6EEC">
              <w:rPr>
                <w:noProof/>
                <w:webHidden/>
              </w:rPr>
              <w:delText>9</w:delText>
            </w:r>
          </w:del>
          <w:r>
            <w:rPr>
              <w:noProof/>
              <w:webHidden/>
            </w:rPr>
            <w:fldChar w:fldCharType="end"/>
          </w:r>
          <w:r>
            <w:fldChar w:fldCharType="end"/>
          </w:r>
        </w:p>
        <w:p w14:paraId="1182E4A1" w14:textId="167BE187" w:rsidR="00CF425E" w:rsidRDefault="00CF425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HYPERLINK \l "_Toc206755335"</w:instrText>
          </w:r>
          <w:r>
            <w:fldChar w:fldCharType="separate"/>
          </w:r>
          <w:r w:rsidRPr="00AD6759">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_Toc206755335 \h </w:instrText>
          </w:r>
          <w:r>
            <w:rPr>
              <w:noProof/>
              <w:webHidden/>
            </w:rPr>
          </w:r>
          <w:r>
            <w:rPr>
              <w:noProof/>
              <w:webHidden/>
            </w:rPr>
            <w:fldChar w:fldCharType="separate"/>
          </w:r>
          <w:ins w:id="16" w:author="Mr.Shekhar Vanage" w:date="2025-10-06T12:47:00Z" w16du:dateUtc="2025-10-06T07:17:00Z">
            <w:r w:rsidR="00CF6EEC">
              <w:rPr>
                <w:noProof/>
                <w:webHidden/>
              </w:rPr>
              <w:t>11</w:t>
            </w:r>
          </w:ins>
          <w:del w:id="17" w:author="Mr.Shekhar Vanage" w:date="2025-10-06T12:47:00Z" w16du:dateUtc="2025-10-06T07:17:00Z">
            <w:r w:rsidDel="00CF6EEC">
              <w:rPr>
                <w:noProof/>
                <w:webHidden/>
              </w:rPr>
              <w:delText>10</w:delText>
            </w:r>
          </w:del>
          <w:r>
            <w:rPr>
              <w:noProof/>
              <w:webHidden/>
            </w:rPr>
            <w:fldChar w:fldCharType="end"/>
          </w:r>
          <w:r>
            <w:fldChar w:fldCharType="end"/>
          </w:r>
        </w:p>
        <w:p w14:paraId="76A28FF9" w14:textId="6589A856"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6226C84C"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18" w:name="_Toc206755325"/>
      <w:r w:rsidRPr="00C71B7E">
        <w:rPr>
          <w:rFonts w:ascii="Segoe UI Symbol" w:hAnsi="Segoe UI Symbol" w:cstheme="minorHAnsi"/>
          <w:color w:val="1F4E79" w:themeColor="accent5" w:themeShade="80"/>
          <w:sz w:val="28"/>
          <w:szCs w:val="36"/>
        </w:rPr>
        <w:lastRenderedPageBreak/>
        <w:t>Preface</w:t>
      </w:r>
      <w:bookmarkEnd w:id="18"/>
    </w:p>
    <w:p w14:paraId="03D7DA85" w14:textId="77777777" w:rsidR="005E3E0D" w:rsidRDefault="005E3E0D" w:rsidP="002A0042">
      <w:pPr>
        <w:spacing w:after="200" w:line="276" w:lineRule="auto"/>
        <w:jc w:val="both"/>
        <w:rPr>
          <w:rFonts w:ascii="Segoe UI Symbol" w:hAnsi="Segoe UI Symbol" w:cstheme="minorHAnsi"/>
        </w:rPr>
      </w:pPr>
      <w:r w:rsidRPr="005E3E0D">
        <w:rPr>
          <w:rFonts w:ascii="Segoe UI Symbol" w:hAnsi="Segoe UI Symbol" w:cstheme="minorHAnsi"/>
        </w:rPr>
        <w:t xml:space="preserve">At Astec </w:t>
      </w:r>
      <w:proofErr w:type="spellStart"/>
      <w:r w:rsidRPr="005E3E0D">
        <w:rPr>
          <w:rFonts w:ascii="Segoe UI Symbol" w:hAnsi="Segoe UI Symbol" w:cstheme="minorHAnsi"/>
        </w:rPr>
        <w:t>LifeSciences</w:t>
      </w:r>
      <w:proofErr w:type="spellEnd"/>
      <w:r w:rsidRPr="005E3E0D">
        <w:rPr>
          <w:rFonts w:ascii="Segoe UI Symbol" w:hAnsi="Segoe UI Symbol" w:cstheme="minorHAnsi"/>
        </w:rPr>
        <w:t xml:space="preserve">, respect for and commitment to human rights is central to our values and operations. We recognize that our primary human rights responsibilities extend to our employees, contract workers, suppliers, business partners, customers, consumers, and the communities in which we operate. Our Labor and Human Rights Policy is aligned with internationally recognized frameworks, including the International Bill of Human Rights, the International Labor Organization’s Declaration on Fundamental Principles and Rights at Work, the UN Guiding Principles on Business and Human Rights, the UN Global Compact’s Human Rights Principles, and the OECD Guidelines for Multinational Enterprises. We adhere to all applicable human rights laws wherever we operate, and where local laws and international standards differ, we follow the higher standard while ensuring compliance with the law of the land. </w:t>
      </w:r>
    </w:p>
    <w:p w14:paraId="1455534F" w14:textId="1C1AE089"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19" w:name="_Toc206755326"/>
      <w:r w:rsidRPr="00C71B7E">
        <w:rPr>
          <w:rFonts w:ascii="Segoe UI Symbol" w:hAnsi="Segoe UI Symbol" w:cstheme="minorHAnsi"/>
          <w:color w:val="1F4E79" w:themeColor="accent5" w:themeShade="80"/>
          <w:sz w:val="28"/>
          <w:szCs w:val="36"/>
        </w:rPr>
        <w:t>Policy Declaration</w:t>
      </w:r>
      <w:bookmarkEnd w:id="19"/>
    </w:p>
    <w:p w14:paraId="0B617853" w14:textId="6C4A158A" w:rsidR="00EB6723" w:rsidRDefault="005E3E0D" w:rsidP="002A0042">
      <w:pPr>
        <w:spacing w:after="200" w:line="276" w:lineRule="auto"/>
        <w:jc w:val="both"/>
        <w:rPr>
          <w:rFonts w:ascii="Segoe UI Symbol" w:hAnsi="Segoe UI Symbol" w:cstheme="minorHAnsi"/>
        </w:rPr>
      </w:pPr>
      <w:r w:rsidRPr="00CF6EEC">
        <w:rPr>
          <w:rFonts w:ascii="Segoe UI Symbol" w:hAnsi="Segoe UI Symbol" w:cstheme="minorHAnsi"/>
          <w:rPrChange w:id="20" w:author="Mr.Shekhar Vanage" w:date="2025-10-06T12:45:00Z" w16du:dateUtc="2025-10-06T07:15:00Z">
            <w:rPr>
              <w:rFonts w:ascii="Segoe UI Symbol" w:hAnsi="Segoe UI Symbol" w:cstheme="minorHAnsi"/>
              <w:highlight w:val="yellow"/>
            </w:rPr>
          </w:rPrChange>
        </w:rPr>
        <w:t xml:space="preserve">Astec </w:t>
      </w:r>
      <w:proofErr w:type="spellStart"/>
      <w:r w:rsidRPr="00CF6EEC">
        <w:rPr>
          <w:rFonts w:ascii="Segoe UI Symbol" w:hAnsi="Segoe UI Symbol" w:cstheme="minorHAnsi"/>
          <w:rPrChange w:id="21" w:author="Mr.Shekhar Vanage" w:date="2025-10-06T12:45:00Z" w16du:dateUtc="2025-10-06T07:15:00Z">
            <w:rPr>
              <w:rFonts w:ascii="Segoe UI Symbol" w:hAnsi="Segoe UI Symbol" w:cstheme="minorHAnsi"/>
              <w:highlight w:val="yellow"/>
            </w:rPr>
          </w:rPrChange>
        </w:rPr>
        <w:t>LifeSciences</w:t>
      </w:r>
      <w:proofErr w:type="spellEnd"/>
      <w:r w:rsidRPr="00CF6EEC">
        <w:rPr>
          <w:rFonts w:ascii="Segoe UI Symbol" w:hAnsi="Segoe UI Symbol" w:cstheme="minorHAnsi"/>
          <w:rPrChange w:id="22" w:author="Mr.Shekhar Vanage" w:date="2025-10-06T12:45:00Z" w16du:dateUtc="2025-10-06T07:15:00Z">
            <w:rPr>
              <w:rFonts w:ascii="Segoe UI Symbol" w:hAnsi="Segoe UI Symbol" w:cstheme="minorHAnsi"/>
              <w:highlight w:val="yellow"/>
            </w:rPr>
          </w:rPrChange>
        </w:rPr>
        <w:t xml:space="preserve"> is committed to respecting and protecting labor and human rights in all operations and business relationships. We prohibit child labor, forced labor, human trafficking, and discrimination, and ensure fair wages, safe working conditions, reasonable working hours, and freedom of association. We expect our suppliers and partners to uphold these standards and work with us in fostering transparency, accountability, and continuous improvement</w:t>
      </w:r>
      <w:r w:rsidR="00E368B3" w:rsidRPr="00CF6EEC">
        <w:rPr>
          <w:rFonts w:ascii="Segoe UI Symbol" w:hAnsi="Segoe UI Symbol" w:cstheme="minorHAnsi"/>
          <w:rPrChange w:id="23" w:author="Mr.Shekhar Vanage" w:date="2025-10-06T12:45:00Z" w16du:dateUtc="2025-10-06T07:15:00Z">
            <w:rPr>
              <w:rFonts w:ascii="Segoe UI Symbol" w:hAnsi="Segoe UI Symbol" w:cstheme="minorHAnsi"/>
              <w:highlight w:val="yellow"/>
            </w:rPr>
          </w:rPrChange>
        </w:rPr>
        <w:t>.</w:t>
      </w:r>
    </w:p>
    <w:p w14:paraId="1803014B" w14:textId="77777777" w:rsidR="00CF425E" w:rsidRDefault="00CF425E" w:rsidP="002A0042">
      <w:pPr>
        <w:spacing w:after="200" w:line="276" w:lineRule="auto"/>
        <w:jc w:val="both"/>
        <w:rPr>
          <w:rFonts w:ascii="Segoe UI Symbol" w:hAnsi="Segoe UI Symbol" w:cstheme="minorHAnsi"/>
        </w:rPr>
      </w:pPr>
    </w:p>
    <w:p w14:paraId="2F4CC8E6" w14:textId="77777777" w:rsidR="00CF425E" w:rsidRDefault="00CF425E" w:rsidP="002A0042">
      <w:pPr>
        <w:spacing w:after="200" w:line="276" w:lineRule="auto"/>
        <w:jc w:val="both"/>
        <w:rPr>
          <w:rFonts w:ascii="Segoe UI Symbol" w:hAnsi="Segoe UI Symbol" w:cstheme="minorHAnsi"/>
        </w:rPr>
      </w:pPr>
    </w:p>
    <w:p w14:paraId="3CAD5524" w14:textId="77777777" w:rsidR="00CF425E" w:rsidRDefault="00CF425E" w:rsidP="002A0042">
      <w:pPr>
        <w:spacing w:after="200" w:line="276" w:lineRule="auto"/>
        <w:jc w:val="both"/>
        <w:rPr>
          <w:rFonts w:ascii="Segoe UI Symbol" w:hAnsi="Segoe UI Symbol" w:cstheme="minorHAnsi"/>
        </w:rPr>
      </w:pPr>
    </w:p>
    <w:p w14:paraId="1C1EE59C" w14:textId="77777777" w:rsidR="00CF425E" w:rsidRDefault="00CF425E" w:rsidP="002A0042">
      <w:pPr>
        <w:spacing w:after="200" w:line="276" w:lineRule="auto"/>
        <w:jc w:val="both"/>
        <w:rPr>
          <w:rFonts w:ascii="Segoe UI Symbol" w:hAnsi="Segoe UI Symbol" w:cstheme="minorHAnsi"/>
        </w:rPr>
      </w:pPr>
    </w:p>
    <w:p w14:paraId="7EF87C38" w14:textId="77777777" w:rsidR="00CF425E" w:rsidRDefault="00CF425E" w:rsidP="002A0042">
      <w:pPr>
        <w:spacing w:after="200" w:line="276" w:lineRule="auto"/>
        <w:jc w:val="both"/>
        <w:rPr>
          <w:rFonts w:ascii="Segoe UI Symbol" w:hAnsi="Segoe UI Symbol" w:cstheme="minorHAnsi"/>
        </w:rPr>
      </w:pPr>
    </w:p>
    <w:p w14:paraId="33D2666E" w14:textId="77777777" w:rsidR="00CF425E" w:rsidRPr="00E368B3" w:rsidRDefault="00CF425E" w:rsidP="002A0042">
      <w:pPr>
        <w:spacing w:after="200" w:line="276" w:lineRule="auto"/>
        <w:jc w:val="both"/>
        <w:rPr>
          <w:rFonts w:ascii="Segoe UI Symbol" w:hAnsi="Segoe UI Symbol" w:cstheme="minorHAnsi"/>
        </w:rPr>
      </w:pPr>
    </w:p>
    <w:p w14:paraId="7F4E9680" w14:textId="556BE2D7" w:rsidR="00E368B3" w:rsidRPr="00294F25" w:rsidRDefault="00E368B3" w:rsidP="002A0042">
      <w:pPr>
        <w:pStyle w:val="Heading1"/>
        <w:spacing w:after="240"/>
        <w:jc w:val="both"/>
        <w:rPr>
          <w:rFonts w:ascii="Segoe UI Symbol" w:hAnsi="Segoe UI Symbol" w:cstheme="minorHAnsi"/>
          <w:color w:val="1F4E79" w:themeColor="accent5" w:themeShade="80"/>
          <w:sz w:val="28"/>
          <w:szCs w:val="36"/>
        </w:rPr>
      </w:pPr>
      <w:bookmarkStart w:id="24" w:name="_Toc206755327"/>
      <w:r w:rsidRPr="00294F25">
        <w:rPr>
          <w:rFonts w:ascii="Segoe UI Symbol" w:hAnsi="Segoe UI Symbol" w:cstheme="minorHAnsi"/>
          <w:color w:val="1F4E79" w:themeColor="accent5" w:themeShade="80"/>
          <w:sz w:val="28"/>
          <w:szCs w:val="36"/>
        </w:rPr>
        <w:lastRenderedPageBreak/>
        <w:t>Scope</w:t>
      </w:r>
      <w:bookmarkEnd w:id="24"/>
    </w:p>
    <w:p w14:paraId="2BD3B5C5" w14:textId="71294B23" w:rsidR="00F03E60" w:rsidRDefault="00283C1D" w:rsidP="002A0042">
      <w:pPr>
        <w:spacing w:line="276" w:lineRule="auto"/>
        <w:jc w:val="both"/>
        <w:rPr>
          <w:rFonts w:ascii="Segoe UI Symbol" w:hAnsi="Segoe UI Symbol" w:cstheme="minorHAnsi"/>
          <w:lang w:val="en-IN"/>
        </w:rPr>
      </w:pPr>
      <w:r w:rsidRPr="00CF6EEC">
        <w:rPr>
          <w:rFonts w:ascii="Segoe UI Symbol" w:hAnsi="Segoe UI Symbol" w:cstheme="minorHAnsi"/>
          <w:rPrChange w:id="25" w:author="Mr.Shekhar Vanage" w:date="2025-10-06T12:45:00Z" w16du:dateUtc="2025-10-06T07:15:00Z">
            <w:rPr>
              <w:rFonts w:ascii="Segoe UI Symbol" w:hAnsi="Segoe UI Symbol" w:cstheme="minorHAnsi"/>
              <w:highlight w:val="yellow"/>
            </w:rPr>
          </w:rPrChange>
        </w:rPr>
        <w:t xml:space="preserve">This policy applies to all employees of Astec </w:t>
      </w:r>
      <w:proofErr w:type="spellStart"/>
      <w:r w:rsidRPr="00CF6EEC">
        <w:rPr>
          <w:rFonts w:ascii="Segoe UI Symbol" w:hAnsi="Segoe UI Symbol" w:cstheme="minorHAnsi"/>
          <w:rPrChange w:id="26" w:author="Mr.Shekhar Vanage" w:date="2025-10-06T12:45:00Z" w16du:dateUtc="2025-10-06T07:15:00Z">
            <w:rPr>
              <w:rFonts w:ascii="Segoe UI Symbol" w:hAnsi="Segoe UI Symbol" w:cstheme="minorHAnsi"/>
              <w:highlight w:val="yellow"/>
            </w:rPr>
          </w:rPrChange>
        </w:rPr>
        <w:t>LifeSciences</w:t>
      </w:r>
      <w:proofErr w:type="spellEnd"/>
      <w:r w:rsidRPr="00CF6EEC">
        <w:rPr>
          <w:rFonts w:ascii="Segoe UI Symbol" w:hAnsi="Segoe UI Symbol" w:cstheme="minorHAnsi"/>
          <w:rPrChange w:id="27" w:author="Mr.Shekhar Vanage" w:date="2025-10-06T12:45:00Z" w16du:dateUtc="2025-10-06T07:15:00Z">
            <w:rPr>
              <w:rFonts w:ascii="Segoe UI Symbol" w:hAnsi="Segoe UI Symbol" w:cstheme="minorHAnsi"/>
              <w:highlight w:val="yellow"/>
            </w:rPr>
          </w:rPrChange>
        </w:rPr>
        <w:t xml:space="preserve">, including contract and temporary workers, across all </w:t>
      </w:r>
      <w:r w:rsidR="00796A27" w:rsidRPr="00CF6EEC">
        <w:rPr>
          <w:rFonts w:ascii="Segoe UI Symbol" w:hAnsi="Segoe UI Symbol" w:cstheme="minorHAnsi"/>
          <w:rPrChange w:id="28" w:author="Mr.Shekhar Vanage" w:date="2025-10-06T12:45:00Z" w16du:dateUtc="2025-10-06T07:15:00Z">
            <w:rPr>
              <w:rFonts w:ascii="Segoe UI Symbol" w:hAnsi="Segoe UI Symbol" w:cstheme="minorHAnsi"/>
              <w:highlight w:val="yellow"/>
            </w:rPr>
          </w:rPrChange>
        </w:rPr>
        <w:t xml:space="preserve">the following </w:t>
      </w:r>
      <w:r w:rsidRPr="00CF6EEC">
        <w:rPr>
          <w:rFonts w:ascii="Segoe UI Symbol" w:hAnsi="Segoe UI Symbol" w:cstheme="minorHAnsi"/>
          <w:rPrChange w:id="29" w:author="Mr.Shekhar Vanage" w:date="2025-10-06T12:45:00Z" w16du:dateUtc="2025-10-06T07:15:00Z">
            <w:rPr>
              <w:rFonts w:ascii="Segoe UI Symbol" w:hAnsi="Segoe UI Symbol" w:cstheme="minorHAnsi"/>
              <w:highlight w:val="yellow"/>
            </w:rPr>
          </w:rPrChange>
        </w:rPr>
        <w:t>locations. It extends to our suppliers, service providers, business partners, and any third parties acting on behalf of the company. The policy covers all aspects of employment and business operations, including recruitment, working conditions, compensation, health and safety, freedom of association, and equal opportunity, and applies throughout the supply chain to ensure respect for labor and human rights at every stage</w:t>
      </w:r>
      <w:r w:rsidR="00472AB4" w:rsidRPr="00CF6EEC">
        <w:rPr>
          <w:rFonts w:ascii="Segoe UI Symbol" w:hAnsi="Segoe UI Symbol" w:cstheme="minorHAnsi"/>
          <w:rPrChange w:id="30" w:author="Mr.Shekhar Vanage" w:date="2025-10-06T12:45:00Z" w16du:dateUtc="2025-10-06T07:15:00Z">
            <w:rPr>
              <w:rFonts w:ascii="Segoe UI Symbol" w:hAnsi="Segoe UI Symbol" w:cstheme="minorHAnsi"/>
              <w:highlight w:val="yellow"/>
            </w:rPr>
          </w:rPrChange>
        </w:rPr>
        <w:t>.</w:t>
      </w:r>
      <w:r w:rsidR="00F03E60" w:rsidRPr="00CF6EEC">
        <w:rPr>
          <w:rFonts w:ascii="Segoe UI Symbol" w:hAnsi="Segoe UI Symbol" w:cstheme="minorHAnsi"/>
          <w:lang w:val="en-IN"/>
          <w:rPrChange w:id="31" w:author="Mr.Shekhar Vanage" w:date="2025-10-06T12:45:00Z" w16du:dateUtc="2025-10-06T07:15:00Z">
            <w:rPr>
              <w:rFonts w:ascii="Segoe UI Symbol" w:hAnsi="Segoe UI Symbol" w:cstheme="minorHAnsi"/>
              <w:highlight w:val="yellow"/>
              <w:lang w:val="en-IN"/>
            </w:rPr>
          </w:rPrChange>
        </w:rPr>
        <w:t>:</w:t>
      </w:r>
    </w:p>
    <w:p w14:paraId="409DD332" w14:textId="77777777" w:rsidR="00B569FD" w:rsidRDefault="00B569FD" w:rsidP="002A0042">
      <w:pPr>
        <w:spacing w:line="276" w:lineRule="auto"/>
        <w:jc w:val="both"/>
        <w:rPr>
          <w:rFonts w:ascii="Segoe UI Symbol" w:hAnsi="Segoe UI Symbol" w:cstheme="minorHAnsi"/>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B569FD" w:rsidRPr="00B569FD" w14:paraId="42D23C73" w14:textId="77777777" w:rsidTr="009D31CD">
        <w:trPr>
          <w:trHeight w:val="213"/>
        </w:trPr>
        <w:tc>
          <w:tcPr>
            <w:tcW w:w="2889" w:type="dxa"/>
            <w:shd w:val="clear" w:color="auto" w:fill="FFFFFF"/>
            <w:tcMar>
              <w:top w:w="0" w:type="dxa"/>
              <w:left w:w="108" w:type="dxa"/>
              <w:bottom w:w="0" w:type="dxa"/>
              <w:right w:w="108" w:type="dxa"/>
            </w:tcMar>
            <w:vAlign w:val="center"/>
            <w:hideMark/>
          </w:tcPr>
          <w:p w14:paraId="5631D971" w14:textId="77777777" w:rsidR="00B569FD" w:rsidRPr="00B569FD" w:rsidRDefault="00B569FD" w:rsidP="00B569FD">
            <w:pPr>
              <w:spacing w:line="276" w:lineRule="auto"/>
              <w:jc w:val="center"/>
              <w:rPr>
                <w:rFonts w:ascii="Segoe UI Symbol" w:hAnsi="Segoe UI Symbol" w:cstheme="minorHAnsi"/>
                <w:lang w:val="en-IN"/>
              </w:rPr>
            </w:pPr>
            <w:bookmarkStart w:id="32" w:name="x__Hlk172364590"/>
            <w:r w:rsidRPr="00B569FD">
              <w:rPr>
                <w:rFonts w:ascii="Segoe UI Symbol" w:hAnsi="Segoe UI Symbol" w:cstheme="minorHAnsi"/>
                <w:b/>
                <w:bCs/>
                <w:lang w:val="en-IN"/>
              </w:rPr>
              <w:t>Site</w:t>
            </w:r>
            <w:bookmarkEnd w:id="32"/>
          </w:p>
        </w:tc>
        <w:tc>
          <w:tcPr>
            <w:tcW w:w="6471" w:type="dxa"/>
            <w:shd w:val="clear" w:color="auto" w:fill="FFFFFF"/>
            <w:tcMar>
              <w:top w:w="0" w:type="dxa"/>
              <w:left w:w="108" w:type="dxa"/>
              <w:bottom w:w="0" w:type="dxa"/>
              <w:right w:w="108" w:type="dxa"/>
            </w:tcMar>
            <w:vAlign w:val="center"/>
            <w:hideMark/>
          </w:tcPr>
          <w:p w14:paraId="516FA322" w14:textId="77777777" w:rsidR="00B569FD" w:rsidRPr="00B569FD" w:rsidRDefault="00B569FD" w:rsidP="00B569FD">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B569FD" w:rsidRPr="00B569FD" w14:paraId="7C2046A9" w14:textId="77777777" w:rsidTr="009D31CD">
        <w:trPr>
          <w:trHeight w:val="1101"/>
        </w:trPr>
        <w:tc>
          <w:tcPr>
            <w:tcW w:w="2889" w:type="dxa"/>
            <w:vMerge w:val="restart"/>
            <w:shd w:val="clear" w:color="auto" w:fill="FFFFFF"/>
            <w:tcMar>
              <w:top w:w="0" w:type="dxa"/>
              <w:left w:w="108" w:type="dxa"/>
              <w:bottom w:w="0" w:type="dxa"/>
              <w:right w:w="108" w:type="dxa"/>
            </w:tcMar>
            <w:vAlign w:val="center"/>
            <w:hideMark/>
          </w:tcPr>
          <w:p w14:paraId="1665CD3D" w14:textId="77777777" w:rsidR="00B569FD" w:rsidRPr="00B569FD" w:rsidRDefault="00B569FD" w:rsidP="00B569FD">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 xml:space="preserve">Astec </w:t>
            </w:r>
            <w:proofErr w:type="spellStart"/>
            <w:r w:rsidRPr="00B569FD">
              <w:rPr>
                <w:rFonts w:ascii="Segoe UI Symbol" w:hAnsi="Segoe UI Symbol" w:cstheme="minorHAnsi"/>
                <w:b/>
                <w:bCs/>
                <w:lang w:val="en-IN"/>
              </w:rPr>
              <w:t>LifeSciences</w:t>
            </w:r>
            <w:proofErr w:type="spellEnd"/>
          </w:p>
          <w:p w14:paraId="5A7F5F3F" w14:textId="77777777" w:rsidR="00B569FD" w:rsidRPr="00B569FD" w:rsidRDefault="00B569FD" w:rsidP="00B569FD">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761AC5B9" w14:textId="45FE7890" w:rsidR="00B569FD" w:rsidRPr="00B569FD" w:rsidRDefault="00B569FD" w:rsidP="00B569FD">
            <w:pPr>
              <w:numPr>
                <w:ilvl w:val="0"/>
                <w:numId w:val="29"/>
              </w:numPr>
              <w:spacing w:line="276" w:lineRule="auto"/>
              <w:rPr>
                <w:rFonts w:ascii="Segoe UI Symbol" w:hAnsi="Segoe UI Symbol" w:cstheme="minorHAnsi"/>
                <w:lang w:val="en-IN"/>
              </w:rPr>
            </w:pPr>
            <w:r w:rsidRPr="00B569FD">
              <w:rPr>
                <w:rFonts w:ascii="Segoe UI Symbol" w:hAnsi="Segoe UI Symbol" w:cstheme="minorHAnsi"/>
                <w:lang w:val="en-IN"/>
              </w:rPr>
              <w:t xml:space="preserve">Plot Nos. B-16, B-17, B-18 &amp; B-21, MIDC Mahad, </w:t>
            </w:r>
            <w:proofErr w:type="spellStart"/>
            <w:r w:rsidRPr="00B569FD">
              <w:rPr>
                <w:rFonts w:ascii="Segoe UI Symbol" w:hAnsi="Segoe UI Symbol" w:cstheme="minorHAnsi"/>
                <w:lang w:val="en-IN"/>
              </w:rPr>
              <w:t>Birwadi</w:t>
            </w:r>
            <w:proofErr w:type="spellEnd"/>
            <w:r w:rsidRPr="00B569FD">
              <w:rPr>
                <w:rFonts w:ascii="Segoe UI Symbol" w:hAnsi="Segoe UI Symbol" w:cstheme="minorHAnsi"/>
                <w:lang w:val="en-IN"/>
              </w:rPr>
              <w:t xml:space="preserve"> Industrial Area, Taluka Mahad, District Raigad – 402 302, Maharashtra</w:t>
            </w:r>
          </w:p>
        </w:tc>
      </w:tr>
      <w:tr w:rsidR="00B569FD" w:rsidRPr="00B569FD" w14:paraId="5372CF16" w14:textId="77777777" w:rsidTr="009D31CD">
        <w:trPr>
          <w:trHeight w:val="1101"/>
        </w:trPr>
        <w:tc>
          <w:tcPr>
            <w:tcW w:w="2889" w:type="dxa"/>
            <w:vMerge/>
            <w:shd w:val="clear" w:color="auto" w:fill="FFFFFF"/>
            <w:tcMar>
              <w:top w:w="0" w:type="dxa"/>
              <w:left w:w="108" w:type="dxa"/>
              <w:bottom w:w="0" w:type="dxa"/>
              <w:right w:w="108" w:type="dxa"/>
            </w:tcMar>
            <w:vAlign w:val="center"/>
          </w:tcPr>
          <w:p w14:paraId="0D7CAA2E" w14:textId="77777777" w:rsidR="00B569FD" w:rsidRPr="00B569FD" w:rsidRDefault="00B569FD" w:rsidP="00B569FD">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02997038" w14:textId="15A392AA" w:rsidR="00B569FD" w:rsidRPr="00B569FD" w:rsidRDefault="00B569FD" w:rsidP="00B569FD">
            <w:pPr>
              <w:numPr>
                <w:ilvl w:val="0"/>
                <w:numId w:val="29"/>
              </w:numPr>
              <w:spacing w:line="276" w:lineRule="auto"/>
              <w:rPr>
                <w:rFonts w:ascii="Segoe UI Symbol" w:hAnsi="Segoe UI Symbol" w:cstheme="minorHAnsi"/>
                <w:lang w:val="en-IN"/>
              </w:rPr>
            </w:pPr>
            <w:r w:rsidRPr="00B569FD">
              <w:rPr>
                <w:rFonts w:ascii="Segoe UI Symbol" w:hAnsi="Segoe UI Symbol" w:cstheme="minorHAnsi"/>
                <w:lang w:val="en-IN"/>
              </w:rPr>
              <w:t xml:space="preserve">Plot No. K-2/1/1, Additional MIDC Mahad, Village </w:t>
            </w:r>
            <w:proofErr w:type="spellStart"/>
            <w:r w:rsidRPr="00B569FD">
              <w:rPr>
                <w:rFonts w:ascii="Segoe UI Symbol" w:hAnsi="Segoe UI Symbol" w:cstheme="minorHAnsi"/>
                <w:lang w:val="en-IN"/>
              </w:rPr>
              <w:t>Kalinj</w:t>
            </w:r>
            <w:proofErr w:type="spellEnd"/>
            <w:r w:rsidRPr="00B569FD">
              <w:rPr>
                <w:rFonts w:ascii="Segoe UI Symbol" w:hAnsi="Segoe UI Symbol" w:cstheme="minorHAnsi"/>
                <w:lang w:val="en-IN"/>
              </w:rPr>
              <w:t>, Taluka Mahad, District Raigad – 402 302, Maharashtra</w:t>
            </w:r>
          </w:p>
        </w:tc>
      </w:tr>
      <w:tr w:rsidR="00B569FD" w:rsidRPr="00B569FD" w14:paraId="70FA0EBD" w14:textId="77777777" w:rsidTr="009D31CD">
        <w:trPr>
          <w:trHeight w:val="1101"/>
        </w:trPr>
        <w:tc>
          <w:tcPr>
            <w:tcW w:w="2889" w:type="dxa"/>
            <w:vMerge/>
            <w:shd w:val="clear" w:color="auto" w:fill="FFFFFF"/>
            <w:tcMar>
              <w:top w:w="0" w:type="dxa"/>
              <w:left w:w="108" w:type="dxa"/>
              <w:bottom w:w="0" w:type="dxa"/>
              <w:right w:w="108" w:type="dxa"/>
            </w:tcMar>
            <w:vAlign w:val="center"/>
          </w:tcPr>
          <w:p w14:paraId="767F686A" w14:textId="77777777" w:rsidR="00B569FD" w:rsidRPr="00B569FD" w:rsidRDefault="00B569FD" w:rsidP="00B569FD">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10D5B128" w14:textId="572C82C0" w:rsidR="00B569FD" w:rsidRPr="00B569FD" w:rsidRDefault="00B569FD" w:rsidP="00B569FD">
            <w:pPr>
              <w:numPr>
                <w:ilvl w:val="0"/>
                <w:numId w:val="29"/>
              </w:numPr>
              <w:spacing w:line="276" w:lineRule="auto"/>
              <w:rPr>
                <w:rFonts w:ascii="Segoe UI Symbol" w:hAnsi="Segoe UI Symbol" w:cstheme="minorHAnsi"/>
                <w:lang w:val="en-IN"/>
              </w:rPr>
            </w:pPr>
            <w:r w:rsidRPr="00B569FD">
              <w:rPr>
                <w:rFonts w:ascii="Segoe UI Symbol" w:hAnsi="Segoe UI Symbol" w:cstheme="minorHAnsi"/>
                <w:lang w:val="en-IN"/>
              </w:rPr>
              <w:t xml:space="preserve">Plot No. K-2/1/2, Additional MIDC Mahad, Village </w:t>
            </w:r>
            <w:proofErr w:type="spellStart"/>
            <w:r w:rsidRPr="00B569FD">
              <w:rPr>
                <w:rFonts w:ascii="Segoe UI Symbol" w:hAnsi="Segoe UI Symbol" w:cstheme="minorHAnsi"/>
                <w:lang w:val="en-IN"/>
              </w:rPr>
              <w:t>Kalinj</w:t>
            </w:r>
            <w:proofErr w:type="spellEnd"/>
            <w:r w:rsidRPr="00B569FD">
              <w:rPr>
                <w:rFonts w:ascii="Segoe UI Symbol" w:hAnsi="Segoe UI Symbol" w:cstheme="minorHAnsi"/>
                <w:lang w:val="en-IN"/>
              </w:rPr>
              <w:t>, Taluka Mahad, District Raigad – 402 302, Maharashtra</w:t>
            </w:r>
          </w:p>
        </w:tc>
      </w:tr>
      <w:tr w:rsidR="00B569FD" w:rsidRPr="00B569FD" w14:paraId="55889138" w14:textId="77777777" w:rsidTr="009D31CD">
        <w:trPr>
          <w:trHeight w:val="873"/>
        </w:trPr>
        <w:tc>
          <w:tcPr>
            <w:tcW w:w="2889" w:type="dxa"/>
            <w:vMerge/>
            <w:shd w:val="clear" w:color="auto" w:fill="FFFFFF"/>
            <w:tcMar>
              <w:top w:w="0" w:type="dxa"/>
              <w:left w:w="108" w:type="dxa"/>
              <w:bottom w:w="0" w:type="dxa"/>
              <w:right w:w="108" w:type="dxa"/>
            </w:tcMar>
            <w:vAlign w:val="center"/>
          </w:tcPr>
          <w:p w14:paraId="4414663D" w14:textId="77777777" w:rsidR="00B569FD" w:rsidRPr="00B569FD" w:rsidRDefault="00B569FD" w:rsidP="00B569FD">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5DA31C7B" w14:textId="3FDF4F6A" w:rsidR="00B569FD" w:rsidRPr="00B569FD" w:rsidRDefault="00B569FD" w:rsidP="00B569FD">
            <w:pPr>
              <w:numPr>
                <w:ilvl w:val="0"/>
                <w:numId w:val="29"/>
              </w:numPr>
              <w:spacing w:line="276" w:lineRule="auto"/>
              <w:rPr>
                <w:rFonts w:ascii="Segoe UI Symbol" w:hAnsi="Segoe UI Symbol" w:cstheme="minorHAnsi"/>
                <w:lang w:val="en-IN"/>
              </w:rPr>
            </w:pPr>
            <w:r w:rsidRPr="00B569FD">
              <w:rPr>
                <w:rFonts w:ascii="Segoe UI Symbol" w:hAnsi="Segoe UI Symbol" w:cstheme="minorHAnsi"/>
                <w:lang w:val="en-IN"/>
              </w:rPr>
              <w:t xml:space="preserve">Plot No. K-2/2, K-2/3/1, Additional MIDC Mahad, Village </w:t>
            </w:r>
            <w:proofErr w:type="spellStart"/>
            <w:r w:rsidRPr="00B569FD">
              <w:rPr>
                <w:rFonts w:ascii="Segoe UI Symbol" w:hAnsi="Segoe UI Symbol" w:cstheme="minorHAnsi"/>
                <w:lang w:val="en-IN"/>
              </w:rPr>
              <w:t>Kalinj</w:t>
            </w:r>
            <w:proofErr w:type="spellEnd"/>
            <w:r w:rsidRPr="00B569FD">
              <w:rPr>
                <w:rFonts w:ascii="Segoe UI Symbol" w:hAnsi="Segoe UI Symbol" w:cstheme="minorHAnsi"/>
                <w:lang w:val="en-IN"/>
              </w:rPr>
              <w:t>, Taluka Mahad, District Raigad – 402 302, Maharashtra</w:t>
            </w:r>
          </w:p>
        </w:tc>
      </w:tr>
      <w:tr w:rsidR="00B569FD" w:rsidRPr="00B569FD" w14:paraId="06DD575A" w14:textId="77777777" w:rsidTr="009D31CD">
        <w:trPr>
          <w:trHeight w:val="489"/>
        </w:trPr>
        <w:tc>
          <w:tcPr>
            <w:tcW w:w="2889" w:type="dxa"/>
            <w:shd w:val="clear" w:color="auto" w:fill="FFFFFF"/>
            <w:tcMar>
              <w:top w:w="0" w:type="dxa"/>
              <w:left w:w="108" w:type="dxa"/>
              <w:bottom w:w="0" w:type="dxa"/>
              <w:right w:w="108" w:type="dxa"/>
            </w:tcMar>
            <w:vAlign w:val="center"/>
            <w:hideMark/>
          </w:tcPr>
          <w:p w14:paraId="7D43B65B" w14:textId="77777777" w:rsidR="00B569FD" w:rsidRPr="00B569FD" w:rsidRDefault="00B569FD" w:rsidP="00B569FD">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Research &amp; Development Centre</w:t>
            </w:r>
          </w:p>
        </w:tc>
        <w:tc>
          <w:tcPr>
            <w:tcW w:w="6471" w:type="dxa"/>
            <w:shd w:val="clear" w:color="auto" w:fill="FFFFFF"/>
            <w:tcMar>
              <w:top w:w="0" w:type="dxa"/>
              <w:left w:w="108" w:type="dxa"/>
              <w:bottom w:w="0" w:type="dxa"/>
              <w:right w:w="108" w:type="dxa"/>
            </w:tcMar>
            <w:vAlign w:val="center"/>
            <w:hideMark/>
          </w:tcPr>
          <w:p w14:paraId="29B7AFBB" w14:textId="77777777" w:rsidR="00B569FD" w:rsidRPr="00B569FD" w:rsidRDefault="00B569FD" w:rsidP="00CF6EEC">
            <w:pPr>
              <w:spacing w:line="276" w:lineRule="auto"/>
              <w:ind w:left="720"/>
              <w:rPr>
                <w:rFonts w:ascii="Segoe UI Symbol" w:hAnsi="Segoe UI Symbol" w:cstheme="minorHAnsi"/>
                <w:lang w:val="en-IN"/>
              </w:rPr>
              <w:pPrChange w:id="33" w:author="Mr.Shekhar Vanage" w:date="2025-10-06T12:46:00Z" w16du:dateUtc="2025-10-06T07:16:00Z">
                <w:pPr>
                  <w:numPr>
                    <w:numId w:val="30"/>
                  </w:numPr>
                  <w:tabs>
                    <w:tab w:val="num" w:pos="720"/>
                  </w:tabs>
                  <w:spacing w:line="276" w:lineRule="auto"/>
                  <w:ind w:left="720" w:hanging="360"/>
                </w:pPr>
              </w:pPrChange>
            </w:pPr>
            <w:r w:rsidRPr="00B569FD">
              <w:rPr>
                <w:rFonts w:ascii="Segoe UI Symbol" w:hAnsi="Segoe UI Symbol" w:cstheme="minorHAnsi"/>
                <w:lang w:val="en-IN"/>
              </w:rPr>
              <w:t xml:space="preserve">Plot No. B-23, T.T.C., Pipeline Road, T.T.C. Industrial Area, </w:t>
            </w:r>
            <w:proofErr w:type="spellStart"/>
            <w:r w:rsidRPr="00B569FD">
              <w:rPr>
                <w:rFonts w:ascii="Segoe UI Symbol" w:hAnsi="Segoe UI Symbol" w:cstheme="minorHAnsi"/>
                <w:lang w:val="en-IN"/>
              </w:rPr>
              <w:t>Airoli</w:t>
            </w:r>
            <w:proofErr w:type="spellEnd"/>
            <w:r w:rsidRPr="00B569FD">
              <w:rPr>
                <w:rFonts w:ascii="Segoe UI Symbol" w:hAnsi="Segoe UI Symbol" w:cstheme="minorHAnsi"/>
                <w:lang w:val="en-IN"/>
              </w:rPr>
              <w:t>, Navi Mumbai – 400 708, Maharashtra</w:t>
            </w:r>
          </w:p>
        </w:tc>
      </w:tr>
      <w:tr w:rsidR="00CF6EEC" w:rsidRPr="00B569FD" w14:paraId="7FBE9B24" w14:textId="77777777" w:rsidTr="009D31CD">
        <w:trPr>
          <w:trHeight w:val="489"/>
          <w:ins w:id="34" w:author="Mr.Shekhar Vanage" w:date="2025-10-06T12:45:00Z" w16du:dateUtc="2025-10-06T07:15:00Z"/>
        </w:trPr>
        <w:tc>
          <w:tcPr>
            <w:tcW w:w="2889" w:type="dxa"/>
            <w:shd w:val="clear" w:color="auto" w:fill="FFFFFF"/>
            <w:tcMar>
              <w:top w:w="0" w:type="dxa"/>
              <w:left w:w="108" w:type="dxa"/>
              <w:bottom w:w="0" w:type="dxa"/>
              <w:right w:w="108" w:type="dxa"/>
            </w:tcMar>
            <w:vAlign w:val="center"/>
          </w:tcPr>
          <w:p w14:paraId="3F498679" w14:textId="1F3EE258" w:rsidR="00CF6EEC" w:rsidRPr="00B569FD" w:rsidRDefault="00CF6EEC" w:rsidP="00CF6EEC">
            <w:pPr>
              <w:spacing w:line="276" w:lineRule="auto"/>
              <w:jc w:val="center"/>
              <w:rPr>
                <w:ins w:id="35" w:author="Mr.Shekhar Vanage" w:date="2025-10-06T12:45:00Z" w16du:dateUtc="2025-10-06T07:15:00Z"/>
                <w:rFonts w:ascii="Segoe UI Symbol" w:hAnsi="Segoe UI Symbol" w:cstheme="minorHAnsi"/>
                <w:b/>
                <w:bCs/>
                <w:lang w:val="en-IN"/>
              </w:rPr>
            </w:pPr>
            <w:ins w:id="36" w:author="Mr.Shekhar Vanage" w:date="2025-10-06T12:45:00Z" w16du:dateUtc="2025-10-06T07:15:00Z">
              <w:r w:rsidRPr="00CF6EEC">
                <w:rPr>
                  <w:rFonts w:ascii="Segoe UI Symbol" w:hAnsi="Segoe UI Symbol" w:cstheme="minorHAnsi"/>
                  <w:b/>
                  <w:bCs/>
                  <w:lang w:val="en-IN"/>
                  <w:rPrChange w:id="37" w:author="Mr.Shekhar Vanage" w:date="2025-10-06T12:46:00Z" w16du:dateUtc="2025-10-06T07:16:00Z">
                    <w:rPr>
                      <w:rFonts w:ascii="Aptos" w:hAnsi="Aptos" w:cstheme="minorHAnsi"/>
                    </w:rPr>
                  </w:rPrChange>
                </w:rPr>
                <w:t xml:space="preserve">Astec </w:t>
              </w:r>
              <w:proofErr w:type="spellStart"/>
              <w:r w:rsidRPr="00CF6EEC">
                <w:rPr>
                  <w:rFonts w:ascii="Segoe UI Symbol" w:hAnsi="Segoe UI Symbol" w:cstheme="minorHAnsi"/>
                  <w:b/>
                  <w:bCs/>
                  <w:lang w:val="en-IN"/>
                  <w:rPrChange w:id="38" w:author="Mr.Shekhar Vanage" w:date="2025-10-06T12:46:00Z" w16du:dateUtc="2025-10-06T07:16:00Z">
                    <w:rPr>
                      <w:rFonts w:ascii="Aptos" w:hAnsi="Aptos" w:cstheme="minorHAnsi"/>
                    </w:rPr>
                  </w:rPrChange>
                </w:rPr>
                <w:t>LifeSciences</w:t>
              </w:r>
              <w:proofErr w:type="spellEnd"/>
              <w:r w:rsidRPr="00CF6EEC">
                <w:rPr>
                  <w:rFonts w:ascii="Segoe UI Symbol" w:hAnsi="Segoe UI Symbol" w:cstheme="minorHAnsi"/>
                  <w:b/>
                  <w:bCs/>
                  <w:lang w:val="en-IN"/>
                  <w:rPrChange w:id="39" w:author="Mr.Shekhar Vanage" w:date="2025-10-06T12:46:00Z" w16du:dateUtc="2025-10-06T07:16:00Z">
                    <w:rPr>
                      <w:rFonts w:ascii="Aptos" w:hAnsi="Aptos" w:cstheme="minorHAnsi"/>
                    </w:rPr>
                  </w:rPrChange>
                </w:rPr>
                <w:t xml:space="preserve"> Limited (Corporate Office)</w:t>
              </w:r>
            </w:ins>
          </w:p>
        </w:tc>
        <w:tc>
          <w:tcPr>
            <w:tcW w:w="6471" w:type="dxa"/>
            <w:shd w:val="clear" w:color="auto" w:fill="FFFFFF"/>
            <w:tcMar>
              <w:top w:w="0" w:type="dxa"/>
              <w:left w:w="108" w:type="dxa"/>
              <w:bottom w:w="0" w:type="dxa"/>
              <w:right w:w="108" w:type="dxa"/>
            </w:tcMar>
            <w:vAlign w:val="center"/>
          </w:tcPr>
          <w:p w14:paraId="02B89F29" w14:textId="4A7DF9FF" w:rsidR="00CF6EEC" w:rsidRPr="00B569FD" w:rsidRDefault="00CF6EEC" w:rsidP="00CF6EEC">
            <w:pPr>
              <w:spacing w:line="276" w:lineRule="auto"/>
              <w:ind w:left="720"/>
              <w:rPr>
                <w:ins w:id="40" w:author="Mr.Shekhar Vanage" w:date="2025-10-06T12:45:00Z" w16du:dateUtc="2025-10-06T07:15:00Z"/>
                <w:rFonts w:ascii="Segoe UI Symbol" w:hAnsi="Segoe UI Symbol" w:cstheme="minorHAnsi"/>
                <w:lang w:val="en-IN"/>
              </w:rPr>
              <w:pPrChange w:id="41" w:author="Mr.Shekhar Vanage" w:date="2025-10-06T12:45:00Z" w16du:dateUtc="2025-10-06T07:15:00Z">
                <w:pPr>
                  <w:numPr>
                    <w:numId w:val="30"/>
                  </w:numPr>
                  <w:tabs>
                    <w:tab w:val="num" w:pos="720"/>
                  </w:tabs>
                  <w:spacing w:line="276" w:lineRule="auto"/>
                  <w:ind w:left="720" w:hanging="360"/>
                </w:pPr>
              </w:pPrChange>
            </w:pPr>
            <w:ins w:id="42" w:author="Mr.Shekhar Vanage" w:date="2025-10-06T12:45:00Z" w16du:dateUtc="2025-10-06T07:15:00Z">
              <w:r w:rsidRPr="00CF6EEC">
                <w:rPr>
                  <w:rFonts w:ascii="Segoe UI Symbol" w:hAnsi="Segoe UI Symbol" w:cstheme="minorHAnsi"/>
                  <w:lang w:val="en-IN"/>
                  <w:rPrChange w:id="43" w:author="Mr.Shekhar Vanage" w:date="2025-10-06T12:45:00Z" w16du:dateUtc="2025-10-06T07:15:00Z">
                    <w:rPr>
                      <w:rFonts w:ascii="Aptos" w:hAnsi="Aptos" w:cstheme="minorHAnsi"/>
                    </w:rPr>
                  </w:rPrChange>
                </w:rPr>
                <w:t xml:space="preserve">Godrej One, 3rd Floor, </w:t>
              </w:r>
              <w:proofErr w:type="spellStart"/>
              <w:r w:rsidRPr="00CF6EEC">
                <w:rPr>
                  <w:rFonts w:ascii="Segoe UI Symbol" w:hAnsi="Segoe UI Symbol" w:cstheme="minorHAnsi"/>
                  <w:lang w:val="en-IN"/>
                  <w:rPrChange w:id="44" w:author="Mr.Shekhar Vanage" w:date="2025-10-06T12:45:00Z" w16du:dateUtc="2025-10-06T07:15:00Z">
                    <w:rPr>
                      <w:rFonts w:ascii="Aptos" w:hAnsi="Aptos" w:cstheme="minorHAnsi"/>
                    </w:rPr>
                  </w:rPrChange>
                </w:rPr>
                <w:t>Pirojshanagar</w:t>
              </w:r>
              <w:proofErr w:type="spellEnd"/>
              <w:r w:rsidRPr="00CF6EEC">
                <w:rPr>
                  <w:rFonts w:ascii="Segoe UI Symbol" w:hAnsi="Segoe UI Symbol" w:cstheme="minorHAnsi"/>
                  <w:lang w:val="en-IN"/>
                  <w:rPrChange w:id="45" w:author="Mr.Shekhar Vanage" w:date="2025-10-06T12:45:00Z" w16du:dateUtc="2025-10-06T07:15:00Z">
                    <w:rPr>
                      <w:rFonts w:ascii="Aptos" w:hAnsi="Aptos" w:cstheme="minorHAnsi"/>
                    </w:rPr>
                  </w:rPrChange>
                </w:rPr>
                <w:t>, Eastern Express Highway, Vikhroli (East), Mumbai – 400079, Maharashtra</w:t>
              </w:r>
            </w:ins>
          </w:p>
        </w:tc>
      </w:tr>
    </w:tbl>
    <w:p w14:paraId="0F89583A" w14:textId="77777777" w:rsidR="00B569FD" w:rsidRPr="00283C1D" w:rsidRDefault="00B569FD" w:rsidP="002A0042">
      <w:pPr>
        <w:spacing w:line="276" w:lineRule="auto"/>
        <w:jc w:val="both"/>
        <w:rPr>
          <w:rFonts w:ascii="Segoe UI Symbol" w:hAnsi="Segoe UI Symbol" w:cstheme="minorHAnsi"/>
        </w:rPr>
      </w:pPr>
    </w:p>
    <w:p w14:paraId="19906D9B" w14:textId="77777777" w:rsidR="004502A3" w:rsidRDefault="004502A3" w:rsidP="002A0042">
      <w:pPr>
        <w:spacing w:line="276" w:lineRule="auto"/>
        <w:jc w:val="both"/>
        <w:rPr>
          <w:rFonts w:ascii="Segoe UI Symbol" w:hAnsi="Segoe UI Symbol" w:cstheme="minorHAnsi"/>
        </w:rPr>
      </w:pPr>
    </w:p>
    <w:p w14:paraId="5FADFDE5" w14:textId="77777777" w:rsidR="009D31CD" w:rsidRDefault="009D31CD" w:rsidP="002A0042">
      <w:pPr>
        <w:spacing w:line="276" w:lineRule="auto"/>
        <w:jc w:val="both"/>
        <w:rPr>
          <w:rFonts w:ascii="Segoe UI Symbol" w:hAnsi="Segoe UI Symbol" w:cstheme="minorHAnsi"/>
        </w:rPr>
      </w:pPr>
    </w:p>
    <w:p w14:paraId="52506491" w14:textId="77777777" w:rsidR="009D31CD" w:rsidRDefault="009D31CD" w:rsidP="002A0042">
      <w:pPr>
        <w:spacing w:line="276" w:lineRule="auto"/>
        <w:jc w:val="both"/>
        <w:rPr>
          <w:rFonts w:ascii="Segoe UI Symbol" w:hAnsi="Segoe UI Symbol" w:cstheme="minorHAnsi"/>
        </w:rPr>
      </w:pPr>
    </w:p>
    <w:p w14:paraId="1A92E24E" w14:textId="77777777" w:rsidR="009D31CD" w:rsidRPr="004B2C4B" w:rsidRDefault="009D31CD" w:rsidP="002A0042">
      <w:pPr>
        <w:spacing w:line="276" w:lineRule="auto"/>
        <w:jc w:val="both"/>
        <w:rPr>
          <w:rFonts w:ascii="Segoe UI Symbol" w:hAnsi="Segoe UI Symbol" w:cstheme="minorHAnsi"/>
        </w:rPr>
      </w:pPr>
    </w:p>
    <w:p w14:paraId="51D7167B" w14:textId="36D26282" w:rsidR="00E368B3" w:rsidRPr="00CF6EEC" w:rsidRDefault="00700E84" w:rsidP="002A0042">
      <w:pPr>
        <w:pStyle w:val="Heading1"/>
        <w:spacing w:after="240"/>
        <w:jc w:val="both"/>
        <w:rPr>
          <w:rFonts w:ascii="Segoe UI Symbol" w:hAnsi="Segoe UI Symbol" w:cstheme="minorHAnsi"/>
          <w:color w:val="1F4E79" w:themeColor="accent5" w:themeShade="80"/>
          <w:sz w:val="28"/>
          <w:szCs w:val="36"/>
        </w:rPr>
      </w:pPr>
      <w:bookmarkStart w:id="46" w:name="_Toc206755328"/>
      <w:r w:rsidRPr="00294F25">
        <w:rPr>
          <w:rFonts w:ascii="Segoe UI Symbol" w:hAnsi="Segoe UI Symbol" w:cstheme="minorHAnsi"/>
          <w:color w:val="1F4E79" w:themeColor="accent5" w:themeShade="80"/>
          <w:sz w:val="28"/>
          <w:szCs w:val="36"/>
        </w:rPr>
        <w:t xml:space="preserve">Key </w:t>
      </w:r>
      <w:r w:rsidRPr="00CF6EEC">
        <w:rPr>
          <w:rFonts w:ascii="Segoe UI Symbol" w:hAnsi="Segoe UI Symbol" w:cstheme="minorHAnsi"/>
          <w:color w:val="1F4E79" w:themeColor="accent5" w:themeShade="80"/>
          <w:sz w:val="28"/>
          <w:szCs w:val="36"/>
        </w:rPr>
        <w:t>Focus Areas</w:t>
      </w:r>
      <w:bookmarkEnd w:id="46"/>
    </w:p>
    <w:p w14:paraId="4271E0BE" w14:textId="24FFBD39"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Employees’ Health and Safety</w:t>
      </w:r>
      <w:r w:rsidRPr="00CF6EEC">
        <w:rPr>
          <w:rFonts w:ascii="Segoe UI Symbol" w:hAnsi="Segoe UI Symbol" w:cstheme="minorHAnsi"/>
        </w:rPr>
        <w:t xml:space="preserve"> – Ensure a safe and healthy workplace through strict safety standards and preventive measures.</w:t>
      </w:r>
    </w:p>
    <w:p w14:paraId="25C7B5B6" w14:textId="528D017F" w:rsidR="00312035" w:rsidRPr="00CF6EEC" w:rsidRDefault="00312035" w:rsidP="00312035">
      <w:pPr>
        <w:pStyle w:val="ListParagraph"/>
        <w:numPr>
          <w:ilvl w:val="0"/>
          <w:numId w:val="26"/>
        </w:numPr>
        <w:jc w:val="both"/>
        <w:rPr>
          <w:rFonts w:ascii="Segoe UI Symbol" w:hAnsi="Segoe UI Symbol" w:cstheme="minorHAnsi"/>
          <w:rPrChange w:id="4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48" w:author="Mr.Shekhar Vanage" w:date="2025-10-06T12:46:00Z" w16du:dateUtc="2025-10-06T07:16:00Z">
            <w:rPr>
              <w:rFonts w:ascii="Segoe UI Symbol" w:hAnsi="Segoe UI Symbol" w:cstheme="minorHAnsi"/>
              <w:b/>
              <w:bCs/>
              <w:highlight w:val="yellow"/>
            </w:rPr>
          </w:rPrChange>
        </w:rPr>
        <w:t>Working Conditions</w:t>
      </w:r>
      <w:r w:rsidRPr="00CF6EEC">
        <w:rPr>
          <w:rFonts w:ascii="Segoe UI Symbol" w:hAnsi="Segoe UI Symbol" w:cstheme="minorHAnsi"/>
          <w:rPrChange w:id="49" w:author="Mr.Shekhar Vanage" w:date="2025-10-06T12:46:00Z" w16du:dateUtc="2025-10-06T07:16:00Z">
            <w:rPr>
              <w:rFonts w:ascii="Segoe UI Symbol" w:hAnsi="Segoe UI Symbol" w:cstheme="minorHAnsi"/>
              <w:highlight w:val="yellow"/>
            </w:rPr>
          </w:rPrChange>
        </w:rPr>
        <w:t xml:space="preserve"> – Provide fair wages, reasonable hours, and respectful treatment for all employees.</w:t>
      </w:r>
    </w:p>
    <w:p w14:paraId="7992D50A" w14:textId="05649D4F" w:rsidR="00312035" w:rsidRPr="00CF6EEC" w:rsidRDefault="00312035" w:rsidP="00312035">
      <w:pPr>
        <w:pStyle w:val="ListParagraph"/>
        <w:numPr>
          <w:ilvl w:val="0"/>
          <w:numId w:val="26"/>
        </w:numPr>
        <w:jc w:val="both"/>
        <w:rPr>
          <w:rFonts w:ascii="Segoe UI Symbol" w:hAnsi="Segoe UI Symbol" w:cstheme="minorHAnsi"/>
          <w:rPrChange w:id="50"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51" w:author="Mr.Shekhar Vanage" w:date="2025-10-06T12:46:00Z" w16du:dateUtc="2025-10-06T07:16:00Z">
            <w:rPr>
              <w:rFonts w:ascii="Segoe UI Symbol" w:hAnsi="Segoe UI Symbol" w:cstheme="minorHAnsi"/>
              <w:b/>
              <w:bCs/>
              <w:highlight w:val="yellow"/>
            </w:rPr>
          </w:rPrChange>
        </w:rPr>
        <w:t>Social Dialogue</w:t>
      </w:r>
      <w:r w:rsidRPr="00CF6EEC">
        <w:rPr>
          <w:rFonts w:ascii="Segoe UI Symbol" w:hAnsi="Segoe UI Symbol" w:cstheme="minorHAnsi"/>
          <w:rPrChange w:id="52" w:author="Mr.Shekhar Vanage" w:date="2025-10-06T12:46:00Z" w16du:dateUtc="2025-10-06T07:16:00Z">
            <w:rPr>
              <w:rFonts w:ascii="Segoe UI Symbol" w:hAnsi="Segoe UI Symbol" w:cstheme="minorHAnsi"/>
              <w:highlight w:val="yellow"/>
            </w:rPr>
          </w:rPrChange>
        </w:rPr>
        <w:t xml:space="preserve"> – Promote open communication and constructive engagement with employees and their representatives.</w:t>
      </w:r>
    </w:p>
    <w:p w14:paraId="1103DD3E" w14:textId="71361C78" w:rsidR="00312035" w:rsidRPr="00CF6EEC" w:rsidRDefault="00312035" w:rsidP="00312035">
      <w:pPr>
        <w:pStyle w:val="ListParagraph"/>
        <w:numPr>
          <w:ilvl w:val="0"/>
          <w:numId w:val="26"/>
        </w:numPr>
        <w:jc w:val="both"/>
        <w:rPr>
          <w:rFonts w:ascii="Segoe UI Symbol" w:hAnsi="Segoe UI Symbol" w:cstheme="minorHAnsi"/>
          <w:rPrChange w:id="5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54" w:author="Mr.Shekhar Vanage" w:date="2025-10-06T12:46:00Z" w16du:dateUtc="2025-10-06T07:16:00Z">
            <w:rPr>
              <w:rFonts w:ascii="Segoe UI Symbol" w:hAnsi="Segoe UI Symbol" w:cstheme="minorHAnsi"/>
              <w:b/>
              <w:bCs/>
              <w:highlight w:val="yellow"/>
            </w:rPr>
          </w:rPrChange>
        </w:rPr>
        <w:t>Career Management and Training</w:t>
      </w:r>
      <w:r w:rsidRPr="00CF6EEC">
        <w:rPr>
          <w:rFonts w:ascii="Segoe UI Symbol" w:hAnsi="Segoe UI Symbol" w:cstheme="minorHAnsi"/>
          <w:rPrChange w:id="55" w:author="Mr.Shekhar Vanage" w:date="2025-10-06T12:46:00Z" w16du:dateUtc="2025-10-06T07:16:00Z">
            <w:rPr>
              <w:rFonts w:ascii="Segoe UI Symbol" w:hAnsi="Segoe UI Symbol" w:cstheme="minorHAnsi"/>
              <w:highlight w:val="yellow"/>
            </w:rPr>
          </w:rPrChange>
        </w:rPr>
        <w:t xml:space="preserve"> – Support skill development and equal opportunities for career growth.</w:t>
      </w:r>
    </w:p>
    <w:p w14:paraId="5C4B49B2" w14:textId="27BA6879" w:rsidR="00312035" w:rsidRPr="00CF6EEC" w:rsidRDefault="00312035" w:rsidP="00312035">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Child Labor, Forced Labor, and Human Trafficking</w:t>
      </w:r>
      <w:r w:rsidRPr="00CF6EEC">
        <w:rPr>
          <w:rFonts w:ascii="Segoe UI Symbol" w:hAnsi="Segoe UI Symbol" w:cstheme="minorHAnsi"/>
        </w:rPr>
        <w:t xml:space="preserve"> – Prohibit all forms of child labor, forced work, and trafficking in our operations and supply chain.</w:t>
      </w:r>
    </w:p>
    <w:p w14:paraId="4F571804" w14:textId="29D04B00" w:rsidR="00312035" w:rsidRPr="00CF6EEC" w:rsidRDefault="00312035" w:rsidP="00312035">
      <w:pPr>
        <w:pStyle w:val="ListParagraph"/>
        <w:numPr>
          <w:ilvl w:val="0"/>
          <w:numId w:val="26"/>
        </w:numPr>
        <w:jc w:val="both"/>
        <w:rPr>
          <w:rFonts w:ascii="Segoe UI Symbol" w:hAnsi="Segoe UI Symbol" w:cstheme="minorHAnsi"/>
          <w:rPrChange w:id="5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57" w:author="Mr.Shekhar Vanage" w:date="2025-10-06T12:46:00Z" w16du:dateUtc="2025-10-06T07:16:00Z">
            <w:rPr>
              <w:rFonts w:ascii="Segoe UI Symbol" w:hAnsi="Segoe UI Symbol" w:cstheme="minorHAnsi"/>
              <w:b/>
              <w:bCs/>
              <w:highlight w:val="yellow"/>
            </w:rPr>
          </w:rPrChange>
        </w:rPr>
        <w:t>Discrimination and Harassment</w:t>
      </w:r>
      <w:r w:rsidRPr="00CF6EEC">
        <w:rPr>
          <w:rFonts w:ascii="Segoe UI Symbol" w:hAnsi="Segoe UI Symbol" w:cstheme="minorHAnsi"/>
          <w:rPrChange w:id="58" w:author="Mr.Shekhar Vanage" w:date="2025-10-06T12:46:00Z" w16du:dateUtc="2025-10-06T07:16:00Z">
            <w:rPr>
              <w:rFonts w:ascii="Segoe UI Symbol" w:hAnsi="Segoe UI Symbol" w:cstheme="minorHAnsi"/>
              <w:highlight w:val="yellow"/>
            </w:rPr>
          </w:rPrChange>
        </w:rPr>
        <w:t xml:space="preserve"> – Foster an inclusive workplace free from discrimination, harassment, or abuse.</w:t>
      </w:r>
    </w:p>
    <w:p w14:paraId="5B412FF0" w14:textId="23A66B3F" w:rsidR="00312035" w:rsidRPr="00CF6EEC" w:rsidRDefault="00312035" w:rsidP="00312035">
      <w:pPr>
        <w:pStyle w:val="ListParagraph"/>
        <w:numPr>
          <w:ilvl w:val="0"/>
          <w:numId w:val="26"/>
        </w:numPr>
        <w:jc w:val="both"/>
        <w:rPr>
          <w:rFonts w:ascii="Segoe UI Symbol" w:hAnsi="Segoe UI Symbol" w:cstheme="minorHAnsi"/>
          <w:rPrChange w:id="5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60" w:author="Mr.Shekhar Vanage" w:date="2025-10-06T12:46:00Z" w16du:dateUtc="2025-10-06T07:16:00Z">
            <w:rPr>
              <w:rFonts w:ascii="Segoe UI Symbol" w:hAnsi="Segoe UI Symbol" w:cstheme="minorHAnsi"/>
              <w:b/>
              <w:bCs/>
              <w:highlight w:val="yellow"/>
            </w:rPr>
          </w:rPrChange>
        </w:rPr>
        <w:t>External Stakeholder Human Rights</w:t>
      </w:r>
      <w:r w:rsidRPr="00CF6EEC">
        <w:rPr>
          <w:rFonts w:ascii="Segoe UI Symbol" w:hAnsi="Segoe UI Symbol" w:cstheme="minorHAnsi"/>
          <w:rPrChange w:id="61" w:author="Mr.Shekhar Vanage" w:date="2025-10-06T12:46:00Z" w16du:dateUtc="2025-10-06T07:16:00Z">
            <w:rPr>
              <w:rFonts w:ascii="Segoe UI Symbol" w:hAnsi="Segoe UI Symbol" w:cstheme="minorHAnsi"/>
              <w:highlight w:val="yellow"/>
            </w:rPr>
          </w:rPrChange>
        </w:rPr>
        <w:t xml:space="preserve"> – Respect and protect the rights of communities, suppliers, customers, and other stakeholders.</w:t>
      </w:r>
    </w:p>
    <w:p w14:paraId="6ED8E5E6" w14:textId="765CBDFE" w:rsidR="00312035" w:rsidRPr="00CF6EEC" w:rsidRDefault="00312035" w:rsidP="00312035">
      <w:pPr>
        <w:pStyle w:val="ListParagraph"/>
        <w:numPr>
          <w:ilvl w:val="0"/>
          <w:numId w:val="26"/>
        </w:numPr>
        <w:jc w:val="both"/>
        <w:rPr>
          <w:rFonts w:ascii="Segoe UI Symbol" w:hAnsi="Segoe UI Symbol" w:cstheme="minorHAnsi"/>
          <w:rPrChange w:id="62"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63" w:author="Mr.Shekhar Vanage" w:date="2025-10-06T12:46:00Z" w16du:dateUtc="2025-10-06T07:16:00Z">
            <w:rPr>
              <w:rFonts w:ascii="Segoe UI Symbol" w:hAnsi="Segoe UI Symbol" w:cstheme="minorHAnsi"/>
              <w:b/>
              <w:bCs/>
              <w:highlight w:val="yellow"/>
            </w:rPr>
          </w:rPrChange>
        </w:rPr>
        <w:t>Diversity, Equity, and Inclusion</w:t>
      </w:r>
      <w:r w:rsidRPr="00CF6EEC">
        <w:rPr>
          <w:rFonts w:ascii="Segoe UI Symbol" w:hAnsi="Segoe UI Symbol" w:cstheme="minorHAnsi"/>
          <w:rPrChange w:id="64" w:author="Mr.Shekhar Vanage" w:date="2025-10-06T12:46:00Z" w16du:dateUtc="2025-10-06T07:16:00Z">
            <w:rPr>
              <w:rFonts w:ascii="Segoe UI Symbol" w:hAnsi="Segoe UI Symbol" w:cstheme="minorHAnsi"/>
              <w:highlight w:val="yellow"/>
            </w:rPr>
          </w:rPrChange>
        </w:rPr>
        <w:t xml:space="preserve"> – Embrace diversity and ensure equal opportunities regardless of gender, age, ethnicity, or background.</w:t>
      </w:r>
    </w:p>
    <w:p w14:paraId="11F88EFC" w14:textId="3A54C24A" w:rsidR="00312035" w:rsidRPr="00CF6EEC" w:rsidRDefault="00312035" w:rsidP="00312035">
      <w:pPr>
        <w:pStyle w:val="ListParagraph"/>
        <w:numPr>
          <w:ilvl w:val="0"/>
          <w:numId w:val="26"/>
        </w:numPr>
        <w:jc w:val="both"/>
        <w:rPr>
          <w:rFonts w:ascii="Segoe UI Symbol" w:hAnsi="Segoe UI Symbol" w:cstheme="minorHAnsi"/>
          <w:rPrChange w:id="6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b/>
          <w:bCs/>
          <w:rPrChange w:id="66" w:author="Mr.Shekhar Vanage" w:date="2025-10-06T12:46:00Z" w16du:dateUtc="2025-10-06T07:16:00Z">
            <w:rPr>
              <w:rFonts w:ascii="Segoe UI Symbol" w:hAnsi="Segoe UI Symbol" w:cstheme="minorHAnsi"/>
              <w:b/>
              <w:bCs/>
              <w:highlight w:val="yellow"/>
            </w:rPr>
          </w:rPrChange>
        </w:rPr>
        <w:t>Work-Life Balance</w:t>
      </w:r>
      <w:r w:rsidRPr="00CF6EEC">
        <w:rPr>
          <w:rFonts w:ascii="Segoe UI Symbol" w:hAnsi="Segoe UI Symbol" w:cstheme="minorHAnsi"/>
          <w:rPrChange w:id="67" w:author="Mr.Shekhar Vanage" w:date="2025-10-06T12:46:00Z" w16du:dateUtc="2025-10-06T07:16:00Z">
            <w:rPr>
              <w:rFonts w:ascii="Segoe UI Symbol" w:hAnsi="Segoe UI Symbol" w:cstheme="minorHAnsi"/>
              <w:highlight w:val="yellow"/>
            </w:rPr>
          </w:rPrChange>
        </w:rPr>
        <w:t xml:space="preserve"> – Encourage flexible practices to help employees balance professional and personal responsibilities.</w:t>
      </w:r>
    </w:p>
    <w:p w14:paraId="39CB85B4" w14:textId="77777777" w:rsidR="00700E84" w:rsidRPr="00CF6EEC" w:rsidRDefault="00700E84" w:rsidP="00700E84">
      <w:pPr>
        <w:rPr>
          <w:rFonts w:ascii="Segoe UI Symbol" w:hAnsi="Segoe UI Symbol"/>
        </w:rPr>
      </w:pPr>
    </w:p>
    <w:p w14:paraId="125D6812" w14:textId="43A18E99" w:rsidR="00E368B3" w:rsidRPr="00CF6EEC" w:rsidRDefault="009C77C1" w:rsidP="002A0042">
      <w:pPr>
        <w:pStyle w:val="Heading1"/>
        <w:spacing w:after="240"/>
        <w:jc w:val="both"/>
        <w:rPr>
          <w:rFonts w:ascii="Segoe UI Symbol" w:hAnsi="Segoe UI Symbol" w:cstheme="minorHAnsi"/>
          <w:color w:val="1F4E79" w:themeColor="accent5" w:themeShade="80"/>
          <w:sz w:val="28"/>
          <w:szCs w:val="36"/>
        </w:rPr>
      </w:pPr>
      <w:bookmarkStart w:id="68" w:name="_Toc206755329"/>
      <w:r w:rsidRPr="00CF6EEC">
        <w:rPr>
          <w:rFonts w:ascii="Segoe UI Symbol" w:hAnsi="Segoe UI Symbol" w:cstheme="minorHAnsi"/>
          <w:color w:val="1F4E79" w:themeColor="accent5" w:themeShade="80"/>
          <w:sz w:val="28"/>
          <w:szCs w:val="36"/>
        </w:rPr>
        <w:t xml:space="preserve">Qualitative </w:t>
      </w:r>
      <w:r w:rsidR="0088663D" w:rsidRPr="00CF6EEC">
        <w:rPr>
          <w:rFonts w:ascii="Segoe UI Symbol" w:hAnsi="Segoe UI Symbol" w:cstheme="minorHAnsi"/>
          <w:color w:val="1F4E79" w:themeColor="accent5" w:themeShade="80"/>
          <w:sz w:val="28"/>
          <w:szCs w:val="36"/>
        </w:rPr>
        <w:t>Objectives</w:t>
      </w:r>
      <w:bookmarkEnd w:id="68"/>
    </w:p>
    <w:p w14:paraId="48F939C9" w14:textId="4CC75E4C" w:rsidR="009C77C1" w:rsidRPr="00CF6EEC" w:rsidRDefault="00312035" w:rsidP="002A0042">
      <w:pPr>
        <w:pStyle w:val="ListParagraph"/>
        <w:numPr>
          <w:ilvl w:val="0"/>
          <w:numId w:val="15"/>
        </w:numPr>
        <w:spacing w:line="276" w:lineRule="auto"/>
        <w:jc w:val="both"/>
        <w:rPr>
          <w:rFonts w:ascii="Segoe UI Symbol" w:hAnsi="Segoe UI Symbol" w:cstheme="minorHAnsi"/>
          <w:rPrChange w:id="69"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70" w:author="Mr.Shekhar Vanage" w:date="2025-10-06T12:46:00Z" w16du:dateUtc="2025-10-06T07:16:00Z">
            <w:rPr>
              <w:rFonts w:ascii="Segoe UI Symbol" w:hAnsi="Segoe UI Symbol"/>
              <w:b/>
              <w:bCs/>
              <w:highlight w:val="yellow"/>
            </w:rPr>
          </w:rPrChange>
        </w:rPr>
        <w:t>Employee Health and Safety</w:t>
      </w:r>
    </w:p>
    <w:p w14:paraId="74C009F4" w14:textId="2E97EB32" w:rsidR="002755F7" w:rsidRPr="00CF6EEC" w:rsidRDefault="002755F7" w:rsidP="008C4912">
      <w:pPr>
        <w:pStyle w:val="ListParagraph"/>
        <w:numPr>
          <w:ilvl w:val="0"/>
          <w:numId w:val="22"/>
        </w:numPr>
        <w:spacing w:line="276" w:lineRule="auto"/>
        <w:jc w:val="both"/>
        <w:rPr>
          <w:rFonts w:ascii="Segoe UI Symbol" w:hAnsi="Segoe UI Symbol" w:cstheme="minorHAnsi"/>
          <w:rPrChange w:id="7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72" w:author="Mr.Shekhar Vanage" w:date="2025-10-06T12:46:00Z" w16du:dateUtc="2025-10-06T07:16:00Z">
            <w:rPr>
              <w:rFonts w:ascii="Segoe UI Symbol" w:hAnsi="Segoe UI Symbol" w:cstheme="minorHAnsi"/>
              <w:highlight w:val="yellow"/>
            </w:rPr>
          </w:rPrChange>
        </w:rPr>
        <w:t>Foster a culture of safety-first mindset across all operations.</w:t>
      </w:r>
    </w:p>
    <w:p w14:paraId="21A157A5" w14:textId="19DE0059" w:rsidR="00312035" w:rsidRPr="00CF6EEC" w:rsidRDefault="00312035" w:rsidP="008C4912">
      <w:pPr>
        <w:pStyle w:val="ListParagraph"/>
        <w:numPr>
          <w:ilvl w:val="0"/>
          <w:numId w:val="22"/>
        </w:numPr>
        <w:spacing w:line="276" w:lineRule="auto"/>
        <w:jc w:val="both"/>
        <w:rPr>
          <w:rFonts w:ascii="Segoe UI Symbol" w:hAnsi="Segoe UI Symbol" w:cstheme="minorHAnsi"/>
          <w:rPrChange w:id="7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74" w:author="Mr.Shekhar Vanage" w:date="2025-10-06T12:46:00Z" w16du:dateUtc="2025-10-06T07:16:00Z">
            <w:rPr>
              <w:rFonts w:ascii="Segoe UI Symbol" w:hAnsi="Segoe UI Symbol" w:cstheme="minorHAnsi"/>
              <w:highlight w:val="yellow"/>
            </w:rPr>
          </w:rPrChange>
        </w:rPr>
        <w:t xml:space="preserve">Regularly enhance health and safety protocols to proactively address workplace risks and promote employee well-being and hence maintain zero absenteeism due to work-related injuries. </w:t>
      </w:r>
    </w:p>
    <w:p w14:paraId="319F6DB1" w14:textId="4A1A52C1" w:rsidR="00824A61" w:rsidRPr="00CF6EEC" w:rsidRDefault="008E514A" w:rsidP="008C4912">
      <w:pPr>
        <w:pStyle w:val="ListParagraph"/>
        <w:numPr>
          <w:ilvl w:val="0"/>
          <w:numId w:val="22"/>
        </w:numPr>
        <w:spacing w:line="276" w:lineRule="auto"/>
        <w:jc w:val="both"/>
        <w:rPr>
          <w:rFonts w:ascii="Segoe UI Symbol" w:hAnsi="Segoe UI Symbol" w:cstheme="minorHAnsi"/>
          <w:rPrChange w:id="7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76" w:author="Mr.Shekhar Vanage" w:date="2025-10-06T12:46:00Z" w16du:dateUtc="2025-10-06T07:16:00Z">
            <w:rPr>
              <w:rFonts w:ascii="Segoe UI Symbol" w:hAnsi="Segoe UI Symbol" w:cstheme="minorHAnsi"/>
              <w:highlight w:val="yellow"/>
            </w:rPr>
          </w:rPrChange>
        </w:rPr>
        <w:t>Promote employee well-being through health programs and support systems</w:t>
      </w:r>
      <w:r w:rsidR="00824A61" w:rsidRPr="00CF6EEC">
        <w:rPr>
          <w:rFonts w:ascii="Segoe UI Symbol" w:hAnsi="Segoe UI Symbol" w:cstheme="minorHAnsi"/>
          <w:rPrChange w:id="77" w:author="Mr.Shekhar Vanage" w:date="2025-10-06T12:46:00Z" w16du:dateUtc="2025-10-06T07:16:00Z">
            <w:rPr>
              <w:rFonts w:ascii="Segoe UI Symbol" w:hAnsi="Segoe UI Symbol" w:cstheme="minorHAnsi"/>
              <w:highlight w:val="yellow"/>
            </w:rPr>
          </w:rPrChange>
        </w:rPr>
        <w:t>.</w:t>
      </w:r>
    </w:p>
    <w:p w14:paraId="398F6C20" w14:textId="77777777" w:rsidR="008C4912" w:rsidRPr="00CF6EEC" w:rsidRDefault="008C4912" w:rsidP="008C4912">
      <w:pPr>
        <w:spacing w:line="276" w:lineRule="auto"/>
        <w:jc w:val="both"/>
        <w:rPr>
          <w:rFonts w:ascii="Segoe UI Symbol" w:hAnsi="Segoe UI Symbol" w:cstheme="minorHAnsi"/>
          <w:rPrChange w:id="78" w:author="Mr.Shekhar Vanage" w:date="2025-10-06T12:46:00Z" w16du:dateUtc="2025-10-06T07:16:00Z">
            <w:rPr>
              <w:rFonts w:ascii="Segoe UI Symbol" w:hAnsi="Segoe UI Symbol" w:cstheme="minorHAnsi"/>
              <w:highlight w:val="yellow"/>
            </w:rPr>
          </w:rPrChange>
        </w:rPr>
      </w:pPr>
    </w:p>
    <w:p w14:paraId="4A5282FC" w14:textId="4C36F68A" w:rsidR="00FD0F28" w:rsidRPr="00CF6EEC" w:rsidRDefault="00312035" w:rsidP="00FD0F28">
      <w:pPr>
        <w:pStyle w:val="ListParagraph"/>
        <w:numPr>
          <w:ilvl w:val="0"/>
          <w:numId w:val="15"/>
        </w:numPr>
        <w:spacing w:line="276" w:lineRule="auto"/>
        <w:jc w:val="both"/>
        <w:rPr>
          <w:rFonts w:ascii="Segoe UI Symbol" w:hAnsi="Segoe UI Symbol" w:cstheme="minorHAnsi"/>
          <w:rPrChange w:id="79"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80" w:author="Mr.Shekhar Vanage" w:date="2025-10-06T12:46:00Z" w16du:dateUtc="2025-10-06T07:16:00Z">
            <w:rPr>
              <w:rFonts w:ascii="Segoe UI Symbol" w:hAnsi="Segoe UI Symbol"/>
              <w:b/>
              <w:bCs/>
              <w:highlight w:val="yellow"/>
            </w:rPr>
          </w:rPrChange>
        </w:rPr>
        <w:t>Working Conditions</w:t>
      </w:r>
    </w:p>
    <w:p w14:paraId="5A77E3F9" w14:textId="7CA66E2C" w:rsidR="00FD0F28" w:rsidRPr="00CF6EEC" w:rsidRDefault="002755F7" w:rsidP="00FD0F28">
      <w:pPr>
        <w:pStyle w:val="ListParagraph"/>
        <w:numPr>
          <w:ilvl w:val="0"/>
          <w:numId w:val="22"/>
        </w:numPr>
        <w:spacing w:line="276" w:lineRule="auto"/>
        <w:jc w:val="both"/>
        <w:rPr>
          <w:rFonts w:ascii="Segoe UI Symbol" w:hAnsi="Segoe UI Symbol" w:cstheme="minorHAnsi"/>
          <w:rPrChange w:id="8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82" w:author="Mr.Shekhar Vanage" w:date="2025-10-06T12:46:00Z" w16du:dateUtc="2025-10-06T07:16:00Z">
            <w:rPr>
              <w:rFonts w:ascii="Segoe UI Symbol" w:hAnsi="Segoe UI Symbol" w:cstheme="minorHAnsi"/>
              <w:highlight w:val="yellow"/>
            </w:rPr>
          </w:rPrChange>
        </w:rPr>
        <w:t>Promote a workplace culture that prioritizes ethical practices, psychological safety, and employee satisfaction</w:t>
      </w:r>
      <w:r w:rsidR="0065646D" w:rsidRPr="00CF6EEC">
        <w:rPr>
          <w:rFonts w:ascii="Segoe UI Symbol" w:hAnsi="Segoe UI Symbol" w:cstheme="minorHAnsi"/>
          <w:rPrChange w:id="83" w:author="Mr.Shekhar Vanage" w:date="2025-10-06T12:46:00Z" w16du:dateUtc="2025-10-06T07:16:00Z">
            <w:rPr>
              <w:rFonts w:ascii="Segoe UI Symbol" w:hAnsi="Segoe UI Symbol" w:cstheme="minorHAnsi"/>
              <w:highlight w:val="yellow"/>
            </w:rPr>
          </w:rPrChange>
        </w:rPr>
        <w:t>.</w:t>
      </w:r>
    </w:p>
    <w:p w14:paraId="4471ACE9" w14:textId="58587CDF" w:rsidR="00FD0F28" w:rsidRPr="00CF6EEC" w:rsidRDefault="002755F7" w:rsidP="00FD0F28">
      <w:pPr>
        <w:pStyle w:val="ListParagraph"/>
        <w:numPr>
          <w:ilvl w:val="0"/>
          <w:numId w:val="22"/>
        </w:numPr>
        <w:spacing w:line="276" w:lineRule="auto"/>
        <w:jc w:val="both"/>
        <w:rPr>
          <w:rFonts w:ascii="Segoe UI Symbol" w:hAnsi="Segoe UI Symbol" w:cstheme="minorHAnsi"/>
          <w:rPrChange w:id="8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85" w:author="Mr.Shekhar Vanage" w:date="2025-10-06T12:46:00Z" w16du:dateUtc="2025-10-06T07:16:00Z">
            <w:rPr>
              <w:rFonts w:ascii="Segoe UI Symbol" w:hAnsi="Segoe UI Symbol" w:cstheme="minorHAnsi"/>
              <w:highlight w:val="yellow"/>
            </w:rPr>
          </w:rPrChange>
        </w:rPr>
        <w:lastRenderedPageBreak/>
        <w:t>Ensure continuous improvement in workplace facilities and practices.</w:t>
      </w:r>
    </w:p>
    <w:p w14:paraId="11AE839E" w14:textId="2890B1F8" w:rsidR="002755F7" w:rsidRPr="00CF6EEC" w:rsidRDefault="002755F7" w:rsidP="00FD0F28">
      <w:pPr>
        <w:pStyle w:val="ListParagraph"/>
        <w:numPr>
          <w:ilvl w:val="0"/>
          <w:numId w:val="22"/>
        </w:numPr>
        <w:spacing w:line="276" w:lineRule="auto"/>
        <w:jc w:val="both"/>
        <w:rPr>
          <w:rFonts w:ascii="Segoe UI Symbol" w:hAnsi="Segoe UI Symbol" w:cstheme="minorHAnsi"/>
          <w:rPrChange w:id="8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87" w:author="Mr.Shekhar Vanage" w:date="2025-10-06T12:46:00Z" w16du:dateUtc="2025-10-06T07:16:00Z">
            <w:rPr>
              <w:rFonts w:ascii="Segoe UI Symbol" w:hAnsi="Segoe UI Symbol" w:cstheme="minorHAnsi"/>
              <w:highlight w:val="yellow"/>
            </w:rPr>
          </w:rPrChange>
        </w:rPr>
        <w:t>Ensure working conditions compliance with global labor standards and local regulations.</w:t>
      </w:r>
    </w:p>
    <w:p w14:paraId="77E5571A" w14:textId="77777777" w:rsidR="00824A61" w:rsidRPr="00CF6EEC" w:rsidRDefault="00824A61" w:rsidP="00824A61">
      <w:pPr>
        <w:jc w:val="both"/>
        <w:rPr>
          <w:rFonts w:ascii="Segoe UI Symbol" w:hAnsi="Segoe UI Symbol" w:cstheme="minorHAnsi"/>
          <w:rPrChange w:id="88" w:author="Mr.Shekhar Vanage" w:date="2025-10-06T12:46:00Z" w16du:dateUtc="2025-10-06T07:16:00Z">
            <w:rPr>
              <w:rFonts w:ascii="Segoe UI Symbol" w:hAnsi="Segoe UI Symbol" w:cstheme="minorHAnsi"/>
              <w:highlight w:val="yellow"/>
            </w:rPr>
          </w:rPrChange>
        </w:rPr>
      </w:pPr>
    </w:p>
    <w:p w14:paraId="6366BD44" w14:textId="50250AAB" w:rsidR="00824A61" w:rsidRPr="00CF6EEC" w:rsidRDefault="00312035" w:rsidP="00824A61">
      <w:pPr>
        <w:pStyle w:val="ListParagraph"/>
        <w:numPr>
          <w:ilvl w:val="0"/>
          <w:numId w:val="15"/>
        </w:numPr>
        <w:spacing w:line="276" w:lineRule="auto"/>
        <w:jc w:val="both"/>
        <w:rPr>
          <w:rFonts w:ascii="Segoe UI Symbol" w:hAnsi="Segoe UI Symbol" w:cstheme="minorHAnsi"/>
          <w:rPrChange w:id="89"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90" w:author="Mr.Shekhar Vanage" w:date="2025-10-06T12:46:00Z" w16du:dateUtc="2025-10-06T07:16:00Z">
            <w:rPr>
              <w:rFonts w:ascii="Segoe UI Symbol" w:hAnsi="Segoe UI Symbol"/>
              <w:b/>
              <w:bCs/>
              <w:highlight w:val="yellow"/>
            </w:rPr>
          </w:rPrChange>
        </w:rPr>
        <w:t>Social Dialogue</w:t>
      </w:r>
    </w:p>
    <w:p w14:paraId="7777BEB4" w14:textId="48C4C22C" w:rsidR="00824A61" w:rsidRPr="00CF6EEC" w:rsidRDefault="002755F7" w:rsidP="00824A61">
      <w:pPr>
        <w:pStyle w:val="ListParagraph"/>
        <w:numPr>
          <w:ilvl w:val="0"/>
          <w:numId w:val="22"/>
        </w:numPr>
        <w:spacing w:line="276" w:lineRule="auto"/>
        <w:jc w:val="both"/>
        <w:rPr>
          <w:rFonts w:ascii="Segoe UI Symbol" w:hAnsi="Segoe UI Symbol" w:cstheme="minorHAnsi"/>
          <w:rPrChange w:id="9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92" w:author="Mr.Shekhar Vanage" w:date="2025-10-06T12:46:00Z" w16du:dateUtc="2025-10-06T07:16:00Z">
            <w:rPr>
              <w:rFonts w:ascii="Segoe UI Symbol" w:hAnsi="Segoe UI Symbol" w:cstheme="minorHAnsi"/>
              <w:highlight w:val="yellow"/>
            </w:rPr>
          </w:rPrChange>
        </w:rPr>
        <w:t>Foster open dialogue through structured communication channels and inclusive participation in workplace decision-making</w:t>
      </w:r>
      <w:r w:rsidR="00824A61" w:rsidRPr="00CF6EEC">
        <w:rPr>
          <w:rFonts w:ascii="Segoe UI Symbol" w:hAnsi="Segoe UI Symbol" w:cstheme="minorHAnsi"/>
          <w:rPrChange w:id="93" w:author="Mr.Shekhar Vanage" w:date="2025-10-06T12:46:00Z" w16du:dateUtc="2025-10-06T07:16:00Z">
            <w:rPr>
              <w:rFonts w:ascii="Segoe UI Symbol" w:hAnsi="Segoe UI Symbol" w:cstheme="minorHAnsi"/>
              <w:highlight w:val="yellow"/>
            </w:rPr>
          </w:rPrChange>
        </w:rPr>
        <w:t>.</w:t>
      </w:r>
    </w:p>
    <w:p w14:paraId="0EF48708" w14:textId="14C9151F" w:rsidR="00824A61" w:rsidRPr="00CF6EEC" w:rsidRDefault="002755F7" w:rsidP="003A67E4">
      <w:pPr>
        <w:pStyle w:val="ListParagraph"/>
        <w:numPr>
          <w:ilvl w:val="0"/>
          <w:numId w:val="22"/>
        </w:numPr>
        <w:jc w:val="both"/>
        <w:rPr>
          <w:rFonts w:ascii="Segoe UI Symbol" w:hAnsi="Segoe UI Symbol" w:cstheme="minorHAnsi"/>
          <w:rPrChange w:id="9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95" w:author="Mr.Shekhar Vanage" w:date="2025-10-06T12:46:00Z" w16du:dateUtc="2025-10-06T07:16:00Z">
            <w:rPr>
              <w:rFonts w:ascii="Segoe UI Symbol" w:hAnsi="Segoe UI Symbol" w:cstheme="minorHAnsi"/>
              <w:highlight w:val="yellow"/>
            </w:rPr>
          </w:rPrChange>
        </w:rPr>
        <w:t>Conduct annual labor-management meetings with documented minutes and action points.</w:t>
      </w:r>
    </w:p>
    <w:p w14:paraId="4729EF54" w14:textId="0E32E69A" w:rsidR="002755F7" w:rsidRPr="00CF6EEC" w:rsidRDefault="002755F7" w:rsidP="003A67E4">
      <w:pPr>
        <w:pStyle w:val="ListParagraph"/>
        <w:numPr>
          <w:ilvl w:val="0"/>
          <w:numId w:val="22"/>
        </w:numPr>
        <w:jc w:val="both"/>
        <w:rPr>
          <w:rFonts w:ascii="Segoe UI Symbol" w:hAnsi="Segoe UI Symbol" w:cstheme="minorHAnsi"/>
          <w:rPrChange w:id="9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97" w:author="Mr.Shekhar Vanage" w:date="2025-10-06T12:46:00Z" w16du:dateUtc="2025-10-06T07:16:00Z">
            <w:rPr>
              <w:rFonts w:ascii="Segoe UI Symbol" w:hAnsi="Segoe UI Symbol" w:cstheme="minorHAnsi"/>
              <w:highlight w:val="yellow"/>
            </w:rPr>
          </w:rPrChange>
        </w:rPr>
        <w:t>Strengthen employee representation and participation in workplace decisions.</w:t>
      </w:r>
    </w:p>
    <w:p w14:paraId="44710205" w14:textId="77777777" w:rsidR="00051E3F" w:rsidRPr="00CF6EEC" w:rsidRDefault="00051E3F" w:rsidP="00051E3F">
      <w:pPr>
        <w:jc w:val="both"/>
        <w:rPr>
          <w:rFonts w:ascii="Segoe UI Symbol" w:hAnsi="Segoe UI Symbol" w:cstheme="minorHAnsi"/>
          <w:rPrChange w:id="98" w:author="Mr.Shekhar Vanage" w:date="2025-10-06T12:46:00Z" w16du:dateUtc="2025-10-06T07:16:00Z">
            <w:rPr>
              <w:rFonts w:ascii="Segoe UI Symbol" w:hAnsi="Segoe UI Symbol" w:cstheme="minorHAnsi"/>
              <w:highlight w:val="yellow"/>
            </w:rPr>
          </w:rPrChange>
        </w:rPr>
      </w:pPr>
    </w:p>
    <w:p w14:paraId="06D64403" w14:textId="22294DCA" w:rsidR="00051E3F" w:rsidRPr="00CF6EEC" w:rsidRDefault="00312035" w:rsidP="00051E3F">
      <w:pPr>
        <w:pStyle w:val="ListParagraph"/>
        <w:numPr>
          <w:ilvl w:val="0"/>
          <w:numId w:val="15"/>
        </w:numPr>
        <w:spacing w:line="276" w:lineRule="auto"/>
        <w:jc w:val="both"/>
        <w:rPr>
          <w:rFonts w:ascii="Segoe UI Symbol" w:hAnsi="Segoe UI Symbol" w:cstheme="minorHAnsi"/>
          <w:rPrChange w:id="99"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00" w:author="Mr.Shekhar Vanage" w:date="2025-10-06T12:46:00Z" w16du:dateUtc="2025-10-06T07:16:00Z">
            <w:rPr>
              <w:rFonts w:ascii="Segoe UI Symbol" w:hAnsi="Segoe UI Symbol"/>
              <w:b/>
              <w:bCs/>
              <w:highlight w:val="yellow"/>
            </w:rPr>
          </w:rPrChange>
        </w:rPr>
        <w:t>Career Management and Training</w:t>
      </w:r>
    </w:p>
    <w:p w14:paraId="133D7FD2" w14:textId="77777777" w:rsidR="002755F7" w:rsidRPr="00CF6EEC" w:rsidRDefault="002755F7" w:rsidP="003124E4">
      <w:pPr>
        <w:pStyle w:val="ListParagraph"/>
        <w:numPr>
          <w:ilvl w:val="0"/>
          <w:numId w:val="22"/>
        </w:numPr>
        <w:jc w:val="both"/>
        <w:rPr>
          <w:rFonts w:ascii="Segoe UI Symbol" w:hAnsi="Segoe UI Symbol" w:cstheme="minorHAnsi"/>
          <w:rPrChange w:id="10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02" w:author="Mr.Shekhar Vanage" w:date="2025-10-06T12:46:00Z" w16du:dateUtc="2025-10-06T07:16:00Z">
            <w:rPr>
              <w:rFonts w:ascii="Segoe UI Symbol" w:hAnsi="Segoe UI Symbol" w:cstheme="minorHAnsi"/>
              <w:highlight w:val="yellow"/>
            </w:rPr>
          </w:rPrChange>
        </w:rPr>
        <w:t>Promote continuous learning through structured training, career planning, and periodic performance reviews</w:t>
      </w:r>
      <w:r w:rsidR="00051E3F" w:rsidRPr="00CF6EEC">
        <w:rPr>
          <w:rFonts w:ascii="Segoe UI Symbol" w:hAnsi="Segoe UI Symbol" w:cstheme="minorHAnsi"/>
          <w:rPrChange w:id="103" w:author="Mr.Shekhar Vanage" w:date="2025-10-06T12:46:00Z" w16du:dateUtc="2025-10-06T07:16:00Z">
            <w:rPr>
              <w:rFonts w:ascii="Segoe UI Symbol" w:hAnsi="Segoe UI Symbol" w:cstheme="minorHAnsi"/>
              <w:highlight w:val="yellow"/>
            </w:rPr>
          </w:rPrChange>
        </w:rPr>
        <w:t>.</w:t>
      </w:r>
    </w:p>
    <w:p w14:paraId="672EF06F" w14:textId="51505E46" w:rsidR="003124E4" w:rsidRPr="00CF6EEC" w:rsidRDefault="002755F7" w:rsidP="003124E4">
      <w:pPr>
        <w:pStyle w:val="ListParagraph"/>
        <w:numPr>
          <w:ilvl w:val="0"/>
          <w:numId w:val="22"/>
        </w:numPr>
        <w:jc w:val="both"/>
        <w:rPr>
          <w:rFonts w:ascii="Segoe UI Symbol" w:hAnsi="Segoe UI Symbol" w:cstheme="minorHAnsi"/>
          <w:rPrChange w:id="10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05" w:author="Mr.Shekhar Vanage" w:date="2025-10-06T12:46:00Z" w16du:dateUtc="2025-10-06T07:16:00Z">
            <w:rPr>
              <w:rFonts w:ascii="Segoe UI Symbol" w:hAnsi="Segoe UI Symbol" w:cstheme="minorHAnsi"/>
              <w:highlight w:val="yellow"/>
            </w:rPr>
          </w:rPrChange>
        </w:rPr>
        <w:t>Foster a culture of lifelong learning and innovation.</w:t>
      </w:r>
    </w:p>
    <w:p w14:paraId="4B6CE955" w14:textId="77777777" w:rsidR="002755F7" w:rsidRPr="00CF6EEC" w:rsidRDefault="002755F7" w:rsidP="002755F7">
      <w:pPr>
        <w:pStyle w:val="ListParagraph"/>
        <w:ind w:left="1080"/>
        <w:jc w:val="both"/>
        <w:rPr>
          <w:rFonts w:ascii="Segoe UI Symbol" w:hAnsi="Segoe UI Symbol" w:cstheme="minorHAnsi"/>
          <w:rPrChange w:id="106" w:author="Mr.Shekhar Vanage" w:date="2025-10-06T12:46:00Z" w16du:dateUtc="2025-10-06T07:16:00Z">
            <w:rPr>
              <w:rFonts w:ascii="Segoe UI Symbol" w:hAnsi="Segoe UI Symbol" w:cstheme="minorHAnsi"/>
              <w:highlight w:val="yellow"/>
            </w:rPr>
          </w:rPrChange>
        </w:rPr>
      </w:pPr>
    </w:p>
    <w:p w14:paraId="3D5F4796" w14:textId="6256AFE1" w:rsidR="003124E4" w:rsidRPr="00CF6EEC" w:rsidRDefault="00312035" w:rsidP="003124E4">
      <w:pPr>
        <w:pStyle w:val="ListParagraph"/>
        <w:numPr>
          <w:ilvl w:val="0"/>
          <w:numId w:val="15"/>
        </w:numPr>
        <w:spacing w:line="276" w:lineRule="auto"/>
        <w:jc w:val="both"/>
        <w:rPr>
          <w:rFonts w:ascii="Segoe UI Symbol" w:hAnsi="Segoe UI Symbol" w:cstheme="minorHAnsi"/>
          <w:rPrChange w:id="107"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08" w:author="Mr.Shekhar Vanage" w:date="2025-10-06T12:46:00Z" w16du:dateUtc="2025-10-06T07:16:00Z">
            <w:rPr>
              <w:rFonts w:ascii="Segoe UI Symbol" w:hAnsi="Segoe UI Symbol"/>
              <w:b/>
              <w:bCs/>
              <w:highlight w:val="yellow"/>
            </w:rPr>
          </w:rPrChange>
        </w:rPr>
        <w:t>Child Labor, Forced Labor, and Human Trafficking</w:t>
      </w:r>
    </w:p>
    <w:p w14:paraId="0B4A22B5" w14:textId="0F38B674" w:rsidR="003124E4" w:rsidRPr="00CF6EEC" w:rsidRDefault="002755F7" w:rsidP="003124E4">
      <w:pPr>
        <w:pStyle w:val="ListParagraph"/>
        <w:numPr>
          <w:ilvl w:val="0"/>
          <w:numId w:val="22"/>
        </w:numPr>
        <w:jc w:val="both"/>
        <w:rPr>
          <w:rFonts w:ascii="Segoe UI Symbol" w:hAnsi="Segoe UI Symbol" w:cstheme="minorHAnsi"/>
          <w:rPrChange w:id="10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10" w:author="Mr.Shekhar Vanage" w:date="2025-10-06T12:46:00Z" w16du:dateUtc="2025-10-06T07:16:00Z">
            <w:rPr>
              <w:rFonts w:ascii="Segoe UI Symbol" w:hAnsi="Segoe UI Symbol" w:cstheme="minorHAnsi"/>
              <w:highlight w:val="yellow"/>
            </w:rPr>
          </w:rPrChange>
        </w:rPr>
        <w:t>Enforce and maintain zero tolerance for child, bonded, or forced labor across all operations and suppliers</w:t>
      </w:r>
      <w:r w:rsidR="003124E4" w:rsidRPr="00CF6EEC">
        <w:rPr>
          <w:rFonts w:ascii="Segoe UI Symbol" w:hAnsi="Segoe UI Symbol" w:cstheme="minorHAnsi"/>
          <w:rPrChange w:id="111" w:author="Mr.Shekhar Vanage" w:date="2025-10-06T12:46:00Z" w16du:dateUtc="2025-10-06T07:16:00Z">
            <w:rPr>
              <w:rFonts w:ascii="Segoe UI Symbol" w:hAnsi="Segoe UI Symbol" w:cstheme="minorHAnsi"/>
              <w:highlight w:val="yellow"/>
            </w:rPr>
          </w:rPrChange>
        </w:rPr>
        <w:t>.</w:t>
      </w:r>
    </w:p>
    <w:p w14:paraId="36222BBB" w14:textId="5ACAC73D" w:rsidR="003124E4" w:rsidRPr="00CF6EEC" w:rsidRDefault="002755F7" w:rsidP="003124E4">
      <w:pPr>
        <w:pStyle w:val="ListParagraph"/>
        <w:numPr>
          <w:ilvl w:val="0"/>
          <w:numId w:val="22"/>
        </w:numPr>
        <w:jc w:val="both"/>
        <w:rPr>
          <w:rFonts w:ascii="Segoe UI Symbol" w:hAnsi="Segoe UI Symbol" w:cstheme="minorHAnsi"/>
          <w:rPrChange w:id="112"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13" w:author="Mr.Shekhar Vanage" w:date="2025-10-06T12:46:00Z" w16du:dateUtc="2025-10-06T07:16:00Z">
            <w:rPr>
              <w:rFonts w:ascii="Segoe UI Symbol" w:hAnsi="Segoe UI Symbol" w:cstheme="minorHAnsi"/>
              <w:highlight w:val="yellow"/>
            </w:rPr>
          </w:rPrChange>
        </w:rPr>
        <w:t>Strengthen supplier and partner due diligence on labor practices.</w:t>
      </w:r>
    </w:p>
    <w:p w14:paraId="5070BA9D" w14:textId="045C75B9" w:rsidR="002755F7" w:rsidRPr="00CF6EEC" w:rsidRDefault="002755F7" w:rsidP="003124E4">
      <w:pPr>
        <w:pStyle w:val="ListParagraph"/>
        <w:numPr>
          <w:ilvl w:val="0"/>
          <w:numId w:val="22"/>
        </w:numPr>
        <w:jc w:val="both"/>
        <w:rPr>
          <w:rFonts w:ascii="Segoe UI Symbol" w:hAnsi="Segoe UI Symbol" w:cstheme="minorHAnsi"/>
          <w:rPrChange w:id="11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15" w:author="Mr.Shekhar Vanage" w:date="2025-10-06T12:46:00Z" w16du:dateUtc="2025-10-06T07:16:00Z">
            <w:rPr>
              <w:rFonts w:ascii="Segoe UI Symbol" w:hAnsi="Segoe UI Symbol" w:cstheme="minorHAnsi"/>
              <w:highlight w:val="yellow"/>
            </w:rPr>
          </w:rPrChange>
        </w:rPr>
        <w:t>Ensure strict monitoring and remediation mechanisms are in place.</w:t>
      </w:r>
    </w:p>
    <w:p w14:paraId="0AB9CA10" w14:textId="77777777" w:rsidR="003124E4" w:rsidRPr="00CF6EEC" w:rsidRDefault="003124E4" w:rsidP="003124E4">
      <w:pPr>
        <w:jc w:val="both"/>
        <w:rPr>
          <w:rFonts w:ascii="Segoe UI Symbol" w:hAnsi="Segoe UI Symbol" w:cstheme="minorHAnsi"/>
          <w:rPrChange w:id="116" w:author="Mr.Shekhar Vanage" w:date="2025-10-06T12:46:00Z" w16du:dateUtc="2025-10-06T07:16:00Z">
            <w:rPr>
              <w:rFonts w:ascii="Segoe UI Symbol" w:hAnsi="Segoe UI Symbol" w:cstheme="minorHAnsi"/>
              <w:highlight w:val="yellow"/>
            </w:rPr>
          </w:rPrChange>
        </w:rPr>
      </w:pPr>
    </w:p>
    <w:p w14:paraId="27C252B6" w14:textId="27C31AAE" w:rsidR="003124E4" w:rsidRPr="00CF6EEC" w:rsidRDefault="00312035" w:rsidP="003124E4">
      <w:pPr>
        <w:pStyle w:val="ListParagraph"/>
        <w:numPr>
          <w:ilvl w:val="0"/>
          <w:numId w:val="15"/>
        </w:numPr>
        <w:spacing w:line="276" w:lineRule="auto"/>
        <w:jc w:val="both"/>
        <w:rPr>
          <w:rFonts w:ascii="Segoe UI Symbol" w:hAnsi="Segoe UI Symbol" w:cstheme="minorHAnsi"/>
          <w:rPrChange w:id="117"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18" w:author="Mr.Shekhar Vanage" w:date="2025-10-06T12:46:00Z" w16du:dateUtc="2025-10-06T07:16:00Z">
            <w:rPr>
              <w:rFonts w:ascii="Segoe UI Symbol" w:hAnsi="Segoe UI Symbol"/>
              <w:b/>
              <w:bCs/>
              <w:highlight w:val="yellow"/>
            </w:rPr>
          </w:rPrChange>
        </w:rPr>
        <w:t>Discrimination and Harassment</w:t>
      </w:r>
    </w:p>
    <w:p w14:paraId="64EBCB62" w14:textId="6528D5AE" w:rsidR="003124E4" w:rsidRPr="00CF6EEC" w:rsidRDefault="002755F7" w:rsidP="003124E4">
      <w:pPr>
        <w:pStyle w:val="ListParagraph"/>
        <w:numPr>
          <w:ilvl w:val="0"/>
          <w:numId w:val="22"/>
        </w:numPr>
        <w:jc w:val="both"/>
        <w:rPr>
          <w:rFonts w:ascii="Segoe UI Symbol" w:hAnsi="Segoe UI Symbol" w:cstheme="minorHAnsi"/>
          <w:rPrChange w:id="11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20" w:author="Mr.Shekhar Vanage" w:date="2025-10-06T12:46:00Z" w16du:dateUtc="2025-10-06T07:16:00Z">
            <w:rPr>
              <w:rFonts w:ascii="Segoe UI Symbol" w:hAnsi="Segoe UI Symbol" w:cstheme="minorHAnsi"/>
              <w:highlight w:val="yellow"/>
            </w:rPr>
          </w:rPrChange>
        </w:rPr>
        <w:t>Ensure an inclusive, respectful workplace free of bias, discrimination, and harassment and hence maintain zero cases of harassment or discrimination</w:t>
      </w:r>
      <w:r w:rsidR="003124E4" w:rsidRPr="00CF6EEC">
        <w:rPr>
          <w:rFonts w:ascii="Segoe UI Symbol" w:hAnsi="Segoe UI Symbol" w:cstheme="minorHAnsi"/>
          <w:rPrChange w:id="121" w:author="Mr.Shekhar Vanage" w:date="2025-10-06T12:46:00Z" w16du:dateUtc="2025-10-06T07:16:00Z">
            <w:rPr>
              <w:rFonts w:ascii="Segoe UI Symbol" w:hAnsi="Segoe UI Symbol" w:cstheme="minorHAnsi"/>
              <w:highlight w:val="yellow"/>
            </w:rPr>
          </w:rPrChange>
        </w:rPr>
        <w:t>.</w:t>
      </w:r>
    </w:p>
    <w:p w14:paraId="44E66271" w14:textId="61D14793" w:rsidR="003124E4" w:rsidRPr="00CF6EEC" w:rsidRDefault="002755F7" w:rsidP="002755F7">
      <w:pPr>
        <w:pStyle w:val="ListParagraph"/>
        <w:numPr>
          <w:ilvl w:val="0"/>
          <w:numId w:val="22"/>
        </w:numPr>
        <w:jc w:val="both"/>
        <w:rPr>
          <w:rFonts w:ascii="Segoe UI Symbol" w:hAnsi="Segoe UI Symbol" w:cstheme="minorHAnsi"/>
          <w:rPrChange w:id="122"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23" w:author="Mr.Shekhar Vanage" w:date="2025-10-06T12:46:00Z" w16du:dateUtc="2025-10-06T07:16:00Z">
            <w:rPr>
              <w:rFonts w:ascii="Segoe UI Symbol" w:hAnsi="Segoe UI Symbol" w:cstheme="minorHAnsi"/>
              <w:highlight w:val="yellow"/>
            </w:rPr>
          </w:rPrChange>
        </w:rPr>
        <w:t>Strengthen grievance redressal mechanisms for fair resolution.</w:t>
      </w:r>
    </w:p>
    <w:p w14:paraId="60467E29" w14:textId="77777777" w:rsidR="003124E4" w:rsidRPr="00CF6EEC" w:rsidRDefault="003124E4" w:rsidP="003124E4">
      <w:pPr>
        <w:jc w:val="both"/>
        <w:rPr>
          <w:rFonts w:ascii="Segoe UI Symbol" w:hAnsi="Segoe UI Symbol" w:cstheme="minorHAnsi"/>
          <w:rPrChange w:id="124" w:author="Mr.Shekhar Vanage" w:date="2025-10-06T12:46:00Z" w16du:dateUtc="2025-10-06T07:16:00Z">
            <w:rPr>
              <w:rFonts w:ascii="Segoe UI Symbol" w:hAnsi="Segoe UI Symbol" w:cstheme="minorHAnsi"/>
              <w:highlight w:val="yellow"/>
            </w:rPr>
          </w:rPrChange>
        </w:rPr>
      </w:pPr>
    </w:p>
    <w:p w14:paraId="717D7829" w14:textId="1C095CEF" w:rsidR="00E2411D" w:rsidRPr="00CF6EEC" w:rsidRDefault="00312035" w:rsidP="00E2411D">
      <w:pPr>
        <w:pStyle w:val="ListParagraph"/>
        <w:numPr>
          <w:ilvl w:val="0"/>
          <w:numId w:val="15"/>
        </w:numPr>
        <w:spacing w:line="276" w:lineRule="auto"/>
        <w:jc w:val="both"/>
        <w:rPr>
          <w:rFonts w:ascii="Segoe UI Symbol" w:hAnsi="Segoe UI Symbol" w:cstheme="minorHAnsi"/>
          <w:rPrChange w:id="125"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26" w:author="Mr.Shekhar Vanage" w:date="2025-10-06T12:46:00Z" w16du:dateUtc="2025-10-06T07:16:00Z">
            <w:rPr>
              <w:rFonts w:ascii="Segoe UI Symbol" w:hAnsi="Segoe UI Symbol"/>
              <w:b/>
              <w:bCs/>
              <w:highlight w:val="yellow"/>
            </w:rPr>
          </w:rPrChange>
        </w:rPr>
        <w:t>External Stakeholder Human Rights</w:t>
      </w:r>
    </w:p>
    <w:p w14:paraId="7577A33E" w14:textId="50BF43F6" w:rsidR="00E2411D" w:rsidRPr="00CF6EEC" w:rsidRDefault="002755F7" w:rsidP="00E2411D">
      <w:pPr>
        <w:pStyle w:val="ListParagraph"/>
        <w:numPr>
          <w:ilvl w:val="0"/>
          <w:numId w:val="22"/>
        </w:numPr>
        <w:jc w:val="both"/>
        <w:rPr>
          <w:rFonts w:ascii="Segoe UI Symbol" w:hAnsi="Segoe UI Symbol" w:cstheme="minorHAnsi"/>
          <w:rPrChange w:id="12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28" w:author="Mr.Shekhar Vanage" w:date="2025-10-06T12:46:00Z" w16du:dateUtc="2025-10-06T07:16:00Z">
            <w:rPr>
              <w:rFonts w:ascii="Segoe UI Symbol" w:hAnsi="Segoe UI Symbol" w:cstheme="minorHAnsi"/>
              <w:highlight w:val="yellow"/>
            </w:rPr>
          </w:rPrChange>
        </w:rPr>
        <w:t>Integrate human rights due diligence into business operations and key relationships to mitigate rights-related risks</w:t>
      </w:r>
      <w:r w:rsidR="00E2411D" w:rsidRPr="00CF6EEC">
        <w:rPr>
          <w:rFonts w:ascii="Segoe UI Symbol" w:hAnsi="Segoe UI Symbol" w:cstheme="minorHAnsi"/>
          <w:rPrChange w:id="129" w:author="Mr.Shekhar Vanage" w:date="2025-10-06T12:46:00Z" w16du:dateUtc="2025-10-06T07:16:00Z">
            <w:rPr>
              <w:rFonts w:ascii="Segoe UI Symbol" w:hAnsi="Segoe UI Symbol" w:cstheme="minorHAnsi"/>
              <w:highlight w:val="yellow"/>
            </w:rPr>
          </w:rPrChange>
        </w:rPr>
        <w:t>.</w:t>
      </w:r>
    </w:p>
    <w:p w14:paraId="3C432743" w14:textId="5AD94E0B" w:rsidR="00FB73D2" w:rsidRPr="00CF6EEC" w:rsidRDefault="005C22C1" w:rsidP="00E2411D">
      <w:pPr>
        <w:pStyle w:val="ListParagraph"/>
        <w:numPr>
          <w:ilvl w:val="0"/>
          <w:numId w:val="22"/>
        </w:numPr>
        <w:jc w:val="both"/>
        <w:rPr>
          <w:rFonts w:ascii="Segoe UI Symbol" w:hAnsi="Segoe UI Symbol" w:cstheme="minorHAnsi"/>
          <w:rPrChange w:id="130"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31" w:author="Mr.Shekhar Vanage" w:date="2025-10-06T12:46:00Z" w16du:dateUtc="2025-10-06T07:16:00Z">
            <w:rPr>
              <w:rFonts w:ascii="Segoe UI Symbol" w:hAnsi="Segoe UI Symbol" w:cstheme="minorHAnsi"/>
              <w:highlight w:val="yellow"/>
            </w:rPr>
          </w:rPrChange>
        </w:rPr>
        <w:t>Engage stakeholders to address potential or actual human rights impacts</w:t>
      </w:r>
      <w:r w:rsidR="00FB73D2" w:rsidRPr="00CF6EEC">
        <w:rPr>
          <w:rFonts w:ascii="Segoe UI Symbol" w:hAnsi="Segoe UI Symbol" w:cstheme="minorHAnsi"/>
          <w:rPrChange w:id="132" w:author="Mr.Shekhar Vanage" w:date="2025-10-06T12:46:00Z" w16du:dateUtc="2025-10-06T07:16:00Z">
            <w:rPr>
              <w:rFonts w:ascii="Segoe UI Symbol" w:hAnsi="Segoe UI Symbol" w:cstheme="minorHAnsi"/>
              <w:highlight w:val="yellow"/>
            </w:rPr>
          </w:rPrChange>
        </w:rPr>
        <w:t>.</w:t>
      </w:r>
    </w:p>
    <w:p w14:paraId="19788713" w14:textId="7998F0B4" w:rsidR="00FB73D2" w:rsidRPr="00CF6EEC" w:rsidRDefault="005C22C1" w:rsidP="00FB73D2">
      <w:pPr>
        <w:pStyle w:val="ListParagraph"/>
        <w:numPr>
          <w:ilvl w:val="0"/>
          <w:numId w:val="22"/>
        </w:numPr>
        <w:jc w:val="both"/>
        <w:rPr>
          <w:rFonts w:ascii="Segoe UI Symbol" w:hAnsi="Segoe UI Symbol" w:cstheme="minorHAnsi"/>
          <w:rPrChange w:id="13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34" w:author="Mr.Shekhar Vanage" w:date="2025-10-06T12:46:00Z" w16du:dateUtc="2025-10-06T07:16:00Z">
            <w:rPr>
              <w:rFonts w:ascii="Segoe UI Symbol" w:hAnsi="Segoe UI Symbol" w:cstheme="minorHAnsi"/>
              <w:highlight w:val="yellow"/>
            </w:rPr>
          </w:rPrChange>
        </w:rPr>
        <w:t>Respect and safeguard the rights of local communities near operations.</w:t>
      </w:r>
    </w:p>
    <w:p w14:paraId="0B5A2F55" w14:textId="54E57642" w:rsidR="00FB73D2" w:rsidRPr="00CF6EEC" w:rsidRDefault="005C22C1" w:rsidP="00FB73D2">
      <w:pPr>
        <w:pStyle w:val="ListParagraph"/>
        <w:numPr>
          <w:ilvl w:val="0"/>
          <w:numId w:val="15"/>
        </w:numPr>
        <w:spacing w:line="276" w:lineRule="auto"/>
        <w:jc w:val="both"/>
        <w:rPr>
          <w:rFonts w:ascii="Segoe UI Symbol" w:hAnsi="Segoe UI Symbol" w:cstheme="minorHAnsi"/>
          <w:rPrChange w:id="135"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36" w:author="Mr.Shekhar Vanage" w:date="2025-10-06T12:46:00Z" w16du:dateUtc="2025-10-06T07:16:00Z">
            <w:rPr>
              <w:rFonts w:ascii="Segoe UI Symbol" w:hAnsi="Segoe UI Symbol"/>
              <w:b/>
              <w:bCs/>
              <w:highlight w:val="yellow"/>
            </w:rPr>
          </w:rPrChange>
        </w:rPr>
        <w:t>Diversity, Equity, and Inclusion (DEI)</w:t>
      </w:r>
    </w:p>
    <w:p w14:paraId="4BFBAB21" w14:textId="5094045D" w:rsidR="005C22C1" w:rsidRPr="00CF6EEC" w:rsidRDefault="005C22C1" w:rsidP="005C22C1">
      <w:pPr>
        <w:pStyle w:val="ListParagraph"/>
        <w:numPr>
          <w:ilvl w:val="0"/>
          <w:numId w:val="22"/>
        </w:numPr>
        <w:jc w:val="both"/>
        <w:rPr>
          <w:rFonts w:ascii="Segoe UI Symbol" w:hAnsi="Segoe UI Symbol" w:cstheme="minorHAnsi"/>
          <w:rPrChange w:id="13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38" w:author="Mr.Shekhar Vanage" w:date="2025-10-06T12:46:00Z" w16du:dateUtc="2025-10-06T07:16:00Z">
            <w:rPr>
              <w:rFonts w:ascii="Segoe UI Symbol" w:hAnsi="Segoe UI Symbol" w:cstheme="minorHAnsi"/>
              <w:highlight w:val="yellow"/>
            </w:rPr>
          </w:rPrChange>
        </w:rPr>
        <w:t>Create opportunities for underrepresented groups in the workforce.</w:t>
      </w:r>
    </w:p>
    <w:p w14:paraId="1E3EE878" w14:textId="1EA715D2" w:rsidR="005C22C1" w:rsidRPr="00CF6EEC" w:rsidRDefault="005C22C1" w:rsidP="005C22C1">
      <w:pPr>
        <w:pStyle w:val="ListParagraph"/>
        <w:numPr>
          <w:ilvl w:val="0"/>
          <w:numId w:val="22"/>
        </w:numPr>
        <w:jc w:val="both"/>
        <w:rPr>
          <w:rFonts w:ascii="Segoe UI Symbol" w:hAnsi="Segoe UI Symbol" w:cstheme="minorHAnsi"/>
          <w:rPrChange w:id="13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40" w:author="Mr.Shekhar Vanage" w:date="2025-10-06T12:46:00Z" w16du:dateUtc="2025-10-06T07:16:00Z">
            <w:rPr>
              <w:rFonts w:ascii="Segoe UI Symbol" w:hAnsi="Segoe UI Symbol" w:cstheme="minorHAnsi"/>
              <w:highlight w:val="yellow"/>
            </w:rPr>
          </w:rPrChange>
        </w:rPr>
        <w:t>Promote equal access to leadership and career advancement.</w:t>
      </w:r>
    </w:p>
    <w:p w14:paraId="634F0ECA" w14:textId="597838E7" w:rsidR="003A0D98" w:rsidRPr="00CF6EEC" w:rsidRDefault="005C22C1" w:rsidP="005C22C1">
      <w:pPr>
        <w:pStyle w:val="ListParagraph"/>
        <w:numPr>
          <w:ilvl w:val="0"/>
          <w:numId w:val="22"/>
        </w:numPr>
        <w:jc w:val="both"/>
        <w:rPr>
          <w:rFonts w:ascii="Segoe UI Symbol" w:hAnsi="Segoe UI Symbol" w:cstheme="minorHAnsi"/>
          <w:rPrChange w:id="14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42" w:author="Mr.Shekhar Vanage" w:date="2025-10-06T12:46:00Z" w16du:dateUtc="2025-10-06T07:16:00Z">
            <w:rPr>
              <w:rFonts w:ascii="Segoe UI Symbol" w:hAnsi="Segoe UI Symbol" w:cstheme="minorHAnsi"/>
              <w:highlight w:val="yellow"/>
            </w:rPr>
          </w:rPrChange>
        </w:rPr>
        <w:lastRenderedPageBreak/>
        <w:t>Embed diversity and inclusivity into recruitment and retention practices.</w:t>
      </w:r>
    </w:p>
    <w:p w14:paraId="0A4A797B" w14:textId="77777777" w:rsidR="003A0D98" w:rsidRPr="00CF6EEC" w:rsidRDefault="003A0D98" w:rsidP="003A0D98">
      <w:pPr>
        <w:jc w:val="both"/>
        <w:rPr>
          <w:rFonts w:ascii="Segoe UI Symbol" w:hAnsi="Segoe UI Symbol" w:cstheme="minorHAnsi"/>
          <w:rPrChange w:id="143" w:author="Mr.Shekhar Vanage" w:date="2025-10-06T12:46:00Z" w16du:dateUtc="2025-10-06T07:16:00Z">
            <w:rPr>
              <w:rFonts w:ascii="Segoe UI Symbol" w:hAnsi="Segoe UI Symbol" w:cstheme="minorHAnsi"/>
              <w:highlight w:val="yellow"/>
            </w:rPr>
          </w:rPrChange>
        </w:rPr>
      </w:pPr>
    </w:p>
    <w:p w14:paraId="4E579F2B" w14:textId="732E226E" w:rsidR="003A0D98" w:rsidRPr="00CF6EEC" w:rsidRDefault="005C22C1" w:rsidP="003A0D98">
      <w:pPr>
        <w:pStyle w:val="ListParagraph"/>
        <w:numPr>
          <w:ilvl w:val="0"/>
          <w:numId w:val="15"/>
        </w:numPr>
        <w:spacing w:line="276" w:lineRule="auto"/>
        <w:jc w:val="both"/>
        <w:rPr>
          <w:rFonts w:ascii="Segoe UI Symbol" w:hAnsi="Segoe UI Symbol" w:cstheme="minorHAnsi"/>
          <w:rPrChange w:id="144"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45" w:author="Mr.Shekhar Vanage" w:date="2025-10-06T12:46:00Z" w16du:dateUtc="2025-10-06T07:16:00Z">
            <w:rPr>
              <w:rFonts w:ascii="Segoe UI Symbol" w:hAnsi="Segoe UI Symbol"/>
              <w:b/>
              <w:bCs/>
              <w:highlight w:val="yellow"/>
            </w:rPr>
          </w:rPrChange>
        </w:rPr>
        <w:t>Work-Life Balance</w:t>
      </w:r>
    </w:p>
    <w:p w14:paraId="2FC7F680" w14:textId="2E999EDD" w:rsidR="005C22C1" w:rsidRPr="00CF6EEC" w:rsidRDefault="005C22C1" w:rsidP="005C22C1">
      <w:pPr>
        <w:pStyle w:val="ListParagraph"/>
        <w:numPr>
          <w:ilvl w:val="0"/>
          <w:numId w:val="22"/>
        </w:numPr>
        <w:jc w:val="both"/>
        <w:rPr>
          <w:rFonts w:ascii="Segoe UI Symbol" w:hAnsi="Segoe UI Symbol" w:cstheme="minorHAnsi"/>
          <w:rPrChange w:id="14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47" w:author="Mr.Shekhar Vanage" w:date="2025-10-06T12:46:00Z" w16du:dateUtc="2025-10-06T07:16:00Z">
            <w:rPr>
              <w:rFonts w:ascii="Segoe UI Symbol" w:hAnsi="Segoe UI Symbol" w:cstheme="minorHAnsi"/>
              <w:highlight w:val="yellow"/>
            </w:rPr>
          </w:rPrChange>
        </w:rPr>
        <w:t>Encourage flexible and supportive work arrangements.</w:t>
      </w:r>
    </w:p>
    <w:p w14:paraId="6320E515" w14:textId="5288A90D" w:rsidR="005C22C1" w:rsidRPr="00CF6EEC" w:rsidRDefault="005C22C1" w:rsidP="005C22C1">
      <w:pPr>
        <w:pStyle w:val="ListParagraph"/>
        <w:numPr>
          <w:ilvl w:val="0"/>
          <w:numId w:val="22"/>
        </w:numPr>
        <w:jc w:val="both"/>
        <w:rPr>
          <w:rFonts w:ascii="Segoe UI Symbol" w:hAnsi="Segoe UI Symbol" w:cstheme="minorHAnsi"/>
          <w:rPrChange w:id="148"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49" w:author="Mr.Shekhar Vanage" w:date="2025-10-06T12:46:00Z" w16du:dateUtc="2025-10-06T07:16:00Z">
            <w:rPr>
              <w:rFonts w:ascii="Segoe UI Symbol" w:hAnsi="Segoe UI Symbol" w:cstheme="minorHAnsi"/>
              <w:highlight w:val="yellow"/>
            </w:rPr>
          </w:rPrChange>
        </w:rPr>
        <w:t>Promote employee wellness through stress management and support programs.</w:t>
      </w:r>
    </w:p>
    <w:p w14:paraId="36DB04F6" w14:textId="3A4B77C3" w:rsidR="00FB73D2" w:rsidRPr="00CF6EEC" w:rsidRDefault="005C22C1" w:rsidP="00FB73D2">
      <w:pPr>
        <w:pStyle w:val="ListParagraph"/>
        <w:numPr>
          <w:ilvl w:val="0"/>
          <w:numId w:val="22"/>
        </w:numPr>
        <w:jc w:val="both"/>
        <w:rPr>
          <w:rFonts w:ascii="Segoe UI Symbol" w:hAnsi="Segoe UI Symbol" w:cstheme="minorHAnsi"/>
          <w:rPrChange w:id="150"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51" w:author="Mr.Shekhar Vanage" w:date="2025-10-06T12:46:00Z" w16du:dateUtc="2025-10-06T07:16:00Z">
            <w:rPr>
              <w:rFonts w:ascii="Segoe UI Symbol" w:hAnsi="Segoe UI Symbol" w:cstheme="minorHAnsi"/>
              <w:highlight w:val="yellow"/>
            </w:rPr>
          </w:rPrChange>
        </w:rPr>
        <w:t>Ensure workloads are managed fairly to maintain productivity and well-being.</w:t>
      </w:r>
    </w:p>
    <w:p w14:paraId="3E6190DB" w14:textId="784F7EE0" w:rsidR="00B84878" w:rsidRPr="00CF6EEC" w:rsidRDefault="00B84878" w:rsidP="00B84878">
      <w:pPr>
        <w:pStyle w:val="Heading1"/>
        <w:spacing w:after="240"/>
        <w:jc w:val="both"/>
        <w:rPr>
          <w:rFonts w:ascii="Segoe UI Symbol" w:hAnsi="Segoe UI Symbol" w:cstheme="minorHAnsi"/>
          <w:color w:val="1F4E79" w:themeColor="accent5" w:themeShade="80"/>
          <w:sz w:val="28"/>
          <w:szCs w:val="36"/>
          <w:rPrChange w:id="152"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153" w:name="_Toc206755330"/>
      <w:r w:rsidRPr="00CF6EEC">
        <w:rPr>
          <w:rFonts w:ascii="Segoe UI Symbol" w:hAnsi="Segoe UI Symbol" w:cstheme="minorHAnsi"/>
          <w:color w:val="1F4E79" w:themeColor="accent5" w:themeShade="80"/>
          <w:sz w:val="28"/>
          <w:szCs w:val="36"/>
          <w:rPrChange w:id="154" w:author="Mr.Shekhar Vanage" w:date="2025-10-06T12:46:00Z" w16du:dateUtc="2025-10-06T07:16:00Z">
            <w:rPr>
              <w:rFonts w:ascii="Segoe UI Symbol" w:hAnsi="Segoe UI Symbol" w:cstheme="minorHAnsi"/>
              <w:color w:val="1F4E79" w:themeColor="accent5" w:themeShade="80"/>
              <w:sz w:val="28"/>
              <w:szCs w:val="36"/>
              <w:highlight w:val="yellow"/>
            </w:rPr>
          </w:rPrChange>
        </w:rPr>
        <w:t>Quantitative Targets</w:t>
      </w:r>
      <w:bookmarkEnd w:id="153"/>
    </w:p>
    <w:p w14:paraId="28E4EFD6" w14:textId="5FB1A5CE" w:rsidR="00C00DEB" w:rsidRPr="00CF6EEC" w:rsidRDefault="0048628C" w:rsidP="0048628C">
      <w:pPr>
        <w:jc w:val="both"/>
        <w:rPr>
          <w:rPrChange w:id="155" w:author="Mr.Shekhar Vanage" w:date="2025-10-06T12:46:00Z" w16du:dateUtc="2025-10-06T07:16:00Z">
            <w:rPr>
              <w:highlight w:val="yellow"/>
            </w:rPr>
          </w:rPrChange>
        </w:rPr>
      </w:pPr>
      <w:r w:rsidRPr="00CF6EEC">
        <w:rPr>
          <w:rFonts w:ascii="Segoe UI Symbol" w:hAnsi="Segoe UI Symbol"/>
          <w:rPrChange w:id="156" w:author="Mr.Shekhar Vanage" w:date="2025-10-06T12:46:00Z" w16du:dateUtc="2025-10-06T07:16:00Z">
            <w:rPr>
              <w:rFonts w:ascii="Segoe UI Symbol" w:hAnsi="Segoe UI Symbol"/>
              <w:highlight w:val="yellow"/>
            </w:rPr>
          </w:rPrChange>
        </w:rPr>
        <w:t>All targets outlined in the Labor and Human Rights Policy are based on the baseline data from FY 2022–23. Progress will be evaluated annually, with the objective of achieving key milestones by FY 2029–30, covering key areas such as employee well-being, ethical labor practices, inclusivity, fair compensation, and responsible partnerships</w:t>
      </w:r>
      <w:r w:rsidR="00C00DEB" w:rsidRPr="00CF6EEC">
        <w:rPr>
          <w:rPrChange w:id="157" w:author="Mr.Shekhar Vanage" w:date="2025-10-06T12:46:00Z" w16du:dateUtc="2025-10-06T07:16:00Z">
            <w:rPr>
              <w:highlight w:val="yellow"/>
            </w:rPr>
          </w:rPrChange>
        </w:rPr>
        <w:t>.</w:t>
      </w:r>
    </w:p>
    <w:p w14:paraId="5E48BD9D" w14:textId="77777777" w:rsidR="00296017" w:rsidRPr="00CF6EEC" w:rsidRDefault="00296017" w:rsidP="00C00DEB">
      <w:pPr>
        <w:rPr>
          <w:rPrChange w:id="158" w:author="Mr.Shekhar Vanage" w:date="2025-10-06T12:46:00Z" w16du:dateUtc="2025-10-06T07:16:00Z">
            <w:rPr>
              <w:highlight w:val="yellow"/>
            </w:rPr>
          </w:rPrChange>
        </w:rPr>
      </w:pPr>
    </w:p>
    <w:p w14:paraId="43EE18CC" w14:textId="2157304E" w:rsidR="005C22C1" w:rsidRPr="00CF6EEC" w:rsidRDefault="005C22C1" w:rsidP="005C22C1">
      <w:pPr>
        <w:pStyle w:val="ListParagraph"/>
        <w:numPr>
          <w:ilvl w:val="0"/>
          <w:numId w:val="27"/>
        </w:numPr>
        <w:spacing w:line="276" w:lineRule="auto"/>
        <w:jc w:val="both"/>
        <w:rPr>
          <w:rFonts w:ascii="Segoe UI Symbol" w:hAnsi="Segoe UI Symbol" w:cstheme="minorHAnsi"/>
          <w:rPrChange w:id="159"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60" w:author="Mr.Shekhar Vanage" w:date="2025-10-06T12:46:00Z" w16du:dateUtc="2025-10-06T07:16:00Z">
            <w:rPr>
              <w:rFonts w:ascii="Segoe UI Symbol" w:hAnsi="Segoe UI Symbol"/>
              <w:b/>
              <w:bCs/>
              <w:highlight w:val="yellow"/>
            </w:rPr>
          </w:rPrChange>
        </w:rPr>
        <w:t>Employee Health and Safety</w:t>
      </w:r>
    </w:p>
    <w:p w14:paraId="1C220E2C" w14:textId="77777777" w:rsidR="005C22C1" w:rsidRPr="00CF6EEC" w:rsidRDefault="005C22C1" w:rsidP="005C22C1">
      <w:pPr>
        <w:pStyle w:val="ListParagraph"/>
        <w:numPr>
          <w:ilvl w:val="0"/>
          <w:numId w:val="22"/>
        </w:numPr>
        <w:spacing w:line="276" w:lineRule="auto"/>
        <w:jc w:val="both"/>
        <w:rPr>
          <w:rFonts w:ascii="Segoe UI Symbol" w:hAnsi="Segoe UI Symbol" w:cstheme="minorHAnsi"/>
          <w:rPrChange w:id="16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62" w:author="Mr.Shekhar Vanage" w:date="2025-10-06T12:46:00Z" w16du:dateUtc="2025-10-06T07:16:00Z">
            <w:rPr>
              <w:rFonts w:ascii="Segoe UI Symbol" w:hAnsi="Segoe UI Symbol" w:cstheme="minorHAnsi"/>
              <w:highlight w:val="yellow"/>
            </w:rPr>
          </w:rPrChange>
        </w:rPr>
        <w:t xml:space="preserve">Ensure 100% accessibility to health and safety information and emergency protocols for all employees. </w:t>
      </w:r>
    </w:p>
    <w:p w14:paraId="7187B2B0" w14:textId="7EABB3EA" w:rsidR="005C22C1" w:rsidRPr="00CF6EEC" w:rsidRDefault="005C22C1" w:rsidP="005C22C1">
      <w:pPr>
        <w:pStyle w:val="ListParagraph"/>
        <w:numPr>
          <w:ilvl w:val="0"/>
          <w:numId w:val="22"/>
        </w:numPr>
        <w:spacing w:line="276" w:lineRule="auto"/>
        <w:jc w:val="both"/>
        <w:rPr>
          <w:rFonts w:ascii="Segoe UI Symbol" w:hAnsi="Segoe UI Symbol" w:cstheme="minorHAnsi"/>
          <w:rPrChange w:id="16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64" w:author="Mr.Shekhar Vanage" w:date="2025-10-06T12:46:00Z" w16du:dateUtc="2025-10-06T07:16:00Z">
            <w:rPr>
              <w:rFonts w:ascii="Segoe UI Symbol" w:hAnsi="Segoe UI Symbol" w:cstheme="minorHAnsi"/>
              <w:highlight w:val="yellow"/>
            </w:rPr>
          </w:rPrChange>
        </w:rPr>
        <w:t xml:space="preserve">To increase safety inspections by 5% till FY 2029-30 to proactively identify risks. </w:t>
      </w:r>
    </w:p>
    <w:p w14:paraId="7DDF0172" w14:textId="01A3A389" w:rsidR="005C22C1" w:rsidRPr="00CF6EEC" w:rsidRDefault="005C22C1" w:rsidP="005C22C1">
      <w:pPr>
        <w:pStyle w:val="ListParagraph"/>
        <w:numPr>
          <w:ilvl w:val="0"/>
          <w:numId w:val="22"/>
        </w:numPr>
        <w:spacing w:line="276" w:lineRule="auto"/>
        <w:jc w:val="both"/>
        <w:rPr>
          <w:rFonts w:ascii="Segoe UI Symbol" w:hAnsi="Segoe UI Symbol" w:cstheme="minorHAnsi"/>
          <w:rPrChange w:id="16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66" w:author="Mr.Shekhar Vanage" w:date="2025-10-06T12:46:00Z" w16du:dateUtc="2025-10-06T07:16:00Z">
            <w:rPr>
              <w:rFonts w:ascii="Segoe UI Symbol" w:hAnsi="Segoe UI Symbol" w:cstheme="minorHAnsi"/>
              <w:highlight w:val="yellow"/>
            </w:rPr>
          </w:rPrChange>
        </w:rPr>
        <w:t>Conduct 100% mandatory safety training for all employees yearly.</w:t>
      </w:r>
    </w:p>
    <w:p w14:paraId="6296362C" w14:textId="1C6390AF" w:rsidR="002A157A" w:rsidRPr="00CF6EEC" w:rsidRDefault="002A157A" w:rsidP="005C22C1">
      <w:pPr>
        <w:pStyle w:val="ListParagraph"/>
        <w:numPr>
          <w:ilvl w:val="0"/>
          <w:numId w:val="22"/>
        </w:numPr>
        <w:spacing w:line="276" w:lineRule="auto"/>
        <w:jc w:val="both"/>
        <w:rPr>
          <w:rFonts w:ascii="Segoe UI Symbol" w:hAnsi="Segoe UI Symbol" w:cstheme="minorHAnsi"/>
          <w:rPrChange w:id="16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68" w:author="Mr.Shekhar Vanage" w:date="2025-10-06T12:46:00Z" w16du:dateUtc="2025-10-06T07:16:00Z">
            <w:rPr>
              <w:rFonts w:ascii="Segoe UI Symbol" w:hAnsi="Segoe UI Symbol" w:cstheme="minorHAnsi"/>
              <w:highlight w:val="yellow"/>
            </w:rPr>
          </w:rPrChange>
        </w:rPr>
        <w:t>Maintain zero fatalities across all operational sites. </w:t>
      </w:r>
    </w:p>
    <w:p w14:paraId="38590F92" w14:textId="77777777" w:rsidR="00CF425E" w:rsidRPr="00CF6EEC" w:rsidRDefault="00CF425E" w:rsidP="00CF425E">
      <w:pPr>
        <w:pStyle w:val="ListParagraph"/>
        <w:spacing w:line="276" w:lineRule="auto"/>
        <w:ind w:left="1080"/>
        <w:jc w:val="both"/>
        <w:rPr>
          <w:rFonts w:ascii="Segoe UI Symbol" w:hAnsi="Segoe UI Symbol" w:cstheme="minorHAnsi"/>
          <w:rPrChange w:id="169" w:author="Mr.Shekhar Vanage" w:date="2025-10-06T12:46:00Z" w16du:dateUtc="2025-10-06T07:16:00Z">
            <w:rPr>
              <w:rFonts w:ascii="Segoe UI Symbol" w:hAnsi="Segoe UI Symbol" w:cstheme="minorHAnsi"/>
              <w:highlight w:val="yellow"/>
            </w:rPr>
          </w:rPrChange>
        </w:rPr>
      </w:pPr>
    </w:p>
    <w:p w14:paraId="6F4767D3" w14:textId="77777777" w:rsidR="005C22C1" w:rsidRPr="00CF6EEC" w:rsidRDefault="005C22C1" w:rsidP="005C22C1">
      <w:pPr>
        <w:spacing w:line="276" w:lineRule="auto"/>
        <w:jc w:val="both"/>
        <w:rPr>
          <w:rFonts w:ascii="Segoe UI Symbol" w:hAnsi="Segoe UI Symbol" w:cstheme="minorHAnsi"/>
          <w:rPrChange w:id="170" w:author="Mr.Shekhar Vanage" w:date="2025-10-06T12:46:00Z" w16du:dateUtc="2025-10-06T07:16:00Z">
            <w:rPr>
              <w:rFonts w:ascii="Segoe UI Symbol" w:hAnsi="Segoe UI Symbol" w:cstheme="minorHAnsi"/>
              <w:highlight w:val="yellow"/>
            </w:rPr>
          </w:rPrChange>
        </w:rPr>
      </w:pPr>
    </w:p>
    <w:p w14:paraId="2166FBC5"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171"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72" w:author="Mr.Shekhar Vanage" w:date="2025-10-06T12:46:00Z" w16du:dateUtc="2025-10-06T07:16:00Z">
            <w:rPr>
              <w:rFonts w:ascii="Segoe UI Symbol" w:hAnsi="Segoe UI Symbol"/>
              <w:b/>
              <w:bCs/>
              <w:highlight w:val="yellow"/>
            </w:rPr>
          </w:rPrChange>
        </w:rPr>
        <w:t>Working Conditions</w:t>
      </w:r>
    </w:p>
    <w:p w14:paraId="4A633E66" w14:textId="77777777" w:rsidR="005C22C1" w:rsidRPr="00CF6EEC" w:rsidRDefault="005C22C1" w:rsidP="005C22C1">
      <w:pPr>
        <w:pStyle w:val="ListParagraph"/>
        <w:numPr>
          <w:ilvl w:val="0"/>
          <w:numId w:val="22"/>
        </w:numPr>
        <w:spacing w:line="276" w:lineRule="auto"/>
        <w:jc w:val="both"/>
        <w:rPr>
          <w:rFonts w:ascii="Segoe UI Symbol" w:hAnsi="Segoe UI Symbol" w:cstheme="minorHAnsi"/>
          <w:rPrChange w:id="17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74" w:author="Mr.Shekhar Vanage" w:date="2025-10-06T12:46:00Z" w16du:dateUtc="2025-10-06T07:16:00Z">
            <w:rPr>
              <w:rFonts w:ascii="Segoe UI Symbol" w:hAnsi="Segoe UI Symbol" w:cstheme="minorHAnsi"/>
              <w:highlight w:val="yellow"/>
            </w:rPr>
          </w:rPrChange>
        </w:rPr>
        <w:t xml:space="preserve">Conduct employee satisfaction surveys annually on working conditions, aiming for 95% positive responses by FY 2029-30. </w:t>
      </w:r>
    </w:p>
    <w:p w14:paraId="57F0FDF5" w14:textId="77777777" w:rsidR="005C22C1" w:rsidRPr="00CF6EEC" w:rsidRDefault="005C22C1" w:rsidP="005C22C1">
      <w:pPr>
        <w:pStyle w:val="ListParagraph"/>
        <w:numPr>
          <w:ilvl w:val="0"/>
          <w:numId w:val="22"/>
        </w:numPr>
        <w:spacing w:line="276" w:lineRule="auto"/>
        <w:jc w:val="both"/>
        <w:rPr>
          <w:rFonts w:ascii="Segoe UI Symbol" w:hAnsi="Segoe UI Symbol" w:cstheme="minorHAnsi"/>
          <w:rPrChange w:id="17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76" w:author="Mr.Shekhar Vanage" w:date="2025-10-06T12:46:00Z" w16du:dateUtc="2025-10-06T07:16:00Z">
            <w:rPr>
              <w:rFonts w:ascii="Segoe UI Symbol" w:hAnsi="Segoe UI Symbol" w:cstheme="minorHAnsi"/>
              <w:highlight w:val="yellow"/>
            </w:rPr>
          </w:rPrChange>
        </w:rPr>
        <w:t>Ensure implementation of a formal channel for 100% employees to discuss working conditions with management by FY 2029-30.</w:t>
      </w:r>
    </w:p>
    <w:p w14:paraId="30789E53" w14:textId="3FC3D9BC" w:rsidR="005C22C1" w:rsidRPr="00CF6EEC" w:rsidRDefault="002A157A" w:rsidP="005C22C1">
      <w:pPr>
        <w:pStyle w:val="ListParagraph"/>
        <w:numPr>
          <w:ilvl w:val="0"/>
          <w:numId w:val="22"/>
        </w:numPr>
        <w:spacing w:line="276" w:lineRule="auto"/>
        <w:jc w:val="both"/>
        <w:rPr>
          <w:rFonts w:ascii="Segoe UI Symbol" w:hAnsi="Segoe UI Symbol" w:cstheme="minorHAnsi"/>
          <w:rPrChange w:id="17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78" w:author="Mr.Shekhar Vanage" w:date="2025-10-06T12:46:00Z" w16du:dateUtc="2025-10-06T07:16:00Z">
            <w:rPr>
              <w:rFonts w:ascii="Segoe UI Symbol" w:hAnsi="Segoe UI Symbol" w:cstheme="minorHAnsi"/>
              <w:highlight w:val="yellow"/>
            </w:rPr>
          </w:rPrChange>
        </w:rPr>
        <w:t>Provide healthcare benefits to 100% employees by FY 2029-30</w:t>
      </w:r>
      <w:r w:rsidR="001C225D" w:rsidRPr="00CF6EEC">
        <w:rPr>
          <w:rFonts w:ascii="Segoe UI Symbol" w:hAnsi="Segoe UI Symbol" w:cstheme="minorHAnsi"/>
          <w:rPrChange w:id="179" w:author="Mr.Shekhar Vanage" w:date="2025-10-06T12:46:00Z" w16du:dateUtc="2025-10-06T07:16:00Z">
            <w:rPr>
              <w:rFonts w:ascii="Segoe UI Symbol" w:hAnsi="Segoe UI Symbol" w:cstheme="minorHAnsi"/>
              <w:highlight w:val="yellow"/>
            </w:rPr>
          </w:rPrChange>
        </w:rPr>
        <w:t>.</w:t>
      </w:r>
    </w:p>
    <w:p w14:paraId="15F50973" w14:textId="77777777" w:rsidR="005C22C1" w:rsidRPr="00CF6EEC" w:rsidRDefault="005C22C1" w:rsidP="005C22C1">
      <w:pPr>
        <w:pStyle w:val="ListParagraph"/>
        <w:spacing w:line="276" w:lineRule="auto"/>
        <w:ind w:left="1080"/>
        <w:jc w:val="both"/>
        <w:rPr>
          <w:rFonts w:ascii="Segoe UI Symbol" w:hAnsi="Segoe UI Symbol" w:cstheme="minorHAnsi"/>
          <w:rPrChange w:id="180" w:author="Mr.Shekhar Vanage" w:date="2025-10-06T12:46:00Z" w16du:dateUtc="2025-10-06T07:16:00Z">
            <w:rPr>
              <w:rFonts w:ascii="Segoe UI Symbol" w:hAnsi="Segoe UI Symbol" w:cstheme="minorHAnsi"/>
              <w:highlight w:val="yellow"/>
            </w:rPr>
          </w:rPrChange>
        </w:rPr>
      </w:pPr>
    </w:p>
    <w:p w14:paraId="1E5E9DB6"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181"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82" w:author="Mr.Shekhar Vanage" w:date="2025-10-06T12:46:00Z" w16du:dateUtc="2025-10-06T07:16:00Z">
            <w:rPr>
              <w:rFonts w:ascii="Segoe UI Symbol" w:hAnsi="Segoe UI Symbol"/>
              <w:b/>
              <w:bCs/>
              <w:highlight w:val="yellow"/>
            </w:rPr>
          </w:rPrChange>
        </w:rPr>
        <w:t>Social Dialogue</w:t>
      </w:r>
    </w:p>
    <w:p w14:paraId="2ED51481" w14:textId="3191B2AF" w:rsidR="005C22C1" w:rsidRPr="00CF6EEC" w:rsidRDefault="001C225D" w:rsidP="005C22C1">
      <w:pPr>
        <w:pStyle w:val="ListParagraph"/>
        <w:numPr>
          <w:ilvl w:val="0"/>
          <w:numId w:val="22"/>
        </w:numPr>
        <w:spacing w:line="276" w:lineRule="auto"/>
        <w:jc w:val="both"/>
        <w:rPr>
          <w:rFonts w:ascii="Segoe UI Symbol" w:hAnsi="Segoe UI Symbol" w:cstheme="minorHAnsi"/>
          <w:rPrChange w:id="18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84" w:author="Mr.Shekhar Vanage" w:date="2025-10-06T12:46:00Z" w16du:dateUtc="2025-10-06T07:16:00Z">
            <w:rPr>
              <w:rFonts w:ascii="Segoe UI Symbol" w:hAnsi="Segoe UI Symbol" w:cstheme="minorHAnsi"/>
              <w:highlight w:val="yellow"/>
            </w:rPr>
          </w:rPrChange>
        </w:rPr>
        <w:t>Ensure 100% of employees have access to formal platforms to express concerns and feedback</w:t>
      </w:r>
      <w:r w:rsidR="005C22C1" w:rsidRPr="00CF6EEC">
        <w:rPr>
          <w:rFonts w:ascii="Segoe UI Symbol" w:hAnsi="Segoe UI Symbol" w:cstheme="minorHAnsi"/>
          <w:rPrChange w:id="185" w:author="Mr.Shekhar Vanage" w:date="2025-10-06T12:46:00Z" w16du:dateUtc="2025-10-06T07:16:00Z">
            <w:rPr>
              <w:rFonts w:ascii="Segoe UI Symbol" w:hAnsi="Segoe UI Symbol" w:cstheme="minorHAnsi"/>
              <w:highlight w:val="yellow"/>
            </w:rPr>
          </w:rPrChange>
        </w:rPr>
        <w:t>.</w:t>
      </w:r>
    </w:p>
    <w:p w14:paraId="3922AA16" w14:textId="0A16E8EA" w:rsidR="005C22C1" w:rsidRPr="00CF6EEC" w:rsidRDefault="001C225D" w:rsidP="00C00DEB">
      <w:pPr>
        <w:pStyle w:val="ListParagraph"/>
        <w:numPr>
          <w:ilvl w:val="0"/>
          <w:numId w:val="22"/>
        </w:numPr>
        <w:jc w:val="both"/>
        <w:rPr>
          <w:rFonts w:ascii="Segoe UI Symbol" w:hAnsi="Segoe UI Symbol" w:cstheme="minorHAnsi"/>
          <w:rPrChange w:id="18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87" w:author="Mr.Shekhar Vanage" w:date="2025-10-06T12:46:00Z" w16du:dateUtc="2025-10-06T07:16:00Z">
            <w:rPr>
              <w:rFonts w:ascii="Segoe UI Symbol" w:hAnsi="Segoe UI Symbol" w:cstheme="minorHAnsi"/>
              <w:highlight w:val="yellow"/>
            </w:rPr>
          </w:rPrChange>
        </w:rPr>
        <w:t>Achieve 70% response rate in employee engagement activities by FY 2029–30</w:t>
      </w:r>
      <w:r w:rsidR="005C22C1" w:rsidRPr="00CF6EEC">
        <w:rPr>
          <w:rFonts w:ascii="Segoe UI Symbol" w:hAnsi="Segoe UI Symbol" w:cstheme="minorHAnsi"/>
          <w:rPrChange w:id="188" w:author="Mr.Shekhar Vanage" w:date="2025-10-06T12:46:00Z" w16du:dateUtc="2025-10-06T07:16:00Z">
            <w:rPr>
              <w:rFonts w:ascii="Segoe UI Symbol" w:hAnsi="Segoe UI Symbol" w:cstheme="minorHAnsi"/>
              <w:highlight w:val="yellow"/>
            </w:rPr>
          </w:rPrChange>
        </w:rPr>
        <w:t>.</w:t>
      </w:r>
    </w:p>
    <w:p w14:paraId="1FBD950B" w14:textId="5739D9D8" w:rsidR="002A157A" w:rsidRPr="00CF6EEC" w:rsidRDefault="002A157A" w:rsidP="002A157A">
      <w:pPr>
        <w:pStyle w:val="ListParagraph"/>
        <w:numPr>
          <w:ilvl w:val="0"/>
          <w:numId w:val="22"/>
        </w:numPr>
        <w:jc w:val="both"/>
        <w:rPr>
          <w:rFonts w:ascii="Segoe UI Symbol" w:hAnsi="Segoe UI Symbol" w:cstheme="minorHAnsi"/>
          <w:rPrChange w:id="18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90" w:author="Mr.Shekhar Vanage" w:date="2025-10-06T12:46:00Z" w16du:dateUtc="2025-10-06T07:16:00Z">
            <w:rPr>
              <w:rFonts w:ascii="Segoe UI Symbol" w:hAnsi="Segoe UI Symbol" w:cstheme="minorHAnsi"/>
              <w:highlight w:val="yellow"/>
            </w:rPr>
          </w:rPrChange>
        </w:rPr>
        <w:lastRenderedPageBreak/>
        <w:t>Resolve 95% of reported concerns within 30 days. </w:t>
      </w:r>
    </w:p>
    <w:p w14:paraId="3E61FD6D" w14:textId="77777777" w:rsidR="00C00DEB" w:rsidRPr="00CF6EEC" w:rsidRDefault="00C00DEB" w:rsidP="00C00DEB">
      <w:pPr>
        <w:jc w:val="both"/>
        <w:rPr>
          <w:rFonts w:ascii="Segoe UI Symbol" w:hAnsi="Segoe UI Symbol" w:cstheme="minorHAnsi"/>
          <w:rPrChange w:id="191" w:author="Mr.Shekhar Vanage" w:date="2025-10-06T12:46:00Z" w16du:dateUtc="2025-10-06T07:16:00Z">
            <w:rPr>
              <w:rFonts w:ascii="Segoe UI Symbol" w:hAnsi="Segoe UI Symbol" w:cstheme="minorHAnsi"/>
              <w:highlight w:val="yellow"/>
            </w:rPr>
          </w:rPrChange>
        </w:rPr>
      </w:pPr>
    </w:p>
    <w:p w14:paraId="1F6FA5FC"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192"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193" w:author="Mr.Shekhar Vanage" w:date="2025-10-06T12:46:00Z" w16du:dateUtc="2025-10-06T07:16:00Z">
            <w:rPr>
              <w:rFonts w:ascii="Segoe UI Symbol" w:hAnsi="Segoe UI Symbol"/>
              <w:b/>
              <w:bCs/>
              <w:highlight w:val="yellow"/>
            </w:rPr>
          </w:rPrChange>
        </w:rPr>
        <w:t>Career Management and Training</w:t>
      </w:r>
    </w:p>
    <w:p w14:paraId="193F725E" w14:textId="49F3D190" w:rsidR="005C22C1" w:rsidRPr="00CF6EEC" w:rsidRDefault="001C225D" w:rsidP="005C22C1">
      <w:pPr>
        <w:pStyle w:val="ListParagraph"/>
        <w:numPr>
          <w:ilvl w:val="0"/>
          <w:numId w:val="22"/>
        </w:numPr>
        <w:jc w:val="both"/>
        <w:rPr>
          <w:rFonts w:ascii="Segoe UI Symbol" w:hAnsi="Segoe UI Symbol" w:cstheme="minorHAnsi"/>
          <w:rPrChange w:id="19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95" w:author="Mr.Shekhar Vanage" w:date="2025-10-06T12:46:00Z" w16du:dateUtc="2025-10-06T07:16:00Z">
            <w:rPr>
              <w:rFonts w:ascii="Segoe UI Symbol" w:hAnsi="Segoe UI Symbol" w:cstheme="minorHAnsi"/>
              <w:highlight w:val="yellow"/>
            </w:rPr>
          </w:rPrChange>
        </w:rPr>
        <w:t>Conduct annual performance reviews and ensure career development plans are in place for 100% of eligible employees</w:t>
      </w:r>
      <w:r w:rsidR="005C22C1" w:rsidRPr="00CF6EEC">
        <w:rPr>
          <w:rFonts w:ascii="Segoe UI Symbol" w:hAnsi="Segoe UI Symbol" w:cstheme="minorHAnsi"/>
          <w:rPrChange w:id="196" w:author="Mr.Shekhar Vanage" w:date="2025-10-06T12:46:00Z" w16du:dateUtc="2025-10-06T07:16:00Z">
            <w:rPr>
              <w:rFonts w:ascii="Segoe UI Symbol" w:hAnsi="Segoe UI Symbol" w:cstheme="minorHAnsi"/>
              <w:highlight w:val="yellow"/>
            </w:rPr>
          </w:rPrChange>
        </w:rPr>
        <w:t>.</w:t>
      </w:r>
    </w:p>
    <w:p w14:paraId="32134502" w14:textId="1A05A5DE" w:rsidR="005C22C1" w:rsidRPr="00CF6EEC" w:rsidRDefault="001C225D" w:rsidP="005C22C1">
      <w:pPr>
        <w:pStyle w:val="ListParagraph"/>
        <w:numPr>
          <w:ilvl w:val="0"/>
          <w:numId w:val="22"/>
        </w:numPr>
        <w:jc w:val="both"/>
        <w:rPr>
          <w:rFonts w:ascii="Segoe UI Symbol" w:hAnsi="Segoe UI Symbol" w:cstheme="minorHAnsi"/>
          <w:rPrChange w:id="19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198" w:author="Mr.Shekhar Vanage" w:date="2025-10-06T12:46:00Z" w16du:dateUtc="2025-10-06T07:16:00Z">
            <w:rPr>
              <w:rFonts w:ascii="Segoe UI Symbol" w:hAnsi="Segoe UI Symbol" w:cstheme="minorHAnsi"/>
              <w:highlight w:val="yellow"/>
            </w:rPr>
          </w:rPrChange>
        </w:rPr>
        <w:t xml:space="preserve">Allocate </w:t>
      </w:r>
      <w:commentRangeStart w:id="199"/>
      <w:r w:rsidRPr="00CF6EEC">
        <w:rPr>
          <w:rFonts w:ascii="Segoe UI Symbol" w:hAnsi="Segoe UI Symbol" w:cstheme="minorHAnsi"/>
          <w:rPrChange w:id="200" w:author="Mr.Shekhar Vanage" w:date="2025-10-06T12:46:00Z" w16du:dateUtc="2025-10-06T07:16:00Z">
            <w:rPr>
              <w:rFonts w:ascii="Segoe UI Symbol" w:hAnsi="Segoe UI Symbol" w:cstheme="minorHAnsi"/>
              <w:highlight w:val="yellow"/>
            </w:rPr>
          </w:rPrChange>
        </w:rPr>
        <w:t xml:space="preserve">20% </w:t>
      </w:r>
      <w:commentRangeEnd w:id="199"/>
      <w:r w:rsidR="00F6245A" w:rsidRPr="00CF6EEC">
        <w:rPr>
          <w:rStyle w:val="CommentReference"/>
        </w:rPr>
        <w:commentReference w:id="199"/>
      </w:r>
      <w:r w:rsidRPr="00CF6EEC">
        <w:rPr>
          <w:rFonts w:ascii="Segoe UI Symbol" w:hAnsi="Segoe UI Symbol" w:cstheme="minorHAnsi"/>
          <w:rPrChange w:id="201" w:author="Mr.Shekhar Vanage" w:date="2025-10-06T12:46:00Z" w16du:dateUtc="2025-10-06T07:16:00Z">
            <w:rPr>
              <w:rFonts w:ascii="Segoe UI Symbol" w:hAnsi="Segoe UI Symbol" w:cstheme="minorHAnsi"/>
              <w:highlight w:val="yellow"/>
            </w:rPr>
          </w:rPrChange>
        </w:rPr>
        <w:t xml:space="preserve">of the </w:t>
      </w:r>
      <w:del w:id="202" w:author="Tarun Surya" w:date="2025-09-03T16:26:00Z" w16du:dateUtc="2025-09-03T10:56:00Z">
        <w:r w:rsidRPr="00CF6EEC" w:rsidDel="00F6245A">
          <w:rPr>
            <w:rFonts w:ascii="Segoe UI Symbol" w:hAnsi="Segoe UI Symbol" w:cstheme="minorHAnsi"/>
            <w:rPrChange w:id="203" w:author="Mr.Shekhar Vanage" w:date="2025-10-06T12:46:00Z" w16du:dateUtc="2025-10-06T07:16:00Z">
              <w:rPr>
                <w:rFonts w:ascii="Segoe UI Symbol" w:hAnsi="Segoe UI Symbol" w:cstheme="minorHAnsi"/>
                <w:highlight w:val="yellow"/>
              </w:rPr>
            </w:rPrChange>
          </w:rPr>
          <w:delText xml:space="preserve">financial </w:delText>
        </w:r>
      </w:del>
      <w:ins w:id="204" w:author="Tarun Surya" w:date="2025-09-03T16:26:00Z" w16du:dateUtc="2025-09-03T10:56:00Z">
        <w:r w:rsidR="00F6245A" w:rsidRPr="00CF6EEC">
          <w:rPr>
            <w:rFonts w:ascii="Segoe UI Symbol" w:hAnsi="Segoe UI Symbol" w:cstheme="minorHAnsi"/>
            <w:rPrChange w:id="205" w:author="Mr.Shekhar Vanage" w:date="2025-10-06T12:46:00Z" w16du:dateUtc="2025-10-06T07:16:00Z">
              <w:rPr>
                <w:rFonts w:ascii="Segoe UI Symbol" w:hAnsi="Segoe UI Symbol" w:cstheme="minorHAnsi"/>
                <w:highlight w:val="yellow"/>
              </w:rPr>
            </w:rPrChange>
          </w:rPr>
          <w:t>manpo</w:t>
        </w:r>
      </w:ins>
      <w:ins w:id="206" w:author="Tarun Surya" w:date="2025-09-03T16:27:00Z" w16du:dateUtc="2025-09-03T10:57:00Z">
        <w:r w:rsidR="00F6245A" w:rsidRPr="00CF6EEC">
          <w:rPr>
            <w:rFonts w:ascii="Segoe UI Symbol" w:hAnsi="Segoe UI Symbol" w:cstheme="minorHAnsi"/>
            <w:rPrChange w:id="207" w:author="Mr.Shekhar Vanage" w:date="2025-10-06T12:46:00Z" w16du:dateUtc="2025-10-06T07:16:00Z">
              <w:rPr>
                <w:rFonts w:ascii="Segoe UI Symbol" w:hAnsi="Segoe UI Symbol" w:cstheme="minorHAnsi"/>
                <w:highlight w:val="yellow"/>
              </w:rPr>
            </w:rPrChange>
          </w:rPr>
          <w:t xml:space="preserve">wer </w:t>
        </w:r>
      </w:ins>
      <w:r w:rsidRPr="00CF6EEC">
        <w:rPr>
          <w:rFonts w:ascii="Segoe UI Symbol" w:hAnsi="Segoe UI Symbol" w:cstheme="minorHAnsi"/>
          <w:rPrChange w:id="208" w:author="Mr.Shekhar Vanage" w:date="2025-10-06T12:46:00Z" w16du:dateUtc="2025-10-06T07:16:00Z">
            <w:rPr>
              <w:rFonts w:ascii="Segoe UI Symbol" w:hAnsi="Segoe UI Symbol" w:cstheme="minorHAnsi"/>
              <w:highlight w:val="yellow"/>
            </w:rPr>
          </w:rPrChange>
        </w:rPr>
        <w:t>budget to employee development programs by FY 2029-30</w:t>
      </w:r>
      <w:r w:rsidR="005C22C1" w:rsidRPr="00CF6EEC">
        <w:rPr>
          <w:rFonts w:ascii="Segoe UI Symbol" w:hAnsi="Segoe UI Symbol" w:cstheme="minorHAnsi"/>
          <w:rPrChange w:id="209" w:author="Mr.Shekhar Vanage" w:date="2025-10-06T12:46:00Z" w16du:dateUtc="2025-10-06T07:16:00Z">
            <w:rPr>
              <w:rFonts w:ascii="Segoe UI Symbol" w:hAnsi="Segoe UI Symbol" w:cstheme="minorHAnsi"/>
              <w:highlight w:val="yellow"/>
            </w:rPr>
          </w:rPrChange>
        </w:rPr>
        <w:t>.</w:t>
      </w:r>
    </w:p>
    <w:p w14:paraId="0A56C9E6" w14:textId="13059197" w:rsidR="001C225D" w:rsidRPr="00CF6EEC" w:rsidRDefault="001C225D" w:rsidP="005C22C1">
      <w:pPr>
        <w:pStyle w:val="ListParagraph"/>
        <w:numPr>
          <w:ilvl w:val="0"/>
          <w:numId w:val="22"/>
        </w:numPr>
        <w:jc w:val="both"/>
        <w:rPr>
          <w:rFonts w:ascii="Segoe UI Symbol" w:hAnsi="Segoe UI Symbol" w:cstheme="minorHAnsi"/>
          <w:rPrChange w:id="210"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11" w:author="Mr.Shekhar Vanage" w:date="2025-10-06T12:46:00Z" w16du:dateUtc="2025-10-06T07:16:00Z">
            <w:rPr>
              <w:rFonts w:ascii="Segoe UI Symbol" w:hAnsi="Segoe UI Symbol" w:cstheme="minorHAnsi"/>
              <w:highlight w:val="yellow"/>
            </w:rPr>
          </w:rPrChange>
        </w:rPr>
        <w:t>Increase internal promotions by 10% by FY 2029-30 by implementing structured career pathways and targeted upskilling programs.</w:t>
      </w:r>
    </w:p>
    <w:p w14:paraId="284B34CC" w14:textId="77777777" w:rsidR="005C22C1" w:rsidRPr="00CF6EEC" w:rsidRDefault="005C22C1" w:rsidP="005C22C1">
      <w:pPr>
        <w:pStyle w:val="ListParagraph"/>
        <w:ind w:left="1080"/>
        <w:jc w:val="both"/>
        <w:rPr>
          <w:rFonts w:ascii="Segoe UI Symbol" w:hAnsi="Segoe UI Symbol" w:cstheme="minorHAnsi"/>
          <w:rPrChange w:id="212" w:author="Mr.Shekhar Vanage" w:date="2025-10-06T12:46:00Z" w16du:dateUtc="2025-10-06T07:16:00Z">
            <w:rPr>
              <w:rFonts w:ascii="Segoe UI Symbol" w:hAnsi="Segoe UI Symbol" w:cstheme="minorHAnsi"/>
              <w:highlight w:val="yellow"/>
            </w:rPr>
          </w:rPrChange>
        </w:rPr>
      </w:pPr>
    </w:p>
    <w:p w14:paraId="68352C21"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213"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214" w:author="Mr.Shekhar Vanage" w:date="2025-10-06T12:46:00Z" w16du:dateUtc="2025-10-06T07:16:00Z">
            <w:rPr>
              <w:rFonts w:ascii="Segoe UI Symbol" w:hAnsi="Segoe UI Symbol"/>
              <w:b/>
              <w:bCs/>
              <w:highlight w:val="yellow"/>
            </w:rPr>
          </w:rPrChange>
        </w:rPr>
        <w:t>Child Labor, Forced Labor, and Human Trafficking</w:t>
      </w:r>
    </w:p>
    <w:p w14:paraId="2942600C" w14:textId="058540E8" w:rsidR="001C225D" w:rsidRPr="00CF6EEC" w:rsidRDefault="001C225D" w:rsidP="005C22C1">
      <w:pPr>
        <w:pStyle w:val="ListParagraph"/>
        <w:numPr>
          <w:ilvl w:val="0"/>
          <w:numId w:val="22"/>
        </w:numPr>
        <w:jc w:val="both"/>
        <w:rPr>
          <w:rFonts w:ascii="Segoe UI Symbol" w:hAnsi="Segoe UI Symbol" w:cstheme="minorHAnsi"/>
          <w:rPrChange w:id="21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16" w:author="Mr.Shekhar Vanage" w:date="2025-10-06T12:46:00Z" w16du:dateUtc="2025-10-06T07:16:00Z">
            <w:rPr>
              <w:rFonts w:ascii="Segoe UI Symbol" w:hAnsi="Segoe UI Symbol" w:cstheme="minorHAnsi"/>
              <w:highlight w:val="yellow"/>
            </w:rPr>
          </w:rPrChange>
        </w:rPr>
        <w:t xml:space="preserve">Conduct background checks for 100% of suppliers by FY 2029-30. </w:t>
      </w:r>
    </w:p>
    <w:p w14:paraId="0584526A" w14:textId="77777777" w:rsidR="001C225D" w:rsidRPr="00CF6EEC" w:rsidRDefault="001C225D" w:rsidP="005C22C1">
      <w:pPr>
        <w:pStyle w:val="ListParagraph"/>
        <w:numPr>
          <w:ilvl w:val="0"/>
          <w:numId w:val="22"/>
        </w:numPr>
        <w:jc w:val="both"/>
        <w:rPr>
          <w:rFonts w:ascii="Segoe UI Symbol" w:hAnsi="Segoe UI Symbol" w:cstheme="minorHAnsi"/>
          <w:rPrChange w:id="21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18" w:author="Mr.Shekhar Vanage" w:date="2025-10-06T12:46:00Z" w16du:dateUtc="2025-10-06T07:16:00Z">
            <w:rPr>
              <w:rFonts w:ascii="Segoe UI Symbol" w:hAnsi="Segoe UI Symbol" w:cstheme="minorHAnsi"/>
              <w:highlight w:val="yellow"/>
            </w:rPr>
          </w:rPrChange>
        </w:rPr>
        <w:t xml:space="preserve">Train 100% procurement and recruitment staff on labor compliance policies annually. </w:t>
      </w:r>
    </w:p>
    <w:p w14:paraId="2678E26D" w14:textId="0514AA4B" w:rsidR="005C22C1" w:rsidRPr="00CF6EEC" w:rsidRDefault="001C225D" w:rsidP="005C22C1">
      <w:pPr>
        <w:pStyle w:val="ListParagraph"/>
        <w:numPr>
          <w:ilvl w:val="0"/>
          <w:numId w:val="22"/>
        </w:numPr>
        <w:jc w:val="both"/>
        <w:rPr>
          <w:rFonts w:ascii="Segoe UI Symbol" w:hAnsi="Segoe UI Symbol" w:cstheme="minorHAnsi"/>
          <w:rPrChange w:id="21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20" w:author="Mr.Shekhar Vanage" w:date="2025-10-06T12:46:00Z" w16du:dateUtc="2025-10-06T07:16:00Z">
            <w:rPr>
              <w:rFonts w:ascii="Segoe UI Symbol" w:hAnsi="Segoe UI Symbol" w:cstheme="minorHAnsi"/>
              <w:highlight w:val="yellow"/>
            </w:rPr>
          </w:rPrChange>
        </w:rPr>
        <w:t>Maintain zero confirmed cases of child or forced labor till FY 2029-30.</w:t>
      </w:r>
    </w:p>
    <w:p w14:paraId="069336B6" w14:textId="77777777" w:rsidR="005C22C1" w:rsidRPr="00CF6EEC" w:rsidRDefault="005C22C1" w:rsidP="005C22C1">
      <w:pPr>
        <w:jc w:val="both"/>
        <w:rPr>
          <w:rFonts w:ascii="Segoe UI Symbol" w:hAnsi="Segoe UI Symbol" w:cstheme="minorHAnsi"/>
          <w:rPrChange w:id="221" w:author="Mr.Shekhar Vanage" w:date="2025-10-06T12:46:00Z" w16du:dateUtc="2025-10-06T07:16:00Z">
            <w:rPr>
              <w:rFonts w:ascii="Segoe UI Symbol" w:hAnsi="Segoe UI Symbol" w:cstheme="minorHAnsi"/>
              <w:highlight w:val="yellow"/>
            </w:rPr>
          </w:rPrChange>
        </w:rPr>
      </w:pPr>
    </w:p>
    <w:p w14:paraId="58A68B31"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222"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223" w:author="Mr.Shekhar Vanage" w:date="2025-10-06T12:46:00Z" w16du:dateUtc="2025-10-06T07:16:00Z">
            <w:rPr>
              <w:rFonts w:ascii="Segoe UI Symbol" w:hAnsi="Segoe UI Symbol"/>
              <w:b/>
              <w:bCs/>
              <w:highlight w:val="yellow"/>
            </w:rPr>
          </w:rPrChange>
        </w:rPr>
        <w:t>Discrimination and Harassment</w:t>
      </w:r>
    </w:p>
    <w:p w14:paraId="0836B94C" w14:textId="0D96C673" w:rsidR="005C22C1" w:rsidRPr="00CF6EEC" w:rsidRDefault="001C225D" w:rsidP="005C22C1">
      <w:pPr>
        <w:pStyle w:val="ListParagraph"/>
        <w:numPr>
          <w:ilvl w:val="0"/>
          <w:numId w:val="22"/>
        </w:numPr>
        <w:jc w:val="both"/>
        <w:rPr>
          <w:rFonts w:ascii="Segoe UI Symbol" w:hAnsi="Segoe UI Symbol" w:cstheme="minorHAnsi"/>
          <w:rPrChange w:id="224"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25" w:author="Mr.Shekhar Vanage" w:date="2025-10-06T12:46:00Z" w16du:dateUtc="2025-10-06T07:16:00Z">
            <w:rPr>
              <w:rFonts w:ascii="Segoe UI Symbol" w:hAnsi="Segoe UI Symbol" w:cstheme="minorHAnsi"/>
              <w:highlight w:val="yellow"/>
            </w:rPr>
          </w:rPrChange>
        </w:rPr>
        <w:t>Conduct 2 workplace climate surveys on discrimination and harassment till FY 2029-30 through survey forms filled by 100% employees</w:t>
      </w:r>
      <w:r w:rsidR="005C22C1" w:rsidRPr="00CF6EEC">
        <w:rPr>
          <w:rFonts w:ascii="Segoe UI Symbol" w:hAnsi="Segoe UI Symbol" w:cstheme="minorHAnsi"/>
          <w:rPrChange w:id="226" w:author="Mr.Shekhar Vanage" w:date="2025-10-06T12:46:00Z" w16du:dateUtc="2025-10-06T07:16:00Z">
            <w:rPr>
              <w:rFonts w:ascii="Segoe UI Symbol" w:hAnsi="Segoe UI Symbol" w:cstheme="minorHAnsi"/>
              <w:highlight w:val="yellow"/>
            </w:rPr>
          </w:rPrChange>
        </w:rPr>
        <w:t>.</w:t>
      </w:r>
    </w:p>
    <w:p w14:paraId="366F565A" w14:textId="3ACF6C68" w:rsidR="005C22C1" w:rsidRPr="00CF6EEC" w:rsidRDefault="001C225D" w:rsidP="005C22C1">
      <w:pPr>
        <w:pStyle w:val="ListParagraph"/>
        <w:numPr>
          <w:ilvl w:val="0"/>
          <w:numId w:val="22"/>
        </w:numPr>
        <w:jc w:val="both"/>
        <w:rPr>
          <w:rFonts w:ascii="Segoe UI Symbol" w:hAnsi="Segoe UI Symbol" w:cstheme="minorHAnsi"/>
          <w:rPrChange w:id="22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28" w:author="Mr.Shekhar Vanage" w:date="2025-10-06T12:46:00Z" w16du:dateUtc="2025-10-06T07:16:00Z">
            <w:rPr>
              <w:rFonts w:ascii="Segoe UI Symbol" w:hAnsi="Segoe UI Symbol" w:cstheme="minorHAnsi"/>
              <w:highlight w:val="yellow"/>
            </w:rPr>
          </w:rPrChange>
        </w:rPr>
        <w:t>Provide mandatory anti-harassment and DEI training to 100% employees yearly</w:t>
      </w:r>
      <w:r w:rsidR="005C22C1" w:rsidRPr="00CF6EEC">
        <w:rPr>
          <w:rFonts w:ascii="Segoe UI Symbol" w:hAnsi="Segoe UI Symbol" w:cstheme="minorHAnsi"/>
          <w:rPrChange w:id="229" w:author="Mr.Shekhar Vanage" w:date="2025-10-06T12:46:00Z" w16du:dateUtc="2025-10-06T07:16:00Z">
            <w:rPr>
              <w:rFonts w:ascii="Segoe UI Symbol" w:hAnsi="Segoe UI Symbol" w:cstheme="minorHAnsi"/>
              <w:highlight w:val="yellow"/>
            </w:rPr>
          </w:rPrChange>
        </w:rPr>
        <w:t>.</w:t>
      </w:r>
    </w:p>
    <w:p w14:paraId="685087F2" w14:textId="77777777" w:rsidR="005C22C1" w:rsidRPr="00CF6EEC" w:rsidRDefault="005C22C1" w:rsidP="005C22C1">
      <w:pPr>
        <w:jc w:val="both"/>
        <w:rPr>
          <w:rFonts w:ascii="Segoe UI Symbol" w:hAnsi="Segoe UI Symbol" w:cstheme="minorHAnsi"/>
          <w:rPrChange w:id="230" w:author="Mr.Shekhar Vanage" w:date="2025-10-06T12:46:00Z" w16du:dateUtc="2025-10-06T07:16:00Z">
            <w:rPr>
              <w:rFonts w:ascii="Segoe UI Symbol" w:hAnsi="Segoe UI Symbol" w:cstheme="minorHAnsi"/>
              <w:highlight w:val="yellow"/>
            </w:rPr>
          </w:rPrChange>
        </w:rPr>
      </w:pPr>
    </w:p>
    <w:p w14:paraId="747C332A"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231"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232" w:author="Mr.Shekhar Vanage" w:date="2025-10-06T12:46:00Z" w16du:dateUtc="2025-10-06T07:16:00Z">
            <w:rPr>
              <w:rFonts w:ascii="Segoe UI Symbol" w:hAnsi="Segoe UI Symbol"/>
              <w:b/>
              <w:bCs/>
              <w:highlight w:val="yellow"/>
            </w:rPr>
          </w:rPrChange>
        </w:rPr>
        <w:t>External Stakeholder Human Rights</w:t>
      </w:r>
    </w:p>
    <w:p w14:paraId="5BC3D3CF" w14:textId="6F32FC0A" w:rsidR="005C22C1" w:rsidRPr="00CF6EEC" w:rsidRDefault="001C225D" w:rsidP="005C22C1">
      <w:pPr>
        <w:pStyle w:val="ListParagraph"/>
        <w:numPr>
          <w:ilvl w:val="0"/>
          <w:numId w:val="22"/>
        </w:numPr>
        <w:jc w:val="both"/>
        <w:rPr>
          <w:rFonts w:ascii="Segoe UI Symbol" w:hAnsi="Segoe UI Symbol" w:cstheme="minorHAnsi"/>
          <w:rPrChange w:id="23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34" w:author="Mr.Shekhar Vanage" w:date="2025-10-06T12:46:00Z" w16du:dateUtc="2025-10-06T07:16:00Z">
            <w:rPr>
              <w:rFonts w:ascii="Segoe UI Symbol" w:hAnsi="Segoe UI Symbol" w:cstheme="minorHAnsi"/>
              <w:highlight w:val="yellow"/>
            </w:rPr>
          </w:rPrChange>
        </w:rPr>
        <w:t>Ensure that 100% of supplier contracts include and comply with human rights clauses by the FY 2029-30</w:t>
      </w:r>
      <w:r w:rsidR="005C22C1" w:rsidRPr="00CF6EEC">
        <w:rPr>
          <w:rFonts w:ascii="Segoe UI Symbol" w:hAnsi="Segoe UI Symbol" w:cstheme="minorHAnsi"/>
          <w:rPrChange w:id="235" w:author="Mr.Shekhar Vanage" w:date="2025-10-06T12:46:00Z" w16du:dateUtc="2025-10-06T07:16:00Z">
            <w:rPr>
              <w:rFonts w:ascii="Segoe UI Symbol" w:hAnsi="Segoe UI Symbol" w:cstheme="minorHAnsi"/>
              <w:highlight w:val="yellow"/>
            </w:rPr>
          </w:rPrChange>
        </w:rPr>
        <w:t>.</w:t>
      </w:r>
    </w:p>
    <w:p w14:paraId="501C0BC2" w14:textId="77777777" w:rsidR="001C225D" w:rsidRPr="00CF6EEC" w:rsidRDefault="001C225D" w:rsidP="005C22C1">
      <w:pPr>
        <w:pStyle w:val="ListParagraph"/>
        <w:numPr>
          <w:ilvl w:val="0"/>
          <w:numId w:val="22"/>
        </w:numPr>
        <w:jc w:val="both"/>
        <w:rPr>
          <w:rFonts w:ascii="Segoe UI Symbol" w:hAnsi="Segoe UI Symbol" w:cstheme="minorHAnsi"/>
          <w:rPrChange w:id="23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37" w:author="Mr.Shekhar Vanage" w:date="2025-10-06T12:46:00Z" w16du:dateUtc="2025-10-06T07:16:00Z">
            <w:rPr>
              <w:rFonts w:ascii="Segoe UI Symbol" w:hAnsi="Segoe UI Symbol" w:cstheme="minorHAnsi"/>
              <w:highlight w:val="yellow"/>
            </w:rPr>
          </w:rPrChange>
        </w:rPr>
        <w:t xml:space="preserve">Train 100% of procurement teams on human rights policies annually. </w:t>
      </w:r>
    </w:p>
    <w:p w14:paraId="46529573" w14:textId="7488E09F" w:rsidR="005C22C1" w:rsidRPr="00CF6EEC" w:rsidRDefault="001C225D" w:rsidP="005C22C1">
      <w:pPr>
        <w:pStyle w:val="ListParagraph"/>
        <w:numPr>
          <w:ilvl w:val="0"/>
          <w:numId w:val="22"/>
        </w:numPr>
        <w:jc w:val="both"/>
        <w:rPr>
          <w:rFonts w:ascii="Segoe UI Symbol" w:hAnsi="Segoe UI Symbol" w:cstheme="minorHAnsi"/>
          <w:rPrChange w:id="238"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39" w:author="Mr.Shekhar Vanage" w:date="2025-10-06T12:46:00Z" w16du:dateUtc="2025-10-06T07:16:00Z">
            <w:rPr>
              <w:rFonts w:ascii="Segoe UI Symbol" w:hAnsi="Segoe UI Symbol" w:cstheme="minorHAnsi"/>
              <w:highlight w:val="yellow"/>
            </w:rPr>
          </w:rPrChange>
        </w:rPr>
        <w:t>Maintain zero reported human rights violations across operations.</w:t>
      </w:r>
    </w:p>
    <w:p w14:paraId="10D89C05" w14:textId="0EC0B217" w:rsidR="00264A78" w:rsidRPr="00CF6EEC" w:rsidRDefault="00264A78" w:rsidP="005C22C1">
      <w:pPr>
        <w:pStyle w:val="ListParagraph"/>
        <w:numPr>
          <w:ilvl w:val="0"/>
          <w:numId w:val="22"/>
        </w:numPr>
        <w:jc w:val="both"/>
        <w:rPr>
          <w:rFonts w:ascii="Segoe UI Symbol" w:hAnsi="Segoe UI Symbol" w:cstheme="minorHAnsi"/>
          <w:rPrChange w:id="240" w:author="Mr.Shekhar Vanage" w:date="2025-10-06T12:46:00Z" w16du:dateUtc="2025-10-06T07:16:00Z">
            <w:rPr>
              <w:rFonts w:ascii="Segoe UI Symbol" w:hAnsi="Segoe UI Symbol" w:cstheme="minorHAnsi"/>
              <w:highlight w:val="yellow"/>
            </w:rPr>
          </w:rPrChange>
        </w:rPr>
      </w:pPr>
      <w:commentRangeStart w:id="241"/>
      <w:r w:rsidRPr="00CF6EEC">
        <w:rPr>
          <w:rFonts w:ascii="Segoe UI Symbol" w:hAnsi="Segoe UI Symbol" w:cstheme="minorHAnsi"/>
          <w:rPrChange w:id="242" w:author="Mr.Shekhar Vanage" w:date="2025-10-06T12:46:00Z" w16du:dateUtc="2025-10-06T07:16:00Z">
            <w:rPr>
              <w:rFonts w:ascii="Segoe UI Symbol" w:hAnsi="Segoe UI Symbol" w:cstheme="minorHAnsi"/>
              <w:highlight w:val="yellow"/>
            </w:rPr>
          </w:rPrChange>
        </w:rPr>
        <w:t>Conduct human rights impact assessments across operations annually.</w:t>
      </w:r>
      <w:commentRangeEnd w:id="241"/>
      <w:r w:rsidR="004D2887" w:rsidRPr="00CF6EEC">
        <w:rPr>
          <w:rStyle w:val="CommentReference"/>
        </w:rPr>
        <w:commentReference w:id="241"/>
      </w:r>
    </w:p>
    <w:p w14:paraId="693C26DF" w14:textId="77777777" w:rsidR="005C22C1" w:rsidRPr="00CF6EEC" w:rsidRDefault="005C22C1" w:rsidP="005C22C1">
      <w:pPr>
        <w:jc w:val="both"/>
        <w:rPr>
          <w:rFonts w:ascii="Segoe UI Symbol" w:hAnsi="Segoe UI Symbol" w:cstheme="minorHAnsi"/>
          <w:rPrChange w:id="243" w:author="Mr.Shekhar Vanage" w:date="2025-10-06T12:46:00Z" w16du:dateUtc="2025-10-06T07:16:00Z">
            <w:rPr>
              <w:rFonts w:ascii="Segoe UI Symbol" w:hAnsi="Segoe UI Symbol" w:cstheme="minorHAnsi"/>
              <w:highlight w:val="yellow"/>
            </w:rPr>
          </w:rPrChange>
        </w:rPr>
      </w:pPr>
    </w:p>
    <w:p w14:paraId="43AC1C38"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244"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245" w:author="Mr.Shekhar Vanage" w:date="2025-10-06T12:46:00Z" w16du:dateUtc="2025-10-06T07:16:00Z">
            <w:rPr>
              <w:rFonts w:ascii="Segoe UI Symbol" w:hAnsi="Segoe UI Symbol"/>
              <w:b/>
              <w:bCs/>
              <w:highlight w:val="yellow"/>
            </w:rPr>
          </w:rPrChange>
        </w:rPr>
        <w:t>Diversity, Equity, and Inclusion (DEI)</w:t>
      </w:r>
    </w:p>
    <w:p w14:paraId="6A0065DD" w14:textId="12181666" w:rsidR="0031260C" w:rsidRPr="00CF6EEC" w:rsidRDefault="0031260C" w:rsidP="0031260C">
      <w:pPr>
        <w:pStyle w:val="ListParagraph"/>
        <w:numPr>
          <w:ilvl w:val="0"/>
          <w:numId w:val="22"/>
        </w:numPr>
        <w:jc w:val="both"/>
        <w:rPr>
          <w:rFonts w:ascii="Segoe UI Symbol" w:hAnsi="Segoe UI Symbol" w:cstheme="minorHAnsi"/>
          <w:rPrChange w:id="246"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47" w:author="Mr.Shekhar Vanage" w:date="2025-10-06T12:46:00Z" w16du:dateUtc="2025-10-06T07:16:00Z">
            <w:rPr>
              <w:rFonts w:ascii="Segoe UI Symbol" w:hAnsi="Segoe UI Symbol" w:cstheme="minorHAnsi"/>
              <w:highlight w:val="yellow"/>
            </w:rPr>
          </w:rPrChange>
        </w:rPr>
        <w:t>Increase female workforce representation by 10% by FY 2029-30.</w:t>
      </w:r>
    </w:p>
    <w:p w14:paraId="3265C965" w14:textId="7CD500C5" w:rsidR="0031260C" w:rsidRPr="00CF6EEC" w:rsidDel="004D2887" w:rsidRDefault="0031260C" w:rsidP="0031260C">
      <w:pPr>
        <w:pStyle w:val="ListParagraph"/>
        <w:numPr>
          <w:ilvl w:val="0"/>
          <w:numId w:val="22"/>
        </w:numPr>
        <w:jc w:val="both"/>
        <w:rPr>
          <w:del w:id="248" w:author="Tarun Surya" w:date="2025-09-03T16:29:00Z" w16du:dateUtc="2025-09-03T10:59:00Z"/>
          <w:rFonts w:ascii="Segoe UI Symbol" w:hAnsi="Segoe UI Symbol" w:cstheme="minorHAnsi"/>
          <w:rPrChange w:id="249" w:author="Mr.Shekhar Vanage" w:date="2025-10-06T12:46:00Z" w16du:dateUtc="2025-10-06T07:16:00Z">
            <w:rPr>
              <w:del w:id="250" w:author="Tarun Surya" w:date="2025-09-03T16:29:00Z" w16du:dateUtc="2025-09-03T10:59:00Z"/>
              <w:rFonts w:ascii="Segoe UI Symbol" w:hAnsi="Segoe UI Symbol" w:cstheme="minorHAnsi"/>
              <w:highlight w:val="yellow"/>
            </w:rPr>
          </w:rPrChange>
        </w:rPr>
      </w:pPr>
      <w:del w:id="251" w:author="Tarun Surya" w:date="2025-09-03T16:29:00Z" w16du:dateUtc="2025-09-03T10:59:00Z">
        <w:r w:rsidRPr="00CF6EEC" w:rsidDel="004D2887">
          <w:rPr>
            <w:rFonts w:ascii="Segoe UI Symbol" w:hAnsi="Segoe UI Symbol" w:cstheme="minorHAnsi"/>
            <w:rPrChange w:id="252" w:author="Mr.Shekhar Vanage" w:date="2025-10-06T12:46:00Z" w16du:dateUtc="2025-10-06T07:16:00Z">
              <w:rPr>
                <w:rFonts w:ascii="Segoe UI Symbol" w:hAnsi="Segoe UI Symbol" w:cstheme="minorHAnsi"/>
                <w:highlight w:val="yellow"/>
              </w:rPr>
            </w:rPrChange>
          </w:rPr>
          <w:delText>Ensure equal pay audits conducted annually with 100% compliance.</w:delText>
        </w:r>
      </w:del>
    </w:p>
    <w:p w14:paraId="75351333" w14:textId="6A97D167" w:rsidR="005C22C1" w:rsidRPr="00CF6EEC" w:rsidRDefault="0031260C" w:rsidP="0031260C">
      <w:pPr>
        <w:pStyle w:val="ListParagraph"/>
        <w:numPr>
          <w:ilvl w:val="0"/>
          <w:numId w:val="22"/>
        </w:numPr>
        <w:jc w:val="both"/>
        <w:rPr>
          <w:rFonts w:ascii="Segoe UI Symbol" w:hAnsi="Segoe UI Symbol" w:cstheme="minorHAnsi"/>
          <w:rPrChange w:id="253"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54" w:author="Mr.Shekhar Vanage" w:date="2025-10-06T12:46:00Z" w16du:dateUtc="2025-10-06T07:16:00Z">
            <w:rPr>
              <w:rFonts w:ascii="Segoe UI Symbol" w:hAnsi="Segoe UI Symbol" w:cstheme="minorHAnsi"/>
              <w:highlight w:val="yellow"/>
            </w:rPr>
          </w:rPrChange>
        </w:rPr>
        <w:t>Launch 2 DEI awareness programs till FY 2029-30</w:t>
      </w:r>
      <w:r w:rsidR="005C22C1" w:rsidRPr="00CF6EEC">
        <w:rPr>
          <w:rFonts w:ascii="Segoe UI Symbol" w:hAnsi="Segoe UI Symbol" w:cstheme="minorHAnsi"/>
          <w:rPrChange w:id="255" w:author="Mr.Shekhar Vanage" w:date="2025-10-06T12:46:00Z" w16du:dateUtc="2025-10-06T07:16:00Z">
            <w:rPr>
              <w:rFonts w:ascii="Segoe UI Symbol" w:hAnsi="Segoe UI Symbol" w:cstheme="minorHAnsi"/>
              <w:highlight w:val="yellow"/>
            </w:rPr>
          </w:rPrChange>
        </w:rPr>
        <w:t>.</w:t>
      </w:r>
    </w:p>
    <w:p w14:paraId="102E91CD" w14:textId="77777777" w:rsidR="005C22C1" w:rsidRPr="00CF6EEC" w:rsidRDefault="005C22C1" w:rsidP="005C22C1">
      <w:pPr>
        <w:jc w:val="both"/>
        <w:rPr>
          <w:rFonts w:ascii="Segoe UI Symbol" w:hAnsi="Segoe UI Symbol" w:cstheme="minorHAnsi"/>
          <w:rPrChange w:id="256" w:author="Mr.Shekhar Vanage" w:date="2025-10-06T12:46:00Z" w16du:dateUtc="2025-10-06T07:16:00Z">
            <w:rPr>
              <w:rFonts w:ascii="Segoe UI Symbol" w:hAnsi="Segoe UI Symbol" w:cstheme="minorHAnsi"/>
              <w:highlight w:val="yellow"/>
            </w:rPr>
          </w:rPrChange>
        </w:rPr>
      </w:pPr>
    </w:p>
    <w:p w14:paraId="659C2C21" w14:textId="77777777" w:rsidR="005C22C1" w:rsidRPr="00CF6EEC" w:rsidRDefault="005C22C1" w:rsidP="005C22C1">
      <w:pPr>
        <w:pStyle w:val="ListParagraph"/>
        <w:numPr>
          <w:ilvl w:val="0"/>
          <w:numId w:val="27"/>
        </w:numPr>
        <w:spacing w:line="276" w:lineRule="auto"/>
        <w:jc w:val="both"/>
        <w:rPr>
          <w:rFonts w:ascii="Segoe UI Symbol" w:hAnsi="Segoe UI Symbol" w:cstheme="minorHAnsi"/>
          <w:rPrChange w:id="257" w:author="Mr.Shekhar Vanage" w:date="2025-10-06T12:46:00Z" w16du:dateUtc="2025-10-06T07:16:00Z">
            <w:rPr>
              <w:rFonts w:ascii="Segoe UI Symbol" w:hAnsi="Segoe UI Symbol" w:cstheme="minorHAnsi"/>
              <w:highlight w:val="yellow"/>
            </w:rPr>
          </w:rPrChange>
        </w:rPr>
      </w:pPr>
      <w:r w:rsidRPr="00CF6EEC">
        <w:rPr>
          <w:rFonts w:ascii="Segoe UI Symbol" w:hAnsi="Segoe UI Symbol"/>
          <w:b/>
          <w:bCs/>
          <w:rPrChange w:id="258" w:author="Mr.Shekhar Vanage" w:date="2025-10-06T12:46:00Z" w16du:dateUtc="2025-10-06T07:16:00Z">
            <w:rPr>
              <w:rFonts w:ascii="Segoe UI Symbol" w:hAnsi="Segoe UI Symbol"/>
              <w:b/>
              <w:bCs/>
              <w:highlight w:val="yellow"/>
            </w:rPr>
          </w:rPrChange>
        </w:rPr>
        <w:t>Work-Life Balance</w:t>
      </w:r>
    </w:p>
    <w:p w14:paraId="6E49F278" w14:textId="535AE56B" w:rsidR="0031260C" w:rsidRPr="00CF6EEC" w:rsidRDefault="0031260C" w:rsidP="0031260C">
      <w:pPr>
        <w:pStyle w:val="ListParagraph"/>
        <w:numPr>
          <w:ilvl w:val="0"/>
          <w:numId w:val="22"/>
        </w:numPr>
        <w:jc w:val="both"/>
        <w:rPr>
          <w:rFonts w:ascii="Segoe UI Symbol" w:hAnsi="Segoe UI Symbol" w:cstheme="minorHAnsi"/>
          <w:rPrChange w:id="259"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60" w:author="Mr.Shekhar Vanage" w:date="2025-10-06T12:46:00Z" w16du:dateUtc="2025-10-06T07:16:00Z">
            <w:rPr>
              <w:rFonts w:ascii="Segoe UI Symbol" w:hAnsi="Segoe UI Symbol" w:cstheme="minorHAnsi"/>
              <w:highlight w:val="yellow"/>
            </w:rPr>
          </w:rPrChange>
        </w:rPr>
        <w:t>Offer flexible work arrangements for 100% eligible employees.</w:t>
      </w:r>
    </w:p>
    <w:p w14:paraId="4A56ACA7" w14:textId="298D01BA" w:rsidR="0031260C" w:rsidRPr="00CF6EEC" w:rsidRDefault="0031260C" w:rsidP="0031260C">
      <w:pPr>
        <w:pStyle w:val="ListParagraph"/>
        <w:numPr>
          <w:ilvl w:val="0"/>
          <w:numId w:val="22"/>
        </w:numPr>
        <w:jc w:val="both"/>
        <w:rPr>
          <w:rFonts w:ascii="Segoe UI Symbol" w:hAnsi="Segoe UI Symbol" w:cstheme="minorHAnsi"/>
          <w:rPrChange w:id="261"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62" w:author="Mr.Shekhar Vanage" w:date="2025-10-06T12:46:00Z" w16du:dateUtc="2025-10-06T07:16:00Z">
            <w:rPr>
              <w:rFonts w:ascii="Segoe UI Symbol" w:hAnsi="Segoe UI Symbol" w:cstheme="minorHAnsi"/>
              <w:highlight w:val="yellow"/>
            </w:rPr>
          </w:rPrChange>
        </w:rPr>
        <w:t>Maintain absenteeism rate below 3% annually.</w:t>
      </w:r>
    </w:p>
    <w:p w14:paraId="5364854C" w14:textId="77777777" w:rsidR="005C22C1" w:rsidRPr="00CF6EEC" w:rsidRDefault="005C22C1" w:rsidP="005C22C1">
      <w:pPr>
        <w:rPr>
          <w:rPrChange w:id="263" w:author="Mr.Shekhar Vanage" w:date="2025-10-06T12:46:00Z" w16du:dateUtc="2025-10-06T07:16:00Z">
            <w:rPr>
              <w:highlight w:val="yellow"/>
            </w:rPr>
          </w:rPrChange>
        </w:rPr>
      </w:pPr>
    </w:p>
    <w:p w14:paraId="3642B381" w14:textId="16DDBB3B" w:rsidR="00F03E60" w:rsidRPr="00CF6EEC" w:rsidRDefault="00F03E60" w:rsidP="002A0042">
      <w:pPr>
        <w:pStyle w:val="Heading1"/>
        <w:spacing w:after="240"/>
        <w:jc w:val="both"/>
        <w:rPr>
          <w:rFonts w:ascii="Segoe UI Symbol" w:hAnsi="Segoe UI Symbol" w:cstheme="minorHAnsi"/>
          <w:color w:val="1F4E79" w:themeColor="accent5" w:themeShade="80"/>
          <w:sz w:val="28"/>
          <w:szCs w:val="36"/>
          <w:rPrChange w:id="264"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265" w:name="_Toc206755331"/>
      <w:r w:rsidRPr="00CF6EEC">
        <w:rPr>
          <w:rFonts w:ascii="Segoe UI Symbol" w:hAnsi="Segoe UI Symbol" w:cstheme="minorHAnsi"/>
          <w:color w:val="1F4E79" w:themeColor="accent5" w:themeShade="80"/>
          <w:sz w:val="28"/>
          <w:szCs w:val="36"/>
          <w:rPrChange w:id="266" w:author="Mr.Shekhar Vanage" w:date="2025-10-06T12:46:00Z" w16du:dateUtc="2025-10-06T07:16:00Z">
            <w:rPr>
              <w:rFonts w:ascii="Segoe UI Symbol" w:hAnsi="Segoe UI Symbol" w:cstheme="minorHAnsi"/>
              <w:color w:val="1F4E79" w:themeColor="accent5" w:themeShade="80"/>
              <w:sz w:val="28"/>
              <w:szCs w:val="36"/>
              <w:highlight w:val="yellow"/>
            </w:rPr>
          </w:rPrChange>
        </w:rPr>
        <w:t>Alignment with the United Nations Sustainable Development Goals (SDGs)</w:t>
      </w:r>
      <w:bookmarkEnd w:id="265"/>
    </w:p>
    <w:p w14:paraId="37ED3554" w14:textId="7C176ED5" w:rsidR="00F03E60" w:rsidRPr="00CF6EEC" w:rsidRDefault="00AC6C64" w:rsidP="002A0042">
      <w:pPr>
        <w:spacing w:after="200" w:line="276" w:lineRule="auto"/>
        <w:jc w:val="both"/>
        <w:rPr>
          <w:rFonts w:ascii="Segoe UI Symbol" w:hAnsi="Segoe UI Symbol" w:cstheme="minorHAnsi"/>
          <w:rPrChange w:id="267"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268" w:author="Mr.Shekhar Vanage" w:date="2025-10-06T12:46:00Z" w16du:dateUtc="2025-10-06T07:16:00Z">
            <w:rPr>
              <w:rFonts w:ascii="Segoe UI Symbol" w:hAnsi="Segoe UI Symbol" w:cstheme="minorHAnsi"/>
              <w:highlight w:val="yellow"/>
            </w:rPr>
          </w:rPrChange>
        </w:rPr>
        <w:t xml:space="preserve">The </w:t>
      </w:r>
      <w:r w:rsidR="00DD2C7F" w:rsidRPr="00CF6EEC">
        <w:rPr>
          <w:rFonts w:ascii="Segoe UI Symbol" w:hAnsi="Segoe UI Symbol" w:cstheme="minorHAnsi"/>
          <w:rPrChange w:id="269" w:author="Mr.Shekhar Vanage" w:date="2025-10-06T12:46:00Z" w16du:dateUtc="2025-10-06T07:16:00Z">
            <w:rPr>
              <w:rFonts w:ascii="Segoe UI Symbol" w:hAnsi="Segoe UI Symbol" w:cstheme="minorHAnsi"/>
              <w:highlight w:val="yellow"/>
            </w:rPr>
          </w:rPrChange>
        </w:rPr>
        <w:t>s</w:t>
      </w:r>
      <w:r w:rsidRPr="00CF6EEC">
        <w:rPr>
          <w:rFonts w:ascii="Segoe UI Symbol" w:hAnsi="Segoe UI Symbol" w:cstheme="minorHAnsi"/>
          <w:rPrChange w:id="270" w:author="Mr.Shekhar Vanage" w:date="2025-10-06T12:46:00Z" w16du:dateUtc="2025-10-06T07:16:00Z">
            <w:rPr>
              <w:rFonts w:ascii="Segoe UI Symbol" w:hAnsi="Segoe UI Symbol" w:cstheme="minorHAnsi"/>
              <w:highlight w:val="yellow"/>
            </w:rPr>
          </w:rPrChange>
        </w:rPr>
        <w:t xml:space="preserve">ustainability </w:t>
      </w:r>
      <w:r w:rsidR="0088663D" w:rsidRPr="00CF6EEC">
        <w:rPr>
          <w:rFonts w:ascii="Segoe UI Symbol" w:hAnsi="Segoe UI Symbol" w:cstheme="minorHAnsi"/>
          <w:rPrChange w:id="271" w:author="Mr.Shekhar Vanage" w:date="2025-10-06T12:46:00Z" w16du:dateUtc="2025-10-06T07:16:00Z">
            <w:rPr>
              <w:rFonts w:ascii="Segoe UI Symbol" w:hAnsi="Segoe UI Symbol" w:cstheme="minorHAnsi"/>
              <w:highlight w:val="yellow"/>
            </w:rPr>
          </w:rPrChange>
        </w:rPr>
        <w:t xml:space="preserve">objectives </w:t>
      </w:r>
      <w:r w:rsidRPr="00CF6EEC">
        <w:rPr>
          <w:rFonts w:ascii="Segoe UI Symbol" w:hAnsi="Segoe UI Symbol" w:cstheme="minorHAnsi"/>
          <w:rPrChange w:id="272" w:author="Mr.Shekhar Vanage" w:date="2025-10-06T12:46:00Z" w16du:dateUtc="2025-10-06T07:16:00Z">
            <w:rPr>
              <w:rFonts w:ascii="Segoe UI Symbol" w:hAnsi="Segoe UI Symbol" w:cstheme="minorHAnsi"/>
              <w:highlight w:val="yellow"/>
            </w:rPr>
          </w:rPrChange>
        </w:rPr>
        <w:t xml:space="preserve">and </w:t>
      </w:r>
      <w:r w:rsidR="00DD2C7F" w:rsidRPr="00CF6EEC">
        <w:rPr>
          <w:rFonts w:ascii="Segoe UI Symbol" w:hAnsi="Segoe UI Symbol" w:cstheme="minorHAnsi"/>
          <w:rPrChange w:id="273" w:author="Mr.Shekhar Vanage" w:date="2025-10-06T12:46:00Z" w16du:dateUtc="2025-10-06T07:16:00Z">
            <w:rPr>
              <w:rFonts w:ascii="Segoe UI Symbol" w:hAnsi="Segoe UI Symbol" w:cstheme="minorHAnsi"/>
              <w:highlight w:val="yellow"/>
            </w:rPr>
          </w:rPrChange>
        </w:rPr>
        <w:t>p</w:t>
      </w:r>
      <w:r w:rsidRPr="00CF6EEC">
        <w:rPr>
          <w:rFonts w:ascii="Segoe UI Symbol" w:hAnsi="Segoe UI Symbol" w:cstheme="minorHAnsi"/>
          <w:rPrChange w:id="274" w:author="Mr.Shekhar Vanage" w:date="2025-10-06T12:46:00Z" w16du:dateUtc="2025-10-06T07:16:00Z">
            <w:rPr>
              <w:rFonts w:ascii="Segoe UI Symbol" w:hAnsi="Segoe UI Symbol" w:cstheme="minorHAnsi"/>
              <w:highlight w:val="yellow"/>
            </w:rPr>
          </w:rPrChange>
        </w:rPr>
        <w:t xml:space="preserve">erformance targets align with the following </w:t>
      </w:r>
      <w:r w:rsidRPr="00CF6EEC">
        <w:rPr>
          <w:rFonts w:ascii="Segoe UI Symbol" w:hAnsi="Segoe UI Symbol" w:cstheme="minorHAnsi"/>
          <w:b/>
          <w:bCs/>
          <w:rPrChange w:id="275" w:author="Mr.Shekhar Vanage" w:date="2025-10-06T12:46:00Z" w16du:dateUtc="2025-10-06T07:16:00Z">
            <w:rPr>
              <w:rFonts w:ascii="Segoe UI Symbol" w:hAnsi="Segoe UI Symbol" w:cstheme="minorHAnsi"/>
              <w:b/>
              <w:bCs/>
              <w:highlight w:val="yellow"/>
            </w:rPr>
          </w:rPrChange>
        </w:rPr>
        <w:t>Sustainable Development Goals (SDGs):</w:t>
      </w:r>
    </w:p>
    <w:p w14:paraId="48377E39" w14:textId="2BF20032" w:rsidR="00EB6723" w:rsidRPr="00CF6EEC" w:rsidRDefault="00690BE1" w:rsidP="00C00DEB">
      <w:pPr>
        <w:rPr>
          <w:sz w:val="28"/>
          <w:szCs w:val="36"/>
          <w:rPrChange w:id="276" w:author="Mr.Shekhar Vanage" w:date="2025-10-06T12:46:00Z" w16du:dateUtc="2025-10-06T07:16:00Z">
            <w:rPr>
              <w:sz w:val="28"/>
              <w:szCs w:val="36"/>
              <w:highlight w:val="yellow"/>
            </w:rPr>
          </w:rPrChange>
        </w:rPr>
      </w:pPr>
      <w:r w:rsidRPr="00CF6EEC">
        <w:rPr>
          <w:noProof/>
          <w:rPrChange w:id="277" w:author="Mr.Shekhar Vanage" w:date="2025-10-06T12:46:00Z" w16du:dateUtc="2025-10-06T07:16:00Z">
            <w:rPr>
              <w:noProof/>
              <w:highlight w:val="yellow"/>
            </w:rPr>
          </w:rPrChange>
        </w:rPr>
        <w:drawing>
          <wp:anchor distT="0" distB="0" distL="114300" distR="114300" simplePos="0" relativeHeight="251661312" behindDoc="0" locked="0" layoutInCell="1" allowOverlap="1" wp14:anchorId="04E0C6DB" wp14:editId="30EB0A72">
            <wp:simplePos x="0" y="0"/>
            <wp:positionH relativeFrom="column">
              <wp:posOffset>838200</wp:posOffset>
            </wp:positionH>
            <wp:positionV relativeFrom="paragraph">
              <wp:posOffset>31115</wp:posOffset>
            </wp:positionV>
            <wp:extent cx="4115374" cy="2896004"/>
            <wp:effectExtent l="0" t="0" r="0" b="0"/>
            <wp:wrapTight wrapText="bothSides">
              <wp:wrapPolygon edited="0">
                <wp:start x="0" y="0"/>
                <wp:lineTo x="0" y="21458"/>
                <wp:lineTo x="21500" y="21458"/>
                <wp:lineTo x="21500" y="0"/>
                <wp:lineTo x="0" y="0"/>
              </wp:wrapPolygon>
            </wp:wrapTight>
            <wp:docPr id="54816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8560" name=""/>
                    <pic:cNvPicPr/>
                  </pic:nvPicPr>
                  <pic:blipFill>
                    <a:blip r:embed="rId13"/>
                    <a:stretch>
                      <a:fillRect/>
                    </a:stretch>
                  </pic:blipFill>
                  <pic:spPr>
                    <a:xfrm>
                      <a:off x="0" y="0"/>
                      <a:ext cx="4115374" cy="2896004"/>
                    </a:xfrm>
                    <a:prstGeom prst="rect">
                      <a:avLst/>
                    </a:prstGeom>
                  </pic:spPr>
                </pic:pic>
              </a:graphicData>
            </a:graphic>
          </wp:anchor>
        </w:drawing>
      </w:r>
    </w:p>
    <w:p w14:paraId="76806557" w14:textId="7D2BC40D" w:rsidR="00874460" w:rsidRPr="00CF6EEC" w:rsidRDefault="00874460" w:rsidP="002A0042">
      <w:pPr>
        <w:pStyle w:val="Heading1"/>
        <w:spacing w:after="240"/>
        <w:jc w:val="both"/>
        <w:rPr>
          <w:rFonts w:ascii="Segoe UI Symbol" w:hAnsi="Segoe UI Symbol" w:cstheme="minorHAnsi"/>
          <w:color w:val="1F4E79" w:themeColor="accent5" w:themeShade="80"/>
          <w:sz w:val="28"/>
          <w:szCs w:val="36"/>
          <w:rPrChange w:id="278"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279" w:name="_Toc206755332"/>
      <w:r w:rsidRPr="00CF6EEC">
        <w:rPr>
          <w:rFonts w:ascii="Segoe UI Symbol" w:hAnsi="Segoe UI Symbol" w:cstheme="minorHAnsi"/>
          <w:color w:val="1F4E79" w:themeColor="accent5" w:themeShade="80"/>
          <w:sz w:val="28"/>
          <w:szCs w:val="36"/>
          <w:rPrChange w:id="280" w:author="Mr.Shekhar Vanage" w:date="2025-10-06T12:46:00Z" w16du:dateUtc="2025-10-06T07:16:00Z">
            <w:rPr>
              <w:rFonts w:ascii="Segoe UI Symbol" w:hAnsi="Segoe UI Symbol" w:cstheme="minorHAnsi"/>
              <w:color w:val="1F4E79" w:themeColor="accent5" w:themeShade="80"/>
              <w:sz w:val="28"/>
              <w:szCs w:val="36"/>
              <w:highlight w:val="yellow"/>
            </w:rPr>
          </w:rPrChange>
        </w:rPr>
        <w:t>Responsibilities</w:t>
      </w:r>
      <w:bookmarkEnd w:id="279"/>
    </w:p>
    <w:p w14:paraId="3852D4AB" w14:textId="77777777" w:rsidR="00690BE1" w:rsidRPr="00CF6EEC" w:rsidRDefault="00690BE1" w:rsidP="00690BE1">
      <w:pPr>
        <w:numPr>
          <w:ilvl w:val="0"/>
          <w:numId w:val="18"/>
        </w:numPr>
        <w:jc w:val="both"/>
        <w:rPr>
          <w:rFonts w:ascii="Segoe UI Symbol" w:hAnsi="Segoe UI Symbol"/>
          <w:rPrChange w:id="281"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82" w:author="Mr.Shekhar Vanage" w:date="2025-10-06T12:46:00Z" w16du:dateUtc="2025-10-06T07:16:00Z">
            <w:rPr>
              <w:rFonts w:ascii="Segoe UI Symbol" w:hAnsi="Segoe UI Symbol"/>
              <w:b/>
              <w:bCs/>
              <w:highlight w:val="yellow"/>
            </w:rPr>
          </w:rPrChange>
        </w:rPr>
        <w:t>Senior Management:</w:t>
      </w:r>
      <w:r w:rsidRPr="00CF6EEC">
        <w:rPr>
          <w:rFonts w:ascii="Segoe UI Symbol" w:hAnsi="Segoe UI Symbol"/>
          <w:rPrChange w:id="283" w:author="Mr.Shekhar Vanage" w:date="2025-10-06T12:46:00Z" w16du:dateUtc="2025-10-06T07:16:00Z">
            <w:rPr>
              <w:rFonts w:ascii="Segoe UI Symbol" w:hAnsi="Segoe UI Symbol"/>
              <w:highlight w:val="yellow"/>
            </w:rPr>
          </w:rPrChange>
        </w:rPr>
        <w:t xml:space="preserve"> Ensure implementation of fair labor policies and allocate resources for employee well-being.</w:t>
      </w:r>
    </w:p>
    <w:p w14:paraId="5CB57FE8" w14:textId="77777777" w:rsidR="00690BE1" w:rsidRPr="00CF6EEC" w:rsidRDefault="00690BE1" w:rsidP="00690BE1">
      <w:pPr>
        <w:numPr>
          <w:ilvl w:val="0"/>
          <w:numId w:val="18"/>
        </w:numPr>
        <w:jc w:val="both"/>
        <w:rPr>
          <w:rFonts w:ascii="Segoe UI Symbol" w:hAnsi="Segoe UI Symbol"/>
          <w:rPrChange w:id="284"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85" w:author="Mr.Shekhar Vanage" w:date="2025-10-06T12:46:00Z" w16du:dateUtc="2025-10-06T07:16:00Z">
            <w:rPr>
              <w:rFonts w:ascii="Segoe UI Symbol" w:hAnsi="Segoe UI Symbol"/>
              <w:b/>
              <w:bCs/>
              <w:highlight w:val="yellow"/>
            </w:rPr>
          </w:rPrChange>
        </w:rPr>
        <w:t>Human Resources Team:</w:t>
      </w:r>
      <w:r w:rsidRPr="00CF6EEC">
        <w:rPr>
          <w:rFonts w:ascii="Segoe UI Symbol" w:hAnsi="Segoe UI Symbol"/>
          <w:rPrChange w:id="286" w:author="Mr.Shekhar Vanage" w:date="2025-10-06T12:46:00Z" w16du:dateUtc="2025-10-06T07:16:00Z">
            <w:rPr>
              <w:rFonts w:ascii="Segoe UI Symbol" w:hAnsi="Segoe UI Symbol"/>
              <w:highlight w:val="yellow"/>
            </w:rPr>
          </w:rPrChange>
        </w:rPr>
        <w:t xml:space="preserve"> Monitor labor conditions, oversee training programs, and address grievances.</w:t>
      </w:r>
    </w:p>
    <w:p w14:paraId="39F8D4AD" w14:textId="77777777" w:rsidR="00690BE1" w:rsidRPr="00CF6EEC" w:rsidRDefault="00690BE1" w:rsidP="00690BE1">
      <w:pPr>
        <w:numPr>
          <w:ilvl w:val="0"/>
          <w:numId w:val="18"/>
        </w:numPr>
        <w:jc w:val="both"/>
        <w:rPr>
          <w:rFonts w:ascii="Segoe UI Symbol" w:hAnsi="Segoe UI Symbol"/>
          <w:rPrChange w:id="287"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88" w:author="Mr.Shekhar Vanage" w:date="2025-10-06T12:46:00Z" w16du:dateUtc="2025-10-06T07:16:00Z">
            <w:rPr>
              <w:rFonts w:ascii="Segoe UI Symbol" w:hAnsi="Segoe UI Symbol"/>
              <w:b/>
              <w:bCs/>
              <w:highlight w:val="yellow"/>
            </w:rPr>
          </w:rPrChange>
        </w:rPr>
        <w:t>Operations &amp; Manufacturing:</w:t>
      </w:r>
      <w:r w:rsidRPr="00CF6EEC">
        <w:rPr>
          <w:rFonts w:ascii="Segoe UI Symbol" w:hAnsi="Segoe UI Symbol"/>
          <w:rPrChange w:id="289" w:author="Mr.Shekhar Vanage" w:date="2025-10-06T12:46:00Z" w16du:dateUtc="2025-10-06T07:16:00Z">
            <w:rPr>
              <w:rFonts w:ascii="Segoe UI Symbol" w:hAnsi="Segoe UI Symbol"/>
              <w:highlight w:val="yellow"/>
            </w:rPr>
          </w:rPrChange>
        </w:rPr>
        <w:t xml:space="preserve"> Implement workplace safety and ethical labor standards.</w:t>
      </w:r>
    </w:p>
    <w:p w14:paraId="1A03D22F" w14:textId="77777777" w:rsidR="00690BE1" w:rsidRPr="00CF6EEC" w:rsidRDefault="00690BE1" w:rsidP="00690BE1">
      <w:pPr>
        <w:numPr>
          <w:ilvl w:val="0"/>
          <w:numId w:val="18"/>
        </w:numPr>
        <w:jc w:val="both"/>
        <w:rPr>
          <w:rFonts w:ascii="Segoe UI Symbol" w:hAnsi="Segoe UI Symbol"/>
          <w:rPrChange w:id="290"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91" w:author="Mr.Shekhar Vanage" w:date="2025-10-06T12:46:00Z" w16du:dateUtc="2025-10-06T07:16:00Z">
            <w:rPr>
              <w:rFonts w:ascii="Segoe UI Symbol" w:hAnsi="Segoe UI Symbol"/>
              <w:b/>
              <w:bCs/>
              <w:highlight w:val="yellow"/>
            </w:rPr>
          </w:rPrChange>
        </w:rPr>
        <w:t>Supply Chain &amp; Procurement:</w:t>
      </w:r>
      <w:r w:rsidRPr="00CF6EEC">
        <w:rPr>
          <w:rFonts w:ascii="Segoe UI Symbol" w:hAnsi="Segoe UI Symbol"/>
          <w:rPrChange w:id="292" w:author="Mr.Shekhar Vanage" w:date="2025-10-06T12:46:00Z" w16du:dateUtc="2025-10-06T07:16:00Z">
            <w:rPr>
              <w:rFonts w:ascii="Segoe UI Symbol" w:hAnsi="Segoe UI Symbol"/>
              <w:highlight w:val="yellow"/>
            </w:rPr>
          </w:rPrChange>
        </w:rPr>
        <w:t xml:space="preserve"> Ensure responsible sourcing and compliance with supplier labor policies.</w:t>
      </w:r>
    </w:p>
    <w:p w14:paraId="1FA306AE" w14:textId="77777777" w:rsidR="00690BE1" w:rsidRPr="00CF6EEC" w:rsidRDefault="00690BE1" w:rsidP="00690BE1">
      <w:pPr>
        <w:numPr>
          <w:ilvl w:val="0"/>
          <w:numId w:val="18"/>
        </w:numPr>
        <w:jc w:val="both"/>
        <w:rPr>
          <w:rFonts w:ascii="Segoe UI Symbol" w:hAnsi="Segoe UI Symbol"/>
          <w:rPrChange w:id="293"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94" w:author="Mr.Shekhar Vanage" w:date="2025-10-06T12:46:00Z" w16du:dateUtc="2025-10-06T07:16:00Z">
            <w:rPr>
              <w:rFonts w:ascii="Segoe UI Symbol" w:hAnsi="Segoe UI Symbol"/>
              <w:b/>
              <w:bCs/>
              <w:highlight w:val="yellow"/>
            </w:rPr>
          </w:rPrChange>
        </w:rPr>
        <w:t>Employees:</w:t>
      </w:r>
      <w:r w:rsidRPr="00CF6EEC">
        <w:rPr>
          <w:rFonts w:ascii="Segoe UI Symbol" w:hAnsi="Segoe UI Symbol"/>
          <w:rPrChange w:id="295" w:author="Mr.Shekhar Vanage" w:date="2025-10-06T12:46:00Z" w16du:dateUtc="2025-10-06T07:16:00Z">
            <w:rPr>
              <w:rFonts w:ascii="Segoe UI Symbol" w:hAnsi="Segoe UI Symbol"/>
              <w:highlight w:val="yellow"/>
            </w:rPr>
          </w:rPrChange>
        </w:rPr>
        <w:t xml:space="preserve"> Adhere to workplace policies, report concerns, and participate in training initiatives.</w:t>
      </w:r>
    </w:p>
    <w:p w14:paraId="446D35E3" w14:textId="0D69D669" w:rsidR="00874460" w:rsidRPr="00CF6EEC" w:rsidRDefault="00690BE1" w:rsidP="00690BE1">
      <w:pPr>
        <w:numPr>
          <w:ilvl w:val="0"/>
          <w:numId w:val="18"/>
        </w:numPr>
        <w:jc w:val="both"/>
        <w:rPr>
          <w:rFonts w:ascii="Segoe UI Symbol" w:hAnsi="Segoe UI Symbol"/>
          <w:rPrChange w:id="296" w:author="Mr.Shekhar Vanage" w:date="2025-10-06T12:46:00Z" w16du:dateUtc="2025-10-06T07:16:00Z">
            <w:rPr>
              <w:rFonts w:ascii="Segoe UI Symbol" w:hAnsi="Segoe UI Symbol"/>
              <w:highlight w:val="yellow"/>
            </w:rPr>
          </w:rPrChange>
        </w:rPr>
      </w:pPr>
      <w:r w:rsidRPr="00CF6EEC">
        <w:rPr>
          <w:rFonts w:ascii="Segoe UI Symbol" w:hAnsi="Segoe UI Symbol"/>
          <w:b/>
          <w:bCs/>
          <w:rPrChange w:id="297" w:author="Mr.Shekhar Vanage" w:date="2025-10-06T12:46:00Z" w16du:dateUtc="2025-10-06T07:16:00Z">
            <w:rPr>
              <w:rFonts w:ascii="Segoe UI Symbol" w:hAnsi="Segoe UI Symbol"/>
              <w:b/>
              <w:bCs/>
              <w:highlight w:val="yellow"/>
            </w:rPr>
          </w:rPrChange>
        </w:rPr>
        <w:t>External Stakeholders:</w:t>
      </w:r>
      <w:r w:rsidRPr="00CF6EEC">
        <w:rPr>
          <w:rFonts w:ascii="Segoe UI Symbol" w:hAnsi="Segoe UI Symbol"/>
          <w:rPrChange w:id="298" w:author="Mr.Shekhar Vanage" w:date="2025-10-06T12:46:00Z" w16du:dateUtc="2025-10-06T07:16:00Z">
            <w:rPr>
              <w:rFonts w:ascii="Segoe UI Symbol" w:hAnsi="Segoe UI Symbol"/>
              <w:highlight w:val="yellow"/>
            </w:rPr>
          </w:rPrChange>
        </w:rPr>
        <w:t xml:space="preserve"> Support labor and human rights initiatives through responsible business practices</w:t>
      </w:r>
      <w:r w:rsidR="00874460" w:rsidRPr="00CF6EEC">
        <w:rPr>
          <w:rFonts w:ascii="Segoe UI Symbol" w:hAnsi="Segoe UI Symbol" w:cstheme="minorHAnsi"/>
          <w:rPrChange w:id="299" w:author="Mr.Shekhar Vanage" w:date="2025-10-06T12:46:00Z" w16du:dateUtc="2025-10-06T07:16:00Z">
            <w:rPr>
              <w:rFonts w:ascii="Segoe UI Symbol" w:hAnsi="Segoe UI Symbol" w:cstheme="minorHAnsi"/>
              <w:highlight w:val="yellow"/>
            </w:rPr>
          </w:rPrChange>
        </w:rPr>
        <w:t>.</w:t>
      </w:r>
    </w:p>
    <w:p w14:paraId="1330E379" w14:textId="77777777" w:rsidR="00C833E0" w:rsidRPr="00CF6EEC" w:rsidRDefault="00C833E0" w:rsidP="002A0042">
      <w:pPr>
        <w:spacing w:line="276" w:lineRule="auto"/>
        <w:jc w:val="both"/>
        <w:rPr>
          <w:rFonts w:ascii="Segoe UI Symbol" w:hAnsi="Segoe UI Symbol" w:cstheme="minorHAnsi"/>
          <w:rPrChange w:id="300" w:author="Mr.Shekhar Vanage" w:date="2025-10-06T12:46:00Z" w16du:dateUtc="2025-10-06T07:16:00Z">
            <w:rPr>
              <w:rFonts w:ascii="Segoe UI Symbol" w:hAnsi="Segoe UI Symbol" w:cstheme="minorHAnsi"/>
              <w:highlight w:val="yellow"/>
            </w:rPr>
          </w:rPrChange>
        </w:rPr>
      </w:pPr>
    </w:p>
    <w:p w14:paraId="6B906358" w14:textId="0557EEEE" w:rsidR="004F2505" w:rsidRPr="00CF6EEC" w:rsidRDefault="00E368B3" w:rsidP="0088663D">
      <w:pPr>
        <w:pStyle w:val="Heading1"/>
        <w:spacing w:after="240"/>
        <w:jc w:val="both"/>
        <w:rPr>
          <w:rFonts w:ascii="Segoe UI Symbol" w:hAnsi="Segoe UI Symbol" w:cstheme="minorHAnsi"/>
          <w:color w:val="1F4E79" w:themeColor="accent5" w:themeShade="80"/>
          <w:sz w:val="28"/>
          <w:szCs w:val="36"/>
          <w:rPrChange w:id="301"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302" w:name="_Toc206755333"/>
      <w:r w:rsidRPr="00CF6EEC">
        <w:rPr>
          <w:rFonts w:ascii="Segoe UI Symbol" w:hAnsi="Segoe UI Symbol" w:cstheme="minorHAnsi"/>
          <w:color w:val="1F4E79" w:themeColor="accent5" w:themeShade="80"/>
          <w:sz w:val="28"/>
          <w:szCs w:val="36"/>
          <w:rPrChange w:id="303" w:author="Mr.Shekhar Vanage" w:date="2025-10-06T12:46:00Z" w16du:dateUtc="2025-10-06T07:16:00Z">
            <w:rPr>
              <w:rFonts w:ascii="Segoe UI Symbol" w:hAnsi="Segoe UI Symbol" w:cstheme="minorHAnsi"/>
              <w:color w:val="1F4E79" w:themeColor="accent5" w:themeShade="80"/>
              <w:sz w:val="28"/>
              <w:szCs w:val="36"/>
              <w:highlight w:val="yellow"/>
            </w:rPr>
          </w:rPrChange>
        </w:rPr>
        <w:lastRenderedPageBreak/>
        <w:t xml:space="preserve">Monitoring, Reporting, and </w:t>
      </w:r>
      <w:proofErr w:type="spellStart"/>
      <w:r w:rsidR="0088663D" w:rsidRPr="00CF6EEC">
        <w:rPr>
          <w:rFonts w:ascii="Segoe UI Symbol" w:hAnsi="Segoe UI Symbol" w:cstheme="minorHAnsi"/>
          <w:color w:val="1F4E79" w:themeColor="accent5" w:themeShade="80"/>
          <w:sz w:val="28"/>
          <w:szCs w:val="36"/>
          <w:rPrChange w:id="304" w:author="Mr.Shekhar Vanage" w:date="2025-10-06T12:46:00Z" w16du:dateUtc="2025-10-06T07:16:00Z">
            <w:rPr>
              <w:rFonts w:ascii="Segoe UI Symbol" w:hAnsi="Segoe UI Symbol" w:cstheme="minorHAnsi"/>
              <w:color w:val="1F4E79" w:themeColor="accent5" w:themeShade="80"/>
              <w:sz w:val="28"/>
              <w:szCs w:val="36"/>
              <w:highlight w:val="yellow"/>
            </w:rPr>
          </w:rPrChange>
        </w:rPr>
        <w:t>Transperancy</w:t>
      </w:r>
      <w:bookmarkEnd w:id="302"/>
      <w:proofErr w:type="spellEnd"/>
    </w:p>
    <w:p w14:paraId="6D3DB24F" w14:textId="65BEFC1F" w:rsidR="00CF425E" w:rsidRPr="00CF6EEC" w:rsidRDefault="00D039C2" w:rsidP="002A0042">
      <w:pPr>
        <w:spacing w:after="120"/>
        <w:jc w:val="both"/>
        <w:rPr>
          <w:rFonts w:ascii="Segoe UI Symbol" w:hAnsi="Segoe UI Symbol" w:cstheme="minorHAnsi"/>
          <w:rPrChange w:id="305"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306" w:author="Mr.Shekhar Vanage" w:date="2025-10-06T12:46:00Z" w16du:dateUtc="2025-10-06T07:16:00Z">
            <w:rPr>
              <w:rFonts w:ascii="Segoe UI Symbol" w:hAnsi="Segoe UI Symbol" w:cstheme="minorHAnsi"/>
              <w:highlight w:val="yellow"/>
            </w:rPr>
          </w:rPrChange>
        </w:rPr>
        <w:t xml:space="preserve">Astec </w:t>
      </w:r>
      <w:proofErr w:type="spellStart"/>
      <w:r w:rsidRPr="00CF6EEC">
        <w:rPr>
          <w:rFonts w:ascii="Segoe UI Symbol" w:hAnsi="Segoe UI Symbol" w:cstheme="minorHAnsi"/>
          <w:rPrChange w:id="307" w:author="Mr.Shekhar Vanage" w:date="2025-10-06T12:46:00Z" w16du:dateUtc="2025-10-06T07:16:00Z">
            <w:rPr>
              <w:rFonts w:ascii="Segoe UI Symbol" w:hAnsi="Segoe UI Symbol" w:cstheme="minorHAnsi"/>
              <w:highlight w:val="yellow"/>
            </w:rPr>
          </w:rPrChange>
        </w:rPr>
        <w:t>LifeSciences</w:t>
      </w:r>
      <w:proofErr w:type="spellEnd"/>
      <w:r w:rsidRPr="00CF6EEC">
        <w:rPr>
          <w:rFonts w:ascii="Segoe UI Symbol" w:hAnsi="Segoe UI Symbol" w:cstheme="minorHAnsi"/>
          <w:rPrChange w:id="308" w:author="Mr.Shekhar Vanage" w:date="2025-10-06T12:46:00Z" w16du:dateUtc="2025-10-06T07:16:00Z">
            <w:rPr>
              <w:rFonts w:ascii="Segoe UI Symbol" w:hAnsi="Segoe UI Symbol" w:cstheme="minorHAnsi"/>
              <w:highlight w:val="yellow"/>
            </w:rPr>
          </w:rPrChange>
        </w:rPr>
        <w:t xml:space="preserve"> is committed to regularly monitoring its labor and human rights performance across key focus areas such as employee health and safety, working 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w:t>
      </w:r>
      <w:r w:rsidR="0048628C" w:rsidRPr="00CF6EEC">
        <w:rPr>
          <w:rFonts w:ascii="Segoe UI Symbol" w:hAnsi="Segoe UI Symbol" w:cstheme="minorHAnsi"/>
          <w:rPrChange w:id="309" w:author="Mr.Shekhar Vanage" w:date="2025-10-06T12:46:00Z" w16du:dateUtc="2025-10-06T07:16:00Z">
            <w:rPr>
              <w:rFonts w:ascii="Segoe UI Symbol" w:hAnsi="Segoe UI Symbol" w:cstheme="minorHAnsi"/>
              <w:highlight w:val="yellow"/>
            </w:rPr>
          </w:rPrChange>
        </w:rPr>
        <w:t>labor</w:t>
      </w:r>
      <w:r w:rsidRPr="00CF6EEC">
        <w:rPr>
          <w:rFonts w:ascii="Segoe UI Symbol" w:hAnsi="Segoe UI Symbol" w:cstheme="minorHAnsi"/>
          <w:rPrChange w:id="310" w:author="Mr.Shekhar Vanage" w:date="2025-10-06T12:46:00Z" w16du:dateUtc="2025-10-06T07:16:00Z">
            <w:rPr>
              <w:rFonts w:ascii="Segoe UI Symbol" w:hAnsi="Segoe UI Symbol" w:cstheme="minorHAnsi"/>
              <w:highlight w:val="yellow"/>
            </w:rPr>
          </w:rPrChange>
        </w:rPr>
        <w:t xml:space="preserve"> laws, international conventions, and industry best practices, ensuring reliability, accuracy, and credibility in disclosures</w:t>
      </w:r>
      <w:r w:rsidR="0088663D" w:rsidRPr="00CF6EEC">
        <w:rPr>
          <w:rFonts w:ascii="Segoe UI Symbol" w:hAnsi="Segoe UI Symbol" w:cstheme="minorHAnsi"/>
          <w:rPrChange w:id="311" w:author="Mr.Shekhar Vanage" w:date="2025-10-06T12:46:00Z" w16du:dateUtc="2025-10-06T07:16:00Z">
            <w:rPr>
              <w:rFonts w:ascii="Segoe UI Symbol" w:hAnsi="Segoe UI Symbol" w:cstheme="minorHAnsi"/>
              <w:highlight w:val="yellow"/>
            </w:rPr>
          </w:rPrChange>
        </w:rPr>
        <w:t>.</w:t>
      </w:r>
    </w:p>
    <w:p w14:paraId="101133DE" w14:textId="0192F447" w:rsidR="0088663D" w:rsidRPr="00CF6EEC" w:rsidRDefault="00294F25" w:rsidP="0088663D">
      <w:pPr>
        <w:pStyle w:val="Heading1"/>
        <w:spacing w:after="240"/>
        <w:jc w:val="both"/>
        <w:rPr>
          <w:rFonts w:ascii="Segoe UI Symbol" w:hAnsi="Segoe UI Symbol" w:cstheme="minorHAnsi"/>
          <w:color w:val="1F4E79" w:themeColor="accent5" w:themeShade="80"/>
          <w:sz w:val="28"/>
          <w:szCs w:val="36"/>
          <w:rPrChange w:id="312"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313" w:name="_Toc206755334"/>
      <w:r w:rsidRPr="00CF6EEC">
        <w:rPr>
          <w:rFonts w:ascii="Segoe UI Symbol" w:hAnsi="Segoe UI Symbol" w:cstheme="minorHAnsi"/>
          <w:color w:val="1F4E79" w:themeColor="accent5" w:themeShade="80"/>
          <w:sz w:val="28"/>
          <w:szCs w:val="36"/>
          <w:rPrChange w:id="314" w:author="Mr.Shekhar Vanage" w:date="2025-10-06T12:46:00Z" w16du:dateUtc="2025-10-06T07:16:00Z">
            <w:rPr>
              <w:rFonts w:ascii="Segoe UI Symbol" w:hAnsi="Segoe UI Symbol" w:cstheme="minorHAnsi"/>
              <w:color w:val="1F4E79" w:themeColor="accent5" w:themeShade="80"/>
              <w:sz w:val="28"/>
              <w:szCs w:val="36"/>
              <w:highlight w:val="yellow"/>
            </w:rPr>
          </w:rPrChange>
        </w:rPr>
        <w:t xml:space="preserve">Review Mechanism and </w:t>
      </w:r>
      <w:r w:rsidR="0088663D" w:rsidRPr="00CF6EEC">
        <w:rPr>
          <w:rFonts w:ascii="Segoe UI Symbol" w:hAnsi="Segoe UI Symbol" w:cstheme="minorHAnsi"/>
          <w:color w:val="1F4E79" w:themeColor="accent5" w:themeShade="80"/>
          <w:sz w:val="28"/>
          <w:szCs w:val="36"/>
          <w:rPrChange w:id="315" w:author="Mr.Shekhar Vanage" w:date="2025-10-06T12:46:00Z" w16du:dateUtc="2025-10-06T07:16:00Z">
            <w:rPr>
              <w:rFonts w:ascii="Segoe UI Symbol" w:hAnsi="Segoe UI Symbol" w:cstheme="minorHAnsi"/>
              <w:color w:val="1F4E79" w:themeColor="accent5" w:themeShade="80"/>
              <w:sz w:val="28"/>
              <w:szCs w:val="36"/>
              <w:highlight w:val="yellow"/>
            </w:rPr>
          </w:rPrChange>
        </w:rPr>
        <w:t>Continuous Improvement</w:t>
      </w:r>
      <w:bookmarkEnd w:id="313"/>
    </w:p>
    <w:p w14:paraId="7A01A36E" w14:textId="523C1358" w:rsidR="0088663D" w:rsidRPr="00CF6EEC" w:rsidRDefault="00D039C2" w:rsidP="002A0042">
      <w:pPr>
        <w:spacing w:after="120"/>
        <w:jc w:val="both"/>
        <w:rPr>
          <w:rFonts w:ascii="Segoe UI Symbol" w:hAnsi="Segoe UI Symbol" w:cstheme="minorHAnsi"/>
        </w:rPr>
      </w:pPr>
      <w:r w:rsidRPr="00CF6EEC">
        <w:rPr>
          <w:rFonts w:ascii="Segoe UI Symbol" w:hAnsi="Segoe UI Symbol" w:cstheme="minorHAnsi"/>
          <w:rPrChange w:id="316" w:author="Mr.Shekhar Vanage" w:date="2025-10-06T12:46:00Z" w16du:dateUtc="2025-10-06T07:16:00Z">
            <w:rPr>
              <w:rFonts w:ascii="Segoe UI Symbol" w:hAnsi="Segoe UI Symbol" w:cstheme="minorHAnsi"/>
              <w:highlight w:val="yellow"/>
            </w:rPr>
          </w:rPrChange>
        </w:rPr>
        <w:t>This policy will be reviewed annually by the Human Resources Manager to assess its effectiveness and alignment with evolving labor standards, human rights commitments, and applicable legal requirements. Feedback from audits, employee input, and stakeholder consultations will be incorporated into updates. Necessary revisions will be made to strengthen labor and human rights practices and drive continuous improvement. Any significant changes or updates will be communicated to all employees and relevant stakeholders to ensure effective implementation</w:t>
      </w:r>
      <w:r w:rsidR="0088663D" w:rsidRPr="00CF6EEC">
        <w:rPr>
          <w:rFonts w:ascii="Segoe UI Symbol" w:hAnsi="Segoe UI Symbol" w:cstheme="minorHAnsi"/>
        </w:rPr>
        <w:t>.</w:t>
      </w:r>
    </w:p>
    <w:p w14:paraId="7181E7E3" w14:textId="77777777" w:rsidR="009D31CD" w:rsidRPr="00CF6EEC" w:rsidRDefault="009D31CD"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CF6EEC" w14:paraId="0CC7C36A" w14:textId="77777777" w:rsidTr="009F2767">
        <w:trPr>
          <w:trHeight w:val="453"/>
        </w:trPr>
        <w:tc>
          <w:tcPr>
            <w:tcW w:w="2174" w:type="dxa"/>
          </w:tcPr>
          <w:p w14:paraId="2791276B" w14:textId="4A5A997E"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Effective Date</w:t>
            </w:r>
          </w:p>
        </w:tc>
        <w:tc>
          <w:tcPr>
            <w:tcW w:w="1914" w:type="dxa"/>
          </w:tcPr>
          <w:p w14:paraId="06A1EB2D" w14:textId="7296C9F8"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01.</w:t>
            </w:r>
            <w:r w:rsidR="00A7061A" w:rsidRPr="00CF6EEC">
              <w:rPr>
                <w:rFonts w:ascii="Segoe UI Symbol" w:hAnsi="Segoe UI Symbol" w:cstheme="minorHAnsi"/>
                <w:b/>
                <w:bCs/>
              </w:rPr>
              <w:t>04</w:t>
            </w:r>
            <w:r w:rsidRPr="00CF6EEC">
              <w:rPr>
                <w:rFonts w:ascii="Segoe UI Symbol" w:hAnsi="Segoe UI Symbol" w:cstheme="minorHAnsi"/>
                <w:b/>
                <w:bCs/>
              </w:rPr>
              <w:t>.</w:t>
            </w:r>
            <w:r w:rsidR="00E80942" w:rsidRPr="00CF6EEC">
              <w:rPr>
                <w:rFonts w:ascii="Segoe UI Symbol" w:hAnsi="Segoe UI Symbol" w:cstheme="minorHAnsi"/>
                <w:b/>
                <w:bCs/>
              </w:rPr>
              <w:t>20</w:t>
            </w:r>
            <w:r w:rsidRPr="00CF6EEC">
              <w:rPr>
                <w:rFonts w:ascii="Segoe UI Symbol" w:hAnsi="Segoe UI Symbol" w:cstheme="minorHAnsi"/>
                <w:b/>
                <w:bCs/>
              </w:rPr>
              <w:t>2</w:t>
            </w:r>
            <w:r w:rsidR="00A7061A" w:rsidRPr="00CF6EEC">
              <w:rPr>
                <w:rFonts w:ascii="Segoe UI Symbol" w:hAnsi="Segoe UI Symbol" w:cstheme="minorHAnsi"/>
                <w:b/>
                <w:bCs/>
              </w:rPr>
              <w:t>5</w:t>
            </w:r>
          </w:p>
        </w:tc>
      </w:tr>
      <w:tr w:rsidR="0088326E" w:rsidRPr="00CF6EEC" w14:paraId="64C6136D" w14:textId="77777777" w:rsidTr="009F2767">
        <w:trPr>
          <w:trHeight w:val="453"/>
        </w:trPr>
        <w:tc>
          <w:tcPr>
            <w:tcW w:w="2174" w:type="dxa"/>
          </w:tcPr>
          <w:p w14:paraId="66A07779" w14:textId="380DB1EC"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Next Review Date </w:t>
            </w:r>
          </w:p>
        </w:tc>
        <w:tc>
          <w:tcPr>
            <w:tcW w:w="1914" w:type="dxa"/>
          </w:tcPr>
          <w:p w14:paraId="35143F1D" w14:textId="5B4EB344"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01.0</w:t>
            </w:r>
            <w:r w:rsidR="00097B37" w:rsidRPr="00CF6EEC">
              <w:rPr>
                <w:rFonts w:ascii="Segoe UI Symbol" w:hAnsi="Segoe UI Symbol" w:cstheme="minorHAnsi"/>
                <w:b/>
                <w:bCs/>
              </w:rPr>
              <w:t>4</w:t>
            </w:r>
            <w:r w:rsidRPr="00CF6EEC">
              <w:rPr>
                <w:rFonts w:ascii="Segoe UI Symbol" w:hAnsi="Segoe UI Symbol" w:cstheme="minorHAnsi"/>
                <w:b/>
                <w:bCs/>
              </w:rPr>
              <w:t>.</w:t>
            </w:r>
            <w:r w:rsidR="00E80942" w:rsidRPr="00CF6EEC">
              <w:rPr>
                <w:rFonts w:ascii="Segoe UI Symbol" w:hAnsi="Segoe UI Symbol" w:cstheme="minorHAnsi"/>
                <w:b/>
                <w:bCs/>
              </w:rPr>
              <w:t>20</w:t>
            </w:r>
            <w:r w:rsidRPr="00CF6EEC">
              <w:rPr>
                <w:rFonts w:ascii="Segoe UI Symbol" w:hAnsi="Segoe UI Symbol" w:cstheme="minorHAnsi"/>
                <w:b/>
                <w:bCs/>
              </w:rPr>
              <w:t>2</w:t>
            </w:r>
            <w:r w:rsidR="00097B37" w:rsidRPr="00CF6EEC">
              <w:rPr>
                <w:rFonts w:ascii="Segoe UI Symbol" w:hAnsi="Segoe UI Symbol" w:cstheme="minorHAnsi"/>
                <w:b/>
                <w:bCs/>
              </w:rPr>
              <w:t>6</w:t>
            </w:r>
          </w:p>
        </w:tc>
      </w:tr>
      <w:tr w:rsidR="0088326E" w:rsidRPr="00CF6EEC" w14:paraId="571E8134" w14:textId="77777777" w:rsidTr="009F2767">
        <w:trPr>
          <w:trHeight w:val="453"/>
        </w:trPr>
        <w:tc>
          <w:tcPr>
            <w:tcW w:w="2174" w:type="dxa"/>
          </w:tcPr>
          <w:p w14:paraId="1DE418E9" w14:textId="29C16230"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Revision No.</w:t>
            </w:r>
          </w:p>
        </w:tc>
        <w:tc>
          <w:tcPr>
            <w:tcW w:w="1914" w:type="dxa"/>
          </w:tcPr>
          <w:p w14:paraId="529C7417" w14:textId="29558D37"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 </w:t>
            </w:r>
            <w:r w:rsidR="0088326E" w:rsidRPr="00CF6EEC">
              <w:rPr>
                <w:rFonts w:ascii="Segoe UI Symbol" w:hAnsi="Segoe UI Symbol" w:cstheme="minorHAnsi"/>
                <w:b/>
                <w:bCs/>
              </w:rPr>
              <w:t>01</w:t>
            </w:r>
          </w:p>
        </w:tc>
      </w:tr>
    </w:tbl>
    <w:p w14:paraId="4F92D8E5" w14:textId="77777777" w:rsidR="00A7061A" w:rsidRPr="00CF6EEC" w:rsidRDefault="00A7061A" w:rsidP="009F2767">
      <w:pPr>
        <w:spacing w:after="120"/>
        <w:jc w:val="both"/>
        <w:rPr>
          <w:rFonts w:ascii="Segoe UI Symbol" w:hAnsi="Segoe UI Symbol" w:cstheme="minorHAnsi"/>
          <w:b/>
          <w:bCs/>
        </w:rPr>
      </w:pPr>
    </w:p>
    <w:p w14:paraId="3170BD34" w14:textId="004E1BF3" w:rsidR="00364CF6" w:rsidRPr="00CF6EEC" w:rsidRDefault="009F2767" w:rsidP="009F2767">
      <w:pPr>
        <w:spacing w:after="120"/>
        <w:jc w:val="both"/>
        <w:rPr>
          <w:rFonts w:ascii="Segoe UI Symbol" w:hAnsi="Segoe UI Symbol" w:cstheme="minorHAnsi"/>
          <w:b/>
          <w:bCs/>
        </w:rPr>
      </w:pPr>
      <w:r w:rsidRPr="00CF6EEC">
        <w:rPr>
          <w:rFonts w:ascii="Segoe UI Symbol" w:hAnsi="Segoe UI Symbol" w:cstheme="minorHAnsi"/>
          <w:b/>
          <w:bCs/>
        </w:rPr>
        <w:t xml:space="preserve">Approved </w:t>
      </w:r>
      <w:proofErr w:type="gramStart"/>
      <w:r w:rsidRPr="00CF6EEC">
        <w:rPr>
          <w:rFonts w:ascii="Segoe UI Symbol" w:hAnsi="Segoe UI Symbol" w:cstheme="minorHAnsi"/>
          <w:b/>
          <w:bCs/>
        </w:rPr>
        <w:t xml:space="preserve">By </w:t>
      </w:r>
      <w:r w:rsidR="00F840F2" w:rsidRPr="00CF6EEC">
        <w:rPr>
          <w:rFonts w:ascii="Segoe UI Symbol" w:hAnsi="Segoe UI Symbol" w:cstheme="minorHAnsi"/>
          <w:b/>
          <w:bCs/>
        </w:rPr>
        <w:t>:</w:t>
      </w:r>
      <w:proofErr w:type="gramEnd"/>
    </w:p>
    <w:p w14:paraId="0FA98C28" w14:textId="77777777" w:rsidR="00364CF6" w:rsidRPr="00CF6EEC" w:rsidRDefault="00364CF6" w:rsidP="002A0042">
      <w:pPr>
        <w:spacing w:after="120"/>
        <w:jc w:val="both"/>
        <w:rPr>
          <w:rFonts w:ascii="Segoe UI Symbol" w:hAnsi="Segoe UI Symbol" w:cstheme="minorHAnsi"/>
        </w:rPr>
      </w:pPr>
    </w:p>
    <w:p w14:paraId="73B926B8" w14:textId="77777777" w:rsidR="00CF425E" w:rsidRPr="00CF6EEC" w:rsidRDefault="00CF425E" w:rsidP="002A0042">
      <w:pPr>
        <w:spacing w:after="120"/>
        <w:jc w:val="both"/>
        <w:rPr>
          <w:rFonts w:ascii="Segoe UI Symbol" w:hAnsi="Segoe UI Symbol" w:cstheme="minorHAnsi"/>
        </w:rPr>
      </w:pPr>
    </w:p>
    <w:p w14:paraId="6876D85B" w14:textId="7FBC4859" w:rsidR="00E368B3" w:rsidRPr="00CF6EEC" w:rsidRDefault="00E368B3" w:rsidP="00294F25">
      <w:pPr>
        <w:pStyle w:val="Heading1"/>
        <w:spacing w:after="240"/>
        <w:jc w:val="center"/>
        <w:rPr>
          <w:rFonts w:ascii="Segoe UI Symbol" w:hAnsi="Segoe UI Symbol" w:cstheme="minorHAnsi"/>
          <w:color w:val="1F4E79" w:themeColor="accent5" w:themeShade="80"/>
          <w:sz w:val="28"/>
          <w:szCs w:val="36"/>
          <w:rPrChange w:id="317" w:author="Mr.Shekhar Vanage" w:date="2025-10-06T12:46:00Z" w16du:dateUtc="2025-10-06T07:16:00Z">
            <w:rPr>
              <w:rFonts w:ascii="Segoe UI Symbol" w:hAnsi="Segoe UI Symbol" w:cstheme="minorHAnsi"/>
              <w:color w:val="1F4E79" w:themeColor="accent5" w:themeShade="80"/>
              <w:sz w:val="28"/>
              <w:szCs w:val="36"/>
              <w:highlight w:val="yellow"/>
            </w:rPr>
          </w:rPrChange>
        </w:rPr>
      </w:pPr>
      <w:bookmarkStart w:id="318" w:name="_Toc206755335"/>
      <w:r w:rsidRPr="00CF6EEC">
        <w:rPr>
          <w:rFonts w:ascii="Segoe UI Symbol" w:hAnsi="Segoe UI Symbol" w:cstheme="minorHAnsi"/>
          <w:color w:val="1F4E79" w:themeColor="accent5" w:themeShade="80"/>
          <w:sz w:val="28"/>
          <w:szCs w:val="36"/>
          <w:rPrChange w:id="319" w:author="Mr.Shekhar Vanage" w:date="2025-10-06T12:46:00Z" w16du:dateUtc="2025-10-06T07:16:00Z">
            <w:rPr>
              <w:rFonts w:ascii="Segoe UI Symbol" w:hAnsi="Segoe UI Symbol" w:cstheme="minorHAnsi"/>
              <w:color w:val="1F4E79" w:themeColor="accent5" w:themeShade="80"/>
              <w:sz w:val="28"/>
              <w:szCs w:val="36"/>
              <w:highlight w:val="yellow"/>
            </w:rPr>
          </w:rPrChange>
        </w:rPr>
        <w:lastRenderedPageBreak/>
        <w:t>Employee Acknowledgment Form</w:t>
      </w:r>
      <w:bookmarkEnd w:id="318"/>
    </w:p>
    <w:p w14:paraId="12E7C38E" w14:textId="77777777" w:rsidR="00C00DEB" w:rsidRPr="00CF6EEC" w:rsidRDefault="00C00DEB" w:rsidP="00C00DEB">
      <w:pPr>
        <w:spacing w:after="200" w:line="276" w:lineRule="auto"/>
        <w:jc w:val="both"/>
        <w:rPr>
          <w:rFonts w:ascii="Segoe UI Symbol" w:hAnsi="Segoe UI Symbol" w:cstheme="minorHAnsi"/>
          <w:rPrChange w:id="320" w:author="Mr.Shekhar Vanage" w:date="2025-10-06T12:46:00Z" w16du:dateUtc="2025-10-06T07:16:00Z">
            <w:rPr>
              <w:rFonts w:ascii="Segoe UI Symbol" w:hAnsi="Segoe UI Symbol" w:cstheme="minorHAnsi"/>
              <w:highlight w:val="yellow"/>
            </w:rPr>
          </w:rPrChange>
        </w:rPr>
      </w:pPr>
      <w:r w:rsidRPr="00CF6EEC">
        <w:rPr>
          <w:rFonts w:ascii="Segoe UI Symbol" w:hAnsi="Segoe UI Symbol" w:cstheme="minorHAnsi"/>
          <w:rPrChange w:id="321" w:author="Mr.Shekhar Vanage" w:date="2025-10-06T12:46:00Z" w16du:dateUtc="2025-10-06T07:16:00Z">
            <w:rPr>
              <w:rFonts w:ascii="Segoe UI Symbol" w:hAnsi="Segoe UI Symbol" w:cstheme="minorHAnsi"/>
              <w:highlight w:val="yellow"/>
            </w:rPr>
          </w:rPrChange>
        </w:rPr>
        <w:t xml:space="preserve">I hereby acknowledge that I have read and understood the Labor and Human Rights Policy of Astec </w:t>
      </w:r>
      <w:proofErr w:type="spellStart"/>
      <w:r w:rsidRPr="00CF6EEC">
        <w:rPr>
          <w:rFonts w:ascii="Segoe UI Symbol" w:hAnsi="Segoe UI Symbol" w:cstheme="minorHAnsi"/>
          <w:rPrChange w:id="322" w:author="Mr.Shekhar Vanage" w:date="2025-10-06T12:46:00Z" w16du:dateUtc="2025-10-06T07:16:00Z">
            <w:rPr>
              <w:rFonts w:ascii="Segoe UI Symbol" w:hAnsi="Segoe UI Symbol" w:cstheme="minorHAnsi"/>
              <w:highlight w:val="yellow"/>
            </w:rPr>
          </w:rPrChange>
        </w:rPr>
        <w:t>LifeSciences</w:t>
      </w:r>
      <w:proofErr w:type="spellEnd"/>
      <w:r w:rsidRPr="00CF6EEC">
        <w:rPr>
          <w:rFonts w:ascii="Segoe UI Symbol" w:hAnsi="Segoe UI Symbol" w:cstheme="minorHAnsi"/>
          <w:rPrChange w:id="323" w:author="Mr.Shekhar Vanage" w:date="2025-10-06T12:46:00Z" w16du:dateUtc="2025-10-06T07:16:00Z">
            <w:rPr>
              <w:rFonts w:ascii="Segoe UI Symbol" w:hAnsi="Segoe UI Symbol" w:cstheme="minorHAnsi"/>
              <w:highlight w:val="yellow"/>
            </w:rPr>
          </w:rPrChange>
        </w:rPr>
        <w:t xml:space="preserve"> Ltd. I am aware of the company’s commitment to upholding fair and ethical labor practices, including the prevention of child labor, forced labor, discrimination, harassment, and ensuring safe and healthy working conditions. I understand that respecting human rights is a collective responsibility, and I pledge to uphold these principles in my daily work by treating all colleagues, contractors, and stakeholders with dignity, fairness, and respect. I will actively support Astec’s efforts to maintain a safe, inclusive, and equitable workplace and contribute to fostering a positive organizational culture.</w:t>
      </w:r>
    </w:p>
    <w:p w14:paraId="2EF4C90B" w14:textId="2CB1B4D2" w:rsidR="00CC4F44" w:rsidRPr="00CF6EEC" w:rsidRDefault="00C00DEB" w:rsidP="002A0042">
      <w:pPr>
        <w:spacing w:after="200" w:line="276" w:lineRule="auto"/>
        <w:jc w:val="both"/>
        <w:rPr>
          <w:rFonts w:ascii="Segoe UI Symbol" w:hAnsi="Segoe UI Symbol" w:cstheme="minorHAnsi"/>
        </w:rPr>
      </w:pPr>
      <w:r w:rsidRPr="00CF6EEC">
        <w:rPr>
          <w:rFonts w:ascii="Segoe UI Symbol" w:hAnsi="Segoe UI Symbol" w:cstheme="minorHAnsi"/>
          <w:rPrChange w:id="324" w:author="Mr.Shekhar Vanage" w:date="2025-10-06T12:46:00Z" w16du:dateUtc="2025-10-06T07:16:00Z">
            <w:rPr>
              <w:rFonts w:ascii="Segoe UI Symbol" w:hAnsi="Segoe UI Symbol" w:cstheme="minorHAnsi"/>
              <w:highlight w:val="yellow"/>
            </w:rPr>
          </w:rPrChange>
        </w:rPr>
        <w:t xml:space="preserve">By signing this document, I confirm my commitment to the labor and human rights values of Astec </w:t>
      </w:r>
      <w:proofErr w:type="spellStart"/>
      <w:r w:rsidRPr="00CF6EEC">
        <w:rPr>
          <w:rFonts w:ascii="Segoe UI Symbol" w:hAnsi="Segoe UI Symbol" w:cstheme="minorHAnsi"/>
          <w:rPrChange w:id="325" w:author="Mr.Shekhar Vanage" w:date="2025-10-06T12:46:00Z" w16du:dateUtc="2025-10-06T07:16:00Z">
            <w:rPr>
              <w:rFonts w:ascii="Segoe UI Symbol" w:hAnsi="Segoe UI Symbol" w:cstheme="minorHAnsi"/>
              <w:highlight w:val="yellow"/>
            </w:rPr>
          </w:rPrChange>
        </w:rPr>
        <w:t>LifeSciences</w:t>
      </w:r>
      <w:proofErr w:type="spellEnd"/>
      <w:r w:rsidRPr="00CF6EEC">
        <w:rPr>
          <w:rFonts w:ascii="Segoe UI Symbol" w:hAnsi="Segoe UI Symbol" w:cstheme="minorHAnsi"/>
          <w:rPrChange w:id="326" w:author="Mr.Shekhar Vanage" w:date="2025-10-06T12:46:00Z" w16du:dateUtc="2025-10-06T07:16:00Z">
            <w:rPr>
              <w:rFonts w:ascii="Segoe UI Symbol" w:hAnsi="Segoe UI Symbol" w:cstheme="minorHAnsi"/>
              <w:highlight w:val="yellow"/>
            </w:rPr>
          </w:rPrChange>
        </w:rPr>
        <w:t xml:space="preserve"> and agree to participate in training sessions, awareness programs, and continuous improvement initiatives as required.</w:t>
      </w:r>
    </w:p>
    <w:p w14:paraId="60EDEC20" w14:textId="77777777" w:rsidR="007227F7" w:rsidRPr="00CF6EEC"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CF6EEC" w14:paraId="5AED2ECB" w14:textId="77777777" w:rsidTr="007227F7">
        <w:trPr>
          <w:trHeight w:val="617"/>
        </w:trPr>
        <w:tc>
          <w:tcPr>
            <w:tcW w:w="2182" w:type="dxa"/>
          </w:tcPr>
          <w:p w14:paraId="5D38369D" w14:textId="6C42DBCA" w:rsidR="00C8286C" w:rsidRPr="00CF6EEC" w:rsidRDefault="00C8286C" w:rsidP="002A0042">
            <w:pPr>
              <w:jc w:val="both"/>
              <w:rPr>
                <w:rFonts w:ascii="Segoe UI Symbol" w:hAnsi="Segoe UI Symbol" w:cstheme="minorHAnsi"/>
              </w:rPr>
            </w:pPr>
            <w:bookmarkStart w:id="327" w:name="_Hlk191390782"/>
            <w:r w:rsidRPr="00CF6EEC">
              <w:rPr>
                <w:rFonts w:ascii="Segoe UI Symbol" w:hAnsi="Segoe UI Symbol" w:cstheme="minorHAnsi"/>
              </w:rPr>
              <w:t>Employee Name</w:t>
            </w:r>
          </w:p>
        </w:tc>
        <w:tc>
          <w:tcPr>
            <w:tcW w:w="3393" w:type="dxa"/>
          </w:tcPr>
          <w:p w14:paraId="50940E15" w14:textId="7F1CD9F8" w:rsidR="00C8286C" w:rsidRPr="00CF6EEC" w:rsidRDefault="00723528" w:rsidP="002A0042">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w:t>
            </w:r>
            <w:r w:rsidR="007227F7" w:rsidRPr="00CF6EEC">
              <w:rPr>
                <w:rFonts w:ascii="Segoe UI Symbol" w:hAnsi="Segoe UI Symbol" w:cstheme="minorHAnsi"/>
              </w:rPr>
              <w:t>________</w:t>
            </w:r>
          </w:p>
        </w:tc>
      </w:tr>
      <w:tr w:rsidR="00C8286C" w:rsidRPr="00CF6EEC" w14:paraId="023E4B7C" w14:textId="77777777" w:rsidTr="007227F7">
        <w:trPr>
          <w:trHeight w:val="617"/>
        </w:trPr>
        <w:tc>
          <w:tcPr>
            <w:tcW w:w="2182" w:type="dxa"/>
          </w:tcPr>
          <w:p w14:paraId="5829028D" w14:textId="6FFD1E2A" w:rsidR="00C8286C" w:rsidRPr="00CF6EEC" w:rsidRDefault="00C8286C" w:rsidP="002A0042">
            <w:pPr>
              <w:jc w:val="both"/>
              <w:rPr>
                <w:rFonts w:ascii="Segoe UI Symbol" w:hAnsi="Segoe UI Symbol" w:cstheme="minorHAnsi"/>
              </w:rPr>
            </w:pPr>
            <w:r w:rsidRPr="00CF6EEC">
              <w:rPr>
                <w:rFonts w:ascii="Segoe UI Symbol" w:hAnsi="Segoe UI Symbol" w:cstheme="minorHAnsi"/>
              </w:rPr>
              <w:t>Employee ID</w:t>
            </w:r>
          </w:p>
        </w:tc>
        <w:tc>
          <w:tcPr>
            <w:tcW w:w="3393" w:type="dxa"/>
          </w:tcPr>
          <w:p w14:paraId="3853CF23" w14:textId="7C1D0D48" w:rsidR="00C8286C" w:rsidRPr="00CF6EEC" w:rsidRDefault="00723528" w:rsidP="002A0042">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CF6EEC" w14:paraId="77296C2C" w14:textId="77777777" w:rsidTr="007227F7">
        <w:trPr>
          <w:trHeight w:val="617"/>
        </w:trPr>
        <w:tc>
          <w:tcPr>
            <w:tcW w:w="2182" w:type="dxa"/>
          </w:tcPr>
          <w:p w14:paraId="2AE27864" w14:textId="578DE502" w:rsidR="00C8286C" w:rsidRPr="00CF6EEC" w:rsidRDefault="00C8286C" w:rsidP="002A0042">
            <w:pPr>
              <w:jc w:val="both"/>
              <w:rPr>
                <w:rFonts w:ascii="Segoe UI Symbol" w:hAnsi="Segoe UI Symbol" w:cstheme="minorHAnsi"/>
              </w:rPr>
            </w:pPr>
            <w:r w:rsidRPr="00CF6EEC">
              <w:rPr>
                <w:rFonts w:ascii="Segoe UI Symbol" w:hAnsi="Segoe UI Symbol" w:cstheme="minorHAnsi"/>
              </w:rPr>
              <w:t>Department</w:t>
            </w:r>
          </w:p>
        </w:tc>
        <w:tc>
          <w:tcPr>
            <w:tcW w:w="3393" w:type="dxa"/>
          </w:tcPr>
          <w:p w14:paraId="4D314B7A" w14:textId="70ED0E70" w:rsidR="00C8286C" w:rsidRPr="00CF6EEC" w:rsidRDefault="00723528" w:rsidP="002A0042">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tr w:rsidR="00C8286C" w:rsidRPr="004B2C4B" w14:paraId="63841714" w14:textId="77777777" w:rsidTr="007227F7">
        <w:trPr>
          <w:trHeight w:val="617"/>
        </w:trPr>
        <w:tc>
          <w:tcPr>
            <w:tcW w:w="2182" w:type="dxa"/>
          </w:tcPr>
          <w:p w14:paraId="0B27C08F" w14:textId="2E4162F1" w:rsidR="00C8286C" w:rsidRPr="00CF6EEC" w:rsidRDefault="00C8286C" w:rsidP="002A0042">
            <w:pPr>
              <w:jc w:val="both"/>
              <w:rPr>
                <w:rFonts w:ascii="Segoe UI Symbol" w:hAnsi="Segoe UI Symbol" w:cstheme="minorHAnsi"/>
              </w:rPr>
            </w:pPr>
            <w:r w:rsidRPr="00CF6EEC">
              <w:rPr>
                <w:rFonts w:ascii="Segoe UI Symbol" w:hAnsi="Segoe UI Symbol" w:cstheme="minorHAnsi"/>
              </w:rPr>
              <w:t>Signature</w:t>
            </w:r>
          </w:p>
        </w:tc>
        <w:tc>
          <w:tcPr>
            <w:tcW w:w="3393" w:type="dxa"/>
          </w:tcPr>
          <w:p w14:paraId="0F12E912" w14:textId="42B89894" w:rsidR="00C8286C" w:rsidRPr="004B2C4B" w:rsidRDefault="00723528" w:rsidP="002A0042">
            <w:pPr>
              <w:jc w:val="both"/>
              <w:rPr>
                <w:rFonts w:ascii="Segoe UI Symbol" w:hAnsi="Segoe UI Symbol" w:cstheme="minorHAnsi"/>
              </w:rPr>
            </w:pPr>
            <w:r w:rsidRPr="00CF6EEC">
              <w:rPr>
                <w:rFonts w:ascii="Segoe UI Symbol" w:hAnsi="Segoe UI Symbol" w:cstheme="minorHAnsi"/>
              </w:rPr>
              <w:t xml:space="preserve">: </w:t>
            </w:r>
            <w:r w:rsidR="00C8286C" w:rsidRPr="00CF6EEC">
              <w:rPr>
                <w:rFonts w:ascii="Segoe UI Symbol" w:hAnsi="Segoe UI Symbol" w:cstheme="minorHAnsi"/>
              </w:rPr>
              <w:t>__________________</w:t>
            </w:r>
            <w:r w:rsidR="007227F7" w:rsidRPr="00CF6EEC">
              <w:rPr>
                <w:rFonts w:ascii="Segoe UI Symbol" w:hAnsi="Segoe UI Symbol" w:cstheme="minorHAnsi"/>
              </w:rPr>
              <w:t>_______</w:t>
            </w:r>
          </w:p>
        </w:tc>
      </w:tr>
      <w:bookmarkEnd w:id="327"/>
    </w:tbl>
    <w:p w14:paraId="38E50199" w14:textId="77777777" w:rsidR="00E368B3" w:rsidRPr="004B2C4B" w:rsidRDefault="00E368B3" w:rsidP="002A0042">
      <w:pPr>
        <w:jc w:val="both"/>
        <w:rPr>
          <w:rFonts w:ascii="Segoe UI Symbol" w:hAnsi="Segoe UI Symbol" w:cstheme="minorHAnsi"/>
        </w:rPr>
      </w:pPr>
    </w:p>
    <w:sectPr w:rsidR="00E368B3" w:rsidRPr="004B2C4B" w:rsidSect="00670B27">
      <w:headerReference w:type="default" r:id="rId14"/>
      <w:footerReference w:type="default" r:id="rId15"/>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9" w:author="Tarun Surya" w:date="2025-09-03T16:27:00Z" w:initials="TS">
    <w:p w14:paraId="60A2076A" w14:textId="77777777" w:rsidR="00F6245A" w:rsidRDefault="00F6245A" w:rsidP="00F6245A">
      <w:pPr>
        <w:pStyle w:val="CommentText"/>
      </w:pPr>
      <w:r>
        <w:rPr>
          <w:rStyle w:val="CommentReference"/>
        </w:rPr>
        <w:annotationRef/>
      </w:r>
      <w:r>
        <w:rPr>
          <w:lang w:val="en-IN"/>
        </w:rPr>
        <w:t>Is this as per a particular reuqirement, or shall we change this to a lower number?</w:t>
      </w:r>
    </w:p>
  </w:comment>
  <w:comment w:id="241" w:author="Tarun Surya" w:date="2025-09-03T16:28:00Z" w:initials="TS">
    <w:p w14:paraId="6EEE6ED5" w14:textId="77777777" w:rsidR="004D2887" w:rsidRDefault="004D2887" w:rsidP="004D2887">
      <w:pPr>
        <w:pStyle w:val="CommentText"/>
      </w:pPr>
      <w:r>
        <w:rPr>
          <w:rStyle w:val="CommentReference"/>
        </w:rPr>
        <w:annotationRef/>
      </w:r>
      <w:r>
        <w:rPr>
          <w:lang w:val="en-IN"/>
        </w:rPr>
        <w:t>Propose to remove this, unless understood in greater detail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2076A" w15:done="0"/>
  <w15:commentEx w15:paraId="6EEE6E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25184" w16cex:dateUtc="2025-09-03T10:57:00Z"/>
  <w16cex:commentExtensible w16cex:durableId="25999092" w16cex:dateUtc="2025-09-03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2076A" w16cid:durableId="24925184"/>
  <w16cid:commentId w16cid:paraId="6EEE6ED5" w16cid:durableId="25999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21501" w14:textId="77777777" w:rsidR="00A11A83" w:rsidRDefault="00A11A83" w:rsidP="00EE56A0">
      <w:r>
        <w:separator/>
      </w:r>
    </w:p>
  </w:endnote>
  <w:endnote w:type="continuationSeparator" w:id="0">
    <w:p w14:paraId="4EC2E5B8" w14:textId="77777777" w:rsidR="00A11A83" w:rsidRDefault="00A11A83"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6F17FCFD"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9D31CD" w:rsidRPr="00F6245A">
      <w:rPr>
        <w:rFonts w:ascii="Segoe UI Symbol" w:hAnsi="Segoe UI Symbol"/>
        <w:lang w:val="pt-BR"/>
      </w:rPr>
      <w:t>2.1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670B27" w:rsidRPr="00F6245A">
      <w:rPr>
        <w:rFonts w:ascii="Segoe UI Symbol" w:hAnsi="Segoe UI Symbol"/>
        <w:lang w:val="pt-BR"/>
      </w:rPr>
      <w:t>A</w:t>
    </w:r>
    <w:r w:rsidR="00C71B7E" w:rsidRPr="00F6245A">
      <w:rPr>
        <w:rFonts w:ascii="Segoe UI Symbol" w:hAnsi="Segoe UI Symbol"/>
        <w:lang w:val="pt-BR"/>
      </w:rPr>
      <w:t>LSL</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Pr="00F6245A">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B9DC" w14:textId="77777777" w:rsidR="00A11A83" w:rsidRDefault="00A11A83" w:rsidP="00EE56A0">
      <w:r>
        <w:separator/>
      </w:r>
    </w:p>
  </w:footnote>
  <w:footnote w:type="continuationSeparator" w:id="0">
    <w:p w14:paraId="39F678C5" w14:textId="77777777" w:rsidR="00A11A83" w:rsidRDefault="00A11A83"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28989178" w:rsidR="00EE56A0" w:rsidRDefault="00BE3C64" w:rsidP="00C00DEB">
    <w:pPr>
      <w:pStyle w:val="Header"/>
      <w:tabs>
        <w:tab w:val="left" w:pos="4950"/>
        <w:tab w:val="left" w:pos="5130"/>
        <w:tab w:val="right" w:pos="7705"/>
      </w:tabs>
      <w:jc w:val="right"/>
      <w:rPr>
        <w:b/>
        <w:bCs/>
        <w:color w:val="1F4E79" w:themeColor="accent5" w:themeShade="80"/>
      </w:rPr>
    </w:pPr>
    <w:r w:rsidRPr="00670B27">
      <w:rPr>
        <w:b/>
        <w:bCs/>
        <w:noProof/>
        <w:color w:val="1F4E79" w:themeColor="accent5" w:themeShade="80"/>
        <w14:ligatures w14:val="standardContextual"/>
      </w:rPr>
      <w:drawing>
        <wp:anchor distT="0" distB="0" distL="114300" distR="114300" simplePos="0" relativeHeight="251658240" behindDoc="0" locked="0" layoutInCell="1" allowOverlap="1" wp14:anchorId="68A227E1" wp14:editId="514E8C85">
          <wp:simplePos x="0" y="0"/>
          <wp:positionH relativeFrom="column">
            <wp:posOffset>381000</wp:posOffset>
          </wp:positionH>
          <wp:positionV relativeFrom="paragraph">
            <wp:posOffset>-823232</wp:posOffset>
          </wp:positionV>
          <wp:extent cx="815975" cy="815975"/>
          <wp:effectExtent l="0" t="0" r="0" b="3175"/>
          <wp:wrapTight wrapText="bothSides">
            <wp:wrapPolygon edited="0">
              <wp:start x="7060" y="0"/>
              <wp:lineTo x="2017" y="8573"/>
              <wp:lineTo x="1513" y="10086"/>
              <wp:lineTo x="1009" y="21180"/>
              <wp:lineTo x="20171" y="21180"/>
              <wp:lineTo x="19667" y="10086"/>
              <wp:lineTo x="19163" y="8573"/>
              <wp:lineTo x="13616" y="0"/>
              <wp:lineTo x="7060" y="0"/>
            </wp:wrapPolygon>
          </wp:wrapTight>
          <wp:docPr id="6130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8911" name="Picture 613048911"/>
                  <pic:cNvPicPr/>
                </pic:nvPicPr>
                <pic:blipFill>
                  <a:blip r:embed="rId1">
                    <a:extLst>
                      <a:ext uri="{28A0092B-C50C-407E-A947-70E740481C1C}">
                        <a14:useLocalDpi xmlns:a14="http://schemas.microsoft.com/office/drawing/2010/main" val="0"/>
                      </a:ext>
                    </a:extLst>
                  </a:blip>
                  <a:stretch>
                    <a:fillRect/>
                  </a:stretch>
                </pic:blipFill>
                <pic:spPr>
                  <a:xfrm>
                    <a:off x="0" y="0"/>
                    <a:ext cx="815975" cy="815975"/>
                  </a:xfrm>
                  <a:prstGeom prst="rect">
                    <a:avLst/>
                  </a:prstGeom>
                </pic:spPr>
              </pic:pic>
            </a:graphicData>
          </a:graphic>
          <wp14:sizeRelH relativeFrom="margin">
            <wp14:pctWidth>0</wp14:pctWidth>
          </wp14:sizeRelH>
          <wp14:sizeRelV relativeFrom="margin">
            <wp14:pctHeight>0</wp14:pctHeight>
          </wp14:sizeRelV>
        </wp:anchor>
      </w:drawing>
    </w:r>
    <w:r w:rsidR="00670B27" w:rsidRPr="00670B27">
      <w:rPr>
        <w:b/>
        <w:bCs/>
        <w:noProof/>
        <w:color w:val="1F4E79" w:themeColor="accent5" w:themeShade="80"/>
        <w14:ligatures w14:val="standardContextual"/>
      </w:rPr>
      <mc:AlternateContent>
        <mc:Choice Requires="wpg">
          <w:drawing>
            <wp:anchor distT="0" distB="0" distL="114300" distR="114300" simplePos="0" relativeHeight="251661312" behindDoc="0" locked="0" layoutInCell="1" allowOverlap="1" wp14:anchorId="6EC44B85" wp14:editId="48EEA63B">
              <wp:simplePos x="0" y="0"/>
              <wp:positionH relativeFrom="column">
                <wp:posOffset>2924175</wp:posOffset>
              </wp:positionH>
              <wp:positionV relativeFrom="paragraph">
                <wp:posOffset>-575310</wp:posOffset>
              </wp:positionV>
              <wp:extent cx="3629025" cy="381000"/>
              <wp:effectExtent l="0" t="0" r="9525" b="0"/>
              <wp:wrapNone/>
              <wp:docPr id="1362743218" name="Group 4"/>
              <wp:cNvGraphicFramePr/>
              <a:graphic xmlns:a="http://schemas.openxmlformats.org/drawingml/2006/main">
                <a:graphicData uri="http://schemas.microsoft.com/office/word/2010/wordprocessingGroup">
                  <wpg:wgp>
                    <wpg:cNvGrpSpPr/>
                    <wpg:grpSpPr>
                      <a:xfrm>
                        <a:off x="0" y="0"/>
                        <a:ext cx="3629025" cy="381000"/>
                        <a:chOff x="1119776" y="220980"/>
                        <a:chExt cx="2808334" cy="381000"/>
                      </a:xfrm>
                    </wpg:grpSpPr>
                    <wps:wsp>
                      <wps:cNvPr id="883320342" name="Parallelogram 2"/>
                      <wps:cNvSpPr/>
                      <wps:spPr>
                        <a:xfrm>
                          <a:off x="1119776" y="220980"/>
                          <a:ext cx="2808329" cy="381000"/>
                        </a:xfrm>
                        <a:prstGeom prst="parallelogram">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86739" name="Rectangle 3"/>
                      <wps:cNvSpPr/>
                      <wps:spPr>
                        <a:xfrm>
                          <a:off x="3554730" y="236220"/>
                          <a:ext cx="373380" cy="365760"/>
                        </a:xfrm>
                        <a:prstGeom prst="rect">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44B85" id="Group 4" o:spid="_x0000_s1026" style="position:absolute;left:0;text-align:left;margin-left:230.25pt;margin-top:-45.3pt;width:285.75pt;height:30pt;z-index:251661312;mso-width-relative:margin;mso-height-relative:margin" coordorigin="11197,2209" coordsize="28083,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7" type="#_x0000_t7" style="position:absolute;left:11197;top:2209;width:2808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" adj="733" fillcolor="#2e74b5 [2408]" stroked="f" strokeweight="1pt">
                <v:textbo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v:textbox>
              </v:shape>
              <v:rect id="Rectangle 3" o:spid="_x0000_s1028" style="position:absolute;left:35547;top:2362;width:3734;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" fillcolor="#2e74b5 [2408]" stroked="f" strokeweight="1pt"/>
            </v:group>
          </w:pict>
        </mc:Fallback>
      </mc:AlternateContent>
    </w:r>
    <w:r w:rsidR="00C00DEB">
      <w:rPr>
        <w:b/>
        <w:bCs/>
        <w:color w:val="1F4E79" w:themeColor="accent5" w:themeShade="80"/>
      </w:rPr>
      <w:t xml:space="preserve">    </w:t>
    </w:r>
    <w:r w:rsidR="005E3E0D">
      <w:rPr>
        <w:b/>
        <w:bCs/>
        <w:color w:val="1F4E79" w:themeColor="accent5" w:themeShade="80"/>
      </w:rPr>
      <w:t>LABOR AND HUMAN RIGHTS</w:t>
    </w:r>
    <w:r w:rsidR="00670B27" w:rsidRPr="00670B27">
      <w:rPr>
        <w:b/>
        <w:bCs/>
        <w:color w:val="1F4E79" w:themeColor="accent5"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5"/>
  </w:num>
  <w:num w:numId="2" w16cid:durableId="356389166">
    <w:abstractNumId w:val="28"/>
  </w:num>
  <w:num w:numId="3" w16cid:durableId="1377924735">
    <w:abstractNumId w:val="4"/>
  </w:num>
  <w:num w:numId="4" w16cid:durableId="1674138622">
    <w:abstractNumId w:val="10"/>
  </w:num>
  <w:num w:numId="5" w16cid:durableId="743649387">
    <w:abstractNumId w:val="2"/>
  </w:num>
  <w:num w:numId="6" w16cid:durableId="1418096145">
    <w:abstractNumId w:val="7"/>
  </w:num>
  <w:num w:numId="7" w16cid:durableId="172115981">
    <w:abstractNumId w:val="22"/>
  </w:num>
  <w:num w:numId="8" w16cid:durableId="1304044165">
    <w:abstractNumId w:val="23"/>
  </w:num>
  <w:num w:numId="9" w16cid:durableId="386492538">
    <w:abstractNumId w:val="3"/>
  </w:num>
  <w:num w:numId="10" w16cid:durableId="979962363">
    <w:abstractNumId w:val="5"/>
  </w:num>
  <w:num w:numId="11" w16cid:durableId="1671253481">
    <w:abstractNumId w:val="0"/>
  </w:num>
  <w:num w:numId="12" w16cid:durableId="443036796">
    <w:abstractNumId w:val="17"/>
  </w:num>
  <w:num w:numId="13" w16cid:durableId="1995260956">
    <w:abstractNumId w:val="18"/>
  </w:num>
  <w:num w:numId="14" w16cid:durableId="1798648179">
    <w:abstractNumId w:val="24"/>
  </w:num>
  <w:num w:numId="15" w16cid:durableId="492449184">
    <w:abstractNumId w:val="20"/>
  </w:num>
  <w:num w:numId="16" w16cid:durableId="1426806285">
    <w:abstractNumId w:val="27"/>
  </w:num>
  <w:num w:numId="17" w16cid:durableId="1725251602">
    <w:abstractNumId w:val="26"/>
  </w:num>
  <w:num w:numId="18" w16cid:durableId="1184250922">
    <w:abstractNumId w:val="21"/>
  </w:num>
  <w:num w:numId="19" w16cid:durableId="973489901">
    <w:abstractNumId w:val="12"/>
  </w:num>
  <w:num w:numId="20" w16cid:durableId="169299027">
    <w:abstractNumId w:val="1"/>
  </w:num>
  <w:num w:numId="21" w16cid:durableId="1754547504">
    <w:abstractNumId w:val="9"/>
  </w:num>
  <w:num w:numId="22" w16cid:durableId="573668391">
    <w:abstractNumId w:val="14"/>
  </w:num>
  <w:num w:numId="23" w16cid:durableId="677729830">
    <w:abstractNumId w:val="19"/>
  </w:num>
  <w:num w:numId="24" w16cid:durableId="1988170707">
    <w:abstractNumId w:val="16"/>
  </w:num>
  <w:num w:numId="25" w16cid:durableId="787822148">
    <w:abstractNumId w:val="29"/>
  </w:num>
  <w:num w:numId="26" w16cid:durableId="78716176">
    <w:abstractNumId w:val="6"/>
  </w:num>
  <w:num w:numId="27" w16cid:durableId="723792123">
    <w:abstractNumId w:val="11"/>
  </w:num>
  <w:num w:numId="28" w16cid:durableId="2076469273">
    <w:abstractNumId w:val="13"/>
  </w:num>
  <w:num w:numId="29" w16cid:durableId="1042099600">
    <w:abstractNumId w:val="25"/>
  </w:num>
  <w:num w:numId="30" w16cid:durableId="14356640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r.Shekhar Vanage">
    <w15:presenceInfo w15:providerId="AD" w15:userId="S::shekhar.vanage@godrejastec.com::a3c412d5-d83a-4a44-94ad-562052dd6a04"/>
  </w15:person>
  <w15:person w15:author="Tarun Surya">
    <w15:presenceInfo w15:providerId="AD" w15:userId="S::tarun.surya@godrejastec.com::b80c7723-7e34-4bc2-8906-b74dd915e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55C7"/>
    <w:rsid w:val="00043D4E"/>
    <w:rsid w:val="00051E3F"/>
    <w:rsid w:val="00083847"/>
    <w:rsid w:val="00097B37"/>
    <w:rsid w:val="000B67B4"/>
    <w:rsid w:val="000F0AB2"/>
    <w:rsid w:val="000F2C9A"/>
    <w:rsid w:val="0011364A"/>
    <w:rsid w:val="0011755D"/>
    <w:rsid w:val="0012004B"/>
    <w:rsid w:val="00195563"/>
    <w:rsid w:val="001A5E0B"/>
    <w:rsid w:val="001C225D"/>
    <w:rsid w:val="001F2591"/>
    <w:rsid w:val="00227266"/>
    <w:rsid w:val="00264A78"/>
    <w:rsid w:val="00272825"/>
    <w:rsid w:val="002755F7"/>
    <w:rsid w:val="002829C5"/>
    <w:rsid w:val="00283C1D"/>
    <w:rsid w:val="00293C61"/>
    <w:rsid w:val="00294F25"/>
    <w:rsid w:val="00296017"/>
    <w:rsid w:val="002A0042"/>
    <w:rsid w:val="002A157A"/>
    <w:rsid w:val="002F24DD"/>
    <w:rsid w:val="00312035"/>
    <w:rsid w:val="003124E4"/>
    <w:rsid w:val="0031260C"/>
    <w:rsid w:val="00321AE1"/>
    <w:rsid w:val="00343AEE"/>
    <w:rsid w:val="00364CF6"/>
    <w:rsid w:val="003A0D98"/>
    <w:rsid w:val="003A67E4"/>
    <w:rsid w:val="003F3EB9"/>
    <w:rsid w:val="004502A3"/>
    <w:rsid w:val="00472AB4"/>
    <w:rsid w:val="0048628C"/>
    <w:rsid w:val="00491CAD"/>
    <w:rsid w:val="004B2C4B"/>
    <w:rsid w:val="004C1DA6"/>
    <w:rsid w:val="004D2887"/>
    <w:rsid w:val="004D7BE7"/>
    <w:rsid w:val="004F2505"/>
    <w:rsid w:val="0050673F"/>
    <w:rsid w:val="00554436"/>
    <w:rsid w:val="005558C4"/>
    <w:rsid w:val="00594095"/>
    <w:rsid w:val="005B15CE"/>
    <w:rsid w:val="005C22C1"/>
    <w:rsid w:val="005E3E0D"/>
    <w:rsid w:val="005E6605"/>
    <w:rsid w:val="00604882"/>
    <w:rsid w:val="00622388"/>
    <w:rsid w:val="00636036"/>
    <w:rsid w:val="0065646D"/>
    <w:rsid w:val="00670B27"/>
    <w:rsid w:val="0068693F"/>
    <w:rsid w:val="006872C9"/>
    <w:rsid w:val="00690BE1"/>
    <w:rsid w:val="006A398F"/>
    <w:rsid w:val="006A7EF5"/>
    <w:rsid w:val="006C3BB3"/>
    <w:rsid w:val="006D2E03"/>
    <w:rsid w:val="006F3FAA"/>
    <w:rsid w:val="00700E84"/>
    <w:rsid w:val="007227F7"/>
    <w:rsid w:val="00723528"/>
    <w:rsid w:val="00730EB1"/>
    <w:rsid w:val="007413FE"/>
    <w:rsid w:val="00756AB0"/>
    <w:rsid w:val="00782792"/>
    <w:rsid w:val="00796A27"/>
    <w:rsid w:val="007B0E45"/>
    <w:rsid w:val="007C247E"/>
    <w:rsid w:val="007E687A"/>
    <w:rsid w:val="008118EA"/>
    <w:rsid w:val="00823976"/>
    <w:rsid w:val="00824A61"/>
    <w:rsid w:val="0083375C"/>
    <w:rsid w:val="0084364F"/>
    <w:rsid w:val="008677C6"/>
    <w:rsid w:val="00874460"/>
    <w:rsid w:val="0088326E"/>
    <w:rsid w:val="0088663D"/>
    <w:rsid w:val="008C039C"/>
    <w:rsid w:val="008C4912"/>
    <w:rsid w:val="008E2ECD"/>
    <w:rsid w:val="008E514A"/>
    <w:rsid w:val="008F748E"/>
    <w:rsid w:val="00900100"/>
    <w:rsid w:val="00901F9A"/>
    <w:rsid w:val="00924FC1"/>
    <w:rsid w:val="00930334"/>
    <w:rsid w:val="00942334"/>
    <w:rsid w:val="009B202A"/>
    <w:rsid w:val="009C77C1"/>
    <w:rsid w:val="009D31CD"/>
    <w:rsid w:val="009D7347"/>
    <w:rsid w:val="009F2767"/>
    <w:rsid w:val="00A11A83"/>
    <w:rsid w:val="00A25A7A"/>
    <w:rsid w:val="00A2617B"/>
    <w:rsid w:val="00A60B23"/>
    <w:rsid w:val="00A7061A"/>
    <w:rsid w:val="00A97AC2"/>
    <w:rsid w:val="00AA2027"/>
    <w:rsid w:val="00AC6C64"/>
    <w:rsid w:val="00AE220A"/>
    <w:rsid w:val="00AF3DC0"/>
    <w:rsid w:val="00B070CC"/>
    <w:rsid w:val="00B24144"/>
    <w:rsid w:val="00B31D93"/>
    <w:rsid w:val="00B52D03"/>
    <w:rsid w:val="00B52E80"/>
    <w:rsid w:val="00B569FD"/>
    <w:rsid w:val="00B84878"/>
    <w:rsid w:val="00B93C2A"/>
    <w:rsid w:val="00BC6008"/>
    <w:rsid w:val="00BD6B4E"/>
    <w:rsid w:val="00BD74EA"/>
    <w:rsid w:val="00BE3C64"/>
    <w:rsid w:val="00BE67F5"/>
    <w:rsid w:val="00C00DEB"/>
    <w:rsid w:val="00C039A2"/>
    <w:rsid w:val="00C04F92"/>
    <w:rsid w:val="00C21C61"/>
    <w:rsid w:val="00C33D0E"/>
    <w:rsid w:val="00C50824"/>
    <w:rsid w:val="00C668AD"/>
    <w:rsid w:val="00C71B7E"/>
    <w:rsid w:val="00C8286C"/>
    <w:rsid w:val="00C833E0"/>
    <w:rsid w:val="00C83C8D"/>
    <w:rsid w:val="00CA048D"/>
    <w:rsid w:val="00CA4898"/>
    <w:rsid w:val="00CA7A0B"/>
    <w:rsid w:val="00CB2F7D"/>
    <w:rsid w:val="00CC4F44"/>
    <w:rsid w:val="00CD6A05"/>
    <w:rsid w:val="00CF425E"/>
    <w:rsid w:val="00CF6EEC"/>
    <w:rsid w:val="00D039C2"/>
    <w:rsid w:val="00D0756F"/>
    <w:rsid w:val="00D16262"/>
    <w:rsid w:val="00D2248E"/>
    <w:rsid w:val="00D35D26"/>
    <w:rsid w:val="00D4666C"/>
    <w:rsid w:val="00D51853"/>
    <w:rsid w:val="00D572E6"/>
    <w:rsid w:val="00D64857"/>
    <w:rsid w:val="00D9471F"/>
    <w:rsid w:val="00D963CD"/>
    <w:rsid w:val="00DA0637"/>
    <w:rsid w:val="00DA7285"/>
    <w:rsid w:val="00DB02D3"/>
    <w:rsid w:val="00DB2C18"/>
    <w:rsid w:val="00DC7193"/>
    <w:rsid w:val="00DD2C7F"/>
    <w:rsid w:val="00DE731A"/>
    <w:rsid w:val="00E023B9"/>
    <w:rsid w:val="00E1596E"/>
    <w:rsid w:val="00E2411D"/>
    <w:rsid w:val="00E368B3"/>
    <w:rsid w:val="00E37C43"/>
    <w:rsid w:val="00E46366"/>
    <w:rsid w:val="00E47826"/>
    <w:rsid w:val="00E55F25"/>
    <w:rsid w:val="00E57CF1"/>
    <w:rsid w:val="00E57E3D"/>
    <w:rsid w:val="00E60B5B"/>
    <w:rsid w:val="00E76E9C"/>
    <w:rsid w:val="00E80942"/>
    <w:rsid w:val="00EB6723"/>
    <w:rsid w:val="00ED6BF6"/>
    <w:rsid w:val="00EE077B"/>
    <w:rsid w:val="00EE56A0"/>
    <w:rsid w:val="00EF53AE"/>
    <w:rsid w:val="00F02E39"/>
    <w:rsid w:val="00F03E60"/>
    <w:rsid w:val="00F105C2"/>
    <w:rsid w:val="00F207E6"/>
    <w:rsid w:val="00F300B8"/>
    <w:rsid w:val="00F4227B"/>
    <w:rsid w:val="00F44C09"/>
    <w:rsid w:val="00F544B3"/>
    <w:rsid w:val="00F6245A"/>
    <w:rsid w:val="00F72385"/>
    <w:rsid w:val="00F83AF3"/>
    <w:rsid w:val="00F840F2"/>
    <w:rsid w:val="00F9532B"/>
    <w:rsid w:val="00FB73D2"/>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1874</Words>
  <Characters>12073</Characters>
  <Application>Microsoft Office Word</Application>
  <DocSecurity>0</DocSecurity>
  <Lines>482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Mr.Shekhar Vanage</cp:lastModifiedBy>
  <cp:revision>2</cp:revision>
  <cp:lastPrinted>2025-10-06T07:17:00Z</cp:lastPrinted>
  <dcterms:created xsi:type="dcterms:W3CDTF">2025-10-06T11:03:00Z</dcterms:created>
  <dcterms:modified xsi:type="dcterms:W3CDTF">2025-10-06T11:03:00Z</dcterms:modified>
</cp:coreProperties>
</file>