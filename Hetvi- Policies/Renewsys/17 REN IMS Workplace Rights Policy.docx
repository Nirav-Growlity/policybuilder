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06"/>
        <w:gridCol w:w="1195"/>
        <w:gridCol w:w="2235"/>
        <w:gridCol w:w="1590"/>
        <w:gridCol w:w="1493"/>
      </w:tblGrid>
      <w:tr w:rsidR="003C51EA" w14:paraId="417EFC80" w14:textId="77777777">
        <w:trPr>
          <w:trHeight w:val="601"/>
        </w:trPr>
        <w:tc>
          <w:tcPr>
            <w:tcW w:w="2506" w:type="dxa"/>
            <w:vMerge w:val="restart"/>
            <w:tcBorders>
              <w:left w:val="single" w:sz="4" w:space="0" w:color="000000"/>
              <w:bottom w:val="single" w:sz="4" w:space="0" w:color="000000"/>
            </w:tcBorders>
          </w:tcPr>
          <w:p w14:paraId="23AFE07F" w14:textId="77777777" w:rsidR="003C51EA" w:rsidRDefault="003C51EA">
            <w:pPr>
              <w:pStyle w:val="TableParagraph"/>
              <w:spacing w:before="41"/>
              <w:rPr>
                <w:rFonts w:ascii="Times New Roman"/>
                <w:sz w:val="20"/>
              </w:rPr>
            </w:pPr>
          </w:p>
          <w:p w14:paraId="2D44340A" w14:textId="77777777" w:rsidR="003C51EA" w:rsidRDefault="00000000">
            <w:pPr>
              <w:pStyle w:val="TableParagraph"/>
              <w:ind w:left="531"/>
              <w:rPr>
                <w:rFonts w:ascii="Times New Roman"/>
                <w:sz w:val="20"/>
              </w:rPr>
            </w:pPr>
            <w:r>
              <w:rPr>
                <w:rFonts w:ascii="Times New Roman"/>
                <w:noProof/>
                <w:sz w:val="20"/>
              </w:rPr>
              <w:drawing>
                <wp:inline distT="0" distB="0" distL="0" distR="0" wp14:anchorId="17737600" wp14:editId="43828ACF">
                  <wp:extent cx="1042326" cy="4316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42326" cy="431673"/>
                          </a:xfrm>
                          <a:prstGeom prst="rect">
                            <a:avLst/>
                          </a:prstGeom>
                        </pic:spPr>
                      </pic:pic>
                    </a:graphicData>
                  </a:graphic>
                </wp:inline>
              </w:drawing>
            </w:r>
          </w:p>
        </w:tc>
        <w:tc>
          <w:tcPr>
            <w:tcW w:w="6513" w:type="dxa"/>
            <w:gridSpan w:val="4"/>
            <w:tcBorders>
              <w:right w:val="single" w:sz="4" w:space="0" w:color="000000"/>
            </w:tcBorders>
          </w:tcPr>
          <w:p w14:paraId="2C8D3D8C" w14:textId="77777777" w:rsidR="003C51EA" w:rsidRDefault="00000000">
            <w:pPr>
              <w:pStyle w:val="TableParagraph"/>
              <w:spacing w:before="152"/>
              <w:ind w:left="239"/>
              <w:rPr>
                <w:b/>
                <w:sz w:val="24"/>
              </w:rPr>
            </w:pPr>
            <w:r>
              <w:rPr>
                <w:b/>
                <w:sz w:val="24"/>
              </w:rPr>
              <w:t>DOC</w:t>
            </w:r>
            <w:r>
              <w:rPr>
                <w:b/>
                <w:spacing w:val="-3"/>
                <w:sz w:val="24"/>
              </w:rPr>
              <w:t xml:space="preserve"> </w:t>
            </w:r>
            <w:r>
              <w:rPr>
                <w:b/>
                <w:sz w:val="24"/>
              </w:rPr>
              <w:t>TITLE:</w:t>
            </w:r>
            <w:r>
              <w:rPr>
                <w:b/>
                <w:spacing w:val="-3"/>
                <w:sz w:val="24"/>
              </w:rPr>
              <w:t xml:space="preserve"> </w:t>
            </w:r>
            <w:r>
              <w:rPr>
                <w:b/>
                <w:sz w:val="24"/>
              </w:rPr>
              <w:t>Workplace</w:t>
            </w:r>
            <w:r>
              <w:rPr>
                <w:b/>
                <w:spacing w:val="-3"/>
                <w:sz w:val="24"/>
              </w:rPr>
              <w:t xml:space="preserve"> </w:t>
            </w:r>
            <w:r>
              <w:rPr>
                <w:b/>
                <w:sz w:val="24"/>
              </w:rPr>
              <w:t>Rights</w:t>
            </w:r>
            <w:r>
              <w:rPr>
                <w:b/>
                <w:spacing w:val="-2"/>
                <w:sz w:val="24"/>
              </w:rPr>
              <w:t xml:space="preserve"> Policy</w:t>
            </w:r>
          </w:p>
        </w:tc>
      </w:tr>
      <w:tr w:rsidR="003C51EA" w14:paraId="1DA004DB" w14:textId="77777777">
        <w:trPr>
          <w:trHeight w:val="688"/>
        </w:trPr>
        <w:tc>
          <w:tcPr>
            <w:tcW w:w="2506" w:type="dxa"/>
            <w:vMerge/>
            <w:tcBorders>
              <w:top w:val="nil"/>
              <w:left w:val="single" w:sz="4" w:space="0" w:color="000000"/>
              <w:bottom w:val="single" w:sz="4" w:space="0" w:color="000000"/>
            </w:tcBorders>
          </w:tcPr>
          <w:p w14:paraId="3FA98FC5" w14:textId="77777777" w:rsidR="003C51EA" w:rsidRDefault="003C51EA">
            <w:pPr>
              <w:rPr>
                <w:sz w:val="2"/>
                <w:szCs w:val="2"/>
              </w:rPr>
            </w:pPr>
          </w:p>
        </w:tc>
        <w:tc>
          <w:tcPr>
            <w:tcW w:w="6513" w:type="dxa"/>
            <w:gridSpan w:val="4"/>
            <w:tcBorders>
              <w:bottom w:val="single" w:sz="4" w:space="0" w:color="000000"/>
              <w:right w:val="single" w:sz="4" w:space="0" w:color="000000"/>
            </w:tcBorders>
          </w:tcPr>
          <w:p w14:paraId="66FD472A" w14:textId="77777777" w:rsidR="003C51EA" w:rsidRDefault="00000000">
            <w:pPr>
              <w:pStyle w:val="TableParagraph"/>
              <w:spacing w:before="49"/>
              <w:ind w:left="239"/>
              <w:rPr>
                <w:b/>
                <w:sz w:val="24"/>
              </w:rPr>
            </w:pPr>
            <w:r>
              <w:rPr>
                <w:b/>
              </w:rPr>
              <w:t>DOC</w:t>
            </w:r>
            <w:r>
              <w:rPr>
                <w:b/>
                <w:spacing w:val="-4"/>
              </w:rPr>
              <w:t xml:space="preserve"> </w:t>
            </w:r>
            <w:r>
              <w:rPr>
                <w:b/>
              </w:rPr>
              <w:t>TYPE:</w:t>
            </w:r>
            <w:r>
              <w:rPr>
                <w:b/>
                <w:spacing w:val="-4"/>
              </w:rPr>
              <w:t xml:space="preserve"> </w:t>
            </w:r>
            <w:r>
              <w:rPr>
                <w:b/>
                <w:sz w:val="24"/>
              </w:rPr>
              <w:t>IMS</w:t>
            </w:r>
            <w:r>
              <w:rPr>
                <w:b/>
                <w:spacing w:val="-1"/>
                <w:sz w:val="24"/>
              </w:rPr>
              <w:t xml:space="preserve"> </w:t>
            </w:r>
            <w:r>
              <w:rPr>
                <w:b/>
                <w:sz w:val="24"/>
              </w:rPr>
              <w:t>MANUAL</w:t>
            </w:r>
            <w:r>
              <w:rPr>
                <w:b/>
                <w:spacing w:val="-3"/>
                <w:sz w:val="24"/>
              </w:rPr>
              <w:t xml:space="preserve"> </w:t>
            </w:r>
            <w:r>
              <w:rPr>
                <w:b/>
                <w:sz w:val="24"/>
              </w:rPr>
              <w:t>LEVEL-</w:t>
            </w:r>
            <w:r>
              <w:rPr>
                <w:b/>
                <w:spacing w:val="-10"/>
                <w:sz w:val="24"/>
              </w:rPr>
              <w:t>1</w:t>
            </w:r>
          </w:p>
        </w:tc>
      </w:tr>
      <w:tr w:rsidR="003C51EA" w14:paraId="59F6C31B" w14:textId="77777777" w:rsidTr="00C03A0A">
        <w:trPr>
          <w:trHeight w:val="537"/>
        </w:trPr>
        <w:tc>
          <w:tcPr>
            <w:tcW w:w="3701" w:type="dxa"/>
            <w:gridSpan w:val="2"/>
            <w:tcBorders>
              <w:top w:val="single" w:sz="4" w:space="0" w:color="000000"/>
              <w:left w:val="single" w:sz="4" w:space="0" w:color="000000"/>
              <w:bottom w:val="single" w:sz="4" w:space="0" w:color="000000"/>
            </w:tcBorders>
          </w:tcPr>
          <w:p w14:paraId="1EE6FCEF" w14:textId="77777777" w:rsidR="003C51EA" w:rsidRDefault="00000000">
            <w:pPr>
              <w:pStyle w:val="TableParagraph"/>
              <w:spacing w:before="134"/>
              <w:ind w:left="249"/>
            </w:pPr>
            <w:r>
              <w:t>DOC.</w:t>
            </w:r>
            <w:r>
              <w:rPr>
                <w:spacing w:val="-9"/>
              </w:rPr>
              <w:t xml:space="preserve"> </w:t>
            </w:r>
            <w:r>
              <w:t>NO:</w:t>
            </w:r>
            <w:r>
              <w:rPr>
                <w:spacing w:val="-7"/>
              </w:rPr>
              <w:t xml:space="preserve"> </w:t>
            </w:r>
            <w:r>
              <w:t>REN/IMS-HR-</w:t>
            </w:r>
            <w:r>
              <w:rPr>
                <w:spacing w:val="-2"/>
              </w:rPr>
              <w:t>WPRP/17</w:t>
            </w:r>
          </w:p>
        </w:tc>
        <w:tc>
          <w:tcPr>
            <w:tcW w:w="2235" w:type="dxa"/>
            <w:tcBorders>
              <w:top w:val="single" w:sz="4" w:space="0" w:color="000000"/>
              <w:bottom w:val="single" w:sz="4" w:space="0" w:color="000000"/>
            </w:tcBorders>
          </w:tcPr>
          <w:p w14:paraId="1E821938" w14:textId="77777777" w:rsidR="003C51EA" w:rsidRDefault="00000000">
            <w:pPr>
              <w:pStyle w:val="TableParagraph"/>
              <w:spacing w:before="134"/>
              <w:ind w:left="239"/>
              <w:rPr>
                <w:b/>
              </w:rPr>
            </w:pPr>
            <w:r>
              <w:t>ISSUE</w:t>
            </w:r>
            <w:r>
              <w:rPr>
                <w:spacing w:val="-5"/>
              </w:rPr>
              <w:t xml:space="preserve"> </w:t>
            </w:r>
            <w:r>
              <w:rPr>
                <w:spacing w:val="-2"/>
              </w:rPr>
              <w:t>NO</w:t>
            </w:r>
            <w:r>
              <w:rPr>
                <w:b/>
                <w:spacing w:val="-2"/>
              </w:rPr>
              <w:t>:02</w:t>
            </w:r>
          </w:p>
        </w:tc>
        <w:tc>
          <w:tcPr>
            <w:tcW w:w="1590" w:type="dxa"/>
            <w:tcBorders>
              <w:top w:val="single" w:sz="4" w:space="0" w:color="000000"/>
              <w:bottom w:val="single" w:sz="4" w:space="0" w:color="000000"/>
            </w:tcBorders>
          </w:tcPr>
          <w:p w14:paraId="000E3C42" w14:textId="6DFFBC68" w:rsidR="003C51EA" w:rsidRDefault="00000000">
            <w:pPr>
              <w:pStyle w:val="TableParagraph"/>
              <w:spacing w:before="134"/>
              <w:ind w:left="239"/>
              <w:rPr>
                <w:b/>
              </w:rPr>
            </w:pPr>
            <w:r>
              <w:t>Rev.</w:t>
            </w:r>
            <w:r>
              <w:rPr>
                <w:spacing w:val="-2"/>
              </w:rPr>
              <w:t xml:space="preserve"> </w:t>
            </w:r>
            <w:r>
              <w:t>No</w:t>
            </w:r>
            <w:r>
              <w:rPr>
                <w:b/>
              </w:rPr>
              <w:t>:</w:t>
            </w:r>
            <w:r>
              <w:rPr>
                <w:b/>
                <w:spacing w:val="-1"/>
              </w:rPr>
              <w:t xml:space="preserve"> </w:t>
            </w:r>
            <w:del w:id="0" w:author="Hetvi Topiwala" w:date="2026-04-10T16:33:00Z" w16du:dateUtc="2026-04-10T11:03:00Z">
              <w:r w:rsidDel="0020300F">
                <w:rPr>
                  <w:b/>
                  <w:spacing w:val="-5"/>
                </w:rPr>
                <w:delText>01</w:delText>
              </w:r>
            </w:del>
            <w:ins w:id="1" w:author="Hetvi Topiwala" w:date="2026-04-10T16:33:00Z" w16du:dateUtc="2026-04-10T11:03:00Z">
              <w:r w:rsidR="0020300F">
                <w:rPr>
                  <w:b/>
                  <w:spacing w:val="-5"/>
                </w:rPr>
                <w:t>03</w:t>
              </w:r>
            </w:ins>
          </w:p>
        </w:tc>
        <w:tc>
          <w:tcPr>
            <w:tcW w:w="1493" w:type="dxa"/>
            <w:tcBorders>
              <w:top w:val="single" w:sz="4" w:space="0" w:color="000000"/>
              <w:bottom w:val="single" w:sz="4" w:space="0" w:color="000000"/>
              <w:right w:val="single" w:sz="4" w:space="0" w:color="000000"/>
            </w:tcBorders>
            <w:vAlign w:val="center"/>
          </w:tcPr>
          <w:p w14:paraId="1F63FD3D" w14:textId="4CE1A18A" w:rsidR="003C51EA" w:rsidRDefault="00000000" w:rsidP="00C03A0A">
            <w:pPr>
              <w:pStyle w:val="TableParagraph"/>
              <w:spacing w:line="268" w:lineRule="exact"/>
              <w:jc w:val="center"/>
              <w:rPr>
                <w:b/>
              </w:rPr>
            </w:pPr>
            <w:r>
              <w:rPr>
                <w:b/>
              </w:rPr>
              <w:t>Total</w:t>
            </w:r>
            <w:r>
              <w:rPr>
                <w:b/>
                <w:spacing w:val="-5"/>
              </w:rPr>
              <w:t xml:space="preserve"> </w:t>
            </w:r>
            <w:r>
              <w:rPr>
                <w:b/>
                <w:spacing w:val="-2"/>
              </w:rPr>
              <w:t>Pages:</w:t>
            </w:r>
            <w:r w:rsidR="00C03A0A">
              <w:rPr>
                <w:b/>
              </w:rPr>
              <w:t xml:space="preserve"> </w:t>
            </w:r>
            <w:r w:rsidR="00C03A0A">
              <w:rPr>
                <w:b/>
                <w:spacing w:val="-10"/>
              </w:rPr>
              <w:t>6</w:t>
            </w:r>
          </w:p>
        </w:tc>
      </w:tr>
    </w:tbl>
    <w:p w14:paraId="6AA7DA9E" w14:textId="77777777" w:rsidR="003C51EA" w:rsidRDefault="003C51EA">
      <w:pPr>
        <w:pStyle w:val="BodyText"/>
        <w:rPr>
          <w:rFonts w:ascii="Times New Roman"/>
          <w:sz w:val="20"/>
        </w:rPr>
      </w:pPr>
    </w:p>
    <w:p w14:paraId="447ACA3F" w14:textId="77777777" w:rsidR="003C51EA" w:rsidRDefault="003C51EA">
      <w:pPr>
        <w:pStyle w:val="BodyText"/>
        <w:rPr>
          <w:rFonts w:ascii="Times New Roman"/>
          <w:sz w:val="20"/>
        </w:rPr>
      </w:pPr>
    </w:p>
    <w:p w14:paraId="35ADAD7A" w14:textId="77777777" w:rsidR="003C51EA" w:rsidRDefault="003C51EA">
      <w:pPr>
        <w:pStyle w:val="BodyText"/>
        <w:rPr>
          <w:rFonts w:ascii="Times New Roman"/>
          <w:sz w:val="20"/>
        </w:rPr>
      </w:pPr>
    </w:p>
    <w:p w14:paraId="62E4EBF2" w14:textId="77777777" w:rsidR="003C51EA" w:rsidRDefault="003C51EA">
      <w:pPr>
        <w:pStyle w:val="BodyText"/>
        <w:rPr>
          <w:rFonts w:ascii="Times New Roman"/>
          <w:sz w:val="20"/>
        </w:rPr>
      </w:pPr>
    </w:p>
    <w:p w14:paraId="033C9FD3" w14:textId="77777777" w:rsidR="003C51EA" w:rsidRDefault="003C51EA">
      <w:pPr>
        <w:pStyle w:val="BodyText"/>
        <w:spacing w:before="44"/>
        <w:rPr>
          <w:rFonts w:ascii="Times New Roman"/>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293"/>
        <w:gridCol w:w="808"/>
        <w:gridCol w:w="1260"/>
        <w:gridCol w:w="2520"/>
        <w:gridCol w:w="1440"/>
        <w:gridCol w:w="2068"/>
        <w:tblGridChange w:id="2">
          <w:tblGrid>
            <w:gridCol w:w="706"/>
            <w:gridCol w:w="1293"/>
            <w:gridCol w:w="808"/>
            <w:gridCol w:w="1260"/>
            <w:gridCol w:w="2520"/>
            <w:gridCol w:w="1440"/>
            <w:gridCol w:w="2068"/>
          </w:tblGrid>
        </w:tblGridChange>
      </w:tblGrid>
      <w:tr w:rsidR="003C51EA" w14:paraId="7A25923D" w14:textId="77777777">
        <w:trPr>
          <w:trHeight w:val="268"/>
        </w:trPr>
        <w:tc>
          <w:tcPr>
            <w:tcW w:w="10095" w:type="dxa"/>
            <w:gridSpan w:val="7"/>
            <w:shd w:val="clear" w:color="auto" w:fill="BEBEBE"/>
          </w:tcPr>
          <w:p w14:paraId="47CC0D43" w14:textId="77777777" w:rsidR="003C51EA" w:rsidRDefault="00000000">
            <w:pPr>
              <w:pStyle w:val="TableParagraph"/>
              <w:spacing w:line="248" w:lineRule="exact"/>
              <w:ind w:left="155"/>
              <w:jc w:val="center"/>
              <w:rPr>
                <w:b/>
              </w:rPr>
            </w:pPr>
            <w:r>
              <w:rPr>
                <w:b/>
              </w:rPr>
              <w:t>Revision</w:t>
            </w:r>
            <w:r>
              <w:rPr>
                <w:b/>
                <w:spacing w:val="-7"/>
              </w:rPr>
              <w:t xml:space="preserve"> </w:t>
            </w:r>
            <w:r>
              <w:rPr>
                <w:b/>
                <w:spacing w:val="-2"/>
              </w:rPr>
              <w:t>History</w:t>
            </w:r>
          </w:p>
        </w:tc>
      </w:tr>
      <w:tr w:rsidR="003C51EA" w14:paraId="7C93B570" w14:textId="77777777">
        <w:trPr>
          <w:trHeight w:val="806"/>
        </w:trPr>
        <w:tc>
          <w:tcPr>
            <w:tcW w:w="706" w:type="dxa"/>
            <w:shd w:val="clear" w:color="auto" w:fill="BEBEBE"/>
          </w:tcPr>
          <w:p w14:paraId="0E682945" w14:textId="77777777" w:rsidR="003C51EA" w:rsidRDefault="00000000">
            <w:pPr>
              <w:pStyle w:val="TableParagraph"/>
              <w:spacing w:line="268" w:lineRule="exact"/>
              <w:ind w:left="152"/>
              <w:jc w:val="center"/>
              <w:rPr>
                <w:b/>
              </w:rPr>
            </w:pPr>
            <w:r>
              <w:rPr>
                <w:b/>
                <w:spacing w:val="-5"/>
              </w:rPr>
              <w:t>Rev</w:t>
            </w:r>
          </w:p>
          <w:p w14:paraId="4D040053" w14:textId="77777777" w:rsidR="003C51EA" w:rsidRDefault="00000000">
            <w:pPr>
              <w:pStyle w:val="TableParagraph"/>
              <w:ind w:left="152" w:right="2"/>
              <w:jc w:val="center"/>
              <w:rPr>
                <w:b/>
              </w:rPr>
            </w:pPr>
            <w:r>
              <w:rPr>
                <w:b/>
                <w:spacing w:val="-10"/>
              </w:rPr>
              <w:t>.</w:t>
            </w:r>
          </w:p>
          <w:p w14:paraId="2D8D5C33" w14:textId="77777777" w:rsidR="003C51EA" w:rsidRDefault="00000000">
            <w:pPr>
              <w:pStyle w:val="TableParagraph"/>
              <w:spacing w:line="249" w:lineRule="exact"/>
              <w:ind w:left="152" w:right="3"/>
              <w:jc w:val="center"/>
              <w:rPr>
                <w:b/>
              </w:rPr>
            </w:pPr>
            <w:r>
              <w:rPr>
                <w:b/>
                <w:spacing w:val="-5"/>
              </w:rPr>
              <w:t>No.</w:t>
            </w:r>
          </w:p>
        </w:tc>
        <w:tc>
          <w:tcPr>
            <w:tcW w:w="1293" w:type="dxa"/>
            <w:shd w:val="clear" w:color="auto" w:fill="BEBEBE"/>
          </w:tcPr>
          <w:p w14:paraId="2316E785" w14:textId="77777777" w:rsidR="003C51EA" w:rsidRDefault="003C51EA">
            <w:pPr>
              <w:pStyle w:val="TableParagraph"/>
              <w:spacing w:before="14"/>
              <w:rPr>
                <w:rFonts w:ascii="Times New Roman"/>
              </w:rPr>
            </w:pPr>
          </w:p>
          <w:p w14:paraId="40BCAEBC" w14:textId="1C270E9F" w:rsidR="003C51EA" w:rsidRDefault="00E80F1E" w:rsidP="00E80F1E">
            <w:pPr>
              <w:pStyle w:val="TableParagraph"/>
              <w:spacing w:before="1"/>
              <w:jc w:val="center"/>
              <w:rPr>
                <w:b/>
              </w:rPr>
            </w:pPr>
            <w:ins w:id="3" w:author="Hetvi Topiwala" w:date="2026-04-15T09:42:00Z" w16du:dateUtc="2026-04-15T04:12:00Z">
              <w:r>
                <w:rPr>
                  <w:b/>
                  <w:spacing w:val="-4"/>
                </w:rPr>
                <w:t xml:space="preserve">Revision </w:t>
              </w:r>
            </w:ins>
            <w:r>
              <w:rPr>
                <w:b/>
                <w:spacing w:val="-4"/>
              </w:rPr>
              <w:t>Date</w:t>
            </w:r>
          </w:p>
        </w:tc>
        <w:tc>
          <w:tcPr>
            <w:tcW w:w="808" w:type="dxa"/>
            <w:shd w:val="clear" w:color="auto" w:fill="BEBEBE"/>
          </w:tcPr>
          <w:p w14:paraId="21883ED6" w14:textId="77777777" w:rsidR="003C51EA" w:rsidRDefault="00000000">
            <w:pPr>
              <w:pStyle w:val="TableParagraph"/>
              <w:spacing w:before="133"/>
              <w:ind w:left="420" w:right="126" w:hanging="135"/>
              <w:rPr>
                <w:b/>
              </w:rPr>
            </w:pPr>
            <w:r>
              <w:rPr>
                <w:b/>
                <w:spacing w:val="-4"/>
              </w:rPr>
              <w:t xml:space="preserve">DCR </w:t>
            </w:r>
            <w:r>
              <w:rPr>
                <w:b/>
                <w:spacing w:val="-10"/>
              </w:rPr>
              <w:t>#</w:t>
            </w:r>
          </w:p>
        </w:tc>
        <w:tc>
          <w:tcPr>
            <w:tcW w:w="1260" w:type="dxa"/>
            <w:shd w:val="clear" w:color="auto" w:fill="BEBEBE"/>
          </w:tcPr>
          <w:p w14:paraId="02DF57BC" w14:textId="77777777" w:rsidR="003C51EA" w:rsidRDefault="00000000">
            <w:pPr>
              <w:pStyle w:val="TableParagraph"/>
              <w:ind w:left="311" w:right="152" w:firstLine="170"/>
              <w:rPr>
                <w:b/>
              </w:rPr>
            </w:pPr>
            <w:r>
              <w:rPr>
                <w:b/>
                <w:spacing w:val="-4"/>
              </w:rPr>
              <w:t xml:space="preserve">Page </w:t>
            </w:r>
            <w:r>
              <w:rPr>
                <w:b/>
                <w:spacing w:val="-2"/>
              </w:rPr>
              <w:t>Affected</w:t>
            </w:r>
          </w:p>
        </w:tc>
        <w:tc>
          <w:tcPr>
            <w:tcW w:w="2520" w:type="dxa"/>
            <w:shd w:val="clear" w:color="auto" w:fill="BEBEBE"/>
          </w:tcPr>
          <w:p w14:paraId="4D357F6B" w14:textId="77777777" w:rsidR="003C51EA" w:rsidRDefault="003C51EA">
            <w:pPr>
              <w:pStyle w:val="TableParagraph"/>
              <w:spacing w:before="14"/>
              <w:rPr>
                <w:rFonts w:ascii="Times New Roman"/>
              </w:rPr>
            </w:pPr>
          </w:p>
          <w:p w14:paraId="18660797" w14:textId="77777777" w:rsidR="003C51EA" w:rsidRDefault="00000000">
            <w:pPr>
              <w:pStyle w:val="TableParagraph"/>
              <w:spacing w:before="1"/>
              <w:ind w:left="476"/>
              <w:rPr>
                <w:b/>
              </w:rPr>
            </w:pPr>
            <w:r>
              <w:rPr>
                <w:b/>
              </w:rPr>
              <w:t>Reason</w:t>
            </w:r>
            <w:r>
              <w:rPr>
                <w:b/>
                <w:spacing w:val="-4"/>
              </w:rPr>
              <w:t xml:space="preserve"> </w:t>
            </w:r>
            <w:r>
              <w:rPr>
                <w:b/>
              </w:rPr>
              <w:t>for</w:t>
            </w:r>
            <w:r>
              <w:rPr>
                <w:b/>
                <w:spacing w:val="-2"/>
              </w:rPr>
              <w:t xml:space="preserve"> Change</w:t>
            </w:r>
          </w:p>
        </w:tc>
        <w:tc>
          <w:tcPr>
            <w:tcW w:w="1440" w:type="dxa"/>
            <w:shd w:val="clear" w:color="auto" w:fill="BEBEBE"/>
          </w:tcPr>
          <w:p w14:paraId="1D3DDC90" w14:textId="77777777" w:rsidR="003C51EA" w:rsidRDefault="003C51EA">
            <w:pPr>
              <w:pStyle w:val="TableParagraph"/>
              <w:spacing w:before="14"/>
              <w:rPr>
                <w:rFonts w:ascii="Times New Roman"/>
              </w:rPr>
            </w:pPr>
          </w:p>
          <w:p w14:paraId="69433655" w14:textId="77777777" w:rsidR="003C51EA" w:rsidRDefault="00000000">
            <w:pPr>
              <w:pStyle w:val="TableParagraph"/>
              <w:spacing w:before="1"/>
              <w:ind w:left="371"/>
              <w:rPr>
                <w:b/>
              </w:rPr>
            </w:pPr>
            <w:r>
              <w:rPr>
                <w:b/>
                <w:spacing w:val="-2"/>
              </w:rPr>
              <w:t>Prepared</w:t>
            </w:r>
          </w:p>
        </w:tc>
        <w:tc>
          <w:tcPr>
            <w:tcW w:w="2068" w:type="dxa"/>
            <w:shd w:val="clear" w:color="auto" w:fill="BEBEBE"/>
          </w:tcPr>
          <w:p w14:paraId="528859A8" w14:textId="77777777" w:rsidR="003C51EA" w:rsidRDefault="003C51EA">
            <w:pPr>
              <w:pStyle w:val="TableParagraph"/>
              <w:spacing w:before="14"/>
              <w:rPr>
                <w:rFonts w:ascii="Times New Roman"/>
              </w:rPr>
            </w:pPr>
          </w:p>
          <w:p w14:paraId="53E468C2" w14:textId="77777777" w:rsidR="003C51EA" w:rsidRDefault="00000000">
            <w:pPr>
              <w:pStyle w:val="TableParagraph"/>
              <w:spacing w:before="1"/>
              <w:ind w:left="657"/>
              <w:rPr>
                <w:b/>
              </w:rPr>
            </w:pPr>
            <w:r>
              <w:rPr>
                <w:b/>
                <w:spacing w:val="-2"/>
              </w:rPr>
              <w:t>Approved</w:t>
            </w:r>
          </w:p>
        </w:tc>
      </w:tr>
      <w:tr w:rsidR="003C51EA" w14:paraId="4EC2BA7D" w14:textId="77777777">
        <w:trPr>
          <w:trHeight w:val="268"/>
        </w:trPr>
        <w:tc>
          <w:tcPr>
            <w:tcW w:w="706" w:type="dxa"/>
            <w:shd w:val="clear" w:color="auto" w:fill="BEBEBE"/>
          </w:tcPr>
          <w:p w14:paraId="49A47728" w14:textId="77777777" w:rsidR="003C51EA" w:rsidRDefault="003C51EA">
            <w:pPr>
              <w:pStyle w:val="TableParagraph"/>
              <w:rPr>
                <w:rFonts w:ascii="Times New Roman"/>
                <w:sz w:val="18"/>
              </w:rPr>
            </w:pPr>
          </w:p>
        </w:tc>
        <w:tc>
          <w:tcPr>
            <w:tcW w:w="1293" w:type="dxa"/>
            <w:shd w:val="clear" w:color="auto" w:fill="BEBEBE"/>
          </w:tcPr>
          <w:p w14:paraId="457C21E8" w14:textId="77777777" w:rsidR="003C51EA" w:rsidRDefault="003C51EA">
            <w:pPr>
              <w:pStyle w:val="TableParagraph"/>
              <w:rPr>
                <w:rFonts w:ascii="Times New Roman"/>
                <w:sz w:val="18"/>
              </w:rPr>
            </w:pPr>
          </w:p>
        </w:tc>
        <w:tc>
          <w:tcPr>
            <w:tcW w:w="808" w:type="dxa"/>
            <w:shd w:val="clear" w:color="auto" w:fill="BEBEBE"/>
          </w:tcPr>
          <w:p w14:paraId="462D9C18" w14:textId="77777777" w:rsidR="003C51EA" w:rsidRDefault="003C51EA">
            <w:pPr>
              <w:pStyle w:val="TableParagraph"/>
              <w:rPr>
                <w:rFonts w:ascii="Times New Roman"/>
                <w:sz w:val="18"/>
              </w:rPr>
            </w:pPr>
          </w:p>
        </w:tc>
        <w:tc>
          <w:tcPr>
            <w:tcW w:w="1260" w:type="dxa"/>
            <w:shd w:val="clear" w:color="auto" w:fill="BEBEBE"/>
          </w:tcPr>
          <w:p w14:paraId="5ECA2440" w14:textId="77777777" w:rsidR="003C51EA" w:rsidRDefault="003C51EA">
            <w:pPr>
              <w:pStyle w:val="TableParagraph"/>
              <w:rPr>
                <w:rFonts w:ascii="Times New Roman"/>
                <w:sz w:val="18"/>
              </w:rPr>
            </w:pPr>
          </w:p>
        </w:tc>
        <w:tc>
          <w:tcPr>
            <w:tcW w:w="2520" w:type="dxa"/>
            <w:shd w:val="clear" w:color="auto" w:fill="BEBEBE"/>
          </w:tcPr>
          <w:p w14:paraId="0BDD9BCC" w14:textId="77777777" w:rsidR="003C51EA" w:rsidRDefault="003C51EA">
            <w:pPr>
              <w:pStyle w:val="TableParagraph"/>
              <w:rPr>
                <w:rFonts w:ascii="Times New Roman"/>
                <w:sz w:val="18"/>
              </w:rPr>
            </w:pPr>
          </w:p>
        </w:tc>
        <w:tc>
          <w:tcPr>
            <w:tcW w:w="1440" w:type="dxa"/>
            <w:shd w:val="clear" w:color="auto" w:fill="BEBEBE"/>
          </w:tcPr>
          <w:p w14:paraId="4FAE8DD7" w14:textId="77777777" w:rsidR="003C51EA" w:rsidRDefault="003C51EA">
            <w:pPr>
              <w:pStyle w:val="TableParagraph"/>
              <w:rPr>
                <w:rFonts w:ascii="Times New Roman"/>
                <w:sz w:val="18"/>
              </w:rPr>
            </w:pPr>
          </w:p>
        </w:tc>
        <w:tc>
          <w:tcPr>
            <w:tcW w:w="2068" w:type="dxa"/>
            <w:shd w:val="clear" w:color="auto" w:fill="BEBEBE"/>
          </w:tcPr>
          <w:p w14:paraId="76845BCD" w14:textId="77777777" w:rsidR="003C51EA" w:rsidRDefault="003C51EA">
            <w:pPr>
              <w:pStyle w:val="TableParagraph"/>
              <w:rPr>
                <w:rFonts w:ascii="Times New Roman"/>
                <w:sz w:val="18"/>
              </w:rPr>
            </w:pPr>
          </w:p>
        </w:tc>
      </w:tr>
      <w:tr w:rsidR="003C51EA" w14:paraId="1C48B713" w14:textId="77777777">
        <w:trPr>
          <w:trHeight w:val="601"/>
        </w:trPr>
        <w:tc>
          <w:tcPr>
            <w:tcW w:w="706" w:type="dxa"/>
          </w:tcPr>
          <w:p w14:paraId="1F79205C" w14:textId="77777777" w:rsidR="003C51EA" w:rsidRDefault="003C51EA">
            <w:pPr>
              <w:pStyle w:val="TableParagraph"/>
              <w:spacing w:before="79"/>
              <w:rPr>
                <w:rFonts w:ascii="Times New Roman"/>
              </w:rPr>
            </w:pPr>
          </w:p>
          <w:p w14:paraId="04DB1FD3" w14:textId="77777777" w:rsidR="003C51EA" w:rsidRDefault="00000000">
            <w:pPr>
              <w:pStyle w:val="TableParagraph"/>
              <w:spacing w:line="249" w:lineRule="exact"/>
              <w:ind w:left="28"/>
              <w:jc w:val="center"/>
            </w:pPr>
            <w:r>
              <w:rPr>
                <w:spacing w:val="-5"/>
              </w:rPr>
              <w:t>00</w:t>
            </w:r>
          </w:p>
        </w:tc>
        <w:tc>
          <w:tcPr>
            <w:tcW w:w="1293" w:type="dxa"/>
          </w:tcPr>
          <w:p w14:paraId="6560902E" w14:textId="77777777" w:rsidR="003C51EA" w:rsidRDefault="003C51EA">
            <w:pPr>
              <w:pStyle w:val="TableParagraph"/>
              <w:spacing w:before="79"/>
              <w:rPr>
                <w:rFonts w:ascii="Times New Roman"/>
              </w:rPr>
            </w:pPr>
          </w:p>
          <w:p w14:paraId="44882D32" w14:textId="77777777" w:rsidR="003C51EA" w:rsidRDefault="00000000">
            <w:pPr>
              <w:pStyle w:val="TableParagraph"/>
              <w:spacing w:line="249" w:lineRule="exact"/>
              <w:ind w:left="249"/>
            </w:pPr>
            <w:r>
              <w:rPr>
                <w:spacing w:val="-2"/>
              </w:rPr>
              <w:t>02-05-</w:t>
            </w:r>
            <w:r>
              <w:rPr>
                <w:spacing w:val="-5"/>
              </w:rPr>
              <w:t>23</w:t>
            </w:r>
          </w:p>
        </w:tc>
        <w:tc>
          <w:tcPr>
            <w:tcW w:w="808" w:type="dxa"/>
          </w:tcPr>
          <w:p w14:paraId="373AB400" w14:textId="77777777" w:rsidR="003C51EA" w:rsidRDefault="003C51EA">
            <w:pPr>
              <w:pStyle w:val="TableParagraph"/>
              <w:spacing w:before="79"/>
              <w:rPr>
                <w:rFonts w:ascii="Times New Roman"/>
              </w:rPr>
            </w:pPr>
          </w:p>
          <w:p w14:paraId="62183FDC" w14:textId="77777777" w:rsidR="003C51EA" w:rsidRDefault="00000000">
            <w:pPr>
              <w:pStyle w:val="TableParagraph"/>
              <w:spacing w:line="249" w:lineRule="exact"/>
              <w:ind w:right="27"/>
              <w:jc w:val="center"/>
            </w:pPr>
            <w:r>
              <w:rPr>
                <w:spacing w:val="-5"/>
              </w:rPr>
              <w:t>NA</w:t>
            </w:r>
          </w:p>
        </w:tc>
        <w:tc>
          <w:tcPr>
            <w:tcW w:w="1260" w:type="dxa"/>
          </w:tcPr>
          <w:p w14:paraId="5756CF49" w14:textId="77777777" w:rsidR="003C51EA" w:rsidRDefault="003C51EA">
            <w:pPr>
              <w:pStyle w:val="TableParagraph"/>
              <w:spacing w:before="79"/>
              <w:rPr>
                <w:rFonts w:ascii="Times New Roman"/>
              </w:rPr>
            </w:pPr>
          </w:p>
          <w:p w14:paraId="385B00BB" w14:textId="77777777" w:rsidR="003C51EA" w:rsidRDefault="00000000">
            <w:pPr>
              <w:pStyle w:val="TableParagraph"/>
              <w:spacing w:line="249" w:lineRule="exact"/>
              <w:ind w:left="251"/>
            </w:pPr>
            <w:r>
              <w:rPr>
                <w:spacing w:val="-5"/>
              </w:rPr>
              <w:t>All</w:t>
            </w:r>
          </w:p>
        </w:tc>
        <w:tc>
          <w:tcPr>
            <w:tcW w:w="2520" w:type="dxa"/>
          </w:tcPr>
          <w:p w14:paraId="1637DE47" w14:textId="77777777" w:rsidR="003C51EA" w:rsidRDefault="003C51EA">
            <w:pPr>
              <w:pStyle w:val="TableParagraph"/>
              <w:spacing w:before="79"/>
              <w:rPr>
                <w:rFonts w:ascii="Times New Roman"/>
              </w:rPr>
            </w:pPr>
          </w:p>
          <w:p w14:paraId="7857032F" w14:textId="77777777" w:rsidR="003C51EA" w:rsidRDefault="00000000">
            <w:pPr>
              <w:pStyle w:val="TableParagraph"/>
              <w:spacing w:line="249" w:lineRule="exact"/>
              <w:ind w:left="251"/>
            </w:pPr>
            <w:r>
              <w:t>Initial</w:t>
            </w:r>
            <w:r>
              <w:rPr>
                <w:spacing w:val="-4"/>
              </w:rPr>
              <w:t xml:space="preserve"> </w:t>
            </w:r>
            <w:r>
              <w:rPr>
                <w:spacing w:val="-2"/>
              </w:rPr>
              <w:t>Release</w:t>
            </w:r>
          </w:p>
        </w:tc>
        <w:tc>
          <w:tcPr>
            <w:tcW w:w="1440" w:type="dxa"/>
          </w:tcPr>
          <w:p w14:paraId="3D222786" w14:textId="77777777" w:rsidR="003C51EA" w:rsidRDefault="003C51EA">
            <w:pPr>
              <w:pStyle w:val="TableParagraph"/>
              <w:spacing w:before="79"/>
              <w:rPr>
                <w:rFonts w:ascii="Times New Roman"/>
              </w:rPr>
            </w:pPr>
          </w:p>
          <w:p w14:paraId="6253067C" w14:textId="77777777" w:rsidR="003C51EA" w:rsidRDefault="00000000">
            <w:pPr>
              <w:pStyle w:val="TableParagraph"/>
              <w:spacing w:line="249" w:lineRule="exact"/>
              <w:ind w:left="251"/>
            </w:pPr>
            <w:r>
              <w:rPr>
                <w:spacing w:val="-5"/>
              </w:rPr>
              <w:t>HR</w:t>
            </w:r>
          </w:p>
        </w:tc>
        <w:tc>
          <w:tcPr>
            <w:tcW w:w="2068" w:type="dxa"/>
          </w:tcPr>
          <w:p w14:paraId="262CB5D7" w14:textId="77777777" w:rsidR="003C51EA" w:rsidRDefault="00000000">
            <w:pPr>
              <w:pStyle w:val="TableParagraph"/>
              <w:spacing w:before="42" w:line="270" w:lineRule="atLeast"/>
              <w:ind w:left="252"/>
            </w:pPr>
            <w:r>
              <w:t>Head</w:t>
            </w:r>
            <w:r>
              <w:rPr>
                <w:spacing w:val="-13"/>
              </w:rPr>
              <w:t xml:space="preserve"> </w:t>
            </w:r>
            <w:r>
              <w:t>–</w:t>
            </w:r>
            <w:r>
              <w:rPr>
                <w:spacing w:val="-12"/>
              </w:rPr>
              <w:t xml:space="preserve"> </w:t>
            </w:r>
            <w:r>
              <w:t xml:space="preserve">Human </w:t>
            </w:r>
            <w:r>
              <w:rPr>
                <w:spacing w:val="-2"/>
              </w:rPr>
              <w:t>Resources</w:t>
            </w:r>
          </w:p>
        </w:tc>
      </w:tr>
      <w:tr w:rsidR="003C51EA" w14:paraId="6F3CB1B9" w14:textId="77777777">
        <w:trPr>
          <w:trHeight w:val="806"/>
        </w:trPr>
        <w:tc>
          <w:tcPr>
            <w:tcW w:w="706" w:type="dxa"/>
          </w:tcPr>
          <w:p w14:paraId="2CA40FB2" w14:textId="77777777" w:rsidR="003C51EA" w:rsidRDefault="003C51EA">
            <w:pPr>
              <w:pStyle w:val="TableParagraph"/>
              <w:spacing w:before="15"/>
              <w:rPr>
                <w:rFonts w:ascii="Times New Roman"/>
              </w:rPr>
            </w:pPr>
          </w:p>
          <w:p w14:paraId="2CFAF78E" w14:textId="77777777" w:rsidR="003C51EA" w:rsidRDefault="00000000">
            <w:pPr>
              <w:pStyle w:val="TableParagraph"/>
              <w:ind w:left="28"/>
              <w:jc w:val="center"/>
            </w:pPr>
            <w:r>
              <w:rPr>
                <w:spacing w:val="-5"/>
              </w:rPr>
              <w:t>01</w:t>
            </w:r>
          </w:p>
        </w:tc>
        <w:tc>
          <w:tcPr>
            <w:tcW w:w="1293" w:type="dxa"/>
          </w:tcPr>
          <w:p w14:paraId="32F7DEE6" w14:textId="77777777" w:rsidR="003C51EA" w:rsidRDefault="003C51EA">
            <w:pPr>
              <w:pStyle w:val="TableParagraph"/>
              <w:spacing w:before="15"/>
              <w:rPr>
                <w:rFonts w:ascii="Times New Roman"/>
              </w:rPr>
            </w:pPr>
          </w:p>
          <w:p w14:paraId="6A2EEF00" w14:textId="77777777" w:rsidR="003C51EA" w:rsidRDefault="00000000">
            <w:pPr>
              <w:pStyle w:val="TableParagraph"/>
              <w:ind w:left="249"/>
            </w:pPr>
            <w:r>
              <w:rPr>
                <w:spacing w:val="-2"/>
              </w:rPr>
              <w:t>03-05-</w:t>
            </w:r>
            <w:r>
              <w:rPr>
                <w:spacing w:val="-5"/>
              </w:rPr>
              <w:t>24</w:t>
            </w:r>
          </w:p>
        </w:tc>
        <w:tc>
          <w:tcPr>
            <w:tcW w:w="808" w:type="dxa"/>
          </w:tcPr>
          <w:p w14:paraId="2593BDDA" w14:textId="77777777" w:rsidR="003C51EA" w:rsidRDefault="003C51EA">
            <w:pPr>
              <w:pStyle w:val="TableParagraph"/>
              <w:spacing w:before="15"/>
              <w:rPr>
                <w:rFonts w:ascii="Times New Roman"/>
              </w:rPr>
            </w:pPr>
          </w:p>
          <w:p w14:paraId="2FE7086C" w14:textId="77777777" w:rsidR="003C51EA" w:rsidRDefault="00000000">
            <w:pPr>
              <w:pStyle w:val="TableParagraph"/>
              <w:ind w:right="27"/>
              <w:jc w:val="center"/>
            </w:pPr>
            <w:r>
              <w:rPr>
                <w:spacing w:val="-5"/>
              </w:rPr>
              <w:t>NA</w:t>
            </w:r>
          </w:p>
        </w:tc>
        <w:tc>
          <w:tcPr>
            <w:tcW w:w="1260" w:type="dxa"/>
          </w:tcPr>
          <w:p w14:paraId="4D3AE1DD" w14:textId="77777777" w:rsidR="003C51EA" w:rsidRDefault="003C51EA">
            <w:pPr>
              <w:pStyle w:val="TableParagraph"/>
              <w:spacing w:before="15"/>
              <w:rPr>
                <w:rFonts w:ascii="Times New Roman"/>
              </w:rPr>
            </w:pPr>
          </w:p>
          <w:p w14:paraId="66F7B1D3" w14:textId="77777777" w:rsidR="003C51EA" w:rsidRDefault="00000000">
            <w:pPr>
              <w:pStyle w:val="TableParagraph"/>
              <w:ind w:left="251"/>
            </w:pPr>
            <w:r>
              <w:rPr>
                <w:spacing w:val="-5"/>
              </w:rPr>
              <w:t>All</w:t>
            </w:r>
          </w:p>
        </w:tc>
        <w:tc>
          <w:tcPr>
            <w:tcW w:w="2520" w:type="dxa"/>
          </w:tcPr>
          <w:p w14:paraId="476DE3FD" w14:textId="77777777" w:rsidR="003C51EA" w:rsidRDefault="003C51EA">
            <w:pPr>
              <w:pStyle w:val="TableParagraph"/>
              <w:spacing w:before="15"/>
              <w:rPr>
                <w:rFonts w:ascii="Times New Roman"/>
              </w:rPr>
            </w:pPr>
          </w:p>
          <w:p w14:paraId="5DD02FCF" w14:textId="77777777" w:rsidR="003C51EA" w:rsidRDefault="00000000">
            <w:pPr>
              <w:pStyle w:val="TableParagraph"/>
              <w:ind w:left="251"/>
            </w:pPr>
            <w:r>
              <w:t>Annual</w:t>
            </w:r>
            <w:r>
              <w:rPr>
                <w:spacing w:val="-7"/>
              </w:rPr>
              <w:t xml:space="preserve"> </w:t>
            </w:r>
            <w:r>
              <w:rPr>
                <w:spacing w:val="-2"/>
              </w:rPr>
              <w:t>Review</w:t>
            </w:r>
          </w:p>
        </w:tc>
        <w:tc>
          <w:tcPr>
            <w:tcW w:w="1440" w:type="dxa"/>
          </w:tcPr>
          <w:p w14:paraId="16C6FC4E" w14:textId="77777777" w:rsidR="003C51EA" w:rsidRDefault="003C51EA">
            <w:pPr>
              <w:pStyle w:val="TableParagraph"/>
              <w:spacing w:before="15"/>
              <w:rPr>
                <w:rFonts w:ascii="Times New Roman"/>
              </w:rPr>
            </w:pPr>
          </w:p>
          <w:p w14:paraId="6ACA0996" w14:textId="77777777" w:rsidR="003C51EA" w:rsidRDefault="00000000">
            <w:pPr>
              <w:pStyle w:val="TableParagraph"/>
              <w:ind w:left="251"/>
            </w:pPr>
            <w:r>
              <w:rPr>
                <w:spacing w:val="-5"/>
              </w:rPr>
              <w:t>HR</w:t>
            </w:r>
          </w:p>
        </w:tc>
        <w:tc>
          <w:tcPr>
            <w:tcW w:w="2068" w:type="dxa"/>
          </w:tcPr>
          <w:p w14:paraId="63DEA3BF" w14:textId="77777777" w:rsidR="003C51EA" w:rsidRDefault="00000000">
            <w:pPr>
              <w:pStyle w:val="TableParagraph"/>
              <w:spacing w:before="246" w:line="270" w:lineRule="atLeast"/>
              <w:ind w:left="252"/>
            </w:pPr>
            <w:r>
              <w:t>Head</w:t>
            </w:r>
            <w:r>
              <w:rPr>
                <w:spacing w:val="-13"/>
              </w:rPr>
              <w:t xml:space="preserve"> </w:t>
            </w:r>
            <w:r>
              <w:t>–</w:t>
            </w:r>
            <w:r>
              <w:rPr>
                <w:spacing w:val="-12"/>
              </w:rPr>
              <w:t xml:space="preserve"> </w:t>
            </w:r>
            <w:r>
              <w:t xml:space="preserve">Human </w:t>
            </w:r>
            <w:r>
              <w:rPr>
                <w:spacing w:val="-2"/>
              </w:rPr>
              <w:t>Resources</w:t>
            </w:r>
          </w:p>
        </w:tc>
      </w:tr>
      <w:tr w:rsidR="005400E9" w14:paraId="3F7BFD2B" w14:textId="77777777" w:rsidTr="00B02FCB">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4" w:author="Hetvi Topiwala" w:date="2026-04-10T11:05:00Z" w16du:dateUtc="2026-04-10T05:35: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6"/>
          <w:trPrChange w:id="5" w:author="Hetvi Topiwala" w:date="2026-04-10T11:05:00Z" w16du:dateUtc="2026-04-10T05:35:00Z">
            <w:trPr>
              <w:trHeight w:val="486"/>
            </w:trPr>
          </w:trPrChange>
        </w:trPr>
        <w:tc>
          <w:tcPr>
            <w:tcW w:w="706" w:type="dxa"/>
            <w:vAlign w:val="center"/>
            <w:tcPrChange w:id="6" w:author="Hetvi Topiwala" w:date="2026-04-10T11:05:00Z" w16du:dateUtc="2026-04-10T05:35:00Z">
              <w:tcPr>
                <w:tcW w:w="706" w:type="dxa"/>
              </w:tcPr>
            </w:tcPrChange>
          </w:tcPr>
          <w:p w14:paraId="067AF029" w14:textId="4B0A77F1" w:rsidR="005400E9" w:rsidRDefault="005400E9" w:rsidP="005400E9">
            <w:pPr>
              <w:pStyle w:val="TableParagraph"/>
              <w:jc w:val="center"/>
              <w:rPr>
                <w:rFonts w:ascii="Times New Roman"/>
                <w:sz w:val="20"/>
              </w:rPr>
            </w:pPr>
            <w:ins w:id="7" w:author="Hetvi Topiwala" w:date="2026-04-10T11:05:00Z" w16du:dateUtc="2026-04-10T05:35:00Z">
              <w:r w:rsidRPr="00096613">
                <w:rPr>
                  <w:rFonts w:asciiTheme="minorHAnsi" w:hAnsiTheme="minorHAnsi" w:cstheme="minorHAnsi"/>
                </w:rPr>
                <w:t>02</w:t>
              </w:r>
            </w:ins>
          </w:p>
        </w:tc>
        <w:tc>
          <w:tcPr>
            <w:tcW w:w="1293" w:type="dxa"/>
            <w:tcPrChange w:id="8" w:author="Hetvi Topiwala" w:date="2026-04-10T11:05:00Z" w16du:dateUtc="2026-04-10T05:35:00Z">
              <w:tcPr>
                <w:tcW w:w="1293" w:type="dxa"/>
              </w:tcPr>
            </w:tcPrChange>
          </w:tcPr>
          <w:p w14:paraId="355C0261" w14:textId="677F1A8D" w:rsidR="005400E9" w:rsidRDefault="005400E9" w:rsidP="005400E9">
            <w:pPr>
              <w:pStyle w:val="TableParagraph"/>
              <w:jc w:val="center"/>
              <w:rPr>
                <w:rFonts w:ascii="Times New Roman"/>
                <w:sz w:val="20"/>
              </w:rPr>
            </w:pPr>
            <w:ins w:id="9" w:author="Hetvi Topiwala" w:date="2026-04-10T11:05:00Z" w16du:dateUtc="2026-04-10T05:35:00Z">
              <w:r w:rsidRPr="00096613">
                <w:rPr>
                  <w:rFonts w:asciiTheme="minorHAnsi" w:hAnsiTheme="minorHAnsi" w:cstheme="minorHAnsi"/>
                </w:rPr>
                <w:t>03-05-25</w:t>
              </w:r>
            </w:ins>
          </w:p>
        </w:tc>
        <w:tc>
          <w:tcPr>
            <w:tcW w:w="808" w:type="dxa"/>
            <w:tcPrChange w:id="10" w:author="Hetvi Topiwala" w:date="2026-04-10T11:05:00Z" w16du:dateUtc="2026-04-10T05:35:00Z">
              <w:tcPr>
                <w:tcW w:w="808" w:type="dxa"/>
              </w:tcPr>
            </w:tcPrChange>
          </w:tcPr>
          <w:p w14:paraId="25D40088" w14:textId="2D1DE976" w:rsidR="005400E9" w:rsidRDefault="005400E9" w:rsidP="005400E9">
            <w:pPr>
              <w:pStyle w:val="TableParagraph"/>
              <w:jc w:val="center"/>
              <w:rPr>
                <w:rFonts w:ascii="Times New Roman"/>
                <w:sz w:val="20"/>
              </w:rPr>
            </w:pPr>
            <w:ins w:id="11" w:author="Hetvi Topiwala" w:date="2026-04-10T11:05:00Z" w16du:dateUtc="2026-04-10T05:35:00Z">
              <w:r w:rsidRPr="00096613">
                <w:rPr>
                  <w:rFonts w:asciiTheme="minorHAnsi" w:hAnsiTheme="minorHAnsi" w:cstheme="minorHAnsi"/>
                </w:rPr>
                <w:t>NA</w:t>
              </w:r>
            </w:ins>
          </w:p>
        </w:tc>
        <w:tc>
          <w:tcPr>
            <w:tcW w:w="1260" w:type="dxa"/>
            <w:tcPrChange w:id="12" w:author="Hetvi Topiwala" w:date="2026-04-10T11:05:00Z" w16du:dateUtc="2026-04-10T05:35:00Z">
              <w:tcPr>
                <w:tcW w:w="1260" w:type="dxa"/>
              </w:tcPr>
            </w:tcPrChange>
          </w:tcPr>
          <w:p w14:paraId="51252B36" w14:textId="6F921A39" w:rsidR="005400E9" w:rsidRDefault="005400E9" w:rsidP="005400E9">
            <w:pPr>
              <w:pStyle w:val="TableParagraph"/>
              <w:jc w:val="center"/>
              <w:rPr>
                <w:rFonts w:ascii="Times New Roman"/>
                <w:sz w:val="20"/>
              </w:rPr>
            </w:pPr>
            <w:ins w:id="13" w:author="Hetvi Topiwala" w:date="2026-04-10T11:05:00Z" w16du:dateUtc="2026-04-10T05:35:00Z">
              <w:r w:rsidRPr="00096613">
                <w:rPr>
                  <w:rFonts w:asciiTheme="minorHAnsi" w:hAnsiTheme="minorHAnsi" w:cstheme="minorHAnsi"/>
                </w:rPr>
                <w:t>-</w:t>
              </w:r>
            </w:ins>
          </w:p>
        </w:tc>
        <w:tc>
          <w:tcPr>
            <w:tcW w:w="2520" w:type="dxa"/>
            <w:tcPrChange w:id="14" w:author="Hetvi Topiwala" w:date="2026-04-10T11:05:00Z" w16du:dateUtc="2026-04-10T05:35:00Z">
              <w:tcPr>
                <w:tcW w:w="2520" w:type="dxa"/>
              </w:tcPr>
            </w:tcPrChange>
          </w:tcPr>
          <w:p w14:paraId="19F78D3D" w14:textId="5304EC0D" w:rsidR="005400E9" w:rsidRDefault="005400E9" w:rsidP="005400E9">
            <w:pPr>
              <w:pStyle w:val="TableParagraph"/>
              <w:jc w:val="center"/>
              <w:rPr>
                <w:rFonts w:ascii="Times New Roman"/>
                <w:sz w:val="20"/>
              </w:rPr>
            </w:pPr>
            <w:ins w:id="15" w:author="Hetvi Topiwala" w:date="2026-04-10T11:05:00Z" w16du:dateUtc="2026-04-10T05:35:00Z">
              <w:r w:rsidRPr="00096613">
                <w:rPr>
                  <w:rFonts w:asciiTheme="minorHAnsi" w:hAnsiTheme="minorHAnsi" w:cstheme="minorHAnsi"/>
                </w:rPr>
                <w:t>Annual Review</w:t>
              </w:r>
            </w:ins>
          </w:p>
        </w:tc>
        <w:tc>
          <w:tcPr>
            <w:tcW w:w="1440" w:type="dxa"/>
            <w:tcPrChange w:id="16" w:author="Hetvi Topiwala" w:date="2026-04-10T11:05:00Z" w16du:dateUtc="2026-04-10T05:35:00Z">
              <w:tcPr>
                <w:tcW w:w="1440" w:type="dxa"/>
              </w:tcPr>
            </w:tcPrChange>
          </w:tcPr>
          <w:p w14:paraId="48F20FBD" w14:textId="7EE08590" w:rsidR="005400E9" w:rsidRDefault="005400E9" w:rsidP="005400E9">
            <w:pPr>
              <w:pStyle w:val="TableParagraph"/>
              <w:jc w:val="center"/>
              <w:rPr>
                <w:rFonts w:ascii="Times New Roman"/>
                <w:sz w:val="20"/>
              </w:rPr>
            </w:pPr>
            <w:ins w:id="17" w:author="Hetvi Topiwala" w:date="2026-04-10T11:05:00Z" w16du:dateUtc="2026-04-10T05:35:00Z">
              <w:r w:rsidRPr="00096613">
                <w:rPr>
                  <w:rFonts w:asciiTheme="minorHAnsi" w:hAnsiTheme="minorHAnsi" w:cstheme="minorHAnsi"/>
                </w:rPr>
                <w:t>HR</w:t>
              </w:r>
            </w:ins>
          </w:p>
        </w:tc>
        <w:tc>
          <w:tcPr>
            <w:tcW w:w="2068" w:type="dxa"/>
            <w:tcPrChange w:id="18" w:author="Hetvi Topiwala" w:date="2026-04-10T11:05:00Z" w16du:dateUtc="2026-04-10T05:35:00Z">
              <w:tcPr>
                <w:tcW w:w="2068" w:type="dxa"/>
              </w:tcPr>
            </w:tcPrChange>
          </w:tcPr>
          <w:p w14:paraId="09529071" w14:textId="0670D329" w:rsidR="005400E9" w:rsidRDefault="005400E9" w:rsidP="005400E9">
            <w:pPr>
              <w:pStyle w:val="TableParagraph"/>
              <w:jc w:val="center"/>
              <w:rPr>
                <w:rFonts w:ascii="Times New Roman"/>
                <w:sz w:val="20"/>
              </w:rPr>
            </w:pPr>
            <w:ins w:id="19" w:author="Hetvi Topiwala" w:date="2026-04-10T11:05:00Z" w16du:dateUtc="2026-04-10T05:35:00Z">
              <w:r w:rsidRPr="00096613">
                <w:rPr>
                  <w:rFonts w:asciiTheme="minorHAnsi" w:hAnsiTheme="minorHAnsi" w:cstheme="minorHAnsi"/>
                </w:rPr>
                <w:t>Head – Human Resources</w:t>
              </w:r>
            </w:ins>
          </w:p>
        </w:tc>
      </w:tr>
      <w:tr w:rsidR="005400E9" w14:paraId="2DAA694D" w14:textId="77777777" w:rsidTr="00B02FCB">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20" w:author="Hetvi Topiwala" w:date="2026-04-10T11:05:00Z" w16du:dateUtc="2026-04-10T05:35: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9"/>
          <w:trPrChange w:id="21" w:author="Hetvi Topiwala" w:date="2026-04-10T11:05:00Z" w16du:dateUtc="2026-04-10T05:35:00Z">
            <w:trPr>
              <w:trHeight w:val="489"/>
            </w:trPr>
          </w:trPrChange>
        </w:trPr>
        <w:tc>
          <w:tcPr>
            <w:tcW w:w="706" w:type="dxa"/>
            <w:vAlign w:val="center"/>
            <w:tcPrChange w:id="22" w:author="Hetvi Topiwala" w:date="2026-04-10T11:05:00Z" w16du:dateUtc="2026-04-10T05:35:00Z">
              <w:tcPr>
                <w:tcW w:w="706" w:type="dxa"/>
              </w:tcPr>
            </w:tcPrChange>
          </w:tcPr>
          <w:p w14:paraId="12AC245B" w14:textId="31618A76" w:rsidR="005400E9" w:rsidRDefault="005400E9" w:rsidP="005400E9">
            <w:pPr>
              <w:pStyle w:val="TableParagraph"/>
              <w:jc w:val="center"/>
              <w:rPr>
                <w:rFonts w:ascii="Times New Roman"/>
                <w:sz w:val="20"/>
              </w:rPr>
            </w:pPr>
            <w:ins w:id="23" w:author="Hetvi Topiwala" w:date="2026-04-10T11:05:00Z" w16du:dateUtc="2026-04-10T05:35:00Z">
              <w:r>
                <w:rPr>
                  <w:spacing w:val="-5"/>
                </w:rPr>
                <w:t>03</w:t>
              </w:r>
            </w:ins>
          </w:p>
        </w:tc>
        <w:tc>
          <w:tcPr>
            <w:tcW w:w="1293" w:type="dxa"/>
            <w:vAlign w:val="center"/>
            <w:tcPrChange w:id="24" w:author="Hetvi Topiwala" w:date="2026-04-10T11:05:00Z" w16du:dateUtc="2026-04-10T05:35:00Z">
              <w:tcPr>
                <w:tcW w:w="1293" w:type="dxa"/>
              </w:tcPr>
            </w:tcPrChange>
          </w:tcPr>
          <w:p w14:paraId="70FB6057" w14:textId="051BEDF2" w:rsidR="005400E9" w:rsidRDefault="005400E9" w:rsidP="005400E9">
            <w:pPr>
              <w:pStyle w:val="TableParagraph"/>
              <w:jc w:val="center"/>
              <w:rPr>
                <w:rFonts w:ascii="Times New Roman"/>
                <w:sz w:val="20"/>
              </w:rPr>
            </w:pPr>
            <w:ins w:id="25" w:author="Hetvi Topiwala" w:date="2026-04-10T11:05:00Z" w16du:dateUtc="2026-04-10T05:35:00Z">
              <w:r>
                <w:rPr>
                  <w:spacing w:val="-2"/>
                </w:rPr>
                <w:t>03-</w:t>
              </w:r>
            </w:ins>
            <w:ins w:id="26" w:author="Hetvi Topiwala" w:date="2026-04-10T11:40:00Z" w16du:dateUtc="2026-04-10T06:10:00Z">
              <w:r w:rsidR="00CB7C5C">
                <w:rPr>
                  <w:spacing w:val="-2"/>
                </w:rPr>
                <w:t>04</w:t>
              </w:r>
            </w:ins>
            <w:ins w:id="27" w:author="Hetvi Topiwala" w:date="2026-04-10T11:05:00Z" w16du:dateUtc="2026-04-10T05:35:00Z">
              <w:r>
                <w:rPr>
                  <w:spacing w:val="-2"/>
                </w:rPr>
                <w:t>-</w:t>
              </w:r>
              <w:r>
                <w:rPr>
                  <w:spacing w:val="-5"/>
                </w:rPr>
                <w:t>2</w:t>
              </w:r>
            </w:ins>
            <w:ins w:id="28" w:author="Hetvi Topiwala" w:date="2026-04-10T11:41:00Z" w16du:dateUtc="2026-04-10T06:11:00Z">
              <w:r w:rsidR="00CB7C5C">
                <w:rPr>
                  <w:spacing w:val="-5"/>
                </w:rPr>
                <w:t>6</w:t>
              </w:r>
            </w:ins>
          </w:p>
        </w:tc>
        <w:tc>
          <w:tcPr>
            <w:tcW w:w="808" w:type="dxa"/>
            <w:vAlign w:val="center"/>
            <w:tcPrChange w:id="29" w:author="Hetvi Topiwala" w:date="2026-04-10T11:05:00Z" w16du:dateUtc="2026-04-10T05:35:00Z">
              <w:tcPr>
                <w:tcW w:w="808" w:type="dxa"/>
              </w:tcPr>
            </w:tcPrChange>
          </w:tcPr>
          <w:p w14:paraId="3A00E948" w14:textId="77777777" w:rsidR="005400E9" w:rsidRDefault="005400E9" w:rsidP="005400E9">
            <w:pPr>
              <w:pStyle w:val="TableParagraph"/>
              <w:spacing w:before="80"/>
              <w:jc w:val="center"/>
              <w:rPr>
                <w:ins w:id="30" w:author="Hetvi Topiwala" w:date="2026-04-10T11:05:00Z" w16du:dateUtc="2026-04-10T05:35:00Z"/>
                <w:rFonts w:ascii="Times New Roman"/>
              </w:rPr>
            </w:pPr>
          </w:p>
          <w:p w14:paraId="76ABED07" w14:textId="50024E77" w:rsidR="005400E9" w:rsidRDefault="005400E9" w:rsidP="005400E9">
            <w:pPr>
              <w:pStyle w:val="TableParagraph"/>
              <w:jc w:val="center"/>
              <w:rPr>
                <w:rFonts w:ascii="Times New Roman"/>
                <w:sz w:val="20"/>
              </w:rPr>
            </w:pPr>
            <w:ins w:id="31" w:author="Hetvi Topiwala" w:date="2026-04-10T11:05:00Z" w16du:dateUtc="2026-04-10T05:35:00Z">
              <w:r>
                <w:rPr>
                  <w:spacing w:val="-5"/>
                </w:rPr>
                <w:t>NA</w:t>
              </w:r>
            </w:ins>
          </w:p>
        </w:tc>
        <w:tc>
          <w:tcPr>
            <w:tcW w:w="1260" w:type="dxa"/>
            <w:vAlign w:val="center"/>
            <w:tcPrChange w:id="32" w:author="Hetvi Topiwala" w:date="2026-04-10T11:05:00Z" w16du:dateUtc="2026-04-10T05:35:00Z">
              <w:tcPr>
                <w:tcW w:w="1260" w:type="dxa"/>
              </w:tcPr>
            </w:tcPrChange>
          </w:tcPr>
          <w:p w14:paraId="038906DF" w14:textId="77777777" w:rsidR="005400E9" w:rsidRDefault="005400E9" w:rsidP="005400E9">
            <w:pPr>
              <w:pStyle w:val="TableParagraph"/>
              <w:spacing w:before="80"/>
              <w:jc w:val="center"/>
              <w:rPr>
                <w:ins w:id="33" w:author="Hetvi Topiwala" w:date="2026-04-10T11:05:00Z" w16du:dateUtc="2026-04-10T05:35:00Z"/>
                <w:rFonts w:ascii="Times New Roman"/>
              </w:rPr>
            </w:pPr>
          </w:p>
          <w:p w14:paraId="3CB11676" w14:textId="3AD9521C" w:rsidR="005400E9" w:rsidRDefault="005400E9" w:rsidP="005400E9">
            <w:pPr>
              <w:pStyle w:val="TableParagraph"/>
              <w:jc w:val="center"/>
              <w:rPr>
                <w:rFonts w:ascii="Times New Roman"/>
                <w:sz w:val="20"/>
              </w:rPr>
            </w:pPr>
            <w:ins w:id="34" w:author="Hetvi Topiwala" w:date="2026-04-10T11:05:00Z" w16du:dateUtc="2026-04-10T05:35:00Z">
              <w:r>
                <w:rPr>
                  <w:spacing w:val="-5"/>
                </w:rPr>
                <w:t>All</w:t>
              </w:r>
            </w:ins>
          </w:p>
        </w:tc>
        <w:tc>
          <w:tcPr>
            <w:tcW w:w="2520" w:type="dxa"/>
            <w:vAlign w:val="center"/>
            <w:tcPrChange w:id="35" w:author="Hetvi Topiwala" w:date="2026-04-10T11:05:00Z" w16du:dateUtc="2026-04-10T05:35:00Z">
              <w:tcPr>
                <w:tcW w:w="2520" w:type="dxa"/>
              </w:tcPr>
            </w:tcPrChange>
          </w:tcPr>
          <w:p w14:paraId="70B77C83" w14:textId="6863A8B5" w:rsidR="005400E9" w:rsidRDefault="005400E9" w:rsidP="005400E9">
            <w:pPr>
              <w:pStyle w:val="TableParagraph"/>
              <w:jc w:val="center"/>
              <w:rPr>
                <w:rFonts w:ascii="Times New Roman"/>
                <w:sz w:val="20"/>
              </w:rPr>
            </w:pPr>
            <w:ins w:id="36" w:author="Hetvi Topiwala" w:date="2026-04-10T11:05:00Z" w16du:dateUtc="2026-04-10T05:35:00Z">
              <w:r>
                <w:t>Scope &amp; Targets revised, Alignment with SDGs – topic added</w:t>
              </w:r>
            </w:ins>
          </w:p>
        </w:tc>
        <w:tc>
          <w:tcPr>
            <w:tcW w:w="1440" w:type="dxa"/>
            <w:vAlign w:val="center"/>
            <w:tcPrChange w:id="37" w:author="Hetvi Topiwala" w:date="2026-04-10T11:05:00Z" w16du:dateUtc="2026-04-10T05:35:00Z">
              <w:tcPr>
                <w:tcW w:w="1440" w:type="dxa"/>
              </w:tcPr>
            </w:tcPrChange>
          </w:tcPr>
          <w:p w14:paraId="48CDE9D1" w14:textId="77777777" w:rsidR="005400E9" w:rsidRDefault="005400E9" w:rsidP="005400E9">
            <w:pPr>
              <w:pStyle w:val="TableParagraph"/>
              <w:spacing w:before="80"/>
              <w:jc w:val="center"/>
              <w:rPr>
                <w:ins w:id="38" w:author="Hetvi Topiwala" w:date="2026-04-10T11:05:00Z" w16du:dateUtc="2026-04-10T05:35:00Z"/>
                <w:rFonts w:ascii="Times New Roman"/>
              </w:rPr>
            </w:pPr>
          </w:p>
          <w:p w14:paraId="4A30B104" w14:textId="1E8FE140" w:rsidR="005400E9" w:rsidRDefault="005400E9" w:rsidP="005400E9">
            <w:pPr>
              <w:pStyle w:val="TableParagraph"/>
              <w:jc w:val="center"/>
              <w:rPr>
                <w:rFonts w:ascii="Times New Roman"/>
                <w:sz w:val="20"/>
              </w:rPr>
            </w:pPr>
            <w:ins w:id="39" w:author="Hetvi Topiwala" w:date="2026-04-10T11:05:00Z" w16du:dateUtc="2026-04-10T05:35:00Z">
              <w:r>
                <w:rPr>
                  <w:spacing w:val="-5"/>
                </w:rPr>
                <w:t>HR</w:t>
              </w:r>
            </w:ins>
          </w:p>
        </w:tc>
        <w:tc>
          <w:tcPr>
            <w:tcW w:w="2068" w:type="dxa"/>
            <w:vAlign w:val="center"/>
            <w:tcPrChange w:id="40" w:author="Hetvi Topiwala" w:date="2026-04-10T11:05:00Z" w16du:dateUtc="2026-04-10T05:35:00Z">
              <w:tcPr>
                <w:tcW w:w="2068" w:type="dxa"/>
              </w:tcPr>
            </w:tcPrChange>
          </w:tcPr>
          <w:p w14:paraId="4903B102" w14:textId="10C1246D" w:rsidR="005400E9" w:rsidRDefault="005400E9" w:rsidP="005400E9">
            <w:pPr>
              <w:pStyle w:val="TableParagraph"/>
              <w:jc w:val="center"/>
              <w:rPr>
                <w:rFonts w:ascii="Times New Roman"/>
                <w:sz w:val="20"/>
              </w:rPr>
            </w:pPr>
            <w:ins w:id="41" w:author="Hetvi Topiwala" w:date="2026-04-10T11:05:00Z" w16du:dateUtc="2026-04-10T05:35:00Z">
              <w:r>
                <w:t>Head</w:t>
              </w:r>
              <w:r>
                <w:rPr>
                  <w:spacing w:val="-13"/>
                </w:rPr>
                <w:t xml:space="preserve"> </w:t>
              </w:r>
              <w:r>
                <w:t>–</w:t>
              </w:r>
              <w:r>
                <w:rPr>
                  <w:spacing w:val="-12"/>
                </w:rPr>
                <w:t xml:space="preserve"> </w:t>
              </w:r>
              <w:r>
                <w:t xml:space="preserve">Human </w:t>
              </w:r>
              <w:r>
                <w:rPr>
                  <w:spacing w:val="-2"/>
                </w:rPr>
                <w:t>Resources</w:t>
              </w:r>
            </w:ins>
          </w:p>
        </w:tc>
      </w:tr>
      <w:tr w:rsidR="003C51EA" w14:paraId="2A71D051" w14:textId="77777777">
        <w:trPr>
          <w:trHeight w:val="489"/>
        </w:trPr>
        <w:tc>
          <w:tcPr>
            <w:tcW w:w="706" w:type="dxa"/>
          </w:tcPr>
          <w:p w14:paraId="7D968510" w14:textId="77777777" w:rsidR="003C51EA" w:rsidRDefault="003C51EA">
            <w:pPr>
              <w:pStyle w:val="TableParagraph"/>
              <w:rPr>
                <w:rFonts w:ascii="Times New Roman"/>
                <w:sz w:val="20"/>
              </w:rPr>
            </w:pPr>
          </w:p>
        </w:tc>
        <w:tc>
          <w:tcPr>
            <w:tcW w:w="1293" w:type="dxa"/>
          </w:tcPr>
          <w:p w14:paraId="127BABB4" w14:textId="77777777" w:rsidR="003C51EA" w:rsidRDefault="003C51EA">
            <w:pPr>
              <w:pStyle w:val="TableParagraph"/>
              <w:rPr>
                <w:rFonts w:ascii="Times New Roman"/>
                <w:sz w:val="20"/>
              </w:rPr>
            </w:pPr>
          </w:p>
        </w:tc>
        <w:tc>
          <w:tcPr>
            <w:tcW w:w="808" w:type="dxa"/>
          </w:tcPr>
          <w:p w14:paraId="2D76D9A8" w14:textId="77777777" w:rsidR="003C51EA" w:rsidRDefault="003C51EA">
            <w:pPr>
              <w:pStyle w:val="TableParagraph"/>
              <w:rPr>
                <w:rFonts w:ascii="Times New Roman"/>
                <w:sz w:val="20"/>
              </w:rPr>
            </w:pPr>
          </w:p>
        </w:tc>
        <w:tc>
          <w:tcPr>
            <w:tcW w:w="1260" w:type="dxa"/>
          </w:tcPr>
          <w:p w14:paraId="4388BD86" w14:textId="77777777" w:rsidR="003C51EA" w:rsidRDefault="003C51EA">
            <w:pPr>
              <w:pStyle w:val="TableParagraph"/>
              <w:rPr>
                <w:rFonts w:ascii="Times New Roman"/>
                <w:sz w:val="20"/>
              </w:rPr>
            </w:pPr>
          </w:p>
        </w:tc>
        <w:tc>
          <w:tcPr>
            <w:tcW w:w="2520" w:type="dxa"/>
          </w:tcPr>
          <w:p w14:paraId="6FDBA00F" w14:textId="77777777" w:rsidR="003C51EA" w:rsidRDefault="003C51EA">
            <w:pPr>
              <w:pStyle w:val="TableParagraph"/>
              <w:rPr>
                <w:rFonts w:ascii="Times New Roman"/>
                <w:sz w:val="20"/>
              </w:rPr>
            </w:pPr>
          </w:p>
        </w:tc>
        <w:tc>
          <w:tcPr>
            <w:tcW w:w="1440" w:type="dxa"/>
          </w:tcPr>
          <w:p w14:paraId="57984C3E" w14:textId="77777777" w:rsidR="003C51EA" w:rsidRDefault="003C51EA">
            <w:pPr>
              <w:pStyle w:val="TableParagraph"/>
              <w:rPr>
                <w:rFonts w:ascii="Times New Roman"/>
                <w:sz w:val="20"/>
              </w:rPr>
            </w:pPr>
          </w:p>
        </w:tc>
        <w:tc>
          <w:tcPr>
            <w:tcW w:w="2068" w:type="dxa"/>
          </w:tcPr>
          <w:p w14:paraId="08B1DCD7" w14:textId="77777777" w:rsidR="003C51EA" w:rsidRDefault="003C51EA">
            <w:pPr>
              <w:pStyle w:val="TableParagraph"/>
              <w:rPr>
                <w:rFonts w:ascii="Times New Roman"/>
                <w:sz w:val="20"/>
              </w:rPr>
            </w:pPr>
          </w:p>
        </w:tc>
      </w:tr>
      <w:tr w:rsidR="003C51EA" w14:paraId="7022FEBD" w14:textId="77777777">
        <w:trPr>
          <w:trHeight w:val="486"/>
        </w:trPr>
        <w:tc>
          <w:tcPr>
            <w:tcW w:w="706" w:type="dxa"/>
          </w:tcPr>
          <w:p w14:paraId="6B516D58" w14:textId="77777777" w:rsidR="003C51EA" w:rsidRDefault="003C51EA">
            <w:pPr>
              <w:pStyle w:val="TableParagraph"/>
              <w:rPr>
                <w:rFonts w:ascii="Times New Roman"/>
                <w:sz w:val="20"/>
              </w:rPr>
            </w:pPr>
          </w:p>
        </w:tc>
        <w:tc>
          <w:tcPr>
            <w:tcW w:w="1293" w:type="dxa"/>
          </w:tcPr>
          <w:p w14:paraId="2DDCB278" w14:textId="77777777" w:rsidR="003C51EA" w:rsidRDefault="003C51EA">
            <w:pPr>
              <w:pStyle w:val="TableParagraph"/>
              <w:rPr>
                <w:rFonts w:ascii="Times New Roman"/>
                <w:sz w:val="20"/>
              </w:rPr>
            </w:pPr>
          </w:p>
        </w:tc>
        <w:tc>
          <w:tcPr>
            <w:tcW w:w="808" w:type="dxa"/>
          </w:tcPr>
          <w:p w14:paraId="06B775D9" w14:textId="77777777" w:rsidR="003C51EA" w:rsidRDefault="003C51EA">
            <w:pPr>
              <w:pStyle w:val="TableParagraph"/>
              <w:rPr>
                <w:rFonts w:ascii="Times New Roman"/>
                <w:sz w:val="20"/>
              </w:rPr>
            </w:pPr>
          </w:p>
        </w:tc>
        <w:tc>
          <w:tcPr>
            <w:tcW w:w="1260" w:type="dxa"/>
          </w:tcPr>
          <w:p w14:paraId="4730A78D" w14:textId="77777777" w:rsidR="003C51EA" w:rsidRDefault="003C51EA">
            <w:pPr>
              <w:pStyle w:val="TableParagraph"/>
              <w:rPr>
                <w:rFonts w:ascii="Times New Roman"/>
                <w:sz w:val="20"/>
              </w:rPr>
            </w:pPr>
          </w:p>
        </w:tc>
        <w:tc>
          <w:tcPr>
            <w:tcW w:w="2520" w:type="dxa"/>
          </w:tcPr>
          <w:p w14:paraId="30989C06" w14:textId="77777777" w:rsidR="003C51EA" w:rsidRDefault="003C51EA">
            <w:pPr>
              <w:pStyle w:val="TableParagraph"/>
              <w:rPr>
                <w:rFonts w:ascii="Times New Roman"/>
                <w:sz w:val="20"/>
              </w:rPr>
            </w:pPr>
          </w:p>
        </w:tc>
        <w:tc>
          <w:tcPr>
            <w:tcW w:w="1440" w:type="dxa"/>
          </w:tcPr>
          <w:p w14:paraId="69A656D0" w14:textId="77777777" w:rsidR="003C51EA" w:rsidRDefault="003C51EA">
            <w:pPr>
              <w:pStyle w:val="TableParagraph"/>
              <w:rPr>
                <w:rFonts w:ascii="Times New Roman"/>
                <w:sz w:val="20"/>
              </w:rPr>
            </w:pPr>
          </w:p>
        </w:tc>
        <w:tc>
          <w:tcPr>
            <w:tcW w:w="2068" w:type="dxa"/>
          </w:tcPr>
          <w:p w14:paraId="2D5D5217" w14:textId="77777777" w:rsidR="003C51EA" w:rsidRDefault="003C51EA">
            <w:pPr>
              <w:pStyle w:val="TableParagraph"/>
              <w:rPr>
                <w:rFonts w:ascii="Times New Roman"/>
                <w:sz w:val="20"/>
              </w:rPr>
            </w:pPr>
          </w:p>
        </w:tc>
      </w:tr>
      <w:tr w:rsidR="003C51EA" w14:paraId="05B7B34F" w14:textId="77777777">
        <w:trPr>
          <w:trHeight w:val="489"/>
        </w:trPr>
        <w:tc>
          <w:tcPr>
            <w:tcW w:w="706" w:type="dxa"/>
          </w:tcPr>
          <w:p w14:paraId="09939652" w14:textId="77777777" w:rsidR="003C51EA" w:rsidRDefault="003C51EA">
            <w:pPr>
              <w:pStyle w:val="TableParagraph"/>
              <w:rPr>
                <w:rFonts w:ascii="Times New Roman"/>
                <w:sz w:val="20"/>
              </w:rPr>
            </w:pPr>
          </w:p>
        </w:tc>
        <w:tc>
          <w:tcPr>
            <w:tcW w:w="1293" w:type="dxa"/>
          </w:tcPr>
          <w:p w14:paraId="7DFA6C6D" w14:textId="77777777" w:rsidR="003C51EA" w:rsidRDefault="003C51EA">
            <w:pPr>
              <w:pStyle w:val="TableParagraph"/>
              <w:rPr>
                <w:rFonts w:ascii="Times New Roman"/>
                <w:sz w:val="20"/>
              </w:rPr>
            </w:pPr>
          </w:p>
        </w:tc>
        <w:tc>
          <w:tcPr>
            <w:tcW w:w="808" w:type="dxa"/>
          </w:tcPr>
          <w:p w14:paraId="0B1E8AFC" w14:textId="77777777" w:rsidR="003C51EA" w:rsidRDefault="003C51EA">
            <w:pPr>
              <w:pStyle w:val="TableParagraph"/>
              <w:rPr>
                <w:rFonts w:ascii="Times New Roman"/>
                <w:sz w:val="20"/>
              </w:rPr>
            </w:pPr>
          </w:p>
        </w:tc>
        <w:tc>
          <w:tcPr>
            <w:tcW w:w="1260" w:type="dxa"/>
          </w:tcPr>
          <w:p w14:paraId="2DC6A2EA" w14:textId="77777777" w:rsidR="003C51EA" w:rsidRDefault="003C51EA">
            <w:pPr>
              <w:pStyle w:val="TableParagraph"/>
              <w:rPr>
                <w:rFonts w:ascii="Times New Roman"/>
                <w:sz w:val="20"/>
              </w:rPr>
            </w:pPr>
          </w:p>
        </w:tc>
        <w:tc>
          <w:tcPr>
            <w:tcW w:w="2520" w:type="dxa"/>
          </w:tcPr>
          <w:p w14:paraId="3864BBC8" w14:textId="77777777" w:rsidR="003C51EA" w:rsidRDefault="003C51EA">
            <w:pPr>
              <w:pStyle w:val="TableParagraph"/>
              <w:rPr>
                <w:rFonts w:ascii="Times New Roman"/>
                <w:sz w:val="20"/>
              </w:rPr>
            </w:pPr>
          </w:p>
        </w:tc>
        <w:tc>
          <w:tcPr>
            <w:tcW w:w="1440" w:type="dxa"/>
          </w:tcPr>
          <w:p w14:paraId="0B84BA28" w14:textId="77777777" w:rsidR="003C51EA" w:rsidRDefault="003C51EA">
            <w:pPr>
              <w:pStyle w:val="TableParagraph"/>
              <w:rPr>
                <w:rFonts w:ascii="Times New Roman"/>
                <w:sz w:val="20"/>
              </w:rPr>
            </w:pPr>
          </w:p>
        </w:tc>
        <w:tc>
          <w:tcPr>
            <w:tcW w:w="2068" w:type="dxa"/>
          </w:tcPr>
          <w:p w14:paraId="7DE6437B" w14:textId="77777777" w:rsidR="003C51EA" w:rsidRDefault="003C51EA">
            <w:pPr>
              <w:pStyle w:val="TableParagraph"/>
              <w:rPr>
                <w:rFonts w:ascii="Times New Roman"/>
                <w:sz w:val="20"/>
              </w:rPr>
            </w:pPr>
          </w:p>
        </w:tc>
      </w:tr>
    </w:tbl>
    <w:p w14:paraId="73668748" w14:textId="77777777" w:rsidR="003C51EA" w:rsidRDefault="003C51EA">
      <w:pPr>
        <w:pStyle w:val="BodyText"/>
        <w:rPr>
          <w:rFonts w:ascii="Times New Roman"/>
        </w:rPr>
      </w:pPr>
    </w:p>
    <w:p w14:paraId="3F60CE17" w14:textId="77777777" w:rsidR="003C51EA" w:rsidRDefault="003C51EA">
      <w:pPr>
        <w:pStyle w:val="BodyText"/>
        <w:spacing w:before="6"/>
        <w:rPr>
          <w:rFonts w:ascii="Times New Roman"/>
        </w:rPr>
      </w:pPr>
    </w:p>
    <w:p w14:paraId="495C9E74" w14:textId="7CA6AA33" w:rsidR="003C51EA" w:rsidRDefault="003C51EA" w:rsidP="005D658B">
      <w:pPr>
        <w:ind w:left="874"/>
      </w:pPr>
    </w:p>
    <w:p w14:paraId="056C0EEC" w14:textId="77777777" w:rsidR="00E16735" w:rsidRPr="005D658B" w:rsidRDefault="00E16735" w:rsidP="005D658B">
      <w:pPr>
        <w:ind w:left="874"/>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2340"/>
        <w:gridCol w:w="1980"/>
        <w:gridCol w:w="1615"/>
        <w:gridCol w:w="1391"/>
      </w:tblGrid>
      <w:tr w:rsidR="003C51EA" w14:paraId="024833C7" w14:textId="77777777">
        <w:trPr>
          <w:trHeight w:val="402"/>
        </w:trPr>
        <w:tc>
          <w:tcPr>
            <w:tcW w:w="8563" w:type="dxa"/>
            <w:gridSpan w:val="4"/>
          </w:tcPr>
          <w:p w14:paraId="0137B6AA" w14:textId="77777777" w:rsidR="003C51EA" w:rsidRDefault="00000000">
            <w:pPr>
              <w:pStyle w:val="TableParagraph"/>
              <w:spacing w:before="1"/>
              <w:ind w:left="249"/>
              <w:rPr>
                <w:b/>
              </w:rPr>
            </w:pPr>
            <w:r>
              <w:rPr>
                <w:b/>
              </w:rPr>
              <w:t>DISTRIBUTION</w:t>
            </w:r>
            <w:r>
              <w:rPr>
                <w:b/>
                <w:spacing w:val="38"/>
              </w:rPr>
              <w:t xml:space="preserve"> </w:t>
            </w:r>
            <w:r>
              <w:rPr>
                <w:b/>
                <w:spacing w:val="-2"/>
              </w:rPr>
              <w:t>MATRIX</w:t>
            </w:r>
          </w:p>
        </w:tc>
        <w:tc>
          <w:tcPr>
            <w:tcW w:w="1391" w:type="dxa"/>
          </w:tcPr>
          <w:p w14:paraId="51674829" w14:textId="77777777" w:rsidR="003C51EA" w:rsidRDefault="003C51EA">
            <w:pPr>
              <w:pStyle w:val="TableParagraph"/>
              <w:rPr>
                <w:rFonts w:ascii="Times New Roman"/>
                <w:sz w:val="20"/>
              </w:rPr>
            </w:pPr>
          </w:p>
        </w:tc>
      </w:tr>
      <w:tr w:rsidR="003C51EA" w14:paraId="707ACE67" w14:textId="77777777">
        <w:trPr>
          <w:trHeight w:val="270"/>
        </w:trPr>
        <w:tc>
          <w:tcPr>
            <w:tcW w:w="2628" w:type="dxa"/>
            <w:shd w:val="clear" w:color="auto" w:fill="BEBEBE"/>
          </w:tcPr>
          <w:p w14:paraId="26F700EF" w14:textId="77777777" w:rsidR="003C51EA" w:rsidRDefault="00000000">
            <w:pPr>
              <w:pStyle w:val="TableParagraph"/>
              <w:spacing w:before="1" w:line="249" w:lineRule="exact"/>
              <w:ind w:left="153" w:right="4"/>
              <w:jc w:val="center"/>
            </w:pPr>
            <w:proofErr w:type="spellStart"/>
            <w:proofErr w:type="gramStart"/>
            <w:r>
              <w:t>Sl</w:t>
            </w:r>
            <w:proofErr w:type="spellEnd"/>
            <w:r>
              <w:rPr>
                <w:spacing w:val="-1"/>
              </w:rPr>
              <w:t xml:space="preserve"> </w:t>
            </w:r>
            <w:r>
              <w:rPr>
                <w:spacing w:val="-5"/>
              </w:rPr>
              <w:t>.No</w:t>
            </w:r>
            <w:proofErr w:type="gramEnd"/>
          </w:p>
        </w:tc>
        <w:tc>
          <w:tcPr>
            <w:tcW w:w="2340" w:type="dxa"/>
            <w:shd w:val="clear" w:color="auto" w:fill="BEBEBE"/>
          </w:tcPr>
          <w:p w14:paraId="6CEB87AC" w14:textId="77777777" w:rsidR="003C51EA" w:rsidRDefault="00000000">
            <w:pPr>
              <w:pStyle w:val="TableParagraph"/>
              <w:spacing w:before="1" w:line="249" w:lineRule="exact"/>
              <w:ind w:left="250"/>
            </w:pPr>
            <w:r>
              <w:t>Issue</w:t>
            </w:r>
            <w:r>
              <w:rPr>
                <w:spacing w:val="-7"/>
              </w:rPr>
              <w:t xml:space="preserve"> </w:t>
            </w:r>
            <w:r>
              <w:rPr>
                <w:spacing w:val="-4"/>
              </w:rPr>
              <w:t>Mode</w:t>
            </w:r>
          </w:p>
        </w:tc>
        <w:tc>
          <w:tcPr>
            <w:tcW w:w="1980" w:type="dxa"/>
            <w:shd w:val="clear" w:color="auto" w:fill="BEBEBE"/>
          </w:tcPr>
          <w:p w14:paraId="22C0C0D4" w14:textId="77777777" w:rsidR="003C51EA" w:rsidRDefault="00000000">
            <w:pPr>
              <w:pStyle w:val="TableParagraph"/>
              <w:spacing w:before="1" w:line="249" w:lineRule="exact"/>
              <w:ind w:right="903"/>
              <w:jc w:val="right"/>
            </w:pPr>
            <w:r>
              <w:t>Copy</w:t>
            </w:r>
            <w:r>
              <w:rPr>
                <w:spacing w:val="-2"/>
              </w:rPr>
              <w:t xml:space="preserve"> </w:t>
            </w:r>
            <w:r>
              <w:rPr>
                <w:spacing w:val="-5"/>
              </w:rPr>
              <w:t>No.</w:t>
            </w:r>
          </w:p>
        </w:tc>
        <w:tc>
          <w:tcPr>
            <w:tcW w:w="3006" w:type="dxa"/>
            <w:gridSpan w:val="2"/>
            <w:shd w:val="clear" w:color="auto" w:fill="BEBEBE"/>
          </w:tcPr>
          <w:p w14:paraId="57B25BDB" w14:textId="77777777" w:rsidR="003C51EA" w:rsidRDefault="00000000">
            <w:pPr>
              <w:pStyle w:val="TableParagraph"/>
              <w:spacing w:before="1" w:line="249" w:lineRule="exact"/>
              <w:ind w:left="1024"/>
            </w:pPr>
            <w:r>
              <w:t>Copy</w:t>
            </w:r>
            <w:r>
              <w:rPr>
                <w:spacing w:val="-4"/>
              </w:rPr>
              <w:t xml:space="preserve"> </w:t>
            </w:r>
            <w:r>
              <w:rPr>
                <w:spacing w:val="-2"/>
              </w:rPr>
              <w:t>Holder</w:t>
            </w:r>
          </w:p>
        </w:tc>
      </w:tr>
      <w:tr w:rsidR="003C51EA" w14:paraId="3D2585A8" w14:textId="77777777">
        <w:trPr>
          <w:trHeight w:val="534"/>
        </w:trPr>
        <w:tc>
          <w:tcPr>
            <w:tcW w:w="2628" w:type="dxa"/>
          </w:tcPr>
          <w:p w14:paraId="324D2A33" w14:textId="77777777" w:rsidR="003C51EA" w:rsidRDefault="00000000">
            <w:pPr>
              <w:pStyle w:val="TableParagraph"/>
              <w:spacing w:before="265" w:line="249" w:lineRule="exact"/>
              <w:ind w:left="153"/>
              <w:jc w:val="center"/>
            </w:pPr>
            <w:r>
              <w:rPr>
                <w:spacing w:val="-10"/>
              </w:rPr>
              <w:t>1</w:t>
            </w:r>
          </w:p>
        </w:tc>
        <w:tc>
          <w:tcPr>
            <w:tcW w:w="2340" w:type="dxa"/>
          </w:tcPr>
          <w:p w14:paraId="5558A5D7" w14:textId="77777777" w:rsidR="003C51EA" w:rsidRDefault="00000000">
            <w:pPr>
              <w:pStyle w:val="TableParagraph"/>
              <w:spacing w:before="133"/>
              <w:ind w:left="495"/>
            </w:pPr>
            <w:r>
              <w:t>Electronic</w:t>
            </w:r>
            <w:r>
              <w:rPr>
                <w:spacing w:val="-5"/>
              </w:rPr>
              <w:t xml:space="preserve"> </w:t>
            </w:r>
            <w:r>
              <w:rPr>
                <w:spacing w:val="-4"/>
              </w:rPr>
              <w:t>media</w:t>
            </w:r>
          </w:p>
        </w:tc>
        <w:tc>
          <w:tcPr>
            <w:tcW w:w="1980" w:type="dxa"/>
          </w:tcPr>
          <w:p w14:paraId="44DF159A" w14:textId="77777777" w:rsidR="003C51EA" w:rsidRDefault="00000000">
            <w:pPr>
              <w:pStyle w:val="TableParagraph"/>
              <w:spacing w:before="133"/>
              <w:ind w:right="838"/>
              <w:jc w:val="right"/>
            </w:pPr>
            <w:r>
              <w:rPr>
                <w:spacing w:val="-2"/>
              </w:rPr>
              <w:t>-</w:t>
            </w:r>
            <w:r>
              <w:rPr>
                <w:spacing w:val="-12"/>
              </w:rPr>
              <w:t>-</w:t>
            </w:r>
          </w:p>
        </w:tc>
        <w:tc>
          <w:tcPr>
            <w:tcW w:w="3006" w:type="dxa"/>
            <w:gridSpan w:val="2"/>
          </w:tcPr>
          <w:p w14:paraId="3D4C8F62" w14:textId="77777777" w:rsidR="003C51EA" w:rsidRDefault="00000000">
            <w:pPr>
              <w:pStyle w:val="TableParagraph"/>
              <w:spacing w:before="133"/>
              <w:ind w:left="981"/>
            </w:pPr>
            <w:r>
              <w:t>All</w:t>
            </w:r>
            <w:r>
              <w:rPr>
                <w:spacing w:val="-1"/>
              </w:rPr>
              <w:t xml:space="preserve"> </w:t>
            </w:r>
            <w:r>
              <w:t>LAN</w:t>
            </w:r>
            <w:r>
              <w:rPr>
                <w:spacing w:val="-2"/>
              </w:rPr>
              <w:t xml:space="preserve"> Users</w:t>
            </w:r>
          </w:p>
        </w:tc>
      </w:tr>
      <w:tr w:rsidR="003C51EA" w14:paraId="1290658B" w14:textId="77777777">
        <w:trPr>
          <w:trHeight w:val="2297"/>
        </w:trPr>
        <w:tc>
          <w:tcPr>
            <w:tcW w:w="2628" w:type="dxa"/>
          </w:tcPr>
          <w:p w14:paraId="63855CD0" w14:textId="77777777" w:rsidR="003C51EA" w:rsidRDefault="003C51EA">
            <w:pPr>
              <w:pStyle w:val="TableParagraph"/>
              <w:rPr>
                <w:sz w:val="20"/>
              </w:rPr>
            </w:pPr>
          </w:p>
          <w:p w14:paraId="0E468F27" w14:textId="77777777" w:rsidR="003C51EA" w:rsidRDefault="003C51EA">
            <w:pPr>
              <w:pStyle w:val="TableParagraph"/>
              <w:spacing w:before="96"/>
              <w:rPr>
                <w:sz w:val="20"/>
              </w:rPr>
            </w:pPr>
          </w:p>
          <w:p w14:paraId="43EE7ABF" w14:textId="32A22EED" w:rsidR="003C51EA" w:rsidRDefault="003C51EA">
            <w:pPr>
              <w:pStyle w:val="TableParagraph"/>
              <w:ind w:left="249"/>
              <w:rPr>
                <w:noProof/>
                <w:sz w:val="20"/>
              </w:rPr>
            </w:pPr>
          </w:p>
          <w:p w14:paraId="76085072" w14:textId="77777777" w:rsidR="00BA70F0" w:rsidRDefault="00BA70F0">
            <w:pPr>
              <w:pStyle w:val="TableParagraph"/>
              <w:ind w:left="249"/>
              <w:rPr>
                <w:noProof/>
                <w:sz w:val="20"/>
              </w:rPr>
            </w:pPr>
          </w:p>
          <w:p w14:paraId="4EB90937" w14:textId="77777777" w:rsidR="00BA70F0" w:rsidRDefault="00BA70F0">
            <w:pPr>
              <w:pStyle w:val="TableParagraph"/>
              <w:ind w:left="249"/>
              <w:rPr>
                <w:sz w:val="20"/>
              </w:rPr>
            </w:pPr>
          </w:p>
          <w:p w14:paraId="2EE7D857" w14:textId="77777777" w:rsidR="003C51EA" w:rsidRDefault="00000000">
            <w:pPr>
              <w:pStyle w:val="TableParagraph"/>
              <w:spacing w:before="72"/>
              <w:ind w:left="249"/>
              <w:rPr>
                <w:b/>
              </w:rPr>
            </w:pPr>
            <w:r>
              <w:rPr>
                <w:b/>
              </w:rPr>
              <w:t>Prepared</w:t>
            </w:r>
            <w:r>
              <w:rPr>
                <w:b/>
                <w:spacing w:val="-6"/>
              </w:rPr>
              <w:t xml:space="preserve"> </w:t>
            </w:r>
            <w:r>
              <w:rPr>
                <w:b/>
                <w:spacing w:val="-5"/>
              </w:rPr>
              <w:t>by</w:t>
            </w:r>
          </w:p>
          <w:p w14:paraId="0F634B1D" w14:textId="77777777" w:rsidR="003C51EA" w:rsidRDefault="00000000">
            <w:pPr>
              <w:pStyle w:val="TableParagraph"/>
              <w:ind w:left="249"/>
            </w:pPr>
            <w:r>
              <w:t>Human</w:t>
            </w:r>
            <w:r>
              <w:rPr>
                <w:spacing w:val="-4"/>
              </w:rPr>
              <w:t xml:space="preserve"> </w:t>
            </w:r>
            <w:r>
              <w:rPr>
                <w:spacing w:val="-2"/>
              </w:rPr>
              <w:t>Resources</w:t>
            </w:r>
          </w:p>
        </w:tc>
        <w:tc>
          <w:tcPr>
            <w:tcW w:w="2340" w:type="dxa"/>
          </w:tcPr>
          <w:p w14:paraId="6F455247" w14:textId="77777777" w:rsidR="003C51EA" w:rsidRDefault="003C51EA">
            <w:pPr>
              <w:pStyle w:val="TableParagraph"/>
              <w:rPr>
                <w:sz w:val="20"/>
              </w:rPr>
            </w:pPr>
          </w:p>
          <w:p w14:paraId="51725737" w14:textId="77777777" w:rsidR="003C51EA" w:rsidRDefault="003C51EA">
            <w:pPr>
              <w:pStyle w:val="TableParagraph"/>
              <w:spacing w:before="125" w:after="1"/>
              <w:rPr>
                <w:sz w:val="20"/>
              </w:rPr>
            </w:pPr>
          </w:p>
          <w:p w14:paraId="2A88C8B3" w14:textId="5652ED4D" w:rsidR="003C51EA" w:rsidRDefault="003C51EA">
            <w:pPr>
              <w:pStyle w:val="TableParagraph"/>
              <w:ind w:left="458"/>
              <w:rPr>
                <w:noProof/>
                <w:sz w:val="20"/>
              </w:rPr>
            </w:pPr>
          </w:p>
          <w:p w14:paraId="64F187AE" w14:textId="77777777" w:rsidR="00BA70F0" w:rsidRDefault="00BA70F0">
            <w:pPr>
              <w:pStyle w:val="TableParagraph"/>
              <w:ind w:left="458"/>
              <w:rPr>
                <w:noProof/>
                <w:sz w:val="20"/>
              </w:rPr>
            </w:pPr>
          </w:p>
          <w:p w14:paraId="0EB3EE19" w14:textId="77777777" w:rsidR="00BA70F0" w:rsidRDefault="00BA70F0">
            <w:pPr>
              <w:pStyle w:val="TableParagraph"/>
              <w:ind w:left="458"/>
              <w:rPr>
                <w:sz w:val="20"/>
              </w:rPr>
            </w:pPr>
          </w:p>
          <w:p w14:paraId="5C884E32" w14:textId="77777777" w:rsidR="003C51EA" w:rsidRDefault="00000000">
            <w:pPr>
              <w:pStyle w:val="TableParagraph"/>
              <w:spacing w:before="79"/>
              <w:ind w:left="250"/>
              <w:rPr>
                <w:b/>
              </w:rPr>
            </w:pPr>
            <w:r>
              <w:rPr>
                <w:b/>
              </w:rPr>
              <w:t>Reviewed</w:t>
            </w:r>
            <w:r>
              <w:rPr>
                <w:b/>
                <w:spacing w:val="-7"/>
              </w:rPr>
              <w:t xml:space="preserve"> </w:t>
            </w:r>
            <w:r>
              <w:rPr>
                <w:b/>
                <w:spacing w:val="-5"/>
              </w:rPr>
              <w:t>by</w:t>
            </w:r>
          </w:p>
          <w:p w14:paraId="742CC5D4" w14:textId="77777777" w:rsidR="003C51EA" w:rsidRDefault="00000000">
            <w:pPr>
              <w:pStyle w:val="TableParagraph"/>
              <w:ind w:left="250"/>
            </w:pPr>
            <w:r>
              <w:t>Human</w:t>
            </w:r>
            <w:r>
              <w:rPr>
                <w:spacing w:val="-4"/>
              </w:rPr>
              <w:t xml:space="preserve"> </w:t>
            </w:r>
            <w:r>
              <w:rPr>
                <w:spacing w:val="-2"/>
              </w:rPr>
              <w:t>Resources</w:t>
            </w:r>
          </w:p>
        </w:tc>
        <w:tc>
          <w:tcPr>
            <w:tcW w:w="1980" w:type="dxa"/>
          </w:tcPr>
          <w:p w14:paraId="74AE44E8" w14:textId="77777777" w:rsidR="003C51EA" w:rsidRDefault="003C51EA">
            <w:pPr>
              <w:pStyle w:val="TableParagraph"/>
              <w:rPr>
                <w:sz w:val="20"/>
              </w:rPr>
            </w:pPr>
          </w:p>
          <w:p w14:paraId="5C9671E3" w14:textId="77777777" w:rsidR="003C51EA" w:rsidRDefault="003C51EA">
            <w:pPr>
              <w:pStyle w:val="TableParagraph"/>
              <w:spacing w:before="91"/>
              <w:rPr>
                <w:sz w:val="20"/>
              </w:rPr>
            </w:pPr>
          </w:p>
          <w:p w14:paraId="129C0A2D" w14:textId="27C1FCF1" w:rsidR="003C51EA" w:rsidRDefault="003C51EA">
            <w:pPr>
              <w:pStyle w:val="TableParagraph"/>
              <w:ind w:left="418"/>
              <w:rPr>
                <w:noProof/>
                <w:sz w:val="20"/>
              </w:rPr>
            </w:pPr>
          </w:p>
          <w:p w14:paraId="2E473A6A" w14:textId="77777777" w:rsidR="00BA70F0" w:rsidRDefault="00BA70F0">
            <w:pPr>
              <w:pStyle w:val="TableParagraph"/>
              <w:ind w:left="418"/>
              <w:rPr>
                <w:noProof/>
                <w:sz w:val="20"/>
              </w:rPr>
            </w:pPr>
          </w:p>
          <w:p w14:paraId="77C83F10" w14:textId="77777777" w:rsidR="00BA70F0" w:rsidRDefault="00BA70F0">
            <w:pPr>
              <w:pStyle w:val="TableParagraph"/>
              <w:ind w:left="418"/>
              <w:rPr>
                <w:sz w:val="20"/>
              </w:rPr>
            </w:pPr>
          </w:p>
          <w:p w14:paraId="073F2BBB" w14:textId="77777777" w:rsidR="003C51EA" w:rsidRDefault="00000000">
            <w:pPr>
              <w:pStyle w:val="TableParagraph"/>
              <w:spacing w:before="89"/>
              <w:ind w:left="250" w:right="101"/>
            </w:pPr>
            <w:r>
              <w:rPr>
                <w:b/>
              </w:rPr>
              <w:t xml:space="preserve">Approved by </w:t>
            </w:r>
            <w:r>
              <w:t>Head</w:t>
            </w:r>
            <w:r>
              <w:rPr>
                <w:spacing w:val="-13"/>
              </w:rPr>
              <w:t xml:space="preserve"> </w:t>
            </w:r>
            <w:r>
              <w:t>–</w:t>
            </w:r>
            <w:r>
              <w:rPr>
                <w:spacing w:val="-12"/>
              </w:rPr>
              <w:t xml:space="preserve"> </w:t>
            </w:r>
            <w:r>
              <w:t xml:space="preserve">Human </w:t>
            </w:r>
            <w:r>
              <w:rPr>
                <w:spacing w:val="-2"/>
              </w:rPr>
              <w:t>Resources</w:t>
            </w:r>
          </w:p>
        </w:tc>
        <w:tc>
          <w:tcPr>
            <w:tcW w:w="1615" w:type="dxa"/>
          </w:tcPr>
          <w:p w14:paraId="1D7D4E12" w14:textId="77777777" w:rsidR="003C51EA" w:rsidRDefault="003C51EA">
            <w:pPr>
              <w:pStyle w:val="TableParagraph"/>
              <w:spacing w:before="2"/>
              <w:rPr>
                <w:sz w:val="20"/>
              </w:rPr>
            </w:pPr>
          </w:p>
          <w:p w14:paraId="6B28D7A9" w14:textId="58284378" w:rsidR="003C51EA" w:rsidRDefault="003C51EA">
            <w:pPr>
              <w:pStyle w:val="TableParagraph"/>
              <w:ind w:left="432" w:right="-29"/>
              <w:rPr>
                <w:noProof/>
                <w:sz w:val="20"/>
              </w:rPr>
            </w:pPr>
          </w:p>
          <w:p w14:paraId="790218F9" w14:textId="77777777" w:rsidR="00BA70F0" w:rsidRDefault="00BA70F0">
            <w:pPr>
              <w:pStyle w:val="TableParagraph"/>
              <w:ind w:left="432" w:right="-29"/>
              <w:rPr>
                <w:noProof/>
                <w:sz w:val="20"/>
              </w:rPr>
            </w:pPr>
          </w:p>
          <w:p w14:paraId="42F3BB87" w14:textId="77777777" w:rsidR="00BA70F0" w:rsidRDefault="00BA70F0">
            <w:pPr>
              <w:pStyle w:val="TableParagraph"/>
              <w:ind w:left="432" w:right="-29"/>
              <w:rPr>
                <w:noProof/>
                <w:sz w:val="20"/>
              </w:rPr>
            </w:pPr>
          </w:p>
          <w:p w14:paraId="19E08F92" w14:textId="77777777" w:rsidR="00BA70F0" w:rsidRDefault="00BA70F0" w:rsidP="00BA70F0">
            <w:pPr>
              <w:pStyle w:val="TableParagraph"/>
              <w:ind w:right="-29"/>
              <w:rPr>
                <w:sz w:val="20"/>
              </w:rPr>
            </w:pPr>
          </w:p>
          <w:p w14:paraId="18E66768" w14:textId="77777777" w:rsidR="003C51EA" w:rsidRDefault="00000000">
            <w:pPr>
              <w:pStyle w:val="TableParagraph"/>
              <w:ind w:left="250"/>
              <w:rPr>
                <w:b/>
              </w:rPr>
            </w:pPr>
            <w:r>
              <w:rPr>
                <w:b/>
              </w:rPr>
              <w:t>Issued</w:t>
            </w:r>
            <w:r>
              <w:rPr>
                <w:b/>
                <w:spacing w:val="-5"/>
              </w:rPr>
              <w:t xml:space="preserve"> by</w:t>
            </w:r>
          </w:p>
          <w:p w14:paraId="5A19C1BE" w14:textId="77777777" w:rsidR="003C51EA" w:rsidRDefault="00000000">
            <w:pPr>
              <w:pStyle w:val="TableParagraph"/>
              <w:ind w:left="250"/>
            </w:pPr>
            <w:r>
              <w:rPr>
                <w:spacing w:val="-5"/>
              </w:rPr>
              <w:t>IMS</w:t>
            </w:r>
          </w:p>
          <w:p w14:paraId="292A825F" w14:textId="77777777" w:rsidR="003C51EA" w:rsidRDefault="00000000">
            <w:pPr>
              <w:pStyle w:val="TableParagraph"/>
              <w:ind w:left="250"/>
            </w:pPr>
            <w:r>
              <w:rPr>
                <w:spacing w:val="-2"/>
              </w:rPr>
              <w:t>Coordinator</w:t>
            </w:r>
          </w:p>
        </w:tc>
        <w:tc>
          <w:tcPr>
            <w:tcW w:w="1391" w:type="dxa"/>
          </w:tcPr>
          <w:p w14:paraId="26B1EAFB" w14:textId="7D99A842" w:rsidR="003C51EA" w:rsidRPr="00E80F1E" w:rsidRDefault="00E80F1E" w:rsidP="00E80F1E">
            <w:pPr>
              <w:pStyle w:val="TableParagraph"/>
              <w:spacing w:before="1"/>
              <w:ind w:left="225"/>
              <w:rPr>
                <w:b/>
              </w:rPr>
            </w:pPr>
            <w:r>
              <w:rPr>
                <w:b/>
                <w:spacing w:val="-4"/>
              </w:rPr>
              <w:t xml:space="preserve">Effective </w:t>
            </w:r>
            <w:proofErr w:type="gramStart"/>
            <w:r>
              <w:rPr>
                <w:b/>
                <w:spacing w:val="-4"/>
              </w:rPr>
              <w:t>Date :</w:t>
            </w:r>
            <w:proofErr w:type="gramEnd"/>
            <w:r>
              <w:rPr>
                <w:b/>
                <w:spacing w:val="-4"/>
              </w:rPr>
              <w:t xml:space="preserve"> </w:t>
            </w:r>
            <w:r>
              <w:rPr>
                <w:spacing w:val="-2"/>
              </w:rPr>
              <w:t>03.</w:t>
            </w:r>
            <w:del w:id="42" w:author="Hetvi Topiwala" w:date="2026-04-10T12:08:00Z" w16du:dateUtc="2026-04-10T06:38:00Z">
              <w:r w:rsidDel="00C909E8">
                <w:rPr>
                  <w:spacing w:val="-2"/>
                </w:rPr>
                <w:delText>05</w:delText>
              </w:r>
            </w:del>
            <w:ins w:id="43" w:author="Hetvi Topiwala" w:date="2026-04-10T12:08:00Z" w16du:dateUtc="2026-04-10T06:38:00Z">
              <w:r w:rsidR="00C909E8">
                <w:rPr>
                  <w:spacing w:val="-2"/>
                </w:rPr>
                <w:t>04</w:t>
              </w:r>
            </w:ins>
            <w:r>
              <w:rPr>
                <w:spacing w:val="-2"/>
              </w:rPr>
              <w:t>.</w:t>
            </w:r>
            <w:del w:id="44" w:author="Hetvi Topiwala" w:date="2026-04-10T12:08:00Z" w16du:dateUtc="2026-04-10T06:38:00Z">
              <w:r w:rsidDel="00C909E8">
                <w:rPr>
                  <w:spacing w:val="-2"/>
                </w:rPr>
                <w:delText>24</w:delText>
              </w:r>
            </w:del>
            <w:ins w:id="45" w:author="Hetvi Topiwala" w:date="2026-04-10T12:08:00Z" w16du:dateUtc="2026-04-10T06:38:00Z">
              <w:r w:rsidR="00C909E8">
                <w:rPr>
                  <w:spacing w:val="-2"/>
                </w:rPr>
                <w:t>26</w:t>
              </w:r>
            </w:ins>
            <w:ins w:id="46" w:author="Hetvi Topiwala" w:date="2026-04-15T09:43:00Z" w16du:dateUtc="2026-04-15T04:13:00Z">
              <w:r>
                <w:rPr>
                  <w:spacing w:val="-2"/>
                </w:rPr>
                <w:br/>
              </w:r>
              <w:r>
                <w:rPr>
                  <w:spacing w:val="-2"/>
                </w:rPr>
                <w:br/>
                <w:t xml:space="preserve">Next Review </w:t>
              </w:r>
            </w:ins>
            <w:ins w:id="47" w:author="Hetvi Topiwala" w:date="2026-04-15T09:44:00Z" w16du:dateUtc="2026-04-15T04:14:00Z">
              <w:r>
                <w:rPr>
                  <w:spacing w:val="-2"/>
                </w:rPr>
                <w:t>Date: 03.04.27</w:t>
              </w:r>
            </w:ins>
          </w:p>
        </w:tc>
      </w:tr>
    </w:tbl>
    <w:p w14:paraId="663473E2" w14:textId="77777777" w:rsidR="003C51EA" w:rsidRDefault="003C51EA">
      <w:pPr>
        <w:pStyle w:val="BodyText"/>
        <w:spacing w:before="228"/>
      </w:pPr>
    </w:p>
    <w:p w14:paraId="323754E4" w14:textId="0C34359F" w:rsidR="003C51EA" w:rsidRDefault="00000000" w:rsidP="00F4539E">
      <w:pPr>
        <w:spacing w:line="276" w:lineRule="auto"/>
        <w:ind w:left="732" w:right="460"/>
        <w:rPr>
          <w:sz w:val="16"/>
        </w:rPr>
        <w:sectPr w:rsidR="003C51EA" w:rsidSect="00F4539E">
          <w:headerReference w:type="default" r:id="rId9"/>
          <w:type w:val="continuous"/>
          <w:pgSz w:w="11910" w:h="16840"/>
          <w:pgMar w:top="340" w:right="708" w:bottom="280" w:left="708" w:header="720" w:footer="720" w:gutter="0"/>
          <w:cols w:space="720"/>
          <w:titlePg/>
          <w:docGrid w:linePitch="299"/>
        </w:sectPr>
      </w:pPr>
      <w:proofErr w:type="spellStart"/>
      <w:r>
        <w:rPr>
          <w:b/>
          <w:sz w:val="24"/>
        </w:rPr>
        <w:t>RenewSys</w:t>
      </w:r>
      <w:proofErr w:type="spellEnd"/>
      <w:r>
        <w:rPr>
          <w:b/>
          <w:spacing w:val="-2"/>
          <w:sz w:val="24"/>
        </w:rPr>
        <w:t xml:space="preserve"> </w:t>
      </w:r>
      <w:r>
        <w:rPr>
          <w:b/>
          <w:sz w:val="24"/>
        </w:rPr>
        <w:t xml:space="preserve">CONFIDENTIAL: </w:t>
      </w:r>
      <w:r>
        <w:rPr>
          <w:sz w:val="16"/>
        </w:rPr>
        <w:t>This</w:t>
      </w:r>
      <w:r>
        <w:rPr>
          <w:spacing w:val="-3"/>
          <w:sz w:val="16"/>
        </w:rPr>
        <w:t xml:space="preserve"> </w:t>
      </w:r>
      <w:r>
        <w:rPr>
          <w:sz w:val="16"/>
        </w:rPr>
        <w:t>document</w:t>
      </w:r>
      <w:r>
        <w:rPr>
          <w:spacing w:val="-4"/>
          <w:sz w:val="16"/>
        </w:rPr>
        <w:t xml:space="preserve"> </w:t>
      </w:r>
      <w:r>
        <w:rPr>
          <w:sz w:val="16"/>
        </w:rPr>
        <w:t>is</w:t>
      </w:r>
      <w:r>
        <w:rPr>
          <w:spacing w:val="-3"/>
          <w:sz w:val="16"/>
        </w:rPr>
        <w:t xml:space="preserve"> </w:t>
      </w:r>
      <w:r>
        <w:rPr>
          <w:sz w:val="16"/>
        </w:rPr>
        <w:t>the</w:t>
      </w:r>
      <w:r>
        <w:rPr>
          <w:spacing w:val="-4"/>
          <w:sz w:val="16"/>
        </w:rPr>
        <w:t xml:space="preserve"> </w:t>
      </w:r>
      <w:r>
        <w:rPr>
          <w:sz w:val="16"/>
        </w:rPr>
        <w:t>property</w:t>
      </w:r>
      <w:r>
        <w:rPr>
          <w:spacing w:val="-3"/>
          <w:sz w:val="16"/>
        </w:rPr>
        <w:t xml:space="preserve"> </w:t>
      </w:r>
      <w:r>
        <w:rPr>
          <w:sz w:val="16"/>
        </w:rPr>
        <w:t>of</w:t>
      </w:r>
      <w:r>
        <w:rPr>
          <w:spacing w:val="-1"/>
          <w:sz w:val="16"/>
        </w:rPr>
        <w:t xml:space="preserve"> </w:t>
      </w:r>
      <w:proofErr w:type="spellStart"/>
      <w:r>
        <w:rPr>
          <w:sz w:val="16"/>
        </w:rPr>
        <w:t>RenewSys</w:t>
      </w:r>
      <w:proofErr w:type="spellEnd"/>
      <w:r>
        <w:rPr>
          <w:spacing w:val="66"/>
          <w:sz w:val="16"/>
        </w:rPr>
        <w:t xml:space="preserve"> </w:t>
      </w:r>
      <w:r>
        <w:rPr>
          <w:sz w:val="16"/>
        </w:rPr>
        <w:t>and</w:t>
      </w:r>
      <w:r>
        <w:rPr>
          <w:spacing w:val="-3"/>
          <w:sz w:val="16"/>
        </w:rPr>
        <w:t xml:space="preserve"> </w:t>
      </w:r>
      <w:r>
        <w:rPr>
          <w:sz w:val="16"/>
        </w:rPr>
        <w:t>contains</w:t>
      </w:r>
      <w:r>
        <w:rPr>
          <w:spacing w:val="-1"/>
          <w:sz w:val="16"/>
        </w:rPr>
        <w:t xml:space="preserve"> </w:t>
      </w:r>
      <w:r>
        <w:rPr>
          <w:sz w:val="16"/>
        </w:rPr>
        <w:t>information</w:t>
      </w:r>
      <w:r>
        <w:rPr>
          <w:spacing w:val="-1"/>
          <w:sz w:val="16"/>
        </w:rPr>
        <w:t xml:space="preserve"> </w:t>
      </w:r>
      <w:r>
        <w:rPr>
          <w:sz w:val="16"/>
        </w:rPr>
        <w:t>which</w:t>
      </w:r>
      <w:r>
        <w:rPr>
          <w:spacing w:val="-3"/>
          <w:sz w:val="16"/>
        </w:rPr>
        <w:t xml:space="preserve"> </w:t>
      </w:r>
      <w:r>
        <w:rPr>
          <w:sz w:val="16"/>
        </w:rPr>
        <w:t>is</w:t>
      </w:r>
      <w:r>
        <w:rPr>
          <w:spacing w:val="-3"/>
          <w:sz w:val="16"/>
        </w:rPr>
        <w:t xml:space="preserve"> </w:t>
      </w:r>
      <w:r>
        <w:rPr>
          <w:sz w:val="16"/>
        </w:rPr>
        <w:t>confidential</w:t>
      </w:r>
      <w:r>
        <w:rPr>
          <w:spacing w:val="-4"/>
          <w:sz w:val="16"/>
        </w:rPr>
        <w:t xml:space="preserve"> </w:t>
      </w:r>
      <w:r>
        <w:rPr>
          <w:sz w:val="16"/>
        </w:rPr>
        <w:t>and</w:t>
      </w:r>
      <w:r>
        <w:rPr>
          <w:spacing w:val="40"/>
          <w:sz w:val="16"/>
        </w:rPr>
        <w:t xml:space="preserve"> </w:t>
      </w:r>
      <w:r>
        <w:rPr>
          <w:sz w:val="16"/>
        </w:rPr>
        <w:t xml:space="preserve">proprietary to </w:t>
      </w:r>
      <w:proofErr w:type="spellStart"/>
      <w:r>
        <w:rPr>
          <w:sz w:val="16"/>
        </w:rPr>
        <w:t>RenewSys</w:t>
      </w:r>
      <w:proofErr w:type="spellEnd"/>
      <w:r>
        <w:rPr>
          <w:sz w:val="16"/>
        </w:rPr>
        <w:t>. This document must not be copied, reproduced or disclosed to third parties without the written consent of</w:t>
      </w:r>
      <w:r>
        <w:rPr>
          <w:spacing w:val="40"/>
          <w:sz w:val="16"/>
        </w:rPr>
        <w:t xml:space="preserve"> </w:t>
      </w:r>
      <w:proofErr w:type="spellStart"/>
      <w:r>
        <w:rPr>
          <w:sz w:val="16"/>
        </w:rPr>
        <w:t>RenewSys</w:t>
      </w:r>
      <w:proofErr w:type="spellEnd"/>
      <w:r>
        <w:rPr>
          <w:sz w:val="16"/>
        </w:rPr>
        <w:t>. This document is uncontrolled unless it is a Controlled Copy.</w:t>
      </w:r>
    </w:p>
    <w:p w14:paraId="3C05406F" w14:textId="77777777" w:rsidR="003C51EA" w:rsidRDefault="003C51EA">
      <w:pPr>
        <w:pStyle w:val="BodyText"/>
        <w:spacing w:before="82"/>
      </w:pPr>
    </w:p>
    <w:p w14:paraId="3085B5DF" w14:textId="55D83100" w:rsidR="003C51EA" w:rsidRDefault="00421C3F">
      <w:pPr>
        <w:pStyle w:val="Heading1"/>
        <w:numPr>
          <w:ilvl w:val="0"/>
          <w:numId w:val="2"/>
        </w:numPr>
        <w:tabs>
          <w:tab w:val="left" w:pos="1158"/>
        </w:tabs>
        <w:ind w:left="1158" w:hanging="284"/>
      </w:pPr>
      <w:ins w:id="50" w:author="Hetvi Topiwala" w:date="2026-04-10T15:14:00Z" w16du:dateUtc="2026-04-10T09:44:00Z">
        <w:r>
          <w:rPr>
            <w:spacing w:val="-2"/>
          </w:rPr>
          <w:t xml:space="preserve">Introduction </w:t>
        </w:r>
      </w:ins>
      <w:del w:id="51" w:author="Hetvi Topiwala" w:date="2026-04-10T15:14:00Z" w16du:dateUtc="2026-04-10T09:44:00Z">
        <w:r w:rsidDel="00421C3F">
          <w:rPr>
            <w:spacing w:val="-2"/>
          </w:rPr>
          <w:delText>Purpose</w:delText>
        </w:r>
      </w:del>
      <w:r>
        <w:rPr>
          <w:spacing w:val="-2"/>
        </w:rPr>
        <w:t>:</w:t>
      </w:r>
    </w:p>
    <w:p w14:paraId="149EF3CC" w14:textId="48AB3EA9" w:rsidR="003C51EA" w:rsidDel="00925A30" w:rsidRDefault="00000000">
      <w:pPr>
        <w:pStyle w:val="BodyText"/>
        <w:spacing w:before="133" w:line="360" w:lineRule="auto"/>
        <w:ind w:left="874" w:right="729"/>
        <w:jc w:val="both"/>
        <w:rPr>
          <w:del w:id="52" w:author="Hetvi Topiwala" w:date="2026-04-15T10:56:00Z" w16du:dateUtc="2026-04-15T05:26:00Z"/>
        </w:rPr>
      </w:pPr>
      <w:del w:id="53" w:author="Hetvi Topiwala" w:date="2026-04-15T10:56:00Z" w16du:dateUtc="2026-04-15T05:26:00Z">
        <w:r w:rsidDel="00925A30">
          <w:rPr>
            <w:color w:val="0D0D0D"/>
          </w:rPr>
          <w:delText xml:space="preserve">At </w:delText>
        </w:r>
        <w:r w:rsidDel="00925A30">
          <w:rPr>
            <w:b/>
            <w:color w:val="0D0D0D"/>
          </w:rPr>
          <w:delText>RenewSys India Pvt Ltd</w:delText>
        </w:r>
        <w:r w:rsidDel="00925A30">
          <w:rPr>
            <w:color w:val="0D0D0D"/>
          </w:rPr>
          <w:delText>., we recognize that labor rights, human rights, and worker health and wellness are fundamental to the long-term success of our business. We are committed to foster a sustainable</w:delText>
        </w:r>
        <w:r w:rsidDel="00925A30">
          <w:rPr>
            <w:color w:val="0D0D0D"/>
            <w:spacing w:val="-2"/>
          </w:rPr>
          <w:delText xml:space="preserve"> </w:delText>
        </w:r>
        <w:r w:rsidDel="00925A30">
          <w:rPr>
            <w:color w:val="0D0D0D"/>
          </w:rPr>
          <w:delText>workforce</w:delText>
        </w:r>
        <w:r w:rsidDel="00925A30">
          <w:rPr>
            <w:color w:val="0D0D0D"/>
            <w:spacing w:val="-4"/>
          </w:rPr>
          <w:delText xml:space="preserve"> </w:delText>
        </w:r>
        <w:r w:rsidDel="00925A30">
          <w:rPr>
            <w:color w:val="0D0D0D"/>
          </w:rPr>
          <w:delText>that</w:delText>
        </w:r>
        <w:r w:rsidDel="00925A30">
          <w:rPr>
            <w:color w:val="0D0D0D"/>
            <w:spacing w:val="-4"/>
          </w:rPr>
          <w:delText xml:space="preserve"> </w:delText>
        </w:r>
        <w:r w:rsidDel="00925A30">
          <w:rPr>
            <w:color w:val="0D0D0D"/>
          </w:rPr>
          <w:delText>is</w:delText>
        </w:r>
        <w:r w:rsidDel="00925A30">
          <w:rPr>
            <w:color w:val="0D0D0D"/>
            <w:spacing w:val="-2"/>
          </w:rPr>
          <w:delText xml:space="preserve"> </w:delText>
        </w:r>
        <w:r w:rsidDel="00925A30">
          <w:rPr>
            <w:color w:val="0D0D0D"/>
          </w:rPr>
          <w:delText>engaged,</w:delText>
        </w:r>
        <w:r w:rsidDel="00925A30">
          <w:rPr>
            <w:color w:val="0D0D0D"/>
            <w:spacing w:val="-2"/>
          </w:rPr>
          <w:delText xml:space="preserve"> </w:delText>
        </w:r>
        <w:r w:rsidDel="00925A30">
          <w:rPr>
            <w:color w:val="0D0D0D"/>
          </w:rPr>
          <w:delText>stable,</w:delText>
        </w:r>
        <w:r w:rsidDel="00925A30">
          <w:rPr>
            <w:color w:val="0D0D0D"/>
            <w:spacing w:val="-2"/>
          </w:rPr>
          <w:delText xml:space="preserve"> </w:delText>
        </w:r>
        <w:r w:rsidDel="00925A30">
          <w:rPr>
            <w:color w:val="0D0D0D"/>
          </w:rPr>
          <w:delText>and</w:delText>
        </w:r>
        <w:r w:rsidDel="00925A30">
          <w:rPr>
            <w:color w:val="0D0D0D"/>
            <w:spacing w:val="-4"/>
          </w:rPr>
          <w:delText xml:space="preserve"> </w:delText>
        </w:r>
        <w:r w:rsidDel="00925A30">
          <w:rPr>
            <w:color w:val="0D0D0D"/>
          </w:rPr>
          <w:delText>aligned</w:delText>
        </w:r>
        <w:r w:rsidDel="00925A30">
          <w:rPr>
            <w:color w:val="0D0D0D"/>
            <w:spacing w:val="-2"/>
          </w:rPr>
          <w:delText xml:space="preserve"> </w:delText>
        </w:r>
        <w:r w:rsidDel="00925A30">
          <w:rPr>
            <w:color w:val="0D0D0D"/>
          </w:rPr>
          <w:delText>with</w:delText>
        </w:r>
        <w:r w:rsidDel="00925A30">
          <w:rPr>
            <w:color w:val="0D0D0D"/>
            <w:spacing w:val="-3"/>
          </w:rPr>
          <w:delText xml:space="preserve"> </w:delText>
        </w:r>
        <w:r w:rsidDel="00925A30">
          <w:rPr>
            <w:color w:val="0D0D0D"/>
          </w:rPr>
          <w:delText>our</w:delText>
        </w:r>
        <w:r w:rsidDel="00925A30">
          <w:rPr>
            <w:color w:val="0D0D0D"/>
            <w:spacing w:val="-4"/>
          </w:rPr>
          <w:delText xml:space="preserve"> </w:delText>
        </w:r>
        <w:r w:rsidDel="00925A30">
          <w:rPr>
            <w:color w:val="0D0D0D"/>
          </w:rPr>
          <w:delText>organizational</w:delText>
        </w:r>
        <w:r w:rsidDel="00925A30">
          <w:rPr>
            <w:color w:val="0D0D0D"/>
            <w:spacing w:val="-2"/>
          </w:rPr>
          <w:delText xml:space="preserve"> </w:delText>
        </w:r>
        <w:r w:rsidDel="00925A30">
          <w:rPr>
            <w:color w:val="0D0D0D"/>
          </w:rPr>
          <w:delText>goals</w:delText>
        </w:r>
        <w:r w:rsidDel="00925A30">
          <w:rPr>
            <w:color w:val="0D0D0D"/>
            <w:spacing w:val="-2"/>
          </w:rPr>
          <w:delText xml:space="preserve"> </w:delText>
        </w:r>
        <w:r w:rsidDel="00925A30">
          <w:rPr>
            <w:color w:val="0D0D0D"/>
          </w:rPr>
          <w:delText>and</w:delText>
        </w:r>
        <w:r w:rsidDel="00925A30">
          <w:rPr>
            <w:color w:val="0D0D0D"/>
            <w:spacing w:val="-3"/>
          </w:rPr>
          <w:delText xml:space="preserve"> </w:delText>
        </w:r>
        <w:r w:rsidDel="00925A30">
          <w:rPr>
            <w:color w:val="0D0D0D"/>
          </w:rPr>
          <w:delText>values. We</w:delText>
        </w:r>
        <w:r w:rsidDel="00925A30">
          <w:rPr>
            <w:color w:val="0D0D0D"/>
            <w:spacing w:val="-4"/>
          </w:rPr>
          <w:delText xml:space="preserve"> </w:delText>
        </w:r>
        <w:r w:rsidDel="00925A30">
          <w:rPr>
            <w:color w:val="0D0D0D"/>
          </w:rPr>
          <w:delText>respect</w:delText>
        </w:r>
        <w:r w:rsidDel="00925A30">
          <w:rPr>
            <w:color w:val="0D0D0D"/>
            <w:spacing w:val="-3"/>
          </w:rPr>
          <w:delText xml:space="preserve"> </w:delText>
        </w:r>
        <w:r w:rsidDel="00925A30">
          <w:rPr>
            <w:color w:val="0D0D0D"/>
          </w:rPr>
          <w:delText>and</w:delText>
        </w:r>
        <w:r w:rsidDel="00925A30">
          <w:rPr>
            <w:color w:val="0D0D0D"/>
            <w:spacing w:val="-5"/>
          </w:rPr>
          <w:delText xml:space="preserve"> </w:delText>
        </w:r>
        <w:r w:rsidDel="00925A30">
          <w:rPr>
            <w:color w:val="0D0D0D"/>
          </w:rPr>
          <w:delText>safeguard</w:delText>
        </w:r>
        <w:r w:rsidDel="00925A30">
          <w:rPr>
            <w:color w:val="0D0D0D"/>
            <w:spacing w:val="-6"/>
          </w:rPr>
          <w:delText xml:space="preserve"> </w:delText>
        </w:r>
        <w:r w:rsidDel="00925A30">
          <w:rPr>
            <w:color w:val="0D0D0D"/>
          </w:rPr>
          <w:delText>the</w:delText>
        </w:r>
        <w:r w:rsidDel="00925A30">
          <w:rPr>
            <w:color w:val="0D0D0D"/>
            <w:spacing w:val="-4"/>
          </w:rPr>
          <w:delText xml:space="preserve"> </w:delText>
        </w:r>
        <w:r w:rsidDel="00925A30">
          <w:rPr>
            <w:color w:val="0D0D0D"/>
          </w:rPr>
          <w:delText>rights</w:delText>
        </w:r>
        <w:r w:rsidDel="00925A30">
          <w:rPr>
            <w:color w:val="0D0D0D"/>
            <w:spacing w:val="-4"/>
          </w:rPr>
          <w:delText xml:space="preserve"> </w:delText>
        </w:r>
        <w:r w:rsidDel="00925A30">
          <w:rPr>
            <w:color w:val="0D0D0D"/>
          </w:rPr>
          <w:delText>of</w:delText>
        </w:r>
        <w:r w:rsidDel="00925A30">
          <w:rPr>
            <w:color w:val="0D0D0D"/>
            <w:spacing w:val="-7"/>
          </w:rPr>
          <w:delText xml:space="preserve"> </w:delText>
        </w:r>
        <w:r w:rsidDel="00925A30">
          <w:rPr>
            <w:color w:val="0D0D0D"/>
          </w:rPr>
          <w:delText>our</w:delText>
        </w:r>
        <w:r w:rsidDel="00925A30">
          <w:rPr>
            <w:color w:val="0D0D0D"/>
            <w:spacing w:val="-4"/>
          </w:rPr>
          <w:delText xml:space="preserve"> </w:delText>
        </w:r>
        <w:r w:rsidDel="00925A30">
          <w:rPr>
            <w:color w:val="0D0D0D"/>
          </w:rPr>
          <w:delText>employees</w:delText>
        </w:r>
        <w:r w:rsidDel="00925A30">
          <w:rPr>
            <w:color w:val="0D0D0D"/>
            <w:spacing w:val="-6"/>
          </w:rPr>
          <w:delText xml:space="preserve"> </w:delText>
        </w:r>
        <w:r w:rsidDel="00925A30">
          <w:rPr>
            <w:color w:val="0D0D0D"/>
          </w:rPr>
          <w:delText>across</w:delText>
        </w:r>
        <w:r w:rsidDel="00925A30">
          <w:rPr>
            <w:color w:val="0D0D0D"/>
            <w:spacing w:val="-4"/>
          </w:rPr>
          <w:delText xml:space="preserve"> </w:delText>
        </w:r>
        <w:r w:rsidDel="00925A30">
          <w:rPr>
            <w:color w:val="0D0D0D"/>
          </w:rPr>
          <w:delText>all</w:delText>
        </w:r>
        <w:r w:rsidDel="00925A30">
          <w:rPr>
            <w:color w:val="0D0D0D"/>
            <w:spacing w:val="-7"/>
          </w:rPr>
          <w:delText xml:space="preserve"> </w:delText>
        </w:r>
        <w:r w:rsidDel="00925A30">
          <w:rPr>
            <w:color w:val="0D0D0D"/>
          </w:rPr>
          <w:delText>operations</w:delText>
        </w:r>
        <w:r w:rsidDel="00925A30">
          <w:rPr>
            <w:color w:val="0D0D0D"/>
            <w:spacing w:val="-4"/>
          </w:rPr>
          <w:delText xml:space="preserve"> </w:delText>
        </w:r>
        <w:r w:rsidDel="00925A30">
          <w:rPr>
            <w:color w:val="0D0D0D"/>
          </w:rPr>
          <w:delText>and</w:delText>
        </w:r>
        <w:r w:rsidDel="00925A30">
          <w:rPr>
            <w:color w:val="0D0D0D"/>
            <w:spacing w:val="-7"/>
          </w:rPr>
          <w:delText xml:space="preserve"> </w:delText>
        </w:r>
        <w:r w:rsidDel="00925A30">
          <w:rPr>
            <w:color w:val="0D0D0D"/>
          </w:rPr>
          <w:delText>within</w:delText>
        </w:r>
        <w:r w:rsidDel="00925A30">
          <w:rPr>
            <w:color w:val="0D0D0D"/>
            <w:spacing w:val="-6"/>
          </w:rPr>
          <w:delText xml:space="preserve"> </w:delText>
        </w:r>
        <w:r w:rsidDel="00925A30">
          <w:rPr>
            <w:color w:val="0D0D0D"/>
          </w:rPr>
          <w:delText>our</w:delText>
        </w:r>
        <w:r w:rsidDel="00925A30">
          <w:rPr>
            <w:color w:val="0D0D0D"/>
            <w:spacing w:val="-4"/>
          </w:rPr>
          <w:delText xml:space="preserve"> </w:delText>
        </w:r>
        <w:r w:rsidDel="00925A30">
          <w:rPr>
            <w:color w:val="0D0D0D"/>
          </w:rPr>
          <w:delText>business partnerships, ensuring fair working practices and a culture of respect.</w:delText>
        </w:r>
      </w:del>
    </w:p>
    <w:p w14:paraId="30FB8D09" w14:textId="5A1F54C2" w:rsidR="003C51EA" w:rsidDel="00925A30" w:rsidRDefault="00000000">
      <w:pPr>
        <w:pStyle w:val="BodyText"/>
        <w:spacing w:before="1" w:line="360" w:lineRule="auto"/>
        <w:ind w:left="874" w:right="726"/>
        <w:jc w:val="both"/>
        <w:rPr>
          <w:del w:id="54" w:author="Hetvi Topiwala" w:date="2026-04-15T10:56:00Z" w16du:dateUtc="2026-04-15T05:26:00Z"/>
          <w:color w:val="0D0D0D"/>
          <w:spacing w:val="-2"/>
        </w:rPr>
      </w:pPr>
      <w:del w:id="55" w:author="Hetvi Topiwala" w:date="2026-04-15T10:56:00Z" w16du:dateUtc="2026-04-15T05:26:00Z">
        <w:r w:rsidDel="00925A30">
          <w:rPr>
            <w:color w:val="0D0D0D"/>
          </w:rPr>
          <w:delText>Our policy is built on the principles of Internationally recognized frameworks, including the International Bill of Human Rights, the International Labor Organization’s Declaration on Fundamental</w:delText>
        </w:r>
        <w:r w:rsidDel="00925A30">
          <w:rPr>
            <w:color w:val="0D0D0D"/>
            <w:spacing w:val="-7"/>
          </w:rPr>
          <w:delText xml:space="preserve"> </w:delText>
        </w:r>
        <w:r w:rsidDel="00925A30">
          <w:rPr>
            <w:color w:val="0D0D0D"/>
          </w:rPr>
          <w:delText>Principles</w:delText>
        </w:r>
        <w:r w:rsidDel="00925A30">
          <w:rPr>
            <w:color w:val="0D0D0D"/>
            <w:spacing w:val="-7"/>
          </w:rPr>
          <w:delText xml:space="preserve"> </w:delText>
        </w:r>
        <w:r w:rsidDel="00925A30">
          <w:rPr>
            <w:color w:val="0D0D0D"/>
          </w:rPr>
          <w:delText>and</w:delText>
        </w:r>
        <w:r w:rsidDel="00925A30">
          <w:rPr>
            <w:color w:val="0D0D0D"/>
            <w:spacing w:val="-5"/>
          </w:rPr>
          <w:delText xml:space="preserve"> </w:delText>
        </w:r>
        <w:r w:rsidDel="00925A30">
          <w:rPr>
            <w:color w:val="0D0D0D"/>
          </w:rPr>
          <w:delText>Rights</w:delText>
        </w:r>
        <w:r w:rsidDel="00925A30">
          <w:rPr>
            <w:color w:val="0D0D0D"/>
            <w:spacing w:val="-4"/>
          </w:rPr>
          <w:delText xml:space="preserve"> </w:delText>
        </w:r>
        <w:r w:rsidDel="00925A30">
          <w:rPr>
            <w:color w:val="0D0D0D"/>
          </w:rPr>
          <w:delText>at</w:delText>
        </w:r>
        <w:r w:rsidDel="00925A30">
          <w:rPr>
            <w:color w:val="0D0D0D"/>
            <w:spacing w:val="-6"/>
          </w:rPr>
          <w:delText xml:space="preserve"> </w:delText>
        </w:r>
        <w:r w:rsidDel="00925A30">
          <w:rPr>
            <w:color w:val="0D0D0D"/>
          </w:rPr>
          <w:delText>Work,</w:delText>
        </w:r>
        <w:r w:rsidDel="00925A30">
          <w:rPr>
            <w:color w:val="0D0D0D"/>
            <w:spacing w:val="-7"/>
          </w:rPr>
          <w:delText xml:space="preserve"> </w:delText>
        </w:r>
        <w:r w:rsidDel="00925A30">
          <w:rPr>
            <w:color w:val="0D0D0D"/>
          </w:rPr>
          <w:delText>and</w:delText>
        </w:r>
        <w:r w:rsidDel="00925A30">
          <w:rPr>
            <w:color w:val="0D0D0D"/>
            <w:spacing w:val="-5"/>
          </w:rPr>
          <w:delText xml:space="preserve"> </w:delText>
        </w:r>
        <w:r w:rsidDel="00925A30">
          <w:rPr>
            <w:color w:val="0D0D0D"/>
          </w:rPr>
          <w:delText>the</w:delText>
        </w:r>
        <w:r w:rsidDel="00925A30">
          <w:rPr>
            <w:color w:val="0D0D0D"/>
            <w:spacing w:val="-6"/>
          </w:rPr>
          <w:delText xml:space="preserve"> </w:delText>
        </w:r>
        <w:r w:rsidDel="00925A30">
          <w:rPr>
            <w:color w:val="0D0D0D"/>
          </w:rPr>
          <w:delText>Children’s</w:delText>
        </w:r>
        <w:r w:rsidDel="00925A30">
          <w:rPr>
            <w:color w:val="0D0D0D"/>
            <w:spacing w:val="-5"/>
          </w:rPr>
          <w:delText xml:space="preserve"> </w:delText>
        </w:r>
        <w:r w:rsidDel="00925A30">
          <w:rPr>
            <w:color w:val="0D0D0D"/>
          </w:rPr>
          <w:delText>Rights</w:delText>
        </w:r>
        <w:r w:rsidDel="00925A30">
          <w:rPr>
            <w:color w:val="0D0D0D"/>
            <w:spacing w:val="-6"/>
          </w:rPr>
          <w:delText xml:space="preserve"> </w:delText>
        </w:r>
        <w:r w:rsidDel="00925A30">
          <w:rPr>
            <w:color w:val="0D0D0D"/>
          </w:rPr>
          <w:delText>and</w:delText>
        </w:r>
        <w:r w:rsidDel="00925A30">
          <w:rPr>
            <w:color w:val="0D0D0D"/>
            <w:spacing w:val="-5"/>
          </w:rPr>
          <w:delText xml:space="preserve"> </w:delText>
        </w:r>
        <w:r w:rsidDel="00925A30">
          <w:rPr>
            <w:color w:val="0D0D0D"/>
          </w:rPr>
          <w:delText>Business</w:delText>
        </w:r>
        <w:r w:rsidDel="00925A30">
          <w:rPr>
            <w:color w:val="0D0D0D"/>
            <w:spacing w:val="-7"/>
          </w:rPr>
          <w:delText xml:space="preserve"> </w:delText>
        </w:r>
        <w:r w:rsidDel="00925A30">
          <w:rPr>
            <w:color w:val="0D0D0D"/>
          </w:rPr>
          <w:delText>Principles.</w:delText>
        </w:r>
        <w:r w:rsidDel="00925A30">
          <w:rPr>
            <w:color w:val="0D0D0D"/>
            <w:spacing w:val="-7"/>
          </w:rPr>
          <w:delText xml:space="preserve"> </w:delText>
        </w:r>
        <w:r w:rsidDel="00925A30">
          <w:rPr>
            <w:color w:val="0D0D0D"/>
          </w:rPr>
          <w:delText>These standards guide our approach to protecting the rights and well-being of every individual within</w:delText>
        </w:r>
        <w:r w:rsidDel="00925A30">
          <w:rPr>
            <w:color w:val="0D0D0D"/>
            <w:spacing w:val="-1"/>
          </w:rPr>
          <w:delText xml:space="preserve"> </w:delText>
        </w:r>
        <w:r w:rsidDel="00925A30">
          <w:rPr>
            <w:color w:val="0D0D0D"/>
          </w:rPr>
          <w:delText xml:space="preserve">our </w:delText>
        </w:r>
        <w:r w:rsidDel="00925A30">
          <w:rPr>
            <w:color w:val="0D0D0D"/>
            <w:spacing w:val="-2"/>
          </w:rPr>
          <w:delText>organization.</w:delText>
        </w:r>
      </w:del>
    </w:p>
    <w:p w14:paraId="50E8FB35" w14:textId="77777777" w:rsidR="00925A30" w:rsidRDefault="00925A30">
      <w:pPr>
        <w:pStyle w:val="BodyText"/>
        <w:spacing w:before="1" w:line="360" w:lineRule="auto"/>
        <w:ind w:left="874" w:right="726"/>
        <w:jc w:val="both"/>
        <w:rPr>
          <w:ins w:id="56" w:author="Hetvi Topiwala" w:date="2026-04-15T10:56:00Z" w16du:dateUtc="2026-04-15T05:26:00Z"/>
          <w:color w:val="0D0D0D"/>
          <w:spacing w:val="-2"/>
        </w:rPr>
      </w:pPr>
    </w:p>
    <w:p w14:paraId="22559E2C" w14:textId="77777777" w:rsidR="00925A30" w:rsidRPr="00925A30" w:rsidRDefault="00925A30" w:rsidP="00925A30">
      <w:pPr>
        <w:pStyle w:val="BodyText"/>
        <w:spacing w:before="1" w:line="360" w:lineRule="auto"/>
        <w:ind w:left="874" w:right="726"/>
        <w:jc w:val="both"/>
        <w:rPr>
          <w:ins w:id="57" w:author="Hetvi Topiwala" w:date="2026-04-15T10:56:00Z"/>
          <w:lang w:val="en-IN"/>
        </w:rPr>
      </w:pPr>
      <w:proofErr w:type="spellStart"/>
      <w:ins w:id="58" w:author="Hetvi Topiwala" w:date="2026-04-15T10:56:00Z">
        <w:r w:rsidRPr="00925A30">
          <w:rPr>
            <w:b/>
            <w:bCs/>
            <w:lang w:val="en-IN"/>
          </w:rPr>
          <w:t>RenewSys</w:t>
        </w:r>
        <w:proofErr w:type="spellEnd"/>
        <w:r w:rsidRPr="00925A30">
          <w:rPr>
            <w:b/>
            <w:bCs/>
            <w:lang w:val="en-IN"/>
          </w:rPr>
          <w:t xml:space="preserve"> India </w:t>
        </w:r>
        <w:proofErr w:type="spellStart"/>
        <w:r w:rsidRPr="00925A30">
          <w:rPr>
            <w:b/>
            <w:bCs/>
            <w:lang w:val="en-IN"/>
          </w:rPr>
          <w:t>Pvt.</w:t>
        </w:r>
        <w:proofErr w:type="spellEnd"/>
        <w:r w:rsidRPr="00925A30">
          <w:rPr>
            <w:b/>
            <w:bCs/>
            <w:lang w:val="en-IN"/>
          </w:rPr>
          <w:t xml:space="preserve"> Ltd.</w:t>
        </w:r>
        <w:r w:rsidRPr="00925A30">
          <w:rPr>
            <w:lang w:val="en-IN"/>
          </w:rPr>
          <w:t xml:space="preserve"> recognizes that respect for labour rights and human rights is fundamental to responsible business conduct and sustainable organizational growth. The Company is committed to upholding the dignity, equality, and well-being of all employees by ensuring fair working conditions, promoting equal opportunities, and fostering a safe, inclusive, and respectful workplace environment.</w:t>
        </w:r>
      </w:ins>
    </w:p>
    <w:p w14:paraId="0C2B9DDC" w14:textId="47831C26" w:rsidR="00925A30" w:rsidRPr="00925A30" w:rsidRDefault="00925A30" w:rsidP="00925A30">
      <w:pPr>
        <w:pStyle w:val="BodyText"/>
        <w:spacing w:before="1" w:line="360" w:lineRule="auto"/>
        <w:ind w:left="874" w:right="726"/>
        <w:jc w:val="both"/>
        <w:rPr>
          <w:ins w:id="59" w:author="Hetvi Topiwala" w:date="2026-04-15T10:56:00Z"/>
          <w:lang w:val="en-IN"/>
        </w:rPr>
      </w:pPr>
      <w:ins w:id="60" w:author="Hetvi Topiwala" w:date="2026-04-15T10:56:00Z">
        <w:r w:rsidRPr="00925A30">
          <w:rPr>
            <w:lang w:val="en-IN"/>
          </w:rPr>
          <w:t xml:space="preserve">This Labour and Human Rights Policy </w:t>
        </w:r>
        <w:proofErr w:type="gramStart"/>
        <w:r w:rsidRPr="00925A30">
          <w:rPr>
            <w:lang w:val="en-IN"/>
          </w:rPr>
          <w:t>reflects</w:t>
        </w:r>
        <w:proofErr w:type="gramEnd"/>
        <w:r w:rsidRPr="00925A30">
          <w:rPr>
            <w:lang w:val="en-IN"/>
          </w:rPr>
          <w:t xml:space="preserve"> </w:t>
        </w:r>
        <w:proofErr w:type="spellStart"/>
        <w:r w:rsidRPr="00925A30">
          <w:rPr>
            <w:lang w:val="en-IN"/>
          </w:rPr>
          <w:t>RenewSys</w:t>
        </w:r>
        <w:proofErr w:type="spellEnd"/>
        <w:r w:rsidRPr="00925A30">
          <w:rPr>
            <w:lang w:val="en-IN"/>
          </w:rPr>
          <w:t xml:space="preserve"> India </w:t>
        </w:r>
        <w:proofErr w:type="spellStart"/>
        <w:r w:rsidRPr="00925A30">
          <w:rPr>
            <w:lang w:val="en-IN"/>
          </w:rPr>
          <w:t>Pvt.</w:t>
        </w:r>
        <w:proofErr w:type="spellEnd"/>
        <w:r w:rsidRPr="00925A30">
          <w:rPr>
            <w:lang w:val="en-IN"/>
          </w:rPr>
          <w:t xml:space="preserve"> Ltd.’s commitment as a participant of the United Nations Global Compact (UNGC) to uphold and integrate the </w:t>
        </w:r>
      </w:ins>
      <w:ins w:id="61" w:author="Hetvi Topiwala" w:date="2026-04-15T10:58:00Z" w16du:dateUtc="2026-04-15T05:28:00Z">
        <w:r>
          <w:rPr>
            <w:lang w:val="en-IN"/>
          </w:rPr>
          <w:t>p</w:t>
        </w:r>
      </w:ins>
      <w:ins w:id="62" w:author="Hetvi Topiwala" w:date="2026-04-15T10:56:00Z">
        <w:r w:rsidRPr="00925A30">
          <w:rPr>
            <w:lang w:val="en-IN"/>
          </w:rPr>
          <w:t>rinciples of the UNGC into its operations, particularly those related to human rights and labour standards.</w:t>
        </w:r>
      </w:ins>
    </w:p>
    <w:p w14:paraId="3FD159C0" w14:textId="52A9C718" w:rsidR="00925A30" w:rsidRPr="00925A30" w:rsidRDefault="00925A30" w:rsidP="00925A30">
      <w:pPr>
        <w:pStyle w:val="BodyText"/>
        <w:spacing w:before="1" w:line="360" w:lineRule="auto"/>
        <w:ind w:left="874" w:right="726"/>
        <w:jc w:val="both"/>
        <w:rPr>
          <w:ins w:id="63" w:author="Hetvi Topiwala" w:date="2026-04-15T10:56:00Z" w16du:dateUtc="2026-04-15T05:26:00Z"/>
          <w:lang w:val="en-IN"/>
          <w:rPrChange w:id="64" w:author="Hetvi Topiwala" w:date="2026-04-15T10:57:00Z" w16du:dateUtc="2026-04-15T05:27:00Z">
            <w:rPr>
              <w:ins w:id="65" w:author="Hetvi Topiwala" w:date="2026-04-15T10:56:00Z" w16du:dateUtc="2026-04-15T05:26:00Z"/>
            </w:rPr>
          </w:rPrChange>
        </w:rPr>
      </w:pPr>
      <w:ins w:id="66" w:author="Hetvi Topiwala" w:date="2026-04-15T10:56:00Z">
        <w:r w:rsidRPr="00925A30">
          <w:rPr>
            <w:lang w:val="en-IN"/>
          </w:rPr>
          <w:t xml:space="preserve">The policy is further guided by internationally recognized frameworks, including the </w:t>
        </w:r>
        <w:r w:rsidRPr="00925A30">
          <w:rPr>
            <w:b/>
            <w:bCs/>
            <w:lang w:val="en-IN"/>
          </w:rPr>
          <w:t>International Labour Organization Declaration on Fundamental Principles and Rights at Work</w:t>
        </w:r>
        <w:r w:rsidRPr="00925A30">
          <w:rPr>
            <w:lang w:val="en-IN"/>
          </w:rPr>
          <w:t xml:space="preserve"> and the </w:t>
        </w:r>
        <w:r w:rsidRPr="00925A30">
          <w:rPr>
            <w:b/>
            <w:bCs/>
            <w:lang w:val="en-IN"/>
          </w:rPr>
          <w:t>United Nations International Bill of Human Rights</w:t>
        </w:r>
        <w:r w:rsidRPr="00925A30">
          <w:rPr>
            <w:lang w:val="en-IN"/>
          </w:rPr>
          <w:t>, reinforcing the Company’s commitment to ethical labour practices, protection of human rights, and compliance with applicable labour laws and regulations across its operations and business relationships.</w:t>
        </w:r>
      </w:ins>
    </w:p>
    <w:p w14:paraId="3D5E6763" w14:textId="77777777" w:rsidR="003C51EA" w:rsidRDefault="003C51EA">
      <w:pPr>
        <w:pStyle w:val="BodyText"/>
        <w:spacing w:before="41"/>
      </w:pPr>
    </w:p>
    <w:p w14:paraId="4E8AB026" w14:textId="77777777" w:rsidR="004956E7" w:rsidRDefault="004956E7">
      <w:pPr>
        <w:pStyle w:val="BodyText"/>
        <w:spacing w:before="41"/>
      </w:pPr>
    </w:p>
    <w:p w14:paraId="2069B71E" w14:textId="77777777" w:rsidR="004956E7" w:rsidRDefault="004956E7">
      <w:pPr>
        <w:pStyle w:val="BodyText"/>
        <w:spacing w:before="41"/>
      </w:pPr>
    </w:p>
    <w:p w14:paraId="46D99518" w14:textId="77777777" w:rsidR="004956E7" w:rsidRDefault="004956E7">
      <w:pPr>
        <w:pStyle w:val="BodyText"/>
        <w:spacing w:before="41"/>
      </w:pPr>
    </w:p>
    <w:p w14:paraId="15E2992D" w14:textId="77777777" w:rsidR="004956E7" w:rsidRDefault="004956E7">
      <w:pPr>
        <w:pStyle w:val="BodyText"/>
        <w:spacing w:before="41"/>
      </w:pPr>
    </w:p>
    <w:p w14:paraId="0FF90058" w14:textId="77777777" w:rsidR="004956E7" w:rsidRDefault="004956E7">
      <w:pPr>
        <w:pStyle w:val="BodyText"/>
        <w:spacing w:before="41"/>
      </w:pPr>
    </w:p>
    <w:p w14:paraId="252CE08B" w14:textId="77777777" w:rsidR="004956E7" w:rsidRDefault="004956E7">
      <w:pPr>
        <w:pStyle w:val="BodyText"/>
        <w:spacing w:before="41"/>
      </w:pPr>
    </w:p>
    <w:p w14:paraId="76D98B36" w14:textId="77777777" w:rsidR="004956E7" w:rsidRDefault="004956E7">
      <w:pPr>
        <w:pStyle w:val="BodyText"/>
        <w:spacing w:before="41"/>
      </w:pPr>
    </w:p>
    <w:p w14:paraId="331056EB" w14:textId="77777777" w:rsidR="004956E7" w:rsidRDefault="004956E7">
      <w:pPr>
        <w:pStyle w:val="BodyText"/>
        <w:spacing w:before="41"/>
      </w:pPr>
    </w:p>
    <w:p w14:paraId="69B127FD" w14:textId="77777777" w:rsidR="003C51EA" w:rsidRDefault="00000000">
      <w:pPr>
        <w:pStyle w:val="Heading1"/>
        <w:numPr>
          <w:ilvl w:val="0"/>
          <w:numId w:val="2"/>
        </w:numPr>
        <w:tabs>
          <w:tab w:val="left" w:pos="1158"/>
        </w:tabs>
        <w:ind w:left="1158" w:hanging="284"/>
      </w:pPr>
      <w:r>
        <w:rPr>
          <w:spacing w:val="-2"/>
        </w:rPr>
        <w:t>Scope:</w:t>
      </w:r>
    </w:p>
    <w:p w14:paraId="47D4D54F" w14:textId="115C5BF6" w:rsidR="003C51EA" w:rsidRPr="004956E7" w:rsidRDefault="00000000" w:rsidP="004956E7">
      <w:pPr>
        <w:pStyle w:val="BodyText"/>
        <w:spacing w:before="39" w:line="360" w:lineRule="auto"/>
        <w:ind w:left="874" w:right="725"/>
        <w:jc w:val="both"/>
      </w:pPr>
      <w:r>
        <w:t xml:space="preserve">This Policy is applicable to </w:t>
      </w:r>
      <w:r w:rsidR="00C3393E">
        <w:t>all</w:t>
      </w:r>
      <w:r>
        <w:t xml:space="preserve"> sites and all of its employees, workers, sub-contractors and other stakeholders:</w:t>
      </w: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2398"/>
        <w:gridCol w:w="6032"/>
      </w:tblGrid>
      <w:tr w:rsidR="003C51EA" w14:paraId="58866C65" w14:textId="77777777">
        <w:trPr>
          <w:trHeight w:val="873"/>
        </w:trPr>
        <w:tc>
          <w:tcPr>
            <w:tcW w:w="1022" w:type="dxa"/>
          </w:tcPr>
          <w:p w14:paraId="4B0823D2" w14:textId="77777777" w:rsidR="003C51EA" w:rsidRDefault="00000000">
            <w:pPr>
              <w:pStyle w:val="TableParagraph"/>
              <w:spacing w:line="292" w:lineRule="exact"/>
              <w:ind w:left="448"/>
              <w:rPr>
                <w:b/>
                <w:sz w:val="24"/>
              </w:rPr>
            </w:pPr>
            <w:r>
              <w:rPr>
                <w:b/>
                <w:spacing w:val="-5"/>
                <w:sz w:val="24"/>
              </w:rPr>
              <w:t>Sr.</w:t>
            </w:r>
          </w:p>
          <w:p w14:paraId="12530D41" w14:textId="77777777" w:rsidR="003C51EA" w:rsidRDefault="00000000">
            <w:pPr>
              <w:pStyle w:val="TableParagraph"/>
              <w:spacing w:before="45"/>
              <w:ind w:left="405"/>
              <w:rPr>
                <w:b/>
                <w:sz w:val="24"/>
              </w:rPr>
            </w:pPr>
            <w:r>
              <w:rPr>
                <w:b/>
                <w:spacing w:val="-5"/>
                <w:sz w:val="24"/>
              </w:rPr>
              <w:t>No.</w:t>
            </w:r>
          </w:p>
        </w:tc>
        <w:tc>
          <w:tcPr>
            <w:tcW w:w="2398" w:type="dxa"/>
          </w:tcPr>
          <w:p w14:paraId="1730218D" w14:textId="77777777" w:rsidR="003C51EA" w:rsidRDefault="00000000">
            <w:pPr>
              <w:pStyle w:val="TableParagraph"/>
              <w:spacing w:before="167"/>
              <w:ind w:left="151" w:right="2"/>
              <w:jc w:val="center"/>
              <w:rPr>
                <w:b/>
                <w:sz w:val="24"/>
              </w:rPr>
            </w:pPr>
            <w:r>
              <w:rPr>
                <w:b/>
                <w:spacing w:val="-4"/>
                <w:sz w:val="24"/>
              </w:rPr>
              <w:t>Site</w:t>
            </w:r>
          </w:p>
        </w:tc>
        <w:tc>
          <w:tcPr>
            <w:tcW w:w="6032" w:type="dxa"/>
          </w:tcPr>
          <w:p w14:paraId="2C83D4C6" w14:textId="77777777" w:rsidR="003C51EA" w:rsidRDefault="00000000">
            <w:pPr>
              <w:pStyle w:val="TableParagraph"/>
              <w:spacing w:before="167"/>
              <w:ind w:left="263" w:right="117"/>
              <w:jc w:val="center"/>
              <w:rPr>
                <w:b/>
                <w:sz w:val="24"/>
              </w:rPr>
            </w:pPr>
            <w:r>
              <w:rPr>
                <w:b/>
                <w:spacing w:val="-2"/>
                <w:sz w:val="24"/>
              </w:rPr>
              <w:t>Address</w:t>
            </w:r>
          </w:p>
        </w:tc>
      </w:tr>
      <w:tr w:rsidR="005400E9" w14:paraId="602C1FE0" w14:textId="77777777">
        <w:trPr>
          <w:trHeight w:val="1211"/>
        </w:trPr>
        <w:tc>
          <w:tcPr>
            <w:tcW w:w="1022" w:type="dxa"/>
          </w:tcPr>
          <w:p w14:paraId="37F94EEF" w14:textId="77777777" w:rsidR="005400E9" w:rsidRDefault="005400E9">
            <w:pPr>
              <w:pStyle w:val="TableParagraph"/>
              <w:spacing w:before="83"/>
            </w:pPr>
          </w:p>
          <w:p w14:paraId="72560468" w14:textId="77777777" w:rsidR="005400E9" w:rsidRDefault="005400E9">
            <w:pPr>
              <w:pStyle w:val="TableParagraph"/>
              <w:ind w:right="372"/>
              <w:jc w:val="right"/>
              <w:rPr>
                <w:b/>
              </w:rPr>
            </w:pPr>
            <w:r>
              <w:rPr>
                <w:b/>
                <w:spacing w:val="-10"/>
              </w:rPr>
              <w:t>1</w:t>
            </w:r>
          </w:p>
        </w:tc>
        <w:tc>
          <w:tcPr>
            <w:tcW w:w="2398" w:type="dxa"/>
            <w:vMerge w:val="restart"/>
          </w:tcPr>
          <w:p w14:paraId="68F404F6" w14:textId="77777777" w:rsidR="005400E9" w:rsidRDefault="005400E9" w:rsidP="005400E9">
            <w:pPr>
              <w:pStyle w:val="TableParagraph"/>
              <w:jc w:val="center"/>
              <w:rPr>
                <w:sz w:val="24"/>
              </w:rPr>
            </w:pPr>
          </w:p>
          <w:p w14:paraId="746F42E1" w14:textId="77777777" w:rsidR="005400E9" w:rsidRDefault="005400E9" w:rsidP="005400E9">
            <w:pPr>
              <w:pStyle w:val="TableParagraph"/>
              <w:jc w:val="center"/>
              <w:rPr>
                <w:sz w:val="24"/>
              </w:rPr>
            </w:pPr>
          </w:p>
          <w:p w14:paraId="6B65B90E" w14:textId="77777777" w:rsidR="005400E9" w:rsidRDefault="005400E9" w:rsidP="005400E9">
            <w:pPr>
              <w:pStyle w:val="TableParagraph"/>
              <w:jc w:val="center"/>
              <w:rPr>
                <w:sz w:val="24"/>
              </w:rPr>
            </w:pPr>
          </w:p>
          <w:p w14:paraId="722181CD" w14:textId="77777777" w:rsidR="005400E9" w:rsidRDefault="005400E9" w:rsidP="005400E9">
            <w:pPr>
              <w:pStyle w:val="TableParagraph"/>
              <w:spacing w:before="144"/>
              <w:jc w:val="center"/>
              <w:rPr>
                <w:sz w:val="24"/>
              </w:rPr>
            </w:pPr>
          </w:p>
          <w:p w14:paraId="0A7D8040" w14:textId="77777777" w:rsidR="005400E9" w:rsidRDefault="005400E9" w:rsidP="005400E9">
            <w:pPr>
              <w:pStyle w:val="TableParagraph"/>
              <w:ind w:left="151" w:right="3"/>
              <w:jc w:val="center"/>
              <w:rPr>
                <w:b/>
                <w:sz w:val="24"/>
              </w:rPr>
            </w:pPr>
            <w:proofErr w:type="spellStart"/>
            <w:r>
              <w:rPr>
                <w:b/>
                <w:sz w:val="24"/>
              </w:rPr>
              <w:t>RenewSys</w:t>
            </w:r>
            <w:proofErr w:type="spellEnd"/>
            <w:r>
              <w:rPr>
                <w:b/>
                <w:spacing w:val="-3"/>
                <w:sz w:val="24"/>
              </w:rPr>
              <w:t xml:space="preserve"> </w:t>
            </w:r>
            <w:r>
              <w:rPr>
                <w:b/>
                <w:sz w:val="24"/>
              </w:rPr>
              <w:t>India</w:t>
            </w:r>
            <w:r>
              <w:rPr>
                <w:b/>
                <w:spacing w:val="-3"/>
                <w:sz w:val="24"/>
              </w:rPr>
              <w:t xml:space="preserve"> </w:t>
            </w:r>
            <w:r>
              <w:rPr>
                <w:b/>
                <w:spacing w:val="-4"/>
                <w:sz w:val="24"/>
              </w:rPr>
              <w:t>Pvt.</w:t>
            </w:r>
          </w:p>
          <w:p w14:paraId="0BADC496" w14:textId="77777777" w:rsidR="005400E9" w:rsidRDefault="005400E9" w:rsidP="005400E9">
            <w:pPr>
              <w:pStyle w:val="TableParagraph"/>
              <w:spacing w:before="43"/>
              <w:ind w:left="151"/>
              <w:jc w:val="center"/>
              <w:rPr>
                <w:b/>
              </w:rPr>
            </w:pPr>
            <w:r>
              <w:rPr>
                <w:b/>
                <w:spacing w:val="-4"/>
                <w:sz w:val="24"/>
              </w:rPr>
              <w:t>Ltd</w:t>
            </w:r>
            <w:r>
              <w:rPr>
                <w:b/>
                <w:spacing w:val="-4"/>
              </w:rPr>
              <w:t>.</w:t>
            </w:r>
          </w:p>
        </w:tc>
        <w:tc>
          <w:tcPr>
            <w:tcW w:w="6032" w:type="dxa"/>
          </w:tcPr>
          <w:p w14:paraId="245B5DD9" w14:textId="77777777" w:rsidR="005400E9" w:rsidRDefault="005400E9">
            <w:pPr>
              <w:pStyle w:val="TableParagraph"/>
              <w:spacing w:line="276" w:lineRule="auto"/>
              <w:ind w:left="470" w:right="321" w:hanging="6"/>
              <w:jc w:val="center"/>
              <w:rPr>
                <w:sz w:val="24"/>
              </w:rPr>
            </w:pPr>
            <w:r>
              <w:rPr>
                <w:sz w:val="24"/>
              </w:rPr>
              <w:t>Unit No 607, 6th Floor, Trade Centre, Bandra Kurla Complex,</w:t>
            </w:r>
            <w:r>
              <w:rPr>
                <w:spacing w:val="-7"/>
                <w:sz w:val="24"/>
              </w:rPr>
              <w:t xml:space="preserve"> </w:t>
            </w:r>
            <w:r>
              <w:rPr>
                <w:sz w:val="24"/>
              </w:rPr>
              <w:t>Bandra</w:t>
            </w:r>
            <w:r>
              <w:rPr>
                <w:spacing w:val="-6"/>
                <w:sz w:val="24"/>
              </w:rPr>
              <w:t xml:space="preserve"> </w:t>
            </w:r>
            <w:r>
              <w:rPr>
                <w:sz w:val="24"/>
              </w:rPr>
              <w:t>East-</w:t>
            </w:r>
            <w:r>
              <w:rPr>
                <w:spacing w:val="-8"/>
                <w:sz w:val="24"/>
              </w:rPr>
              <w:t xml:space="preserve"> </w:t>
            </w:r>
            <w:r>
              <w:rPr>
                <w:sz w:val="24"/>
              </w:rPr>
              <w:t>400051</w:t>
            </w:r>
            <w:r>
              <w:rPr>
                <w:spacing w:val="-6"/>
                <w:sz w:val="24"/>
              </w:rPr>
              <w:t xml:space="preserve"> </w:t>
            </w:r>
            <w:r>
              <w:rPr>
                <w:sz w:val="24"/>
              </w:rPr>
              <w:t>Mumbai,</w:t>
            </w:r>
            <w:r>
              <w:rPr>
                <w:spacing w:val="-9"/>
                <w:sz w:val="24"/>
              </w:rPr>
              <w:t xml:space="preserve"> </w:t>
            </w:r>
            <w:r>
              <w:rPr>
                <w:sz w:val="24"/>
              </w:rPr>
              <w:t xml:space="preserve">Maharashtra </w:t>
            </w:r>
            <w:r>
              <w:rPr>
                <w:spacing w:val="-2"/>
                <w:sz w:val="24"/>
              </w:rPr>
              <w:t>India</w:t>
            </w:r>
          </w:p>
        </w:tc>
      </w:tr>
      <w:tr w:rsidR="005400E9" w14:paraId="0CBBD0F9" w14:textId="77777777" w:rsidTr="00AF258B">
        <w:trPr>
          <w:trHeight w:val="1211"/>
        </w:trPr>
        <w:tc>
          <w:tcPr>
            <w:tcW w:w="1022" w:type="dxa"/>
          </w:tcPr>
          <w:p w14:paraId="17CFD09C" w14:textId="77777777" w:rsidR="005400E9" w:rsidRDefault="005400E9">
            <w:pPr>
              <w:pStyle w:val="TableParagraph"/>
              <w:spacing w:before="80"/>
            </w:pPr>
          </w:p>
          <w:p w14:paraId="1A82AA4B" w14:textId="77777777" w:rsidR="005400E9" w:rsidRDefault="005400E9">
            <w:pPr>
              <w:pStyle w:val="TableParagraph"/>
              <w:spacing w:before="1"/>
              <w:ind w:right="372"/>
              <w:jc w:val="right"/>
              <w:rPr>
                <w:b/>
              </w:rPr>
            </w:pPr>
            <w:r>
              <w:rPr>
                <w:b/>
                <w:spacing w:val="-10"/>
              </w:rPr>
              <w:t>2</w:t>
            </w:r>
          </w:p>
        </w:tc>
        <w:tc>
          <w:tcPr>
            <w:tcW w:w="2398" w:type="dxa"/>
            <w:vMerge/>
          </w:tcPr>
          <w:p w14:paraId="21CBCCE0" w14:textId="77777777" w:rsidR="005400E9" w:rsidRDefault="005400E9">
            <w:pPr>
              <w:rPr>
                <w:sz w:val="2"/>
                <w:szCs w:val="2"/>
              </w:rPr>
            </w:pPr>
          </w:p>
        </w:tc>
        <w:tc>
          <w:tcPr>
            <w:tcW w:w="6032" w:type="dxa"/>
          </w:tcPr>
          <w:p w14:paraId="227F67BF" w14:textId="77777777" w:rsidR="005400E9" w:rsidRDefault="005400E9">
            <w:pPr>
              <w:pStyle w:val="TableParagraph"/>
              <w:spacing w:line="276" w:lineRule="auto"/>
              <w:ind w:left="263" w:right="115"/>
              <w:jc w:val="center"/>
              <w:rPr>
                <w:sz w:val="24"/>
              </w:rPr>
            </w:pPr>
            <w:r>
              <w:rPr>
                <w:sz w:val="24"/>
              </w:rPr>
              <w:t>Plot</w:t>
            </w:r>
            <w:r>
              <w:rPr>
                <w:spacing w:val="-7"/>
                <w:sz w:val="24"/>
              </w:rPr>
              <w:t xml:space="preserve"> </w:t>
            </w:r>
            <w:r>
              <w:rPr>
                <w:sz w:val="24"/>
              </w:rPr>
              <w:t>No.</w:t>
            </w:r>
            <w:r>
              <w:rPr>
                <w:spacing w:val="-8"/>
                <w:sz w:val="24"/>
              </w:rPr>
              <w:t xml:space="preserve"> </w:t>
            </w:r>
            <w:r>
              <w:rPr>
                <w:sz w:val="24"/>
              </w:rPr>
              <w:t>E-141,</w:t>
            </w:r>
            <w:r>
              <w:rPr>
                <w:spacing w:val="-7"/>
                <w:sz w:val="24"/>
              </w:rPr>
              <w:t xml:space="preserve"> </w:t>
            </w:r>
            <w:r>
              <w:rPr>
                <w:sz w:val="24"/>
              </w:rPr>
              <w:t>Additional</w:t>
            </w:r>
            <w:r>
              <w:rPr>
                <w:spacing w:val="-7"/>
                <w:sz w:val="24"/>
              </w:rPr>
              <w:t xml:space="preserve"> </w:t>
            </w:r>
            <w:proofErr w:type="spellStart"/>
            <w:r>
              <w:rPr>
                <w:sz w:val="24"/>
              </w:rPr>
              <w:t>Patalganga</w:t>
            </w:r>
            <w:proofErr w:type="spellEnd"/>
            <w:r>
              <w:rPr>
                <w:spacing w:val="-5"/>
                <w:sz w:val="24"/>
              </w:rPr>
              <w:t xml:space="preserve"> </w:t>
            </w:r>
            <w:r>
              <w:rPr>
                <w:sz w:val="24"/>
              </w:rPr>
              <w:t>MIDC</w:t>
            </w:r>
            <w:r>
              <w:rPr>
                <w:spacing w:val="-7"/>
                <w:sz w:val="24"/>
              </w:rPr>
              <w:t xml:space="preserve"> </w:t>
            </w:r>
            <w:r>
              <w:rPr>
                <w:sz w:val="24"/>
              </w:rPr>
              <w:t xml:space="preserve">Industrial Area, Village - </w:t>
            </w:r>
            <w:proofErr w:type="spellStart"/>
            <w:r>
              <w:rPr>
                <w:sz w:val="24"/>
              </w:rPr>
              <w:t>Karade</w:t>
            </w:r>
            <w:proofErr w:type="spellEnd"/>
            <w:r>
              <w:rPr>
                <w:sz w:val="24"/>
              </w:rPr>
              <w:t xml:space="preserve"> Khurd, Taluka </w:t>
            </w:r>
            <w:proofErr w:type="spellStart"/>
            <w:r>
              <w:rPr>
                <w:sz w:val="24"/>
              </w:rPr>
              <w:t>Panvel</w:t>
            </w:r>
            <w:proofErr w:type="spellEnd"/>
            <w:r>
              <w:rPr>
                <w:sz w:val="24"/>
              </w:rPr>
              <w:t>, District Raigad, Maharashtra - 410 206, India.</w:t>
            </w:r>
          </w:p>
        </w:tc>
      </w:tr>
      <w:tr w:rsidR="005400E9" w14:paraId="4DABABBF" w14:textId="77777777" w:rsidTr="00AF258B">
        <w:trPr>
          <w:trHeight w:val="1209"/>
        </w:trPr>
        <w:tc>
          <w:tcPr>
            <w:tcW w:w="1022" w:type="dxa"/>
          </w:tcPr>
          <w:p w14:paraId="1C4C97FB" w14:textId="77777777" w:rsidR="005400E9" w:rsidRDefault="005400E9">
            <w:pPr>
              <w:pStyle w:val="TableParagraph"/>
              <w:spacing w:before="80"/>
            </w:pPr>
          </w:p>
          <w:p w14:paraId="416F4283" w14:textId="77777777" w:rsidR="005400E9" w:rsidRDefault="005400E9">
            <w:pPr>
              <w:pStyle w:val="TableParagraph"/>
              <w:spacing w:before="1"/>
              <w:ind w:right="372"/>
              <w:jc w:val="right"/>
              <w:rPr>
                <w:b/>
              </w:rPr>
            </w:pPr>
            <w:r>
              <w:rPr>
                <w:b/>
                <w:spacing w:val="-10"/>
              </w:rPr>
              <w:t>3</w:t>
            </w:r>
          </w:p>
        </w:tc>
        <w:tc>
          <w:tcPr>
            <w:tcW w:w="2398" w:type="dxa"/>
            <w:vMerge/>
          </w:tcPr>
          <w:p w14:paraId="64577C9F" w14:textId="77777777" w:rsidR="005400E9" w:rsidRDefault="005400E9">
            <w:pPr>
              <w:rPr>
                <w:sz w:val="2"/>
                <w:szCs w:val="2"/>
              </w:rPr>
            </w:pPr>
          </w:p>
        </w:tc>
        <w:tc>
          <w:tcPr>
            <w:tcW w:w="6032" w:type="dxa"/>
          </w:tcPr>
          <w:p w14:paraId="0B54C239" w14:textId="77777777" w:rsidR="005400E9" w:rsidRDefault="005400E9">
            <w:pPr>
              <w:pStyle w:val="TableParagraph"/>
              <w:spacing w:line="276" w:lineRule="auto"/>
              <w:ind w:left="797" w:right="643" w:hanging="6"/>
              <w:jc w:val="center"/>
              <w:rPr>
                <w:sz w:val="24"/>
              </w:rPr>
            </w:pPr>
            <w:r>
              <w:rPr>
                <w:sz w:val="24"/>
              </w:rPr>
              <w:t>Plot No. 6, Survey # 114/P, Srinagar Village, Maheshwaram</w:t>
            </w:r>
            <w:r>
              <w:rPr>
                <w:spacing w:val="-7"/>
                <w:sz w:val="24"/>
              </w:rPr>
              <w:t xml:space="preserve"> </w:t>
            </w:r>
            <w:r>
              <w:rPr>
                <w:sz w:val="24"/>
              </w:rPr>
              <w:t>Mandal,</w:t>
            </w:r>
            <w:r>
              <w:rPr>
                <w:spacing w:val="-9"/>
                <w:sz w:val="24"/>
              </w:rPr>
              <w:t xml:space="preserve"> </w:t>
            </w:r>
            <w:proofErr w:type="spellStart"/>
            <w:r>
              <w:rPr>
                <w:sz w:val="24"/>
              </w:rPr>
              <w:t>Rangareddy</w:t>
            </w:r>
            <w:proofErr w:type="spellEnd"/>
            <w:r>
              <w:rPr>
                <w:spacing w:val="-7"/>
                <w:sz w:val="24"/>
              </w:rPr>
              <w:t xml:space="preserve"> </w:t>
            </w:r>
            <w:r>
              <w:rPr>
                <w:sz w:val="24"/>
              </w:rPr>
              <w:t>Dist.</w:t>
            </w:r>
            <w:r>
              <w:rPr>
                <w:spacing w:val="-5"/>
                <w:sz w:val="24"/>
              </w:rPr>
              <w:t xml:space="preserve"> </w:t>
            </w:r>
            <w:r>
              <w:rPr>
                <w:sz w:val="24"/>
              </w:rPr>
              <w:t>-</w:t>
            </w:r>
            <w:r>
              <w:rPr>
                <w:spacing w:val="-8"/>
                <w:sz w:val="24"/>
              </w:rPr>
              <w:t xml:space="preserve"> </w:t>
            </w:r>
            <w:r>
              <w:rPr>
                <w:sz w:val="24"/>
              </w:rPr>
              <w:t xml:space="preserve">501 </w:t>
            </w:r>
            <w:proofErr w:type="gramStart"/>
            <w:r>
              <w:rPr>
                <w:sz w:val="24"/>
              </w:rPr>
              <w:t>359,Telangana</w:t>
            </w:r>
            <w:proofErr w:type="gramEnd"/>
            <w:r>
              <w:rPr>
                <w:sz w:val="24"/>
              </w:rPr>
              <w:t>, India.</w:t>
            </w:r>
          </w:p>
        </w:tc>
      </w:tr>
      <w:tr w:rsidR="005400E9" w14:paraId="7311F1F0" w14:textId="77777777" w:rsidTr="00375A12">
        <w:trPr>
          <w:trHeight w:val="933"/>
        </w:trPr>
        <w:tc>
          <w:tcPr>
            <w:tcW w:w="1022" w:type="dxa"/>
          </w:tcPr>
          <w:p w14:paraId="334738D4" w14:textId="49F39BF5" w:rsidR="005400E9" w:rsidRDefault="005400E9" w:rsidP="005400E9">
            <w:pPr>
              <w:pStyle w:val="TableParagraph"/>
              <w:spacing w:before="80"/>
              <w:jc w:val="center"/>
            </w:pPr>
            <w:ins w:id="67" w:author="Hetvi Topiwala" w:date="2026-04-10T11:07:00Z" w16du:dateUtc="2026-04-10T05:37:00Z">
              <w:r>
                <w:rPr>
                  <w:sz w:val="20"/>
                </w:rPr>
                <w:t>4</w:t>
              </w:r>
            </w:ins>
          </w:p>
        </w:tc>
        <w:tc>
          <w:tcPr>
            <w:tcW w:w="2398" w:type="dxa"/>
            <w:vMerge/>
          </w:tcPr>
          <w:p w14:paraId="4E5BE911" w14:textId="77777777" w:rsidR="005400E9" w:rsidRDefault="005400E9" w:rsidP="005400E9">
            <w:pPr>
              <w:rPr>
                <w:sz w:val="2"/>
                <w:szCs w:val="2"/>
              </w:rPr>
            </w:pPr>
          </w:p>
        </w:tc>
        <w:tc>
          <w:tcPr>
            <w:tcW w:w="6032" w:type="dxa"/>
          </w:tcPr>
          <w:p w14:paraId="21B2E35E" w14:textId="77777777" w:rsidR="005400E9" w:rsidRPr="00A939E8" w:rsidRDefault="005400E9" w:rsidP="005400E9">
            <w:pPr>
              <w:pStyle w:val="TableParagraph"/>
              <w:spacing w:before="8"/>
              <w:ind w:left="123" w:right="118"/>
              <w:jc w:val="center"/>
              <w:rPr>
                <w:ins w:id="68" w:author="Hetvi Topiwala" w:date="2026-04-10T11:07:00Z" w16du:dateUtc="2026-04-10T05:37:00Z"/>
                <w:lang w:val="en-IN"/>
              </w:rPr>
            </w:pPr>
            <w:ins w:id="69" w:author="Hetvi Topiwala" w:date="2026-04-10T11:07:00Z" w16du:dateUtc="2026-04-10T05:37:00Z">
              <w:r w:rsidRPr="00A939E8">
                <w:rPr>
                  <w:lang w:val="en-IN"/>
                </w:rPr>
                <w:t xml:space="preserve">Plot Nos. 21, 22, 23, Bommasandra - </w:t>
              </w:r>
              <w:proofErr w:type="spellStart"/>
              <w:r w:rsidRPr="00A939E8">
                <w:rPr>
                  <w:lang w:val="en-IN"/>
                </w:rPr>
                <w:t>Jigani</w:t>
              </w:r>
              <w:proofErr w:type="spellEnd"/>
              <w:r w:rsidRPr="00A939E8">
                <w:rPr>
                  <w:lang w:val="en-IN"/>
                </w:rPr>
                <w:t xml:space="preserve"> Link Road Industrial Area, Taluk </w:t>
              </w:r>
              <w:proofErr w:type="spellStart"/>
              <w:r w:rsidRPr="00A939E8">
                <w:rPr>
                  <w:lang w:val="en-IN"/>
                </w:rPr>
                <w:t>Anekal</w:t>
              </w:r>
              <w:proofErr w:type="spellEnd"/>
              <w:r w:rsidRPr="00A939E8">
                <w:rPr>
                  <w:lang w:val="en-IN"/>
                </w:rPr>
                <w:t>, Bengaluru - 560 105,</w:t>
              </w:r>
            </w:ins>
          </w:p>
          <w:p w14:paraId="37091907" w14:textId="66C94D0F" w:rsidR="005400E9" w:rsidRDefault="005400E9" w:rsidP="005400E9">
            <w:pPr>
              <w:pStyle w:val="TableParagraph"/>
              <w:spacing w:line="276" w:lineRule="auto"/>
              <w:ind w:left="797" w:right="643" w:hanging="6"/>
              <w:jc w:val="center"/>
              <w:rPr>
                <w:sz w:val="24"/>
              </w:rPr>
            </w:pPr>
            <w:ins w:id="70" w:author="Hetvi Topiwala" w:date="2026-04-10T11:07:00Z" w16du:dateUtc="2026-04-10T05:37:00Z">
              <w:r w:rsidRPr="00A939E8">
                <w:rPr>
                  <w:lang w:val="en-IN"/>
                </w:rPr>
                <w:t>Karnataka, India.</w:t>
              </w:r>
            </w:ins>
          </w:p>
        </w:tc>
      </w:tr>
    </w:tbl>
    <w:p w14:paraId="78C16EF9" w14:textId="77777777" w:rsidR="003C51EA" w:rsidRDefault="003C51EA" w:rsidP="00375A12">
      <w:pPr>
        <w:pStyle w:val="TableParagraph"/>
        <w:spacing w:line="276" w:lineRule="auto"/>
        <w:rPr>
          <w:sz w:val="24"/>
        </w:rPr>
        <w:sectPr w:rsidR="003C51EA" w:rsidSect="00C909E8">
          <w:footerReference w:type="default" r:id="rId10"/>
          <w:pgSz w:w="11910" w:h="16840"/>
          <w:pgMar w:top="520" w:right="708" w:bottom="2155" w:left="708" w:header="567" w:footer="732" w:gutter="0"/>
          <w:pgNumType w:start="2"/>
          <w:cols w:space="720"/>
          <w:docGrid w:linePitch="299"/>
        </w:sectPr>
      </w:pPr>
    </w:p>
    <w:p w14:paraId="2D380584" w14:textId="77777777" w:rsidR="003C51EA" w:rsidRDefault="003C51EA">
      <w:pPr>
        <w:pStyle w:val="BodyText"/>
      </w:pPr>
    </w:p>
    <w:p w14:paraId="12ECD13C" w14:textId="77777777" w:rsidR="0032786D" w:rsidRDefault="0032786D" w:rsidP="00F4539E">
      <w:pPr>
        <w:pStyle w:val="Heading1"/>
        <w:tabs>
          <w:tab w:val="left" w:pos="1158"/>
        </w:tabs>
        <w:ind w:left="0" w:firstLine="0"/>
        <w:jc w:val="left"/>
      </w:pPr>
    </w:p>
    <w:p w14:paraId="653F8B6D" w14:textId="4F3DDA4E" w:rsidR="003C51EA" w:rsidRDefault="00000000">
      <w:pPr>
        <w:pStyle w:val="Heading1"/>
        <w:numPr>
          <w:ilvl w:val="0"/>
          <w:numId w:val="2"/>
        </w:numPr>
        <w:tabs>
          <w:tab w:val="left" w:pos="1158"/>
        </w:tabs>
        <w:ind w:left="1158" w:hanging="284"/>
      </w:pPr>
      <w:r>
        <w:t>Policy</w:t>
      </w:r>
      <w:r>
        <w:rPr>
          <w:spacing w:val="-5"/>
        </w:rPr>
        <w:t xml:space="preserve"> </w:t>
      </w:r>
      <w:r>
        <w:rPr>
          <w:spacing w:val="-2"/>
        </w:rPr>
        <w:t>Declaration:</w:t>
      </w:r>
    </w:p>
    <w:p w14:paraId="51D4BAA6" w14:textId="088CA761" w:rsidR="003C51EA" w:rsidRDefault="00000000">
      <w:pPr>
        <w:pStyle w:val="BodyText"/>
        <w:spacing w:before="135" w:line="360" w:lineRule="auto"/>
        <w:ind w:left="874" w:right="726"/>
        <w:jc w:val="both"/>
      </w:pPr>
      <w:r>
        <w:t>We</w:t>
      </w:r>
      <w:r>
        <w:rPr>
          <w:spacing w:val="-13"/>
        </w:rPr>
        <w:t xml:space="preserve"> </w:t>
      </w:r>
      <w:r>
        <w:t>are</w:t>
      </w:r>
      <w:r>
        <w:rPr>
          <w:spacing w:val="-12"/>
        </w:rPr>
        <w:t xml:space="preserve"> </w:t>
      </w:r>
      <w:r>
        <w:t>committed</w:t>
      </w:r>
      <w:r>
        <w:rPr>
          <w:spacing w:val="-13"/>
        </w:rPr>
        <w:t xml:space="preserve"> </w:t>
      </w:r>
      <w:r>
        <w:t>to</w:t>
      </w:r>
      <w:r>
        <w:rPr>
          <w:spacing w:val="-12"/>
        </w:rPr>
        <w:t xml:space="preserve"> </w:t>
      </w:r>
      <w:r>
        <w:t>ensuring</w:t>
      </w:r>
      <w:r>
        <w:rPr>
          <w:spacing w:val="-13"/>
        </w:rPr>
        <w:t xml:space="preserve"> </w:t>
      </w:r>
      <w:r>
        <w:t>fair</w:t>
      </w:r>
      <w:r>
        <w:rPr>
          <w:spacing w:val="-12"/>
        </w:rPr>
        <w:t xml:space="preserve"> </w:t>
      </w:r>
      <w:r>
        <w:t>treatment,</w:t>
      </w:r>
      <w:r>
        <w:rPr>
          <w:spacing w:val="-13"/>
        </w:rPr>
        <w:t xml:space="preserve"> </w:t>
      </w:r>
      <w:r>
        <w:t>safety,</w:t>
      </w:r>
      <w:r>
        <w:rPr>
          <w:spacing w:val="-12"/>
        </w:rPr>
        <w:t xml:space="preserve"> </w:t>
      </w:r>
      <w:r>
        <w:t>and</w:t>
      </w:r>
      <w:r>
        <w:rPr>
          <w:spacing w:val="-12"/>
        </w:rPr>
        <w:t xml:space="preserve"> </w:t>
      </w:r>
      <w:r>
        <w:t>respect</w:t>
      </w:r>
      <w:r>
        <w:rPr>
          <w:spacing w:val="-13"/>
        </w:rPr>
        <w:t xml:space="preserve"> </w:t>
      </w:r>
      <w:r>
        <w:t>for</w:t>
      </w:r>
      <w:r>
        <w:rPr>
          <w:spacing w:val="-12"/>
        </w:rPr>
        <w:t xml:space="preserve"> </w:t>
      </w:r>
      <w:r>
        <w:t>all</w:t>
      </w:r>
      <w:r>
        <w:rPr>
          <w:spacing w:val="-13"/>
        </w:rPr>
        <w:t xml:space="preserve"> </w:t>
      </w:r>
      <w:r>
        <w:t>employees,</w:t>
      </w:r>
      <w:r>
        <w:rPr>
          <w:spacing w:val="-12"/>
        </w:rPr>
        <w:t xml:space="preserve"> </w:t>
      </w:r>
      <w:r>
        <w:t>while</w:t>
      </w:r>
      <w:r>
        <w:rPr>
          <w:spacing w:val="-13"/>
        </w:rPr>
        <w:t xml:space="preserve"> </w:t>
      </w:r>
      <w:r>
        <w:t>preventing labor abuses and promoting diversity and inclusion. Through continuous improvement, teamwork, and training, we enhance labor relations, employee well-being, and health and safety. Compliance with all labor laws and human rights standards is a priority, with</w:t>
      </w:r>
      <w:r w:rsidR="0032786D">
        <w:t xml:space="preserve"> FY</w:t>
      </w:r>
      <w:r>
        <w:t xml:space="preserve"> 2022-23 as our baseline year for tracking progress and driving measurable improvements across our operations.</w:t>
      </w:r>
    </w:p>
    <w:p w14:paraId="69095B47" w14:textId="54C3533D" w:rsidR="003C51EA" w:rsidRDefault="00000000">
      <w:pPr>
        <w:pStyle w:val="Heading1"/>
        <w:numPr>
          <w:ilvl w:val="0"/>
          <w:numId w:val="2"/>
        </w:numPr>
        <w:tabs>
          <w:tab w:val="left" w:pos="1232"/>
        </w:tabs>
        <w:spacing w:before="199"/>
        <w:ind w:left="1232" w:hanging="358"/>
      </w:pPr>
      <w:r>
        <w:rPr>
          <w:spacing w:val="-2"/>
        </w:rPr>
        <w:t>Objectives</w:t>
      </w:r>
      <w:ins w:id="71" w:author="Hetvi Topiwala" w:date="2026-04-10T14:54:00Z" w16du:dateUtc="2026-04-10T09:24:00Z">
        <w:r w:rsidR="00F239C4">
          <w:rPr>
            <w:spacing w:val="-2"/>
          </w:rPr>
          <w:t xml:space="preserve"> and Targets</w:t>
        </w:r>
      </w:ins>
      <w:r>
        <w:rPr>
          <w:spacing w:val="-2"/>
        </w:rPr>
        <w:t>:</w:t>
      </w:r>
    </w:p>
    <w:p w14:paraId="26FF9EFE" w14:textId="464E7131" w:rsidR="003C51EA" w:rsidDel="009558E5" w:rsidRDefault="00000000">
      <w:pPr>
        <w:pStyle w:val="BodyText"/>
        <w:spacing w:before="134"/>
        <w:ind w:left="874"/>
        <w:rPr>
          <w:del w:id="72" w:author="Hetvi Topiwala" w:date="2026-04-10T14:55:00Z" w16du:dateUtc="2026-04-10T09:25:00Z"/>
        </w:rPr>
      </w:pPr>
      <w:del w:id="73" w:author="Hetvi Topiwala" w:date="2026-04-10T14:55:00Z" w16du:dateUtc="2026-04-10T09:25:00Z">
        <w:r w:rsidDel="009558E5">
          <w:delText>The</w:delText>
        </w:r>
        <w:r w:rsidDel="009558E5">
          <w:rPr>
            <w:spacing w:val="-5"/>
          </w:rPr>
          <w:delText xml:space="preserve"> </w:delText>
        </w:r>
        <w:r w:rsidDel="009558E5">
          <w:delText>objective</w:delText>
        </w:r>
        <w:r w:rsidDel="009558E5">
          <w:rPr>
            <w:spacing w:val="-5"/>
          </w:rPr>
          <w:delText xml:space="preserve"> </w:delText>
        </w:r>
        <w:r w:rsidDel="009558E5">
          <w:delText>of</w:delText>
        </w:r>
        <w:r w:rsidDel="009558E5">
          <w:rPr>
            <w:spacing w:val="-4"/>
          </w:rPr>
          <w:delText xml:space="preserve"> </w:delText>
        </w:r>
        <w:r w:rsidDel="009558E5">
          <w:delText>the</w:delText>
        </w:r>
        <w:r w:rsidDel="009558E5">
          <w:rPr>
            <w:spacing w:val="-3"/>
          </w:rPr>
          <w:delText xml:space="preserve"> </w:delText>
        </w:r>
        <w:r w:rsidDel="009558E5">
          <w:delText>policy</w:delText>
        </w:r>
        <w:r w:rsidDel="009558E5">
          <w:rPr>
            <w:spacing w:val="-6"/>
          </w:rPr>
          <w:delText xml:space="preserve"> </w:delText>
        </w:r>
        <w:r w:rsidDel="009558E5">
          <w:delText>is</w:delText>
        </w:r>
        <w:r w:rsidDel="009558E5">
          <w:rPr>
            <w:spacing w:val="-3"/>
          </w:rPr>
          <w:delText xml:space="preserve"> </w:delText>
        </w:r>
        <w:r w:rsidDel="009558E5">
          <w:delText>to</w:delText>
        </w:r>
        <w:r w:rsidDel="009558E5">
          <w:rPr>
            <w:spacing w:val="-3"/>
          </w:rPr>
          <w:delText xml:space="preserve"> </w:delText>
        </w:r>
        <w:r w:rsidDel="009558E5">
          <w:delText>ensure,</w:delText>
        </w:r>
        <w:r w:rsidDel="009558E5">
          <w:rPr>
            <w:spacing w:val="-4"/>
          </w:rPr>
          <w:delText xml:space="preserve"> </w:delText>
        </w:r>
        <w:r w:rsidDel="009558E5">
          <w:delText>as</w:delText>
        </w:r>
        <w:r w:rsidDel="009558E5">
          <w:rPr>
            <w:spacing w:val="-3"/>
          </w:rPr>
          <w:delText xml:space="preserve"> </w:delText>
        </w:r>
        <w:r w:rsidDel="009558E5">
          <w:delText>far</w:delText>
        </w:r>
        <w:r w:rsidDel="009558E5">
          <w:rPr>
            <w:spacing w:val="-5"/>
          </w:rPr>
          <w:delText xml:space="preserve"> </w:delText>
        </w:r>
        <w:r w:rsidDel="009558E5">
          <w:delText>as</w:delText>
        </w:r>
        <w:r w:rsidDel="009558E5">
          <w:rPr>
            <w:spacing w:val="-3"/>
          </w:rPr>
          <w:delText xml:space="preserve"> </w:delText>
        </w:r>
        <w:r w:rsidDel="009558E5">
          <w:delText>reasonably</w:delText>
        </w:r>
        <w:r w:rsidDel="009558E5">
          <w:rPr>
            <w:spacing w:val="-3"/>
          </w:rPr>
          <w:delText xml:space="preserve"> </w:delText>
        </w:r>
        <w:r w:rsidDel="009558E5">
          <w:delText>practicable,</w:delText>
        </w:r>
        <w:r w:rsidDel="009558E5">
          <w:rPr>
            <w:spacing w:val="-2"/>
          </w:rPr>
          <w:delText xml:space="preserve"> </w:delText>
        </w:r>
        <w:r w:rsidDel="009558E5">
          <w:delText>are</w:delText>
        </w:r>
        <w:r w:rsidDel="009558E5">
          <w:rPr>
            <w:spacing w:val="-5"/>
          </w:rPr>
          <w:delText xml:space="preserve"> </w:delText>
        </w:r>
        <w:r w:rsidDel="009558E5">
          <w:delText>as</w:delText>
        </w:r>
        <w:r w:rsidDel="009558E5">
          <w:rPr>
            <w:spacing w:val="-2"/>
          </w:rPr>
          <w:delText xml:space="preserve"> below;</w:delText>
        </w:r>
      </w:del>
    </w:p>
    <w:p w14:paraId="378334D7" w14:textId="6CE80E81" w:rsidR="003C51EA" w:rsidRDefault="00000000" w:rsidP="00375A12">
      <w:pPr>
        <w:pStyle w:val="ListParagraph"/>
        <w:numPr>
          <w:ilvl w:val="0"/>
          <w:numId w:val="7"/>
        </w:numPr>
        <w:tabs>
          <w:tab w:val="left" w:pos="874"/>
          <w:tab w:val="left" w:pos="974"/>
        </w:tabs>
        <w:spacing w:before="136" w:line="355" w:lineRule="auto"/>
        <w:ind w:left="1234" w:right="730"/>
        <w:jc w:val="both"/>
      </w:pPr>
      <w:r w:rsidRPr="00AE31E2">
        <w:rPr>
          <w:b/>
        </w:rPr>
        <w:t>Strengthen</w:t>
      </w:r>
      <w:r w:rsidRPr="00AE31E2">
        <w:rPr>
          <w:b/>
          <w:spacing w:val="40"/>
        </w:rPr>
        <w:t xml:space="preserve"> </w:t>
      </w:r>
      <w:r w:rsidRPr="00AE31E2">
        <w:rPr>
          <w:b/>
        </w:rPr>
        <w:t>emergency</w:t>
      </w:r>
      <w:r w:rsidRPr="00AE31E2">
        <w:rPr>
          <w:b/>
          <w:spacing w:val="40"/>
        </w:rPr>
        <w:t xml:space="preserve"> </w:t>
      </w:r>
      <w:r w:rsidRPr="00AE31E2">
        <w:rPr>
          <w:b/>
        </w:rPr>
        <w:t>preparedness</w:t>
      </w:r>
      <w:r w:rsidRPr="00AE31E2">
        <w:rPr>
          <w:b/>
          <w:spacing w:val="40"/>
        </w:rPr>
        <w:t xml:space="preserve"> </w:t>
      </w:r>
      <w:r>
        <w:t>through</w:t>
      </w:r>
      <w:r w:rsidRPr="00AE31E2">
        <w:rPr>
          <w:spacing w:val="40"/>
        </w:rPr>
        <w:t xml:space="preserve"> </w:t>
      </w:r>
      <w:r>
        <w:t>annual</w:t>
      </w:r>
      <w:r w:rsidRPr="00AE31E2">
        <w:rPr>
          <w:spacing w:val="40"/>
        </w:rPr>
        <w:t xml:space="preserve"> </w:t>
      </w:r>
      <w:r>
        <w:t>on-site</w:t>
      </w:r>
      <w:r w:rsidRPr="00AE31E2">
        <w:rPr>
          <w:spacing w:val="40"/>
        </w:rPr>
        <w:t xml:space="preserve"> </w:t>
      </w:r>
      <w:r>
        <w:t>and</w:t>
      </w:r>
      <w:r w:rsidRPr="00AE31E2">
        <w:rPr>
          <w:spacing w:val="40"/>
        </w:rPr>
        <w:t xml:space="preserve"> </w:t>
      </w:r>
      <w:r>
        <w:t>off-site</w:t>
      </w:r>
      <w:r w:rsidRPr="00AE31E2">
        <w:rPr>
          <w:spacing w:val="40"/>
        </w:rPr>
        <w:t xml:space="preserve"> </w:t>
      </w:r>
      <w:r>
        <w:t>emergency</w:t>
      </w:r>
      <w:r w:rsidRPr="00AE31E2">
        <w:rPr>
          <w:spacing w:val="40"/>
        </w:rPr>
        <w:t xml:space="preserve"> </w:t>
      </w:r>
      <w:r>
        <w:t>drills,</w:t>
      </w:r>
      <w:r w:rsidRPr="00AE31E2">
        <w:rPr>
          <w:spacing w:val="80"/>
        </w:rPr>
        <w:t xml:space="preserve"> </w:t>
      </w:r>
      <w:r>
        <w:t>ensuring employees are trained to respond effectively to unforeseen hazards.</w:t>
      </w:r>
    </w:p>
    <w:p w14:paraId="3F8EE948" w14:textId="4D93EBA4" w:rsidR="003C51EA" w:rsidRDefault="00000000" w:rsidP="00375A12">
      <w:pPr>
        <w:pStyle w:val="ListParagraph"/>
        <w:numPr>
          <w:ilvl w:val="0"/>
          <w:numId w:val="7"/>
        </w:numPr>
        <w:tabs>
          <w:tab w:val="left" w:pos="874"/>
          <w:tab w:val="left" w:pos="974"/>
        </w:tabs>
        <w:spacing w:before="9" w:line="355" w:lineRule="auto"/>
        <w:ind w:left="1234" w:right="725"/>
        <w:jc w:val="both"/>
      </w:pPr>
      <w:r>
        <w:t xml:space="preserve">Increase employee involvement in safety initiatives by </w:t>
      </w:r>
      <w:r w:rsidRPr="00AE31E2">
        <w:rPr>
          <w:b/>
        </w:rPr>
        <w:t xml:space="preserve">forming active safety committees </w:t>
      </w:r>
      <w:r>
        <w:t xml:space="preserve">at each location and </w:t>
      </w:r>
      <w:r w:rsidRPr="00AE31E2">
        <w:rPr>
          <w:b/>
        </w:rPr>
        <w:t xml:space="preserve">encouraging two-way communication </w:t>
      </w:r>
      <w:r>
        <w:t>on health and safety concerns.</w:t>
      </w:r>
    </w:p>
    <w:p w14:paraId="68984C71" w14:textId="3EE8263F" w:rsidR="003C51EA" w:rsidRDefault="00000000" w:rsidP="00375A12">
      <w:pPr>
        <w:pStyle w:val="ListParagraph"/>
        <w:numPr>
          <w:ilvl w:val="0"/>
          <w:numId w:val="7"/>
        </w:numPr>
        <w:tabs>
          <w:tab w:val="left" w:pos="874"/>
          <w:tab w:val="left" w:pos="974"/>
        </w:tabs>
        <w:spacing w:before="11" w:line="355" w:lineRule="auto"/>
        <w:ind w:left="1234" w:right="727"/>
        <w:jc w:val="both"/>
      </w:pPr>
      <w:r w:rsidRPr="00AE31E2">
        <w:rPr>
          <w:b/>
        </w:rPr>
        <w:t>Maintain zero lost time injuries</w:t>
      </w:r>
      <w:r w:rsidRPr="00AE31E2">
        <w:rPr>
          <w:b/>
          <w:spacing w:val="26"/>
        </w:rPr>
        <w:t xml:space="preserve"> </w:t>
      </w:r>
      <w:r>
        <w:t>across all plant</w:t>
      </w:r>
      <w:r w:rsidRPr="00AE31E2">
        <w:rPr>
          <w:spacing w:val="25"/>
        </w:rPr>
        <w:t xml:space="preserve"> </w:t>
      </w:r>
      <w:r>
        <w:t>locations</w:t>
      </w:r>
      <w:r w:rsidRPr="00AE31E2">
        <w:rPr>
          <w:spacing w:val="25"/>
        </w:rPr>
        <w:t xml:space="preserve"> </w:t>
      </w:r>
      <w:r>
        <w:t xml:space="preserve">by </w:t>
      </w:r>
      <w:r w:rsidR="00917ED0">
        <w:t xml:space="preserve">FY </w:t>
      </w:r>
      <w:r>
        <w:t>2029-30, through proactive safety</w:t>
      </w:r>
      <w:r w:rsidRPr="00AE31E2">
        <w:rPr>
          <w:spacing w:val="40"/>
        </w:rPr>
        <w:t xml:space="preserve"> </w:t>
      </w:r>
      <w:r>
        <w:t>measures and continuous monitoring</w:t>
      </w:r>
      <w:r w:rsidR="00AF3DB6">
        <w:t>.</w:t>
      </w:r>
    </w:p>
    <w:p w14:paraId="35B96A5C" w14:textId="07A8ABF7" w:rsidR="003C51EA" w:rsidRPr="00AE31E2" w:rsidDel="00AF3DB6" w:rsidRDefault="00000000" w:rsidP="00375A12">
      <w:pPr>
        <w:pStyle w:val="ListParagraph"/>
        <w:numPr>
          <w:ilvl w:val="0"/>
          <w:numId w:val="7"/>
        </w:numPr>
        <w:tabs>
          <w:tab w:val="left" w:pos="874"/>
          <w:tab w:val="left" w:pos="974"/>
        </w:tabs>
        <w:spacing w:before="11" w:line="352" w:lineRule="auto"/>
        <w:ind w:left="1234" w:right="730"/>
        <w:jc w:val="both"/>
        <w:rPr>
          <w:del w:id="74" w:author="Hetvi Topiwala" w:date="2026-04-15T10:09:00Z" w16du:dateUtc="2026-04-15T04:39:00Z"/>
          <w:b/>
        </w:rPr>
      </w:pPr>
      <w:r>
        <w:t>Maintain</w:t>
      </w:r>
      <w:r w:rsidRPr="00AE31E2">
        <w:rPr>
          <w:spacing w:val="35"/>
        </w:rPr>
        <w:t xml:space="preserve"> </w:t>
      </w:r>
      <w:r>
        <w:t>the</w:t>
      </w:r>
      <w:r w:rsidRPr="00AE31E2">
        <w:rPr>
          <w:spacing w:val="36"/>
        </w:rPr>
        <w:t xml:space="preserve"> </w:t>
      </w:r>
      <w:r>
        <w:t>practice</w:t>
      </w:r>
      <w:r w:rsidRPr="00AE31E2">
        <w:rPr>
          <w:spacing w:val="36"/>
        </w:rPr>
        <w:t xml:space="preserve"> </w:t>
      </w:r>
      <w:r>
        <w:t>of</w:t>
      </w:r>
      <w:r w:rsidRPr="00AE31E2">
        <w:rPr>
          <w:spacing w:val="33"/>
        </w:rPr>
        <w:t xml:space="preserve"> </w:t>
      </w:r>
      <w:r w:rsidR="009558E5">
        <w:t>e</w:t>
      </w:r>
      <w:r>
        <w:t>quipping</w:t>
      </w:r>
      <w:r w:rsidRPr="00AE31E2">
        <w:rPr>
          <w:spacing w:val="38"/>
        </w:rPr>
        <w:t xml:space="preserve"> </w:t>
      </w:r>
      <w:r w:rsidRPr="00AE31E2">
        <w:rPr>
          <w:b/>
        </w:rPr>
        <w:t>100%</w:t>
      </w:r>
      <w:r w:rsidRPr="00AE31E2">
        <w:rPr>
          <w:b/>
          <w:spacing w:val="35"/>
        </w:rPr>
        <w:t xml:space="preserve"> </w:t>
      </w:r>
      <w:r w:rsidRPr="00AE31E2">
        <w:rPr>
          <w:b/>
        </w:rPr>
        <w:t>of</w:t>
      </w:r>
      <w:r w:rsidRPr="00AE31E2">
        <w:rPr>
          <w:b/>
          <w:spacing w:val="35"/>
        </w:rPr>
        <w:t xml:space="preserve"> </w:t>
      </w:r>
      <w:r w:rsidRPr="00AE31E2">
        <w:rPr>
          <w:b/>
        </w:rPr>
        <w:t>employees</w:t>
      </w:r>
      <w:r w:rsidRPr="00AE31E2">
        <w:rPr>
          <w:b/>
          <w:spacing w:val="36"/>
        </w:rPr>
        <w:t xml:space="preserve"> </w:t>
      </w:r>
      <w:r w:rsidRPr="00AE31E2">
        <w:rPr>
          <w:b/>
        </w:rPr>
        <w:t>with</w:t>
      </w:r>
      <w:r w:rsidRPr="00AE31E2">
        <w:rPr>
          <w:b/>
          <w:spacing w:val="35"/>
        </w:rPr>
        <w:t xml:space="preserve"> </w:t>
      </w:r>
      <w:r w:rsidRPr="00AE31E2">
        <w:rPr>
          <w:b/>
        </w:rPr>
        <w:t>all</w:t>
      </w:r>
      <w:r w:rsidRPr="00AE31E2">
        <w:rPr>
          <w:b/>
          <w:spacing w:val="34"/>
        </w:rPr>
        <w:t xml:space="preserve"> </w:t>
      </w:r>
      <w:r w:rsidRPr="00AE31E2">
        <w:rPr>
          <w:b/>
        </w:rPr>
        <w:t>required</w:t>
      </w:r>
      <w:r w:rsidRPr="00AE31E2">
        <w:rPr>
          <w:b/>
          <w:spacing w:val="35"/>
        </w:rPr>
        <w:t xml:space="preserve"> </w:t>
      </w:r>
      <w:r w:rsidRPr="00AE31E2">
        <w:rPr>
          <w:b/>
        </w:rPr>
        <w:t>personal</w:t>
      </w:r>
      <w:r w:rsidRPr="00AE31E2">
        <w:rPr>
          <w:b/>
          <w:spacing w:val="36"/>
        </w:rPr>
        <w:t xml:space="preserve"> </w:t>
      </w:r>
      <w:r w:rsidRPr="00AE31E2">
        <w:rPr>
          <w:b/>
        </w:rPr>
        <w:t xml:space="preserve">protective equipment (PPE) </w:t>
      </w:r>
      <w:r>
        <w:t xml:space="preserve">that meets safety standards by </w:t>
      </w:r>
      <w:r w:rsidR="00917ED0">
        <w:t xml:space="preserve">FY </w:t>
      </w:r>
      <w:r>
        <w:t>2029-30</w:t>
      </w:r>
      <w:r w:rsidRPr="00AE31E2">
        <w:rPr>
          <w:b/>
        </w:rPr>
        <w:t>.</w:t>
      </w:r>
    </w:p>
    <w:p w14:paraId="7B3DC975" w14:textId="5EDE9DAB" w:rsidR="00AF3DB6" w:rsidRDefault="00AF3DB6" w:rsidP="00AF3DB6">
      <w:pPr>
        <w:pStyle w:val="ListParagraph"/>
        <w:numPr>
          <w:ilvl w:val="0"/>
          <w:numId w:val="7"/>
        </w:numPr>
        <w:tabs>
          <w:tab w:val="left" w:pos="874"/>
          <w:tab w:val="left" w:pos="974"/>
        </w:tabs>
        <w:spacing w:before="11" w:line="352" w:lineRule="auto"/>
        <w:ind w:left="1234" w:right="730"/>
        <w:jc w:val="both"/>
        <w:rPr>
          <w:ins w:id="75" w:author="Hetvi Topiwala" w:date="2026-04-15T10:13:00Z" w16du:dateUtc="2026-04-15T04:43:00Z"/>
        </w:rPr>
      </w:pPr>
      <w:ins w:id="76" w:author="Hetvi Topiwala" w:date="2026-04-15T10:13:00Z">
        <w:r w:rsidRPr="00AF3DB6">
          <w:t>Aim to increase the coverage of annual health check-ups to 100% of eligible employees</w:t>
        </w:r>
      </w:ins>
      <w:ins w:id="77" w:author="Hetvi Topiwala" w:date="2026-04-15T10:13:00Z" w16du:dateUtc="2026-04-15T04:43:00Z">
        <w:r>
          <w:t xml:space="preserve"> by FY 2029-30</w:t>
        </w:r>
      </w:ins>
      <w:ins w:id="78" w:author="Hetvi Topiwala" w:date="2026-04-15T10:09:00Z">
        <w:r w:rsidRPr="00AF3DB6">
          <w:t>.</w:t>
        </w:r>
      </w:ins>
    </w:p>
    <w:p w14:paraId="24ACA7ED" w14:textId="16C6F54A" w:rsidR="00AF3DB6" w:rsidRDefault="00D830DE" w:rsidP="00AF3DB6">
      <w:pPr>
        <w:pStyle w:val="ListParagraph"/>
        <w:numPr>
          <w:ilvl w:val="0"/>
          <w:numId w:val="7"/>
        </w:numPr>
        <w:tabs>
          <w:tab w:val="left" w:pos="874"/>
          <w:tab w:val="left" w:pos="974"/>
        </w:tabs>
        <w:spacing w:before="11" w:line="352" w:lineRule="auto"/>
        <w:ind w:left="1234" w:right="730"/>
        <w:jc w:val="both"/>
        <w:rPr>
          <w:ins w:id="79" w:author="Hetvi Topiwala" w:date="2026-04-15T10:18:00Z" w16du:dateUtc="2026-04-15T04:48:00Z"/>
        </w:rPr>
      </w:pPr>
      <w:ins w:id="80" w:author="Hetvi Topiwala" w:date="2026-04-15T10:18:00Z" w16du:dateUtc="2026-04-15T04:48:00Z">
        <w:r>
          <w:t>Ensure</w:t>
        </w:r>
      </w:ins>
      <w:ins w:id="81" w:author="Hetvi Topiwala" w:date="2026-04-15T10:17:00Z">
        <w:r w:rsidR="00AF3DB6" w:rsidRPr="00AF3DB6">
          <w:t xml:space="preserve"> </w:t>
        </w:r>
        <w:r w:rsidR="00AF3DB6" w:rsidRPr="00AF3DB6">
          <w:rPr>
            <w:b/>
            <w:bCs/>
          </w:rPr>
          <w:t xml:space="preserve">100% investigation of all incidents and near-miss events </w:t>
        </w:r>
      </w:ins>
      <w:ins w:id="82" w:author="Hetvi Topiwala" w:date="2026-04-15T10:18:00Z" w16du:dateUtc="2026-04-15T04:48:00Z">
        <w:r>
          <w:rPr>
            <w:b/>
            <w:bCs/>
          </w:rPr>
          <w:t xml:space="preserve">is conducted </w:t>
        </w:r>
      </w:ins>
      <w:ins w:id="83" w:author="Hetvi Topiwala" w:date="2026-04-15T10:17:00Z">
        <w:r w:rsidR="00AF3DB6" w:rsidRPr="00AF3DB6">
          <w:rPr>
            <w:b/>
            <w:bCs/>
          </w:rPr>
          <w:t>within 7 working days of reporting</w:t>
        </w:r>
        <w:r w:rsidR="00AF3DB6" w:rsidRPr="00AF3DB6">
          <w:t>.</w:t>
        </w:r>
      </w:ins>
    </w:p>
    <w:p w14:paraId="59AAA6E1" w14:textId="03EE86AE" w:rsidR="00D830DE" w:rsidRPr="0032692F" w:rsidRDefault="00D830DE" w:rsidP="00AF3DB6">
      <w:pPr>
        <w:pStyle w:val="ListParagraph"/>
        <w:numPr>
          <w:ilvl w:val="0"/>
          <w:numId w:val="7"/>
        </w:numPr>
        <w:tabs>
          <w:tab w:val="left" w:pos="874"/>
          <w:tab w:val="left" w:pos="974"/>
        </w:tabs>
        <w:spacing w:before="11" w:line="352" w:lineRule="auto"/>
        <w:ind w:left="1234" w:right="730"/>
        <w:jc w:val="both"/>
      </w:pPr>
      <w:ins w:id="84" w:author="Hetvi Topiwala" w:date="2026-04-15T10:20:00Z">
        <w:r w:rsidRPr="00D830DE">
          <w:t xml:space="preserve">Ensure the </w:t>
        </w:r>
        <w:r w:rsidRPr="00D830DE">
          <w:rPr>
            <w:b/>
            <w:bCs/>
          </w:rPr>
          <w:t>Employee Assistance Program (EAP) remains fully operational and accessible to 100% of employees, with one annual awareness initiative conducted</w:t>
        </w:r>
      </w:ins>
      <w:ins w:id="85" w:author="Hetvi Topiwala" w:date="2026-04-15T10:21:00Z" w16du:dateUtc="2026-04-15T04:51:00Z">
        <w:r>
          <w:rPr>
            <w:b/>
            <w:bCs/>
          </w:rPr>
          <w:t xml:space="preserve"> till FY </w:t>
        </w:r>
      </w:ins>
      <w:ins w:id="86" w:author="Hetvi Topiwala" w:date="2026-04-15T10:22:00Z" w16du:dateUtc="2026-04-15T04:52:00Z">
        <w:r>
          <w:rPr>
            <w:b/>
            <w:bCs/>
          </w:rPr>
          <w:t>2029-30</w:t>
        </w:r>
      </w:ins>
      <w:r w:rsidR="0032692F">
        <w:rPr>
          <w:b/>
          <w:bCs/>
        </w:rPr>
        <w:t>.</w:t>
      </w:r>
    </w:p>
    <w:p w14:paraId="24313310" w14:textId="5A97CBEE" w:rsidR="0032692F" w:rsidRPr="00AF3DB6" w:rsidRDefault="0032692F" w:rsidP="0032692F">
      <w:pPr>
        <w:pStyle w:val="ListParagraph"/>
        <w:numPr>
          <w:ilvl w:val="0"/>
          <w:numId w:val="7"/>
        </w:numPr>
        <w:tabs>
          <w:tab w:val="left" w:pos="874"/>
          <w:tab w:val="left" w:pos="974"/>
        </w:tabs>
        <w:spacing w:line="355" w:lineRule="auto"/>
        <w:ind w:left="1234" w:right="726"/>
        <w:jc w:val="both"/>
        <w:rPr>
          <w:ins w:id="87" w:author="Hetvi Topiwala" w:date="2026-04-15T10:09:00Z" w16du:dateUtc="2026-04-15T04:39:00Z"/>
          <w:rPrChange w:id="88" w:author="Hetvi Topiwala" w:date="2026-04-15T10:09:00Z" w16du:dateUtc="2026-04-15T04:39:00Z">
            <w:rPr>
              <w:ins w:id="89" w:author="Hetvi Topiwala" w:date="2026-04-15T10:09:00Z" w16du:dateUtc="2026-04-15T04:39:00Z"/>
              <w:b/>
            </w:rPr>
          </w:rPrChange>
        </w:rPr>
      </w:pPr>
      <w:r>
        <w:t xml:space="preserve">To regularly </w:t>
      </w:r>
      <w:r w:rsidRPr="00AE31E2">
        <w:rPr>
          <w:b/>
        </w:rPr>
        <w:t>assess and upgrade workplace ergonomics</w:t>
      </w:r>
      <w:r>
        <w:t>, providing employees with comfortable and safe workstations, including ergonomic chairs, desks, and equipment to reduce physical strain.</w:t>
      </w:r>
    </w:p>
    <w:p w14:paraId="25322710" w14:textId="5C4FF1F3" w:rsidR="003C51EA" w:rsidRPr="00EC74C7" w:rsidRDefault="00000000" w:rsidP="00AF3DB6">
      <w:pPr>
        <w:pStyle w:val="ListParagraph"/>
        <w:numPr>
          <w:ilvl w:val="0"/>
          <w:numId w:val="7"/>
        </w:numPr>
        <w:tabs>
          <w:tab w:val="left" w:pos="874"/>
          <w:tab w:val="left" w:pos="974"/>
        </w:tabs>
        <w:spacing w:before="11" w:line="352" w:lineRule="auto"/>
        <w:ind w:left="1234" w:right="730"/>
        <w:jc w:val="both"/>
        <w:rPr>
          <w:ins w:id="90" w:author="Hetvi Topiwala" w:date="2026-04-15T11:07:00Z" w16du:dateUtc="2026-04-15T05:37:00Z"/>
          <w:rPrChange w:id="91" w:author="Hetvi Topiwala" w:date="2026-04-15T11:07:00Z" w16du:dateUtc="2026-04-15T05:37:00Z">
            <w:rPr>
              <w:ins w:id="92" w:author="Hetvi Topiwala" w:date="2026-04-15T11:07:00Z" w16du:dateUtc="2026-04-15T05:37:00Z"/>
              <w:spacing w:val="-5"/>
            </w:rPr>
          </w:rPrChange>
        </w:rPr>
      </w:pPr>
      <w:del w:id="93" w:author="Hetvi Topiwala" w:date="2026-04-10T15:00:00Z" w16du:dateUtc="2026-04-10T09:30:00Z">
        <w:r w:rsidRPr="00AE31E2" w:rsidDel="00E12EE3">
          <w:rPr>
            <w:b/>
          </w:rPr>
          <w:delText>Reduce</w:delText>
        </w:r>
        <w:r w:rsidRPr="00AE31E2" w:rsidDel="00E12EE3">
          <w:rPr>
            <w:b/>
            <w:spacing w:val="-7"/>
          </w:rPr>
          <w:delText xml:space="preserve"> </w:delText>
        </w:r>
        <w:r w:rsidRPr="00AE31E2" w:rsidDel="00E12EE3">
          <w:rPr>
            <w:b/>
          </w:rPr>
          <w:delText>the</w:delText>
        </w:r>
        <w:r w:rsidRPr="00AE31E2" w:rsidDel="00E12EE3">
          <w:rPr>
            <w:b/>
            <w:spacing w:val="-6"/>
          </w:rPr>
          <w:delText xml:space="preserve"> </w:delText>
        </w:r>
        <w:r w:rsidRPr="00AE31E2" w:rsidDel="00E12EE3">
          <w:rPr>
            <w:b/>
          </w:rPr>
          <w:delText>required</w:delText>
        </w:r>
        <w:r w:rsidRPr="00AE31E2" w:rsidDel="00E12EE3">
          <w:rPr>
            <w:b/>
            <w:spacing w:val="-4"/>
          </w:rPr>
          <w:delText xml:space="preserve"> </w:delText>
        </w:r>
        <w:r w:rsidRPr="00AE31E2" w:rsidDel="00E12EE3">
          <w:rPr>
            <w:b/>
          </w:rPr>
          <w:delText>overtime</w:delText>
        </w:r>
        <w:r w:rsidRPr="00AE31E2" w:rsidDel="00E12EE3">
          <w:rPr>
            <w:b/>
            <w:spacing w:val="-3"/>
          </w:rPr>
          <w:delText xml:space="preserve"> </w:delText>
        </w:r>
        <w:r w:rsidRPr="00AE31E2" w:rsidDel="00E12EE3">
          <w:rPr>
            <w:b/>
          </w:rPr>
          <w:delText>hours</w:delText>
        </w:r>
        <w:r w:rsidRPr="00AE31E2" w:rsidDel="00E12EE3">
          <w:rPr>
            <w:b/>
            <w:spacing w:val="-3"/>
          </w:rPr>
          <w:delText xml:space="preserve"> </w:delText>
        </w:r>
        <w:r w:rsidDel="00E12EE3">
          <w:delText>to</w:delText>
        </w:r>
        <w:r w:rsidRPr="00AE31E2" w:rsidDel="00E12EE3">
          <w:rPr>
            <w:spacing w:val="-2"/>
          </w:rPr>
          <w:delText xml:space="preserve"> </w:delText>
        </w:r>
        <w:r w:rsidDel="00E12EE3">
          <w:delText>below</w:delText>
        </w:r>
        <w:r w:rsidRPr="00AE31E2" w:rsidDel="00E12EE3">
          <w:rPr>
            <w:spacing w:val="-5"/>
          </w:rPr>
          <w:delText xml:space="preserve"> </w:delText>
        </w:r>
        <w:r w:rsidDel="00E12EE3">
          <w:delText>10%</w:delText>
        </w:r>
        <w:r w:rsidRPr="00AE31E2" w:rsidDel="00E12EE3">
          <w:rPr>
            <w:spacing w:val="-6"/>
          </w:rPr>
          <w:delText xml:space="preserve"> </w:delText>
        </w:r>
        <w:r w:rsidDel="00E12EE3">
          <w:delText>of</w:delText>
        </w:r>
        <w:r w:rsidRPr="00AE31E2" w:rsidDel="00E12EE3">
          <w:rPr>
            <w:spacing w:val="-3"/>
          </w:rPr>
          <w:delText xml:space="preserve"> </w:delText>
        </w:r>
        <w:r w:rsidDel="00E12EE3">
          <w:delText>total</w:delText>
        </w:r>
        <w:r w:rsidRPr="00AE31E2" w:rsidDel="00E12EE3">
          <w:rPr>
            <w:spacing w:val="-3"/>
          </w:rPr>
          <w:delText xml:space="preserve"> </w:delText>
        </w:r>
        <w:r w:rsidDel="00E12EE3">
          <w:delText>working</w:delText>
        </w:r>
        <w:r w:rsidRPr="00AE31E2" w:rsidDel="00E12EE3">
          <w:rPr>
            <w:spacing w:val="-4"/>
          </w:rPr>
          <w:delText xml:space="preserve"> </w:delText>
        </w:r>
        <w:r w:rsidDel="00E12EE3">
          <w:delText>hours</w:delText>
        </w:r>
        <w:r w:rsidRPr="00AE31E2" w:rsidDel="00E12EE3">
          <w:rPr>
            <w:spacing w:val="-3"/>
          </w:rPr>
          <w:delText xml:space="preserve"> </w:delText>
        </w:r>
        <w:r w:rsidDel="00E12EE3">
          <w:delText>by</w:delText>
        </w:r>
        <w:r w:rsidRPr="00AE31E2" w:rsidDel="00E12EE3">
          <w:rPr>
            <w:spacing w:val="-5"/>
          </w:rPr>
          <w:delText xml:space="preserve"> </w:delText>
        </w:r>
        <w:r w:rsidR="00917ED0" w:rsidDel="00E12EE3">
          <w:delText xml:space="preserve">FY </w:delText>
        </w:r>
        <w:r w:rsidDel="00E12EE3">
          <w:delText>2029-</w:delText>
        </w:r>
        <w:r w:rsidRPr="00AE31E2" w:rsidDel="00E12EE3">
          <w:rPr>
            <w:spacing w:val="-5"/>
          </w:rPr>
          <w:delText>30.</w:delText>
        </w:r>
      </w:del>
      <w:ins w:id="94" w:author="Hetvi Topiwala" w:date="2026-04-10T15:00:00Z" w16du:dateUtc="2026-04-10T09:30:00Z">
        <w:r w:rsidR="00E12EE3">
          <w:rPr>
            <w:spacing w:val="-5"/>
          </w:rPr>
          <w:t xml:space="preserve"> </w:t>
        </w:r>
      </w:ins>
      <w:ins w:id="95" w:author="Hetvi Topiwala" w:date="2026-04-15T11:08:00Z">
        <w:r w:rsidR="00EC74C7" w:rsidRPr="00EC74C7">
          <w:rPr>
            <w:spacing w:val="-5"/>
          </w:rPr>
          <w:t xml:space="preserve">Maintain weekly working hours within legal limits and ensure overtime does not exceed </w:t>
        </w:r>
        <w:r w:rsidR="00EC74C7" w:rsidRPr="00EC74C7">
          <w:rPr>
            <w:b/>
            <w:bCs/>
            <w:spacing w:val="-5"/>
          </w:rPr>
          <w:t>10% of total working hours per month by FY 2029–30</w:t>
        </w:r>
        <w:r w:rsidR="00EC74C7" w:rsidRPr="00EC74C7">
          <w:rPr>
            <w:spacing w:val="-5"/>
          </w:rPr>
          <w:t>.</w:t>
        </w:r>
      </w:ins>
    </w:p>
    <w:p w14:paraId="679EBC51" w14:textId="719A48F7" w:rsidR="00EC74C7" w:rsidRPr="00EC74C7" w:rsidRDefault="00EC74C7" w:rsidP="00AF3DB6">
      <w:pPr>
        <w:pStyle w:val="ListParagraph"/>
        <w:numPr>
          <w:ilvl w:val="0"/>
          <w:numId w:val="7"/>
        </w:numPr>
        <w:tabs>
          <w:tab w:val="left" w:pos="874"/>
          <w:tab w:val="left" w:pos="974"/>
        </w:tabs>
        <w:spacing w:before="11" w:line="352" w:lineRule="auto"/>
        <w:ind w:left="1234" w:right="730"/>
        <w:jc w:val="both"/>
        <w:rPr>
          <w:ins w:id="96" w:author="Hetvi Topiwala" w:date="2026-04-15T11:15:00Z" w16du:dateUtc="2026-04-15T05:45:00Z"/>
          <w:rPrChange w:id="97" w:author="Hetvi Topiwala" w:date="2026-04-15T11:15:00Z" w16du:dateUtc="2026-04-15T05:45:00Z">
            <w:rPr>
              <w:ins w:id="98" w:author="Hetvi Topiwala" w:date="2026-04-15T11:15:00Z" w16du:dateUtc="2026-04-15T05:45:00Z"/>
              <w:b/>
              <w:bCs/>
            </w:rPr>
          </w:rPrChange>
        </w:rPr>
      </w:pPr>
      <w:ins w:id="99" w:author="Hetvi Topiwala" w:date="2026-04-15T11:11:00Z" w16du:dateUtc="2026-04-15T05:41:00Z">
        <w:r w:rsidRPr="00EC74C7">
          <w:t>Conduct one employee satisfaction survey annually in line with the Gallup Q12 Employee Engagement framework and achieve a minimum satisfaction score of 80% by FY 2029–30.</w:t>
        </w:r>
      </w:ins>
    </w:p>
    <w:p w14:paraId="3C0D8831" w14:textId="66315C5A" w:rsidR="00EC74C7" w:rsidRPr="001A11FE" w:rsidRDefault="001A11FE" w:rsidP="00AF3DB6">
      <w:pPr>
        <w:pStyle w:val="ListParagraph"/>
        <w:numPr>
          <w:ilvl w:val="0"/>
          <w:numId w:val="7"/>
        </w:numPr>
        <w:tabs>
          <w:tab w:val="left" w:pos="874"/>
          <w:tab w:val="left" w:pos="974"/>
        </w:tabs>
        <w:spacing w:before="11" w:line="352" w:lineRule="auto"/>
        <w:ind w:left="1234" w:right="730"/>
        <w:jc w:val="both"/>
        <w:rPr>
          <w:ins w:id="100" w:author="Hetvi Topiwala" w:date="2026-04-15T11:20:00Z" w16du:dateUtc="2026-04-15T05:50:00Z"/>
          <w:rPrChange w:id="101" w:author="Hetvi Topiwala" w:date="2026-04-15T11:20:00Z" w16du:dateUtc="2026-04-15T05:50:00Z">
            <w:rPr>
              <w:ins w:id="102" w:author="Hetvi Topiwala" w:date="2026-04-15T11:20:00Z" w16du:dateUtc="2026-04-15T05:50:00Z"/>
              <w:b/>
              <w:bCs/>
            </w:rPr>
          </w:rPrChange>
        </w:rPr>
      </w:pPr>
      <w:ins w:id="103" w:author="Hetvi Topiwala" w:date="2026-04-15T11:17:00Z">
        <w:r w:rsidRPr="001A11FE">
          <w:t xml:space="preserve">Ensure </w:t>
        </w:r>
        <w:r w:rsidRPr="001A11FE">
          <w:rPr>
            <w:b/>
            <w:bCs/>
          </w:rPr>
          <w:t xml:space="preserve">100% employees receive </w:t>
        </w:r>
      </w:ins>
      <w:ins w:id="104" w:author="Hetvi Topiwala" w:date="2026-04-15T11:17:00Z" w16du:dateUtc="2026-04-15T05:47:00Z">
        <w:r>
          <w:rPr>
            <w:b/>
            <w:bCs/>
          </w:rPr>
          <w:t xml:space="preserve">adequate wages </w:t>
        </w:r>
      </w:ins>
      <w:ins w:id="105" w:author="Hetvi Topiwala" w:date="2026-04-15T11:17:00Z">
        <w:r w:rsidRPr="001A11FE">
          <w:rPr>
            <w:b/>
            <w:bCs/>
          </w:rPr>
          <w:t>in compliance with applicable wage laws and industry standards, supported by periodic reviews</w:t>
        </w:r>
      </w:ins>
      <w:ins w:id="106" w:author="Hetvi Topiwala" w:date="2026-04-15T11:18:00Z" w16du:dateUtc="2026-04-15T05:48:00Z">
        <w:r>
          <w:rPr>
            <w:b/>
            <w:bCs/>
          </w:rPr>
          <w:t xml:space="preserve"> and </w:t>
        </w:r>
      </w:ins>
      <w:ins w:id="107" w:author="Hetvi Topiwala" w:date="2026-04-15T11:18:00Z">
        <w:r w:rsidRPr="001A11FE">
          <w:rPr>
            <w:b/>
            <w:bCs/>
          </w:rPr>
          <w:t>an annual wage monitoring report</w:t>
        </w:r>
      </w:ins>
      <w:ins w:id="108" w:author="Hetvi Topiwala" w:date="2026-04-15T11:18:00Z" w16du:dateUtc="2026-04-15T05:48:00Z">
        <w:r>
          <w:rPr>
            <w:b/>
            <w:bCs/>
          </w:rPr>
          <w:t>.</w:t>
        </w:r>
      </w:ins>
    </w:p>
    <w:p w14:paraId="07333124" w14:textId="595B9D1F" w:rsidR="001A11FE" w:rsidRDefault="001A11FE">
      <w:pPr>
        <w:pStyle w:val="ListParagraph"/>
        <w:numPr>
          <w:ilvl w:val="0"/>
          <w:numId w:val="7"/>
        </w:numPr>
        <w:tabs>
          <w:tab w:val="left" w:pos="874"/>
          <w:tab w:val="left" w:pos="974"/>
        </w:tabs>
        <w:spacing w:before="11" w:line="352" w:lineRule="auto"/>
        <w:ind w:left="1234" w:right="730"/>
        <w:jc w:val="both"/>
        <w:pPrChange w:id="109" w:author="Hetvi Topiwala" w:date="2026-04-15T10:09:00Z" w16du:dateUtc="2026-04-15T04:39:00Z">
          <w:pPr>
            <w:pStyle w:val="ListParagraph"/>
            <w:numPr>
              <w:numId w:val="7"/>
            </w:numPr>
            <w:tabs>
              <w:tab w:val="left" w:pos="974"/>
            </w:tabs>
            <w:spacing w:before="15"/>
            <w:ind w:left="1234"/>
            <w:jc w:val="both"/>
          </w:pPr>
        </w:pPrChange>
      </w:pPr>
      <w:ins w:id="110" w:author="Hetvi Topiwala" w:date="2026-04-15T11:20:00Z">
        <w:r w:rsidRPr="001A11FE">
          <w:lastRenderedPageBreak/>
          <w:t xml:space="preserve">Promote employee well-being and work–life balance through </w:t>
        </w:r>
        <w:r w:rsidRPr="001A11FE">
          <w:rPr>
            <w:b/>
            <w:bCs/>
          </w:rPr>
          <w:t>family-friendly programs and enhanced employee benefits</w:t>
        </w:r>
        <w:r w:rsidRPr="001A11FE">
          <w:t>.</w:t>
        </w:r>
      </w:ins>
    </w:p>
    <w:p w14:paraId="5570B77B" w14:textId="5D74FA0F" w:rsidR="00C57EE8" w:rsidRDefault="00C57EE8" w:rsidP="00C57EE8">
      <w:pPr>
        <w:pStyle w:val="ListParagraph"/>
        <w:numPr>
          <w:ilvl w:val="0"/>
          <w:numId w:val="7"/>
        </w:numPr>
        <w:tabs>
          <w:tab w:val="left" w:pos="874"/>
          <w:tab w:val="left" w:pos="974"/>
        </w:tabs>
        <w:spacing w:before="133" w:line="355" w:lineRule="auto"/>
        <w:ind w:left="1234" w:right="726"/>
        <w:jc w:val="both"/>
      </w:pPr>
      <w:ins w:id="111" w:author="Hetvi Topiwala" w:date="2026-04-15T11:28:00Z" w16du:dateUtc="2026-04-15T05:58:00Z">
        <w:r w:rsidRPr="001A11FE">
          <w:t xml:space="preserve">Encourage </w:t>
        </w:r>
        <w:r w:rsidRPr="001A11FE">
          <w:rPr>
            <w:b/>
            <w:bCs/>
          </w:rPr>
          <w:t>employee participation in workplace decision-making processes</w:t>
        </w:r>
        <w:r w:rsidRPr="001A11FE">
          <w:t xml:space="preserve"> related to working conditions and employee welfare.</w:t>
        </w:r>
      </w:ins>
    </w:p>
    <w:p w14:paraId="024D32DC" w14:textId="2F9B1F76" w:rsidR="003C51EA" w:rsidRDefault="00E12EE3" w:rsidP="00375A12">
      <w:pPr>
        <w:pStyle w:val="ListParagraph"/>
        <w:numPr>
          <w:ilvl w:val="0"/>
          <w:numId w:val="7"/>
        </w:numPr>
        <w:tabs>
          <w:tab w:val="left" w:pos="974"/>
        </w:tabs>
        <w:spacing w:before="11"/>
        <w:ind w:left="1234"/>
        <w:jc w:val="both"/>
      </w:pPr>
      <w:ins w:id="112" w:author="Hetvi Topiwala" w:date="2026-04-10T15:04:00Z" w16du:dateUtc="2026-04-10T09:34:00Z">
        <w:r>
          <w:t xml:space="preserve">Maintain 100% </w:t>
        </w:r>
      </w:ins>
      <w:del w:id="113" w:author="Hetvi Topiwala" w:date="2026-04-10T15:04:00Z" w16du:dateUtc="2026-04-10T09:34:00Z">
        <w:r w:rsidDel="00E12EE3">
          <w:delText>Achieve</w:delText>
        </w:r>
        <w:r w:rsidRPr="00AE31E2" w:rsidDel="00E12EE3">
          <w:rPr>
            <w:spacing w:val="-7"/>
          </w:rPr>
          <w:delText xml:space="preserve"> </w:delText>
        </w:r>
        <w:r w:rsidDel="00E12EE3">
          <w:delText>80%</w:delText>
        </w:r>
        <w:r w:rsidRPr="00AE31E2" w:rsidDel="00E12EE3">
          <w:rPr>
            <w:spacing w:val="-6"/>
          </w:rPr>
          <w:delText xml:space="preserve"> </w:delText>
        </w:r>
      </w:del>
      <w:r w:rsidRPr="00AE31E2">
        <w:rPr>
          <w:b/>
        </w:rPr>
        <w:t>compliance</w:t>
      </w:r>
      <w:r w:rsidRPr="00AE31E2">
        <w:rPr>
          <w:b/>
          <w:spacing w:val="-8"/>
        </w:rPr>
        <w:t xml:space="preserve"> </w:t>
      </w:r>
      <w:r w:rsidRPr="00AE31E2">
        <w:rPr>
          <w:b/>
        </w:rPr>
        <w:t>with</w:t>
      </w:r>
      <w:r w:rsidRPr="00AE31E2">
        <w:rPr>
          <w:b/>
          <w:spacing w:val="-8"/>
        </w:rPr>
        <w:t xml:space="preserve"> </w:t>
      </w:r>
      <w:r w:rsidRPr="00AE31E2">
        <w:rPr>
          <w:b/>
        </w:rPr>
        <w:t>collective</w:t>
      </w:r>
      <w:r w:rsidRPr="00AE31E2">
        <w:rPr>
          <w:b/>
          <w:spacing w:val="-6"/>
        </w:rPr>
        <w:t xml:space="preserve"> </w:t>
      </w:r>
      <w:r w:rsidRPr="00AE31E2">
        <w:rPr>
          <w:b/>
        </w:rPr>
        <w:t>bargaining</w:t>
      </w:r>
      <w:r w:rsidRPr="00AE31E2">
        <w:rPr>
          <w:b/>
          <w:spacing w:val="-7"/>
        </w:rPr>
        <w:t xml:space="preserve"> </w:t>
      </w:r>
      <w:r w:rsidRPr="00AE31E2">
        <w:rPr>
          <w:b/>
        </w:rPr>
        <w:t>agreements</w:t>
      </w:r>
      <w:r w:rsidRPr="00AE31E2">
        <w:rPr>
          <w:b/>
          <w:spacing w:val="-1"/>
        </w:rPr>
        <w:t xml:space="preserve"> </w:t>
      </w:r>
      <w:r>
        <w:t>by</w:t>
      </w:r>
      <w:r w:rsidRPr="00AE31E2">
        <w:rPr>
          <w:spacing w:val="-7"/>
        </w:rPr>
        <w:t xml:space="preserve"> </w:t>
      </w:r>
      <w:r w:rsidR="00917ED0">
        <w:t>FY</w:t>
      </w:r>
      <w:r w:rsidRPr="00AE31E2">
        <w:rPr>
          <w:spacing w:val="-6"/>
        </w:rPr>
        <w:t xml:space="preserve"> </w:t>
      </w:r>
      <w:r>
        <w:t>2029-</w:t>
      </w:r>
      <w:r w:rsidRPr="00AE31E2">
        <w:rPr>
          <w:spacing w:val="-5"/>
        </w:rPr>
        <w:t>30.</w:t>
      </w:r>
    </w:p>
    <w:p w14:paraId="66A4D2C6" w14:textId="46B8F5FA" w:rsidR="003C51EA" w:rsidRDefault="00000000" w:rsidP="00375A12">
      <w:pPr>
        <w:pStyle w:val="ListParagraph"/>
        <w:numPr>
          <w:ilvl w:val="0"/>
          <w:numId w:val="7"/>
        </w:numPr>
        <w:tabs>
          <w:tab w:val="left" w:pos="874"/>
          <w:tab w:val="left" w:pos="974"/>
        </w:tabs>
        <w:spacing w:before="133" w:line="355" w:lineRule="auto"/>
        <w:ind w:left="1234" w:right="726"/>
        <w:jc w:val="both"/>
        <w:rPr>
          <w:ins w:id="114" w:author="Hetvi Topiwala" w:date="2026-04-15T11:26:00Z" w16du:dateUtc="2026-04-15T05:56:00Z"/>
        </w:rPr>
      </w:pPr>
      <w:r>
        <w:t xml:space="preserve">To focus on </w:t>
      </w:r>
      <w:r w:rsidRPr="00AE31E2">
        <w:rPr>
          <w:b/>
        </w:rPr>
        <w:t>establishing regular dialogues with employee representatives</w:t>
      </w:r>
      <w:r w:rsidRPr="00AE31E2">
        <w:rPr>
          <w:b/>
          <w:spacing w:val="25"/>
        </w:rPr>
        <w:t xml:space="preserve"> </w:t>
      </w:r>
      <w:r>
        <w:t>to address concerns and foster collaboration.</w:t>
      </w:r>
    </w:p>
    <w:p w14:paraId="4AE519B8" w14:textId="4D350E9B" w:rsidR="001A11FE" w:rsidRDefault="001A11FE" w:rsidP="00C57EE8">
      <w:pPr>
        <w:pStyle w:val="ListParagraph"/>
        <w:numPr>
          <w:ilvl w:val="0"/>
          <w:numId w:val="7"/>
        </w:numPr>
        <w:tabs>
          <w:tab w:val="left" w:pos="874"/>
          <w:tab w:val="left" w:pos="974"/>
        </w:tabs>
        <w:spacing w:before="133" w:line="355" w:lineRule="auto"/>
        <w:ind w:left="1234" w:right="726"/>
        <w:jc w:val="both"/>
      </w:pPr>
      <w:ins w:id="115" w:author="Hetvi Topiwala" w:date="2026-04-15T11:26:00Z" w16du:dateUtc="2026-04-15T05:56:00Z">
        <w:r>
          <w:t>Increase the</w:t>
        </w:r>
      </w:ins>
      <w:ins w:id="116" w:author="Hetvi Topiwala" w:date="2026-04-15T11:26:00Z">
        <w:r w:rsidRPr="001A11FE">
          <w:t xml:space="preserve"> participation of employee representatives </w:t>
        </w:r>
      </w:ins>
      <w:ins w:id="117" w:author="Hetvi Topiwala" w:date="2026-04-15T11:27:00Z" w16du:dateUtc="2026-04-15T05:57:00Z">
        <w:r>
          <w:t>to</w:t>
        </w:r>
      </w:ins>
      <w:ins w:id="118" w:author="Hetvi Topiwala" w:date="2026-04-15T11:26:00Z">
        <w:r w:rsidRPr="001A11FE">
          <w:t xml:space="preserve"> 100% </w:t>
        </w:r>
      </w:ins>
      <w:ins w:id="119" w:author="Hetvi Topiwala" w:date="2026-04-15T11:27:00Z" w16du:dateUtc="2026-04-15T05:57:00Z">
        <w:r>
          <w:t>from all the</w:t>
        </w:r>
      </w:ins>
      <w:ins w:id="120" w:author="Hetvi Topiwala" w:date="2026-04-15T11:26:00Z">
        <w:r w:rsidRPr="001A11FE">
          <w:t xml:space="preserve"> relevant departments in structured social dialogue meetings by FY 2029–30.</w:t>
        </w:r>
      </w:ins>
    </w:p>
    <w:p w14:paraId="7A453F7E" w14:textId="78AEF457" w:rsidR="00CC653F" w:rsidRDefault="00CC653F" w:rsidP="00CC653F">
      <w:pPr>
        <w:pStyle w:val="ListParagraph"/>
        <w:numPr>
          <w:ilvl w:val="0"/>
          <w:numId w:val="7"/>
        </w:numPr>
        <w:tabs>
          <w:tab w:val="left" w:pos="874"/>
          <w:tab w:val="left" w:pos="974"/>
        </w:tabs>
        <w:spacing w:before="133" w:line="355" w:lineRule="auto"/>
        <w:ind w:left="1234" w:right="727"/>
        <w:jc w:val="both"/>
        <w:rPr>
          <w:ins w:id="121" w:author="Hetvi Topiwala" w:date="2026-04-15T11:41:00Z" w16du:dateUtc="2026-04-15T06:11:00Z"/>
        </w:rPr>
      </w:pPr>
      <w:r>
        <w:t xml:space="preserve">To </w:t>
      </w:r>
      <w:r w:rsidRPr="00AE31E2">
        <w:rPr>
          <w:b/>
        </w:rPr>
        <w:t xml:space="preserve">launch a mentorship program </w:t>
      </w:r>
      <w:r>
        <w:t>to support the career progression of junior staff and high- potential employees.</w:t>
      </w:r>
    </w:p>
    <w:p w14:paraId="23DC0A70" w14:textId="43B9F69D" w:rsidR="00CC653F" w:rsidRDefault="00CC653F" w:rsidP="00C57EE8">
      <w:pPr>
        <w:pStyle w:val="ListParagraph"/>
        <w:numPr>
          <w:ilvl w:val="0"/>
          <w:numId w:val="7"/>
        </w:numPr>
        <w:tabs>
          <w:tab w:val="left" w:pos="874"/>
          <w:tab w:val="left" w:pos="974"/>
        </w:tabs>
        <w:spacing w:before="133" w:line="355" w:lineRule="auto"/>
        <w:ind w:left="1234" w:right="726"/>
        <w:jc w:val="both"/>
      </w:pPr>
      <w:ins w:id="122" w:author="Hetvi Topiwala" w:date="2026-04-15T11:41:00Z" w16du:dateUtc="2026-04-15T06:11:00Z">
        <w:r w:rsidRPr="00CC653F">
          <w:t xml:space="preserve">Allocate </w:t>
        </w:r>
        <w:r>
          <w:t>8</w:t>
        </w:r>
        <w:r w:rsidRPr="00CC653F">
          <w:t xml:space="preserve"> hours</w:t>
        </w:r>
        <w:r>
          <w:t xml:space="preserve"> of training</w:t>
        </w:r>
        <w:r w:rsidRPr="00CC653F">
          <w:t xml:space="preserve"> per employee annually for cross-functional and inter-departmental learning programs to enhance knowledge sharing and organizational capability</w:t>
        </w:r>
      </w:ins>
      <w:ins w:id="123" w:author="Hetvi Topiwala" w:date="2026-04-15T11:42:00Z" w16du:dateUtc="2026-04-15T06:12:00Z">
        <w:r>
          <w:t>.</w:t>
        </w:r>
      </w:ins>
    </w:p>
    <w:p w14:paraId="5C36E041" w14:textId="29AFA01A" w:rsidR="003C51EA" w:rsidRDefault="00000000" w:rsidP="00375A12">
      <w:pPr>
        <w:pStyle w:val="ListParagraph"/>
        <w:numPr>
          <w:ilvl w:val="0"/>
          <w:numId w:val="7"/>
        </w:numPr>
        <w:tabs>
          <w:tab w:val="left" w:pos="974"/>
        </w:tabs>
        <w:spacing w:before="11"/>
        <w:ind w:left="1234"/>
        <w:jc w:val="both"/>
      </w:pPr>
      <w:r w:rsidRPr="00AE31E2">
        <w:rPr>
          <w:b/>
        </w:rPr>
        <w:t>Offer</w:t>
      </w:r>
      <w:r w:rsidRPr="00AE31E2">
        <w:rPr>
          <w:b/>
          <w:spacing w:val="-5"/>
        </w:rPr>
        <w:t xml:space="preserve"> </w:t>
      </w:r>
      <w:ins w:id="124" w:author="Hetvi Topiwala" w:date="2026-04-15T11:30:00Z" w16du:dateUtc="2026-04-15T06:00:00Z">
        <w:r w:rsidR="00C57EE8">
          <w:rPr>
            <w:b/>
            <w:spacing w:val="-5"/>
          </w:rPr>
          <w:t xml:space="preserve">career development </w:t>
        </w:r>
      </w:ins>
      <w:r w:rsidRPr="00AE31E2">
        <w:rPr>
          <w:b/>
        </w:rPr>
        <w:t>training</w:t>
      </w:r>
      <w:r w:rsidRPr="00AE31E2">
        <w:rPr>
          <w:b/>
          <w:spacing w:val="-4"/>
        </w:rPr>
        <w:t xml:space="preserve"> </w:t>
      </w:r>
      <w:r w:rsidRPr="00AE31E2">
        <w:rPr>
          <w:b/>
        </w:rPr>
        <w:t>programs</w:t>
      </w:r>
      <w:r w:rsidRPr="00AE31E2">
        <w:rPr>
          <w:b/>
          <w:spacing w:val="-4"/>
        </w:rPr>
        <w:t xml:space="preserve"> </w:t>
      </w:r>
      <w:r>
        <w:t>to</w:t>
      </w:r>
      <w:r w:rsidRPr="00AE31E2">
        <w:rPr>
          <w:spacing w:val="-3"/>
        </w:rPr>
        <w:t xml:space="preserve"> </w:t>
      </w:r>
      <w:del w:id="125" w:author="Hetvi Topiwala" w:date="2026-04-15T11:31:00Z" w16du:dateUtc="2026-04-15T06:01:00Z">
        <w:r w:rsidDel="00C57EE8">
          <w:delText>90</w:delText>
        </w:r>
      </w:del>
      <w:ins w:id="126" w:author="Hetvi Topiwala" w:date="2026-04-15T11:31:00Z" w16du:dateUtc="2026-04-15T06:01:00Z">
        <w:r w:rsidR="00C57EE8">
          <w:t>100</w:t>
        </w:r>
      </w:ins>
      <w:r>
        <w:t>%</w:t>
      </w:r>
      <w:r w:rsidRPr="00AE31E2">
        <w:rPr>
          <w:spacing w:val="-6"/>
        </w:rPr>
        <w:t xml:space="preserve"> </w:t>
      </w:r>
      <w:r>
        <w:t>of</w:t>
      </w:r>
      <w:r w:rsidRPr="00AE31E2">
        <w:rPr>
          <w:spacing w:val="-7"/>
        </w:rPr>
        <w:t xml:space="preserve"> </w:t>
      </w:r>
      <w:ins w:id="127" w:author="Hetvi Topiwala" w:date="2026-04-15T11:31:00Z" w16du:dateUtc="2026-04-15T06:01:00Z">
        <w:r w:rsidR="00C57EE8">
          <w:rPr>
            <w:spacing w:val="-7"/>
          </w:rPr>
          <w:t xml:space="preserve">eligible </w:t>
        </w:r>
      </w:ins>
      <w:r>
        <w:t>employees</w:t>
      </w:r>
      <w:r w:rsidRPr="00AE31E2">
        <w:rPr>
          <w:spacing w:val="-3"/>
        </w:rPr>
        <w:t xml:space="preserve"> </w:t>
      </w:r>
      <w:r w:rsidRPr="00AE31E2">
        <w:rPr>
          <w:spacing w:val="-2"/>
        </w:rPr>
        <w:t>annually.</w:t>
      </w:r>
    </w:p>
    <w:p w14:paraId="404604CA" w14:textId="3AFA5D8C" w:rsidR="003C51EA" w:rsidRDefault="00000000" w:rsidP="00375A12">
      <w:pPr>
        <w:pStyle w:val="ListParagraph"/>
        <w:numPr>
          <w:ilvl w:val="0"/>
          <w:numId w:val="7"/>
        </w:numPr>
        <w:tabs>
          <w:tab w:val="left" w:pos="974"/>
        </w:tabs>
        <w:ind w:left="1234"/>
        <w:jc w:val="both"/>
      </w:pPr>
      <w:r>
        <w:t>Fill</w:t>
      </w:r>
      <w:r w:rsidRPr="00AE31E2">
        <w:rPr>
          <w:spacing w:val="-8"/>
        </w:rPr>
        <w:t xml:space="preserve"> </w:t>
      </w:r>
      <w:r>
        <w:t>at</w:t>
      </w:r>
      <w:r w:rsidRPr="00AE31E2">
        <w:rPr>
          <w:spacing w:val="-4"/>
        </w:rPr>
        <w:t xml:space="preserve"> </w:t>
      </w:r>
      <w:r>
        <w:t>least</w:t>
      </w:r>
      <w:r w:rsidRPr="00AE31E2">
        <w:rPr>
          <w:spacing w:val="-6"/>
        </w:rPr>
        <w:t xml:space="preserve"> </w:t>
      </w:r>
      <w:r>
        <w:t>20%</w:t>
      </w:r>
      <w:r w:rsidRPr="00AE31E2">
        <w:rPr>
          <w:spacing w:val="-6"/>
        </w:rPr>
        <w:t xml:space="preserve"> </w:t>
      </w:r>
      <w:r>
        <w:t>of</w:t>
      </w:r>
      <w:r w:rsidRPr="00AE31E2">
        <w:rPr>
          <w:spacing w:val="-6"/>
        </w:rPr>
        <w:t xml:space="preserve"> </w:t>
      </w:r>
      <w:r w:rsidRPr="00AE31E2">
        <w:rPr>
          <w:b/>
        </w:rPr>
        <w:t>leadership</w:t>
      </w:r>
      <w:r w:rsidRPr="00AE31E2">
        <w:rPr>
          <w:b/>
          <w:spacing w:val="-5"/>
        </w:rPr>
        <w:t xml:space="preserve"> </w:t>
      </w:r>
      <w:r w:rsidRPr="00AE31E2">
        <w:rPr>
          <w:b/>
        </w:rPr>
        <w:t>positions</w:t>
      </w:r>
      <w:r w:rsidRPr="00AE31E2">
        <w:rPr>
          <w:b/>
          <w:spacing w:val="-4"/>
        </w:rPr>
        <w:t xml:space="preserve"> </w:t>
      </w:r>
      <w:r w:rsidRPr="00AE31E2">
        <w:rPr>
          <w:b/>
        </w:rPr>
        <w:t>through</w:t>
      </w:r>
      <w:r w:rsidRPr="00AE31E2">
        <w:rPr>
          <w:b/>
          <w:spacing w:val="-7"/>
        </w:rPr>
        <w:t xml:space="preserve"> </w:t>
      </w:r>
      <w:r w:rsidRPr="00AE31E2">
        <w:rPr>
          <w:b/>
        </w:rPr>
        <w:t>internal</w:t>
      </w:r>
      <w:r w:rsidRPr="00AE31E2">
        <w:rPr>
          <w:b/>
          <w:spacing w:val="-4"/>
        </w:rPr>
        <w:t xml:space="preserve"> </w:t>
      </w:r>
      <w:ins w:id="128" w:author="Hetvi Topiwala" w:date="2026-04-15T11:37:00Z" w16du:dateUtc="2026-04-15T06:07:00Z">
        <w:r w:rsidR="00CC653F">
          <w:rPr>
            <w:b/>
            <w:spacing w:val="-4"/>
          </w:rPr>
          <w:t>mobility/</w:t>
        </w:r>
      </w:ins>
      <w:r w:rsidRPr="00AE31E2">
        <w:rPr>
          <w:b/>
        </w:rPr>
        <w:t xml:space="preserve">promotions </w:t>
      </w:r>
      <w:r>
        <w:t>by</w:t>
      </w:r>
      <w:r w:rsidRPr="00AE31E2">
        <w:rPr>
          <w:spacing w:val="-5"/>
        </w:rPr>
        <w:t xml:space="preserve"> </w:t>
      </w:r>
      <w:r w:rsidR="00917ED0">
        <w:t>FY</w:t>
      </w:r>
      <w:r w:rsidRPr="00AE31E2">
        <w:rPr>
          <w:spacing w:val="-5"/>
        </w:rPr>
        <w:t xml:space="preserve"> </w:t>
      </w:r>
      <w:r>
        <w:t>2029-</w:t>
      </w:r>
      <w:r w:rsidRPr="00AE31E2">
        <w:rPr>
          <w:spacing w:val="-5"/>
        </w:rPr>
        <w:t>30.</w:t>
      </w:r>
    </w:p>
    <w:p w14:paraId="0EECD358" w14:textId="48DC9C7A" w:rsidR="00CC653F" w:rsidRDefault="00C57EE8" w:rsidP="00CC653F">
      <w:pPr>
        <w:pStyle w:val="ListParagraph"/>
        <w:numPr>
          <w:ilvl w:val="0"/>
          <w:numId w:val="7"/>
        </w:numPr>
        <w:tabs>
          <w:tab w:val="left" w:pos="874"/>
          <w:tab w:val="left" w:pos="974"/>
        </w:tabs>
        <w:spacing w:before="133" w:line="355" w:lineRule="auto"/>
        <w:ind w:left="1234" w:right="727"/>
        <w:jc w:val="both"/>
        <w:rPr>
          <w:ins w:id="129" w:author="Hetvi Topiwala" w:date="2026-04-15T11:52:00Z" w16du:dateUtc="2026-04-15T06:22:00Z"/>
        </w:rPr>
      </w:pPr>
      <w:ins w:id="130" w:author="Hetvi Topiwala" w:date="2026-04-15T11:34:00Z">
        <w:r w:rsidRPr="00C57EE8">
          <w:t xml:space="preserve">Ensure 100% </w:t>
        </w:r>
      </w:ins>
      <w:ins w:id="131" w:author="Hetvi Topiwala" w:date="2026-04-15T11:34:00Z" w16du:dateUtc="2026-04-15T06:04:00Z">
        <w:r>
          <w:t xml:space="preserve">of the eligible </w:t>
        </w:r>
      </w:ins>
      <w:ins w:id="132" w:author="Hetvi Topiwala" w:date="2026-04-15T11:34:00Z">
        <w:r w:rsidRPr="00C57EE8">
          <w:t>employees undergo annual performance and career development review discussions by FY 2029–30.</w:t>
        </w:r>
      </w:ins>
    </w:p>
    <w:p w14:paraId="04346407" w14:textId="5EB732D2" w:rsidR="00107CCD" w:rsidRDefault="00107CCD" w:rsidP="00CC653F">
      <w:pPr>
        <w:pStyle w:val="ListParagraph"/>
        <w:numPr>
          <w:ilvl w:val="0"/>
          <w:numId w:val="7"/>
        </w:numPr>
        <w:tabs>
          <w:tab w:val="left" w:pos="874"/>
          <w:tab w:val="left" w:pos="974"/>
        </w:tabs>
        <w:spacing w:before="133" w:line="355" w:lineRule="auto"/>
        <w:ind w:left="1234" w:right="727"/>
        <w:jc w:val="both"/>
      </w:pPr>
      <w:ins w:id="133" w:author="Hetvi Topiwala" w:date="2026-04-15T11:52:00Z" w16du:dateUtc="2026-04-15T06:22:00Z">
        <w:r w:rsidRPr="00107CCD">
          <w:t xml:space="preserve">Strengthen the Company’s commitment to preventing child </w:t>
        </w:r>
        <w:proofErr w:type="spellStart"/>
        <w:r w:rsidRPr="00107CCD">
          <w:t>labour</w:t>
        </w:r>
        <w:proofErr w:type="spellEnd"/>
        <w:r w:rsidRPr="00107CCD">
          <w:t xml:space="preserve">, forced </w:t>
        </w:r>
        <w:proofErr w:type="spellStart"/>
        <w:r w:rsidRPr="00107CCD">
          <w:t>labour</w:t>
        </w:r>
        <w:proofErr w:type="spellEnd"/>
        <w:r w:rsidRPr="00107CCD">
          <w:t xml:space="preserve">, and </w:t>
        </w:r>
      </w:ins>
      <w:ins w:id="134" w:author="Hetvi Topiwala" w:date="2026-04-15T11:53:00Z" w16du:dateUtc="2026-04-15T06:23:00Z">
        <w:r>
          <w:t xml:space="preserve">unethical </w:t>
        </w:r>
      </w:ins>
      <w:proofErr w:type="spellStart"/>
      <w:ins w:id="135" w:author="Hetvi Topiwala" w:date="2026-04-15T11:52:00Z" w16du:dateUtc="2026-04-15T06:22:00Z">
        <w:r w:rsidRPr="00107CCD">
          <w:t>labour</w:t>
        </w:r>
      </w:ins>
      <w:proofErr w:type="spellEnd"/>
      <w:ins w:id="136" w:author="Hetvi Topiwala" w:date="2026-04-15T11:53:00Z" w16du:dateUtc="2026-04-15T06:23:00Z">
        <w:r>
          <w:t xml:space="preserve"> practices</w:t>
        </w:r>
      </w:ins>
      <w:ins w:id="137" w:author="Hetvi Topiwala" w:date="2026-04-15T11:52:00Z" w16du:dateUtc="2026-04-15T06:22:00Z">
        <w:r w:rsidRPr="00107CCD">
          <w:t xml:space="preserve"> across all operations through robust due diligence, awareness, and control mechanisms ensuring ethical and lawful employment practices.</w:t>
        </w:r>
      </w:ins>
    </w:p>
    <w:p w14:paraId="04F61B7E" w14:textId="13F868CE" w:rsidR="003C51EA" w:rsidRDefault="00000000" w:rsidP="00375A12">
      <w:pPr>
        <w:pStyle w:val="ListParagraph"/>
        <w:numPr>
          <w:ilvl w:val="0"/>
          <w:numId w:val="7"/>
        </w:numPr>
        <w:tabs>
          <w:tab w:val="left" w:pos="874"/>
          <w:tab w:val="left" w:pos="974"/>
        </w:tabs>
        <w:spacing w:before="11" w:line="357" w:lineRule="auto"/>
        <w:ind w:left="1234" w:right="726"/>
        <w:jc w:val="both"/>
      </w:pPr>
      <w:r>
        <w:t xml:space="preserve">Conduct 100% </w:t>
      </w:r>
      <w:r w:rsidRPr="00AE31E2">
        <w:rPr>
          <w:b/>
        </w:rPr>
        <w:t xml:space="preserve">supplier audits annually </w:t>
      </w:r>
      <w:r>
        <w:t xml:space="preserve">to ensure compliance with child and forced labor prevention policies and hence maintain </w:t>
      </w:r>
      <w:r w:rsidRPr="00AE31E2">
        <w:rPr>
          <w:b/>
        </w:rPr>
        <w:t xml:space="preserve">zero reported cases of child or forced labor </w:t>
      </w:r>
      <w:r>
        <w:t xml:space="preserve">in </w:t>
      </w:r>
      <w:r w:rsidR="00107CCD">
        <w:t>the</w:t>
      </w:r>
      <w:r>
        <w:t xml:space="preserve"> supply </w:t>
      </w:r>
      <w:r w:rsidRPr="00AE31E2">
        <w:rPr>
          <w:spacing w:val="-2"/>
        </w:rPr>
        <w:t>chain.</w:t>
      </w:r>
    </w:p>
    <w:p w14:paraId="20663C49" w14:textId="75C5C536" w:rsidR="00CC653F" w:rsidRDefault="00000000" w:rsidP="00CC653F">
      <w:pPr>
        <w:pStyle w:val="ListParagraph"/>
        <w:numPr>
          <w:ilvl w:val="0"/>
          <w:numId w:val="7"/>
        </w:numPr>
        <w:tabs>
          <w:tab w:val="left" w:pos="874"/>
          <w:tab w:val="left" w:pos="974"/>
        </w:tabs>
        <w:spacing w:before="7" w:line="355" w:lineRule="auto"/>
        <w:ind w:left="1234" w:right="726"/>
        <w:jc w:val="both"/>
        <w:rPr>
          <w:ins w:id="138" w:author="Hetvi Topiwala" w:date="2026-04-15T11:56:00Z" w16du:dateUtc="2026-04-15T06:26:00Z"/>
        </w:rPr>
      </w:pPr>
      <w:r w:rsidRPr="00AE31E2">
        <w:rPr>
          <w:b/>
        </w:rPr>
        <w:t>Partner with</w:t>
      </w:r>
      <w:ins w:id="139" w:author="Hetvi Topiwala" w:date="2026-04-15T11:54:00Z" w16du:dateUtc="2026-04-15T06:24:00Z">
        <w:r w:rsidR="00107CCD">
          <w:rPr>
            <w:b/>
          </w:rPr>
          <w:t xml:space="preserve"> 2</w:t>
        </w:r>
      </w:ins>
      <w:r w:rsidRPr="00AE31E2">
        <w:rPr>
          <w:b/>
        </w:rPr>
        <w:t xml:space="preserve"> NGOs </w:t>
      </w:r>
      <w:del w:id="140" w:author="Hetvi Topiwala" w:date="2026-04-15T11:54:00Z" w16du:dateUtc="2026-04-15T06:24:00Z">
        <w:r w:rsidRPr="00AE31E2" w:rsidDel="00107CCD">
          <w:rPr>
            <w:b/>
          </w:rPr>
          <w:delText xml:space="preserve">and </w:delText>
        </w:r>
      </w:del>
      <w:ins w:id="141" w:author="Hetvi Topiwala" w:date="2026-04-15T11:54:00Z" w16du:dateUtc="2026-04-15T06:24:00Z">
        <w:r w:rsidR="00107CCD">
          <w:rPr>
            <w:b/>
          </w:rPr>
          <w:t>or</w:t>
        </w:r>
        <w:r w:rsidR="00107CCD" w:rsidRPr="00AE31E2">
          <w:rPr>
            <w:b/>
          </w:rPr>
          <w:t xml:space="preserve"> </w:t>
        </w:r>
      </w:ins>
      <w:r w:rsidRPr="00AE31E2">
        <w:rPr>
          <w:b/>
        </w:rPr>
        <w:t xml:space="preserve">industry initiatives </w:t>
      </w:r>
      <w:r>
        <w:t>to raise awareness and drive systemic change against child and forced labor</w:t>
      </w:r>
      <w:ins w:id="142" w:author="Hetvi Topiwala" w:date="2026-04-15T11:54:00Z" w16du:dateUtc="2026-04-15T06:24:00Z">
        <w:r w:rsidR="00107CCD">
          <w:t xml:space="preserve"> by FY 2029-30</w:t>
        </w:r>
      </w:ins>
      <w:del w:id="143" w:author="Hetvi Topiwala" w:date="2026-04-15T11:54:00Z" w16du:dateUtc="2026-04-15T06:24:00Z">
        <w:r w:rsidDel="00107CCD">
          <w:delText>.</w:delText>
        </w:r>
      </w:del>
    </w:p>
    <w:p w14:paraId="6AA3F3A5" w14:textId="154A1BB7" w:rsidR="00107CCD" w:rsidRDefault="00107CCD" w:rsidP="00CC653F">
      <w:pPr>
        <w:pStyle w:val="ListParagraph"/>
        <w:numPr>
          <w:ilvl w:val="0"/>
          <w:numId w:val="7"/>
        </w:numPr>
        <w:tabs>
          <w:tab w:val="left" w:pos="874"/>
          <w:tab w:val="left" w:pos="974"/>
        </w:tabs>
        <w:spacing w:before="7" w:line="355" w:lineRule="auto"/>
        <w:ind w:left="1234" w:right="726"/>
        <w:jc w:val="both"/>
        <w:rPr>
          <w:ins w:id="144" w:author="Hetvi Topiwala" w:date="2026-04-15T12:00:00Z" w16du:dateUtc="2026-04-15T06:30:00Z"/>
        </w:rPr>
      </w:pPr>
      <w:ins w:id="145" w:author="Hetvi Topiwala" w:date="2026-04-15T11:56:00Z">
        <w:r w:rsidRPr="00107CCD">
          <w:t xml:space="preserve">Conduct annual training session on identification of unethical </w:t>
        </w:r>
        <w:proofErr w:type="spellStart"/>
        <w:r w:rsidRPr="00107CCD">
          <w:t>labour</w:t>
        </w:r>
        <w:proofErr w:type="spellEnd"/>
        <w:r w:rsidRPr="00107CCD">
          <w:t xml:space="preserve"> practices for 100% employees</w:t>
        </w:r>
      </w:ins>
      <w:ins w:id="146" w:author="Hetvi Topiwala" w:date="2026-04-15T11:56:00Z" w16du:dateUtc="2026-04-15T06:26:00Z">
        <w:r>
          <w:t>.</w:t>
        </w:r>
      </w:ins>
    </w:p>
    <w:p w14:paraId="021E96E1" w14:textId="47BA0CD4" w:rsidR="00DD633E" w:rsidRPr="00CC653F" w:rsidRDefault="00DD633E" w:rsidP="00CC653F">
      <w:pPr>
        <w:pStyle w:val="ListParagraph"/>
        <w:numPr>
          <w:ilvl w:val="0"/>
          <w:numId w:val="7"/>
        </w:numPr>
        <w:tabs>
          <w:tab w:val="left" w:pos="874"/>
          <w:tab w:val="left" w:pos="974"/>
        </w:tabs>
        <w:spacing w:before="7" w:line="355" w:lineRule="auto"/>
        <w:ind w:left="1234" w:right="726"/>
        <w:jc w:val="both"/>
      </w:pPr>
      <w:ins w:id="147" w:author="Hetvi Topiwala" w:date="2026-04-15T12:00:00Z">
        <w:r w:rsidRPr="00DD633E">
          <w:t xml:space="preserve">Foster a workplace culture of </w:t>
        </w:r>
        <w:r w:rsidRPr="00DD633E">
          <w:rPr>
            <w:b/>
            <w:bCs/>
          </w:rPr>
          <w:t>equality, respect, and zero tolerance</w:t>
        </w:r>
        <w:r w:rsidRPr="00DD633E">
          <w:t xml:space="preserve"> for discrimination, harassment, and any form of abuse, ensuring employee dignity and safety.</w:t>
        </w:r>
      </w:ins>
    </w:p>
    <w:p w14:paraId="14E811B7" w14:textId="0FADCDB6" w:rsidR="003C51EA" w:rsidRPr="00FB2DD4" w:rsidRDefault="00000000" w:rsidP="00375A12">
      <w:pPr>
        <w:pStyle w:val="ListParagraph"/>
        <w:numPr>
          <w:ilvl w:val="0"/>
          <w:numId w:val="7"/>
        </w:numPr>
        <w:tabs>
          <w:tab w:val="left" w:pos="873"/>
        </w:tabs>
        <w:spacing w:before="1"/>
        <w:ind w:left="1234"/>
        <w:jc w:val="both"/>
        <w:rPr>
          <w:ins w:id="148" w:author="Hetvi Topiwala" w:date="2026-04-15T12:08:00Z" w16du:dateUtc="2026-04-15T06:38:00Z"/>
          <w:rPrChange w:id="149" w:author="Hetvi Topiwala" w:date="2026-04-15T12:08:00Z" w16du:dateUtc="2026-04-15T06:38:00Z">
            <w:rPr>
              <w:ins w:id="150" w:author="Hetvi Topiwala" w:date="2026-04-15T12:08:00Z" w16du:dateUtc="2026-04-15T06:38:00Z"/>
              <w:spacing w:val="-2"/>
            </w:rPr>
          </w:rPrChange>
        </w:rPr>
      </w:pPr>
      <w:r>
        <w:t>Increase</w:t>
      </w:r>
      <w:r w:rsidRPr="00AE31E2">
        <w:rPr>
          <w:spacing w:val="-7"/>
        </w:rPr>
        <w:t xml:space="preserve"> </w:t>
      </w:r>
      <w:r>
        <w:t>the</w:t>
      </w:r>
      <w:r w:rsidRPr="00AE31E2">
        <w:rPr>
          <w:spacing w:val="-3"/>
        </w:rPr>
        <w:t xml:space="preserve"> </w:t>
      </w:r>
      <w:r>
        <w:t>representation</w:t>
      </w:r>
      <w:r w:rsidRPr="00AE31E2">
        <w:rPr>
          <w:spacing w:val="-4"/>
        </w:rPr>
        <w:t xml:space="preserve"> </w:t>
      </w:r>
      <w:r>
        <w:t>of</w:t>
      </w:r>
      <w:r w:rsidRPr="00AE31E2">
        <w:rPr>
          <w:spacing w:val="-4"/>
        </w:rPr>
        <w:t xml:space="preserve"> </w:t>
      </w:r>
      <w:r w:rsidRPr="00AE31E2">
        <w:rPr>
          <w:b/>
        </w:rPr>
        <w:t>women</w:t>
      </w:r>
      <w:r w:rsidRPr="00AE31E2">
        <w:rPr>
          <w:b/>
          <w:spacing w:val="-4"/>
        </w:rPr>
        <w:t xml:space="preserve"> </w:t>
      </w:r>
      <w:r w:rsidRPr="00AE31E2">
        <w:rPr>
          <w:b/>
        </w:rPr>
        <w:t>in</w:t>
      </w:r>
      <w:r w:rsidRPr="00AE31E2">
        <w:rPr>
          <w:b/>
          <w:spacing w:val="-6"/>
        </w:rPr>
        <w:t xml:space="preserve"> </w:t>
      </w:r>
      <w:r w:rsidRPr="00AE31E2">
        <w:rPr>
          <w:b/>
        </w:rPr>
        <w:t>leadership</w:t>
      </w:r>
      <w:r w:rsidRPr="00AE31E2">
        <w:rPr>
          <w:b/>
          <w:spacing w:val="-6"/>
        </w:rPr>
        <w:t xml:space="preserve"> </w:t>
      </w:r>
      <w:r w:rsidRPr="00AE31E2">
        <w:rPr>
          <w:b/>
        </w:rPr>
        <w:t>positions</w:t>
      </w:r>
      <w:r w:rsidRPr="00AE31E2">
        <w:rPr>
          <w:b/>
          <w:spacing w:val="-1"/>
        </w:rPr>
        <w:t xml:space="preserve"> </w:t>
      </w:r>
      <w:r>
        <w:t>by</w:t>
      </w:r>
      <w:r w:rsidRPr="00AE31E2">
        <w:rPr>
          <w:spacing w:val="-5"/>
        </w:rPr>
        <w:t xml:space="preserve"> </w:t>
      </w:r>
      <w:r>
        <w:t>10%</w:t>
      </w:r>
      <w:r w:rsidRPr="00AE31E2">
        <w:rPr>
          <w:spacing w:val="-2"/>
        </w:rPr>
        <w:t xml:space="preserve"> </w:t>
      </w:r>
      <w:r>
        <w:t>by</w:t>
      </w:r>
      <w:r w:rsidRPr="00AE31E2">
        <w:rPr>
          <w:spacing w:val="-4"/>
        </w:rPr>
        <w:t xml:space="preserve"> </w:t>
      </w:r>
      <w:r w:rsidR="00917ED0" w:rsidRPr="00AE31E2">
        <w:rPr>
          <w:spacing w:val="-4"/>
        </w:rPr>
        <w:t xml:space="preserve">FY </w:t>
      </w:r>
      <w:r w:rsidRPr="00AE31E2">
        <w:rPr>
          <w:spacing w:val="-2"/>
        </w:rPr>
        <w:t>20</w:t>
      </w:r>
      <w:r w:rsidR="00917ED0" w:rsidRPr="00AE31E2">
        <w:rPr>
          <w:spacing w:val="-2"/>
        </w:rPr>
        <w:t>29-30</w:t>
      </w:r>
      <w:r w:rsidRPr="00AE31E2">
        <w:rPr>
          <w:spacing w:val="-2"/>
        </w:rPr>
        <w:t>.</w:t>
      </w:r>
    </w:p>
    <w:p w14:paraId="6919A37A" w14:textId="57BD4A3D" w:rsidR="00FB2DD4" w:rsidRDefault="00FB2DD4" w:rsidP="00375A12">
      <w:pPr>
        <w:pStyle w:val="ListParagraph"/>
        <w:numPr>
          <w:ilvl w:val="0"/>
          <w:numId w:val="7"/>
        </w:numPr>
        <w:tabs>
          <w:tab w:val="left" w:pos="873"/>
        </w:tabs>
        <w:spacing w:before="1"/>
        <w:ind w:left="1234"/>
        <w:jc w:val="both"/>
      </w:pPr>
      <w:ins w:id="151" w:author="Hetvi Topiwala" w:date="2026-04-15T12:08:00Z">
        <w:r w:rsidRPr="00FB2DD4">
          <w:t>Ensure 100% of recruitment panels are trained on equal opportunity and non-discriminatory hiring practices</w:t>
        </w:r>
      </w:ins>
      <w:ins w:id="152" w:author="Hetvi Topiwala" w:date="2026-04-15T12:08:00Z" w16du:dateUtc="2026-04-15T06:38:00Z">
        <w:r>
          <w:t xml:space="preserve"> annually</w:t>
        </w:r>
      </w:ins>
      <w:ins w:id="153" w:author="Hetvi Topiwala" w:date="2026-04-15T12:09:00Z" w16du:dateUtc="2026-04-15T06:39:00Z">
        <w:r>
          <w:t>.</w:t>
        </w:r>
      </w:ins>
    </w:p>
    <w:p w14:paraId="27A1D683" w14:textId="7D501E27" w:rsidR="00DD633E" w:rsidRDefault="00000000" w:rsidP="00375A12">
      <w:pPr>
        <w:pStyle w:val="ListParagraph"/>
        <w:numPr>
          <w:ilvl w:val="0"/>
          <w:numId w:val="7"/>
        </w:numPr>
        <w:tabs>
          <w:tab w:val="left" w:pos="874"/>
          <w:tab w:val="left" w:pos="974"/>
        </w:tabs>
        <w:spacing w:before="134" w:line="355" w:lineRule="auto"/>
        <w:ind w:left="1234" w:right="729"/>
        <w:jc w:val="both"/>
        <w:rPr>
          <w:ins w:id="154" w:author="Hetvi Topiwala" w:date="2026-04-15T12:11:00Z" w16du:dateUtc="2026-04-15T06:41:00Z"/>
        </w:rPr>
      </w:pPr>
      <w:del w:id="155" w:author="Hetvi Topiwala" w:date="2026-04-15T12:09:00Z" w16du:dateUtc="2026-04-15T06:39:00Z">
        <w:r w:rsidDel="00FB2DD4">
          <w:delText>To</w:delText>
        </w:r>
        <w:r w:rsidRPr="00AE31E2" w:rsidDel="00FB2DD4">
          <w:rPr>
            <w:spacing w:val="40"/>
          </w:rPr>
          <w:delText xml:space="preserve"> </w:delText>
        </w:r>
        <w:r w:rsidDel="00FB2DD4">
          <w:delText>follow</w:delText>
        </w:r>
        <w:r w:rsidRPr="00AE31E2" w:rsidDel="00FB2DD4">
          <w:rPr>
            <w:spacing w:val="40"/>
          </w:rPr>
          <w:delText xml:space="preserve"> </w:delText>
        </w:r>
        <w:r w:rsidRPr="00AE31E2" w:rsidDel="00FB2DD4">
          <w:rPr>
            <w:b/>
          </w:rPr>
          <w:delText>targeted</w:delText>
        </w:r>
        <w:r w:rsidRPr="00AE31E2" w:rsidDel="00FB2DD4">
          <w:rPr>
            <w:b/>
            <w:spacing w:val="40"/>
          </w:rPr>
          <w:delText xml:space="preserve"> </w:delText>
        </w:r>
        <w:r w:rsidRPr="00AE31E2" w:rsidDel="00FB2DD4">
          <w:rPr>
            <w:b/>
          </w:rPr>
          <w:delText>diversity</w:delText>
        </w:r>
        <w:r w:rsidRPr="00AE31E2" w:rsidDel="00FB2DD4">
          <w:rPr>
            <w:b/>
            <w:spacing w:val="40"/>
          </w:rPr>
          <w:delText xml:space="preserve"> </w:delText>
        </w:r>
        <w:r w:rsidRPr="00AE31E2" w:rsidDel="00FB2DD4">
          <w:rPr>
            <w:b/>
          </w:rPr>
          <w:delText>hiring</w:delText>
        </w:r>
        <w:r w:rsidRPr="00AE31E2" w:rsidDel="00FB2DD4">
          <w:rPr>
            <w:b/>
            <w:spacing w:val="40"/>
          </w:rPr>
          <w:delText xml:space="preserve"> </w:delText>
        </w:r>
        <w:r w:rsidRPr="00AE31E2" w:rsidDel="00FB2DD4">
          <w:rPr>
            <w:b/>
          </w:rPr>
          <w:delText>initiatives</w:delText>
        </w:r>
        <w:r w:rsidRPr="00AE31E2" w:rsidDel="00FB2DD4">
          <w:rPr>
            <w:b/>
            <w:spacing w:val="40"/>
          </w:rPr>
          <w:delText xml:space="preserve"> </w:delText>
        </w:r>
        <w:r w:rsidDel="00FB2DD4">
          <w:delText>to</w:delText>
        </w:r>
        <w:r w:rsidRPr="00AE31E2" w:rsidDel="00FB2DD4">
          <w:rPr>
            <w:spacing w:val="40"/>
          </w:rPr>
          <w:delText xml:space="preserve"> </w:delText>
        </w:r>
        <w:r w:rsidDel="00FB2DD4">
          <w:delText>increase</w:delText>
        </w:r>
        <w:r w:rsidRPr="00AE31E2" w:rsidDel="00FB2DD4">
          <w:rPr>
            <w:spacing w:val="40"/>
          </w:rPr>
          <w:delText xml:space="preserve"> </w:delText>
        </w:r>
        <w:r w:rsidDel="00FB2DD4">
          <w:delText>representation</w:delText>
        </w:r>
        <w:r w:rsidRPr="00AE31E2" w:rsidDel="00FB2DD4">
          <w:rPr>
            <w:spacing w:val="40"/>
          </w:rPr>
          <w:delText xml:space="preserve"> </w:delText>
        </w:r>
        <w:r w:rsidDel="00FB2DD4">
          <w:delText>of</w:delText>
        </w:r>
        <w:r w:rsidRPr="00AE31E2" w:rsidDel="00FB2DD4">
          <w:rPr>
            <w:spacing w:val="40"/>
          </w:rPr>
          <w:delText xml:space="preserve"> </w:delText>
        </w:r>
        <w:r w:rsidDel="00FB2DD4">
          <w:delText>minority</w:delText>
        </w:r>
        <w:r w:rsidRPr="00AE31E2" w:rsidDel="00FB2DD4">
          <w:rPr>
            <w:spacing w:val="40"/>
          </w:rPr>
          <w:delText xml:space="preserve"> </w:delText>
        </w:r>
        <w:r w:rsidDel="00FB2DD4">
          <w:delText>groups, women, and individuals with disabilities across all levels of the organization.</w:delText>
        </w:r>
      </w:del>
      <w:ins w:id="156" w:author="Hetvi Topiwala" w:date="2026-04-15T12:06:00Z">
        <w:r w:rsidR="00DD633E" w:rsidRPr="00DD633E">
          <w:t xml:space="preserve">Develop </w:t>
        </w:r>
        <w:r w:rsidR="00DD633E" w:rsidRPr="00DD633E">
          <w:lastRenderedPageBreak/>
          <w:t xml:space="preserve">and maintain </w:t>
        </w:r>
        <w:r w:rsidR="00DD633E" w:rsidRPr="00DD633E">
          <w:rPr>
            <w:b/>
            <w:bCs/>
          </w:rPr>
          <w:t>3 Employee Resource Groups (ERGs)</w:t>
        </w:r>
        <w:r w:rsidR="00DD633E" w:rsidRPr="00DD633E">
          <w:t xml:space="preserve"> by FY 2029–30 to strengthen inclusion, and employee support.</w:t>
        </w:r>
      </w:ins>
    </w:p>
    <w:p w14:paraId="1C384F46" w14:textId="4F699850" w:rsidR="00FB2DD4" w:rsidRDefault="00FB2DD4" w:rsidP="00375A12">
      <w:pPr>
        <w:pStyle w:val="ListParagraph"/>
        <w:numPr>
          <w:ilvl w:val="0"/>
          <w:numId w:val="7"/>
        </w:numPr>
        <w:tabs>
          <w:tab w:val="left" w:pos="874"/>
          <w:tab w:val="left" w:pos="974"/>
        </w:tabs>
        <w:spacing w:before="134" w:line="355" w:lineRule="auto"/>
        <w:ind w:left="1234" w:right="729"/>
        <w:jc w:val="both"/>
        <w:rPr>
          <w:ins w:id="157" w:author="Hetvi Topiwala" w:date="2026-04-10T15:12:00Z" w16du:dateUtc="2026-04-10T09:42:00Z"/>
        </w:rPr>
      </w:pPr>
      <w:ins w:id="158" w:author="Hetvi Topiwala" w:date="2026-04-15T12:11:00Z">
        <w:r w:rsidRPr="00FB2DD4">
          <w:t>Provide workplace accommodations (reasonable adjustments) for 100% of employees with disabilities based on individual needs by FY 2029–30.</w:t>
        </w:r>
      </w:ins>
    </w:p>
    <w:p w14:paraId="478F3E49" w14:textId="0E5527E8" w:rsidR="00DD633E" w:rsidRDefault="00421C3F" w:rsidP="00FB2DD4">
      <w:pPr>
        <w:pStyle w:val="ListParagraph"/>
        <w:numPr>
          <w:ilvl w:val="0"/>
          <w:numId w:val="7"/>
        </w:numPr>
        <w:tabs>
          <w:tab w:val="left" w:pos="874"/>
          <w:tab w:val="left" w:pos="974"/>
        </w:tabs>
        <w:spacing w:before="134" w:line="355" w:lineRule="auto"/>
        <w:ind w:left="1234" w:right="729"/>
        <w:jc w:val="both"/>
      </w:pPr>
      <w:ins w:id="159" w:author="Hetvi Topiwala" w:date="2026-04-10T15:12:00Z">
        <w:r w:rsidRPr="00421C3F">
          <w:t xml:space="preserve">Conduct </w:t>
        </w:r>
        <w:r w:rsidRPr="00421C3F">
          <w:rPr>
            <w:b/>
            <w:bCs/>
          </w:rPr>
          <w:t>two workplace climate surveys on discrimination and harassment by FY 2029–30</w:t>
        </w:r>
        <w:r w:rsidRPr="00421C3F">
          <w:t xml:space="preserve">, with participation from </w:t>
        </w:r>
        <w:r w:rsidRPr="00421C3F">
          <w:rPr>
            <w:b/>
            <w:bCs/>
          </w:rPr>
          <w:t>100% of employees</w:t>
        </w:r>
        <w:r w:rsidRPr="00421C3F">
          <w:t xml:space="preserve"> through confidential survey forms.</w:t>
        </w:r>
      </w:ins>
    </w:p>
    <w:p w14:paraId="5B3DE362" w14:textId="7E87BD0A" w:rsidR="003C51EA" w:rsidRDefault="00000000" w:rsidP="00375A12">
      <w:pPr>
        <w:pStyle w:val="ListParagraph"/>
        <w:numPr>
          <w:ilvl w:val="0"/>
          <w:numId w:val="7"/>
        </w:numPr>
        <w:tabs>
          <w:tab w:val="left" w:pos="874"/>
          <w:tab w:val="left" w:pos="974"/>
        </w:tabs>
        <w:spacing w:before="12" w:line="273" w:lineRule="auto"/>
        <w:ind w:left="1234" w:right="730"/>
        <w:jc w:val="both"/>
      </w:pPr>
      <w:r w:rsidRPr="00AE31E2">
        <w:rPr>
          <w:b/>
        </w:rPr>
        <w:t>Engage</w:t>
      </w:r>
      <w:r w:rsidRPr="00AE31E2">
        <w:rPr>
          <w:b/>
          <w:spacing w:val="35"/>
        </w:rPr>
        <w:t xml:space="preserve"> </w:t>
      </w:r>
      <w:r w:rsidRPr="00AE31E2">
        <w:rPr>
          <w:b/>
        </w:rPr>
        <w:t>with</w:t>
      </w:r>
      <w:r w:rsidRPr="00AE31E2">
        <w:rPr>
          <w:b/>
          <w:spacing w:val="37"/>
        </w:rPr>
        <w:t xml:space="preserve"> </w:t>
      </w:r>
      <w:r w:rsidRPr="00AE31E2">
        <w:rPr>
          <w:b/>
        </w:rPr>
        <w:t>external</w:t>
      </w:r>
      <w:r w:rsidRPr="00AE31E2">
        <w:rPr>
          <w:b/>
          <w:spacing w:val="39"/>
        </w:rPr>
        <w:t xml:space="preserve"> </w:t>
      </w:r>
      <w:r w:rsidRPr="00AE31E2">
        <w:rPr>
          <w:b/>
        </w:rPr>
        <w:t>stakeholders</w:t>
      </w:r>
      <w:r>
        <w:t>,</w:t>
      </w:r>
      <w:r w:rsidRPr="00AE31E2">
        <w:rPr>
          <w:spacing w:val="38"/>
        </w:rPr>
        <w:t xml:space="preserve"> </w:t>
      </w:r>
      <w:r>
        <w:t>including</w:t>
      </w:r>
      <w:r w:rsidRPr="00AE31E2">
        <w:rPr>
          <w:spacing w:val="37"/>
        </w:rPr>
        <w:t xml:space="preserve"> </w:t>
      </w:r>
      <w:r>
        <w:t>NGOs</w:t>
      </w:r>
      <w:r w:rsidRPr="00AE31E2">
        <w:rPr>
          <w:spacing w:val="38"/>
        </w:rPr>
        <w:t xml:space="preserve"> </w:t>
      </w:r>
      <w:r>
        <w:t>and</w:t>
      </w:r>
      <w:r w:rsidRPr="00AE31E2">
        <w:rPr>
          <w:spacing w:val="37"/>
        </w:rPr>
        <w:t xml:space="preserve"> </w:t>
      </w:r>
      <w:r>
        <w:t>local</w:t>
      </w:r>
      <w:r w:rsidRPr="00AE31E2">
        <w:rPr>
          <w:spacing w:val="38"/>
        </w:rPr>
        <w:t xml:space="preserve"> </w:t>
      </w:r>
      <w:r>
        <w:t>communities,</w:t>
      </w:r>
      <w:r w:rsidRPr="00AE31E2">
        <w:rPr>
          <w:spacing w:val="38"/>
        </w:rPr>
        <w:t xml:space="preserve"> </w:t>
      </w:r>
      <w:r>
        <w:t>to</w:t>
      </w:r>
      <w:r w:rsidRPr="00AE31E2">
        <w:rPr>
          <w:spacing w:val="39"/>
        </w:rPr>
        <w:t xml:space="preserve"> </w:t>
      </w:r>
      <w:r>
        <w:t>collaborate</w:t>
      </w:r>
      <w:r w:rsidRPr="00AE31E2">
        <w:rPr>
          <w:spacing w:val="39"/>
        </w:rPr>
        <w:t xml:space="preserve"> </w:t>
      </w:r>
      <w:r>
        <w:t>on human rights initiatives.</w:t>
      </w:r>
    </w:p>
    <w:p w14:paraId="7048FD24" w14:textId="3361B05D" w:rsidR="003C51EA" w:rsidRDefault="00000000" w:rsidP="00375A12">
      <w:pPr>
        <w:pStyle w:val="ListParagraph"/>
        <w:numPr>
          <w:ilvl w:val="0"/>
          <w:numId w:val="7"/>
        </w:numPr>
        <w:tabs>
          <w:tab w:val="left" w:pos="874"/>
          <w:tab w:val="left" w:pos="974"/>
        </w:tabs>
        <w:spacing w:before="4" w:line="276" w:lineRule="auto"/>
        <w:ind w:left="1234" w:right="727"/>
        <w:jc w:val="both"/>
      </w:pPr>
      <w:r>
        <w:t>Establish</w:t>
      </w:r>
      <w:r w:rsidRPr="00AE31E2">
        <w:rPr>
          <w:spacing w:val="-5"/>
        </w:rPr>
        <w:t xml:space="preserve"> </w:t>
      </w:r>
      <w:r w:rsidRPr="00AE31E2">
        <w:rPr>
          <w:b/>
        </w:rPr>
        <w:t>regular</w:t>
      </w:r>
      <w:r w:rsidRPr="00AE31E2">
        <w:rPr>
          <w:b/>
          <w:spacing w:val="-4"/>
        </w:rPr>
        <w:t xml:space="preserve"> </w:t>
      </w:r>
      <w:r w:rsidRPr="00AE31E2">
        <w:rPr>
          <w:b/>
        </w:rPr>
        <w:t>reviews</w:t>
      </w:r>
      <w:r w:rsidRPr="00AE31E2">
        <w:rPr>
          <w:b/>
          <w:spacing w:val="-4"/>
        </w:rPr>
        <w:t xml:space="preserve"> </w:t>
      </w:r>
      <w:r w:rsidRPr="00AE31E2">
        <w:rPr>
          <w:b/>
        </w:rPr>
        <w:t>of</w:t>
      </w:r>
      <w:r w:rsidRPr="00AE31E2">
        <w:rPr>
          <w:b/>
          <w:spacing w:val="-3"/>
        </w:rPr>
        <w:t xml:space="preserve"> </w:t>
      </w:r>
      <w:r w:rsidRPr="00AE31E2">
        <w:rPr>
          <w:b/>
        </w:rPr>
        <w:t>external</w:t>
      </w:r>
      <w:r w:rsidRPr="00AE31E2">
        <w:rPr>
          <w:b/>
          <w:spacing w:val="-3"/>
        </w:rPr>
        <w:t xml:space="preserve"> </w:t>
      </w:r>
      <w:r w:rsidRPr="00AE31E2">
        <w:rPr>
          <w:b/>
        </w:rPr>
        <w:t>partner</w:t>
      </w:r>
      <w:r w:rsidRPr="00AE31E2">
        <w:rPr>
          <w:b/>
          <w:spacing w:val="-4"/>
        </w:rPr>
        <w:t xml:space="preserve"> </w:t>
      </w:r>
      <w:r w:rsidRPr="00AE31E2">
        <w:rPr>
          <w:b/>
        </w:rPr>
        <w:t xml:space="preserve">practices </w:t>
      </w:r>
      <w:r>
        <w:t>to</w:t>
      </w:r>
      <w:r w:rsidRPr="00AE31E2">
        <w:rPr>
          <w:spacing w:val="-3"/>
        </w:rPr>
        <w:t xml:space="preserve"> </w:t>
      </w:r>
      <w:r>
        <w:t>ensure</w:t>
      </w:r>
      <w:r w:rsidRPr="00AE31E2">
        <w:rPr>
          <w:spacing w:val="-4"/>
        </w:rPr>
        <w:t xml:space="preserve"> </w:t>
      </w:r>
      <w:r>
        <w:t>alignment</w:t>
      </w:r>
      <w:r w:rsidRPr="00AE31E2">
        <w:rPr>
          <w:spacing w:val="-5"/>
        </w:rPr>
        <w:t xml:space="preserve"> </w:t>
      </w:r>
      <w:r>
        <w:t>with</w:t>
      </w:r>
      <w:r w:rsidRPr="00AE31E2">
        <w:rPr>
          <w:spacing w:val="-3"/>
        </w:rPr>
        <w:t xml:space="preserve"> </w:t>
      </w:r>
      <w:r>
        <w:t>our</w:t>
      </w:r>
      <w:r w:rsidRPr="00AE31E2">
        <w:rPr>
          <w:spacing w:val="-3"/>
        </w:rPr>
        <w:t xml:space="preserve"> </w:t>
      </w:r>
      <w:r>
        <w:t>human</w:t>
      </w:r>
      <w:r w:rsidRPr="00AE31E2">
        <w:rPr>
          <w:spacing w:val="-3"/>
        </w:rPr>
        <w:t xml:space="preserve"> </w:t>
      </w:r>
      <w:r>
        <w:t xml:space="preserve">rights </w:t>
      </w:r>
      <w:r w:rsidRPr="00AE31E2">
        <w:rPr>
          <w:spacing w:val="-2"/>
        </w:rPr>
        <w:t>commitments.</w:t>
      </w:r>
    </w:p>
    <w:p w14:paraId="3B24466A" w14:textId="784C8E55" w:rsidR="003C51EA" w:rsidRPr="00FC796B" w:rsidRDefault="00000000" w:rsidP="00375A12">
      <w:pPr>
        <w:pStyle w:val="ListParagraph"/>
        <w:numPr>
          <w:ilvl w:val="0"/>
          <w:numId w:val="7"/>
        </w:numPr>
        <w:tabs>
          <w:tab w:val="left" w:pos="974"/>
        </w:tabs>
        <w:spacing w:line="280" w:lineRule="exact"/>
        <w:ind w:left="1234"/>
        <w:jc w:val="both"/>
      </w:pPr>
      <w:r>
        <w:t>Engage</w:t>
      </w:r>
      <w:r w:rsidRPr="00AE31E2">
        <w:rPr>
          <w:spacing w:val="-8"/>
        </w:rPr>
        <w:t xml:space="preserve"> </w:t>
      </w:r>
      <w:r>
        <w:t>80%</w:t>
      </w:r>
      <w:r w:rsidRPr="00AE31E2">
        <w:rPr>
          <w:spacing w:val="-5"/>
        </w:rPr>
        <w:t xml:space="preserve"> </w:t>
      </w:r>
      <w:r>
        <w:t>of</w:t>
      </w:r>
      <w:r w:rsidRPr="00AE31E2">
        <w:rPr>
          <w:spacing w:val="-4"/>
        </w:rPr>
        <w:t xml:space="preserve"> </w:t>
      </w:r>
      <w:del w:id="160" w:author="Hetvi Topiwala" w:date="2026-04-15T12:01:00Z" w16du:dateUtc="2026-04-15T06:31:00Z">
        <w:r w:rsidDel="00DD633E">
          <w:delText>Key</w:delText>
        </w:r>
        <w:r w:rsidRPr="00AE31E2" w:rsidDel="00DD633E">
          <w:rPr>
            <w:spacing w:val="-4"/>
          </w:rPr>
          <w:delText xml:space="preserve"> </w:delText>
        </w:r>
      </w:del>
      <w:r w:rsidRPr="00AE31E2">
        <w:rPr>
          <w:b/>
        </w:rPr>
        <w:t>External</w:t>
      </w:r>
      <w:r w:rsidRPr="00AE31E2">
        <w:rPr>
          <w:b/>
          <w:spacing w:val="-4"/>
        </w:rPr>
        <w:t xml:space="preserve"> </w:t>
      </w:r>
      <w:r w:rsidRPr="00AE31E2">
        <w:rPr>
          <w:b/>
        </w:rPr>
        <w:t>Stakeholders</w:t>
      </w:r>
      <w:r w:rsidRPr="00AE31E2">
        <w:rPr>
          <w:b/>
          <w:spacing w:val="-6"/>
        </w:rPr>
        <w:t xml:space="preserve"> </w:t>
      </w:r>
      <w:r w:rsidRPr="00AE31E2">
        <w:rPr>
          <w:b/>
        </w:rPr>
        <w:t>in</w:t>
      </w:r>
      <w:r w:rsidRPr="00AE31E2">
        <w:rPr>
          <w:b/>
          <w:spacing w:val="-4"/>
        </w:rPr>
        <w:t xml:space="preserve"> </w:t>
      </w:r>
      <w:r w:rsidRPr="00AE31E2">
        <w:rPr>
          <w:b/>
        </w:rPr>
        <w:t>Human</w:t>
      </w:r>
      <w:r w:rsidRPr="00AE31E2">
        <w:rPr>
          <w:b/>
          <w:spacing w:val="-7"/>
        </w:rPr>
        <w:t xml:space="preserve"> </w:t>
      </w:r>
      <w:r w:rsidRPr="00AE31E2">
        <w:rPr>
          <w:b/>
        </w:rPr>
        <w:t>Rights</w:t>
      </w:r>
      <w:r w:rsidRPr="00AE31E2">
        <w:rPr>
          <w:b/>
          <w:spacing w:val="-4"/>
        </w:rPr>
        <w:t xml:space="preserve"> </w:t>
      </w:r>
      <w:r w:rsidRPr="00AE31E2">
        <w:rPr>
          <w:b/>
        </w:rPr>
        <w:t>Dialogues</w:t>
      </w:r>
      <w:r w:rsidRPr="00AE31E2">
        <w:rPr>
          <w:b/>
          <w:spacing w:val="-2"/>
        </w:rPr>
        <w:t xml:space="preserve"> </w:t>
      </w:r>
      <w:r>
        <w:t>by</w:t>
      </w:r>
      <w:r w:rsidRPr="00AE31E2">
        <w:rPr>
          <w:spacing w:val="-5"/>
        </w:rPr>
        <w:t xml:space="preserve"> </w:t>
      </w:r>
      <w:r w:rsidR="00917ED0">
        <w:t>FY</w:t>
      </w:r>
      <w:r w:rsidRPr="00AE31E2">
        <w:rPr>
          <w:spacing w:val="-6"/>
        </w:rPr>
        <w:t xml:space="preserve"> </w:t>
      </w:r>
      <w:r>
        <w:t>2029-</w:t>
      </w:r>
      <w:r w:rsidRPr="00AE31E2">
        <w:rPr>
          <w:spacing w:val="-5"/>
        </w:rPr>
        <w:t>30.</w:t>
      </w:r>
    </w:p>
    <w:p w14:paraId="76E3975C" w14:textId="77777777" w:rsidR="00FC796B" w:rsidRDefault="00FC796B" w:rsidP="00FC796B">
      <w:pPr>
        <w:tabs>
          <w:tab w:val="left" w:pos="974"/>
        </w:tabs>
        <w:spacing w:line="280" w:lineRule="exact"/>
        <w:jc w:val="both"/>
      </w:pPr>
    </w:p>
    <w:p w14:paraId="36CAF664" w14:textId="521E9B7F" w:rsidR="00FC796B" w:rsidRDefault="00FC796B" w:rsidP="00FC796B">
      <w:pPr>
        <w:pStyle w:val="Heading1"/>
        <w:numPr>
          <w:ilvl w:val="0"/>
          <w:numId w:val="2"/>
        </w:numPr>
        <w:tabs>
          <w:tab w:val="left" w:pos="1232"/>
        </w:tabs>
        <w:ind w:left="1232" w:hanging="358"/>
        <w:rPr>
          <w:ins w:id="161" w:author="Hetvi Topiwala" w:date="2026-04-10T11:32:00Z" w16du:dateUtc="2026-04-10T06:02:00Z"/>
        </w:rPr>
      </w:pPr>
      <w:ins w:id="162" w:author="Hetvi Topiwala" w:date="2026-04-10T11:32:00Z">
        <w:r w:rsidRPr="00FC796B">
          <w:t>Alignment with Sustainable Development Goals (SDGs)</w:t>
        </w:r>
      </w:ins>
      <w:ins w:id="163" w:author="Hetvi Topiwala" w:date="2026-04-10T11:32:00Z" w16du:dateUtc="2026-04-10T06:02:00Z">
        <w:r>
          <w:rPr>
            <w:spacing w:val="-2"/>
          </w:rPr>
          <w:t>:</w:t>
        </w:r>
      </w:ins>
    </w:p>
    <w:p w14:paraId="16D89CFA" w14:textId="77777777" w:rsidR="00FC796B" w:rsidRDefault="00FC796B" w:rsidP="00FC796B">
      <w:pPr>
        <w:tabs>
          <w:tab w:val="left" w:pos="974"/>
        </w:tabs>
        <w:spacing w:line="280" w:lineRule="exact"/>
        <w:jc w:val="both"/>
      </w:pPr>
    </w:p>
    <w:p w14:paraId="617043BB" w14:textId="77777777" w:rsidR="00FC796B" w:rsidRPr="00FC796B" w:rsidRDefault="00FC796B" w:rsidP="00FC796B">
      <w:pPr>
        <w:ind w:left="720"/>
        <w:rPr>
          <w:ins w:id="164" w:author="Hetvi Topiwala" w:date="2026-04-10T11:33:00Z"/>
          <w:lang w:val="en-IN"/>
        </w:rPr>
      </w:pPr>
      <w:ins w:id="165" w:author="Hetvi Topiwala" w:date="2026-04-10T11:33:00Z">
        <w:r w:rsidRPr="00FC796B">
          <w:rPr>
            <w:lang w:val="en-IN"/>
          </w:rPr>
          <w:t>The Company’s workplace rights initiatives are aligned with the Sustainable Development Goals established by the United Nations, particularly:</w:t>
        </w:r>
      </w:ins>
    </w:p>
    <w:p w14:paraId="2AE3460F" w14:textId="77777777" w:rsidR="00FC796B" w:rsidRPr="00FC796B" w:rsidRDefault="00FC796B" w:rsidP="00FC796B">
      <w:pPr>
        <w:pStyle w:val="ListParagraph"/>
        <w:numPr>
          <w:ilvl w:val="0"/>
          <w:numId w:val="9"/>
        </w:numPr>
        <w:jc w:val="both"/>
        <w:rPr>
          <w:ins w:id="166" w:author="Hetvi Topiwala" w:date="2026-04-10T11:33:00Z"/>
          <w:lang w:val="en-IN"/>
        </w:rPr>
      </w:pPr>
      <w:ins w:id="167" w:author="Hetvi Topiwala" w:date="2026-04-10T11:33:00Z">
        <w:r w:rsidRPr="00FC796B">
          <w:rPr>
            <w:b/>
            <w:bCs/>
            <w:lang w:val="en-IN"/>
          </w:rPr>
          <w:t>SDG 8: Decent Work and Economic Growth</w:t>
        </w:r>
        <w:r w:rsidRPr="00FC796B">
          <w:rPr>
            <w:lang w:val="en-IN"/>
          </w:rPr>
          <w:t xml:space="preserve"> – By promoting safe working conditions, fair working hours, employee development, and the prevention of child and forced </w:t>
        </w:r>
        <w:proofErr w:type="spellStart"/>
        <w:r w:rsidRPr="00FC796B">
          <w:rPr>
            <w:lang w:val="en-IN"/>
          </w:rPr>
          <w:t>labor</w:t>
        </w:r>
        <w:proofErr w:type="spellEnd"/>
        <w:r w:rsidRPr="00FC796B">
          <w:rPr>
            <w:lang w:val="en-IN"/>
          </w:rPr>
          <w:t xml:space="preserve"> within operations and the supply chain. </w:t>
        </w:r>
      </w:ins>
    </w:p>
    <w:p w14:paraId="6C038137" w14:textId="77777777" w:rsidR="00FC796B" w:rsidRPr="00FC796B" w:rsidRDefault="00FC796B" w:rsidP="00FC796B">
      <w:pPr>
        <w:pStyle w:val="ListParagraph"/>
        <w:numPr>
          <w:ilvl w:val="0"/>
          <w:numId w:val="9"/>
        </w:numPr>
        <w:jc w:val="both"/>
        <w:rPr>
          <w:ins w:id="168" w:author="Hetvi Topiwala" w:date="2026-04-10T11:33:00Z"/>
          <w:lang w:val="en-IN"/>
        </w:rPr>
      </w:pPr>
      <w:ins w:id="169" w:author="Hetvi Topiwala" w:date="2026-04-10T11:33:00Z">
        <w:r w:rsidRPr="00FC796B">
          <w:rPr>
            <w:b/>
            <w:bCs/>
            <w:lang w:val="en-IN"/>
          </w:rPr>
          <w:t>SDG 3: Good Health and Well-being</w:t>
        </w:r>
        <w:r w:rsidRPr="00FC796B">
          <w:rPr>
            <w:lang w:val="en-IN"/>
          </w:rPr>
          <w:t xml:space="preserve"> – Through initiatives aimed at strengthening workplace health, safety practices, and emergency preparedness. </w:t>
        </w:r>
      </w:ins>
    </w:p>
    <w:p w14:paraId="5D811E07" w14:textId="77777777" w:rsidR="00FC796B" w:rsidRPr="00FC796B" w:rsidRDefault="00FC796B" w:rsidP="00FC796B">
      <w:pPr>
        <w:pStyle w:val="ListParagraph"/>
        <w:numPr>
          <w:ilvl w:val="0"/>
          <w:numId w:val="9"/>
        </w:numPr>
        <w:jc w:val="both"/>
        <w:rPr>
          <w:ins w:id="170" w:author="Hetvi Topiwala" w:date="2026-04-10T11:33:00Z"/>
          <w:lang w:val="en-IN"/>
        </w:rPr>
      </w:pPr>
      <w:ins w:id="171" w:author="Hetvi Topiwala" w:date="2026-04-10T11:33:00Z">
        <w:r w:rsidRPr="00FC796B">
          <w:rPr>
            <w:b/>
            <w:bCs/>
            <w:lang w:val="en-IN"/>
          </w:rPr>
          <w:t>SDG 5: Gender Equality</w:t>
        </w:r>
        <w:r w:rsidRPr="00FC796B">
          <w:rPr>
            <w:lang w:val="en-IN"/>
          </w:rPr>
          <w:t xml:space="preserve"> – By encouraging diversity and increasing the representation of women in leadership positions. </w:t>
        </w:r>
      </w:ins>
    </w:p>
    <w:p w14:paraId="3D69E6E8" w14:textId="77777777" w:rsidR="00FC796B" w:rsidRPr="00FC796B" w:rsidRDefault="00FC796B" w:rsidP="00FC796B">
      <w:pPr>
        <w:pStyle w:val="ListParagraph"/>
        <w:numPr>
          <w:ilvl w:val="0"/>
          <w:numId w:val="9"/>
        </w:numPr>
        <w:jc w:val="both"/>
        <w:rPr>
          <w:ins w:id="172" w:author="Hetvi Topiwala" w:date="2026-04-10T11:33:00Z"/>
          <w:lang w:val="en-IN"/>
        </w:rPr>
      </w:pPr>
      <w:ins w:id="173" w:author="Hetvi Topiwala" w:date="2026-04-10T11:33:00Z">
        <w:r w:rsidRPr="00FC796B">
          <w:rPr>
            <w:b/>
            <w:bCs/>
            <w:lang w:val="en-IN"/>
          </w:rPr>
          <w:t>SDG 10: Reduced Inequalities</w:t>
        </w:r>
        <w:r w:rsidRPr="00FC796B">
          <w:rPr>
            <w:lang w:val="en-IN"/>
          </w:rPr>
          <w:t xml:space="preserve"> – Through inclusive hiring practices that support equal opportunities for minority groups and persons with disabilities. </w:t>
        </w:r>
      </w:ins>
    </w:p>
    <w:p w14:paraId="22CC2F7F" w14:textId="77777777" w:rsidR="00FC796B" w:rsidRPr="00FC796B" w:rsidRDefault="00FC796B" w:rsidP="00FC796B">
      <w:pPr>
        <w:pStyle w:val="ListParagraph"/>
        <w:numPr>
          <w:ilvl w:val="0"/>
          <w:numId w:val="9"/>
        </w:numPr>
        <w:jc w:val="both"/>
        <w:rPr>
          <w:ins w:id="174" w:author="Hetvi Topiwala" w:date="2026-04-10T11:33:00Z"/>
          <w:lang w:val="en-IN"/>
        </w:rPr>
      </w:pPr>
      <w:ins w:id="175" w:author="Hetvi Topiwala" w:date="2026-04-10T11:33:00Z">
        <w:r w:rsidRPr="00FC796B">
          <w:rPr>
            <w:b/>
            <w:bCs/>
            <w:lang w:val="en-IN"/>
          </w:rPr>
          <w:t>SDG 17: Partnerships for the Goals</w:t>
        </w:r>
        <w:r w:rsidRPr="00FC796B">
          <w:rPr>
            <w:lang w:val="en-IN"/>
          </w:rPr>
          <w:t xml:space="preserve"> – By engaging with NGOs, industry initiatives, and external stakeholders to promote responsible </w:t>
        </w:r>
        <w:proofErr w:type="spellStart"/>
        <w:r w:rsidRPr="00FC796B">
          <w:rPr>
            <w:lang w:val="en-IN"/>
          </w:rPr>
          <w:t>labor</w:t>
        </w:r>
        <w:proofErr w:type="spellEnd"/>
        <w:r w:rsidRPr="00FC796B">
          <w:rPr>
            <w:lang w:val="en-IN"/>
          </w:rPr>
          <w:t xml:space="preserve"> and human rights practices.</w:t>
        </w:r>
      </w:ins>
    </w:p>
    <w:p w14:paraId="310FAF57" w14:textId="5E2EA6EA" w:rsidR="00FC796B" w:rsidRDefault="00FC796B" w:rsidP="00FC796B">
      <w:pPr>
        <w:ind w:left="720"/>
      </w:pPr>
      <w:r>
        <w:tab/>
      </w:r>
    </w:p>
    <w:p w14:paraId="4571A718" w14:textId="77777777" w:rsidR="00FC796B" w:rsidRDefault="00FC796B" w:rsidP="00FC796B"/>
    <w:p w14:paraId="27FD7CA1" w14:textId="77777777" w:rsidR="003C51EA" w:rsidRDefault="00000000">
      <w:pPr>
        <w:pStyle w:val="Heading1"/>
        <w:numPr>
          <w:ilvl w:val="0"/>
          <w:numId w:val="2"/>
        </w:numPr>
        <w:tabs>
          <w:tab w:val="left" w:pos="1232"/>
        </w:tabs>
        <w:ind w:left="1232" w:hanging="358"/>
      </w:pPr>
      <w:r>
        <w:t>Performance</w:t>
      </w:r>
      <w:r>
        <w:rPr>
          <w:spacing w:val="-8"/>
        </w:rPr>
        <w:t xml:space="preserve"> </w:t>
      </w:r>
      <w:r>
        <w:rPr>
          <w:spacing w:val="-2"/>
        </w:rPr>
        <w:t>Reporting:</w:t>
      </w:r>
    </w:p>
    <w:p w14:paraId="42A2F1A6" w14:textId="77777777" w:rsidR="003C51EA" w:rsidRDefault="00000000">
      <w:pPr>
        <w:pStyle w:val="BodyText"/>
        <w:spacing w:before="135" w:line="360" w:lineRule="auto"/>
        <w:ind w:left="874" w:right="731"/>
        <w:jc w:val="both"/>
      </w:pPr>
      <w:r>
        <w:t xml:space="preserve">We at </w:t>
      </w:r>
      <w:proofErr w:type="spellStart"/>
      <w:r>
        <w:rPr>
          <w:b/>
          <w:color w:val="0D0D0D"/>
        </w:rPr>
        <w:t>RenewSys</w:t>
      </w:r>
      <w:proofErr w:type="spellEnd"/>
      <w:r>
        <w:rPr>
          <w:b/>
          <w:color w:val="0D0D0D"/>
        </w:rPr>
        <w:t xml:space="preserve"> India Pvt. Ltd.</w:t>
      </w:r>
      <w:r>
        <w:rPr>
          <w:b/>
          <w:color w:val="0D0D0D"/>
          <w:spacing w:val="40"/>
        </w:rPr>
        <w:t xml:space="preserve"> </w:t>
      </w:r>
      <w:r>
        <w:t>are committed to maintain transparency and accountability in the implementation of our Labor and Human Rights Policy. The progress of our initiatives will be reported annually through a detailed performance report which will include key performance indicators (KPIs) that are aligned with both the quantitative and qualitative targets set forth in this policy, offering a clear evaluation of our achievements, challenges, and areas for improvement.</w:t>
      </w:r>
    </w:p>
    <w:p w14:paraId="001D39E3" w14:textId="77777777" w:rsidR="003C51EA" w:rsidRDefault="00000000">
      <w:pPr>
        <w:pStyle w:val="BodyText"/>
        <w:spacing w:line="268" w:lineRule="exact"/>
        <w:ind w:left="874"/>
        <w:jc w:val="both"/>
      </w:pPr>
      <w:r>
        <w:t>Our</w:t>
      </w:r>
      <w:r>
        <w:rPr>
          <w:spacing w:val="-4"/>
        </w:rPr>
        <w:t xml:space="preserve"> </w:t>
      </w:r>
      <w:r>
        <w:t>reporting</w:t>
      </w:r>
      <w:r>
        <w:rPr>
          <w:spacing w:val="-3"/>
        </w:rPr>
        <w:t xml:space="preserve"> </w:t>
      </w:r>
      <w:r>
        <w:t>will</w:t>
      </w:r>
      <w:r>
        <w:rPr>
          <w:spacing w:val="-2"/>
        </w:rPr>
        <w:t xml:space="preserve"> </w:t>
      </w:r>
      <w:r>
        <w:t>cover</w:t>
      </w:r>
      <w:r>
        <w:rPr>
          <w:spacing w:val="-4"/>
        </w:rPr>
        <w:t xml:space="preserve"> </w:t>
      </w:r>
      <w:r>
        <w:t>a</w:t>
      </w:r>
      <w:r>
        <w:rPr>
          <w:spacing w:val="-5"/>
        </w:rPr>
        <w:t xml:space="preserve"> </w:t>
      </w:r>
      <w:r>
        <w:t>wide</w:t>
      </w:r>
      <w:r>
        <w:rPr>
          <w:spacing w:val="-2"/>
        </w:rPr>
        <w:t xml:space="preserve"> </w:t>
      </w:r>
      <w:r>
        <w:t>range</w:t>
      </w:r>
      <w:r>
        <w:rPr>
          <w:spacing w:val="-4"/>
        </w:rPr>
        <w:t xml:space="preserve"> </w:t>
      </w:r>
      <w:r>
        <w:t>of</w:t>
      </w:r>
      <w:r>
        <w:rPr>
          <w:spacing w:val="-4"/>
        </w:rPr>
        <w:t xml:space="preserve"> </w:t>
      </w:r>
      <w:r>
        <w:t>topics,</w:t>
      </w:r>
      <w:r>
        <w:rPr>
          <w:spacing w:val="-2"/>
        </w:rPr>
        <w:t xml:space="preserve"> including:</w:t>
      </w:r>
    </w:p>
    <w:p w14:paraId="7C425F00" w14:textId="77777777" w:rsidR="003C51EA" w:rsidRDefault="00000000" w:rsidP="00AE31E2">
      <w:pPr>
        <w:pStyle w:val="ListParagraph"/>
        <w:numPr>
          <w:ilvl w:val="0"/>
          <w:numId w:val="5"/>
        </w:numPr>
        <w:tabs>
          <w:tab w:val="left" w:pos="873"/>
        </w:tabs>
        <w:jc w:val="both"/>
      </w:pPr>
      <w:r>
        <w:t>Progress</w:t>
      </w:r>
      <w:r w:rsidRPr="00AE31E2">
        <w:rPr>
          <w:spacing w:val="-6"/>
        </w:rPr>
        <w:t xml:space="preserve"> </w:t>
      </w:r>
      <w:r>
        <w:t>on</w:t>
      </w:r>
      <w:r w:rsidRPr="00AE31E2">
        <w:rPr>
          <w:spacing w:val="-5"/>
        </w:rPr>
        <w:t xml:space="preserve"> </w:t>
      </w:r>
      <w:r>
        <w:t>employee</w:t>
      </w:r>
      <w:r w:rsidRPr="00AE31E2">
        <w:rPr>
          <w:spacing w:val="-3"/>
        </w:rPr>
        <w:t xml:space="preserve"> </w:t>
      </w:r>
      <w:r>
        <w:t>health</w:t>
      </w:r>
      <w:r w:rsidRPr="00AE31E2">
        <w:rPr>
          <w:spacing w:val="-4"/>
        </w:rPr>
        <w:t xml:space="preserve"> </w:t>
      </w:r>
      <w:r>
        <w:t>and</w:t>
      </w:r>
      <w:r w:rsidRPr="00AE31E2">
        <w:rPr>
          <w:spacing w:val="-5"/>
        </w:rPr>
        <w:t xml:space="preserve"> </w:t>
      </w:r>
      <w:r>
        <w:t>safety</w:t>
      </w:r>
      <w:r w:rsidRPr="00AE31E2">
        <w:rPr>
          <w:spacing w:val="-3"/>
        </w:rPr>
        <w:t xml:space="preserve"> </w:t>
      </w:r>
      <w:r w:rsidRPr="00AE31E2">
        <w:rPr>
          <w:spacing w:val="-2"/>
        </w:rPr>
        <w:t>initiatives</w:t>
      </w:r>
    </w:p>
    <w:p w14:paraId="19438348" w14:textId="77777777" w:rsidR="003C51EA" w:rsidRDefault="00000000" w:rsidP="00AE31E2">
      <w:pPr>
        <w:pStyle w:val="ListParagraph"/>
        <w:numPr>
          <w:ilvl w:val="0"/>
          <w:numId w:val="5"/>
        </w:numPr>
        <w:tabs>
          <w:tab w:val="left" w:pos="873"/>
        </w:tabs>
        <w:jc w:val="both"/>
      </w:pPr>
      <w:r>
        <w:t>Compliance</w:t>
      </w:r>
      <w:r w:rsidRPr="00AE31E2">
        <w:rPr>
          <w:spacing w:val="-10"/>
        </w:rPr>
        <w:t xml:space="preserve"> </w:t>
      </w:r>
      <w:r>
        <w:t>with</w:t>
      </w:r>
      <w:r w:rsidRPr="00AE31E2">
        <w:rPr>
          <w:spacing w:val="-5"/>
        </w:rPr>
        <w:t xml:space="preserve"> </w:t>
      </w:r>
      <w:r>
        <w:t>working</w:t>
      </w:r>
      <w:r w:rsidRPr="00AE31E2">
        <w:rPr>
          <w:spacing w:val="-8"/>
        </w:rPr>
        <w:t xml:space="preserve"> </w:t>
      </w:r>
      <w:r>
        <w:t>conditions</w:t>
      </w:r>
      <w:r w:rsidRPr="00AE31E2">
        <w:rPr>
          <w:spacing w:val="-7"/>
        </w:rPr>
        <w:t xml:space="preserve"> </w:t>
      </w:r>
      <w:r>
        <w:t>and</w:t>
      </w:r>
      <w:r w:rsidRPr="00AE31E2">
        <w:rPr>
          <w:spacing w:val="-7"/>
        </w:rPr>
        <w:t xml:space="preserve"> </w:t>
      </w:r>
      <w:r>
        <w:t>labor</w:t>
      </w:r>
      <w:r w:rsidRPr="00AE31E2">
        <w:rPr>
          <w:spacing w:val="-5"/>
        </w:rPr>
        <w:t xml:space="preserve"> </w:t>
      </w:r>
      <w:r>
        <w:t>relations</w:t>
      </w:r>
      <w:r w:rsidRPr="00AE31E2">
        <w:rPr>
          <w:spacing w:val="-5"/>
        </w:rPr>
        <w:t xml:space="preserve"> </w:t>
      </w:r>
      <w:r w:rsidRPr="00AE31E2">
        <w:rPr>
          <w:spacing w:val="-2"/>
        </w:rPr>
        <w:t>standards</w:t>
      </w:r>
    </w:p>
    <w:p w14:paraId="4E1021D2" w14:textId="77777777" w:rsidR="003C51EA" w:rsidRDefault="00000000" w:rsidP="00AE31E2">
      <w:pPr>
        <w:pStyle w:val="ListParagraph"/>
        <w:numPr>
          <w:ilvl w:val="0"/>
          <w:numId w:val="5"/>
        </w:numPr>
        <w:tabs>
          <w:tab w:val="left" w:pos="873"/>
        </w:tabs>
        <w:jc w:val="both"/>
      </w:pPr>
      <w:r>
        <w:t>Child</w:t>
      </w:r>
      <w:r w:rsidRPr="00AE31E2">
        <w:rPr>
          <w:spacing w:val="-6"/>
        </w:rPr>
        <w:t xml:space="preserve"> </w:t>
      </w:r>
      <w:r>
        <w:t>labor</w:t>
      </w:r>
      <w:r w:rsidRPr="00AE31E2">
        <w:rPr>
          <w:spacing w:val="-4"/>
        </w:rPr>
        <w:t xml:space="preserve"> </w:t>
      </w:r>
      <w:r>
        <w:t>and</w:t>
      </w:r>
      <w:r w:rsidRPr="00AE31E2">
        <w:rPr>
          <w:spacing w:val="-6"/>
        </w:rPr>
        <w:t xml:space="preserve"> </w:t>
      </w:r>
      <w:r>
        <w:t>forced</w:t>
      </w:r>
      <w:r w:rsidRPr="00AE31E2">
        <w:rPr>
          <w:spacing w:val="-5"/>
        </w:rPr>
        <w:t xml:space="preserve"> </w:t>
      </w:r>
      <w:r>
        <w:t>labor</w:t>
      </w:r>
      <w:r w:rsidRPr="00AE31E2">
        <w:rPr>
          <w:spacing w:val="-4"/>
        </w:rPr>
        <w:t xml:space="preserve"> </w:t>
      </w:r>
      <w:r>
        <w:t>prevention</w:t>
      </w:r>
      <w:r w:rsidRPr="00AE31E2">
        <w:rPr>
          <w:spacing w:val="-7"/>
        </w:rPr>
        <w:t xml:space="preserve"> </w:t>
      </w:r>
      <w:r w:rsidRPr="00AE31E2">
        <w:rPr>
          <w:spacing w:val="-2"/>
        </w:rPr>
        <w:t>measures</w:t>
      </w:r>
    </w:p>
    <w:p w14:paraId="5BEE45C3" w14:textId="77777777" w:rsidR="003C51EA" w:rsidRDefault="00000000" w:rsidP="00AE31E2">
      <w:pPr>
        <w:pStyle w:val="ListParagraph"/>
        <w:numPr>
          <w:ilvl w:val="0"/>
          <w:numId w:val="5"/>
        </w:numPr>
        <w:tabs>
          <w:tab w:val="left" w:pos="873"/>
        </w:tabs>
        <w:spacing w:before="133"/>
        <w:jc w:val="both"/>
      </w:pPr>
      <w:r>
        <w:lastRenderedPageBreak/>
        <w:t>Diversity,</w:t>
      </w:r>
      <w:r w:rsidRPr="00AE31E2">
        <w:rPr>
          <w:spacing w:val="-5"/>
        </w:rPr>
        <w:t xml:space="preserve"> </w:t>
      </w:r>
      <w:r>
        <w:t>equity,</w:t>
      </w:r>
      <w:r w:rsidRPr="00AE31E2">
        <w:rPr>
          <w:spacing w:val="-4"/>
        </w:rPr>
        <w:t xml:space="preserve"> </w:t>
      </w:r>
      <w:r>
        <w:t>and</w:t>
      </w:r>
      <w:r w:rsidRPr="00AE31E2">
        <w:rPr>
          <w:spacing w:val="-6"/>
        </w:rPr>
        <w:t xml:space="preserve"> </w:t>
      </w:r>
      <w:r>
        <w:t>inclusion</w:t>
      </w:r>
      <w:r w:rsidRPr="00AE31E2">
        <w:rPr>
          <w:spacing w:val="-5"/>
        </w:rPr>
        <w:t xml:space="preserve"> </w:t>
      </w:r>
      <w:r w:rsidRPr="00AE31E2">
        <w:rPr>
          <w:spacing w:val="-2"/>
        </w:rPr>
        <w:t>programs</w:t>
      </w:r>
    </w:p>
    <w:p w14:paraId="5EF726D3" w14:textId="77777777" w:rsidR="003C51EA" w:rsidRDefault="00000000" w:rsidP="00AE31E2">
      <w:pPr>
        <w:pStyle w:val="ListParagraph"/>
        <w:numPr>
          <w:ilvl w:val="0"/>
          <w:numId w:val="5"/>
        </w:numPr>
        <w:tabs>
          <w:tab w:val="left" w:pos="873"/>
        </w:tabs>
        <w:jc w:val="both"/>
      </w:pPr>
      <w:r>
        <w:t>External</w:t>
      </w:r>
      <w:r w:rsidRPr="00AE31E2">
        <w:rPr>
          <w:spacing w:val="-6"/>
        </w:rPr>
        <w:t xml:space="preserve"> </w:t>
      </w:r>
      <w:r>
        <w:t>stakeholder</w:t>
      </w:r>
      <w:r w:rsidRPr="00AE31E2">
        <w:rPr>
          <w:spacing w:val="-6"/>
        </w:rPr>
        <w:t xml:space="preserve"> </w:t>
      </w:r>
      <w:r>
        <w:t>engagements</w:t>
      </w:r>
      <w:r w:rsidRPr="00AE31E2">
        <w:rPr>
          <w:spacing w:val="-6"/>
        </w:rPr>
        <w:t xml:space="preserve"> </w:t>
      </w:r>
      <w:r>
        <w:t>on</w:t>
      </w:r>
      <w:r w:rsidRPr="00AE31E2">
        <w:rPr>
          <w:spacing w:val="-5"/>
        </w:rPr>
        <w:t xml:space="preserve"> </w:t>
      </w:r>
      <w:r>
        <w:t>human</w:t>
      </w:r>
      <w:r w:rsidRPr="00AE31E2">
        <w:rPr>
          <w:spacing w:val="-5"/>
        </w:rPr>
        <w:t xml:space="preserve"> </w:t>
      </w:r>
      <w:r w:rsidRPr="00AE31E2">
        <w:rPr>
          <w:spacing w:val="-2"/>
        </w:rPr>
        <w:t>rights</w:t>
      </w:r>
    </w:p>
    <w:p w14:paraId="4A995673" w14:textId="77777777" w:rsidR="003C51EA" w:rsidRDefault="003C51EA">
      <w:pPr>
        <w:pStyle w:val="BodyText"/>
        <w:spacing w:before="65"/>
      </w:pPr>
    </w:p>
    <w:p w14:paraId="779665E5" w14:textId="77777777" w:rsidR="003C51EA" w:rsidRDefault="00000000">
      <w:pPr>
        <w:pStyle w:val="BodyText"/>
        <w:spacing w:line="360" w:lineRule="auto"/>
        <w:ind w:left="732" w:right="726"/>
        <w:jc w:val="both"/>
      </w:pPr>
      <w:r>
        <w:t>Additionally, the results of our annual employee satisfaction surveys, supplier audits, and safety assessments</w:t>
      </w:r>
      <w:r>
        <w:rPr>
          <w:spacing w:val="-11"/>
        </w:rPr>
        <w:t xml:space="preserve"> </w:t>
      </w:r>
      <w:r>
        <w:t>will</w:t>
      </w:r>
      <w:r>
        <w:rPr>
          <w:spacing w:val="-9"/>
        </w:rPr>
        <w:t xml:space="preserve"> </w:t>
      </w:r>
      <w:r>
        <w:t>be</w:t>
      </w:r>
      <w:r>
        <w:rPr>
          <w:spacing w:val="-8"/>
        </w:rPr>
        <w:t xml:space="preserve"> </w:t>
      </w:r>
      <w:r>
        <w:t>published</w:t>
      </w:r>
      <w:r>
        <w:rPr>
          <w:spacing w:val="-10"/>
        </w:rPr>
        <w:t xml:space="preserve"> </w:t>
      </w:r>
      <w:r>
        <w:t>by</w:t>
      </w:r>
      <w:r>
        <w:rPr>
          <w:spacing w:val="-8"/>
        </w:rPr>
        <w:t xml:space="preserve"> </w:t>
      </w:r>
      <w:r>
        <w:t>the</w:t>
      </w:r>
      <w:r>
        <w:rPr>
          <w:spacing w:val="-8"/>
        </w:rPr>
        <w:t xml:space="preserve"> </w:t>
      </w:r>
      <w:r>
        <w:t>HR</w:t>
      </w:r>
      <w:r>
        <w:rPr>
          <w:spacing w:val="-11"/>
        </w:rPr>
        <w:t xml:space="preserve"> </w:t>
      </w:r>
      <w:r>
        <w:t>Department</w:t>
      </w:r>
      <w:r>
        <w:rPr>
          <w:spacing w:val="-9"/>
        </w:rPr>
        <w:t xml:space="preserve"> </w:t>
      </w:r>
      <w:r>
        <w:t>and</w:t>
      </w:r>
      <w:r>
        <w:rPr>
          <w:spacing w:val="-10"/>
        </w:rPr>
        <w:t xml:space="preserve"> </w:t>
      </w:r>
      <w:r>
        <w:t>made</w:t>
      </w:r>
      <w:r>
        <w:rPr>
          <w:spacing w:val="-8"/>
        </w:rPr>
        <w:t xml:space="preserve"> </w:t>
      </w:r>
      <w:r>
        <w:t>available</w:t>
      </w:r>
      <w:r>
        <w:rPr>
          <w:spacing w:val="-11"/>
        </w:rPr>
        <w:t xml:space="preserve"> </w:t>
      </w:r>
      <w:r>
        <w:t>to</w:t>
      </w:r>
      <w:r>
        <w:rPr>
          <w:spacing w:val="-10"/>
        </w:rPr>
        <w:t xml:space="preserve"> </w:t>
      </w:r>
      <w:r>
        <w:t>all</w:t>
      </w:r>
      <w:r>
        <w:rPr>
          <w:spacing w:val="-10"/>
        </w:rPr>
        <w:t xml:space="preserve"> </w:t>
      </w:r>
      <w:r>
        <w:t>stakeholders,</w:t>
      </w:r>
      <w:r>
        <w:rPr>
          <w:spacing w:val="-9"/>
        </w:rPr>
        <w:t xml:space="preserve"> </w:t>
      </w:r>
      <w:r>
        <w:t>including employees, trade unions, suppliers, and external partners, ensuring that they are informed and engaged in our efforts to uphold human rights and fair labor practices.</w:t>
      </w:r>
    </w:p>
    <w:p w14:paraId="5FD00683" w14:textId="77777777" w:rsidR="003C51EA" w:rsidRDefault="00000000">
      <w:pPr>
        <w:pStyle w:val="Heading1"/>
        <w:numPr>
          <w:ilvl w:val="0"/>
          <w:numId w:val="2"/>
        </w:numPr>
        <w:tabs>
          <w:tab w:val="left" w:pos="1232"/>
        </w:tabs>
        <w:spacing w:before="201"/>
        <w:ind w:left="1232" w:hanging="358"/>
      </w:pPr>
      <w:r>
        <w:rPr>
          <w:spacing w:val="-2"/>
        </w:rPr>
        <w:t>Responsibilities:</w:t>
      </w:r>
    </w:p>
    <w:p w14:paraId="4A96C766" w14:textId="77777777" w:rsidR="003C51EA" w:rsidRDefault="00000000">
      <w:pPr>
        <w:pStyle w:val="BodyText"/>
        <w:spacing w:before="134" w:line="360" w:lineRule="auto"/>
        <w:ind w:left="1234" w:right="733"/>
        <w:jc w:val="both"/>
      </w:pPr>
      <w:r>
        <w:t>The</w:t>
      </w:r>
      <w:r>
        <w:rPr>
          <w:spacing w:val="-4"/>
        </w:rPr>
        <w:t xml:space="preserve"> </w:t>
      </w:r>
      <w:r>
        <w:t>Human</w:t>
      </w:r>
      <w:r>
        <w:rPr>
          <w:spacing w:val="-5"/>
        </w:rPr>
        <w:t xml:space="preserve"> </w:t>
      </w:r>
      <w:r>
        <w:t>Resources</w:t>
      </w:r>
      <w:r>
        <w:rPr>
          <w:spacing w:val="-4"/>
        </w:rPr>
        <w:t xml:space="preserve"> </w:t>
      </w:r>
      <w:r>
        <w:t>(HR)</w:t>
      </w:r>
      <w:r>
        <w:rPr>
          <w:spacing w:val="-7"/>
        </w:rPr>
        <w:t xml:space="preserve"> </w:t>
      </w:r>
      <w:r>
        <w:t>Manager</w:t>
      </w:r>
      <w:r>
        <w:rPr>
          <w:spacing w:val="-4"/>
        </w:rPr>
        <w:t xml:space="preserve"> </w:t>
      </w:r>
      <w:r>
        <w:t>will</w:t>
      </w:r>
      <w:r>
        <w:rPr>
          <w:spacing w:val="-5"/>
        </w:rPr>
        <w:t xml:space="preserve"> </w:t>
      </w:r>
      <w:r>
        <w:t>be</w:t>
      </w:r>
      <w:r>
        <w:rPr>
          <w:spacing w:val="-4"/>
        </w:rPr>
        <w:t xml:space="preserve"> </w:t>
      </w:r>
      <w:r>
        <w:t>responsible</w:t>
      </w:r>
      <w:r>
        <w:rPr>
          <w:spacing w:val="-4"/>
        </w:rPr>
        <w:t xml:space="preserve"> </w:t>
      </w:r>
      <w:r>
        <w:t>for</w:t>
      </w:r>
      <w:r>
        <w:rPr>
          <w:spacing w:val="-4"/>
        </w:rPr>
        <w:t xml:space="preserve"> </w:t>
      </w:r>
      <w:r>
        <w:t>compiling</w:t>
      </w:r>
      <w:r>
        <w:rPr>
          <w:spacing w:val="-5"/>
        </w:rPr>
        <w:t xml:space="preserve"> </w:t>
      </w:r>
      <w:r>
        <w:t>and</w:t>
      </w:r>
      <w:r>
        <w:rPr>
          <w:spacing w:val="-5"/>
        </w:rPr>
        <w:t xml:space="preserve"> </w:t>
      </w:r>
      <w:r>
        <w:t>preparing</w:t>
      </w:r>
      <w:r>
        <w:rPr>
          <w:spacing w:val="-5"/>
        </w:rPr>
        <w:t xml:space="preserve"> </w:t>
      </w:r>
      <w:r>
        <w:t>the</w:t>
      </w:r>
      <w:r>
        <w:rPr>
          <w:spacing w:val="-4"/>
        </w:rPr>
        <w:t xml:space="preserve"> </w:t>
      </w:r>
      <w:r>
        <w:t>annual labor and human rights performance report. This will be done in coordination with:</w:t>
      </w:r>
    </w:p>
    <w:p w14:paraId="156C7EE8" w14:textId="77777777" w:rsidR="003C51EA" w:rsidRDefault="00000000" w:rsidP="00AE31E2">
      <w:pPr>
        <w:pStyle w:val="ListParagraph"/>
        <w:numPr>
          <w:ilvl w:val="0"/>
          <w:numId w:val="6"/>
        </w:numPr>
        <w:tabs>
          <w:tab w:val="left" w:pos="873"/>
        </w:tabs>
        <w:spacing w:line="279" w:lineRule="exact"/>
      </w:pPr>
      <w:r>
        <w:t>The</w:t>
      </w:r>
      <w:r w:rsidRPr="00AE31E2">
        <w:rPr>
          <w:spacing w:val="-4"/>
        </w:rPr>
        <w:t xml:space="preserve"> </w:t>
      </w:r>
      <w:r w:rsidRPr="00AE31E2">
        <w:rPr>
          <w:b/>
        </w:rPr>
        <w:t>Safety</w:t>
      </w:r>
      <w:r w:rsidRPr="00AE31E2">
        <w:rPr>
          <w:b/>
          <w:spacing w:val="-3"/>
        </w:rPr>
        <w:t xml:space="preserve"> </w:t>
      </w:r>
      <w:r w:rsidRPr="00AE31E2">
        <w:rPr>
          <w:b/>
        </w:rPr>
        <w:t>and</w:t>
      </w:r>
      <w:r w:rsidRPr="00AE31E2">
        <w:rPr>
          <w:b/>
          <w:spacing w:val="-5"/>
        </w:rPr>
        <w:t xml:space="preserve"> </w:t>
      </w:r>
      <w:r w:rsidRPr="00AE31E2">
        <w:rPr>
          <w:b/>
        </w:rPr>
        <w:t>Health</w:t>
      </w:r>
      <w:r w:rsidRPr="00AE31E2">
        <w:rPr>
          <w:b/>
          <w:spacing w:val="-4"/>
        </w:rPr>
        <w:t xml:space="preserve"> </w:t>
      </w:r>
      <w:r w:rsidRPr="00AE31E2">
        <w:rPr>
          <w:b/>
        </w:rPr>
        <w:t>Officer</w:t>
      </w:r>
      <w:r w:rsidRPr="00AE31E2">
        <w:rPr>
          <w:b/>
          <w:spacing w:val="-2"/>
        </w:rPr>
        <w:t xml:space="preserve"> </w:t>
      </w:r>
      <w:r>
        <w:t>for</w:t>
      </w:r>
      <w:r w:rsidRPr="00AE31E2">
        <w:rPr>
          <w:spacing w:val="-3"/>
        </w:rPr>
        <w:t xml:space="preserve"> </w:t>
      </w:r>
      <w:r>
        <w:t>health</w:t>
      </w:r>
      <w:r w:rsidRPr="00AE31E2">
        <w:rPr>
          <w:spacing w:val="-4"/>
        </w:rPr>
        <w:t xml:space="preserve"> </w:t>
      </w:r>
      <w:r>
        <w:t>and</w:t>
      </w:r>
      <w:r w:rsidRPr="00AE31E2">
        <w:rPr>
          <w:spacing w:val="-4"/>
        </w:rPr>
        <w:t xml:space="preserve"> </w:t>
      </w:r>
      <w:r>
        <w:t>safety</w:t>
      </w:r>
      <w:r w:rsidRPr="00AE31E2">
        <w:rPr>
          <w:spacing w:val="-5"/>
        </w:rPr>
        <w:t xml:space="preserve"> </w:t>
      </w:r>
      <w:r w:rsidRPr="00AE31E2">
        <w:rPr>
          <w:spacing w:val="-2"/>
        </w:rPr>
        <w:t>metrics.</w:t>
      </w:r>
    </w:p>
    <w:p w14:paraId="7E4D3E81" w14:textId="77777777" w:rsidR="003C51EA" w:rsidRDefault="00000000" w:rsidP="00AE31E2">
      <w:pPr>
        <w:pStyle w:val="ListParagraph"/>
        <w:numPr>
          <w:ilvl w:val="0"/>
          <w:numId w:val="6"/>
        </w:numPr>
        <w:tabs>
          <w:tab w:val="left" w:pos="873"/>
        </w:tabs>
      </w:pPr>
      <w:r>
        <w:t>The</w:t>
      </w:r>
      <w:r w:rsidRPr="00AE31E2">
        <w:rPr>
          <w:spacing w:val="-5"/>
        </w:rPr>
        <w:t xml:space="preserve"> </w:t>
      </w:r>
      <w:r w:rsidRPr="00AE31E2">
        <w:rPr>
          <w:b/>
        </w:rPr>
        <w:t>Supplier</w:t>
      </w:r>
      <w:r w:rsidRPr="00AE31E2">
        <w:rPr>
          <w:b/>
          <w:spacing w:val="-6"/>
        </w:rPr>
        <w:t xml:space="preserve"> </w:t>
      </w:r>
      <w:r w:rsidRPr="00AE31E2">
        <w:rPr>
          <w:b/>
        </w:rPr>
        <w:t>Relations</w:t>
      </w:r>
      <w:r w:rsidRPr="00AE31E2">
        <w:rPr>
          <w:b/>
          <w:spacing w:val="-5"/>
        </w:rPr>
        <w:t xml:space="preserve"> </w:t>
      </w:r>
      <w:r w:rsidRPr="00AE31E2">
        <w:rPr>
          <w:b/>
        </w:rPr>
        <w:t>Team</w:t>
      </w:r>
      <w:r w:rsidRPr="00AE31E2">
        <w:rPr>
          <w:b/>
          <w:spacing w:val="-3"/>
        </w:rPr>
        <w:t xml:space="preserve"> </w:t>
      </w:r>
      <w:r>
        <w:t>for</w:t>
      </w:r>
      <w:r w:rsidRPr="00AE31E2">
        <w:rPr>
          <w:spacing w:val="-7"/>
        </w:rPr>
        <w:t xml:space="preserve"> </w:t>
      </w:r>
      <w:r>
        <w:t>supplier</w:t>
      </w:r>
      <w:r w:rsidRPr="00AE31E2">
        <w:rPr>
          <w:spacing w:val="-4"/>
        </w:rPr>
        <w:t xml:space="preserve"> </w:t>
      </w:r>
      <w:r>
        <w:t>audits</w:t>
      </w:r>
      <w:r w:rsidRPr="00AE31E2">
        <w:rPr>
          <w:spacing w:val="-5"/>
        </w:rPr>
        <w:t xml:space="preserve"> </w:t>
      </w:r>
      <w:r>
        <w:t>and</w:t>
      </w:r>
      <w:r w:rsidRPr="00AE31E2">
        <w:rPr>
          <w:spacing w:val="-7"/>
        </w:rPr>
        <w:t xml:space="preserve"> </w:t>
      </w:r>
      <w:r>
        <w:t>compliance</w:t>
      </w:r>
      <w:r w:rsidRPr="00AE31E2">
        <w:rPr>
          <w:spacing w:val="-4"/>
        </w:rPr>
        <w:t xml:space="preserve"> </w:t>
      </w:r>
      <w:r w:rsidRPr="00AE31E2">
        <w:rPr>
          <w:spacing w:val="-2"/>
        </w:rPr>
        <w:t>data.</w:t>
      </w:r>
    </w:p>
    <w:p w14:paraId="7463CBDA" w14:textId="77777777" w:rsidR="003C51EA" w:rsidRDefault="00000000" w:rsidP="00AE31E2">
      <w:pPr>
        <w:pStyle w:val="ListParagraph"/>
        <w:numPr>
          <w:ilvl w:val="0"/>
          <w:numId w:val="6"/>
        </w:numPr>
        <w:tabs>
          <w:tab w:val="left" w:pos="873"/>
        </w:tabs>
      </w:pPr>
      <w:r>
        <w:t>The</w:t>
      </w:r>
      <w:r w:rsidRPr="00AE31E2">
        <w:rPr>
          <w:spacing w:val="-7"/>
        </w:rPr>
        <w:t xml:space="preserve"> </w:t>
      </w:r>
      <w:r w:rsidRPr="00AE31E2">
        <w:rPr>
          <w:b/>
        </w:rPr>
        <w:t>Diversity</w:t>
      </w:r>
      <w:r w:rsidRPr="00AE31E2">
        <w:rPr>
          <w:b/>
          <w:spacing w:val="-3"/>
        </w:rPr>
        <w:t xml:space="preserve"> </w:t>
      </w:r>
      <w:r w:rsidRPr="00AE31E2">
        <w:rPr>
          <w:b/>
        </w:rPr>
        <w:t>and</w:t>
      </w:r>
      <w:r w:rsidRPr="00AE31E2">
        <w:rPr>
          <w:b/>
          <w:spacing w:val="-7"/>
        </w:rPr>
        <w:t xml:space="preserve"> </w:t>
      </w:r>
      <w:r w:rsidRPr="00AE31E2">
        <w:rPr>
          <w:b/>
        </w:rPr>
        <w:t>Inclusion</w:t>
      </w:r>
      <w:r w:rsidRPr="00AE31E2">
        <w:rPr>
          <w:b/>
          <w:spacing w:val="-8"/>
        </w:rPr>
        <w:t xml:space="preserve"> </w:t>
      </w:r>
      <w:r w:rsidRPr="00AE31E2">
        <w:rPr>
          <w:b/>
        </w:rPr>
        <w:t>Council</w:t>
      </w:r>
      <w:r w:rsidRPr="00AE31E2">
        <w:rPr>
          <w:b/>
          <w:spacing w:val="-1"/>
        </w:rPr>
        <w:t xml:space="preserve"> </w:t>
      </w:r>
      <w:r>
        <w:t>for</w:t>
      </w:r>
      <w:r w:rsidRPr="00AE31E2">
        <w:rPr>
          <w:spacing w:val="-4"/>
        </w:rPr>
        <w:t xml:space="preserve"> </w:t>
      </w:r>
      <w:r>
        <w:t>reporting</w:t>
      </w:r>
      <w:r w:rsidRPr="00AE31E2">
        <w:rPr>
          <w:spacing w:val="-7"/>
        </w:rPr>
        <w:t xml:space="preserve"> </w:t>
      </w:r>
      <w:r>
        <w:t>on</w:t>
      </w:r>
      <w:r w:rsidRPr="00AE31E2">
        <w:rPr>
          <w:spacing w:val="-5"/>
        </w:rPr>
        <w:t xml:space="preserve"> </w:t>
      </w:r>
      <w:r>
        <w:t>inclusivity</w:t>
      </w:r>
      <w:r w:rsidRPr="00AE31E2">
        <w:rPr>
          <w:spacing w:val="-6"/>
        </w:rPr>
        <w:t xml:space="preserve"> </w:t>
      </w:r>
      <w:r w:rsidRPr="00AE31E2">
        <w:rPr>
          <w:spacing w:val="-2"/>
        </w:rPr>
        <w:t>efforts.</w:t>
      </w:r>
    </w:p>
    <w:p w14:paraId="3390671A" w14:textId="77777777" w:rsidR="003C51EA" w:rsidRPr="00FC796B" w:rsidRDefault="00000000" w:rsidP="00AE31E2">
      <w:pPr>
        <w:pStyle w:val="ListParagraph"/>
        <w:numPr>
          <w:ilvl w:val="0"/>
          <w:numId w:val="6"/>
        </w:numPr>
        <w:tabs>
          <w:tab w:val="left" w:pos="873"/>
        </w:tabs>
      </w:pPr>
      <w:r>
        <w:t>The</w:t>
      </w:r>
      <w:r w:rsidRPr="00AE31E2">
        <w:rPr>
          <w:spacing w:val="-7"/>
        </w:rPr>
        <w:t xml:space="preserve"> </w:t>
      </w:r>
      <w:r w:rsidRPr="00AE31E2">
        <w:rPr>
          <w:b/>
        </w:rPr>
        <w:t>Labor</w:t>
      </w:r>
      <w:r w:rsidRPr="00AE31E2">
        <w:rPr>
          <w:b/>
          <w:spacing w:val="-4"/>
        </w:rPr>
        <w:t xml:space="preserve"> </w:t>
      </w:r>
      <w:r w:rsidRPr="00AE31E2">
        <w:rPr>
          <w:b/>
        </w:rPr>
        <w:t>Relations</w:t>
      </w:r>
      <w:r w:rsidRPr="00AE31E2">
        <w:rPr>
          <w:b/>
          <w:spacing w:val="-6"/>
        </w:rPr>
        <w:t xml:space="preserve"> </w:t>
      </w:r>
      <w:r w:rsidRPr="00AE31E2">
        <w:rPr>
          <w:b/>
        </w:rPr>
        <w:t>Committee</w:t>
      </w:r>
      <w:r w:rsidRPr="00AE31E2">
        <w:rPr>
          <w:b/>
          <w:spacing w:val="-4"/>
        </w:rPr>
        <w:t xml:space="preserve"> </w:t>
      </w:r>
      <w:r>
        <w:t>for</w:t>
      </w:r>
      <w:r w:rsidRPr="00AE31E2">
        <w:rPr>
          <w:spacing w:val="-4"/>
        </w:rPr>
        <w:t xml:space="preserve"> </w:t>
      </w:r>
      <w:r>
        <w:t>progress</w:t>
      </w:r>
      <w:r w:rsidRPr="00AE31E2">
        <w:rPr>
          <w:spacing w:val="-6"/>
        </w:rPr>
        <w:t xml:space="preserve"> </w:t>
      </w:r>
      <w:r>
        <w:t>on</w:t>
      </w:r>
      <w:r w:rsidRPr="00AE31E2">
        <w:rPr>
          <w:spacing w:val="-6"/>
        </w:rPr>
        <w:t xml:space="preserve"> </w:t>
      </w:r>
      <w:r>
        <w:t>labor</w:t>
      </w:r>
      <w:r w:rsidRPr="00AE31E2">
        <w:rPr>
          <w:spacing w:val="-6"/>
        </w:rPr>
        <w:t xml:space="preserve"> </w:t>
      </w:r>
      <w:r>
        <w:t>relations</w:t>
      </w:r>
      <w:r w:rsidRPr="00AE31E2">
        <w:rPr>
          <w:spacing w:val="-7"/>
        </w:rPr>
        <w:t xml:space="preserve"> </w:t>
      </w:r>
      <w:r>
        <w:t>and</w:t>
      </w:r>
      <w:r w:rsidRPr="00AE31E2">
        <w:rPr>
          <w:spacing w:val="-6"/>
        </w:rPr>
        <w:t xml:space="preserve"> </w:t>
      </w:r>
      <w:r>
        <w:t>grievance</w:t>
      </w:r>
      <w:r w:rsidRPr="00AE31E2">
        <w:rPr>
          <w:spacing w:val="-3"/>
        </w:rPr>
        <w:t xml:space="preserve"> </w:t>
      </w:r>
      <w:r w:rsidRPr="00AE31E2">
        <w:rPr>
          <w:spacing w:val="-2"/>
        </w:rPr>
        <w:t>handling.</w:t>
      </w:r>
    </w:p>
    <w:p w14:paraId="1EBDDCA4" w14:textId="77777777" w:rsidR="00FC796B" w:rsidRDefault="00FC796B" w:rsidP="00FC796B">
      <w:pPr>
        <w:tabs>
          <w:tab w:val="left" w:pos="873"/>
        </w:tabs>
      </w:pPr>
    </w:p>
    <w:p w14:paraId="324DF249" w14:textId="77777777" w:rsidR="00FC796B" w:rsidRDefault="00FC796B" w:rsidP="00FC796B">
      <w:pPr>
        <w:tabs>
          <w:tab w:val="left" w:pos="873"/>
        </w:tabs>
      </w:pPr>
    </w:p>
    <w:p w14:paraId="3D4E7D10" w14:textId="77777777" w:rsidR="00FC796B" w:rsidRDefault="00FC796B" w:rsidP="00FC796B">
      <w:pPr>
        <w:pStyle w:val="Heading1"/>
        <w:numPr>
          <w:ilvl w:val="0"/>
          <w:numId w:val="2"/>
        </w:numPr>
        <w:tabs>
          <w:tab w:val="left" w:pos="1232"/>
        </w:tabs>
        <w:ind w:left="1232" w:hanging="358"/>
      </w:pPr>
      <w:r>
        <w:t>Review</w:t>
      </w:r>
      <w:r>
        <w:rPr>
          <w:spacing w:val="-5"/>
        </w:rPr>
        <w:t xml:space="preserve"> </w:t>
      </w:r>
      <w:r>
        <w:rPr>
          <w:spacing w:val="-2"/>
        </w:rPr>
        <w:t>Mechanism:</w:t>
      </w:r>
    </w:p>
    <w:p w14:paraId="0720A6A2" w14:textId="77777777" w:rsidR="00FC796B" w:rsidRDefault="00FC796B" w:rsidP="00FC796B">
      <w:pPr>
        <w:pStyle w:val="BodyText"/>
        <w:spacing w:before="135" w:line="360" w:lineRule="auto"/>
        <w:ind w:left="874" w:right="729"/>
        <w:jc w:val="both"/>
      </w:pPr>
      <w:r>
        <w:t>Our</w:t>
      </w:r>
      <w:r>
        <w:rPr>
          <w:spacing w:val="-2"/>
        </w:rPr>
        <w:t xml:space="preserve"> </w:t>
      </w:r>
      <w:r>
        <w:t>Workplace</w:t>
      </w:r>
      <w:r>
        <w:rPr>
          <w:spacing w:val="-1"/>
        </w:rPr>
        <w:t xml:space="preserve"> </w:t>
      </w:r>
      <w:r>
        <w:t>Rights</w:t>
      </w:r>
      <w:r>
        <w:rPr>
          <w:spacing w:val="-3"/>
        </w:rPr>
        <w:t xml:space="preserve"> </w:t>
      </w:r>
      <w:r>
        <w:t>Policy</w:t>
      </w:r>
      <w:r>
        <w:rPr>
          <w:spacing w:val="-1"/>
        </w:rPr>
        <w:t xml:space="preserve"> </w:t>
      </w:r>
      <w:r>
        <w:t>will</w:t>
      </w:r>
      <w:r>
        <w:rPr>
          <w:spacing w:val="-1"/>
        </w:rPr>
        <w:t xml:space="preserve"> </w:t>
      </w:r>
      <w:r>
        <w:t>be</w:t>
      </w:r>
      <w:r>
        <w:rPr>
          <w:spacing w:val="-1"/>
        </w:rPr>
        <w:t xml:space="preserve"> </w:t>
      </w:r>
      <w:r>
        <w:t>reviewed</w:t>
      </w:r>
      <w:r>
        <w:rPr>
          <w:spacing w:val="-2"/>
        </w:rPr>
        <w:t xml:space="preserve"> </w:t>
      </w:r>
      <w:r>
        <w:t>annually</w:t>
      </w:r>
      <w:r>
        <w:rPr>
          <w:spacing w:val="-3"/>
        </w:rPr>
        <w:t xml:space="preserve"> </w:t>
      </w:r>
      <w:r>
        <w:t>by the</w:t>
      </w:r>
      <w:r>
        <w:rPr>
          <w:spacing w:val="-1"/>
        </w:rPr>
        <w:t xml:space="preserve"> </w:t>
      </w:r>
      <w:r>
        <w:t>Human</w:t>
      </w:r>
      <w:r>
        <w:rPr>
          <w:spacing w:val="-2"/>
        </w:rPr>
        <w:t xml:space="preserve"> </w:t>
      </w:r>
      <w:r>
        <w:t>Resources</w:t>
      </w:r>
      <w:r>
        <w:rPr>
          <w:spacing w:val="-3"/>
        </w:rPr>
        <w:t xml:space="preserve"> </w:t>
      </w:r>
      <w:r>
        <w:t>Manager</w:t>
      </w:r>
      <w:r>
        <w:rPr>
          <w:spacing w:val="-1"/>
        </w:rPr>
        <w:t xml:space="preserve"> </w:t>
      </w:r>
      <w:r>
        <w:t xml:space="preserve">to ensure accountability and transparency. This review will assess compliance with the policy, evaluate its effectiveness, and incorporate feedback from audits and stakeholders. Necessary updates will be made to maintain alignment with best practices, legal requirements, and the organization’s </w:t>
      </w:r>
      <w:r>
        <w:rPr>
          <w:spacing w:val="-2"/>
        </w:rPr>
        <w:t>objectives.</w:t>
      </w:r>
    </w:p>
    <w:p w14:paraId="457871E0" w14:textId="77777777" w:rsidR="00FC796B" w:rsidRDefault="00FC796B" w:rsidP="00FC796B">
      <w:pPr>
        <w:tabs>
          <w:tab w:val="left" w:pos="873"/>
        </w:tabs>
      </w:pPr>
    </w:p>
    <w:p w14:paraId="7006BC07" w14:textId="1C155A44" w:rsidR="00F4539E" w:rsidRDefault="00F4539E" w:rsidP="00FC796B">
      <w:pPr>
        <w:tabs>
          <w:tab w:val="left" w:pos="873"/>
        </w:tabs>
      </w:pPr>
      <w:r>
        <w:tab/>
      </w:r>
    </w:p>
    <w:p w14:paraId="378308C4" w14:textId="77777777" w:rsidR="00F4539E" w:rsidRDefault="00F4539E" w:rsidP="00FC796B">
      <w:pPr>
        <w:tabs>
          <w:tab w:val="left" w:pos="873"/>
        </w:tabs>
      </w:pPr>
    </w:p>
    <w:p w14:paraId="3D3B6D7F" w14:textId="77777777" w:rsidR="00F4539E" w:rsidRDefault="00F4539E" w:rsidP="00FC796B">
      <w:pPr>
        <w:tabs>
          <w:tab w:val="left" w:pos="873"/>
        </w:tabs>
      </w:pPr>
    </w:p>
    <w:p w14:paraId="78DB48A4" w14:textId="77777777" w:rsidR="00F4539E" w:rsidRDefault="00F4539E" w:rsidP="00FC796B">
      <w:pPr>
        <w:tabs>
          <w:tab w:val="left" w:pos="873"/>
        </w:tabs>
      </w:pPr>
    </w:p>
    <w:p w14:paraId="0CE82E8B" w14:textId="77777777" w:rsidR="00F4539E" w:rsidRDefault="00F4539E" w:rsidP="00FC796B">
      <w:pPr>
        <w:tabs>
          <w:tab w:val="left" w:pos="873"/>
        </w:tabs>
      </w:pPr>
    </w:p>
    <w:p w14:paraId="4F83E16E" w14:textId="77777777" w:rsidR="00F4539E" w:rsidRDefault="00F4539E" w:rsidP="00FC796B">
      <w:pPr>
        <w:tabs>
          <w:tab w:val="left" w:pos="873"/>
        </w:tabs>
      </w:pPr>
    </w:p>
    <w:p w14:paraId="79B578AB" w14:textId="77777777" w:rsidR="00F4539E" w:rsidRDefault="00F4539E" w:rsidP="00FC796B">
      <w:pPr>
        <w:tabs>
          <w:tab w:val="left" w:pos="873"/>
        </w:tabs>
      </w:pPr>
    </w:p>
    <w:p w14:paraId="4381CAA8" w14:textId="77777777" w:rsidR="00F4539E" w:rsidRDefault="00F4539E" w:rsidP="00FC796B">
      <w:pPr>
        <w:tabs>
          <w:tab w:val="left" w:pos="873"/>
        </w:tabs>
      </w:pPr>
    </w:p>
    <w:p w14:paraId="271F96D9" w14:textId="77777777" w:rsidR="00F4539E" w:rsidRDefault="00F4539E" w:rsidP="00FC796B">
      <w:pPr>
        <w:tabs>
          <w:tab w:val="left" w:pos="873"/>
        </w:tabs>
      </w:pPr>
    </w:p>
    <w:p w14:paraId="273805A7" w14:textId="77777777" w:rsidR="00F4539E" w:rsidRDefault="00F4539E" w:rsidP="00FC796B">
      <w:pPr>
        <w:tabs>
          <w:tab w:val="left" w:pos="873"/>
        </w:tabs>
      </w:pPr>
    </w:p>
    <w:p w14:paraId="77B8DD71" w14:textId="77777777" w:rsidR="00F4539E" w:rsidRDefault="00F4539E" w:rsidP="00FC796B">
      <w:pPr>
        <w:tabs>
          <w:tab w:val="left" w:pos="873"/>
        </w:tabs>
      </w:pPr>
    </w:p>
    <w:p w14:paraId="45BBDBFB" w14:textId="77777777" w:rsidR="00F4539E" w:rsidRDefault="00F4539E" w:rsidP="00FC796B">
      <w:pPr>
        <w:tabs>
          <w:tab w:val="left" w:pos="873"/>
        </w:tabs>
      </w:pPr>
    </w:p>
    <w:p w14:paraId="4E9A189A" w14:textId="77777777" w:rsidR="00F4539E" w:rsidRDefault="00F4539E" w:rsidP="00FC796B">
      <w:pPr>
        <w:tabs>
          <w:tab w:val="left" w:pos="873"/>
        </w:tabs>
      </w:pPr>
    </w:p>
    <w:p w14:paraId="32599C51" w14:textId="77777777" w:rsidR="00F4539E" w:rsidRDefault="00F4539E" w:rsidP="00FC796B">
      <w:pPr>
        <w:tabs>
          <w:tab w:val="left" w:pos="873"/>
        </w:tabs>
      </w:pPr>
    </w:p>
    <w:p w14:paraId="3CED0B20" w14:textId="77777777" w:rsidR="00F4539E" w:rsidRDefault="00F4539E" w:rsidP="00FC796B">
      <w:pPr>
        <w:tabs>
          <w:tab w:val="left" w:pos="873"/>
        </w:tabs>
      </w:pPr>
    </w:p>
    <w:p w14:paraId="52934CE6" w14:textId="77777777" w:rsidR="00F4539E" w:rsidRDefault="00F4539E" w:rsidP="00FC796B">
      <w:pPr>
        <w:tabs>
          <w:tab w:val="left" w:pos="873"/>
        </w:tabs>
        <w:rPr>
          <w:ins w:id="176" w:author="Hetvi Topiwala" w:date="2026-04-15T12:13:00Z" w16du:dateUtc="2026-04-15T06:43:00Z"/>
        </w:rPr>
      </w:pPr>
    </w:p>
    <w:p w14:paraId="5D807104" w14:textId="77777777" w:rsidR="00FB2DD4" w:rsidRDefault="00FB2DD4" w:rsidP="00FC796B">
      <w:pPr>
        <w:tabs>
          <w:tab w:val="left" w:pos="873"/>
        </w:tabs>
        <w:rPr>
          <w:ins w:id="177" w:author="Hetvi Topiwala" w:date="2026-04-15T12:13:00Z" w16du:dateUtc="2026-04-15T06:43:00Z"/>
        </w:rPr>
      </w:pPr>
    </w:p>
    <w:p w14:paraId="0F86EF8F" w14:textId="77777777" w:rsidR="00FB2DD4" w:rsidRDefault="00FB2DD4" w:rsidP="00FC796B">
      <w:pPr>
        <w:tabs>
          <w:tab w:val="left" w:pos="873"/>
        </w:tabs>
      </w:pPr>
    </w:p>
    <w:p w14:paraId="4E08DFD7" w14:textId="77777777" w:rsidR="00F4539E" w:rsidRDefault="00F4539E" w:rsidP="00FC796B">
      <w:pPr>
        <w:tabs>
          <w:tab w:val="left" w:pos="873"/>
        </w:tabs>
      </w:pPr>
    </w:p>
    <w:p w14:paraId="6598820E" w14:textId="77777777" w:rsidR="00DF1DDB" w:rsidRDefault="00DF1DDB" w:rsidP="00DF1DDB">
      <w:pPr>
        <w:tabs>
          <w:tab w:val="left" w:pos="873"/>
        </w:tabs>
        <w:jc w:val="center"/>
        <w:rPr>
          <w:b/>
          <w:bCs/>
          <w:lang w:val="en-IN"/>
        </w:rPr>
      </w:pPr>
      <w:ins w:id="178" w:author="Hetvi Topiwala" w:date="2026-04-10T12:12:00Z">
        <w:r w:rsidRPr="00DF1DDB">
          <w:rPr>
            <w:b/>
            <w:bCs/>
            <w:lang w:val="en-IN"/>
          </w:rPr>
          <w:lastRenderedPageBreak/>
          <w:t>Employee Acknowledgment Form</w:t>
        </w:r>
      </w:ins>
    </w:p>
    <w:p w14:paraId="149A4FE8" w14:textId="77777777" w:rsidR="00DF1DDB" w:rsidRPr="00DF1DDB" w:rsidRDefault="00DF1DDB" w:rsidP="00DF1DDB">
      <w:pPr>
        <w:tabs>
          <w:tab w:val="left" w:pos="873"/>
        </w:tabs>
        <w:jc w:val="center"/>
        <w:rPr>
          <w:ins w:id="179" w:author="Hetvi Topiwala" w:date="2026-04-10T12:12:00Z"/>
          <w:b/>
          <w:bCs/>
          <w:lang w:val="en-IN"/>
        </w:rPr>
      </w:pPr>
    </w:p>
    <w:p w14:paraId="26C2450E" w14:textId="77777777" w:rsidR="00DF1DDB" w:rsidRPr="00DF1DDB" w:rsidRDefault="00DF1DDB" w:rsidP="00DF1DDB">
      <w:pPr>
        <w:pStyle w:val="BodyText"/>
        <w:spacing w:before="135" w:line="360" w:lineRule="auto"/>
        <w:ind w:left="874" w:right="729"/>
        <w:jc w:val="both"/>
        <w:rPr>
          <w:ins w:id="180" w:author="Hetvi Topiwala" w:date="2026-04-10T12:12:00Z"/>
        </w:rPr>
      </w:pPr>
      <w:ins w:id="181" w:author="Hetvi Topiwala" w:date="2026-04-10T12:12:00Z">
        <w:r w:rsidRPr="00DF1DDB">
          <w:t xml:space="preserve">I hereby acknowledge that I have read and understood the Workplace Rights Policy of </w:t>
        </w:r>
        <w:proofErr w:type="spellStart"/>
        <w:r w:rsidRPr="00DF1DDB">
          <w:t>RenewSys</w:t>
        </w:r>
        <w:proofErr w:type="spellEnd"/>
        <w:r w:rsidRPr="00DF1DDB">
          <w:t xml:space="preserve"> India Pvt. Ltd. I am aware of the Company’s commitment to upholding fair, ethical, and responsible employment practices, including the prevention of child </w:t>
        </w:r>
        <w:proofErr w:type="spellStart"/>
        <w:r w:rsidRPr="00DF1DDB">
          <w:t>labour</w:t>
        </w:r>
        <w:proofErr w:type="spellEnd"/>
        <w:r w:rsidRPr="00DF1DDB">
          <w:t xml:space="preserve"> and forced </w:t>
        </w:r>
        <w:proofErr w:type="spellStart"/>
        <w:r w:rsidRPr="00DF1DDB">
          <w:t>labour</w:t>
        </w:r>
        <w:proofErr w:type="spellEnd"/>
        <w:r w:rsidRPr="00DF1DDB">
          <w:t>, non-discrimination, prevention of harassment, and ensuring safe and healthy working conditions for all employees.</w:t>
        </w:r>
      </w:ins>
    </w:p>
    <w:p w14:paraId="05DFE821" w14:textId="77777777" w:rsidR="00DF1DDB" w:rsidRPr="00DF1DDB" w:rsidRDefault="00DF1DDB" w:rsidP="00DF1DDB">
      <w:pPr>
        <w:pStyle w:val="BodyText"/>
        <w:spacing w:before="135" w:line="360" w:lineRule="auto"/>
        <w:ind w:left="874" w:right="729"/>
        <w:jc w:val="both"/>
        <w:rPr>
          <w:ins w:id="182" w:author="Hetvi Topiwala" w:date="2026-04-10T12:12:00Z"/>
        </w:rPr>
      </w:pPr>
      <w:ins w:id="183" w:author="Hetvi Topiwala" w:date="2026-04-10T12:12:00Z">
        <w:r w:rsidRPr="00DF1DDB">
          <w:t xml:space="preserve">I understand that respect for workplace rights is a shared responsibility, and I pledge to uphold these principles in my daily work by treating all colleagues, contractors, and stakeholders with dignity, fairness, and respect. I will actively support </w:t>
        </w:r>
        <w:proofErr w:type="spellStart"/>
        <w:r w:rsidRPr="00DF1DDB">
          <w:t>RenewSys</w:t>
        </w:r>
        <w:proofErr w:type="spellEnd"/>
        <w:r w:rsidRPr="00DF1DDB">
          <w:t xml:space="preserve"> India Pvt. Ltd.’s efforts to maintain a safe, inclusive, and equitable workplace and contribute to a positive organizational culture.</w:t>
        </w:r>
      </w:ins>
    </w:p>
    <w:p w14:paraId="79D8FCBF" w14:textId="1C4CE884" w:rsidR="00DF1DDB" w:rsidRPr="00DF1DDB" w:rsidRDefault="00DF1DDB" w:rsidP="00DF1DDB">
      <w:pPr>
        <w:pStyle w:val="BodyText"/>
        <w:spacing w:before="135" w:line="360" w:lineRule="auto"/>
        <w:ind w:left="874" w:right="729"/>
        <w:jc w:val="both"/>
        <w:rPr>
          <w:ins w:id="184" w:author="Hetvi Topiwala" w:date="2026-04-10T12:12:00Z"/>
        </w:rPr>
      </w:pPr>
      <w:ins w:id="185" w:author="Hetvi Topiwala" w:date="2026-04-10T12:12:00Z">
        <w:r w:rsidRPr="00DF1DDB">
          <w:t xml:space="preserve">By signing this document, I confirm my commitment to the workplace rights values of </w:t>
        </w:r>
        <w:proofErr w:type="spellStart"/>
        <w:r w:rsidRPr="00DF1DDB">
          <w:t>RenewSys</w:t>
        </w:r>
        <w:proofErr w:type="spellEnd"/>
        <w:r w:rsidRPr="00DF1DDB">
          <w:t xml:space="preserve"> and agree to participate in training sessions, awareness </w:t>
        </w:r>
        <w:proofErr w:type="spellStart"/>
        <w:r w:rsidRPr="00DF1DDB">
          <w:t>programmes</w:t>
        </w:r>
        <w:proofErr w:type="spellEnd"/>
        <w:r w:rsidRPr="00DF1DDB">
          <w:t>, and continuous improvement initiatives as required.</w:t>
        </w:r>
      </w:ins>
    </w:p>
    <w:p w14:paraId="14652586" w14:textId="064F94DA" w:rsidR="00DF1DDB" w:rsidRPr="00DF1DDB" w:rsidRDefault="00DF1DDB" w:rsidP="00DF1DDB">
      <w:pPr>
        <w:tabs>
          <w:tab w:val="left" w:pos="873"/>
        </w:tabs>
        <w:rPr>
          <w:ins w:id="186" w:author="Hetvi Topiwala" w:date="2026-04-10T12:12:00Z"/>
          <w:lang w:val="en-IN"/>
        </w:rPr>
      </w:pPr>
    </w:p>
    <w:p w14:paraId="075D3C28" w14:textId="77777777" w:rsidR="00DF1DDB" w:rsidRPr="00DF1DDB" w:rsidRDefault="00DF1DDB" w:rsidP="00DF1DDB">
      <w:pPr>
        <w:tabs>
          <w:tab w:val="left" w:pos="873"/>
        </w:tabs>
        <w:spacing w:line="480" w:lineRule="auto"/>
        <w:ind w:left="873"/>
        <w:rPr>
          <w:ins w:id="187" w:author="Hetvi Topiwala" w:date="2026-04-10T12:12:00Z"/>
          <w:lang w:val="en-IN"/>
        </w:rPr>
      </w:pPr>
      <w:ins w:id="188" w:author="Hetvi Topiwala" w:date="2026-04-10T12:12:00Z">
        <w:r w:rsidRPr="00DF1DDB">
          <w:rPr>
            <w:b/>
            <w:bCs/>
            <w:lang w:val="en-IN"/>
          </w:rPr>
          <w:t>Employee Name</w:t>
        </w:r>
        <w:r w:rsidRPr="00DF1DDB">
          <w:rPr>
            <w:lang w:val="en-IN"/>
          </w:rPr>
          <w:t>: _____________________</w:t>
        </w:r>
        <w:r w:rsidRPr="00DF1DDB">
          <w:rPr>
            <w:lang w:val="en-IN"/>
          </w:rPr>
          <w:br/>
        </w:r>
        <w:r w:rsidRPr="00DF1DDB">
          <w:rPr>
            <w:b/>
            <w:bCs/>
            <w:lang w:val="en-IN"/>
          </w:rPr>
          <w:t>Employee ID</w:t>
        </w:r>
        <w:r w:rsidRPr="00DF1DDB">
          <w:rPr>
            <w:lang w:val="en-IN"/>
          </w:rPr>
          <w:t>: _____________________</w:t>
        </w:r>
        <w:r w:rsidRPr="00DF1DDB">
          <w:rPr>
            <w:lang w:val="en-IN"/>
          </w:rPr>
          <w:br/>
        </w:r>
        <w:r w:rsidRPr="00DF1DDB">
          <w:rPr>
            <w:b/>
            <w:bCs/>
            <w:lang w:val="en-IN"/>
          </w:rPr>
          <w:t>Department</w:t>
        </w:r>
        <w:r w:rsidRPr="00DF1DDB">
          <w:rPr>
            <w:lang w:val="en-IN"/>
          </w:rPr>
          <w:t>: _____________________</w:t>
        </w:r>
        <w:r w:rsidRPr="00DF1DDB">
          <w:rPr>
            <w:lang w:val="en-IN"/>
          </w:rPr>
          <w:br/>
        </w:r>
        <w:r w:rsidRPr="00DF1DDB">
          <w:rPr>
            <w:b/>
            <w:bCs/>
            <w:lang w:val="en-IN"/>
          </w:rPr>
          <w:t>Signature</w:t>
        </w:r>
        <w:r w:rsidRPr="00DF1DDB">
          <w:rPr>
            <w:lang w:val="en-IN"/>
          </w:rPr>
          <w:t>: _________________________</w:t>
        </w:r>
      </w:ins>
    </w:p>
    <w:p w14:paraId="5EB8CDB0" w14:textId="77777777" w:rsidR="00F4539E" w:rsidRDefault="00F4539E" w:rsidP="00FC796B">
      <w:pPr>
        <w:tabs>
          <w:tab w:val="left" w:pos="873"/>
        </w:tabs>
      </w:pPr>
    </w:p>
    <w:p w14:paraId="0CED86FC" w14:textId="77777777" w:rsidR="00F4539E" w:rsidRDefault="00F4539E" w:rsidP="00FC796B">
      <w:pPr>
        <w:tabs>
          <w:tab w:val="left" w:pos="873"/>
        </w:tabs>
      </w:pPr>
    </w:p>
    <w:p w14:paraId="488AB842" w14:textId="77777777" w:rsidR="00F4539E" w:rsidRDefault="00F4539E" w:rsidP="00FC796B">
      <w:pPr>
        <w:tabs>
          <w:tab w:val="left" w:pos="873"/>
        </w:tabs>
      </w:pPr>
    </w:p>
    <w:p w14:paraId="710E1129" w14:textId="77777777" w:rsidR="00F4539E" w:rsidRDefault="00F4539E" w:rsidP="00FC796B">
      <w:pPr>
        <w:tabs>
          <w:tab w:val="left" w:pos="873"/>
        </w:tabs>
      </w:pPr>
    </w:p>
    <w:p w14:paraId="14ABFB8D" w14:textId="77777777" w:rsidR="00F4539E" w:rsidRDefault="00F4539E" w:rsidP="00FC796B">
      <w:pPr>
        <w:tabs>
          <w:tab w:val="left" w:pos="873"/>
        </w:tabs>
      </w:pPr>
    </w:p>
    <w:p w14:paraId="753C7672" w14:textId="77777777" w:rsidR="00F4539E" w:rsidRDefault="00F4539E" w:rsidP="00FC796B">
      <w:pPr>
        <w:tabs>
          <w:tab w:val="left" w:pos="873"/>
        </w:tabs>
      </w:pPr>
    </w:p>
    <w:p w14:paraId="1CA8E789" w14:textId="77777777" w:rsidR="00F4539E" w:rsidRDefault="00F4539E" w:rsidP="00FC796B">
      <w:pPr>
        <w:tabs>
          <w:tab w:val="left" w:pos="873"/>
        </w:tabs>
      </w:pPr>
    </w:p>
    <w:p w14:paraId="21105346" w14:textId="77777777" w:rsidR="003C51EA" w:rsidRDefault="003C51EA">
      <w:pPr>
        <w:pStyle w:val="ListParagraph"/>
      </w:pPr>
    </w:p>
    <w:p w14:paraId="58F2F5FB" w14:textId="77777777" w:rsidR="00FC796B" w:rsidRPr="00FC796B" w:rsidRDefault="00FC796B" w:rsidP="00FC796B"/>
    <w:p w14:paraId="7AB60F97" w14:textId="77777777" w:rsidR="00FC796B" w:rsidRPr="00FC796B" w:rsidRDefault="00FC796B" w:rsidP="00FC796B"/>
    <w:p w14:paraId="329DE433" w14:textId="77777777" w:rsidR="00FC796B" w:rsidRPr="00FC796B" w:rsidRDefault="00FC796B" w:rsidP="00FC796B"/>
    <w:p w14:paraId="656D6A43" w14:textId="77777777" w:rsidR="00FC796B" w:rsidRPr="00FC796B" w:rsidRDefault="00FC796B" w:rsidP="00FC796B"/>
    <w:p w14:paraId="5A15F0FC" w14:textId="77777777" w:rsidR="00FC796B" w:rsidRPr="00FC796B" w:rsidRDefault="00FC796B" w:rsidP="00FC796B"/>
    <w:p w14:paraId="7C7E28E9" w14:textId="77777777" w:rsidR="00FC796B" w:rsidRPr="00FC796B" w:rsidRDefault="00FC796B" w:rsidP="00FC796B"/>
    <w:p w14:paraId="521D89A1" w14:textId="77777777" w:rsidR="00FC796B" w:rsidRPr="00FC796B" w:rsidRDefault="00FC796B" w:rsidP="00FC796B"/>
    <w:p w14:paraId="1C8C0FE3" w14:textId="77777777" w:rsidR="003C51EA" w:rsidRDefault="003C51EA">
      <w:pPr>
        <w:pStyle w:val="BodyText"/>
      </w:pPr>
    </w:p>
    <w:p w14:paraId="444A40F8" w14:textId="77777777" w:rsidR="003C51EA" w:rsidRDefault="003C51EA">
      <w:pPr>
        <w:pStyle w:val="BodyText"/>
        <w:spacing w:before="86"/>
      </w:pPr>
    </w:p>
    <w:sectPr w:rsidR="003C51EA" w:rsidSect="00C909E8">
      <w:pgSz w:w="11910" w:h="16840"/>
      <w:pgMar w:top="560" w:right="708" w:bottom="920" w:left="708" w:header="454" w:footer="7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B590A" w14:textId="77777777" w:rsidR="00023910" w:rsidRDefault="00023910">
      <w:r>
        <w:separator/>
      </w:r>
    </w:p>
  </w:endnote>
  <w:endnote w:type="continuationSeparator" w:id="0">
    <w:p w14:paraId="07A2D6CF" w14:textId="77777777" w:rsidR="00023910" w:rsidRDefault="00023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BD69" w14:textId="3F4C7B86" w:rsidR="003C51EA"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C1FA526" wp14:editId="145B0965">
              <wp:simplePos x="0" y="0"/>
              <wp:positionH relativeFrom="page">
                <wp:posOffset>902004</wp:posOffset>
              </wp:positionH>
              <wp:positionV relativeFrom="page">
                <wp:posOffset>10088067</wp:posOffset>
              </wp:positionV>
              <wp:extent cx="184277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770" cy="165735"/>
                      </a:xfrm>
                      <a:prstGeom prst="rect">
                        <a:avLst/>
                      </a:prstGeom>
                    </wps:spPr>
                    <wps:txbx>
                      <w:txbxContent>
                        <w:p w14:paraId="38AB1147" w14:textId="77777777" w:rsidR="003C51EA" w:rsidRDefault="00000000">
                          <w:pPr>
                            <w:pStyle w:val="BodyText"/>
                            <w:spacing w:line="245" w:lineRule="exact"/>
                            <w:ind w:left="20"/>
                          </w:pPr>
                          <w:r>
                            <w:t>Doc.</w:t>
                          </w:r>
                          <w:r>
                            <w:rPr>
                              <w:spacing w:val="-10"/>
                            </w:rPr>
                            <w:t xml:space="preserve"> </w:t>
                          </w:r>
                          <w:r>
                            <w:t>No:</w:t>
                          </w:r>
                          <w:r>
                            <w:rPr>
                              <w:spacing w:val="-7"/>
                            </w:rPr>
                            <w:t xml:space="preserve"> </w:t>
                          </w:r>
                          <w:r>
                            <w:t>REN/IMS-HR-</w:t>
                          </w:r>
                          <w:r>
                            <w:rPr>
                              <w:spacing w:val="-2"/>
                            </w:rPr>
                            <w:t>WPRP/17</w:t>
                          </w:r>
                        </w:p>
                      </w:txbxContent>
                    </wps:txbx>
                    <wps:bodyPr wrap="square" lIns="0" tIns="0" rIns="0" bIns="0" rtlCol="0">
                      <a:noAutofit/>
                    </wps:bodyPr>
                  </wps:wsp>
                </a:graphicData>
              </a:graphic>
            </wp:anchor>
          </w:drawing>
        </mc:Choice>
        <mc:Fallback>
          <w:pict>
            <v:shapetype w14:anchorId="5C1FA526" id="_x0000_t202" coordsize="21600,21600" o:spt="202" path="m,l,21600r21600,l21600,xe">
              <v:stroke joinstyle="miter"/>
              <v:path gradientshapeok="t" o:connecttype="rect"/>
            </v:shapetype>
            <v:shape id="Textbox 6" o:spid="_x0000_s1026" type="#_x0000_t202" style="position:absolute;margin-left:71pt;margin-top:794.35pt;width:145.1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" filled="f" stroked="f">
              <v:textbox inset="0,0,0,0">
                <w:txbxContent>
                  <w:p w14:paraId="38AB1147" w14:textId="77777777" w:rsidR="003C51EA" w:rsidRDefault="00000000">
                    <w:pPr>
                      <w:pStyle w:val="BodyText"/>
                      <w:spacing w:line="245" w:lineRule="exact"/>
                      <w:ind w:left="20"/>
                    </w:pPr>
                    <w:r>
                      <w:t>Doc.</w:t>
                    </w:r>
                    <w:r>
                      <w:rPr>
                        <w:spacing w:val="-10"/>
                      </w:rPr>
                      <w:t xml:space="preserve"> </w:t>
                    </w:r>
                    <w:r>
                      <w:t>No:</w:t>
                    </w:r>
                    <w:r>
                      <w:rPr>
                        <w:spacing w:val="-7"/>
                      </w:rPr>
                      <w:t xml:space="preserve"> </w:t>
                    </w:r>
                    <w:r>
                      <w:t>REN/IMS-HR-</w:t>
                    </w:r>
                    <w:r>
                      <w:rPr>
                        <w:spacing w:val="-2"/>
                      </w:rPr>
                      <w:t>WPRP/17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404F" w14:textId="77777777" w:rsidR="00023910" w:rsidRDefault="00023910">
      <w:r>
        <w:separator/>
      </w:r>
    </w:p>
  </w:footnote>
  <w:footnote w:type="continuationSeparator" w:id="0">
    <w:p w14:paraId="248C08F4" w14:textId="77777777" w:rsidR="00023910" w:rsidRDefault="00023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F4539E" w14:paraId="56B00160" w14:textId="77777777" w:rsidTr="00F4539E">
      <w:trPr>
        <w:trHeight w:val="537"/>
      </w:trPr>
      <w:tc>
        <w:tcPr>
          <w:tcW w:w="1980" w:type="dxa"/>
          <w:vMerge w:val="restart"/>
        </w:tcPr>
        <w:p w14:paraId="093922BF" w14:textId="77777777" w:rsidR="00F4539E" w:rsidRDefault="00F4539E" w:rsidP="00F4539E">
          <w:pPr>
            <w:pStyle w:val="TableParagraph"/>
            <w:spacing w:before="12" w:after="1"/>
            <w:ind w:left="360"/>
            <w:rPr>
              <w:sz w:val="20"/>
            </w:rPr>
          </w:pPr>
        </w:p>
        <w:p w14:paraId="6FF6B94C" w14:textId="77777777" w:rsidR="00F4539E" w:rsidRDefault="00F4539E" w:rsidP="00F4539E">
          <w:pPr>
            <w:pStyle w:val="TableParagraph"/>
            <w:ind w:left="360"/>
            <w:rPr>
              <w:sz w:val="20"/>
            </w:rPr>
          </w:pPr>
          <w:r>
            <w:rPr>
              <w:noProof/>
              <w:sz w:val="20"/>
            </w:rPr>
            <w:drawing>
              <wp:inline distT="0" distB="0" distL="0" distR="0" wp14:anchorId="7869AF7F" wp14:editId="097EA0F6">
                <wp:extent cx="912253" cy="38090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912253" cy="380904"/>
                        </a:xfrm>
                        <a:prstGeom prst="rect">
                          <a:avLst/>
                        </a:prstGeom>
                      </pic:spPr>
                    </pic:pic>
                  </a:graphicData>
                </a:graphic>
              </wp:inline>
            </w:drawing>
          </w:r>
        </w:p>
      </w:tc>
      <w:tc>
        <w:tcPr>
          <w:tcW w:w="4541" w:type="dxa"/>
        </w:tcPr>
        <w:p w14:paraId="672F967D" w14:textId="77777777" w:rsidR="00F4539E" w:rsidRDefault="00F4539E" w:rsidP="00F4539E">
          <w:pPr>
            <w:pStyle w:val="TableParagraph"/>
            <w:spacing w:line="268" w:lineRule="exact"/>
            <w:ind w:left="360"/>
            <w:rPr>
              <w:b/>
            </w:rPr>
          </w:pPr>
          <w:r>
            <w:rPr>
              <w:b/>
            </w:rPr>
            <w:t>DOC</w:t>
          </w:r>
          <w:r>
            <w:rPr>
              <w:b/>
              <w:spacing w:val="-7"/>
            </w:rPr>
            <w:t xml:space="preserve"> </w:t>
          </w:r>
          <w:r>
            <w:rPr>
              <w:b/>
            </w:rPr>
            <w:t>TITLE:</w:t>
          </w:r>
          <w:r>
            <w:rPr>
              <w:b/>
              <w:spacing w:val="-4"/>
            </w:rPr>
            <w:t xml:space="preserve"> </w:t>
          </w:r>
          <w:r>
            <w:rPr>
              <w:b/>
            </w:rPr>
            <w:t>Workplace</w:t>
          </w:r>
          <w:r>
            <w:rPr>
              <w:b/>
              <w:spacing w:val="-6"/>
            </w:rPr>
            <w:t xml:space="preserve"> </w:t>
          </w:r>
          <w:r>
            <w:rPr>
              <w:b/>
            </w:rPr>
            <w:t>Rights</w:t>
          </w:r>
          <w:r>
            <w:rPr>
              <w:b/>
              <w:spacing w:val="-2"/>
            </w:rPr>
            <w:t xml:space="preserve"> Policy</w:t>
          </w:r>
        </w:p>
      </w:tc>
      <w:tc>
        <w:tcPr>
          <w:tcW w:w="3685" w:type="dxa"/>
          <w:gridSpan w:val="2"/>
        </w:tcPr>
        <w:p w14:paraId="27AD193F" w14:textId="77777777" w:rsidR="00F4539E" w:rsidRDefault="00F4539E" w:rsidP="00F4539E">
          <w:pPr>
            <w:pStyle w:val="TableParagraph"/>
            <w:spacing w:line="268" w:lineRule="exact"/>
            <w:ind w:left="360"/>
            <w:rPr>
              <w:b/>
            </w:rPr>
          </w:pPr>
          <w:r>
            <w:rPr>
              <w:b/>
            </w:rPr>
            <w:t>DOCUMENT</w:t>
          </w:r>
          <w:r>
            <w:rPr>
              <w:b/>
              <w:spacing w:val="-8"/>
            </w:rPr>
            <w:t xml:space="preserve"> </w:t>
          </w:r>
          <w:r>
            <w:rPr>
              <w:b/>
              <w:spacing w:val="-4"/>
            </w:rPr>
            <w:t>TYPE:</w:t>
          </w:r>
        </w:p>
        <w:p w14:paraId="36AE4594" w14:textId="77777777" w:rsidR="00F4539E" w:rsidRDefault="00F4539E" w:rsidP="00F4539E">
          <w:pPr>
            <w:pStyle w:val="TableParagraph"/>
            <w:spacing w:line="249" w:lineRule="exact"/>
            <w:ind w:left="360"/>
            <w:rPr>
              <w:b/>
            </w:rPr>
          </w:pPr>
          <w:r>
            <w:rPr>
              <w:b/>
            </w:rPr>
            <w:t>IMS</w:t>
          </w:r>
          <w:r>
            <w:rPr>
              <w:b/>
              <w:spacing w:val="-4"/>
            </w:rPr>
            <w:t xml:space="preserve"> </w:t>
          </w:r>
          <w:r>
            <w:rPr>
              <w:b/>
            </w:rPr>
            <w:t>MANUAL</w:t>
          </w:r>
          <w:r>
            <w:rPr>
              <w:b/>
              <w:spacing w:val="-5"/>
            </w:rPr>
            <w:t xml:space="preserve"> </w:t>
          </w:r>
          <w:r>
            <w:rPr>
              <w:b/>
            </w:rPr>
            <w:t>LEVEL-</w:t>
          </w:r>
          <w:r>
            <w:rPr>
              <w:b/>
              <w:spacing w:val="-10"/>
            </w:rPr>
            <w:t>1</w:t>
          </w:r>
        </w:p>
      </w:tc>
    </w:tr>
    <w:tr w:rsidR="00F4539E" w14:paraId="58F98B81" w14:textId="77777777" w:rsidTr="00F4539E">
      <w:trPr>
        <w:trHeight w:val="549"/>
      </w:trPr>
      <w:tc>
        <w:tcPr>
          <w:tcW w:w="1980" w:type="dxa"/>
          <w:vMerge/>
          <w:tcBorders>
            <w:top w:val="nil"/>
          </w:tcBorders>
        </w:tcPr>
        <w:p w14:paraId="3931AC12" w14:textId="77777777" w:rsidR="00F4539E" w:rsidRPr="00315C39" w:rsidRDefault="00F4539E" w:rsidP="00F4539E">
          <w:pPr>
            <w:ind w:left="360"/>
            <w:rPr>
              <w:sz w:val="2"/>
              <w:szCs w:val="2"/>
            </w:rPr>
          </w:pPr>
        </w:p>
      </w:tc>
      <w:tc>
        <w:tcPr>
          <w:tcW w:w="4541" w:type="dxa"/>
        </w:tcPr>
        <w:p w14:paraId="41A31378" w14:textId="77777777" w:rsidR="00F4539E" w:rsidRDefault="00F4539E" w:rsidP="00F4539E">
          <w:pPr>
            <w:pStyle w:val="TableParagraph"/>
            <w:spacing w:line="268" w:lineRule="exact"/>
            <w:ind w:left="360"/>
          </w:pPr>
          <w:r>
            <w:t>DOC.</w:t>
          </w:r>
          <w:r>
            <w:rPr>
              <w:spacing w:val="-5"/>
            </w:rPr>
            <w:t xml:space="preserve"> </w:t>
          </w:r>
          <w:r>
            <w:t>NO:</w:t>
          </w:r>
          <w:r>
            <w:rPr>
              <w:spacing w:val="39"/>
            </w:rPr>
            <w:t xml:space="preserve"> </w:t>
          </w:r>
          <w:r>
            <w:t>REN/IMS-HR-</w:t>
          </w:r>
          <w:r>
            <w:rPr>
              <w:spacing w:val="-2"/>
            </w:rPr>
            <w:t>WPRP/17</w:t>
          </w:r>
        </w:p>
      </w:tc>
      <w:tc>
        <w:tcPr>
          <w:tcW w:w="2719" w:type="dxa"/>
        </w:tcPr>
        <w:p w14:paraId="282EAFC6" w14:textId="189F79CE" w:rsidR="00F4539E" w:rsidRDefault="00F4539E" w:rsidP="00F4539E">
          <w:pPr>
            <w:pStyle w:val="TableParagraph"/>
            <w:spacing w:line="268" w:lineRule="exact"/>
            <w:ind w:left="360"/>
          </w:pPr>
          <w:r>
            <w:t>Revision</w:t>
          </w:r>
          <w:r>
            <w:rPr>
              <w:spacing w:val="-3"/>
            </w:rPr>
            <w:t xml:space="preserve"> </w:t>
          </w:r>
          <w:r>
            <w:t>No:</w:t>
          </w:r>
          <w:r>
            <w:rPr>
              <w:spacing w:val="-3"/>
            </w:rPr>
            <w:t xml:space="preserve"> </w:t>
          </w:r>
          <w:del w:id="48" w:author="Hetvi Topiwala" w:date="2026-04-10T16:33:00Z" w16du:dateUtc="2026-04-10T11:03:00Z">
            <w:r w:rsidDel="0020300F">
              <w:rPr>
                <w:spacing w:val="-7"/>
              </w:rPr>
              <w:delText>01</w:delText>
            </w:r>
          </w:del>
          <w:ins w:id="49" w:author="Hetvi Topiwala" w:date="2026-04-10T16:33:00Z" w16du:dateUtc="2026-04-10T11:03:00Z">
            <w:r w:rsidR="0020300F">
              <w:rPr>
                <w:spacing w:val="-7"/>
              </w:rPr>
              <w:t>03</w:t>
            </w:r>
          </w:ins>
        </w:p>
      </w:tc>
      <w:tc>
        <w:tcPr>
          <w:tcW w:w="966" w:type="dxa"/>
        </w:tcPr>
        <w:p w14:paraId="2219F5DB" w14:textId="52D4690C" w:rsidR="00F4539E" w:rsidRDefault="00C909E8" w:rsidP="00C909E8">
          <w:pPr>
            <w:pStyle w:val="TableParagraph"/>
            <w:tabs>
              <w:tab w:val="center" w:pos="478"/>
            </w:tabs>
            <w:spacing w:line="268" w:lineRule="exact"/>
          </w:pPr>
          <w:r>
            <w:t xml:space="preserve">Page </w:t>
          </w:r>
          <w:r>
            <w:tab/>
          </w:r>
          <w:r>
            <w:fldChar w:fldCharType="begin"/>
          </w:r>
          <w:r>
            <w:instrText xml:space="preserve"> PAGE   \* MERGEFORMAT </w:instrText>
          </w:r>
          <w:r>
            <w:fldChar w:fldCharType="separate"/>
          </w:r>
          <w:r>
            <w:rPr>
              <w:noProof/>
            </w:rPr>
            <w:t>1</w:t>
          </w:r>
          <w:r>
            <w:rPr>
              <w:noProof/>
            </w:rPr>
            <w:fldChar w:fldCharType="end"/>
          </w:r>
        </w:p>
      </w:tc>
    </w:tr>
  </w:tbl>
  <w:p w14:paraId="23A46319" w14:textId="77777777" w:rsidR="00F4539E" w:rsidRPr="00F4539E" w:rsidRDefault="00F4539E" w:rsidP="00F45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693"/>
    <w:multiLevelType w:val="hybridMultilevel"/>
    <w:tmpl w:val="01AEBE0C"/>
    <w:lvl w:ilvl="0" w:tplc="61940364">
      <w:start w:val="1"/>
      <w:numFmt w:val="decimal"/>
      <w:lvlText w:val="%1."/>
      <w:lvlJc w:val="left"/>
      <w:pPr>
        <w:ind w:left="1495"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177F1"/>
    <w:multiLevelType w:val="hybridMultilevel"/>
    <w:tmpl w:val="6BDAF026"/>
    <w:lvl w:ilvl="0" w:tplc="93943328">
      <w:start w:val="1"/>
      <w:numFmt w:val="decimal"/>
      <w:lvlText w:val="%1."/>
      <w:lvlJc w:val="left"/>
      <w:pPr>
        <w:ind w:left="1159" w:hanging="286"/>
      </w:pPr>
      <w:rPr>
        <w:rFonts w:ascii="Calibri" w:eastAsia="Calibri" w:hAnsi="Calibri" w:cs="Calibri" w:hint="default"/>
        <w:b/>
        <w:bCs/>
        <w:i w:val="0"/>
        <w:iCs w:val="0"/>
        <w:spacing w:val="0"/>
        <w:w w:val="100"/>
        <w:sz w:val="22"/>
        <w:szCs w:val="22"/>
        <w:lang w:val="en-US" w:eastAsia="en-US" w:bidi="ar-SA"/>
      </w:rPr>
    </w:lvl>
    <w:lvl w:ilvl="1" w:tplc="EC6A30F8">
      <w:numFmt w:val="bullet"/>
      <w:lvlText w:val="•"/>
      <w:lvlJc w:val="left"/>
      <w:pPr>
        <w:ind w:left="2093" w:hanging="286"/>
      </w:pPr>
      <w:rPr>
        <w:rFonts w:hint="default"/>
        <w:lang w:val="en-US" w:eastAsia="en-US" w:bidi="ar-SA"/>
      </w:rPr>
    </w:lvl>
    <w:lvl w:ilvl="2" w:tplc="2064130E">
      <w:numFmt w:val="bullet"/>
      <w:lvlText w:val="•"/>
      <w:lvlJc w:val="left"/>
      <w:pPr>
        <w:ind w:left="3026" w:hanging="286"/>
      </w:pPr>
      <w:rPr>
        <w:rFonts w:hint="default"/>
        <w:lang w:val="en-US" w:eastAsia="en-US" w:bidi="ar-SA"/>
      </w:rPr>
    </w:lvl>
    <w:lvl w:ilvl="3" w:tplc="880CC784">
      <w:numFmt w:val="bullet"/>
      <w:lvlText w:val="•"/>
      <w:lvlJc w:val="left"/>
      <w:pPr>
        <w:ind w:left="3959" w:hanging="286"/>
      </w:pPr>
      <w:rPr>
        <w:rFonts w:hint="default"/>
        <w:lang w:val="en-US" w:eastAsia="en-US" w:bidi="ar-SA"/>
      </w:rPr>
    </w:lvl>
    <w:lvl w:ilvl="4" w:tplc="BF3CF6B8">
      <w:numFmt w:val="bullet"/>
      <w:lvlText w:val="•"/>
      <w:lvlJc w:val="left"/>
      <w:pPr>
        <w:ind w:left="4892" w:hanging="286"/>
      </w:pPr>
      <w:rPr>
        <w:rFonts w:hint="default"/>
        <w:lang w:val="en-US" w:eastAsia="en-US" w:bidi="ar-SA"/>
      </w:rPr>
    </w:lvl>
    <w:lvl w:ilvl="5" w:tplc="798096D4">
      <w:numFmt w:val="bullet"/>
      <w:lvlText w:val="•"/>
      <w:lvlJc w:val="left"/>
      <w:pPr>
        <w:ind w:left="5825" w:hanging="286"/>
      </w:pPr>
      <w:rPr>
        <w:rFonts w:hint="default"/>
        <w:lang w:val="en-US" w:eastAsia="en-US" w:bidi="ar-SA"/>
      </w:rPr>
    </w:lvl>
    <w:lvl w:ilvl="6" w:tplc="D0D28C38">
      <w:numFmt w:val="bullet"/>
      <w:lvlText w:val="•"/>
      <w:lvlJc w:val="left"/>
      <w:pPr>
        <w:ind w:left="6758" w:hanging="286"/>
      </w:pPr>
      <w:rPr>
        <w:rFonts w:hint="default"/>
        <w:lang w:val="en-US" w:eastAsia="en-US" w:bidi="ar-SA"/>
      </w:rPr>
    </w:lvl>
    <w:lvl w:ilvl="7" w:tplc="E6B8C7DA">
      <w:numFmt w:val="bullet"/>
      <w:lvlText w:val="•"/>
      <w:lvlJc w:val="left"/>
      <w:pPr>
        <w:ind w:left="7691" w:hanging="286"/>
      </w:pPr>
      <w:rPr>
        <w:rFonts w:hint="default"/>
        <w:lang w:val="en-US" w:eastAsia="en-US" w:bidi="ar-SA"/>
      </w:rPr>
    </w:lvl>
    <w:lvl w:ilvl="8" w:tplc="85FEE4EE">
      <w:numFmt w:val="bullet"/>
      <w:lvlText w:val="•"/>
      <w:lvlJc w:val="left"/>
      <w:pPr>
        <w:ind w:left="8624" w:hanging="286"/>
      </w:pPr>
      <w:rPr>
        <w:rFonts w:hint="default"/>
        <w:lang w:val="en-US" w:eastAsia="en-US" w:bidi="ar-SA"/>
      </w:rPr>
    </w:lvl>
  </w:abstractNum>
  <w:abstractNum w:abstractNumId="2" w15:restartNumberingAfterBreak="0">
    <w:nsid w:val="2C3C356F"/>
    <w:multiLevelType w:val="hybridMultilevel"/>
    <w:tmpl w:val="2E12EB62"/>
    <w:lvl w:ilvl="0" w:tplc="04090001">
      <w:start w:val="1"/>
      <w:numFmt w:val="bullet"/>
      <w:lvlText w:val=""/>
      <w:lvlJc w:val="left"/>
      <w:pPr>
        <w:ind w:left="1234" w:hanging="360"/>
      </w:pPr>
      <w:rPr>
        <w:rFonts w:ascii="Symbol" w:hAnsi="Symbol" w:hint="default"/>
      </w:rPr>
    </w:lvl>
    <w:lvl w:ilvl="1" w:tplc="04090003" w:tentative="1">
      <w:start w:val="1"/>
      <w:numFmt w:val="bullet"/>
      <w:lvlText w:val="o"/>
      <w:lvlJc w:val="left"/>
      <w:pPr>
        <w:ind w:left="1954" w:hanging="360"/>
      </w:pPr>
      <w:rPr>
        <w:rFonts w:ascii="Courier New" w:hAnsi="Courier New" w:cs="Courier New" w:hint="default"/>
      </w:rPr>
    </w:lvl>
    <w:lvl w:ilvl="2" w:tplc="04090005" w:tentative="1">
      <w:start w:val="1"/>
      <w:numFmt w:val="bullet"/>
      <w:lvlText w:val=""/>
      <w:lvlJc w:val="left"/>
      <w:pPr>
        <w:ind w:left="2674" w:hanging="360"/>
      </w:pPr>
      <w:rPr>
        <w:rFonts w:ascii="Wingdings" w:hAnsi="Wingdings" w:hint="default"/>
      </w:rPr>
    </w:lvl>
    <w:lvl w:ilvl="3" w:tplc="04090001" w:tentative="1">
      <w:start w:val="1"/>
      <w:numFmt w:val="bullet"/>
      <w:lvlText w:val=""/>
      <w:lvlJc w:val="left"/>
      <w:pPr>
        <w:ind w:left="3394" w:hanging="360"/>
      </w:pPr>
      <w:rPr>
        <w:rFonts w:ascii="Symbol" w:hAnsi="Symbol" w:hint="default"/>
      </w:rPr>
    </w:lvl>
    <w:lvl w:ilvl="4" w:tplc="04090003" w:tentative="1">
      <w:start w:val="1"/>
      <w:numFmt w:val="bullet"/>
      <w:lvlText w:val="o"/>
      <w:lvlJc w:val="left"/>
      <w:pPr>
        <w:ind w:left="4114" w:hanging="360"/>
      </w:pPr>
      <w:rPr>
        <w:rFonts w:ascii="Courier New" w:hAnsi="Courier New" w:cs="Courier New" w:hint="default"/>
      </w:rPr>
    </w:lvl>
    <w:lvl w:ilvl="5" w:tplc="04090005" w:tentative="1">
      <w:start w:val="1"/>
      <w:numFmt w:val="bullet"/>
      <w:lvlText w:val=""/>
      <w:lvlJc w:val="left"/>
      <w:pPr>
        <w:ind w:left="4834" w:hanging="360"/>
      </w:pPr>
      <w:rPr>
        <w:rFonts w:ascii="Wingdings" w:hAnsi="Wingdings" w:hint="default"/>
      </w:rPr>
    </w:lvl>
    <w:lvl w:ilvl="6" w:tplc="04090001" w:tentative="1">
      <w:start w:val="1"/>
      <w:numFmt w:val="bullet"/>
      <w:lvlText w:val=""/>
      <w:lvlJc w:val="left"/>
      <w:pPr>
        <w:ind w:left="5554" w:hanging="360"/>
      </w:pPr>
      <w:rPr>
        <w:rFonts w:ascii="Symbol" w:hAnsi="Symbol" w:hint="default"/>
      </w:rPr>
    </w:lvl>
    <w:lvl w:ilvl="7" w:tplc="04090003" w:tentative="1">
      <w:start w:val="1"/>
      <w:numFmt w:val="bullet"/>
      <w:lvlText w:val="o"/>
      <w:lvlJc w:val="left"/>
      <w:pPr>
        <w:ind w:left="6274" w:hanging="360"/>
      </w:pPr>
      <w:rPr>
        <w:rFonts w:ascii="Courier New" w:hAnsi="Courier New" w:cs="Courier New" w:hint="default"/>
      </w:rPr>
    </w:lvl>
    <w:lvl w:ilvl="8" w:tplc="04090005" w:tentative="1">
      <w:start w:val="1"/>
      <w:numFmt w:val="bullet"/>
      <w:lvlText w:val=""/>
      <w:lvlJc w:val="left"/>
      <w:pPr>
        <w:ind w:left="6994" w:hanging="360"/>
      </w:pPr>
      <w:rPr>
        <w:rFonts w:ascii="Wingdings" w:hAnsi="Wingdings" w:hint="default"/>
      </w:rPr>
    </w:lvl>
  </w:abstractNum>
  <w:abstractNum w:abstractNumId="3" w15:restartNumberingAfterBreak="0">
    <w:nsid w:val="40844D4F"/>
    <w:multiLevelType w:val="hybridMultilevel"/>
    <w:tmpl w:val="3AC628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F47191F"/>
    <w:multiLevelType w:val="hybridMultilevel"/>
    <w:tmpl w:val="FE2ED1FC"/>
    <w:lvl w:ilvl="0" w:tplc="04090001">
      <w:start w:val="1"/>
      <w:numFmt w:val="bullet"/>
      <w:lvlText w:val=""/>
      <w:lvlJc w:val="left"/>
      <w:pPr>
        <w:ind w:left="1234" w:hanging="360"/>
      </w:pPr>
      <w:rPr>
        <w:rFonts w:ascii="Symbol" w:hAnsi="Symbol" w:hint="default"/>
      </w:rPr>
    </w:lvl>
    <w:lvl w:ilvl="1" w:tplc="04090003" w:tentative="1">
      <w:start w:val="1"/>
      <w:numFmt w:val="bullet"/>
      <w:lvlText w:val="o"/>
      <w:lvlJc w:val="left"/>
      <w:pPr>
        <w:ind w:left="1954" w:hanging="360"/>
      </w:pPr>
      <w:rPr>
        <w:rFonts w:ascii="Courier New" w:hAnsi="Courier New" w:cs="Courier New" w:hint="default"/>
      </w:rPr>
    </w:lvl>
    <w:lvl w:ilvl="2" w:tplc="04090005" w:tentative="1">
      <w:start w:val="1"/>
      <w:numFmt w:val="bullet"/>
      <w:lvlText w:val=""/>
      <w:lvlJc w:val="left"/>
      <w:pPr>
        <w:ind w:left="2674" w:hanging="360"/>
      </w:pPr>
      <w:rPr>
        <w:rFonts w:ascii="Wingdings" w:hAnsi="Wingdings" w:hint="default"/>
      </w:rPr>
    </w:lvl>
    <w:lvl w:ilvl="3" w:tplc="04090001" w:tentative="1">
      <w:start w:val="1"/>
      <w:numFmt w:val="bullet"/>
      <w:lvlText w:val=""/>
      <w:lvlJc w:val="left"/>
      <w:pPr>
        <w:ind w:left="3394" w:hanging="360"/>
      </w:pPr>
      <w:rPr>
        <w:rFonts w:ascii="Symbol" w:hAnsi="Symbol" w:hint="default"/>
      </w:rPr>
    </w:lvl>
    <w:lvl w:ilvl="4" w:tplc="04090003" w:tentative="1">
      <w:start w:val="1"/>
      <w:numFmt w:val="bullet"/>
      <w:lvlText w:val="o"/>
      <w:lvlJc w:val="left"/>
      <w:pPr>
        <w:ind w:left="4114" w:hanging="360"/>
      </w:pPr>
      <w:rPr>
        <w:rFonts w:ascii="Courier New" w:hAnsi="Courier New" w:cs="Courier New" w:hint="default"/>
      </w:rPr>
    </w:lvl>
    <w:lvl w:ilvl="5" w:tplc="04090005" w:tentative="1">
      <w:start w:val="1"/>
      <w:numFmt w:val="bullet"/>
      <w:lvlText w:val=""/>
      <w:lvlJc w:val="left"/>
      <w:pPr>
        <w:ind w:left="4834" w:hanging="360"/>
      </w:pPr>
      <w:rPr>
        <w:rFonts w:ascii="Wingdings" w:hAnsi="Wingdings" w:hint="default"/>
      </w:rPr>
    </w:lvl>
    <w:lvl w:ilvl="6" w:tplc="04090001" w:tentative="1">
      <w:start w:val="1"/>
      <w:numFmt w:val="bullet"/>
      <w:lvlText w:val=""/>
      <w:lvlJc w:val="left"/>
      <w:pPr>
        <w:ind w:left="5554" w:hanging="360"/>
      </w:pPr>
      <w:rPr>
        <w:rFonts w:ascii="Symbol" w:hAnsi="Symbol" w:hint="default"/>
      </w:rPr>
    </w:lvl>
    <w:lvl w:ilvl="7" w:tplc="04090003" w:tentative="1">
      <w:start w:val="1"/>
      <w:numFmt w:val="bullet"/>
      <w:lvlText w:val="o"/>
      <w:lvlJc w:val="left"/>
      <w:pPr>
        <w:ind w:left="6274" w:hanging="360"/>
      </w:pPr>
      <w:rPr>
        <w:rFonts w:ascii="Courier New" w:hAnsi="Courier New" w:cs="Courier New" w:hint="default"/>
      </w:rPr>
    </w:lvl>
    <w:lvl w:ilvl="8" w:tplc="04090005" w:tentative="1">
      <w:start w:val="1"/>
      <w:numFmt w:val="bullet"/>
      <w:lvlText w:val=""/>
      <w:lvlJc w:val="left"/>
      <w:pPr>
        <w:ind w:left="6994" w:hanging="360"/>
      </w:pPr>
      <w:rPr>
        <w:rFonts w:ascii="Wingdings" w:hAnsi="Wingdings" w:hint="default"/>
      </w:rPr>
    </w:lvl>
  </w:abstractNum>
  <w:abstractNum w:abstractNumId="5" w15:restartNumberingAfterBreak="0">
    <w:nsid w:val="5F2B412C"/>
    <w:multiLevelType w:val="multilevel"/>
    <w:tmpl w:val="D95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67CC0"/>
    <w:multiLevelType w:val="hybridMultilevel"/>
    <w:tmpl w:val="353A6532"/>
    <w:lvl w:ilvl="0" w:tplc="04090001">
      <w:start w:val="1"/>
      <w:numFmt w:val="bullet"/>
      <w:lvlText w:val=""/>
      <w:lvlJc w:val="left"/>
      <w:pPr>
        <w:ind w:left="1234" w:hanging="360"/>
      </w:pPr>
      <w:rPr>
        <w:rFonts w:ascii="Symbol" w:hAnsi="Symbol" w:hint="default"/>
      </w:rPr>
    </w:lvl>
    <w:lvl w:ilvl="1" w:tplc="04090003" w:tentative="1">
      <w:start w:val="1"/>
      <w:numFmt w:val="bullet"/>
      <w:lvlText w:val="o"/>
      <w:lvlJc w:val="left"/>
      <w:pPr>
        <w:ind w:left="1954" w:hanging="360"/>
      </w:pPr>
      <w:rPr>
        <w:rFonts w:ascii="Courier New" w:hAnsi="Courier New" w:cs="Courier New" w:hint="default"/>
      </w:rPr>
    </w:lvl>
    <w:lvl w:ilvl="2" w:tplc="04090005" w:tentative="1">
      <w:start w:val="1"/>
      <w:numFmt w:val="bullet"/>
      <w:lvlText w:val=""/>
      <w:lvlJc w:val="left"/>
      <w:pPr>
        <w:ind w:left="2674" w:hanging="360"/>
      </w:pPr>
      <w:rPr>
        <w:rFonts w:ascii="Wingdings" w:hAnsi="Wingdings" w:hint="default"/>
      </w:rPr>
    </w:lvl>
    <w:lvl w:ilvl="3" w:tplc="04090001" w:tentative="1">
      <w:start w:val="1"/>
      <w:numFmt w:val="bullet"/>
      <w:lvlText w:val=""/>
      <w:lvlJc w:val="left"/>
      <w:pPr>
        <w:ind w:left="3394" w:hanging="360"/>
      </w:pPr>
      <w:rPr>
        <w:rFonts w:ascii="Symbol" w:hAnsi="Symbol" w:hint="default"/>
      </w:rPr>
    </w:lvl>
    <w:lvl w:ilvl="4" w:tplc="04090003" w:tentative="1">
      <w:start w:val="1"/>
      <w:numFmt w:val="bullet"/>
      <w:lvlText w:val="o"/>
      <w:lvlJc w:val="left"/>
      <w:pPr>
        <w:ind w:left="4114" w:hanging="360"/>
      </w:pPr>
      <w:rPr>
        <w:rFonts w:ascii="Courier New" w:hAnsi="Courier New" w:cs="Courier New" w:hint="default"/>
      </w:rPr>
    </w:lvl>
    <w:lvl w:ilvl="5" w:tplc="04090005" w:tentative="1">
      <w:start w:val="1"/>
      <w:numFmt w:val="bullet"/>
      <w:lvlText w:val=""/>
      <w:lvlJc w:val="left"/>
      <w:pPr>
        <w:ind w:left="4834" w:hanging="360"/>
      </w:pPr>
      <w:rPr>
        <w:rFonts w:ascii="Wingdings" w:hAnsi="Wingdings" w:hint="default"/>
      </w:rPr>
    </w:lvl>
    <w:lvl w:ilvl="6" w:tplc="04090001" w:tentative="1">
      <w:start w:val="1"/>
      <w:numFmt w:val="bullet"/>
      <w:lvlText w:val=""/>
      <w:lvlJc w:val="left"/>
      <w:pPr>
        <w:ind w:left="5554" w:hanging="360"/>
      </w:pPr>
      <w:rPr>
        <w:rFonts w:ascii="Symbol" w:hAnsi="Symbol" w:hint="default"/>
      </w:rPr>
    </w:lvl>
    <w:lvl w:ilvl="7" w:tplc="04090003" w:tentative="1">
      <w:start w:val="1"/>
      <w:numFmt w:val="bullet"/>
      <w:lvlText w:val="o"/>
      <w:lvlJc w:val="left"/>
      <w:pPr>
        <w:ind w:left="6274" w:hanging="360"/>
      </w:pPr>
      <w:rPr>
        <w:rFonts w:ascii="Courier New" w:hAnsi="Courier New" w:cs="Courier New" w:hint="default"/>
      </w:rPr>
    </w:lvl>
    <w:lvl w:ilvl="8" w:tplc="04090005" w:tentative="1">
      <w:start w:val="1"/>
      <w:numFmt w:val="bullet"/>
      <w:lvlText w:val=""/>
      <w:lvlJc w:val="left"/>
      <w:pPr>
        <w:ind w:left="6994" w:hanging="360"/>
      </w:pPr>
      <w:rPr>
        <w:rFonts w:ascii="Wingdings" w:hAnsi="Wingdings" w:hint="default"/>
      </w:rPr>
    </w:lvl>
  </w:abstractNum>
  <w:abstractNum w:abstractNumId="7" w15:restartNumberingAfterBreak="0">
    <w:nsid w:val="7A8C30DF"/>
    <w:multiLevelType w:val="hybridMultilevel"/>
    <w:tmpl w:val="4884610A"/>
    <w:lvl w:ilvl="0" w:tplc="04090001">
      <w:start w:val="1"/>
      <w:numFmt w:val="bullet"/>
      <w:lvlText w:val=""/>
      <w:lvlJc w:val="left"/>
      <w:pPr>
        <w:ind w:left="1234" w:hanging="360"/>
      </w:pPr>
      <w:rPr>
        <w:rFonts w:ascii="Symbol" w:hAnsi="Symbol" w:hint="default"/>
      </w:rPr>
    </w:lvl>
    <w:lvl w:ilvl="1" w:tplc="04090003" w:tentative="1">
      <w:start w:val="1"/>
      <w:numFmt w:val="bullet"/>
      <w:lvlText w:val="o"/>
      <w:lvlJc w:val="left"/>
      <w:pPr>
        <w:ind w:left="1954" w:hanging="360"/>
      </w:pPr>
      <w:rPr>
        <w:rFonts w:ascii="Courier New" w:hAnsi="Courier New" w:cs="Courier New" w:hint="default"/>
      </w:rPr>
    </w:lvl>
    <w:lvl w:ilvl="2" w:tplc="04090005" w:tentative="1">
      <w:start w:val="1"/>
      <w:numFmt w:val="bullet"/>
      <w:lvlText w:val=""/>
      <w:lvlJc w:val="left"/>
      <w:pPr>
        <w:ind w:left="2674" w:hanging="360"/>
      </w:pPr>
      <w:rPr>
        <w:rFonts w:ascii="Wingdings" w:hAnsi="Wingdings" w:hint="default"/>
      </w:rPr>
    </w:lvl>
    <w:lvl w:ilvl="3" w:tplc="04090001" w:tentative="1">
      <w:start w:val="1"/>
      <w:numFmt w:val="bullet"/>
      <w:lvlText w:val=""/>
      <w:lvlJc w:val="left"/>
      <w:pPr>
        <w:ind w:left="3394" w:hanging="360"/>
      </w:pPr>
      <w:rPr>
        <w:rFonts w:ascii="Symbol" w:hAnsi="Symbol" w:hint="default"/>
      </w:rPr>
    </w:lvl>
    <w:lvl w:ilvl="4" w:tplc="04090003" w:tentative="1">
      <w:start w:val="1"/>
      <w:numFmt w:val="bullet"/>
      <w:lvlText w:val="o"/>
      <w:lvlJc w:val="left"/>
      <w:pPr>
        <w:ind w:left="4114" w:hanging="360"/>
      </w:pPr>
      <w:rPr>
        <w:rFonts w:ascii="Courier New" w:hAnsi="Courier New" w:cs="Courier New" w:hint="default"/>
      </w:rPr>
    </w:lvl>
    <w:lvl w:ilvl="5" w:tplc="04090005" w:tentative="1">
      <w:start w:val="1"/>
      <w:numFmt w:val="bullet"/>
      <w:lvlText w:val=""/>
      <w:lvlJc w:val="left"/>
      <w:pPr>
        <w:ind w:left="4834" w:hanging="360"/>
      </w:pPr>
      <w:rPr>
        <w:rFonts w:ascii="Wingdings" w:hAnsi="Wingdings" w:hint="default"/>
      </w:rPr>
    </w:lvl>
    <w:lvl w:ilvl="6" w:tplc="04090001" w:tentative="1">
      <w:start w:val="1"/>
      <w:numFmt w:val="bullet"/>
      <w:lvlText w:val=""/>
      <w:lvlJc w:val="left"/>
      <w:pPr>
        <w:ind w:left="5554" w:hanging="360"/>
      </w:pPr>
      <w:rPr>
        <w:rFonts w:ascii="Symbol" w:hAnsi="Symbol" w:hint="default"/>
      </w:rPr>
    </w:lvl>
    <w:lvl w:ilvl="7" w:tplc="04090003" w:tentative="1">
      <w:start w:val="1"/>
      <w:numFmt w:val="bullet"/>
      <w:lvlText w:val="o"/>
      <w:lvlJc w:val="left"/>
      <w:pPr>
        <w:ind w:left="6274" w:hanging="360"/>
      </w:pPr>
      <w:rPr>
        <w:rFonts w:ascii="Courier New" w:hAnsi="Courier New" w:cs="Courier New" w:hint="default"/>
      </w:rPr>
    </w:lvl>
    <w:lvl w:ilvl="8" w:tplc="04090005" w:tentative="1">
      <w:start w:val="1"/>
      <w:numFmt w:val="bullet"/>
      <w:lvlText w:val=""/>
      <w:lvlJc w:val="left"/>
      <w:pPr>
        <w:ind w:left="6994" w:hanging="360"/>
      </w:pPr>
      <w:rPr>
        <w:rFonts w:ascii="Wingdings" w:hAnsi="Wingdings" w:hint="default"/>
      </w:rPr>
    </w:lvl>
  </w:abstractNum>
  <w:abstractNum w:abstractNumId="8" w15:restartNumberingAfterBreak="0">
    <w:nsid w:val="7A9328EF"/>
    <w:multiLevelType w:val="hybridMultilevel"/>
    <w:tmpl w:val="14427074"/>
    <w:lvl w:ilvl="0" w:tplc="7E422B64">
      <w:numFmt w:val="bullet"/>
      <w:lvlText w:val=""/>
      <w:lvlJc w:val="left"/>
      <w:pPr>
        <w:ind w:left="1286" w:hanging="461"/>
      </w:pPr>
      <w:rPr>
        <w:rFonts w:ascii="Symbol" w:eastAsia="Symbol" w:hAnsi="Symbol" w:cs="Symbol" w:hint="default"/>
        <w:b w:val="0"/>
        <w:bCs w:val="0"/>
        <w:i w:val="0"/>
        <w:iCs w:val="0"/>
        <w:spacing w:val="0"/>
        <w:w w:val="100"/>
        <w:sz w:val="22"/>
        <w:szCs w:val="22"/>
        <w:lang w:val="en-US" w:eastAsia="en-US" w:bidi="ar-SA"/>
      </w:rPr>
    </w:lvl>
    <w:lvl w:ilvl="1" w:tplc="024C9098">
      <w:numFmt w:val="bullet"/>
      <w:lvlText w:val="•"/>
      <w:lvlJc w:val="left"/>
      <w:pPr>
        <w:ind w:left="2253" w:hanging="461"/>
      </w:pPr>
      <w:rPr>
        <w:rFonts w:hint="default"/>
        <w:lang w:val="en-US" w:eastAsia="en-US" w:bidi="ar-SA"/>
      </w:rPr>
    </w:lvl>
    <w:lvl w:ilvl="2" w:tplc="A4F6210C">
      <w:numFmt w:val="bullet"/>
      <w:lvlText w:val="•"/>
      <w:lvlJc w:val="left"/>
      <w:pPr>
        <w:ind w:left="3214" w:hanging="461"/>
      </w:pPr>
      <w:rPr>
        <w:rFonts w:hint="default"/>
        <w:lang w:val="en-US" w:eastAsia="en-US" w:bidi="ar-SA"/>
      </w:rPr>
    </w:lvl>
    <w:lvl w:ilvl="3" w:tplc="22884890">
      <w:numFmt w:val="bullet"/>
      <w:lvlText w:val="•"/>
      <w:lvlJc w:val="left"/>
      <w:pPr>
        <w:ind w:left="4175" w:hanging="461"/>
      </w:pPr>
      <w:rPr>
        <w:rFonts w:hint="default"/>
        <w:lang w:val="en-US" w:eastAsia="en-US" w:bidi="ar-SA"/>
      </w:rPr>
    </w:lvl>
    <w:lvl w:ilvl="4" w:tplc="1B922CCE">
      <w:numFmt w:val="bullet"/>
      <w:lvlText w:val="•"/>
      <w:lvlJc w:val="left"/>
      <w:pPr>
        <w:ind w:left="5136" w:hanging="461"/>
      </w:pPr>
      <w:rPr>
        <w:rFonts w:hint="default"/>
        <w:lang w:val="en-US" w:eastAsia="en-US" w:bidi="ar-SA"/>
      </w:rPr>
    </w:lvl>
    <w:lvl w:ilvl="5" w:tplc="65B2D352">
      <w:numFmt w:val="bullet"/>
      <w:lvlText w:val="•"/>
      <w:lvlJc w:val="left"/>
      <w:pPr>
        <w:ind w:left="6097" w:hanging="461"/>
      </w:pPr>
      <w:rPr>
        <w:rFonts w:hint="default"/>
        <w:lang w:val="en-US" w:eastAsia="en-US" w:bidi="ar-SA"/>
      </w:rPr>
    </w:lvl>
    <w:lvl w:ilvl="6" w:tplc="85A0CEB0">
      <w:numFmt w:val="bullet"/>
      <w:lvlText w:val="•"/>
      <w:lvlJc w:val="left"/>
      <w:pPr>
        <w:ind w:left="7058" w:hanging="461"/>
      </w:pPr>
      <w:rPr>
        <w:rFonts w:hint="default"/>
        <w:lang w:val="en-US" w:eastAsia="en-US" w:bidi="ar-SA"/>
      </w:rPr>
    </w:lvl>
    <w:lvl w:ilvl="7" w:tplc="E4F29302">
      <w:numFmt w:val="bullet"/>
      <w:lvlText w:val="•"/>
      <w:lvlJc w:val="left"/>
      <w:pPr>
        <w:ind w:left="8019" w:hanging="461"/>
      </w:pPr>
      <w:rPr>
        <w:rFonts w:hint="default"/>
        <w:lang w:val="en-US" w:eastAsia="en-US" w:bidi="ar-SA"/>
      </w:rPr>
    </w:lvl>
    <w:lvl w:ilvl="8" w:tplc="57B40DC2">
      <w:numFmt w:val="bullet"/>
      <w:lvlText w:val="•"/>
      <w:lvlJc w:val="left"/>
      <w:pPr>
        <w:ind w:left="8980" w:hanging="461"/>
      </w:pPr>
      <w:rPr>
        <w:rFonts w:hint="default"/>
        <w:lang w:val="en-US" w:eastAsia="en-US" w:bidi="ar-SA"/>
      </w:rPr>
    </w:lvl>
  </w:abstractNum>
  <w:num w:numId="1" w16cid:durableId="377097749">
    <w:abstractNumId w:val="8"/>
  </w:num>
  <w:num w:numId="2" w16cid:durableId="102919377">
    <w:abstractNumId w:val="1"/>
  </w:num>
  <w:num w:numId="3" w16cid:durableId="1041514352">
    <w:abstractNumId w:val="7"/>
  </w:num>
  <w:num w:numId="4" w16cid:durableId="761990544">
    <w:abstractNumId w:val="6"/>
  </w:num>
  <w:num w:numId="5" w16cid:durableId="1128858674">
    <w:abstractNumId w:val="2"/>
  </w:num>
  <w:num w:numId="6" w16cid:durableId="1438326313">
    <w:abstractNumId w:val="4"/>
  </w:num>
  <w:num w:numId="7" w16cid:durableId="1098256208">
    <w:abstractNumId w:val="0"/>
  </w:num>
  <w:num w:numId="8" w16cid:durableId="1365062065">
    <w:abstractNumId w:val="5"/>
  </w:num>
  <w:num w:numId="9" w16cid:durableId="149221386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51EA"/>
    <w:rsid w:val="00023910"/>
    <w:rsid w:val="00107CCD"/>
    <w:rsid w:val="00175A9D"/>
    <w:rsid w:val="001A11FE"/>
    <w:rsid w:val="001A16DF"/>
    <w:rsid w:val="0020300F"/>
    <w:rsid w:val="00224FF9"/>
    <w:rsid w:val="002702F6"/>
    <w:rsid w:val="002D3C7B"/>
    <w:rsid w:val="00302C5D"/>
    <w:rsid w:val="00315C39"/>
    <w:rsid w:val="0032692F"/>
    <w:rsid w:val="0032786D"/>
    <w:rsid w:val="003459BB"/>
    <w:rsid w:val="00375A12"/>
    <w:rsid w:val="003B69B8"/>
    <w:rsid w:val="003C51EA"/>
    <w:rsid w:val="00421C3F"/>
    <w:rsid w:val="004956E7"/>
    <w:rsid w:val="004A5F7F"/>
    <w:rsid w:val="005400E9"/>
    <w:rsid w:val="005D658B"/>
    <w:rsid w:val="007502DE"/>
    <w:rsid w:val="00752681"/>
    <w:rsid w:val="007C6409"/>
    <w:rsid w:val="00801CB2"/>
    <w:rsid w:val="008B54ED"/>
    <w:rsid w:val="00905ADD"/>
    <w:rsid w:val="00917ED0"/>
    <w:rsid w:val="00925A30"/>
    <w:rsid w:val="009558E5"/>
    <w:rsid w:val="00A7490C"/>
    <w:rsid w:val="00AE31E2"/>
    <w:rsid w:val="00AE550A"/>
    <w:rsid w:val="00AF3DB6"/>
    <w:rsid w:val="00B04F5B"/>
    <w:rsid w:val="00B4554A"/>
    <w:rsid w:val="00B85832"/>
    <w:rsid w:val="00B91639"/>
    <w:rsid w:val="00BA70F0"/>
    <w:rsid w:val="00C03A0A"/>
    <w:rsid w:val="00C3393E"/>
    <w:rsid w:val="00C57EE8"/>
    <w:rsid w:val="00C716C7"/>
    <w:rsid w:val="00C909E8"/>
    <w:rsid w:val="00CB7C5C"/>
    <w:rsid w:val="00CC653F"/>
    <w:rsid w:val="00CD2C4A"/>
    <w:rsid w:val="00D830DE"/>
    <w:rsid w:val="00D94B3B"/>
    <w:rsid w:val="00DB664D"/>
    <w:rsid w:val="00DC2041"/>
    <w:rsid w:val="00DD633E"/>
    <w:rsid w:val="00DF1DDB"/>
    <w:rsid w:val="00E12EE3"/>
    <w:rsid w:val="00E16735"/>
    <w:rsid w:val="00E80F1E"/>
    <w:rsid w:val="00EC74C7"/>
    <w:rsid w:val="00F239C4"/>
    <w:rsid w:val="00F4539E"/>
    <w:rsid w:val="00FB2DD4"/>
    <w:rsid w:val="00FC0C1E"/>
    <w:rsid w:val="00FC7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7285B"/>
  <w15:docId w15:val="{F804522A-4EA3-4A1E-8D54-A88B82AB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32" w:hanging="358"/>
      <w:jc w:val="both"/>
      <w:outlineLvl w:val="0"/>
    </w:pPr>
    <w:rPr>
      <w:b/>
      <w:bCs/>
    </w:rPr>
  </w:style>
  <w:style w:type="paragraph" w:styleId="Heading2">
    <w:name w:val="heading 2"/>
    <w:basedOn w:val="Normal"/>
    <w:next w:val="Normal"/>
    <w:link w:val="Heading2Char"/>
    <w:uiPriority w:val="9"/>
    <w:semiHidden/>
    <w:unhideWhenUsed/>
    <w:qFormat/>
    <w:rsid w:val="00DF1DD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5"/>
      <w:ind w:left="87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E550A"/>
    <w:pPr>
      <w:tabs>
        <w:tab w:val="center" w:pos="4680"/>
        <w:tab w:val="right" w:pos="9360"/>
      </w:tabs>
    </w:pPr>
  </w:style>
  <w:style w:type="character" w:customStyle="1" w:styleId="HeaderChar">
    <w:name w:val="Header Char"/>
    <w:basedOn w:val="DefaultParagraphFont"/>
    <w:link w:val="Header"/>
    <w:uiPriority w:val="99"/>
    <w:rsid w:val="00AE550A"/>
    <w:rPr>
      <w:rFonts w:ascii="Calibri" w:eastAsia="Calibri" w:hAnsi="Calibri" w:cs="Calibri"/>
    </w:rPr>
  </w:style>
  <w:style w:type="paragraph" w:styleId="Footer">
    <w:name w:val="footer"/>
    <w:basedOn w:val="Normal"/>
    <w:link w:val="FooterChar"/>
    <w:uiPriority w:val="99"/>
    <w:unhideWhenUsed/>
    <w:rsid w:val="00AE550A"/>
    <w:pPr>
      <w:tabs>
        <w:tab w:val="center" w:pos="4680"/>
        <w:tab w:val="right" w:pos="9360"/>
      </w:tabs>
    </w:pPr>
  </w:style>
  <w:style w:type="character" w:customStyle="1" w:styleId="FooterChar">
    <w:name w:val="Footer Char"/>
    <w:basedOn w:val="DefaultParagraphFont"/>
    <w:link w:val="Footer"/>
    <w:uiPriority w:val="99"/>
    <w:rsid w:val="00AE550A"/>
    <w:rPr>
      <w:rFonts w:ascii="Calibri" w:eastAsia="Calibri" w:hAnsi="Calibri" w:cs="Calibri"/>
    </w:rPr>
  </w:style>
  <w:style w:type="paragraph" w:styleId="Revision">
    <w:name w:val="Revision"/>
    <w:hidden/>
    <w:uiPriority w:val="99"/>
    <w:semiHidden/>
    <w:rsid w:val="005400E9"/>
    <w:pPr>
      <w:widowControl/>
      <w:autoSpaceDE/>
      <w:autoSpaceDN/>
    </w:pPr>
    <w:rPr>
      <w:rFonts w:ascii="Calibri" w:eastAsia="Calibri" w:hAnsi="Calibri" w:cs="Calibri"/>
    </w:rPr>
  </w:style>
  <w:style w:type="character" w:customStyle="1" w:styleId="Heading2Char">
    <w:name w:val="Heading 2 Char"/>
    <w:basedOn w:val="DefaultParagraphFont"/>
    <w:link w:val="Heading2"/>
    <w:uiPriority w:val="9"/>
    <w:semiHidden/>
    <w:rsid w:val="00DF1DD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A9368-AFCE-4F65-A240-0D6162449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8</Pages>
  <Words>2040</Words>
  <Characters>11634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Purva Salunke</dc:creator>
  <cp:lastModifiedBy>Hetvi Topiwala</cp:lastModifiedBy>
  <cp:revision>31</cp:revision>
  <cp:lastPrinted>2025-02-14T06:43:00Z</cp:lastPrinted>
  <dcterms:created xsi:type="dcterms:W3CDTF">2025-02-14T05:45:00Z</dcterms:created>
  <dcterms:modified xsi:type="dcterms:W3CDTF">2026-04-16T08:57:00Z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Microsoft® Word 2021</vt:lpwstr>
  </property>
  <property fmtid="{D5CDD505-2E9C-101B-9397-08002B2CF9AE}" pid="4" name="LastSaved">
    <vt:filetime>2025-02-14T00:00:00Z</vt:filetime>
  </property>
  <property fmtid="{D5CDD505-2E9C-101B-9397-08002B2CF9AE}" pid="5" name="Producer">
    <vt:lpwstr>Microsoft® Word 2021</vt:lpwstr>
  </property>
</Properties>
</file>