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06"/>
        <w:gridCol w:w="1195"/>
        <w:gridCol w:w="2235"/>
        <w:gridCol w:w="1590"/>
        <w:gridCol w:w="1493"/>
      </w:tblGrid>
      <w:tr w:rsidR="00984613" w14:paraId="784C82E4" w14:textId="77777777">
        <w:trPr>
          <w:trHeight w:val="601"/>
        </w:trPr>
        <w:tc>
          <w:tcPr>
            <w:tcW w:w="2506" w:type="dxa"/>
            <w:vMerge w:val="restart"/>
            <w:tcBorders>
              <w:left w:val="single" w:sz="4" w:space="0" w:color="000000"/>
              <w:bottom w:val="single" w:sz="4" w:space="0" w:color="000000"/>
            </w:tcBorders>
          </w:tcPr>
          <w:p w14:paraId="3D8FFF20" w14:textId="77777777" w:rsidR="00984613" w:rsidRDefault="00984613">
            <w:pPr>
              <w:pStyle w:val="TableParagraph"/>
              <w:spacing w:before="41"/>
              <w:rPr>
                <w:rFonts w:ascii="Times New Roman"/>
                <w:sz w:val="20"/>
              </w:rPr>
            </w:pPr>
          </w:p>
          <w:p w14:paraId="583B36EE" w14:textId="77777777" w:rsidR="00984613" w:rsidRDefault="00000000">
            <w:pPr>
              <w:pStyle w:val="TableParagraph"/>
              <w:ind w:left="460"/>
              <w:rPr>
                <w:rFonts w:ascii="Times New Roman"/>
                <w:sz w:val="20"/>
              </w:rPr>
            </w:pPr>
            <w:r>
              <w:rPr>
                <w:rFonts w:ascii="Times New Roman"/>
                <w:noProof/>
                <w:sz w:val="20"/>
              </w:rPr>
              <w:drawing>
                <wp:inline distT="0" distB="0" distL="0" distR="0" wp14:anchorId="30D6DC86" wp14:editId="3DD6CBC2">
                  <wp:extent cx="1042326" cy="43167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042326" cy="431673"/>
                          </a:xfrm>
                          <a:prstGeom prst="rect">
                            <a:avLst/>
                          </a:prstGeom>
                        </pic:spPr>
                      </pic:pic>
                    </a:graphicData>
                  </a:graphic>
                </wp:inline>
              </w:drawing>
            </w:r>
          </w:p>
        </w:tc>
        <w:tc>
          <w:tcPr>
            <w:tcW w:w="6513" w:type="dxa"/>
            <w:gridSpan w:val="4"/>
            <w:tcBorders>
              <w:right w:val="single" w:sz="4" w:space="0" w:color="000000"/>
            </w:tcBorders>
          </w:tcPr>
          <w:p w14:paraId="72B72D29" w14:textId="77777777" w:rsidR="00984613" w:rsidRDefault="00000000">
            <w:pPr>
              <w:pStyle w:val="TableParagraph"/>
              <w:spacing w:before="152"/>
              <w:ind w:left="97"/>
              <w:rPr>
                <w:b/>
                <w:sz w:val="24"/>
              </w:rPr>
            </w:pPr>
            <w:r>
              <w:rPr>
                <w:b/>
                <w:sz w:val="24"/>
              </w:rPr>
              <w:t>DOC</w:t>
            </w:r>
            <w:r>
              <w:rPr>
                <w:b/>
                <w:spacing w:val="-3"/>
                <w:sz w:val="24"/>
              </w:rPr>
              <w:t xml:space="preserve"> </w:t>
            </w:r>
            <w:r>
              <w:rPr>
                <w:b/>
                <w:sz w:val="24"/>
              </w:rPr>
              <w:t>TITLE:</w:t>
            </w:r>
            <w:r>
              <w:rPr>
                <w:b/>
                <w:spacing w:val="-2"/>
                <w:sz w:val="24"/>
              </w:rPr>
              <w:t xml:space="preserve"> </w:t>
            </w:r>
            <w:r>
              <w:rPr>
                <w:b/>
                <w:sz w:val="24"/>
              </w:rPr>
              <w:t>Fair</w:t>
            </w:r>
            <w:r>
              <w:rPr>
                <w:b/>
                <w:spacing w:val="-3"/>
                <w:sz w:val="24"/>
              </w:rPr>
              <w:t xml:space="preserve"> </w:t>
            </w:r>
            <w:r>
              <w:rPr>
                <w:b/>
                <w:sz w:val="24"/>
              </w:rPr>
              <w:t>Wage</w:t>
            </w:r>
            <w:r>
              <w:rPr>
                <w:b/>
                <w:spacing w:val="-3"/>
                <w:sz w:val="24"/>
              </w:rPr>
              <w:t xml:space="preserve"> </w:t>
            </w:r>
            <w:r>
              <w:rPr>
                <w:b/>
                <w:spacing w:val="-2"/>
                <w:sz w:val="24"/>
              </w:rPr>
              <w:t>Policy</w:t>
            </w:r>
          </w:p>
        </w:tc>
      </w:tr>
      <w:tr w:rsidR="00984613" w14:paraId="4E2790D4" w14:textId="77777777">
        <w:trPr>
          <w:trHeight w:val="688"/>
        </w:trPr>
        <w:tc>
          <w:tcPr>
            <w:tcW w:w="2506" w:type="dxa"/>
            <w:vMerge/>
            <w:tcBorders>
              <w:top w:val="nil"/>
              <w:left w:val="single" w:sz="4" w:space="0" w:color="000000"/>
              <w:bottom w:val="single" w:sz="4" w:space="0" w:color="000000"/>
            </w:tcBorders>
          </w:tcPr>
          <w:p w14:paraId="2A464E8E" w14:textId="77777777" w:rsidR="00984613" w:rsidRDefault="00984613">
            <w:pPr>
              <w:rPr>
                <w:sz w:val="2"/>
                <w:szCs w:val="2"/>
              </w:rPr>
            </w:pPr>
          </w:p>
        </w:tc>
        <w:tc>
          <w:tcPr>
            <w:tcW w:w="6513" w:type="dxa"/>
            <w:gridSpan w:val="4"/>
            <w:tcBorders>
              <w:bottom w:val="single" w:sz="4" w:space="0" w:color="000000"/>
              <w:right w:val="single" w:sz="4" w:space="0" w:color="000000"/>
            </w:tcBorders>
          </w:tcPr>
          <w:p w14:paraId="66405C73" w14:textId="77777777" w:rsidR="00984613" w:rsidRDefault="00000000">
            <w:pPr>
              <w:pStyle w:val="TableParagraph"/>
              <w:spacing w:before="49"/>
              <w:ind w:left="97"/>
              <w:rPr>
                <w:b/>
                <w:sz w:val="24"/>
              </w:rPr>
            </w:pPr>
            <w:r>
              <w:rPr>
                <w:b/>
              </w:rPr>
              <w:t>DOC</w:t>
            </w:r>
            <w:r>
              <w:rPr>
                <w:b/>
                <w:spacing w:val="-4"/>
              </w:rPr>
              <w:t xml:space="preserve"> </w:t>
            </w:r>
            <w:r>
              <w:rPr>
                <w:b/>
              </w:rPr>
              <w:t>TYPE:</w:t>
            </w:r>
            <w:r>
              <w:rPr>
                <w:b/>
                <w:spacing w:val="-4"/>
              </w:rPr>
              <w:t xml:space="preserve"> </w:t>
            </w:r>
            <w:r>
              <w:rPr>
                <w:b/>
                <w:sz w:val="24"/>
              </w:rPr>
              <w:t>IMS</w:t>
            </w:r>
            <w:r>
              <w:rPr>
                <w:b/>
                <w:spacing w:val="-1"/>
                <w:sz w:val="24"/>
              </w:rPr>
              <w:t xml:space="preserve"> </w:t>
            </w:r>
            <w:r>
              <w:rPr>
                <w:b/>
                <w:sz w:val="24"/>
              </w:rPr>
              <w:t>MANUAL</w:t>
            </w:r>
            <w:r>
              <w:rPr>
                <w:b/>
                <w:spacing w:val="-3"/>
                <w:sz w:val="24"/>
              </w:rPr>
              <w:t xml:space="preserve"> </w:t>
            </w:r>
            <w:r>
              <w:rPr>
                <w:b/>
                <w:sz w:val="24"/>
              </w:rPr>
              <w:t>LEVEL-</w:t>
            </w:r>
            <w:r>
              <w:rPr>
                <w:b/>
                <w:spacing w:val="-10"/>
                <w:sz w:val="24"/>
              </w:rPr>
              <w:t>1</w:t>
            </w:r>
          </w:p>
        </w:tc>
      </w:tr>
      <w:tr w:rsidR="00984613" w14:paraId="5B9A0A49" w14:textId="77777777">
        <w:trPr>
          <w:trHeight w:val="513"/>
        </w:trPr>
        <w:tc>
          <w:tcPr>
            <w:tcW w:w="3701" w:type="dxa"/>
            <w:gridSpan w:val="2"/>
            <w:tcBorders>
              <w:top w:val="single" w:sz="4" w:space="0" w:color="000000"/>
              <w:left w:val="single" w:sz="4" w:space="0" w:color="000000"/>
              <w:bottom w:val="single" w:sz="4" w:space="0" w:color="000000"/>
            </w:tcBorders>
          </w:tcPr>
          <w:p w14:paraId="5EEBE1D1" w14:textId="77777777" w:rsidR="00984613" w:rsidRDefault="00000000">
            <w:pPr>
              <w:pStyle w:val="TableParagraph"/>
              <w:spacing w:before="121"/>
              <w:ind w:left="107"/>
            </w:pPr>
            <w:r>
              <w:t>DOC.</w:t>
            </w:r>
            <w:r>
              <w:rPr>
                <w:spacing w:val="-10"/>
              </w:rPr>
              <w:t xml:space="preserve"> </w:t>
            </w:r>
            <w:r>
              <w:t>NO:</w:t>
            </w:r>
            <w:r>
              <w:rPr>
                <w:spacing w:val="-6"/>
              </w:rPr>
              <w:t xml:space="preserve"> </w:t>
            </w:r>
            <w:r>
              <w:t>REN/IMS-HR-</w:t>
            </w:r>
            <w:r>
              <w:rPr>
                <w:spacing w:val="-2"/>
              </w:rPr>
              <w:t>FWP/16</w:t>
            </w:r>
          </w:p>
        </w:tc>
        <w:tc>
          <w:tcPr>
            <w:tcW w:w="2235" w:type="dxa"/>
            <w:tcBorders>
              <w:top w:val="single" w:sz="4" w:space="0" w:color="000000"/>
              <w:bottom w:val="single" w:sz="4" w:space="0" w:color="000000"/>
            </w:tcBorders>
          </w:tcPr>
          <w:p w14:paraId="1A42EFBC" w14:textId="77777777" w:rsidR="00984613" w:rsidRDefault="00000000">
            <w:pPr>
              <w:pStyle w:val="TableParagraph"/>
              <w:spacing w:before="121"/>
              <w:ind w:left="98"/>
              <w:rPr>
                <w:b/>
              </w:rPr>
            </w:pPr>
            <w:r>
              <w:t>ISSUE</w:t>
            </w:r>
            <w:r>
              <w:rPr>
                <w:spacing w:val="-5"/>
              </w:rPr>
              <w:t xml:space="preserve"> </w:t>
            </w:r>
            <w:r>
              <w:rPr>
                <w:spacing w:val="-2"/>
              </w:rPr>
              <w:t>NO</w:t>
            </w:r>
            <w:r>
              <w:rPr>
                <w:b/>
                <w:spacing w:val="-2"/>
              </w:rPr>
              <w:t>:02</w:t>
            </w:r>
          </w:p>
        </w:tc>
        <w:tc>
          <w:tcPr>
            <w:tcW w:w="1590" w:type="dxa"/>
            <w:tcBorders>
              <w:top w:val="single" w:sz="4" w:space="0" w:color="000000"/>
              <w:bottom w:val="single" w:sz="4" w:space="0" w:color="000000"/>
            </w:tcBorders>
          </w:tcPr>
          <w:p w14:paraId="14F3CCDA" w14:textId="0EC48B9F" w:rsidR="00984613" w:rsidRDefault="00000000">
            <w:pPr>
              <w:pStyle w:val="TableParagraph"/>
              <w:spacing w:before="121"/>
              <w:ind w:left="97"/>
              <w:rPr>
                <w:b/>
              </w:rPr>
            </w:pPr>
            <w:r>
              <w:t>Rev.</w:t>
            </w:r>
            <w:r>
              <w:rPr>
                <w:spacing w:val="-2"/>
              </w:rPr>
              <w:t xml:space="preserve"> </w:t>
            </w:r>
            <w:r>
              <w:t>No</w:t>
            </w:r>
            <w:r>
              <w:rPr>
                <w:b/>
              </w:rPr>
              <w:t>:</w:t>
            </w:r>
            <w:r>
              <w:rPr>
                <w:b/>
                <w:spacing w:val="-1"/>
              </w:rPr>
              <w:t xml:space="preserve"> </w:t>
            </w:r>
            <w:del w:id="0" w:author="Hetvi Topiwala" w:date="2026-04-10T16:31:00Z" w16du:dateUtc="2026-04-10T11:01:00Z">
              <w:r w:rsidDel="00F36D44">
                <w:rPr>
                  <w:b/>
                  <w:spacing w:val="-5"/>
                </w:rPr>
                <w:delText>01</w:delText>
              </w:r>
            </w:del>
            <w:ins w:id="1" w:author="Hetvi Topiwala" w:date="2026-04-10T16:31:00Z" w16du:dateUtc="2026-04-10T11:01:00Z">
              <w:r w:rsidR="00F36D44">
                <w:rPr>
                  <w:b/>
                  <w:spacing w:val="-5"/>
                </w:rPr>
                <w:t>03</w:t>
              </w:r>
            </w:ins>
          </w:p>
        </w:tc>
        <w:tc>
          <w:tcPr>
            <w:tcW w:w="1493" w:type="dxa"/>
            <w:tcBorders>
              <w:top w:val="single" w:sz="4" w:space="0" w:color="000000"/>
              <w:bottom w:val="single" w:sz="4" w:space="0" w:color="000000"/>
              <w:right w:val="single" w:sz="4" w:space="0" w:color="000000"/>
            </w:tcBorders>
          </w:tcPr>
          <w:p w14:paraId="68067A98" w14:textId="55A16E33" w:rsidR="00984613" w:rsidRDefault="00000000">
            <w:pPr>
              <w:pStyle w:val="TableParagraph"/>
              <w:spacing w:before="121"/>
              <w:ind w:left="97"/>
              <w:rPr>
                <w:b/>
              </w:rPr>
            </w:pPr>
            <w:r>
              <w:rPr>
                <w:b/>
              </w:rPr>
              <w:t>Total</w:t>
            </w:r>
            <w:r>
              <w:rPr>
                <w:b/>
                <w:spacing w:val="-4"/>
              </w:rPr>
              <w:t xml:space="preserve"> </w:t>
            </w:r>
            <w:r>
              <w:rPr>
                <w:b/>
              </w:rPr>
              <w:t>Pages:</w:t>
            </w:r>
            <w:r>
              <w:rPr>
                <w:b/>
                <w:spacing w:val="-3"/>
              </w:rPr>
              <w:t xml:space="preserve"> </w:t>
            </w:r>
            <w:r w:rsidR="00F36D44">
              <w:rPr>
                <w:b/>
                <w:spacing w:val="-10"/>
              </w:rPr>
              <w:t>5</w:t>
            </w:r>
          </w:p>
        </w:tc>
      </w:tr>
    </w:tbl>
    <w:p w14:paraId="3F897008" w14:textId="77777777" w:rsidR="00984613" w:rsidRDefault="00984613">
      <w:pPr>
        <w:pStyle w:val="BodyText"/>
        <w:rPr>
          <w:rFonts w:ascii="Times New Roman"/>
          <w:sz w:val="20"/>
        </w:rPr>
      </w:pPr>
    </w:p>
    <w:p w14:paraId="169BB0C2" w14:textId="77777777" w:rsidR="00984613" w:rsidRDefault="00984613">
      <w:pPr>
        <w:pStyle w:val="BodyText"/>
        <w:rPr>
          <w:rFonts w:ascii="Times New Roman"/>
          <w:sz w:val="20"/>
        </w:rPr>
      </w:pPr>
    </w:p>
    <w:p w14:paraId="6DD8D1C0" w14:textId="77777777" w:rsidR="00984613" w:rsidRDefault="00984613">
      <w:pPr>
        <w:pStyle w:val="BodyText"/>
        <w:rPr>
          <w:rFonts w:ascii="Times New Roman"/>
          <w:sz w:val="20"/>
        </w:rPr>
      </w:pPr>
    </w:p>
    <w:p w14:paraId="31F39355" w14:textId="77777777" w:rsidR="00984613" w:rsidRDefault="00984613">
      <w:pPr>
        <w:pStyle w:val="BodyText"/>
        <w:rPr>
          <w:rFonts w:ascii="Times New Roman"/>
          <w:sz w:val="20"/>
        </w:rPr>
      </w:pPr>
    </w:p>
    <w:p w14:paraId="686802F6" w14:textId="77777777" w:rsidR="00984613" w:rsidRDefault="00984613">
      <w:pPr>
        <w:pStyle w:val="BodyText"/>
        <w:spacing w:before="76"/>
        <w:rPr>
          <w:rFonts w:ascii="Times New Roman"/>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293"/>
        <w:gridCol w:w="808"/>
        <w:gridCol w:w="1260"/>
        <w:gridCol w:w="2520"/>
        <w:gridCol w:w="1440"/>
        <w:gridCol w:w="2068"/>
        <w:tblGridChange w:id="2">
          <w:tblGrid>
            <w:gridCol w:w="706"/>
            <w:gridCol w:w="1293"/>
            <w:gridCol w:w="808"/>
            <w:gridCol w:w="1260"/>
            <w:gridCol w:w="2520"/>
            <w:gridCol w:w="1440"/>
            <w:gridCol w:w="2068"/>
          </w:tblGrid>
        </w:tblGridChange>
      </w:tblGrid>
      <w:tr w:rsidR="00984613" w14:paraId="21548EB1" w14:textId="77777777">
        <w:trPr>
          <w:trHeight w:val="268"/>
        </w:trPr>
        <w:tc>
          <w:tcPr>
            <w:tcW w:w="10095" w:type="dxa"/>
            <w:gridSpan w:val="7"/>
            <w:shd w:val="clear" w:color="auto" w:fill="BEBEBE"/>
          </w:tcPr>
          <w:p w14:paraId="79468476" w14:textId="77777777" w:rsidR="00984613" w:rsidRDefault="00000000">
            <w:pPr>
              <w:pStyle w:val="TableParagraph"/>
              <w:spacing w:line="248" w:lineRule="exact"/>
              <w:ind w:left="11"/>
              <w:jc w:val="center"/>
              <w:rPr>
                <w:b/>
              </w:rPr>
            </w:pPr>
            <w:r>
              <w:rPr>
                <w:b/>
              </w:rPr>
              <w:t>Revision</w:t>
            </w:r>
            <w:r>
              <w:rPr>
                <w:b/>
                <w:spacing w:val="-7"/>
              </w:rPr>
              <w:t xml:space="preserve"> </w:t>
            </w:r>
            <w:r>
              <w:rPr>
                <w:b/>
                <w:spacing w:val="-2"/>
              </w:rPr>
              <w:t>History</w:t>
            </w:r>
          </w:p>
        </w:tc>
      </w:tr>
      <w:tr w:rsidR="00984613" w14:paraId="13C25565" w14:textId="77777777">
        <w:trPr>
          <w:trHeight w:val="537"/>
        </w:trPr>
        <w:tc>
          <w:tcPr>
            <w:tcW w:w="706" w:type="dxa"/>
            <w:shd w:val="clear" w:color="auto" w:fill="BEBEBE"/>
          </w:tcPr>
          <w:p w14:paraId="43F2DE76" w14:textId="77777777" w:rsidR="00984613" w:rsidRDefault="00000000">
            <w:pPr>
              <w:pStyle w:val="TableParagraph"/>
              <w:spacing w:line="268" w:lineRule="exact"/>
              <w:ind w:left="153"/>
              <w:rPr>
                <w:b/>
              </w:rPr>
            </w:pPr>
            <w:r>
              <w:rPr>
                <w:b/>
                <w:spacing w:val="-4"/>
              </w:rPr>
              <w:t>Rev.</w:t>
            </w:r>
          </w:p>
          <w:p w14:paraId="574D3D9E" w14:textId="77777777" w:rsidR="00984613" w:rsidRDefault="00000000">
            <w:pPr>
              <w:pStyle w:val="TableParagraph"/>
              <w:spacing w:line="249" w:lineRule="exact"/>
              <w:ind w:left="191"/>
              <w:rPr>
                <w:b/>
              </w:rPr>
            </w:pPr>
            <w:r>
              <w:rPr>
                <w:b/>
                <w:spacing w:val="-5"/>
              </w:rPr>
              <w:t>No.</w:t>
            </w:r>
          </w:p>
        </w:tc>
        <w:tc>
          <w:tcPr>
            <w:tcW w:w="1293" w:type="dxa"/>
            <w:shd w:val="clear" w:color="auto" w:fill="BEBEBE"/>
          </w:tcPr>
          <w:p w14:paraId="4941ADB1" w14:textId="77777777" w:rsidR="00984613" w:rsidRDefault="00000000">
            <w:pPr>
              <w:pStyle w:val="TableParagraph"/>
              <w:spacing w:before="133"/>
              <w:ind w:left="6" w:right="1"/>
              <w:jc w:val="center"/>
              <w:rPr>
                <w:b/>
              </w:rPr>
            </w:pPr>
            <w:r>
              <w:rPr>
                <w:b/>
                <w:spacing w:val="-4"/>
              </w:rPr>
              <w:t>Date</w:t>
            </w:r>
          </w:p>
        </w:tc>
        <w:tc>
          <w:tcPr>
            <w:tcW w:w="808" w:type="dxa"/>
            <w:shd w:val="clear" w:color="auto" w:fill="BEBEBE"/>
          </w:tcPr>
          <w:p w14:paraId="77B12A3A" w14:textId="77777777" w:rsidR="00984613" w:rsidRDefault="00000000">
            <w:pPr>
              <w:pStyle w:val="TableParagraph"/>
              <w:spacing w:before="133"/>
              <w:ind w:left="10"/>
              <w:jc w:val="center"/>
              <w:rPr>
                <w:b/>
              </w:rPr>
            </w:pPr>
            <w:r>
              <w:rPr>
                <w:b/>
                <w:spacing w:val="-4"/>
              </w:rPr>
              <w:t>DCR#</w:t>
            </w:r>
          </w:p>
        </w:tc>
        <w:tc>
          <w:tcPr>
            <w:tcW w:w="1260" w:type="dxa"/>
            <w:shd w:val="clear" w:color="auto" w:fill="BEBEBE"/>
          </w:tcPr>
          <w:p w14:paraId="62ADE57C" w14:textId="77777777" w:rsidR="00984613" w:rsidRDefault="00000000">
            <w:pPr>
              <w:pStyle w:val="TableParagraph"/>
              <w:spacing w:line="268" w:lineRule="exact"/>
              <w:ind w:left="17" w:right="6"/>
              <w:jc w:val="center"/>
              <w:rPr>
                <w:b/>
              </w:rPr>
            </w:pPr>
            <w:r>
              <w:rPr>
                <w:b/>
                <w:spacing w:val="-4"/>
              </w:rPr>
              <w:t>Page</w:t>
            </w:r>
          </w:p>
          <w:p w14:paraId="4449ADF9" w14:textId="77777777" w:rsidR="00984613" w:rsidRDefault="00000000">
            <w:pPr>
              <w:pStyle w:val="TableParagraph"/>
              <w:spacing w:line="249" w:lineRule="exact"/>
              <w:ind w:left="17"/>
              <w:jc w:val="center"/>
              <w:rPr>
                <w:b/>
              </w:rPr>
            </w:pPr>
            <w:r>
              <w:rPr>
                <w:b/>
                <w:spacing w:val="-2"/>
              </w:rPr>
              <w:t>Affected</w:t>
            </w:r>
          </w:p>
        </w:tc>
        <w:tc>
          <w:tcPr>
            <w:tcW w:w="2520" w:type="dxa"/>
            <w:shd w:val="clear" w:color="auto" w:fill="BEBEBE"/>
          </w:tcPr>
          <w:p w14:paraId="59A400D2" w14:textId="77777777" w:rsidR="00984613" w:rsidRDefault="00000000">
            <w:pPr>
              <w:pStyle w:val="TableParagraph"/>
              <w:spacing w:before="133"/>
              <w:ind w:left="16"/>
              <w:jc w:val="center"/>
              <w:rPr>
                <w:b/>
              </w:rPr>
            </w:pPr>
            <w:r>
              <w:rPr>
                <w:b/>
              </w:rPr>
              <w:t>Reason</w:t>
            </w:r>
            <w:r>
              <w:rPr>
                <w:b/>
                <w:spacing w:val="-4"/>
              </w:rPr>
              <w:t xml:space="preserve"> </w:t>
            </w:r>
            <w:r>
              <w:rPr>
                <w:b/>
              </w:rPr>
              <w:t>for</w:t>
            </w:r>
            <w:r>
              <w:rPr>
                <w:b/>
                <w:spacing w:val="-2"/>
              </w:rPr>
              <w:t xml:space="preserve"> Change</w:t>
            </w:r>
          </w:p>
        </w:tc>
        <w:tc>
          <w:tcPr>
            <w:tcW w:w="1440" w:type="dxa"/>
            <w:shd w:val="clear" w:color="auto" w:fill="BEBEBE"/>
          </w:tcPr>
          <w:p w14:paraId="03C0708E" w14:textId="77777777" w:rsidR="00984613" w:rsidRDefault="00000000">
            <w:pPr>
              <w:pStyle w:val="TableParagraph"/>
              <w:spacing w:before="133"/>
              <w:ind w:left="14"/>
              <w:jc w:val="center"/>
              <w:rPr>
                <w:b/>
              </w:rPr>
            </w:pPr>
            <w:r>
              <w:rPr>
                <w:b/>
                <w:spacing w:val="-2"/>
              </w:rPr>
              <w:t>Prepared</w:t>
            </w:r>
          </w:p>
        </w:tc>
        <w:tc>
          <w:tcPr>
            <w:tcW w:w="2068" w:type="dxa"/>
            <w:shd w:val="clear" w:color="auto" w:fill="BEBEBE"/>
          </w:tcPr>
          <w:p w14:paraId="08AA9928" w14:textId="77777777" w:rsidR="00984613" w:rsidRDefault="00000000">
            <w:pPr>
              <w:pStyle w:val="TableParagraph"/>
              <w:spacing w:before="133"/>
              <w:ind w:left="585"/>
              <w:rPr>
                <w:b/>
              </w:rPr>
            </w:pPr>
            <w:r>
              <w:rPr>
                <w:b/>
                <w:spacing w:val="-2"/>
              </w:rPr>
              <w:t>Approved</w:t>
            </w:r>
          </w:p>
        </w:tc>
      </w:tr>
      <w:tr w:rsidR="00984613" w14:paraId="53956DC2" w14:textId="77777777">
        <w:trPr>
          <w:trHeight w:val="601"/>
        </w:trPr>
        <w:tc>
          <w:tcPr>
            <w:tcW w:w="706" w:type="dxa"/>
          </w:tcPr>
          <w:p w14:paraId="2152D092" w14:textId="77777777" w:rsidR="00984613" w:rsidRDefault="00984613">
            <w:pPr>
              <w:pStyle w:val="TableParagraph"/>
              <w:spacing w:before="79"/>
              <w:rPr>
                <w:rFonts w:ascii="Times New Roman"/>
              </w:rPr>
            </w:pPr>
          </w:p>
          <w:p w14:paraId="01183275" w14:textId="77777777" w:rsidR="00984613" w:rsidRDefault="00000000">
            <w:pPr>
              <w:pStyle w:val="TableParagraph"/>
              <w:spacing w:line="249" w:lineRule="exact"/>
              <w:ind w:left="42"/>
              <w:jc w:val="center"/>
            </w:pPr>
            <w:r>
              <w:rPr>
                <w:spacing w:val="-5"/>
              </w:rPr>
              <w:t>00</w:t>
            </w:r>
          </w:p>
        </w:tc>
        <w:tc>
          <w:tcPr>
            <w:tcW w:w="1293" w:type="dxa"/>
          </w:tcPr>
          <w:p w14:paraId="18545593" w14:textId="77777777" w:rsidR="00984613" w:rsidRDefault="00984613">
            <w:pPr>
              <w:pStyle w:val="TableParagraph"/>
              <w:spacing w:before="79"/>
              <w:rPr>
                <w:rFonts w:ascii="Times New Roman"/>
              </w:rPr>
            </w:pPr>
          </w:p>
          <w:p w14:paraId="76639C2D" w14:textId="77777777" w:rsidR="00984613" w:rsidRDefault="00000000">
            <w:pPr>
              <w:pStyle w:val="TableParagraph"/>
              <w:spacing w:line="249" w:lineRule="exact"/>
              <w:ind w:left="6"/>
              <w:jc w:val="center"/>
            </w:pPr>
            <w:r>
              <w:rPr>
                <w:spacing w:val="-2"/>
              </w:rPr>
              <w:t>02.05.23</w:t>
            </w:r>
          </w:p>
        </w:tc>
        <w:tc>
          <w:tcPr>
            <w:tcW w:w="808" w:type="dxa"/>
          </w:tcPr>
          <w:p w14:paraId="666B6364" w14:textId="77777777" w:rsidR="00984613" w:rsidRDefault="00984613">
            <w:pPr>
              <w:pStyle w:val="TableParagraph"/>
              <w:spacing w:before="79"/>
              <w:rPr>
                <w:rFonts w:ascii="Times New Roman"/>
              </w:rPr>
            </w:pPr>
          </w:p>
          <w:p w14:paraId="40D0F148" w14:textId="77777777" w:rsidR="00984613" w:rsidRDefault="00000000">
            <w:pPr>
              <w:pStyle w:val="TableParagraph"/>
              <w:spacing w:line="249" w:lineRule="exact"/>
              <w:ind w:left="10" w:right="2"/>
              <w:jc w:val="center"/>
            </w:pPr>
            <w:r>
              <w:rPr>
                <w:spacing w:val="-5"/>
              </w:rPr>
              <w:t>NA</w:t>
            </w:r>
          </w:p>
        </w:tc>
        <w:tc>
          <w:tcPr>
            <w:tcW w:w="1260" w:type="dxa"/>
          </w:tcPr>
          <w:p w14:paraId="2AC53DF6" w14:textId="77777777" w:rsidR="00984613" w:rsidRDefault="00984613">
            <w:pPr>
              <w:pStyle w:val="TableParagraph"/>
              <w:spacing w:before="79"/>
              <w:rPr>
                <w:rFonts w:ascii="Times New Roman"/>
              </w:rPr>
            </w:pPr>
          </w:p>
          <w:p w14:paraId="6BE6C1EF" w14:textId="77777777" w:rsidR="00984613" w:rsidRDefault="00000000">
            <w:pPr>
              <w:pStyle w:val="TableParagraph"/>
              <w:spacing w:line="249" w:lineRule="exact"/>
              <w:ind w:left="17" w:right="4"/>
              <w:jc w:val="center"/>
            </w:pPr>
            <w:r>
              <w:rPr>
                <w:spacing w:val="-5"/>
              </w:rPr>
              <w:t>All</w:t>
            </w:r>
          </w:p>
        </w:tc>
        <w:tc>
          <w:tcPr>
            <w:tcW w:w="2520" w:type="dxa"/>
          </w:tcPr>
          <w:p w14:paraId="0EAAD72D" w14:textId="77777777" w:rsidR="00984613" w:rsidRDefault="00984613">
            <w:pPr>
              <w:pStyle w:val="TableParagraph"/>
              <w:spacing w:before="79"/>
              <w:rPr>
                <w:rFonts w:ascii="Times New Roman"/>
              </w:rPr>
            </w:pPr>
          </w:p>
          <w:p w14:paraId="4B0D9BCF" w14:textId="77777777" w:rsidR="00984613" w:rsidRDefault="00000000">
            <w:pPr>
              <w:pStyle w:val="TableParagraph"/>
              <w:spacing w:line="249" w:lineRule="exact"/>
              <w:ind w:left="16" w:right="4"/>
              <w:jc w:val="center"/>
            </w:pPr>
            <w:r>
              <w:t>Initial</w:t>
            </w:r>
            <w:r>
              <w:rPr>
                <w:spacing w:val="-4"/>
              </w:rPr>
              <w:t xml:space="preserve"> </w:t>
            </w:r>
            <w:r>
              <w:rPr>
                <w:spacing w:val="-2"/>
              </w:rPr>
              <w:t>Release</w:t>
            </w:r>
          </w:p>
        </w:tc>
        <w:tc>
          <w:tcPr>
            <w:tcW w:w="1440" w:type="dxa"/>
          </w:tcPr>
          <w:p w14:paraId="641F3275" w14:textId="77777777" w:rsidR="00984613" w:rsidRDefault="00984613">
            <w:pPr>
              <w:pStyle w:val="TableParagraph"/>
              <w:spacing w:before="79"/>
              <w:rPr>
                <w:rFonts w:ascii="Times New Roman"/>
              </w:rPr>
            </w:pPr>
          </w:p>
          <w:p w14:paraId="1BDF9FAD" w14:textId="77777777" w:rsidR="00984613" w:rsidRDefault="00000000">
            <w:pPr>
              <w:pStyle w:val="TableParagraph"/>
              <w:spacing w:line="249" w:lineRule="exact"/>
              <w:ind w:left="14" w:right="3"/>
              <w:jc w:val="center"/>
            </w:pPr>
            <w:r>
              <w:rPr>
                <w:spacing w:val="-5"/>
              </w:rPr>
              <w:t>HR</w:t>
            </w:r>
          </w:p>
        </w:tc>
        <w:tc>
          <w:tcPr>
            <w:tcW w:w="2068" w:type="dxa"/>
          </w:tcPr>
          <w:p w14:paraId="6CFD7C46" w14:textId="77777777" w:rsidR="00984613" w:rsidRDefault="00000000">
            <w:pPr>
              <w:pStyle w:val="TableParagraph"/>
              <w:spacing w:before="42" w:line="270" w:lineRule="atLeast"/>
              <w:ind w:left="581" w:hanging="209"/>
            </w:pPr>
            <w:r>
              <w:t>Head</w:t>
            </w:r>
            <w:r>
              <w:rPr>
                <w:spacing w:val="-13"/>
              </w:rPr>
              <w:t xml:space="preserve"> </w:t>
            </w:r>
            <w:r>
              <w:t>–</w:t>
            </w:r>
            <w:r>
              <w:rPr>
                <w:spacing w:val="-12"/>
              </w:rPr>
              <w:t xml:space="preserve"> </w:t>
            </w:r>
            <w:r>
              <w:t xml:space="preserve">Human </w:t>
            </w:r>
            <w:r>
              <w:rPr>
                <w:spacing w:val="-2"/>
              </w:rPr>
              <w:t>Resources</w:t>
            </w:r>
          </w:p>
        </w:tc>
      </w:tr>
      <w:tr w:rsidR="00984613" w14:paraId="5EAFE91D" w14:textId="77777777">
        <w:trPr>
          <w:trHeight w:val="780"/>
        </w:trPr>
        <w:tc>
          <w:tcPr>
            <w:tcW w:w="706" w:type="dxa"/>
          </w:tcPr>
          <w:p w14:paraId="26A08DB6" w14:textId="77777777" w:rsidR="00984613" w:rsidRDefault="00984613">
            <w:pPr>
              <w:pStyle w:val="TableParagraph"/>
              <w:spacing w:before="14"/>
              <w:rPr>
                <w:rFonts w:ascii="Times New Roman"/>
                <w:sz w:val="20"/>
              </w:rPr>
            </w:pPr>
          </w:p>
          <w:p w14:paraId="7869379C" w14:textId="77777777" w:rsidR="00984613" w:rsidRDefault="00000000">
            <w:pPr>
              <w:pStyle w:val="TableParagraph"/>
              <w:ind w:left="42" w:right="33"/>
              <w:jc w:val="center"/>
              <w:rPr>
                <w:sz w:val="20"/>
              </w:rPr>
            </w:pPr>
            <w:r>
              <w:rPr>
                <w:spacing w:val="-5"/>
                <w:sz w:val="20"/>
              </w:rPr>
              <w:t>01</w:t>
            </w:r>
          </w:p>
        </w:tc>
        <w:tc>
          <w:tcPr>
            <w:tcW w:w="1293" w:type="dxa"/>
          </w:tcPr>
          <w:p w14:paraId="77875A39" w14:textId="77777777" w:rsidR="00984613" w:rsidRDefault="00984613">
            <w:pPr>
              <w:pStyle w:val="TableParagraph"/>
              <w:spacing w:before="15"/>
              <w:rPr>
                <w:rFonts w:ascii="Times New Roman"/>
              </w:rPr>
            </w:pPr>
          </w:p>
          <w:p w14:paraId="1E9D34F8" w14:textId="77777777" w:rsidR="00984613" w:rsidRDefault="00000000">
            <w:pPr>
              <w:pStyle w:val="TableParagraph"/>
              <w:ind w:left="6"/>
              <w:jc w:val="center"/>
            </w:pPr>
            <w:r>
              <w:rPr>
                <w:spacing w:val="-2"/>
              </w:rPr>
              <w:t>03.05.24</w:t>
            </w:r>
          </w:p>
        </w:tc>
        <w:tc>
          <w:tcPr>
            <w:tcW w:w="808" w:type="dxa"/>
          </w:tcPr>
          <w:p w14:paraId="1005D61A" w14:textId="77777777" w:rsidR="00984613" w:rsidRDefault="00984613">
            <w:pPr>
              <w:pStyle w:val="TableParagraph"/>
              <w:spacing w:before="15"/>
              <w:rPr>
                <w:rFonts w:ascii="Times New Roman"/>
              </w:rPr>
            </w:pPr>
          </w:p>
          <w:p w14:paraId="4AF36C46" w14:textId="77777777" w:rsidR="00984613" w:rsidRDefault="00000000">
            <w:pPr>
              <w:pStyle w:val="TableParagraph"/>
              <w:ind w:left="10" w:right="2"/>
              <w:jc w:val="center"/>
            </w:pPr>
            <w:r>
              <w:rPr>
                <w:spacing w:val="-5"/>
              </w:rPr>
              <w:t>NA</w:t>
            </w:r>
          </w:p>
        </w:tc>
        <w:tc>
          <w:tcPr>
            <w:tcW w:w="1260" w:type="dxa"/>
          </w:tcPr>
          <w:p w14:paraId="778DA88C" w14:textId="77777777" w:rsidR="00984613" w:rsidRDefault="00984613">
            <w:pPr>
              <w:pStyle w:val="TableParagraph"/>
              <w:spacing w:before="15"/>
              <w:rPr>
                <w:rFonts w:ascii="Times New Roman"/>
              </w:rPr>
            </w:pPr>
          </w:p>
          <w:p w14:paraId="1087EB03" w14:textId="77777777" w:rsidR="00984613" w:rsidRDefault="00000000">
            <w:pPr>
              <w:pStyle w:val="TableParagraph"/>
              <w:ind w:left="17" w:right="4"/>
              <w:jc w:val="center"/>
            </w:pPr>
            <w:r>
              <w:rPr>
                <w:spacing w:val="-5"/>
              </w:rPr>
              <w:t>All</w:t>
            </w:r>
          </w:p>
        </w:tc>
        <w:tc>
          <w:tcPr>
            <w:tcW w:w="2520" w:type="dxa"/>
          </w:tcPr>
          <w:p w14:paraId="494F9826" w14:textId="77777777" w:rsidR="00984613" w:rsidRDefault="00984613">
            <w:pPr>
              <w:pStyle w:val="TableParagraph"/>
              <w:spacing w:before="15"/>
              <w:rPr>
                <w:rFonts w:ascii="Times New Roman"/>
              </w:rPr>
            </w:pPr>
          </w:p>
          <w:p w14:paraId="0D8CBD47" w14:textId="77777777" w:rsidR="00984613" w:rsidRDefault="00000000">
            <w:pPr>
              <w:pStyle w:val="TableParagraph"/>
              <w:ind w:left="16" w:right="1"/>
              <w:jc w:val="center"/>
            </w:pPr>
            <w:r>
              <w:t>Annual</w:t>
            </w:r>
            <w:r>
              <w:rPr>
                <w:spacing w:val="-7"/>
              </w:rPr>
              <w:t xml:space="preserve"> </w:t>
            </w:r>
            <w:r>
              <w:rPr>
                <w:spacing w:val="-2"/>
              </w:rPr>
              <w:t>Review</w:t>
            </w:r>
          </w:p>
        </w:tc>
        <w:tc>
          <w:tcPr>
            <w:tcW w:w="1440" w:type="dxa"/>
          </w:tcPr>
          <w:p w14:paraId="6B460D9B" w14:textId="77777777" w:rsidR="00984613" w:rsidRDefault="00984613">
            <w:pPr>
              <w:pStyle w:val="TableParagraph"/>
              <w:spacing w:before="15"/>
              <w:rPr>
                <w:rFonts w:ascii="Times New Roman"/>
              </w:rPr>
            </w:pPr>
          </w:p>
          <w:p w14:paraId="7984D1B7" w14:textId="77777777" w:rsidR="00984613" w:rsidRDefault="00000000">
            <w:pPr>
              <w:pStyle w:val="TableParagraph"/>
              <w:ind w:left="14" w:right="3"/>
              <w:jc w:val="center"/>
            </w:pPr>
            <w:r>
              <w:rPr>
                <w:spacing w:val="-5"/>
              </w:rPr>
              <w:t>HR</w:t>
            </w:r>
          </w:p>
        </w:tc>
        <w:tc>
          <w:tcPr>
            <w:tcW w:w="2068" w:type="dxa"/>
          </w:tcPr>
          <w:p w14:paraId="776E5496" w14:textId="77777777" w:rsidR="00984613" w:rsidRDefault="00000000">
            <w:pPr>
              <w:pStyle w:val="TableParagraph"/>
              <w:ind w:left="581" w:hanging="209"/>
            </w:pPr>
            <w:r>
              <w:t>Head</w:t>
            </w:r>
            <w:r>
              <w:rPr>
                <w:spacing w:val="-13"/>
              </w:rPr>
              <w:t xml:space="preserve"> </w:t>
            </w:r>
            <w:r>
              <w:t>–</w:t>
            </w:r>
            <w:r>
              <w:rPr>
                <w:spacing w:val="-12"/>
              </w:rPr>
              <w:t xml:space="preserve"> </w:t>
            </w:r>
            <w:r>
              <w:t xml:space="preserve">Human </w:t>
            </w:r>
            <w:r>
              <w:rPr>
                <w:spacing w:val="-2"/>
              </w:rPr>
              <w:t>Resources</w:t>
            </w:r>
          </w:p>
        </w:tc>
      </w:tr>
      <w:tr w:rsidR="00D4510D" w14:paraId="760F4984" w14:textId="77777777" w:rsidTr="00E70474">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3" w:author="Hetvi Topiwala" w:date="2026-04-10T16:17:00Z" w16du:dateUtc="2026-04-10T10:47: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9"/>
          <w:trPrChange w:id="4" w:author="Hetvi Topiwala" w:date="2026-04-10T16:17:00Z" w16du:dateUtc="2026-04-10T10:47:00Z">
            <w:trPr>
              <w:trHeight w:val="489"/>
            </w:trPr>
          </w:trPrChange>
        </w:trPr>
        <w:tc>
          <w:tcPr>
            <w:tcW w:w="706" w:type="dxa"/>
            <w:vAlign w:val="center"/>
            <w:tcPrChange w:id="5" w:author="Hetvi Topiwala" w:date="2026-04-10T16:17:00Z" w16du:dateUtc="2026-04-10T10:47:00Z">
              <w:tcPr>
                <w:tcW w:w="706" w:type="dxa"/>
              </w:tcPr>
            </w:tcPrChange>
          </w:tcPr>
          <w:p w14:paraId="1D8EE9A9" w14:textId="7C469CB6" w:rsidR="00D4510D" w:rsidRDefault="00D4510D" w:rsidP="00D4510D">
            <w:pPr>
              <w:pStyle w:val="TableParagraph"/>
              <w:jc w:val="center"/>
              <w:rPr>
                <w:rFonts w:ascii="Times New Roman"/>
                <w:sz w:val="20"/>
              </w:rPr>
            </w:pPr>
            <w:ins w:id="6" w:author="Hetvi Topiwala" w:date="2026-04-10T16:17:00Z" w16du:dateUtc="2026-04-10T10:47:00Z">
              <w:r w:rsidRPr="00096613">
                <w:rPr>
                  <w:rFonts w:asciiTheme="minorHAnsi" w:hAnsiTheme="minorHAnsi" w:cstheme="minorHAnsi"/>
                </w:rPr>
                <w:t>02</w:t>
              </w:r>
            </w:ins>
          </w:p>
        </w:tc>
        <w:tc>
          <w:tcPr>
            <w:tcW w:w="1293" w:type="dxa"/>
            <w:vAlign w:val="center"/>
            <w:tcPrChange w:id="7" w:author="Hetvi Topiwala" w:date="2026-04-10T16:17:00Z" w16du:dateUtc="2026-04-10T10:47:00Z">
              <w:tcPr>
                <w:tcW w:w="1293" w:type="dxa"/>
              </w:tcPr>
            </w:tcPrChange>
          </w:tcPr>
          <w:p w14:paraId="0EA6AFFF" w14:textId="3BF6E85B" w:rsidR="00D4510D" w:rsidRDefault="00D4510D" w:rsidP="00D4510D">
            <w:pPr>
              <w:pStyle w:val="TableParagraph"/>
              <w:jc w:val="center"/>
              <w:rPr>
                <w:rFonts w:ascii="Times New Roman"/>
                <w:sz w:val="20"/>
              </w:rPr>
            </w:pPr>
            <w:ins w:id="8" w:author="Hetvi Topiwala" w:date="2026-04-10T16:17:00Z" w16du:dateUtc="2026-04-10T10:47:00Z">
              <w:r w:rsidRPr="00096613">
                <w:rPr>
                  <w:rFonts w:asciiTheme="minorHAnsi" w:hAnsiTheme="minorHAnsi" w:cstheme="minorHAnsi"/>
                </w:rPr>
                <w:t>03-05-25</w:t>
              </w:r>
            </w:ins>
          </w:p>
        </w:tc>
        <w:tc>
          <w:tcPr>
            <w:tcW w:w="808" w:type="dxa"/>
            <w:vAlign w:val="center"/>
            <w:tcPrChange w:id="9" w:author="Hetvi Topiwala" w:date="2026-04-10T16:17:00Z" w16du:dateUtc="2026-04-10T10:47:00Z">
              <w:tcPr>
                <w:tcW w:w="808" w:type="dxa"/>
              </w:tcPr>
            </w:tcPrChange>
          </w:tcPr>
          <w:p w14:paraId="2BBA7492" w14:textId="0A3CB6D1" w:rsidR="00D4510D" w:rsidRDefault="00D4510D" w:rsidP="00D4510D">
            <w:pPr>
              <w:pStyle w:val="TableParagraph"/>
              <w:jc w:val="center"/>
              <w:rPr>
                <w:rFonts w:ascii="Times New Roman"/>
                <w:sz w:val="20"/>
              </w:rPr>
            </w:pPr>
            <w:ins w:id="10" w:author="Hetvi Topiwala" w:date="2026-04-10T16:17:00Z" w16du:dateUtc="2026-04-10T10:47:00Z">
              <w:r w:rsidRPr="00096613">
                <w:rPr>
                  <w:rFonts w:asciiTheme="minorHAnsi" w:hAnsiTheme="minorHAnsi" w:cstheme="minorHAnsi"/>
                </w:rPr>
                <w:t>NA</w:t>
              </w:r>
            </w:ins>
          </w:p>
        </w:tc>
        <w:tc>
          <w:tcPr>
            <w:tcW w:w="1260" w:type="dxa"/>
            <w:vAlign w:val="center"/>
            <w:tcPrChange w:id="11" w:author="Hetvi Topiwala" w:date="2026-04-10T16:17:00Z" w16du:dateUtc="2026-04-10T10:47:00Z">
              <w:tcPr>
                <w:tcW w:w="1260" w:type="dxa"/>
              </w:tcPr>
            </w:tcPrChange>
          </w:tcPr>
          <w:p w14:paraId="2B16E1F4" w14:textId="563E158A" w:rsidR="00D4510D" w:rsidRDefault="00D4510D" w:rsidP="00D4510D">
            <w:pPr>
              <w:pStyle w:val="TableParagraph"/>
              <w:jc w:val="center"/>
              <w:rPr>
                <w:rFonts w:ascii="Times New Roman"/>
                <w:sz w:val="20"/>
              </w:rPr>
            </w:pPr>
            <w:ins w:id="12" w:author="Hetvi Topiwala" w:date="2026-04-10T16:17:00Z" w16du:dateUtc="2026-04-10T10:47:00Z">
              <w:r w:rsidRPr="00096613">
                <w:rPr>
                  <w:rFonts w:asciiTheme="minorHAnsi" w:hAnsiTheme="minorHAnsi" w:cstheme="minorHAnsi"/>
                </w:rPr>
                <w:t>-</w:t>
              </w:r>
            </w:ins>
          </w:p>
        </w:tc>
        <w:tc>
          <w:tcPr>
            <w:tcW w:w="2520" w:type="dxa"/>
            <w:vAlign w:val="center"/>
            <w:tcPrChange w:id="13" w:author="Hetvi Topiwala" w:date="2026-04-10T16:17:00Z" w16du:dateUtc="2026-04-10T10:47:00Z">
              <w:tcPr>
                <w:tcW w:w="2520" w:type="dxa"/>
              </w:tcPr>
            </w:tcPrChange>
          </w:tcPr>
          <w:p w14:paraId="27E70A1C" w14:textId="26CD3004" w:rsidR="00D4510D" w:rsidRDefault="00D4510D" w:rsidP="00D4510D">
            <w:pPr>
              <w:pStyle w:val="TableParagraph"/>
              <w:jc w:val="center"/>
              <w:rPr>
                <w:rFonts w:ascii="Times New Roman"/>
                <w:sz w:val="20"/>
              </w:rPr>
            </w:pPr>
            <w:ins w:id="14" w:author="Hetvi Topiwala" w:date="2026-04-10T16:17:00Z" w16du:dateUtc="2026-04-10T10:47:00Z">
              <w:r w:rsidRPr="00096613">
                <w:rPr>
                  <w:rFonts w:asciiTheme="minorHAnsi" w:hAnsiTheme="minorHAnsi" w:cstheme="minorHAnsi"/>
                </w:rPr>
                <w:t>Annual Review</w:t>
              </w:r>
            </w:ins>
          </w:p>
        </w:tc>
        <w:tc>
          <w:tcPr>
            <w:tcW w:w="1440" w:type="dxa"/>
            <w:vAlign w:val="center"/>
            <w:tcPrChange w:id="15" w:author="Hetvi Topiwala" w:date="2026-04-10T16:17:00Z" w16du:dateUtc="2026-04-10T10:47:00Z">
              <w:tcPr>
                <w:tcW w:w="1440" w:type="dxa"/>
              </w:tcPr>
            </w:tcPrChange>
          </w:tcPr>
          <w:p w14:paraId="657B9E0D" w14:textId="28B7DDF9" w:rsidR="00D4510D" w:rsidRDefault="00D4510D" w:rsidP="00D4510D">
            <w:pPr>
              <w:pStyle w:val="TableParagraph"/>
              <w:jc w:val="center"/>
              <w:rPr>
                <w:rFonts w:ascii="Times New Roman"/>
                <w:sz w:val="20"/>
              </w:rPr>
            </w:pPr>
            <w:ins w:id="16" w:author="Hetvi Topiwala" w:date="2026-04-10T16:17:00Z" w16du:dateUtc="2026-04-10T10:47:00Z">
              <w:r w:rsidRPr="00096613">
                <w:rPr>
                  <w:rFonts w:asciiTheme="minorHAnsi" w:hAnsiTheme="minorHAnsi" w:cstheme="minorHAnsi"/>
                </w:rPr>
                <w:t>HR</w:t>
              </w:r>
            </w:ins>
          </w:p>
        </w:tc>
        <w:tc>
          <w:tcPr>
            <w:tcW w:w="2068" w:type="dxa"/>
            <w:vAlign w:val="center"/>
            <w:tcPrChange w:id="17" w:author="Hetvi Topiwala" w:date="2026-04-10T16:17:00Z" w16du:dateUtc="2026-04-10T10:47:00Z">
              <w:tcPr>
                <w:tcW w:w="2068" w:type="dxa"/>
              </w:tcPr>
            </w:tcPrChange>
          </w:tcPr>
          <w:p w14:paraId="526B364F" w14:textId="30CB6F1A" w:rsidR="00D4510D" w:rsidRDefault="00D4510D" w:rsidP="00D4510D">
            <w:pPr>
              <w:pStyle w:val="TableParagraph"/>
              <w:jc w:val="center"/>
              <w:rPr>
                <w:rFonts w:ascii="Times New Roman"/>
                <w:sz w:val="20"/>
              </w:rPr>
            </w:pPr>
            <w:ins w:id="18" w:author="Hetvi Topiwala" w:date="2026-04-10T16:17:00Z" w16du:dateUtc="2026-04-10T10:47:00Z">
              <w:r w:rsidRPr="00096613">
                <w:rPr>
                  <w:rFonts w:asciiTheme="minorHAnsi" w:hAnsiTheme="minorHAnsi" w:cstheme="minorHAnsi"/>
                </w:rPr>
                <w:t>Head – Human Resources</w:t>
              </w:r>
            </w:ins>
          </w:p>
        </w:tc>
      </w:tr>
      <w:tr w:rsidR="00D4510D" w14:paraId="39FA851E" w14:textId="77777777" w:rsidTr="00E70474">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9" w:author="Hetvi Topiwala" w:date="2026-04-10T16:17:00Z" w16du:dateUtc="2026-04-10T10:47: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6"/>
          <w:trPrChange w:id="20" w:author="Hetvi Topiwala" w:date="2026-04-10T16:17:00Z" w16du:dateUtc="2026-04-10T10:47:00Z">
            <w:trPr>
              <w:trHeight w:val="486"/>
            </w:trPr>
          </w:trPrChange>
        </w:trPr>
        <w:tc>
          <w:tcPr>
            <w:tcW w:w="706" w:type="dxa"/>
            <w:vAlign w:val="center"/>
            <w:tcPrChange w:id="21" w:author="Hetvi Topiwala" w:date="2026-04-10T16:17:00Z" w16du:dateUtc="2026-04-10T10:47:00Z">
              <w:tcPr>
                <w:tcW w:w="706" w:type="dxa"/>
              </w:tcPr>
            </w:tcPrChange>
          </w:tcPr>
          <w:p w14:paraId="43843E78" w14:textId="07720387" w:rsidR="00D4510D" w:rsidRDefault="00D4510D" w:rsidP="00D4510D">
            <w:pPr>
              <w:pStyle w:val="TableParagraph"/>
              <w:jc w:val="center"/>
              <w:rPr>
                <w:rFonts w:ascii="Times New Roman"/>
                <w:sz w:val="20"/>
              </w:rPr>
            </w:pPr>
            <w:ins w:id="22" w:author="Hetvi Topiwala" w:date="2026-04-10T16:17:00Z" w16du:dateUtc="2026-04-10T10:47:00Z">
              <w:r>
                <w:rPr>
                  <w:spacing w:val="-5"/>
                </w:rPr>
                <w:t>03</w:t>
              </w:r>
            </w:ins>
          </w:p>
        </w:tc>
        <w:tc>
          <w:tcPr>
            <w:tcW w:w="1293" w:type="dxa"/>
            <w:vAlign w:val="center"/>
            <w:tcPrChange w:id="23" w:author="Hetvi Topiwala" w:date="2026-04-10T16:17:00Z" w16du:dateUtc="2026-04-10T10:47:00Z">
              <w:tcPr>
                <w:tcW w:w="1293" w:type="dxa"/>
              </w:tcPr>
            </w:tcPrChange>
          </w:tcPr>
          <w:p w14:paraId="435D62A0" w14:textId="3BFE05AB" w:rsidR="00D4510D" w:rsidRDefault="00D4510D" w:rsidP="00D4510D">
            <w:pPr>
              <w:pStyle w:val="TableParagraph"/>
              <w:jc w:val="center"/>
              <w:rPr>
                <w:rFonts w:ascii="Times New Roman"/>
                <w:sz w:val="20"/>
              </w:rPr>
            </w:pPr>
            <w:ins w:id="24" w:author="Hetvi Topiwala" w:date="2026-04-10T16:17:00Z" w16du:dateUtc="2026-04-10T10:47:00Z">
              <w:r>
                <w:rPr>
                  <w:spacing w:val="-2"/>
                </w:rPr>
                <w:t>03-04-</w:t>
              </w:r>
              <w:r>
                <w:rPr>
                  <w:spacing w:val="-5"/>
                </w:rPr>
                <w:t>26</w:t>
              </w:r>
            </w:ins>
          </w:p>
        </w:tc>
        <w:tc>
          <w:tcPr>
            <w:tcW w:w="808" w:type="dxa"/>
            <w:vAlign w:val="center"/>
            <w:tcPrChange w:id="25" w:author="Hetvi Topiwala" w:date="2026-04-10T16:17:00Z" w16du:dateUtc="2026-04-10T10:47:00Z">
              <w:tcPr>
                <w:tcW w:w="808" w:type="dxa"/>
              </w:tcPr>
            </w:tcPrChange>
          </w:tcPr>
          <w:p w14:paraId="1B2C50BB" w14:textId="77777777" w:rsidR="00D4510D" w:rsidRDefault="00D4510D" w:rsidP="00D4510D">
            <w:pPr>
              <w:pStyle w:val="TableParagraph"/>
              <w:spacing w:before="80"/>
              <w:jc w:val="center"/>
              <w:rPr>
                <w:ins w:id="26" w:author="Hetvi Topiwala" w:date="2026-04-10T16:17:00Z" w16du:dateUtc="2026-04-10T10:47:00Z"/>
                <w:rFonts w:ascii="Times New Roman"/>
              </w:rPr>
            </w:pPr>
          </w:p>
          <w:p w14:paraId="709D7694" w14:textId="0E21E716" w:rsidR="00D4510D" w:rsidRDefault="00D4510D" w:rsidP="00D4510D">
            <w:pPr>
              <w:pStyle w:val="TableParagraph"/>
              <w:jc w:val="center"/>
              <w:rPr>
                <w:rFonts w:ascii="Times New Roman"/>
                <w:sz w:val="20"/>
              </w:rPr>
            </w:pPr>
            <w:ins w:id="27" w:author="Hetvi Topiwala" w:date="2026-04-10T16:17:00Z" w16du:dateUtc="2026-04-10T10:47:00Z">
              <w:r>
                <w:rPr>
                  <w:spacing w:val="-5"/>
                </w:rPr>
                <w:t>NA</w:t>
              </w:r>
            </w:ins>
          </w:p>
        </w:tc>
        <w:tc>
          <w:tcPr>
            <w:tcW w:w="1260" w:type="dxa"/>
            <w:vAlign w:val="center"/>
            <w:tcPrChange w:id="28" w:author="Hetvi Topiwala" w:date="2026-04-10T16:17:00Z" w16du:dateUtc="2026-04-10T10:47:00Z">
              <w:tcPr>
                <w:tcW w:w="1260" w:type="dxa"/>
              </w:tcPr>
            </w:tcPrChange>
          </w:tcPr>
          <w:p w14:paraId="45AADF9A" w14:textId="77777777" w:rsidR="00D4510D" w:rsidRDefault="00D4510D" w:rsidP="00D4510D">
            <w:pPr>
              <w:pStyle w:val="TableParagraph"/>
              <w:spacing w:before="80"/>
              <w:jc w:val="center"/>
              <w:rPr>
                <w:ins w:id="29" w:author="Hetvi Topiwala" w:date="2026-04-10T16:17:00Z" w16du:dateUtc="2026-04-10T10:47:00Z"/>
                <w:rFonts w:ascii="Times New Roman"/>
              </w:rPr>
            </w:pPr>
          </w:p>
          <w:p w14:paraId="63DAFF87" w14:textId="47510205" w:rsidR="00D4510D" w:rsidRDefault="00D4510D" w:rsidP="00D4510D">
            <w:pPr>
              <w:pStyle w:val="TableParagraph"/>
              <w:jc w:val="center"/>
              <w:rPr>
                <w:rFonts w:ascii="Times New Roman"/>
                <w:sz w:val="20"/>
              </w:rPr>
            </w:pPr>
            <w:ins w:id="30" w:author="Hetvi Topiwala" w:date="2026-04-10T16:17:00Z" w16du:dateUtc="2026-04-10T10:47:00Z">
              <w:r>
                <w:rPr>
                  <w:spacing w:val="-5"/>
                </w:rPr>
                <w:t>All</w:t>
              </w:r>
            </w:ins>
          </w:p>
        </w:tc>
        <w:tc>
          <w:tcPr>
            <w:tcW w:w="2520" w:type="dxa"/>
            <w:vAlign w:val="center"/>
            <w:tcPrChange w:id="31" w:author="Hetvi Topiwala" w:date="2026-04-10T16:17:00Z" w16du:dateUtc="2026-04-10T10:47:00Z">
              <w:tcPr>
                <w:tcW w:w="2520" w:type="dxa"/>
              </w:tcPr>
            </w:tcPrChange>
          </w:tcPr>
          <w:p w14:paraId="6389D04F" w14:textId="613C2385" w:rsidR="00D4510D" w:rsidRDefault="00D4510D" w:rsidP="00D4510D">
            <w:pPr>
              <w:pStyle w:val="TableParagraph"/>
              <w:jc w:val="center"/>
              <w:rPr>
                <w:rFonts w:ascii="Times New Roman"/>
                <w:sz w:val="20"/>
              </w:rPr>
            </w:pPr>
            <w:ins w:id="32" w:author="Hetvi Topiwala" w:date="2026-04-10T16:17:00Z" w16du:dateUtc="2026-04-10T10:47:00Z">
              <w:r>
                <w:t>Scope revised, Alignment with SDGs – topic added</w:t>
              </w:r>
            </w:ins>
          </w:p>
        </w:tc>
        <w:tc>
          <w:tcPr>
            <w:tcW w:w="1440" w:type="dxa"/>
            <w:vAlign w:val="center"/>
            <w:tcPrChange w:id="33" w:author="Hetvi Topiwala" w:date="2026-04-10T16:17:00Z" w16du:dateUtc="2026-04-10T10:47:00Z">
              <w:tcPr>
                <w:tcW w:w="1440" w:type="dxa"/>
              </w:tcPr>
            </w:tcPrChange>
          </w:tcPr>
          <w:p w14:paraId="3C60228B" w14:textId="77777777" w:rsidR="00D4510D" w:rsidRDefault="00D4510D" w:rsidP="00D4510D">
            <w:pPr>
              <w:pStyle w:val="TableParagraph"/>
              <w:spacing w:before="80"/>
              <w:jc w:val="center"/>
              <w:rPr>
                <w:ins w:id="34" w:author="Hetvi Topiwala" w:date="2026-04-10T16:17:00Z" w16du:dateUtc="2026-04-10T10:47:00Z"/>
                <w:rFonts w:ascii="Times New Roman"/>
              </w:rPr>
            </w:pPr>
          </w:p>
          <w:p w14:paraId="3909409D" w14:textId="4F1A0629" w:rsidR="00D4510D" w:rsidRDefault="00D4510D" w:rsidP="00D4510D">
            <w:pPr>
              <w:pStyle w:val="TableParagraph"/>
              <w:jc w:val="center"/>
              <w:rPr>
                <w:rFonts w:ascii="Times New Roman"/>
                <w:sz w:val="20"/>
              </w:rPr>
            </w:pPr>
            <w:ins w:id="35" w:author="Hetvi Topiwala" w:date="2026-04-10T16:17:00Z" w16du:dateUtc="2026-04-10T10:47:00Z">
              <w:r>
                <w:rPr>
                  <w:spacing w:val="-5"/>
                </w:rPr>
                <w:t>HR</w:t>
              </w:r>
            </w:ins>
          </w:p>
        </w:tc>
        <w:tc>
          <w:tcPr>
            <w:tcW w:w="2068" w:type="dxa"/>
            <w:vAlign w:val="center"/>
            <w:tcPrChange w:id="36" w:author="Hetvi Topiwala" w:date="2026-04-10T16:17:00Z" w16du:dateUtc="2026-04-10T10:47:00Z">
              <w:tcPr>
                <w:tcW w:w="2068" w:type="dxa"/>
              </w:tcPr>
            </w:tcPrChange>
          </w:tcPr>
          <w:p w14:paraId="33009FAD" w14:textId="346B40AA" w:rsidR="00D4510D" w:rsidRDefault="00D4510D" w:rsidP="00D4510D">
            <w:pPr>
              <w:pStyle w:val="TableParagraph"/>
              <w:jc w:val="center"/>
              <w:rPr>
                <w:rFonts w:ascii="Times New Roman"/>
                <w:sz w:val="20"/>
              </w:rPr>
            </w:pPr>
            <w:ins w:id="37" w:author="Hetvi Topiwala" w:date="2026-04-10T16:17:00Z" w16du:dateUtc="2026-04-10T10:47:00Z">
              <w:r>
                <w:t>Head</w:t>
              </w:r>
              <w:r>
                <w:rPr>
                  <w:spacing w:val="-13"/>
                </w:rPr>
                <w:t xml:space="preserve"> </w:t>
              </w:r>
              <w:r>
                <w:t>–</w:t>
              </w:r>
              <w:r>
                <w:rPr>
                  <w:spacing w:val="-12"/>
                </w:rPr>
                <w:t xml:space="preserve"> </w:t>
              </w:r>
              <w:r>
                <w:t xml:space="preserve">Human </w:t>
              </w:r>
              <w:r>
                <w:rPr>
                  <w:spacing w:val="-2"/>
                </w:rPr>
                <w:t>Resources</w:t>
              </w:r>
            </w:ins>
          </w:p>
        </w:tc>
      </w:tr>
      <w:tr w:rsidR="00984613" w14:paraId="28D51A72" w14:textId="77777777">
        <w:trPr>
          <w:trHeight w:val="489"/>
        </w:trPr>
        <w:tc>
          <w:tcPr>
            <w:tcW w:w="706" w:type="dxa"/>
          </w:tcPr>
          <w:p w14:paraId="5AD19E7F" w14:textId="77777777" w:rsidR="00984613" w:rsidRDefault="00984613">
            <w:pPr>
              <w:pStyle w:val="TableParagraph"/>
              <w:rPr>
                <w:rFonts w:ascii="Times New Roman"/>
                <w:sz w:val="20"/>
              </w:rPr>
            </w:pPr>
          </w:p>
        </w:tc>
        <w:tc>
          <w:tcPr>
            <w:tcW w:w="1293" w:type="dxa"/>
          </w:tcPr>
          <w:p w14:paraId="36BA5CBB" w14:textId="77777777" w:rsidR="00984613" w:rsidRDefault="00984613">
            <w:pPr>
              <w:pStyle w:val="TableParagraph"/>
              <w:rPr>
                <w:rFonts w:ascii="Times New Roman"/>
                <w:sz w:val="20"/>
              </w:rPr>
            </w:pPr>
          </w:p>
        </w:tc>
        <w:tc>
          <w:tcPr>
            <w:tcW w:w="808" w:type="dxa"/>
          </w:tcPr>
          <w:p w14:paraId="26844FAC" w14:textId="77777777" w:rsidR="00984613" w:rsidRDefault="00984613">
            <w:pPr>
              <w:pStyle w:val="TableParagraph"/>
              <w:rPr>
                <w:rFonts w:ascii="Times New Roman"/>
                <w:sz w:val="20"/>
              </w:rPr>
            </w:pPr>
          </w:p>
        </w:tc>
        <w:tc>
          <w:tcPr>
            <w:tcW w:w="1260" w:type="dxa"/>
          </w:tcPr>
          <w:p w14:paraId="3CF135E1" w14:textId="77777777" w:rsidR="00984613" w:rsidRDefault="00984613">
            <w:pPr>
              <w:pStyle w:val="TableParagraph"/>
              <w:rPr>
                <w:rFonts w:ascii="Times New Roman"/>
                <w:sz w:val="20"/>
              </w:rPr>
            </w:pPr>
          </w:p>
        </w:tc>
        <w:tc>
          <w:tcPr>
            <w:tcW w:w="2520" w:type="dxa"/>
          </w:tcPr>
          <w:p w14:paraId="0CACBBA7" w14:textId="77777777" w:rsidR="00984613" w:rsidRDefault="00984613">
            <w:pPr>
              <w:pStyle w:val="TableParagraph"/>
              <w:rPr>
                <w:rFonts w:ascii="Times New Roman"/>
                <w:sz w:val="20"/>
              </w:rPr>
            </w:pPr>
          </w:p>
        </w:tc>
        <w:tc>
          <w:tcPr>
            <w:tcW w:w="1440" w:type="dxa"/>
          </w:tcPr>
          <w:p w14:paraId="59A7B103" w14:textId="77777777" w:rsidR="00984613" w:rsidRDefault="00984613">
            <w:pPr>
              <w:pStyle w:val="TableParagraph"/>
              <w:rPr>
                <w:rFonts w:ascii="Times New Roman"/>
                <w:sz w:val="20"/>
              </w:rPr>
            </w:pPr>
          </w:p>
        </w:tc>
        <w:tc>
          <w:tcPr>
            <w:tcW w:w="2068" w:type="dxa"/>
          </w:tcPr>
          <w:p w14:paraId="113E948A" w14:textId="77777777" w:rsidR="00984613" w:rsidRDefault="00984613">
            <w:pPr>
              <w:pStyle w:val="TableParagraph"/>
              <w:rPr>
                <w:rFonts w:ascii="Times New Roman"/>
                <w:sz w:val="20"/>
              </w:rPr>
            </w:pPr>
          </w:p>
        </w:tc>
      </w:tr>
      <w:tr w:rsidR="00984613" w14:paraId="2B43B58D" w14:textId="77777777">
        <w:trPr>
          <w:trHeight w:val="489"/>
        </w:trPr>
        <w:tc>
          <w:tcPr>
            <w:tcW w:w="706" w:type="dxa"/>
          </w:tcPr>
          <w:p w14:paraId="1264569E" w14:textId="77777777" w:rsidR="00984613" w:rsidRDefault="00984613">
            <w:pPr>
              <w:pStyle w:val="TableParagraph"/>
              <w:rPr>
                <w:rFonts w:ascii="Times New Roman"/>
                <w:sz w:val="20"/>
              </w:rPr>
            </w:pPr>
          </w:p>
        </w:tc>
        <w:tc>
          <w:tcPr>
            <w:tcW w:w="1293" w:type="dxa"/>
          </w:tcPr>
          <w:p w14:paraId="2E5B9EA7" w14:textId="77777777" w:rsidR="00984613" w:rsidRDefault="00984613">
            <w:pPr>
              <w:pStyle w:val="TableParagraph"/>
              <w:rPr>
                <w:rFonts w:ascii="Times New Roman"/>
                <w:sz w:val="20"/>
              </w:rPr>
            </w:pPr>
          </w:p>
        </w:tc>
        <w:tc>
          <w:tcPr>
            <w:tcW w:w="808" w:type="dxa"/>
          </w:tcPr>
          <w:p w14:paraId="0BE22970" w14:textId="77777777" w:rsidR="00984613" w:rsidRDefault="00984613">
            <w:pPr>
              <w:pStyle w:val="TableParagraph"/>
              <w:rPr>
                <w:rFonts w:ascii="Times New Roman"/>
                <w:sz w:val="20"/>
              </w:rPr>
            </w:pPr>
          </w:p>
        </w:tc>
        <w:tc>
          <w:tcPr>
            <w:tcW w:w="1260" w:type="dxa"/>
          </w:tcPr>
          <w:p w14:paraId="7E5C6D13" w14:textId="77777777" w:rsidR="00984613" w:rsidRDefault="00984613">
            <w:pPr>
              <w:pStyle w:val="TableParagraph"/>
              <w:rPr>
                <w:rFonts w:ascii="Times New Roman"/>
                <w:sz w:val="20"/>
              </w:rPr>
            </w:pPr>
          </w:p>
        </w:tc>
        <w:tc>
          <w:tcPr>
            <w:tcW w:w="2520" w:type="dxa"/>
          </w:tcPr>
          <w:p w14:paraId="3AD1655E" w14:textId="77777777" w:rsidR="00984613" w:rsidRDefault="00984613">
            <w:pPr>
              <w:pStyle w:val="TableParagraph"/>
              <w:rPr>
                <w:rFonts w:ascii="Times New Roman"/>
                <w:sz w:val="20"/>
              </w:rPr>
            </w:pPr>
          </w:p>
        </w:tc>
        <w:tc>
          <w:tcPr>
            <w:tcW w:w="1440" w:type="dxa"/>
          </w:tcPr>
          <w:p w14:paraId="0E2A9D8B" w14:textId="77777777" w:rsidR="00984613" w:rsidRDefault="00984613">
            <w:pPr>
              <w:pStyle w:val="TableParagraph"/>
              <w:rPr>
                <w:rFonts w:ascii="Times New Roman"/>
                <w:sz w:val="20"/>
              </w:rPr>
            </w:pPr>
          </w:p>
        </w:tc>
        <w:tc>
          <w:tcPr>
            <w:tcW w:w="2068" w:type="dxa"/>
          </w:tcPr>
          <w:p w14:paraId="13EAA189" w14:textId="77777777" w:rsidR="00984613" w:rsidRDefault="00984613">
            <w:pPr>
              <w:pStyle w:val="TableParagraph"/>
              <w:rPr>
                <w:rFonts w:ascii="Times New Roman"/>
                <w:sz w:val="20"/>
              </w:rPr>
            </w:pPr>
          </w:p>
        </w:tc>
      </w:tr>
      <w:tr w:rsidR="00984613" w14:paraId="0C39CB88" w14:textId="77777777">
        <w:trPr>
          <w:trHeight w:val="486"/>
        </w:trPr>
        <w:tc>
          <w:tcPr>
            <w:tcW w:w="706" w:type="dxa"/>
          </w:tcPr>
          <w:p w14:paraId="5F989F36" w14:textId="77777777" w:rsidR="00984613" w:rsidRDefault="00984613">
            <w:pPr>
              <w:pStyle w:val="TableParagraph"/>
              <w:rPr>
                <w:rFonts w:ascii="Times New Roman"/>
                <w:sz w:val="20"/>
              </w:rPr>
            </w:pPr>
          </w:p>
        </w:tc>
        <w:tc>
          <w:tcPr>
            <w:tcW w:w="1293" w:type="dxa"/>
          </w:tcPr>
          <w:p w14:paraId="7D20D545" w14:textId="77777777" w:rsidR="00984613" w:rsidRDefault="00984613">
            <w:pPr>
              <w:pStyle w:val="TableParagraph"/>
              <w:rPr>
                <w:rFonts w:ascii="Times New Roman"/>
                <w:sz w:val="20"/>
              </w:rPr>
            </w:pPr>
          </w:p>
        </w:tc>
        <w:tc>
          <w:tcPr>
            <w:tcW w:w="808" w:type="dxa"/>
          </w:tcPr>
          <w:p w14:paraId="6FA2C587" w14:textId="77777777" w:rsidR="00984613" w:rsidRDefault="00984613">
            <w:pPr>
              <w:pStyle w:val="TableParagraph"/>
              <w:rPr>
                <w:rFonts w:ascii="Times New Roman"/>
                <w:sz w:val="20"/>
              </w:rPr>
            </w:pPr>
          </w:p>
        </w:tc>
        <w:tc>
          <w:tcPr>
            <w:tcW w:w="1260" w:type="dxa"/>
          </w:tcPr>
          <w:p w14:paraId="5280C9D9" w14:textId="77777777" w:rsidR="00984613" w:rsidRDefault="00984613">
            <w:pPr>
              <w:pStyle w:val="TableParagraph"/>
              <w:rPr>
                <w:rFonts w:ascii="Times New Roman"/>
                <w:sz w:val="20"/>
              </w:rPr>
            </w:pPr>
          </w:p>
        </w:tc>
        <w:tc>
          <w:tcPr>
            <w:tcW w:w="2520" w:type="dxa"/>
          </w:tcPr>
          <w:p w14:paraId="31CC62C6" w14:textId="77777777" w:rsidR="00984613" w:rsidRDefault="00984613">
            <w:pPr>
              <w:pStyle w:val="TableParagraph"/>
              <w:rPr>
                <w:rFonts w:ascii="Times New Roman"/>
                <w:sz w:val="20"/>
              </w:rPr>
            </w:pPr>
          </w:p>
        </w:tc>
        <w:tc>
          <w:tcPr>
            <w:tcW w:w="1440" w:type="dxa"/>
          </w:tcPr>
          <w:p w14:paraId="08F610B6" w14:textId="77777777" w:rsidR="00984613" w:rsidRDefault="00984613">
            <w:pPr>
              <w:pStyle w:val="TableParagraph"/>
              <w:rPr>
                <w:rFonts w:ascii="Times New Roman"/>
                <w:sz w:val="20"/>
              </w:rPr>
            </w:pPr>
          </w:p>
        </w:tc>
        <w:tc>
          <w:tcPr>
            <w:tcW w:w="2068" w:type="dxa"/>
          </w:tcPr>
          <w:p w14:paraId="62EBD43B" w14:textId="77777777" w:rsidR="00984613" w:rsidRDefault="00984613">
            <w:pPr>
              <w:pStyle w:val="TableParagraph"/>
              <w:rPr>
                <w:rFonts w:ascii="Times New Roman"/>
                <w:sz w:val="20"/>
              </w:rPr>
            </w:pPr>
          </w:p>
        </w:tc>
      </w:tr>
    </w:tbl>
    <w:p w14:paraId="2041C9B2" w14:textId="77777777" w:rsidR="00984613" w:rsidRDefault="00984613">
      <w:pPr>
        <w:pStyle w:val="BodyText"/>
        <w:rPr>
          <w:rFonts w:ascii="Times New Roman"/>
          <w:sz w:val="20"/>
        </w:rPr>
      </w:pPr>
    </w:p>
    <w:p w14:paraId="16E3685D" w14:textId="77777777" w:rsidR="00984613" w:rsidRDefault="00984613">
      <w:pPr>
        <w:pStyle w:val="BodyText"/>
        <w:rPr>
          <w:rFonts w:ascii="Times New Roman"/>
          <w:sz w:val="20"/>
        </w:rPr>
      </w:pPr>
    </w:p>
    <w:p w14:paraId="2D278231" w14:textId="77777777" w:rsidR="00984613" w:rsidRDefault="00984613">
      <w:pPr>
        <w:pStyle w:val="BodyText"/>
        <w:spacing w:before="180"/>
        <w:rPr>
          <w:rFonts w:ascii="Times New Roman"/>
          <w:sz w:val="2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2340"/>
        <w:gridCol w:w="1980"/>
        <w:gridCol w:w="1615"/>
        <w:gridCol w:w="1391"/>
      </w:tblGrid>
      <w:tr w:rsidR="00984613" w14:paraId="012F89F6" w14:textId="77777777">
        <w:trPr>
          <w:trHeight w:val="403"/>
        </w:trPr>
        <w:tc>
          <w:tcPr>
            <w:tcW w:w="8563" w:type="dxa"/>
            <w:gridSpan w:val="4"/>
          </w:tcPr>
          <w:p w14:paraId="5FBA5370" w14:textId="77777777" w:rsidR="00984613" w:rsidRDefault="00000000">
            <w:pPr>
              <w:pStyle w:val="TableParagraph"/>
              <w:spacing w:line="268" w:lineRule="exact"/>
              <w:ind w:left="107"/>
              <w:rPr>
                <w:b/>
              </w:rPr>
            </w:pPr>
            <w:r>
              <w:rPr>
                <w:b/>
              </w:rPr>
              <w:t>DISTRIBUTION</w:t>
            </w:r>
            <w:r>
              <w:rPr>
                <w:b/>
                <w:spacing w:val="38"/>
              </w:rPr>
              <w:t xml:space="preserve"> </w:t>
            </w:r>
            <w:r>
              <w:rPr>
                <w:b/>
                <w:spacing w:val="-2"/>
              </w:rPr>
              <w:t>MATRIX</w:t>
            </w:r>
          </w:p>
        </w:tc>
        <w:tc>
          <w:tcPr>
            <w:tcW w:w="1391" w:type="dxa"/>
          </w:tcPr>
          <w:p w14:paraId="0A1FCE07" w14:textId="77777777" w:rsidR="00984613" w:rsidRDefault="00984613">
            <w:pPr>
              <w:pStyle w:val="TableParagraph"/>
              <w:rPr>
                <w:rFonts w:ascii="Times New Roman"/>
                <w:sz w:val="20"/>
              </w:rPr>
            </w:pPr>
          </w:p>
        </w:tc>
      </w:tr>
      <w:tr w:rsidR="00984613" w14:paraId="3BE3EDE0" w14:textId="77777777">
        <w:trPr>
          <w:trHeight w:val="268"/>
        </w:trPr>
        <w:tc>
          <w:tcPr>
            <w:tcW w:w="2628" w:type="dxa"/>
            <w:shd w:val="clear" w:color="auto" w:fill="BEBEBE"/>
          </w:tcPr>
          <w:p w14:paraId="17CC4450" w14:textId="77777777" w:rsidR="00984613" w:rsidRDefault="00000000">
            <w:pPr>
              <w:pStyle w:val="TableParagraph"/>
              <w:spacing w:line="248" w:lineRule="exact"/>
              <w:ind w:left="9"/>
              <w:jc w:val="center"/>
            </w:pPr>
            <w:proofErr w:type="spellStart"/>
            <w:r>
              <w:t>Sl</w:t>
            </w:r>
            <w:proofErr w:type="spellEnd"/>
            <w:r>
              <w:rPr>
                <w:spacing w:val="-1"/>
              </w:rPr>
              <w:t xml:space="preserve"> </w:t>
            </w:r>
            <w:r>
              <w:rPr>
                <w:spacing w:val="-5"/>
              </w:rPr>
              <w:t>.No</w:t>
            </w:r>
          </w:p>
        </w:tc>
        <w:tc>
          <w:tcPr>
            <w:tcW w:w="2340" w:type="dxa"/>
            <w:shd w:val="clear" w:color="auto" w:fill="BEBEBE"/>
          </w:tcPr>
          <w:p w14:paraId="12656F68" w14:textId="77777777" w:rsidR="00984613" w:rsidRDefault="00000000">
            <w:pPr>
              <w:pStyle w:val="TableParagraph"/>
              <w:spacing w:line="248" w:lineRule="exact"/>
              <w:ind w:left="108"/>
            </w:pPr>
            <w:r>
              <w:t>Issue</w:t>
            </w:r>
            <w:r>
              <w:rPr>
                <w:spacing w:val="-7"/>
              </w:rPr>
              <w:t xml:space="preserve"> </w:t>
            </w:r>
            <w:r>
              <w:rPr>
                <w:spacing w:val="-4"/>
              </w:rPr>
              <w:t>Mode</w:t>
            </w:r>
          </w:p>
        </w:tc>
        <w:tc>
          <w:tcPr>
            <w:tcW w:w="1980" w:type="dxa"/>
            <w:shd w:val="clear" w:color="auto" w:fill="BEBEBE"/>
          </w:tcPr>
          <w:p w14:paraId="586FAC8D" w14:textId="77777777" w:rsidR="00984613" w:rsidRDefault="00000000">
            <w:pPr>
              <w:pStyle w:val="TableParagraph"/>
              <w:spacing w:line="248" w:lineRule="exact"/>
              <w:ind w:left="108"/>
            </w:pPr>
            <w:r>
              <w:t>Copy</w:t>
            </w:r>
            <w:r>
              <w:rPr>
                <w:spacing w:val="-2"/>
              </w:rPr>
              <w:t xml:space="preserve"> </w:t>
            </w:r>
            <w:r>
              <w:rPr>
                <w:spacing w:val="-5"/>
              </w:rPr>
              <w:t>No.</w:t>
            </w:r>
          </w:p>
        </w:tc>
        <w:tc>
          <w:tcPr>
            <w:tcW w:w="3006" w:type="dxa"/>
            <w:gridSpan w:val="2"/>
            <w:shd w:val="clear" w:color="auto" w:fill="BEBEBE"/>
          </w:tcPr>
          <w:p w14:paraId="4F3B9585" w14:textId="77777777" w:rsidR="00984613" w:rsidRDefault="00000000">
            <w:pPr>
              <w:pStyle w:val="TableParagraph"/>
              <w:spacing w:line="248" w:lineRule="exact"/>
              <w:ind w:left="952"/>
            </w:pPr>
            <w:r>
              <w:t>Copy</w:t>
            </w:r>
            <w:r>
              <w:rPr>
                <w:spacing w:val="-4"/>
              </w:rPr>
              <w:t xml:space="preserve"> </w:t>
            </w:r>
            <w:r>
              <w:rPr>
                <w:spacing w:val="-2"/>
              </w:rPr>
              <w:t>Holder</w:t>
            </w:r>
          </w:p>
        </w:tc>
      </w:tr>
      <w:tr w:rsidR="00984613" w14:paraId="6CB1E0A4" w14:textId="77777777">
        <w:trPr>
          <w:trHeight w:val="537"/>
        </w:trPr>
        <w:tc>
          <w:tcPr>
            <w:tcW w:w="2628" w:type="dxa"/>
          </w:tcPr>
          <w:p w14:paraId="32298D0F" w14:textId="77777777" w:rsidR="00984613" w:rsidRDefault="00984613">
            <w:pPr>
              <w:pStyle w:val="TableParagraph"/>
              <w:spacing w:before="14"/>
              <w:rPr>
                <w:rFonts w:ascii="Times New Roman"/>
              </w:rPr>
            </w:pPr>
          </w:p>
          <w:p w14:paraId="7F153463" w14:textId="77777777" w:rsidR="00984613" w:rsidRDefault="00000000">
            <w:pPr>
              <w:pStyle w:val="TableParagraph"/>
              <w:spacing w:before="1" w:line="249" w:lineRule="exact"/>
              <w:ind w:left="9"/>
              <w:jc w:val="center"/>
            </w:pPr>
            <w:r>
              <w:rPr>
                <w:spacing w:val="-10"/>
              </w:rPr>
              <w:t>1</w:t>
            </w:r>
          </w:p>
        </w:tc>
        <w:tc>
          <w:tcPr>
            <w:tcW w:w="2340" w:type="dxa"/>
          </w:tcPr>
          <w:p w14:paraId="6B87C627" w14:textId="77777777" w:rsidR="00984613" w:rsidRDefault="00000000">
            <w:pPr>
              <w:pStyle w:val="TableParagraph"/>
              <w:spacing w:before="133"/>
              <w:ind w:left="423"/>
            </w:pPr>
            <w:r>
              <w:t>Electronic</w:t>
            </w:r>
            <w:r>
              <w:rPr>
                <w:spacing w:val="-5"/>
              </w:rPr>
              <w:t xml:space="preserve"> </w:t>
            </w:r>
            <w:r>
              <w:rPr>
                <w:spacing w:val="-4"/>
              </w:rPr>
              <w:t>media</w:t>
            </w:r>
          </w:p>
        </w:tc>
        <w:tc>
          <w:tcPr>
            <w:tcW w:w="1980" w:type="dxa"/>
          </w:tcPr>
          <w:p w14:paraId="52C9C0AD" w14:textId="77777777" w:rsidR="00984613" w:rsidRDefault="00000000">
            <w:pPr>
              <w:pStyle w:val="TableParagraph"/>
              <w:spacing w:before="133"/>
              <w:ind w:left="10"/>
              <w:jc w:val="center"/>
            </w:pPr>
            <w:r>
              <w:rPr>
                <w:spacing w:val="-2"/>
              </w:rPr>
              <w:t>-</w:t>
            </w:r>
            <w:r>
              <w:rPr>
                <w:spacing w:val="-12"/>
              </w:rPr>
              <w:t>-</w:t>
            </w:r>
          </w:p>
        </w:tc>
        <w:tc>
          <w:tcPr>
            <w:tcW w:w="3006" w:type="dxa"/>
            <w:gridSpan w:val="2"/>
          </w:tcPr>
          <w:p w14:paraId="20F18617" w14:textId="77777777" w:rsidR="00984613" w:rsidRDefault="00000000">
            <w:pPr>
              <w:pStyle w:val="TableParagraph"/>
              <w:spacing w:before="133"/>
              <w:ind w:left="911"/>
            </w:pPr>
            <w:r>
              <w:t>All</w:t>
            </w:r>
            <w:r>
              <w:rPr>
                <w:spacing w:val="-1"/>
              </w:rPr>
              <w:t xml:space="preserve"> </w:t>
            </w:r>
            <w:r>
              <w:t>LAN</w:t>
            </w:r>
            <w:r>
              <w:rPr>
                <w:spacing w:val="-2"/>
              </w:rPr>
              <w:t xml:space="preserve"> Users</w:t>
            </w:r>
          </w:p>
        </w:tc>
      </w:tr>
      <w:tr w:rsidR="00AA7DB9" w14:paraId="2B9DD8C0" w14:textId="77777777">
        <w:trPr>
          <w:trHeight w:val="2294"/>
        </w:trPr>
        <w:tc>
          <w:tcPr>
            <w:tcW w:w="2628" w:type="dxa"/>
          </w:tcPr>
          <w:p w14:paraId="7F03EDEF" w14:textId="77777777" w:rsidR="00AA7DB9" w:rsidRDefault="00AA7DB9" w:rsidP="00AA7DB9">
            <w:pPr>
              <w:pStyle w:val="TableParagraph"/>
              <w:rPr>
                <w:rFonts w:ascii="Times New Roman"/>
                <w:sz w:val="20"/>
              </w:rPr>
            </w:pPr>
          </w:p>
          <w:p w14:paraId="54CBDB7D" w14:textId="77777777" w:rsidR="00AA7DB9" w:rsidRDefault="00AA7DB9" w:rsidP="00AA7DB9">
            <w:pPr>
              <w:pStyle w:val="TableParagraph"/>
              <w:spacing w:before="123"/>
              <w:rPr>
                <w:rFonts w:ascii="Times New Roman"/>
                <w:sz w:val="20"/>
              </w:rPr>
            </w:pPr>
          </w:p>
          <w:p w14:paraId="2BB03961" w14:textId="1C0CAC57" w:rsidR="00AA7DB9" w:rsidRDefault="00AA7DB9" w:rsidP="00AA7DB9">
            <w:pPr>
              <w:pStyle w:val="TableParagraph"/>
              <w:ind w:left="107"/>
              <w:rPr>
                <w:rFonts w:ascii="Times New Roman"/>
                <w:sz w:val="20"/>
              </w:rPr>
            </w:pPr>
          </w:p>
          <w:p w14:paraId="536E4258" w14:textId="77777777" w:rsidR="00AA7DB9" w:rsidRDefault="00AA7DB9" w:rsidP="00AA7DB9">
            <w:pPr>
              <w:pStyle w:val="TableParagraph"/>
              <w:ind w:left="107"/>
              <w:rPr>
                <w:rFonts w:ascii="Times New Roman"/>
                <w:sz w:val="20"/>
              </w:rPr>
            </w:pPr>
          </w:p>
          <w:p w14:paraId="76F8313B" w14:textId="77777777" w:rsidR="00AA7DB9" w:rsidRDefault="00AA7DB9" w:rsidP="00AA7DB9">
            <w:pPr>
              <w:pStyle w:val="TableParagraph"/>
              <w:ind w:left="107"/>
              <w:rPr>
                <w:rFonts w:ascii="Times New Roman"/>
                <w:sz w:val="20"/>
              </w:rPr>
            </w:pPr>
          </w:p>
          <w:p w14:paraId="22961874" w14:textId="77777777" w:rsidR="00AA7DB9" w:rsidRDefault="00AA7DB9" w:rsidP="00AA7DB9">
            <w:pPr>
              <w:pStyle w:val="TableParagraph"/>
              <w:spacing w:before="73"/>
              <w:ind w:left="107"/>
              <w:rPr>
                <w:b/>
              </w:rPr>
            </w:pPr>
            <w:r>
              <w:rPr>
                <w:b/>
              </w:rPr>
              <w:t>Prepared</w:t>
            </w:r>
            <w:r>
              <w:rPr>
                <w:b/>
                <w:spacing w:val="-6"/>
              </w:rPr>
              <w:t xml:space="preserve"> </w:t>
            </w:r>
            <w:r>
              <w:rPr>
                <w:b/>
                <w:spacing w:val="-5"/>
              </w:rPr>
              <w:t>by</w:t>
            </w:r>
          </w:p>
          <w:p w14:paraId="7334E84A" w14:textId="77777777" w:rsidR="00AA7DB9" w:rsidRDefault="00AA7DB9" w:rsidP="00AA7DB9">
            <w:pPr>
              <w:pStyle w:val="TableParagraph"/>
              <w:ind w:left="107"/>
            </w:pPr>
            <w:r>
              <w:t>Human</w:t>
            </w:r>
            <w:r>
              <w:rPr>
                <w:spacing w:val="-4"/>
              </w:rPr>
              <w:t xml:space="preserve"> </w:t>
            </w:r>
            <w:r>
              <w:rPr>
                <w:spacing w:val="-2"/>
              </w:rPr>
              <w:t>Resources</w:t>
            </w:r>
          </w:p>
        </w:tc>
        <w:tc>
          <w:tcPr>
            <w:tcW w:w="2340" w:type="dxa"/>
          </w:tcPr>
          <w:p w14:paraId="4FC04A08" w14:textId="77777777" w:rsidR="00AA7DB9" w:rsidRDefault="00AA7DB9" w:rsidP="00AA7DB9">
            <w:pPr>
              <w:pStyle w:val="TableParagraph"/>
              <w:rPr>
                <w:rFonts w:ascii="Times New Roman"/>
                <w:sz w:val="20"/>
              </w:rPr>
            </w:pPr>
          </w:p>
          <w:p w14:paraId="1EE4E528" w14:textId="77777777" w:rsidR="00AA7DB9" w:rsidRDefault="00AA7DB9" w:rsidP="00AA7DB9">
            <w:pPr>
              <w:pStyle w:val="TableParagraph"/>
              <w:spacing w:before="152" w:after="1"/>
              <w:rPr>
                <w:rFonts w:ascii="Times New Roman"/>
                <w:sz w:val="20"/>
              </w:rPr>
            </w:pPr>
          </w:p>
          <w:p w14:paraId="114BAE4D" w14:textId="77777777" w:rsidR="00AA7DB9" w:rsidRDefault="00AA7DB9" w:rsidP="00AA7DB9">
            <w:pPr>
              <w:pStyle w:val="TableParagraph"/>
              <w:spacing w:before="152" w:after="1"/>
              <w:rPr>
                <w:rFonts w:ascii="Times New Roman"/>
                <w:sz w:val="20"/>
              </w:rPr>
            </w:pPr>
          </w:p>
          <w:p w14:paraId="4E37F79D" w14:textId="2D3C504F" w:rsidR="00AA7DB9" w:rsidRDefault="00AA7DB9" w:rsidP="00AA7DB9">
            <w:pPr>
              <w:pStyle w:val="TableParagraph"/>
              <w:ind w:left="316"/>
              <w:rPr>
                <w:rFonts w:ascii="Times New Roman"/>
                <w:sz w:val="20"/>
              </w:rPr>
            </w:pPr>
          </w:p>
          <w:p w14:paraId="542311D5" w14:textId="77777777" w:rsidR="00AA7DB9" w:rsidRDefault="00AA7DB9" w:rsidP="00AA7DB9">
            <w:pPr>
              <w:pStyle w:val="TableParagraph"/>
              <w:spacing w:before="81"/>
              <w:ind w:left="108"/>
              <w:rPr>
                <w:b/>
              </w:rPr>
            </w:pPr>
            <w:r>
              <w:rPr>
                <w:b/>
              </w:rPr>
              <w:t>Reviewed</w:t>
            </w:r>
            <w:r>
              <w:rPr>
                <w:b/>
                <w:spacing w:val="-6"/>
              </w:rPr>
              <w:t xml:space="preserve"> </w:t>
            </w:r>
            <w:r>
              <w:rPr>
                <w:b/>
                <w:spacing w:val="-5"/>
              </w:rPr>
              <w:t>by</w:t>
            </w:r>
          </w:p>
          <w:p w14:paraId="60700360" w14:textId="77777777" w:rsidR="00AA7DB9" w:rsidRDefault="00AA7DB9" w:rsidP="00AA7DB9">
            <w:pPr>
              <w:pStyle w:val="TableParagraph"/>
              <w:ind w:left="108"/>
            </w:pPr>
            <w:r>
              <w:t>Human</w:t>
            </w:r>
            <w:r>
              <w:rPr>
                <w:spacing w:val="-4"/>
              </w:rPr>
              <w:t xml:space="preserve"> </w:t>
            </w:r>
            <w:r>
              <w:rPr>
                <w:spacing w:val="-2"/>
              </w:rPr>
              <w:t>Resources</w:t>
            </w:r>
          </w:p>
        </w:tc>
        <w:tc>
          <w:tcPr>
            <w:tcW w:w="1980" w:type="dxa"/>
          </w:tcPr>
          <w:p w14:paraId="443E6266" w14:textId="77777777" w:rsidR="00AA7DB9" w:rsidRDefault="00AA7DB9" w:rsidP="00AA7DB9">
            <w:pPr>
              <w:pStyle w:val="TableParagraph"/>
              <w:rPr>
                <w:rFonts w:ascii="Times New Roman"/>
                <w:sz w:val="20"/>
              </w:rPr>
            </w:pPr>
          </w:p>
          <w:p w14:paraId="2851CBCE" w14:textId="77777777" w:rsidR="00AA7DB9" w:rsidRDefault="00AA7DB9" w:rsidP="00AA7DB9">
            <w:pPr>
              <w:pStyle w:val="TableParagraph"/>
              <w:spacing w:before="118"/>
              <w:rPr>
                <w:rFonts w:ascii="Times New Roman"/>
                <w:sz w:val="20"/>
              </w:rPr>
            </w:pPr>
          </w:p>
          <w:p w14:paraId="61CE5F4B" w14:textId="77777777" w:rsidR="00AA7DB9" w:rsidRDefault="00AA7DB9" w:rsidP="00AA7DB9">
            <w:pPr>
              <w:pStyle w:val="TableParagraph"/>
              <w:spacing w:before="118"/>
              <w:rPr>
                <w:rFonts w:ascii="Times New Roman"/>
                <w:sz w:val="20"/>
              </w:rPr>
            </w:pPr>
          </w:p>
          <w:p w14:paraId="65047520" w14:textId="7DE1C435" w:rsidR="00AA7DB9" w:rsidRDefault="00AA7DB9" w:rsidP="00AA7DB9">
            <w:pPr>
              <w:pStyle w:val="TableParagraph"/>
              <w:ind w:left="276"/>
              <w:rPr>
                <w:rFonts w:ascii="Times New Roman"/>
                <w:sz w:val="20"/>
              </w:rPr>
            </w:pPr>
          </w:p>
          <w:p w14:paraId="770E3DEA" w14:textId="77777777" w:rsidR="00AA7DB9" w:rsidRDefault="00AA7DB9" w:rsidP="00AA7DB9">
            <w:pPr>
              <w:pStyle w:val="TableParagraph"/>
              <w:spacing w:before="90"/>
              <w:ind w:left="108" w:right="243"/>
            </w:pPr>
            <w:r>
              <w:rPr>
                <w:b/>
              </w:rPr>
              <w:t xml:space="preserve">Approved by </w:t>
            </w:r>
            <w:r>
              <w:t>Head</w:t>
            </w:r>
            <w:r>
              <w:rPr>
                <w:spacing w:val="-13"/>
              </w:rPr>
              <w:t xml:space="preserve"> </w:t>
            </w:r>
            <w:r>
              <w:t>–</w:t>
            </w:r>
            <w:r>
              <w:rPr>
                <w:spacing w:val="-12"/>
              </w:rPr>
              <w:t xml:space="preserve"> </w:t>
            </w:r>
            <w:r>
              <w:t xml:space="preserve">Human </w:t>
            </w:r>
            <w:r>
              <w:rPr>
                <w:spacing w:val="-2"/>
              </w:rPr>
              <w:t>Resources</w:t>
            </w:r>
          </w:p>
        </w:tc>
        <w:tc>
          <w:tcPr>
            <w:tcW w:w="1615" w:type="dxa"/>
          </w:tcPr>
          <w:p w14:paraId="786A2C6C" w14:textId="77777777" w:rsidR="00AA7DB9" w:rsidRDefault="00AA7DB9" w:rsidP="00AA7DB9">
            <w:pPr>
              <w:pStyle w:val="TableParagraph"/>
              <w:spacing w:before="15"/>
              <w:rPr>
                <w:rFonts w:ascii="Times New Roman"/>
                <w:sz w:val="20"/>
              </w:rPr>
            </w:pPr>
          </w:p>
          <w:p w14:paraId="1C37132A" w14:textId="59311977" w:rsidR="00AA7DB9" w:rsidRDefault="00AA7DB9" w:rsidP="00AA7DB9">
            <w:pPr>
              <w:pStyle w:val="TableParagraph"/>
              <w:ind w:left="290"/>
              <w:rPr>
                <w:rFonts w:ascii="Times New Roman"/>
                <w:noProof/>
                <w:sz w:val="20"/>
              </w:rPr>
            </w:pPr>
          </w:p>
          <w:p w14:paraId="755E0819" w14:textId="77777777" w:rsidR="00AA7DB9" w:rsidRDefault="00AA7DB9" w:rsidP="00AA7DB9">
            <w:pPr>
              <w:pStyle w:val="TableParagraph"/>
              <w:ind w:left="290"/>
              <w:rPr>
                <w:rFonts w:ascii="Times New Roman"/>
                <w:noProof/>
                <w:sz w:val="20"/>
              </w:rPr>
            </w:pPr>
          </w:p>
          <w:p w14:paraId="1AF6F2AD" w14:textId="77777777" w:rsidR="00AA7DB9" w:rsidRDefault="00AA7DB9" w:rsidP="00AA7DB9">
            <w:pPr>
              <w:pStyle w:val="TableParagraph"/>
              <w:ind w:left="290"/>
              <w:rPr>
                <w:rFonts w:ascii="Times New Roman"/>
                <w:noProof/>
                <w:sz w:val="20"/>
              </w:rPr>
            </w:pPr>
          </w:p>
          <w:p w14:paraId="42B3B2AE" w14:textId="77777777" w:rsidR="00AA7DB9" w:rsidRDefault="00AA7DB9" w:rsidP="00AA7DB9">
            <w:pPr>
              <w:pStyle w:val="TableParagraph"/>
              <w:ind w:left="290"/>
              <w:rPr>
                <w:rFonts w:ascii="Times New Roman"/>
                <w:sz w:val="20"/>
              </w:rPr>
            </w:pPr>
          </w:p>
          <w:p w14:paraId="07E6E357" w14:textId="77777777" w:rsidR="00AA7DB9" w:rsidRDefault="00AA7DB9" w:rsidP="00AA7DB9">
            <w:pPr>
              <w:pStyle w:val="TableParagraph"/>
              <w:ind w:left="109"/>
              <w:rPr>
                <w:b/>
              </w:rPr>
            </w:pPr>
            <w:r>
              <w:rPr>
                <w:b/>
              </w:rPr>
              <w:t>Issued</w:t>
            </w:r>
            <w:r>
              <w:rPr>
                <w:b/>
                <w:spacing w:val="-5"/>
              </w:rPr>
              <w:t xml:space="preserve"> by</w:t>
            </w:r>
          </w:p>
          <w:p w14:paraId="3FAC331C" w14:textId="77777777" w:rsidR="00AA7DB9" w:rsidRDefault="00AA7DB9" w:rsidP="00AA7DB9">
            <w:pPr>
              <w:pStyle w:val="TableParagraph"/>
              <w:ind w:left="109"/>
            </w:pPr>
            <w:r>
              <w:rPr>
                <w:spacing w:val="-5"/>
              </w:rPr>
              <w:t>IMS</w:t>
            </w:r>
          </w:p>
          <w:p w14:paraId="4C317CFB" w14:textId="77777777" w:rsidR="00AA7DB9" w:rsidRDefault="00AA7DB9" w:rsidP="00AA7DB9">
            <w:pPr>
              <w:pStyle w:val="TableParagraph"/>
              <w:ind w:left="109"/>
            </w:pPr>
            <w:r>
              <w:rPr>
                <w:spacing w:val="-2"/>
              </w:rPr>
              <w:t>Coordinator</w:t>
            </w:r>
          </w:p>
        </w:tc>
        <w:tc>
          <w:tcPr>
            <w:tcW w:w="1391" w:type="dxa"/>
          </w:tcPr>
          <w:p w14:paraId="0F752765" w14:textId="77777777" w:rsidR="00AA7DB9" w:rsidRDefault="00AA7DB9" w:rsidP="00AA7DB9">
            <w:pPr>
              <w:pStyle w:val="TableParagraph"/>
              <w:jc w:val="both"/>
              <w:rPr>
                <w:ins w:id="38" w:author="Hetvi Topiwala" w:date="2026-04-15T15:39:00Z" w16du:dateUtc="2026-04-15T10:09:00Z"/>
                <w:rFonts w:ascii="Times New Roman"/>
              </w:rPr>
            </w:pPr>
          </w:p>
          <w:p w14:paraId="1C7514F3" w14:textId="77777777" w:rsidR="00AA7DB9" w:rsidRPr="001F0FE0" w:rsidRDefault="00AA7DB9" w:rsidP="00AA7DB9">
            <w:pPr>
              <w:pStyle w:val="TableParagraph"/>
              <w:spacing w:before="1"/>
              <w:rPr>
                <w:ins w:id="39" w:author="Hetvi Topiwala" w:date="2026-04-15T15:39:00Z" w16du:dateUtc="2026-04-15T10:09:00Z"/>
                <w:b/>
              </w:rPr>
            </w:pPr>
            <w:ins w:id="40" w:author="Hetvi Topiwala" w:date="2026-04-15T15:39:00Z" w16du:dateUtc="2026-04-15T10:09:00Z">
              <w:r>
                <w:rPr>
                  <w:b/>
                  <w:spacing w:val="-4"/>
                </w:rPr>
                <w:t>Effective Date</w:t>
              </w:r>
              <w:r>
                <w:rPr>
                  <w:b/>
                </w:rPr>
                <w:t xml:space="preserve">: </w:t>
              </w:r>
              <w:r>
                <w:rPr>
                  <w:spacing w:val="-2"/>
                </w:rPr>
                <w:t>03.04.26</w:t>
              </w:r>
            </w:ins>
          </w:p>
          <w:p w14:paraId="52B17E26" w14:textId="77777777" w:rsidR="00AA7DB9" w:rsidRDefault="00AA7DB9" w:rsidP="00AA7DB9">
            <w:pPr>
              <w:pStyle w:val="TableParagraph"/>
              <w:ind w:left="225"/>
              <w:rPr>
                <w:ins w:id="41" w:author="Hetvi Topiwala" w:date="2026-04-15T15:39:00Z" w16du:dateUtc="2026-04-15T10:09:00Z"/>
                <w:spacing w:val="-2"/>
              </w:rPr>
            </w:pPr>
          </w:p>
          <w:p w14:paraId="2EDE9243" w14:textId="7E4169C4" w:rsidR="00AA7DB9" w:rsidRDefault="00AA7DB9" w:rsidP="00AA7DB9">
            <w:pPr>
              <w:pStyle w:val="TableParagraph"/>
              <w:ind w:left="83"/>
            </w:pPr>
            <w:ins w:id="42" w:author="Hetvi Topiwala" w:date="2026-04-15T15:39:00Z" w16du:dateUtc="2026-04-15T10:09:00Z">
              <w:r>
                <w:t>Next review Date: 03.04.27</w:t>
              </w:r>
            </w:ins>
          </w:p>
        </w:tc>
      </w:tr>
    </w:tbl>
    <w:p w14:paraId="6191115E" w14:textId="77777777" w:rsidR="00984613" w:rsidRDefault="00984613">
      <w:pPr>
        <w:pStyle w:val="TableParagraph"/>
        <w:sectPr w:rsidR="00984613" w:rsidSect="00F36D44">
          <w:headerReference w:type="even" r:id="rId8"/>
          <w:headerReference w:type="default" r:id="rId9"/>
          <w:footerReference w:type="even" r:id="rId10"/>
          <w:footerReference w:type="default" r:id="rId11"/>
          <w:type w:val="continuous"/>
          <w:pgSz w:w="11910" w:h="16840"/>
          <w:pgMar w:top="560" w:right="708" w:bottom="1600" w:left="708" w:header="0" w:footer="1416" w:gutter="0"/>
          <w:pgNumType w:start="0"/>
          <w:cols w:space="720"/>
          <w:titlePg/>
          <w:docGrid w:linePitch="299"/>
        </w:sectPr>
      </w:pPr>
    </w:p>
    <w:p w14:paraId="42BDF792" w14:textId="1BB57287" w:rsidR="00984613" w:rsidRDefault="00D0602D">
      <w:pPr>
        <w:pStyle w:val="Heading1"/>
        <w:numPr>
          <w:ilvl w:val="0"/>
          <w:numId w:val="1"/>
        </w:numPr>
        <w:tabs>
          <w:tab w:val="left" w:pos="871"/>
        </w:tabs>
        <w:ind w:left="871" w:hanging="216"/>
        <w:jc w:val="left"/>
      </w:pPr>
      <w:ins w:id="47" w:author="Hetvi Topiwala" w:date="2026-04-10T16:37:00Z" w16du:dateUtc="2026-04-10T11:07:00Z">
        <w:r>
          <w:rPr>
            <w:spacing w:val="-2"/>
          </w:rPr>
          <w:lastRenderedPageBreak/>
          <w:t xml:space="preserve">Introduction </w:t>
        </w:r>
      </w:ins>
      <w:del w:id="48" w:author="Hetvi Topiwala" w:date="2026-04-10T16:37:00Z" w16du:dateUtc="2026-04-10T11:07:00Z">
        <w:r w:rsidDel="00D0602D">
          <w:rPr>
            <w:spacing w:val="-2"/>
          </w:rPr>
          <w:delText>Purpose</w:delText>
        </w:r>
      </w:del>
      <w:r>
        <w:rPr>
          <w:spacing w:val="-2"/>
        </w:rPr>
        <w:t>:</w:t>
      </w:r>
    </w:p>
    <w:p w14:paraId="0CCF7F3F" w14:textId="26BFF876" w:rsidR="00984613" w:rsidDel="00D64077" w:rsidRDefault="00000000" w:rsidP="00FA03C9">
      <w:pPr>
        <w:pStyle w:val="BodyText"/>
        <w:spacing w:before="135" w:line="360" w:lineRule="auto"/>
        <w:ind w:left="874" w:right="657"/>
        <w:jc w:val="both"/>
        <w:rPr>
          <w:del w:id="49" w:author="Hetvi Topiwala" w:date="2026-04-15T15:43:00Z" w16du:dateUtc="2026-04-15T10:13:00Z"/>
        </w:rPr>
      </w:pPr>
      <w:del w:id="50" w:author="Hetvi Topiwala" w:date="2026-04-15T15:43:00Z" w16du:dateUtc="2026-04-15T10:13:00Z">
        <w:r w:rsidDel="00D64077">
          <w:rPr>
            <w:color w:val="0D0D0D"/>
          </w:rPr>
          <w:delText>At</w:delText>
        </w:r>
        <w:r w:rsidDel="00D64077">
          <w:rPr>
            <w:color w:val="0D0D0D"/>
            <w:spacing w:val="-2"/>
          </w:rPr>
          <w:delText xml:space="preserve"> </w:delText>
        </w:r>
        <w:r w:rsidDel="00D64077">
          <w:rPr>
            <w:b/>
            <w:color w:val="0D0D0D"/>
          </w:rPr>
          <w:delText>RenewSys</w:delText>
        </w:r>
        <w:r w:rsidDel="00D64077">
          <w:rPr>
            <w:b/>
            <w:color w:val="0D0D0D"/>
            <w:spacing w:val="-4"/>
          </w:rPr>
          <w:delText xml:space="preserve"> </w:delText>
        </w:r>
        <w:r w:rsidDel="00D64077">
          <w:rPr>
            <w:b/>
            <w:color w:val="0D0D0D"/>
          </w:rPr>
          <w:delText>India</w:delText>
        </w:r>
        <w:r w:rsidDel="00D64077">
          <w:rPr>
            <w:b/>
            <w:color w:val="0D0D0D"/>
            <w:spacing w:val="-3"/>
          </w:rPr>
          <w:delText xml:space="preserve"> </w:delText>
        </w:r>
        <w:r w:rsidDel="00D64077">
          <w:rPr>
            <w:b/>
            <w:color w:val="0D0D0D"/>
          </w:rPr>
          <w:delText>Pvt.</w:delText>
        </w:r>
        <w:r w:rsidDel="00D64077">
          <w:rPr>
            <w:b/>
            <w:color w:val="0D0D0D"/>
            <w:spacing w:val="-3"/>
          </w:rPr>
          <w:delText xml:space="preserve"> </w:delText>
        </w:r>
        <w:r w:rsidDel="00D64077">
          <w:rPr>
            <w:b/>
            <w:color w:val="0D0D0D"/>
          </w:rPr>
          <w:delText>Ltd.</w:delText>
        </w:r>
        <w:r w:rsidDel="00D64077">
          <w:rPr>
            <w:color w:val="0D0D0D"/>
          </w:rPr>
          <w:delText>,</w:delText>
        </w:r>
        <w:r w:rsidDel="00D64077">
          <w:rPr>
            <w:color w:val="0D0D0D"/>
            <w:spacing w:val="-2"/>
          </w:rPr>
          <w:delText xml:space="preserve"> </w:delText>
        </w:r>
        <w:r w:rsidDel="00D64077">
          <w:rPr>
            <w:color w:val="0D0D0D"/>
          </w:rPr>
          <w:delText>we</w:delText>
        </w:r>
        <w:r w:rsidDel="00D64077">
          <w:rPr>
            <w:color w:val="0D0D0D"/>
            <w:spacing w:val="-2"/>
          </w:rPr>
          <w:delText xml:space="preserve"> </w:delText>
        </w:r>
        <w:r w:rsidDel="00D64077">
          <w:rPr>
            <w:color w:val="0D0D0D"/>
          </w:rPr>
          <w:delText>are</w:delText>
        </w:r>
        <w:r w:rsidDel="00D64077">
          <w:rPr>
            <w:color w:val="0D0D0D"/>
            <w:spacing w:val="-2"/>
          </w:rPr>
          <w:delText xml:space="preserve"> </w:delText>
        </w:r>
        <w:r w:rsidDel="00D64077">
          <w:rPr>
            <w:color w:val="0D0D0D"/>
          </w:rPr>
          <w:delText>committed</w:delText>
        </w:r>
        <w:r w:rsidDel="00D64077">
          <w:rPr>
            <w:color w:val="0D0D0D"/>
            <w:spacing w:val="-5"/>
          </w:rPr>
          <w:delText xml:space="preserve"> </w:delText>
        </w:r>
        <w:r w:rsidDel="00D64077">
          <w:rPr>
            <w:color w:val="0D0D0D"/>
          </w:rPr>
          <w:delText>to</w:delText>
        </w:r>
        <w:r w:rsidDel="00D64077">
          <w:rPr>
            <w:color w:val="0D0D0D"/>
            <w:spacing w:val="-3"/>
          </w:rPr>
          <w:delText xml:space="preserve"> </w:delText>
        </w:r>
        <w:r w:rsidDel="00D64077">
          <w:rPr>
            <w:color w:val="0D0D0D"/>
          </w:rPr>
          <w:delText>ensuring</w:delText>
        </w:r>
        <w:r w:rsidDel="00D64077">
          <w:rPr>
            <w:color w:val="0D0D0D"/>
            <w:spacing w:val="-3"/>
          </w:rPr>
          <w:delText xml:space="preserve"> </w:delText>
        </w:r>
        <w:r w:rsidDel="00D64077">
          <w:rPr>
            <w:color w:val="0D0D0D"/>
          </w:rPr>
          <w:delText>that</w:delText>
        </w:r>
        <w:r w:rsidDel="00D64077">
          <w:rPr>
            <w:color w:val="0D0D0D"/>
            <w:spacing w:val="-2"/>
          </w:rPr>
          <w:delText xml:space="preserve"> </w:delText>
        </w:r>
        <w:r w:rsidDel="00D64077">
          <w:rPr>
            <w:color w:val="0D0D0D"/>
          </w:rPr>
          <w:delText>our</w:delText>
        </w:r>
        <w:r w:rsidDel="00D64077">
          <w:rPr>
            <w:color w:val="0D0D0D"/>
            <w:spacing w:val="-4"/>
          </w:rPr>
          <w:delText xml:space="preserve"> </w:delText>
        </w:r>
        <w:r w:rsidDel="00D64077">
          <w:rPr>
            <w:color w:val="0D0D0D"/>
          </w:rPr>
          <w:delText>employees</w:delText>
        </w:r>
        <w:r w:rsidDel="00D64077">
          <w:rPr>
            <w:color w:val="0D0D0D"/>
            <w:spacing w:val="-5"/>
          </w:rPr>
          <w:delText xml:space="preserve"> </w:delText>
        </w:r>
        <w:r w:rsidDel="00D64077">
          <w:rPr>
            <w:color w:val="0D0D0D"/>
          </w:rPr>
          <w:delText>are</w:delText>
        </w:r>
        <w:r w:rsidDel="00D64077">
          <w:rPr>
            <w:color w:val="0D0D0D"/>
            <w:spacing w:val="-2"/>
          </w:rPr>
          <w:delText xml:space="preserve"> </w:delText>
        </w:r>
        <w:r w:rsidDel="00D64077">
          <w:rPr>
            <w:color w:val="0D0D0D"/>
          </w:rPr>
          <w:delText>compensated fairly for their contributions. Our Fair Wage Policy underscores our dedication to providing equitable,</w:delText>
        </w:r>
        <w:r w:rsidDel="00D64077">
          <w:rPr>
            <w:color w:val="0D0D0D"/>
            <w:spacing w:val="-1"/>
          </w:rPr>
          <w:delText xml:space="preserve"> </w:delText>
        </w:r>
        <w:r w:rsidDel="00D64077">
          <w:rPr>
            <w:color w:val="0D0D0D"/>
          </w:rPr>
          <w:delText>transparent,</w:delText>
        </w:r>
        <w:r w:rsidDel="00D64077">
          <w:rPr>
            <w:color w:val="0D0D0D"/>
            <w:spacing w:val="-1"/>
          </w:rPr>
          <w:delText xml:space="preserve"> </w:delText>
        </w:r>
        <w:r w:rsidDel="00D64077">
          <w:rPr>
            <w:color w:val="0D0D0D"/>
          </w:rPr>
          <w:delText>and</w:delText>
        </w:r>
        <w:r w:rsidDel="00D64077">
          <w:rPr>
            <w:color w:val="0D0D0D"/>
            <w:spacing w:val="-5"/>
          </w:rPr>
          <w:delText xml:space="preserve"> </w:delText>
        </w:r>
        <w:r w:rsidDel="00D64077">
          <w:rPr>
            <w:color w:val="0D0D0D"/>
          </w:rPr>
          <w:delText>competitive</w:delText>
        </w:r>
        <w:r w:rsidDel="00D64077">
          <w:rPr>
            <w:color w:val="0D0D0D"/>
            <w:spacing w:val="-1"/>
          </w:rPr>
          <w:delText xml:space="preserve"> </w:delText>
        </w:r>
        <w:r w:rsidDel="00D64077">
          <w:rPr>
            <w:color w:val="0D0D0D"/>
          </w:rPr>
          <w:delText>wages that</w:delText>
        </w:r>
        <w:r w:rsidDel="00D64077">
          <w:rPr>
            <w:color w:val="0D0D0D"/>
            <w:spacing w:val="-1"/>
          </w:rPr>
          <w:delText xml:space="preserve"> </w:delText>
        </w:r>
        <w:r w:rsidDel="00D64077">
          <w:rPr>
            <w:color w:val="0D0D0D"/>
          </w:rPr>
          <w:delText>align</w:delText>
        </w:r>
        <w:r w:rsidDel="00D64077">
          <w:rPr>
            <w:color w:val="0D0D0D"/>
            <w:spacing w:val="-2"/>
          </w:rPr>
          <w:delText xml:space="preserve"> </w:delText>
        </w:r>
        <w:r w:rsidDel="00D64077">
          <w:rPr>
            <w:color w:val="0D0D0D"/>
          </w:rPr>
          <w:delText>with</w:delText>
        </w:r>
        <w:r w:rsidDel="00D64077">
          <w:rPr>
            <w:color w:val="0D0D0D"/>
            <w:spacing w:val="-2"/>
          </w:rPr>
          <w:delText xml:space="preserve"> </w:delText>
        </w:r>
        <w:r w:rsidDel="00D64077">
          <w:rPr>
            <w:color w:val="0D0D0D"/>
          </w:rPr>
          <w:delText>industry</w:delText>
        </w:r>
        <w:r w:rsidDel="00D64077">
          <w:rPr>
            <w:color w:val="0D0D0D"/>
            <w:spacing w:val="-3"/>
          </w:rPr>
          <w:delText xml:space="preserve"> </w:delText>
        </w:r>
        <w:r w:rsidDel="00D64077">
          <w:rPr>
            <w:color w:val="0D0D0D"/>
          </w:rPr>
          <w:delText>standards</w:delText>
        </w:r>
        <w:r w:rsidDel="00D64077">
          <w:rPr>
            <w:color w:val="0D0D0D"/>
            <w:spacing w:val="-3"/>
          </w:rPr>
          <w:delText xml:space="preserve"> </w:delText>
        </w:r>
        <w:r w:rsidDel="00D64077">
          <w:rPr>
            <w:color w:val="0D0D0D"/>
          </w:rPr>
          <w:delText>and</w:delText>
        </w:r>
        <w:r w:rsidDel="00D64077">
          <w:rPr>
            <w:color w:val="0D0D0D"/>
            <w:spacing w:val="-2"/>
          </w:rPr>
          <w:delText xml:space="preserve"> </w:delText>
        </w:r>
        <w:r w:rsidDel="00D64077">
          <w:rPr>
            <w:color w:val="0D0D0D"/>
          </w:rPr>
          <w:delText>the</w:delText>
        </w:r>
        <w:r w:rsidDel="00D64077">
          <w:rPr>
            <w:color w:val="0D0D0D"/>
            <w:spacing w:val="-1"/>
          </w:rPr>
          <w:delText xml:space="preserve"> </w:delText>
        </w:r>
        <w:r w:rsidDel="00D64077">
          <w:rPr>
            <w:color w:val="0D0D0D"/>
          </w:rPr>
          <w:delText>specific needs of our workforce. We regularly benchmark our compensation against industry pay scales, taking into account factors such as job role, experience, and performance to ensure fairness.</w:delText>
        </w:r>
      </w:del>
    </w:p>
    <w:p w14:paraId="0F515A3F" w14:textId="3F4B7B7F" w:rsidR="00984613" w:rsidDel="00D64077" w:rsidRDefault="00000000" w:rsidP="00FA03C9">
      <w:pPr>
        <w:pStyle w:val="BodyText"/>
        <w:spacing w:line="360" w:lineRule="auto"/>
        <w:ind w:left="874" w:right="730"/>
        <w:jc w:val="both"/>
        <w:rPr>
          <w:del w:id="51" w:author="Hetvi Topiwala" w:date="2026-04-15T15:43:00Z" w16du:dateUtc="2026-04-15T10:13:00Z"/>
          <w:color w:val="0D0D0D"/>
        </w:rPr>
      </w:pPr>
      <w:del w:id="52" w:author="Hetvi Topiwala" w:date="2026-04-15T15:43:00Z" w16du:dateUtc="2026-04-15T10:13:00Z">
        <w:r w:rsidDel="00D64077">
          <w:rPr>
            <w:color w:val="0D0D0D"/>
          </w:rPr>
          <w:delText>We believe that fair compensation is essential for fostering employee satisfaction and loyalty. By providing wages that support our employee’ financial stability, we enable them to meet their essential needs and maintain a reasonable standard of living. This commitment not only enhances their</w:delText>
        </w:r>
        <w:r w:rsidDel="00D64077">
          <w:rPr>
            <w:color w:val="0D0D0D"/>
            <w:spacing w:val="-5"/>
          </w:rPr>
          <w:delText xml:space="preserve"> </w:delText>
        </w:r>
        <w:r w:rsidDel="00D64077">
          <w:rPr>
            <w:color w:val="0D0D0D"/>
          </w:rPr>
          <w:delText>overall</w:delText>
        </w:r>
        <w:r w:rsidDel="00D64077">
          <w:rPr>
            <w:color w:val="0D0D0D"/>
            <w:spacing w:val="-7"/>
          </w:rPr>
          <w:delText xml:space="preserve"> </w:delText>
        </w:r>
        <w:r w:rsidDel="00D64077">
          <w:rPr>
            <w:color w:val="0D0D0D"/>
          </w:rPr>
          <w:delText>well-being</w:delText>
        </w:r>
        <w:r w:rsidDel="00D64077">
          <w:rPr>
            <w:color w:val="0D0D0D"/>
            <w:spacing w:val="-5"/>
          </w:rPr>
          <w:delText xml:space="preserve"> </w:delText>
        </w:r>
        <w:r w:rsidDel="00D64077">
          <w:rPr>
            <w:color w:val="0D0D0D"/>
          </w:rPr>
          <w:delText>but</w:delText>
        </w:r>
        <w:r w:rsidDel="00D64077">
          <w:rPr>
            <w:color w:val="0D0D0D"/>
            <w:spacing w:val="-6"/>
          </w:rPr>
          <w:delText xml:space="preserve"> </w:delText>
        </w:r>
        <w:r w:rsidDel="00D64077">
          <w:rPr>
            <w:color w:val="0D0D0D"/>
          </w:rPr>
          <w:delText>also</w:delText>
        </w:r>
        <w:r w:rsidDel="00D64077">
          <w:rPr>
            <w:color w:val="0D0D0D"/>
            <w:spacing w:val="-4"/>
          </w:rPr>
          <w:delText xml:space="preserve"> </w:delText>
        </w:r>
        <w:r w:rsidDel="00D64077">
          <w:rPr>
            <w:color w:val="0D0D0D"/>
          </w:rPr>
          <w:delText>motivates</w:delText>
        </w:r>
        <w:r w:rsidDel="00D64077">
          <w:rPr>
            <w:color w:val="0D0D0D"/>
            <w:spacing w:val="-4"/>
          </w:rPr>
          <w:delText xml:space="preserve"> </w:delText>
        </w:r>
        <w:r w:rsidDel="00D64077">
          <w:rPr>
            <w:color w:val="0D0D0D"/>
          </w:rPr>
          <w:delText>them</w:delText>
        </w:r>
        <w:r w:rsidDel="00D64077">
          <w:rPr>
            <w:color w:val="0D0D0D"/>
            <w:spacing w:val="-3"/>
          </w:rPr>
          <w:delText xml:space="preserve"> </w:delText>
        </w:r>
        <w:r w:rsidDel="00D64077">
          <w:rPr>
            <w:color w:val="0D0D0D"/>
          </w:rPr>
          <w:delText>to</w:delText>
        </w:r>
        <w:r w:rsidDel="00D64077">
          <w:rPr>
            <w:color w:val="0D0D0D"/>
            <w:spacing w:val="-3"/>
          </w:rPr>
          <w:delText xml:space="preserve"> </w:delText>
        </w:r>
        <w:r w:rsidDel="00D64077">
          <w:rPr>
            <w:color w:val="0D0D0D"/>
          </w:rPr>
          <w:delText>contribute</w:delText>
        </w:r>
        <w:r w:rsidDel="00D64077">
          <w:rPr>
            <w:color w:val="0D0D0D"/>
            <w:spacing w:val="-4"/>
          </w:rPr>
          <w:delText xml:space="preserve"> </w:delText>
        </w:r>
        <w:r w:rsidDel="00D64077">
          <w:rPr>
            <w:color w:val="0D0D0D"/>
          </w:rPr>
          <w:delText>positively</w:delText>
        </w:r>
        <w:r w:rsidDel="00D64077">
          <w:rPr>
            <w:color w:val="0D0D0D"/>
            <w:spacing w:val="-4"/>
          </w:rPr>
          <w:delText xml:space="preserve"> </w:delText>
        </w:r>
        <w:r w:rsidDel="00D64077">
          <w:rPr>
            <w:color w:val="0D0D0D"/>
          </w:rPr>
          <w:delText>to</w:delText>
        </w:r>
        <w:r w:rsidDel="00D64077">
          <w:rPr>
            <w:color w:val="0D0D0D"/>
            <w:spacing w:val="-3"/>
          </w:rPr>
          <w:delText xml:space="preserve"> </w:delText>
        </w:r>
        <w:r w:rsidDel="00D64077">
          <w:rPr>
            <w:color w:val="0D0D0D"/>
          </w:rPr>
          <w:delText>our</w:delText>
        </w:r>
        <w:r w:rsidDel="00D64077">
          <w:rPr>
            <w:color w:val="0D0D0D"/>
            <w:spacing w:val="-7"/>
          </w:rPr>
          <w:delText xml:space="preserve"> </w:delText>
        </w:r>
        <w:r w:rsidDel="00D64077">
          <w:rPr>
            <w:color w:val="0D0D0D"/>
          </w:rPr>
          <w:delText>organizational</w:delText>
        </w:r>
        <w:r w:rsidDel="00D64077">
          <w:rPr>
            <w:color w:val="0D0D0D"/>
            <w:spacing w:val="-5"/>
          </w:rPr>
          <w:delText xml:space="preserve"> </w:delText>
        </w:r>
        <w:r w:rsidDel="00D64077">
          <w:rPr>
            <w:color w:val="0D0D0D"/>
          </w:rPr>
          <w:delText>goals, fostering a positive work environment where every employee feels valued and respected.</w:delText>
        </w:r>
      </w:del>
    </w:p>
    <w:p w14:paraId="3C69E4BE" w14:textId="77777777" w:rsidR="00D64077" w:rsidRDefault="00D64077" w:rsidP="00FA03C9">
      <w:pPr>
        <w:pStyle w:val="BodyText"/>
        <w:spacing w:line="360" w:lineRule="auto"/>
        <w:ind w:left="874" w:right="730"/>
        <w:jc w:val="both"/>
        <w:rPr>
          <w:ins w:id="53" w:author="Hetvi Topiwala" w:date="2026-04-15T15:43:00Z" w16du:dateUtc="2026-04-15T10:13:00Z"/>
          <w:color w:val="0D0D0D"/>
        </w:rPr>
      </w:pPr>
    </w:p>
    <w:p w14:paraId="5A90F108" w14:textId="77777777" w:rsidR="00D64077" w:rsidRPr="00D64077" w:rsidRDefault="00D64077" w:rsidP="00D64077">
      <w:pPr>
        <w:pStyle w:val="BodyText"/>
        <w:spacing w:line="360" w:lineRule="auto"/>
        <w:ind w:left="874" w:right="730"/>
        <w:jc w:val="both"/>
        <w:rPr>
          <w:ins w:id="54" w:author="Hetvi Topiwala" w:date="2026-04-15T15:43:00Z"/>
          <w:lang w:val="en-IN"/>
        </w:rPr>
      </w:pPr>
      <w:proofErr w:type="spellStart"/>
      <w:ins w:id="55" w:author="Hetvi Topiwala" w:date="2026-04-15T15:43:00Z">
        <w:r w:rsidRPr="00D64077">
          <w:rPr>
            <w:lang w:val="en-IN"/>
          </w:rPr>
          <w:t>RenewSys</w:t>
        </w:r>
        <w:proofErr w:type="spellEnd"/>
        <w:r w:rsidRPr="00D64077">
          <w:rPr>
            <w:lang w:val="en-IN"/>
          </w:rPr>
          <w:t xml:space="preserve"> India </w:t>
        </w:r>
        <w:proofErr w:type="spellStart"/>
        <w:r w:rsidRPr="00D64077">
          <w:rPr>
            <w:lang w:val="en-IN"/>
          </w:rPr>
          <w:t>Pvt.</w:t>
        </w:r>
        <w:proofErr w:type="spellEnd"/>
        <w:r w:rsidRPr="00D64077">
          <w:rPr>
            <w:lang w:val="en-IN"/>
          </w:rPr>
          <w:t xml:space="preserve"> Ltd. is committed to ensuring that its employees are compensated fairly for their contributions. The Fair Wage Policy reflects its commitment to providing equitable, transparent, and competitive remuneration aligned with applicable industry standards and workforce needs.</w:t>
        </w:r>
      </w:ins>
    </w:p>
    <w:p w14:paraId="057BAE5B" w14:textId="77777777" w:rsidR="00D64077" w:rsidRPr="00D64077" w:rsidRDefault="00D64077" w:rsidP="00D64077">
      <w:pPr>
        <w:pStyle w:val="BodyText"/>
        <w:spacing w:line="360" w:lineRule="auto"/>
        <w:ind w:left="874" w:right="730"/>
        <w:jc w:val="both"/>
        <w:rPr>
          <w:ins w:id="56" w:author="Hetvi Topiwala" w:date="2026-04-15T15:43:00Z"/>
          <w:lang w:val="en-IN"/>
        </w:rPr>
      </w:pPr>
      <w:ins w:id="57" w:author="Hetvi Topiwala" w:date="2026-04-15T15:43:00Z">
        <w:r w:rsidRPr="00D64077">
          <w:rPr>
            <w:lang w:val="en-IN"/>
          </w:rPr>
          <w:t>The Company regularly benchmarks its compensation structure against relevant industry pay practices, considering factors such as job role, experience, and performance to ensure fairness and consistency.</w:t>
        </w:r>
      </w:ins>
    </w:p>
    <w:p w14:paraId="74DC827E" w14:textId="77777777" w:rsidR="00D64077" w:rsidRPr="00D64077" w:rsidRDefault="00D64077" w:rsidP="00D64077">
      <w:pPr>
        <w:pStyle w:val="BodyText"/>
        <w:spacing w:line="360" w:lineRule="auto"/>
        <w:ind w:left="874" w:right="730"/>
        <w:jc w:val="both"/>
        <w:rPr>
          <w:ins w:id="58" w:author="Hetvi Topiwala" w:date="2026-04-15T15:43:00Z"/>
          <w:lang w:val="en-IN"/>
        </w:rPr>
      </w:pPr>
      <w:ins w:id="59" w:author="Hetvi Topiwala" w:date="2026-04-15T15:43:00Z">
        <w:r w:rsidRPr="00D64077">
          <w:rPr>
            <w:lang w:val="en-IN"/>
          </w:rPr>
          <w:t>Fair compensation is recognized as a key driver of employee well-being, satisfaction, and engagement, enabling employees to meet their essential needs and contribute effectively to organizational objectives in a respectful and supportive work environment.</w:t>
        </w:r>
      </w:ins>
    </w:p>
    <w:p w14:paraId="4307135E" w14:textId="77777777" w:rsidR="00D64077" w:rsidRDefault="00D64077" w:rsidP="00FA03C9">
      <w:pPr>
        <w:pStyle w:val="BodyText"/>
        <w:spacing w:line="360" w:lineRule="auto"/>
        <w:ind w:left="874" w:right="730"/>
        <w:jc w:val="both"/>
        <w:rPr>
          <w:ins w:id="60" w:author="Hetvi Topiwala" w:date="2026-04-15T15:43:00Z" w16du:dateUtc="2026-04-15T10:13:00Z"/>
        </w:rPr>
      </w:pPr>
    </w:p>
    <w:p w14:paraId="3EFFEBDE" w14:textId="4DCD9B9D" w:rsidR="00984613" w:rsidDel="00D64077" w:rsidRDefault="00984613">
      <w:pPr>
        <w:pStyle w:val="BodyText"/>
        <w:spacing w:before="134"/>
        <w:rPr>
          <w:del w:id="61" w:author="Hetvi Topiwala" w:date="2026-04-15T15:43:00Z" w16du:dateUtc="2026-04-15T10:13:00Z"/>
        </w:rPr>
      </w:pPr>
    </w:p>
    <w:p w14:paraId="7B087A56" w14:textId="77777777" w:rsidR="00984613" w:rsidRDefault="00000000">
      <w:pPr>
        <w:pStyle w:val="Heading1"/>
        <w:numPr>
          <w:ilvl w:val="0"/>
          <w:numId w:val="1"/>
        </w:numPr>
        <w:tabs>
          <w:tab w:val="left" w:pos="871"/>
        </w:tabs>
        <w:ind w:left="871" w:hanging="216"/>
        <w:jc w:val="left"/>
        <w:rPr>
          <w:color w:val="0D0D0D"/>
        </w:rPr>
      </w:pPr>
      <w:r>
        <w:rPr>
          <w:color w:val="0D0D0D"/>
          <w:spacing w:val="-2"/>
        </w:rPr>
        <w:t>Scope:</w:t>
      </w:r>
    </w:p>
    <w:p w14:paraId="2DD9FD9D" w14:textId="4EF0DA05" w:rsidR="00984613" w:rsidRPr="00E93E6B" w:rsidRDefault="00000000" w:rsidP="00E93E6B">
      <w:pPr>
        <w:pStyle w:val="BodyText"/>
        <w:spacing w:before="135" w:line="360" w:lineRule="auto"/>
        <w:ind w:left="874" w:right="725"/>
        <w:jc w:val="both"/>
      </w:pPr>
      <w:r>
        <w:t xml:space="preserve">This Policy is applicable to </w:t>
      </w:r>
      <w:r w:rsidR="00E93E6B">
        <w:t xml:space="preserve">all </w:t>
      </w:r>
      <w:r>
        <w:t>sites and all of its employees, workers, sub-contractors and other stakeholders:</w:t>
      </w:r>
    </w:p>
    <w:p w14:paraId="1EE32E87" w14:textId="77777777" w:rsidR="00984613" w:rsidRDefault="00984613">
      <w:pPr>
        <w:pStyle w:val="BodyText"/>
        <w:spacing w:before="31"/>
        <w:rPr>
          <w:sz w:val="20"/>
        </w:rPr>
      </w:pPr>
    </w:p>
    <w:tbl>
      <w:tblPr>
        <w:tblStyle w:val="TableGrid"/>
        <w:tblW w:w="0" w:type="auto"/>
        <w:jc w:val="center"/>
        <w:tblLayout w:type="fixed"/>
        <w:tblLook w:val="01E0" w:firstRow="1" w:lastRow="1" w:firstColumn="1" w:lastColumn="1" w:noHBand="0" w:noVBand="0"/>
      </w:tblPr>
      <w:tblGrid>
        <w:gridCol w:w="1022"/>
        <w:gridCol w:w="2398"/>
        <w:gridCol w:w="6032"/>
        <w:tblGridChange w:id="62">
          <w:tblGrid>
            <w:gridCol w:w="1022"/>
            <w:gridCol w:w="2398"/>
            <w:gridCol w:w="6032"/>
          </w:tblGrid>
        </w:tblGridChange>
      </w:tblGrid>
      <w:tr w:rsidR="00984613" w14:paraId="0349ACE5" w14:textId="77777777" w:rsidTr="00E93E6B">
        <w:trPr>
          <w:trHeight w:val="537"/>
          <w:jc w:val="center"/>
        </w:trPr>
        <w:tc>
          <w:tcPr>
            <w:tcW w:w="1022" w:type="dxa"/>
          </w:tcPr>
          <w:p w14:paraId="0C7CB741" w14:textId="77777777" w:rsidR="00984613" w:rsidRDefault="00000000">
            <w:pPr>
              <w:pStyle w:val="TableParagraph"/>
              <w:spacing w:line="293" w:lineRule="exact"/>
              <w:ind w:left="6"/>
              <w:jc w:val="center"/>
              <w:rPr>
                <w:b/>
                <w:sz w:val="24"/>
              </w:rPr>
            </w:pPr>
            <w:r>
              <w:rPr>
                <w:b/>
                <w:sz w:val="24"/>
              </w:rPr>
              <w:t>Sr.</w:t>
            </w:r>
            <w:r>
              <w:rPr>
                <w:b/>
                <w:spacing w:val="-1"/>
                <w:sz w:val="24"/>
              </w:rPr>
              <w:t xml:space="preserve"> </w:t>
            </w:r>
            <w:r>
              <w:rPr>
                <w:b/>
                <w:spacing w:val="-5"/>
                <w:sz w:val="24"/>
              </w:rPr>
              <w:t>No.</w:t>
            </w:r>
          </w:p>
        </w:tc>
        <w:tc>
          <w:tcPr>
            <w:tcW w:w="2398" w:type="dxa"/>
          </w:tcPr>
          <w:p w14:paraId="278EF3A9" w14:textId="77777777" w:rsidR="00984613" w:rsidRDefault="00000000">
            <w:pPr>
              <w:pStyle w:val="TableParagraph"/>
              <w:spacing w:line="293" w:lineRule="exact"/>
              <w:ind w:left="6" w:right="1"/>
              <w:jc w:val="center"/>
              <w:rPr>
                <w:b/>
                <w:sz w:val="24"/>
              </w:rPr>
            </w:pPr>
            <w:r>
              <w:rPr>
                <w:b/>
                <w:spacing w:val="-4"/>
                <w:sz w:val="24"/>
              </w:rPr>
              <w:t>Site</w:t>
            </w:r>
          </w:p>
        </w:tc>
        <w:tc>
          <w:tcPr>
            <w:tcW w:w="6032" w:type="dxa"/>
          </w:tcPr>
          <w:p w14:paraId="322652F7" w14:textId="77777777" w:rsidR="00984613" w:rsidRDefault="00000000">
            <w:pPr>
              <w:pStyle w:val="TableParagraph"/>
              <w:spacing w:line="293" w:lineRule="exact"/>
              <w:ind w:left="11" w:right="4"/>
              <w:jc w:val="center"/>
              <w:rPr>
                <w:b/>
                <w:sz w:val="24"/>
              </w:rPr>
            </w:pPr>
            <w:r>
              <w:rPr>
                <w:b/>
                <w:spacing w:val="-2"/>
                <w:sz w:val="24"/>
              </w:rPr>
              <w:t>Address</w:t>
            </w:r>
          </w:p>
        </w:tc>
      </w:tr>
      <w:tr w:rsidR="00D4510D" w14:paraId="5FA2AA8C" w14:textId="77777777" w:rsidTr="00E93E6B">
        <w:trPr>
          <w:trHeight w:val="873"/>
          <w:jc w:val="center"/>
        </w:trPr>
        <w:tc>
          <w:tcPr>
            <w:tcW w:w="1022" w:type="dxa"/>
          </w:tcPr>
          <w:p w14:paraId="3C7A7488" w14:textId="77777777" w:rsidR="00D4510D" w:rsidRDefault="00D4510D">
            <w:pPr>
              <w:pStyle w:val="TableParagraph"/>
              <w:spacing w:before="195"/>
              <w:ind w:left="6" w:right="1"/>
              <w:jc w:val="center"/>
              <w:rPr>
                <w:b/>
                <w:sz w:val="20"/>
              </w:rPr>
            </w:pPr>
            <w:r>
              <w:rPr>
                <w:b/>
                <w:spacing w:val="-10"/>
                <w:sz w:val="20"/>
              </w:rPr>
              <w:lastRenderedPageBreak/>
              <w:t>1</w:t>
            </w:r>
          </w:p>
        </w:tc>
        <w:tc>
          <w:tcPr>
            <w:tcW w:w="2398" w:type="dxa"/>
            <w:vMerge w:val="restart"/>
          </w:tcPr>
          <w:p w14:paraId="40D546BF" w14:textId="77777777" w:rsidR="00D4510D" w:rsidRDefault="00D4510D">
            <w:pPr>
              <w:pStyle w:val="TableParagraph"/>
              <w:rPr>
                <w:sz w:val="24"/>
              </w:rPr>
            </w:pPr>
          </w:p>
          <w:p w14:paraId="5107E6DA" w14:textId="77777777" w:rsidR="00D4510D" w:rsidRDefault="00D4510D">
            <w:pPr>
              <w:pStyle w:val="TableParagraph"/>
              <w:rPr>
                <w:sz w:val="24"/>
              </w:rPr>
            </w:pPr>
          </w:p>
          <w:p w14:paraId="37300E64" w14:textId="77777777" w:rsidR="00D4510D" w:rsidRDefault="00D4510D">
            <w:pPr>
              <w:pStyle w:val="TableParagraph"/>
              <w:rPr>
                <w:sz w:val="24"/>
              </w:rPr>
            </w:pPr>
          </w:p>
          <w:p w14:paraId="49A4D9F6" w14:textId="77777777" w:rsidR="00D4510D" w:rsidRDefault="00D4510D">
            <w:pPr>
              <w:pStyle w:val="TableParagraph"/>
              <w:rPr>
                <w:sz w:val="24"/>
              </w:rPr>
            </w:pPr>
          </w:p>
          <w:p w14:paraId="544A7EB8" w14:textId="77777777" w:rsidR="00D4510D" w:rsidRDefault="00D4510D">
            <w:pPr>
              <w:pStyle w:val="TableParagraph"/>
              <w:spacing w:before="123"/>
              <w:rPr>
                <w:sz w:val="24"/>
              </w:rPr>
            </w:pPr>
          </w:p>
          <w:p w14:paraId="48EC3634" w14:textId="77777777" w:rsidR="00D4510D" w:rsidRDefault="00D4510D">
            <w:pPr>
              <w:pStyle w:val="TableParagraph"/>
              <w:ind w:left="6" w:right="2"/>
              <w:jc w:val="center"/>
              <w:rPr>
                <w:b/>
                <w:sz w:val="24"/>
              </w:rPr>
            </w:pPr>
            <w:proofErr w:type="spellStart"/>
            <w:r>
              <w:rPr>
                <w:b/>
                <w:sz w:val="24"/>
              </w:rPr>
              <w:t>RenewSys</w:t>
            </w:r>
            <w:proofErr w:type="spellEnd"/>
            <w:r>
              <w:rPr>
                <w:b/>
                <w:spacing w:val="-3"/>
                <w:sz w:val="24"/>
              </w:rPr>
              <w:t xml:space="preserve"> </w:t>
            </w:r>
            <w:r>
              <w:rPr>
                <w:b/>
                <w:sz w:val="24"/>
              </w:rPr>
              <w:t>India</w:t>
            </w:r>
            <w:r>
              <w:rPr>
                <w:b/>
                <w:spacing w:val="-3"/>
                <w:sz w:val="24"/>
              </w:rPr>
              <w:t xml:space="preserve"> </w:t>
            </w:r>
            <w:r>
              <w:rPr>
                <w:b/>
                <w:spacing w:val="-4"/>
                <w:sz w:val="24"/>
              </w:rPr>
              <w:t>Pvt.</w:t>
            </w:r>
          </w:p>
          <w:p w14:paraId="28E84F2B" w14:textId="77777777" w:rsidR="00D4510D" w:rsidRDefault="00D4510D">
            <w:pPr>
              <w:pStyle w:val="TableParagraph"/>
              <w:spacing w:before="45"/>
              <w:ind w:left="6"/>
              <w:jc w:val="center"/>
              <w:rPr>
                <w:b/>
                <w:sz w:val="24"/>
              </w:rPr>
            </w:pPr>
            <w:r>
              <w:rPr>
                <w:b/>
                <w:spacing w:val="-4"/>
                <w:sz w:val="24"/>
              </w:rPr>
              <w:t>Ltd.</w:t>
            </w:r>
          </w:p>
        </w:tc>
        <w:tc>
          <w:tcPr>
            <w:tcW w:w="6032" w:type="dxa"/>
          </w:tcPr>
          <w:p w14:paraId="7331FC22" w14:textId="77777777" w:rsidR="00D4510D" w:rsidRDefault="00D4510D">
            <w:pPr>
              <w:pStyle w:val="TableParagraph"/>
              <w:spacing w:line="276" w:lineRule="auto"/>
              <w:ind w:left="132" w:firstLine="420"/>
              <w:rPr>
                <w:sz w:val="24"/>
              </w:rPr>
            </w:pPr>
            <w:r>
              <w:rPr>
                <w:sz w:val="24"/>
              </w:rPr>
              <w:t>Unit No 607, 6th Floor, Trade Centre, Bandra Kurla Complex,</w:t>
            </w:r>
            <w:r>
              <w:rPr>
                <w:spacing w:val="-6"/>
                <w:sz w:val="24"/>
              </w:rPr>
              <w:t xml:space="preserve"> </w:t>
            </w:r>
            <w:r>
              <w:rPr>
                <w:sz w:val="24"/>
              </w:rPr>
              <w:t>Bandra</w:t>
            </w:r>
            <w:r>
              <w:rPr>
                <w:spacing w:val="-5"/>
                <w:sz w:val="24"/>
              </w:rPr>
              <w:t xml:space="preserve"> </w:t>
            </w:r>
            <w:r>
              <w:rPr>
                <w:sz w:val="24"/>
              </w:rPr>
              <w:t>East-</w:t>
            </w:r>
            <w:r>
              <w:rPr>
                <w:spacing w:val="-7"/>
                <w:sz w:val="24"/>
              </w:rPr>
              <w:t xml:space="preserve"> </w:t>
            </w:r>
            <w:r>
              <w:rPr>
                <w:sz w:val="24"/>
              </w:rPr>
              <w:t>400051</w:t>
            </w:r>
            <w:r>
              <w:rPr>
                <w:spacing w:val="-5"/>
                <w:sz w:val="24"/>
              </w:rPr>
              <w:t xml:space="preserve"> </w:t>
            </w:r>
            <w:r>
              <w:rPr>
                <w:sz w:val="24"/>
              </w:rPr>
              <w:t>Mumbai,</w:t>
            </w:r>
            <w:r>
              <w:rPr>
                <w:spacing w:val="-8"/>
                <w:sz w:val="24"/>
              </w:rPr>
              <w:t xml:space="preserve"> </w:t>
            </w:r>
            <w:r>
              <w:rPr>
                <w:sz w:val="24"/>
              </w:rPr>
              <w:t>Maharashtra</w:t>
            </w:r>
            <w:r>
              <w:rPr>
                <w:spacing w:val="-8"/>
                <w:sz w:val="24"/>
              </w:rPr>
              <w:t xml:space="preserve"> </w:t>
            </w:r>
            <w:r>
              <w:rPr>
                <w:sz w:val="24"/>
              </w:rPr>
              <w:t>India</w:t>
            </w:r>
          </w:p>
        </w:tc>
      </w:tr>
      <w:tr w:rsidR="00D4510D" w14:paraId="416D3F20" w14:textId="77777777" w:rsidTr="00E93E6B">
        <w:trPr>
          <w:trHeight w:val="1211"/>
          <w:jc w:val="center"/>
        </w:trPr>
        <w:tc>
          <w:tcPr>
            <w:tcW w:w="1022" w:type="dxa"/>
          </w:tcPr>
          <w:p w14:paraId="7E75A2FC" w14:textId="77777777" w:rsidR="00D4510D" w:rsidRDefault="00D4510D">
            <w:pPr>
              <w:pStyle w:val="TableParagraph"/>
              <w:spacing w:before="119"/>
              <w:rPr>
                <w:sz w:val="20"/>
              </w:rPr>
            </w:pPr>
          </w:p>
          <w:p w14:paraId="01FA8D7E" w14:textId="77777777" w:rsidR="00D4510D" w:rsidRDefault="00D4510D">
            <w:pPr>
              <w:pStyle w:val="TableParagraph"/>
              <w:ind w:left="6" w:right="1"/>
              <w:jc w:val="center"/>
              <w:rPr>
                <w:b/>
                <w:sz w:val="20"/>
              </w:rPr>
            </w:pPr>
            <w:r>
              <w:rPr>
                <w:b/>
                <w:spacing w:val="-10"/>
                <w:sz w:val="20"/>
              </w:rPr>
              <w:t>2</w:t>
            </w:r>
          </w:p>
        </w:tc>
        <w:tc>
          <w:tcPr>
            <w:tcW w:w="2398" w:type="dxa"/>
            <w:vMerge/>
          </w:tcPr>
          <w:p w14:paraId="0412DCA4" w14:textId="77777777" w:rsidR="00D4510D" w:rsidRDefault="00D4510D">
            <w:pPr>
              <w:rPr>
                <w:sz w:val="2"/>
                <w:szCs w:val="2"/>
              </w:rPr>
            </w:pPr>
          </w:p>
        </w:tc>
        <w:tc>
          <w:tcPr>
            <w:tcW w:w="6032" w:type="dxa"/>
          </w:tcPr>
          <w:p w14:paraId="62A72618" w14:textId="77777777" w:rsidR="00D4510D" w:rsidRDefault="00D4510D">
            <w:pPr>
              <w:pStyle w:val="TableParagraph"/>
              <w:spacing w:line="276" w:lineRule="auto"/>
              <w:ind w:left="11"/>
              <w:jc w:val="center"/>
              <w:rPr>
                <w:sz w:val="24"/>
              </w:rPr>
            </w:pPr>
            <w:r>
              <w:rPr>
                <w:sz w:val="24"/>
              </w:rPr>
              <w:t>Plot</w:t>
            </w:r>
            <w:r>
              <w:rPr>
                <w:spacing w:val="-6"/>
                <w:sz w:val="24"/>
              </w:rPr>
              <w:t xml:space="preserve"> </w:t>
            </w:r>
            <w:r>
              <w:rPr>
                <w:sz w:val="24"/>
              </w:rPr>
              <w:t>No.</w:t>
            </w:r>
            <w:r>
              <w:rPr>
                <w:spacing w:val="-7"/>
                <w:sz w:val="24"/>
              </w:rPr>
              <w:t xml:space="preserve"> </w:t>
            </w:r>
            <w:r>
              <w:rPr>
                <w:sz w:val="24"/>
              </w:rPr>
              <w:t>E-141,</w:t>
            </w:r>
            <w:r>
              <w:rPr>
                <w:spacing w:val="-6"/>
                <w:sz w:val="24"/>
              </w:rPr>
              <w:t xml:space="preserve"> </w:t>
            </w:r>
            <w:r>
              <w:rPr>
                <w:sz w:val="24"/>
              </w:rPr>
              <w:t>Additional</w:t>
            </w:r>
            <w:r>
              <w:rPr>
                <w:spacing w:val="-6"/>
                <w:sz w:val="24"/>
              </w:rPr>
              <w:t xml:space="preserve"> </w:t>
            </w:r>
            <w:proofErr w:type="spellStart"/>
            <w:r>
              <w:rPr>
                <w:sz w:val="24"/>
              </w:rPr>
              <w:t>Patalganga</w:t>
            </w:r>
            <w:proofErr w:type="spellEnd"/>
            <w:r>
              <w:rPr>
                <w:spacing w:val="-4"/>
                <w:sz w:val="24"/>
              </w:rPr>
              <w:t xml:space="preserve"> </w:t>
            </w:r>
            <w:r>
              <w:rPr>
                <w:sz w:val="24"/>
              </w:rPr>
              <w:t>MIDC</w:t>
            </w:r>
            <w:r>
              <w:rPr>
                <w:spacing w:val="-6"/>
                <w:sz w:val="24"/>
              </w:rPr>
              <w:t xml:space="preserve"> </w:t>
            </w:r>
            <w:r>
              <w:rPr>
                <w:sz w:val="24"/>
              </w:rPr>
              <w:t>Industrial</w:t>
            </w:r>
            <w:r>
              <w:rPr>
                <w:spacing w:val="-5"/>
                <w:sz w:val="24"/>
              </w:rPr>
              <w:t xml:space="preserve"> </w:t>
            </w:r>
            <w:r>
              <w:rPr>
                <w:sz w:val="24"/>
              </w:rPr>
              <w:t xml:space="preserve">Area, Village - </w:t>
            </w:r>
            <w:proofErr w:type="spellStart"/>
            <w:r>
              <w:rPr>
                <w:sz w:val="24"/>
              </w:rPr>
              <w:t>Karade</w:t>
            </w:r>
            <w:proofErr w:type="spellEnd"/>
            <w:r>
              <w:rPr>
                <w:sz w:val="24"/>
              </w:rPr>
              <w:t xml:space="preserve"> Khurd, Taluka </w:t>
            </w:r>
            <w:proofErr w:type="spellStart"/>
            <w:r>
              <w:rPr>
                <w:sz w:val="24"/>
              </w:rPr>
              <w:t>Panvel</w:t>
            </w:r>
            <w:proofErr w:type="spellEnd"/>
            <w:r>
              <w:rPr>
                <w:sz w:val="24"/>
              </w:rPr>
              <w:t>, District Raigad, Maharashtra - 410 206, India.</w:t>
            </w:r>
          </w:p>
        </w:tc>
      </w:tr>
      <w:tr w:rsidR="00D4510D" w14:paraId="70DED76F" w14:textId="77777777" w:rsidTr="00E93E6B">
        <w:trPr>
          <w:trHeight w:val="873"/>
          <w:jc w:val="center"/>
        </w:trPr>
        <w:tc>
          <w:tcPr>
            <w:tcW w:w="1022" w:type="dxa"/>
          </w:tcPr>
          <w:p w14:paraId="171B8612" w14:textId="77777777" w:rsidR="00D4510D" w:rsidRDefault="00D4510D">
            <w:pPr>
              <w:pStyle w:val="TableParagraph"/>
              <w:spacing w:before="195"/>
              <w:ind w:left="6" w:right="1"/>
              <w:jc w:val="center"/>
              <w:rPr>
                <w:b/>
                <w:sz w:val="20"/>
              </w:rPr>
            </w:pPr>
            <w:r>
              <w:rPr>
                <w:b/>
                <w:spacing w:val="-10"/>
                <w:sz w:val="20"/>
              </w:rPr>
              <w:t>3</w:t>
            </w:r>
          </w:p>
        </w:tc>
        <w:tc>
          <w:tcPr>
            <w:tcW w:w="2398" w:type="dxa"/>
            <w:vMerge/>
          </w:tcPr>
          <w:p w14:paraId="15F3130B" w14:textId="77777777" w:rsidR="00D4510D" w:rsidRDefault="00D4510D">
            <w:pPr>
              <w:rPr>
                <w:sz w:val="2"/>
                <w:szCs w:val="2"/>
              </w:rPr>
            </w:pPr>
          </w:p>
        </w:tc>
        <w:tc>
          <w:tcPr>
            <w:tcW w:w="6032" w:type="dxa"/>
          </w:tcPr>
          <w:p w14:paraId="292E50CF" w14:textId="77777777" w:rsidR="00D4510D" w:rsidRDefault="00D4510D">
            <w:pPr>
              <w:pStyle w:val="TableParagraph"/>
              <w:spacing w:line="276" w:lineRule="auto"/>
              <w:ind w:left="415" w:hanging="269"/>
              <w:rPr>
                <w:sz w:val="24"/>
              </w:rPr>
            </w:pPr>
            <w:r>
              <w:rPr>
                <w:sz w:val="24"/>
              </w:rPr>
              <w:t>Plot</w:t>
            </w:r>
            <w:r>
              <w:rPr>
                <w:spacing w:val="-6"/>
                <w:sz w:val="24"/>
              </w:rPr>
              <w:t xml:space="preserve"> </w:t>
            </w:r>
            <w:r>
              <w:rPr>
                <w:sz w:val="24"/>
              </w:rPr>
              <w:t>No.</w:t>
            </w:r>
            <w:r>
              <w:rPr>
                <w:spacing w:val="-7"/>
                <w:sz w:val="24"/>
              </w:rPr>
              <w:t xml:space="preserve"> </w:t>
            </w:r>
            <w:r>
              <w:rPr>
                <w:sz w:val="24"/>
              </w:rPr>
              <w:t>6,</w:t>
            </w:r>
            <w:r>
              <w:rPr>
                <w:spacing w:val="-4"/>
                <w:sz w:val="24"/>
              </w:rPr>
              <w:t xml:space="preserve"> </w:t>
            </w:r>
            <w:r>
              <w:rPr>
                <w:sz w:val="24"/>
              </w:rPr>
              <w:t>Survey</w:t>
            </w:r>
            <w:r>
              <w:rPr>
                <w:spacing w:val="-5"/>
                <w:sz w:val="24"/>
              </w:rPr>
              <w:t xml:space="preserve"> </w:t>
            </w:r>
            <w:r>
              <w:rPr>
                <w:sz w:val="24"/>
              </w:rPr>
              <w:t>#</w:t>
            </w:r>
            <w:r>
              <w:rPr>
                <w:spacing w:val="-6"/>
                <w:sz w:val="24"/>
              </w:rPr>
              <w:t xml:space="preserve"> </w:t>
            </w:r>
            <w:r>
              <w:rPr>
                <w:sz w:val="24"/>
              </w:rPr>
              <w:t>114/P,</w:t>
            </w:r>
            <w:r>
              <w:rPr>
                <w:spacing w:val="-1"/>
                <w:sz w:val="24"/>
              </w:rPr>
              <w:t xml:space="preserve"> </w:t>
            </w:r>
            <w:r>
              <w:rPr>
                <w:sz w:val="24"/>
              </w:rPr>
              <w:t>Srinagar</w:t>
            </w:r>
            <w:r>
              <w:rPr>
                <w:spacing w:val="-4"/>
                <w:sz w:val="24"/>
              </w:rPr>
              <w:t xml:space="preserve"> </w:t>
            </w:r>
            <w:r>
              <w:rPr>
                <w:sz w:val="24"/>
              </w:rPr>
              <w:t>Village,</w:t>
            </w:r>
            <w:r>
              <w:rPr>
                <w:spacing w:val="-6"/>
                <w:sz w:val="24"/>
              </w:rPr>
              <w:t xml:space="preserve"> </w:t>
            </w:r>
            <w:r>
              <w:rPr>
                <w:sz w:val="24"/>
              </w:rPr>
              <w:t xml:space="preserve">Maheshwaram Mandal, </w:t>
            </w:r>
            <w:proofErr w:type="spellStart"/>
            <w:r>
              <w:rPr>
                <w:sz w:val="24"/>
              </w:rPr>
              <w:t>Rangareddy</w:t>
            </w:r>
            <w:proofErr w:type="spellEnd"/>
            <w:r>
              <w:rPr>
                <w:sz w:val="24"/>
              </w:rPr>
              <w:t xml:space="preserve"> Dist. - 501 359,Telangana, India.</w:t>
            </w:r>
          </w:p>
        </w:tc>
      </w:tr>
      <w:tr w:rsidR="00D4510D" w14:paraId="382F088F" w14:textId="77777777" w:rsidTr="006C3588">
        <w:tblPrEx>
          <w:tblW w:w="0" w:type="auto"/>
          <w:jc w:val="center"/>
          <w:tblLayout w:type="fixed"/>
          <w:tblLook w:val="01E0" w:firstRow="1" w:lastRow="1" w:firstColumn="1" w:lastColumn="1" w:noHBand="0" w:noVBand="0"/>
          <w:tblPrExChange w:id="63" w:author="Hetvi Topiwala" w:date="2026-04-10T16:18:00Z" w16du:dateUtc="2026-04-10T10:48:00Z">
            <w:tblPrEx>
              <w:tblW w:w="0" w:type="auto"/>
              <w:jc w:val="center"/>
              <w:tblLayout w:type="fixed"/>
              <w:tblLook w:val="01E0" w:firstRow="1" w:lastRow="1" w:firstColumn="1" w:lastColumn="1" w:noHBand="0" w:noVBand="0"/>
            </w:tblPrEx>
          </w:tblPrExChange>
        </w:tblPrEx>
        <w:trPr>
          <w:trHeight w:val="873"/>
          <w:jc w:val="center"/>
          <w:trPrChange w:id="64" w:author="Hetvi Topiwala" w:date="2026-04-10T16:18:00Z" w16du:dateUtc="2026-04-10T10:48:00Z">
            <w:trPr>
              <w:trHeight w:val="873"/>
              <w:jc w:val="center"/>
            </w:trPr>
          </w:trPrChange>
        </w:trPr>
        <w:tc>
          <w:tcPr>
            <w:tcW w:w="1022" w:type="dxa"/>
            <w:vAlign w:val="center"/>
            <w:tcPrChange w:id="65" w:author="Hetvi Topiwala" w:date="2026-04-10T16:18:00Z" w16du:dateUtc="2026-04-10T10:48:00Z">
              <w:tcPr>
                <w:tcW w:w="1022" w:type="dxa"/>
              </w:tcPr>
            </w:tcPrChange>
          </w:tcPr>
          <w:p w14:paraId="2A5DF0A9" w14:textId="50552E11" w:rsidR="00D4510D" w:rsidRDefault="00D4510D" w:rsidP="00D4510D">
            <w:pPr>
              <w:pStyle w:val="TableParagraph"/>
              <w:spacing w:before="195"/>
              <w:ind w:left="6" w:right="1"/>
              <w:jc w:val="center"/>
              <w:rPr>
                <w:b/>
                <w:spacing w:val="-10"/>
                <w:sz w:val="20"/>
              </w:rPr>
            </w:pPr>
            <w:ins w:id="66" w:author="Hetvi Topiwala" w:date="2026-04-10T16:18:00Z" w16du:dateUtc="2026-04-10T10:48:00Z">
              <w:r>
                <w:rPr>
                  <w:sz w:val="20"/>
                </w:rPr>
                <w:t>4</w:t>
              </w:r>
            </w:ins>
          </w:p>
        </w:tc>
        <w:tc>
          <w:tcPr>
            <w:tcW w:w="2398" w:type="dxa"/>
            <w:vMerge/>
            <w:vAlign w:val="center"/>
            <w:tcPrChange w:id="67" w:author="Hetvi Topiwala" w:date="2026-04-10T16:18:00Z" w16du:dateUtc="2026-04-10T10:48:00Z">
              <w:tcPr>
                <w:tcW w:w="2398" w:type="dxa"/>
                <w:vMerge/>
              </w:tcPr>
            </w:tcPrChange>
          </w:tcPr>
          <w:p w14:paraId="70E644F4" w14:textId="77777777" w:rsidR="00D4510D" w:rsidRDefault="00D4510D" w:rsidP="00D4510D">
            <w:pPr>
              <w:jc w:val="center"/>
              <w:rPr>
                <w:sz w:val="2"/>
                <w:szCs w:val="2"/>
              </w:rPr>
            </w:pPr>
          </w:p>
        </w:tc>
        <w:tc>
          <w:tcPr>
            <w:tcW w:w="6032" w:type="dxa"/>
            <w:vAlign w:val="center"/>
            <w:tcPrChange w:id="68" w:author="Hetvi Topiwala" w:date="2026-04-10T16:18:00Z" w16du:dateUtc="2026-04-10T10:48:00Z">
              <w:tcPr>
                <w:tcW w:w="6032" w:type="dxa"/>
              </w:tcPr>
            </w:tcPrChange>
          </w:tcPr>
          <w:p w14:paraId="6ED52AFF" w14:textId="77777777" w:rsidR="00D4510D" w:rsidRDefault="00D4510D" w:rsidP="00D4510D">
            <w:pPr>
              <w:pStyle w:val="TableParagraph"/>
              <w:spacing w:before="8"/>
              <w:ind w:left="123" w:right="118"/>
              <w:jc w:val="center"/>
              <w:rPr>
                <w:ins w:id="69" w:author="Hetvi Topiwala" w:date="2026-04-10T16:18:00Z" w16du:dateUtc="2026-04-10T10:48:00Z"/>
                <w:lang w:val="en-IN"/>
              </w:rPr>
            </w:pPr>
            <w:ins w:id="70" w:author="Hetvi Topiwala" w:date="2026-04-10T16:18:00Z" w16du:dateUtc="2026-04-10T10:48:00Z">
              <w:r w:rsidRPr="00A939E8">
                <w:rPr>
                  <w:lang w:val="en-IN"/>
                </w:rPr>
                <w:t xml:space="preserve">Plot Nos. 21, 22, 23, Bommasandra - </w:t>
              </w:r>
              <w:proofErr w:type="spellStart"/>
              <w:r w:rsidRPr="00A939E8">
                <w:rPr>
                  <w:lang w:val="en-IN"/>
                </w:rPr>
                <w:t>Jigani</w:t>
              </w:r>
              <w:proofErr w:type="spellEnd"/>
              <w:r w:rsidRPr="00A939E8">
                <w:rPr>
                  <w:lang w:val="en-IN"/>
                </w:rPr>
                <w:t xml:space="preserve"> Link Road Industrial Area, Taluk </w:t>
              </w:r>
              <w:proofErr w:type="spellStart"/>
              <w:r w:rsidRPr="00A939E8">
                <w:rPr>
                  <w:lang w:val="en-IN"/>
                </w:rPr>
                <w:t>Anekal</w:t>
              </w:r>
              <w:proofErr w:type="spellEnd"/>
              <w:r w:rsidRPr="00A939E8">
                <w:rPr>
                  <w:lang w:val="en-IN"/>
                </w:rPr>
                <w:t>, Bengaluru - 560 105,</w:t>
              </w:r>
            </w:ins>
          </w:p>
          <w:p w14:paraId="4CF0425F" w14:textId="02DF7D44" w:rsidR="00D4510D" w:rsidRDefault="00D4510D" w:rsidP="00D4510D">
            <w:pPr>
              <w:pStyle w:val="TableParagraph"/>
              <w:spacing w:line="276" w:lineRule="auto"/>
              <w:ind w:left="415" w:hanging="269"/>
              <w:jc w:val="center"/>
              <w:rPr>
                <w:sz w:val="24"/>
              </w:rPr>
            </w:pPr>
            <w:ins w:id="71" w:author="Hetvi Topiwala" w:date="2026-04-10T16:18:00Z" w16du:dateUtc="2026-04-10T10:48:00Z">
              <w:r w:rsidRPr="00A939E8">
                <w:rPr>
                  <w:lang w:val="en-IN"/>
                </w:rPr>
                <w:t>Karnataka, India.</w:t>
              </w:r>
            </w:ins>
          </w:p>
        </w:tc>
      </w:tr>
    </w:tbl>
    <w:p w14:paraId="038E95F1" w14:textId="77777777" w:rsidR="00984613" w:rsidRDefault="00984613">
      <w:pPr>
        <w:pStyle w:val="TableParagraph"/>
        <w:spacing w:line="278" w:lineRule="auto"/>
        <w:rPr>
          <w:sz w:val="24"/>
        </w:rPr>
        <w:sectPr w:rsidR="00984613" w:rsidSect="00F36D44">
          <w:pgSz w:w="11910" w:h="16840"/>
          <w:pgMar w:top="600" w:right="708" w:bottom="2748" w:left="708" w:header="340" w:footer="0" w:gutter="0"/>
          <w:pgNumType w:start="2"/>
          <w:cols w:space="720"/>
          <w:docGrid w:linePitch="299"/>
        </w:sectPr>
      </w:pPr>
    </w:p>
    <w:p w14:paraId="2C9D54D1" w14:textId="77777777" w:rsidR="00984613" w:rsidRDefault="00984613">
      <w:pPr>
        <w:pStyle w:val="BodyText"/>
      </w:pPr>
    </w:p>
    <w:p w14:paraId="07D943F6" w14:textId="77777777" w:rsidR="00E93E6B" w:rsidRDefault="00E93E6B">
      <w:pPr>
        <w:pStyle w:val="BodyText"/>
        <w:spacing w:before="86"/>
      </w:pPr>
    </w:p>
    <w:p w14:paraId="5E5FFAB5" w14:textId="77777777" w:rsidR="00984613" w:rsidRDefault="00000000">
      <w:pPr>
        <w:pStyle w:val="Heading1"/>
        <w:numPr>
          <w:ilvl w:val="0"/>
          <w:numId w:val="1"/>
        </w:numPr>
        <w:tabs>
          <w:tab w:val="left" w:pos="1090"/>
        </w:tabs>
        <w:ind w:left="1090" w:hanging="358"/>
        <w:jc w:val="left"/>
        <w:rPr>
          <w:color w:val="0D0D0D"/>
        </w:rPr>
      </w:pPr>
      <w:r>
        <w:rPr>
          <w:color w:val="0D0D0D"/>
        </w:rPr>
        <w:t>Policy</w:t>
      </w:r>
      <w:r>
        <w:rPr>
          <w:color w:val="0D0D0D"/>
          <w:spacing w:val="-5"/>
        </w:rPr>
        <w:t xml:space="preserve"> </w:t>
      </w:r>
      <w:r>
        <w:rPr>
          <w:color w:val="0D0D0D"/>
          <w:spacing w:val="-2"/>
        </w:rPr>
        <w:t>Declaration:</w:t>
      </w:r>
    </w:p>
    <w:p w14:paraId="2321E020" w14:textId="77777777" w:rsidR="00984613" w:rsidRDefault="00984613">
      <w:pPr>
        <w:pStyle w:val="BodyText"/>
        <w:spacing w:before="65"/>
        <w:rPr>
          <w:b/>
        </w:rPr>
      </w:pPr>
    </w:p>
    <w:p w14:paraId="659FF474" w14:textId="74180CEA" w:rsidR="00984613" w:rsidRDefault="00000000">
      <w:pPr>
        <w:pStyle w:val="BodyText"/>
        <w:spacing w:line="360" w:lineRule="auto"/>
        <w:ind w:left="874" w:right="726"/>
        <w:jc w:val="both"/>
      </w:pPr>
      <w:r>
        <w:t xml:space="preserve">At </w:t>
      </w:r>
      <w:proofErr w:type="spellStart"/>
      <w:r>
        <w:t>RenewSys</w:t>
      </w:r>
      <w:proofErr w:type="spellEnd"/>
      <w:r>
        <w:t xml:space="preserve"> India Pvt. Ltd., we are committed to ensuring that all employees receive fair, competitive</w:t>
      </w:r>
      <w:r>
        <w:rPr>
          <w:spacing w:val="-3"/>
        </w:rPr>
        <w:t xml:space="preserve"> </w:t>
      </w:r>
      <w:r>
        <w:t>wages</w:t>
      </w:r>
      <w:r>
        <w:rPr>
          <w:spacing w:val="-4"/>
        </w:rPr>
        <w:t xml:space="preserve"> </w:t>
      </w:r>
      <w:r>
        <w:t>aligned</w:t>
      </w:r>
      <w:r>
        <w:rPr>
          <w:spacing w:val="-4"/>
        </w:rPr>
        <w:t xml:space="preserve"> </w:t>
      </w:r>
      <w:r>
        <w:t>with</w:t>
      </w:r>
      <w:r>
        <w:rPr>
          <w:spacing w:val="-1"/>
        </w:rPr>
        <w:t xml:space="preserve"> </w:t>
      </w:r>
      <w:r>
        <w:t>their</w:t>
      </w:r>
      <w:r>
        <w:rPr>
          <w:spacing w:val="-1"/>
        </w:rPr>
        <w:t xml:space="preserve"> </w:t>
      </w:r>
      <w:r>
        <w:t>skills</w:t>
      </w:r>
      <w:r>
        <w:rPr>
          <w:spacing w:val="-1"/>
        </w:rPr>
        <w:t xml:space="preserve"> </w:t>
      </w:r>
      <w:r>
        <w:t>and</w:t>
      </w:r>
      <w:r>
        <w:rPr>
          <w:spacing w:val="-3"/>
        </w:rPr>
        <w:t xml:space="preserve"> </w:t>
      </w:r>
      <w:r>
        <w:t>contributions.</w:t>
      </w:r>
      <w:r>
        <w:rPr>
          <w:spacing w:val="-1"/>
        </w:rPr>
        <w:t xml:space="preserve"> </w:t>
      </w:r>
      <w:r>
        <w:t>With</w:t>
      </w:r>
      <w:r>
        <w:rPr>
          <w:spacing w:val="-1"/>
        </w:rPr>
        <w:t xml:space="preserve"> </w:t>
      </w:r>
      <w:r>
        <w:t>a</w:t>
      </w:r>
      <w:r>
        <w:rPr>
          <w:spacing w:val="-4"/>
        </w:rPr>
        <w:t xml:space="preserve"> </w:t>
      </w:r>
      <w:r>
        <w:t>baseline</w:t>
      </w:r>
      <w:r>
        <w:rPr>
          <w:spacing w:val="-1"/>
        </w:rPr>
        <w:t xml:space="preserve"> </w:t>
      </w:r>
      <w:r>
        <w:t>set</w:t>
      </w:r>
      <w:r>
        <w:rPr>
          <w:spacing w:val="-3"/>
        </w:rPr>
        <w:t xml:space="preserve"> </w:t>
      </w:r>
      <w:r>
        <w:t>for</w:t>
      </w:r>
      <w:r>
        <w:rPr>
          <w:spacing w:val="-1"/>
        </w:rPr>
        <w:t xml:space="preserve"> </w:t>
      </w:r>
      <w:r>
        <w:t>the</w:t>
      </w:r>
      <w:r>
        <w:rPr>
          <w:spacing w:val="-3"/>
        </w:rPr>
        <w:t xml:space="preserve"> </w:t>
      </w:r>
      <w:r w:rsidR="00E93E6B">
        <w:t>FY</w:t>
      </w:r>
      <w:r>
        <w:t xml:space="preserve"> 2022- 23, we will regularly assess market rates and maintain internal pay equity. Transparent communication</w:t>
      </w:r>
      <w:r>
        <w:rPr>
          <w:spacing w:val="-10"/>
        </w:rPr>
        <w:t xml:space="preserve"> </w:t>
      </w:r>
      <w:r>
        <w:t>regarding</w:t>
      </w:r>
      <w:r>
        <w:rPr>
          <w:spacing w:val="-10"/>
        </w:rPr>
        <w:t xml:space="preserve"> </w:t>
      </w:r>
      <w:r>
        <w:t>compensation</w:t>
      </w:r>
      <w:r>
        <w:rPr>
          <w:spacing w:val="-10"/>
        </w:rPr>
        <w:t xml:space="preserve"> </w:t>
      </w:r>
      <w:r>
        <w:t>matters</w:t>
      </w:r>
      <w:r>
        <w:rPr>
          <w:spacing w:val="-11"/>
        </w:rPr>
        <w:t xml:space="preserve"> </w:t>
      </w:r>
      <w:r>
        <w:t>will</w:t>
      </w:r>
      <w:r>
        <w:rPr>
          <w:spacing w:val="-9"/>
        </w:rPr>
        <w:t xml:space="preserve"> </w:t>
      </w:r>
      <w:r>
        <w:t>be</w:t>
      </w:r>
      <w:r>
        <w:rPr>
          <w:spacing w:val="-8"/>
        </w:rPr>
        <w:t xml:space="preserve"> </w:t>
      </w:r>
      <w:r>
        <w:t>prioritized,</w:t>
      </w:r>
      <w:r>
        <w:rPr>
          <w:spacing w:val="-9"/>
        </w:rPr>
        <w:t xml:space="preserve"> </w:t>
      </w:r>
      <w:r>
        <w:t>fostering</w:t>
      </w:r>
      <w:r>
        <w:rPr>
          <w:spacing w:val="-10"/>
        </w:rPr>
        <w:t xml:space="preserve"> </w:t>
      </w:r>
      <w:r>
        <w:t>an</w:t>
      </w:r>
      <w:r>
        <w:rPr>
          <w:spacing w:val="-10"/>
        </w:rPr>
        <w:t xml:space="preserve"> </w:t>
      </w:r>
      <w:r>
        <w:t>inclusive</w:t>
      </w:r>
      <w:r>
        <w:rPr>
          <w:spacing w:val="-11"/>
        </w:rPr>
        <w:t xml:space="preserve"> </w:t>
      </w:r>
      <w:r>
        <w:t>workplace for equal opportunities in career advancement.</w:t>
      </w:r>
    </w:p>
    <w:p w14:paraId="4471F542" w14:textId="31E8CB8B" w:rsidR="00984613" w:rsidRDefault="00000000">
      <w:pPr>
        <w:pStyle w:val="Heading1"/>
        <w:numPr>
          <w:ilvl w:val="0"/>
          <w:numId w:val="1"/>
        </w:numPr>
        <w:tabs>
          <w:tab w:val="left" w:pos="1090"/>
        </w:tabs>
        <w:spacing w:before="202"/>
        <w:ind w:left="1090" w:hanging="358"/>
        <w:jc w:val="left"/>
        <w:rPr>
          <w:color w:val="0D0D0D"/>
        </w:rPr>
      </w:pPr>
      <w:r>
        <w:rPr>
          <w:color w:val="0D0D0D"/>
          <w:spacing w:val="-2"/>
        </w:rPr>
        <w:t>Objectives</w:t>
      </w:r>
      <w:ins w:id="72" w:author="Hetvi Topiwala" w:date="2026-04-10T16:21:00Z" w16du:dateUtc="2026-04-10T10:51:00Z">
        <w:r w:rsidR="00D4510D">
          <w:rPr>
            <w:color w:val="0D0D0D"/>
            <w:spacing w:val="-2"/>
          </w:rPr>
          <w:t xml:space="preserve"> and Targets</w:t>
        </w:r>
      </w:ins>
      <w:r>
        <w:rPr>
          <w:color w:val="0D0D0D"/>
          <w:spacing w:val="-2"/>
        </w:rPr>
        <w:t>:</w:t>
      </w:r>
    </w:p>
    <w:p w14:paraId="62DACD20" w14:textId="3E903D40" w:rsidR="00984613" w:rsidDel="005E1A72" w:rsidRDefault="00000000">
      <w:pPr>
        <w:pStyle w:val="BodyText"/>
        <w:spacing w:before="134"/>
        <w:ind w:left="874"/>
        <w:rPr>
          <w:del w:id="73" w:author="Hetvi Topiwala" w:date="2026-04-10T16:22:00Z" w16du:dateUtc="2026-04-10T10:52:00Z"/>
        </w:rPr>
      </w:pPr>
      <w:del w:id="74" w:author="Hetvi Topiwala" w:date="2026-04-10T16:22:00Z" w16du:dateUtc="2026-04-10T10:52:00Z">
        <w:r w:rsidDel="005E1A72">
          <w:delText>The</w:delText>
        </w:r>
        <w:r w:rsidDel="005E1A72">
          <w:rPr>
            <w:spacing w:val="-5"/>
          </w:rPr>
          <w:delText xml:space="preserve"> </w:delText>
        </w:r>
        <w:r w:rsidDel="005E1A72">
          <w:delText>objective</w:delText>
        </w:r>
        <w:r w:rsidDel="005E1A72">
          <w:rPr>
            <w:spacing w:val="-5"/>
          </w:rPr>
          <w:delText xml:space="preserve"> </w:delText>
        </w:r>
        <w:r w:rsidDel="005E1A72">
          <w:delText>of</w:delText>
        </w:r>
        <w:r w:rsidDel="005E1A72">
          <w:rPr>
            <w:spacing w:val="-4"/>
          </w:rPr>
          <w:delText xml:space="preserve"> </w:delText>
        </w:r>
        <w:r w:rsidDel="005E1A72">
          <w:delText>the</w:delText>
        </w:r>
        <w:r w:rsidDel="005E1A72">
          <w:rPr>
            <w:spacing w:val="-3"/>
          </w:rPr>
          <w:delText xml:space="preserve"> </w:delText>
        </w:r>
        <w:r w:rsidDel="005E1A72">
          <w:delText>policy</w:delText>
        </w:r>
        <w:r w:rsidDel="005E1A72">
          <w:rPr>
            <w:spacing w:val="-6"/>
          </w:rPr>
          <w:delText xml:space="preserve"> </w:delText>
        </w:r>
        <w:r w:rsidDel="005E1A72">
          <w:delText>is</w:delText>
        </w:r>
        <w:r w:rsidDel="005E1A72">
          <w:rPr>
            <w:spacing w:val="-3"/>
          </w:rPr>
          <w:delText xml:space="preserve"> </w:delText>
        </w:r>
        <w:r w:rsidDel="005E1A72">
          <w:delText>to</w:delText>
        </w:r>
        <w:r w:rsidDel="005E1A72">
          <w:rPr>
            <w:spacing w:val="-3"/>
          </w:rPr>
          <w:delText xml:space="preserve"> </w:delText>
        </w:r>
        <w:r w:rsidDel="005E1A72">
          <w:delText>ensure,</w:delText>
        </w:r>
        <w:r w:rsidDel="005E1A72">
          <w:rPr>
            <w:spacing w:val="-4"/>
          </w:rPr>
          <w:delText xml:space="preserve"> </w:delText>
        </w:r>
        <w:r w:rsidDel="005E1A72">
          <w:delText>as</w:delText>
        </w:r>
        <w:r w:rsidDel="005E1A72">
          <w:rPr>
            <w:spacing w:val="-3"/>
          </w:rPr>
          <w:delText xml:space="preserve"> </w:delText>
        </w:r>
        <w:r w:rsidDel="005E1A72">
          <w:delText>far</w:delText>
        </w:r>
        <w:r w:rsidDel="005E1A72">
          <w:rPr>
            <w:spacing w:val="-5"/>
          </w:rPr>
          <w:delText xml:space="preserve"> </w:delText>
        </w:r>
        <w:r w:rsidDel="005E1A72">
          <w:delText>as</w:delText>
        </w:r>
        <w:r w:rsidDel="005E1A72">
          <w:rPr>
            <w:spacing w:val="-3"/>
          </w:rPr>
          <w:delText xml:space="preserve"> </w:delText>
        </w:r>
        <w:r w:rsidDel="005E1A72">
          <w:delText>reasonably</w:delText>
        </w:r>
        <w:r w:rsidDel="005E1A72">
          <w:rPr>
            <w:spacing w:val="-3"/>
          </w:rPr>
          <w:delText xml:space="preserve"> </w:delText>
        </w:r>
        <w:r w:rsidDel="005E1A72">
          <w:delText>practicable,</w:delText>
        </w:r>
        <w:r w:rsidDel="005E1A72">
          <w:rPr>
            <w:spacing w:val="-2"/>
          </w:rPr>
          <w:delText xml:space="preserve"> </w:delText>
        </w:r>
        <w:r w:rsidDel="005E1A72">
          <w:delText>are</w:delText>
        </w:r>
        <w:r w:rsidDel="005E1A72">
          <w:rPr>
            <w:spacing w:val="-5"/>
          </w:rPr>
          <w:delText xml:space="preserve"> </w:delText>
        </w:r>
        <w:r w:rsidDel="005E1A72">
          <w:delText>as</w:delText>
        </w:r>
        <w:r w:rsidDel="005E1A72">
          <w:rPr>
            <w:spacing w:val="-2"/>
          </w:rPr>
          <w:delText xml:space="preserve"> below;</w:delText>
        </w:r>
      </w:del>
    </w:p>
    <w:p w14:paraId="7EFC30E5" w14:textId="77777777" w:rsidR="00984613" w:rsidRDefault="00000000">
      <w:pPr>
        <w:pStyle w:val="ListParagraph"/>
        <w:numPr>
          <w:ilvl w:val="1"/>
          <w:numId w:val="1"/>
        </w:numPr>
        <w:tabs>
          <w:tab w:val="left" w:pos="1519"/>
        </w:tabs>
        <w:spacing w:before="135" w:line="352" w:lineRule="auto"/>
        <w:ind w:right="727"/>
      </w:pPr>
      <w:r>
        <w:t xml:space="preserve">Regularly conduct an </w:t>
      </w:r>
      <w:r>
        <w:rPr>
          <w:b/>
        </w:rPr>
        <w:t xml:space="preserve">annual review of wages </w:t>
      </w:r>
      <w:r>
        <w:t>to ensure equitable compensation across all departments, regardless of gender, age, or background.</w:t>
      </w:r>
    </w:p>
    <w:p w14:paraId="2BECAD17" w14:textId="77777777" w:rsidR="00984613" w:rsidRDefault="00000000">
      <w:pPr>
        <w:pStyle w:val="ListParagraph"/>
        <w:numPr>
          <w:ilvl w:val="1"/>
          <w:numId w:val="1"/>
        </w:numPr>
        <w:tabs>
          <w:tab w:val="left" w:pos="1519"/>
          <w:tab w:val="left" w:pos="1543"/>
        </w:tabs>
        <w:spacing w:before="15" w:line="355" w:lineRule="auto"/>
        <w:ind w:right="729"/>
      </w:pPr>
      <w:r>
        <w:t>Ensure</w:t>
      </w:r>
      <w:r>
        <w:rPr>
          <w:spacing w:val="40"/>
        </w:rPr>
        <w:t xml:space="preserve"> </w:t>
      </w:r>
      <w:r>
        <w:t xml:space="preserve">that </w:t>
      </w:r>
      <w:r>
        <w:rPr>
          <w:b/>
        </w:rPr>
        <w:t xml:space="preserve">employees receive </w:t>
      </w:r>
      <w:r>
        <w:t xml:space="preserve">clear and timely </w:t>
      </w:r>
      <w:r>
        <w:rPr>
          <w:b/>
        </w:rPr>
        <w:t>communication on any changes to their</w:t>
      </w:r>
      <w:r>
        <w:rPr>
          <w:b/>
          <w:spacing w:val="40"/>
        </w:rPr>
        <w:t xml:space="preserve"> </w:t>
      </w:r>
      <w:r>
        <w:rPr>
          <w:b/>
        </w:rPr>
        <w:t xml:space="preserve">wages, </w:t>
      </w:r>
      <w:r>
        <w:t>explaining the rationale behind adjustments, to foster trust and transparency.</w:t>
      </w:r>
    </w:p>
    <w:p w14:paraId="31B91469" w14:textId="66B0AB6A" w:rsidR="00984613" w:rsidRDefault="00000000">
      <w:pPr>
        <w:pStyle w:val="ListParagraph"/>
        <w:numPr>
          <w:ilvl w:val="1"/>
          <w:numId w:val="1"/>
        </w:numPr>
        <w:tabs>
          <w:tab w:val="left" w:pos="1562"/>
        </w:tabs>
        <w:spacing w:before="11"/>
        <w:ind w:left="1562" w:hanging="403"/>
      </w:pPr>
      <w:r>
        <w:t>Maintain</w:t>
      </w:r>
      <w:r>
        <w:rPr>
          <w:spacing w:val="-7"/>
        </w:rPr>
        <w:t xml:space="preserve"> </w:t>
      </w:r>
      <w:r>
        <w:t>an</w:t>
      </w:r>
      <w:r>
        <w:rPr>
          <w:spacing w:val="-3"/>
        </w:rPr>
        <w:t xml:space="preserve"> </w:t>
      </w:r>
      <w:r>
        <w:rPr>
          <w:b/>
        </w:rPr>
        <w:t>employee</w:t>
      </w:r>
      <w:r>
        <w:rPr>
          <w:b/>
          <w:spacing w:val="-7"/>
        </w:rPr>
        <w:t xml:space="preserve"> </w:t>
      </w:r>
      <w:r>
        <w:rPr>
          <w:b/>
        </w:rPr>
        <w:t>satisfaction</w:t>
      </w:r>
      <w:r>
        <w:rPr>
          <w:b/>
          <w:spacing w:val="-5"/>
        </w:rPr>
        <w:t xml:space="preserve"> </w:t>
      </w:r>
      <w:r>
        <w:rPr>
          <w:b/>
        </w:rPr>
        <w:t>score</w:t>
      </w:r>
      <w:r>
        <w:rPr>
          <w:b/>
          <w:spacing w:val="-5"/>
        </w:rPr>
        <w:t xml:space="preserve"> </w:t>
      </w:r>
      <w:r>
        <w:t>of</w:t>
      </w:r>
      <w:r>
        <w:rPr>
          <w:spacing w:val="-4"/>
        </w:rPr>
        <w:t xml:space="preserve"> </w:t>
      </w:r>
      <w:r>
        <w:t>at</w:t>
      </w:r>
      <w:r>
        <w:rPr>
          <w:spacing w:val="-5"/>
        </w:rPr>
        <w:t xml:space="preserve"> </w:t>
      </w:r>
      <w:r>
        <w:t>least</w:t>
      </w:r>
      <w:r>
        <w:rPr>
          <w:spacing w:val="-5"/>
        </w:rPr>
        <w:t xml:space="preserve"> </w:t>
      </w:r>
      <w:r>
        <w:t>70%</w:t>
      </w:r>
      <w:r>
        <w:rPr>
          <w:spacing w:val="-3"/>
        </w:rPr>
        <w:t xml:space="preserve"> </w:t>
      </w:r>
      <w:r>
        <w:t>in</w:t>
      </w:r>
      <w:r>
        <w:rPr>
          <w:spacing w:val="-6"/>
        </w:rPr>
        <w:t xml:space="preserve"> </w:t>
      </w:r>
      <w:r>
        <w:t>annual</w:t>
      </w:r>
      <w:r>
        <w:rPr>
          <w:spacing w:val="-4"/>
        </w:rPr>
        <w:t xml:space="preserve"> </w:t>
      </w:r>
      <w:r>
        <w:t>surveys</w:t>
      </w:r>
      <w:r>
        <w:rPr>
          <w:spacing w:val="-4"/>
        </w:rPr>
        <w:t xml:space="preserve"> </w:t>
      </w:r>
      <w:r>
        <w:t>by</w:t>
      </w:r>
      <w:r>
        <w:rPr>
          <w:spacing w:val="-5"/>
        </w:rPr>
        <w:t xml:space="preserve"> </w:t>
      </w:r>
      <w:r w:rsidR="00E93E6B">
        <w:rPr>
          <w:spacing w:val="-5"/>
        </w:rPr>
        <w:t xml:space="preserve">FY </w:t>
      </w:r>
      <w:r>
        <w:t>2029-</w:t>
      </w:r>
      <w:r>
        <w:rPr>
          <w:spacing w:val="-5"/>
        </w:rPr>
        <w:t>30.</w:t>
      </w:r>
    </w:p>
    <w:p w14:paraId="2450DDCF" w14:textId="77777777" w:rsidR="00984613" w:rsidRDefault="00000000">
      <w:pPr>
        <w:pStyle w:val="ListParagraph"/>
        <w:numPr>
          <w:ilvl w:val="1"/>
          <w:numId w:val="1"/>
        </w:numPr>
        <w:tabs>
          <w:tab w:val="left" w:pos="1519"/>
          <w:tab w:val="left" w:pos="1561"/>
        </w:tabs>
        <w:spacing w:before="133" w:line="355" w:lineRule="auto"/>
        <w:ind w:right="730"/>
        <w:jc w:val="both"/>
      </w:pPr>
      <w:r>
        <w:t>Maintain</w:t>
      </w:r>
      <w:r>
        <w:rPr>
          <w:spacing w:val="40"/>
        </w:rPr>
        <w:t xml:space="preserve"> </w:t>
      </w:r>
      <w:r>
        <w:t xml:space="preserve">a </w:t>
      </w:r>
      <w:r>
        <w:rPr>
          <w:b/>
        </w:rPr>
        <w:t xml:space="preserve">feedback mechanism </w:t>
      </w:r>
      <w:r>
        <w:t>for employees to voice concerns and suggestions related to wage fairness and job satisfaction.</w:t>
      </w:r>
    </w:p>
    <w:p w14:paraId="4D5A039F" w14:textId="77777777" w:rsidR="00984613" w:rsidRDefault="00000000">
      <w:pPr>
        <w:pStyle w:val="ListParagraph"/>
        <w:numPr>
          <w:ilvl w:val="1"/>
          <w:numId w:val="1"/>
        </w:numPr>
        <w:tabs>
          <w:tab w:val="left" w:pos="1519"/>
          <w:tab w:val="left" w:pos="1561"/>
        </w:tabs>
        <w:spacing w:before="11" w:line="357" w:lineRule="auto"/>
        <w:ind w:right="727"/>
        <w:jc w:val="both"/>
      </w:pPr>
      <w:r>
        <w:t>Develop</w:t>
      </w:r>
      <w:r>
        <w:rPr>
          <w:spacing w:val="40"/>
        </w:rPr>
        <w:t xml:space="preserve"> </w:t>
      </w:r>
      <w:r>
        <w:rPr>
          <w:b/>
        </w:rPr>
        <w:t xml:space="preserve">comprehensive career advancement programs </w:t>
      </w:r>
      <w:r>
        <w:t xml:space="preserve">that equip employees with the necessary skills for professional growth, thereby facilitating opportunities for fair wage </w:t>
      </w:r>
      <w:r>
        <w:rPr>
          <w:spacing w:val="-2"/>
        </w:rPr>
        <w:t>increases.</w:t>
      </w:r>
    </w:p>
    <w:p w14:paraId="1149D829" w14:textId="77777777" w:rsidR="00984613" w:rsidRDefault="00000000">
      <w:pPr>
        <w:pStyle w:val="ListParagraph"/>
        <w:numPr>
          <w:ilvl w:val="1"/>
          <w:numId w:val="1"/>
        </w:numPr>
        <w:tabs>
          <w:tab w:val="left" w:pos="1519"/>
          <w:tab w:val="left" w:pos="1563"/>
        </w:tabs>
        <w:spacing w:before="7" w:line="355" w:lineRule="auto"/>
        <w:ind w:right="726"/>
        <w:jc w:val="both"/>
      </w:pPr>
      <w:r>
        <w:t>Ensure</w:t>
      </w:r>
      <w:r>
        <w:rPr>
          <w:spacing w:val="35"/>
        </w:rPr>
        <w:t xml:space="preserve"> </w:t>
      </w:r>
      <w:r>
        <w:t>that</w:t>
      </w:r>
      <w:r>
        <w:rPr>
          <w:spacing w:val="-8"/>
        </w:rPr>
        <w:t xml:space="preserve"> </w:t>
      </w:r>
      <w:r>
        <w:t>100%</w:t>
      </w:r>
      <w:r>
        <w:rPr>
          <w:spacing w:val="-11"/>
        </w:rPr>
        <w:t xml:space="preserve"> </w:t>
      </w:r>
      <w:r>
        <w:t>of</w:t>
      </w:r>
      <w:r>
        <w:rPr>
          <w:spacing w:val="-7"/>
        </w:rPr>
        <w:t xml:space="preserve"> </w:t>
      </w:r>
      <w:r>
        <w:t>identified</w:t>
      </w:r>
      <w:r>
        <w:rPr>
          <w:spacing w:val="-8"/>
        </w:rPr>
        <w:t xml:space="preserve"> </w:t>
      </w:r>
      <w:r>
        <w:rPr>
          <w:b/>
        </w:rPr>
        <w:t>wage</w:t>
      </w:r>
      <w:r>
        <w:rPr>
          <w:b/>
          <w:spacing w:val="-7"/>
        </w:rPr>
        <w:t xml:space="preserve"> </w:t>
      </w:r>
      <w:r>
        <w:rPr>
          <w:b/>
        </w:rPr>
        <w:t>adjustments</w:t>
      </w:r>
      <w:r>
        <w:rPr>
          <w:b/>
          <w:spacing w:val="-6"/>
        </w:rPr>
        <w:t xml:space="preserve"> </w:t>
      </w:r>
      <w:r>
        <w:rPr>
          <w:b/>
        </w:rPr>
        <w:t>are</w:t>
      </w:r>
      <w:r>
        <w:rPr>
          <w:b/>
          <w:spacing w:val="-7"/>
        </w:rPr>
        <w:t xml:space="preserve"> </w:t>
      </w:r>
      <w:r>
        <w:rPr>
          <w:b/>
        </w:rPr>
        <w:t>implemented</w:t>
      </w:r>
      <w:r>
        <w:rPr>
          <w:b/>
          <w:spacing w:val="-7"/>
        </w:rPr>
        <w:t xml:space="preserve"> </w:t>
      </w:r>
      <w:r>
        <w:t>within</w:t>
      </w:r>
      <w:r>
        <w:rPr>
          <w:spacing w:val="-7"/>
        </w:rPr>
        <w:t xml:space="preserve"> </w:t>
      </w:r>
      <w:r>
        <w:t>six</w:t>
      </w:r>
      <w:r>
        <w:rPr>
          <w:spacing w:val="-11"/>
        </w:rPr>
        <w:t xml:space="preserve"> </w:t>
      </w:r>
      <w:r>
        <w:t>months</w:t>
      </w:r>
      <w:r>
        <w:rPr>
          <w:spacing w:val="-9"/>
        </w:rPr>
        <w:t xml:space="preserve"> </w:t>
      </w:r>
      <w:r>
        <w:t>of</w:t>
      </w:r>
      <w:r>
        <w:rPr>
          <w:spacing w:val="-9"/>
        </w:rPr>
        <w:t xml:space="preserve"> </w:t>
      </w:r>
      <w:r>
        <w:t>the annual review.</w:t>
      </w:r>
    </w:p>
    <w:p w14:paraId="58F657DD" w14:textId="77777777" w:rsidR="00984613" w:rsidRDefault="00000000">
      <w:pPr>
        <w:pStyle w:val="ListParagraph"/>
        <w:numPr>
          <w:ilvl w:val="1"/>
          <w:numId w:val="1"/>
        </w:numPr>
        <w:tabs>
          <w:tab w:val="left" w:pos="1519"/>
          <w:tab w:val="left" w:pos="1563"/>
        </w:tabs>
        <w:spacing w:before="11" w:line="355" w:lineRule="auto"/>
        <w:ind w:right="727"/>
        <w:jc w:val="both"/>
      </w:pPr>
      <w:r>
        <w:t>Ensure</w:t>
      </w:r>
      <w:r>
        <w:rPr>
          <w:spacing w:val="40"/>
        </w:rPr>
        <w:t xml:space="preserve"> </w:t>
      </w:r>
      <w:r>
        <w:t xml:space="preserve">that at least 75% of employees receive a </w:t>
      </w:r>
      <w:r>
        <w:rPr>
          <w:b/>
        </w:rPr>
        <w:t xml:space="preserve">wage increase </w:t>
      </w:r>
      <w:r>
        <w:t>based on performance and skill development every year.</w:t>
      </w:r>
    </w:p>
    <w:p w14:paraId="24C24BB7" w14:textId="1581634D" w:rsidR="005E1A72" w:rsidRDefault="00000000" w:rsidP="005E1A72">
      <w:pPr>
        <w:pStyle w:val="ListParagraph"/>
        <w:numPr>
          <w:ilvl w:val="1"/>
          <w:numId w:val="1"/>
        </w:numPr>
        <w:tabs>
          <w:tab w:val="left" w:pos="1519"/>
        </w:tabs>
        <w:spacing w:before="11" w:line="352" w:lineRule="auto"/>
        <w:ind w:right="726"/>
        <w:jc w:val="both"/>
      </w:pPr>
      <w:r>
        <w:t xml:space="preserve">Aim for an </w:t>
      </w:r>
      <w:r>
        <w:rPr>
          <w:b/>
        </w:rPr>
        <w:t xml:space="preserve">employee retention rate </w:t>
      </w:r>
      <w:r>
        <w:t>of 70% or higher annually, indicating</w:t>
      </w:r>
      <w:r w:rsidR="00E93E6B">
        <w:rPr>
          <w:spacing w:val="80"/>
        </w:rPr>
        <w:t xml:space="preserve"> </w:t>
      </w:r>
      <w:r>
        <w:t>satisfaction with compensation and overall job satisfaction.</w:t>
      </w:r>
    </w:p>
    <w:p w14:paraId="59210301" w14:textId="735D76F5" w:rsidR="005E1A72" w:rsidRDefault="005E1A72" w:rsidP="005E1A72">
      <w:pPr>
        <w:pStyle w:val="Heading1"/>
        <w:numPr>
          <w:ilvl w:val="0"/>
          <w:numId w:val="1"/>
        </w:numPr>
        <w:tabs>
          <w:tab w:val="left" w:pos="1090"/>
        </w:tabs>
        <w:spacing w:before="202"/>
        <w:ind w:left="1090" w:hanging="358"/>
        <w:jc w:val="left"/>
        <w:rPr>
          <w:color w:val="0D0D0D"/>
        </w:rPr>
      </w:pPr>
      <w:ins w:id="75" w:author="Hetvi Topiwala" w:date="2026-04-10T16:23:00Z" w16du:dateUtc="2026-04-10T10:53:00Z">
        <w:r>
          <w:rPr>
            <w:color w:val="0D0D0D"/>
            <w:spacing w:val="-2"/>
          </w:rPr>
          <w:t>Alignment with Sustainable Development goals (SDGs</w:t>
        </w:r>
      </w:ins>
      <w:ins w:id="76" w:author="Hetvi Topiwala" w:date="2026-04-10T16:24:00Z" w16du:dateUtc="2026-04-10T10:54:00Z">
        <w:r>
          <w:rPr>
            <w:color w:val="0D0D0D"/>
            <w:spacing w:val="-2"/>
          </w:rPr>
          <w:t>)</w:t>
        </w:r>
      </w:ins>
      <w:r>
        <w:rPr>
          <w:color w:val="0D0D0D"/>
          <w:spacing w:val="-2"/>
        </w:rPr>
        <w:t>:</w:t>
      </w:r>
    </w:p>
    <w:p w14:paraId="0C301796" w14:textId="77777777" w:rsidR="00F36D44" w:rsidRDefault="00F36D44">
      <w:pPr>
        <w:spacing w:line="352" w:lineRule="auto"/>
        <w:jc w:val="both"/>
        <w:rPr>
          <w:ins w:id="77" w:author="Hetvi Topiwala" w:date="2026-04-10T16:26:00Z" w16du:dateUtc="2026-04-10T10:56:00Z"/>
        </w:rPr>
        <w:pPrChange w:id="78" w:author="Hetvi Topiwala" w:date="2026-04-10T16:26:00Z" w16du:dateUtc="2026-04-10T10:56:00Z">
          <w:pPr>
            <w:pStyle w:val="ListParagraph"/>
            <w:spacing w:line="352" w:lineRule="auto"/>
            <w:jc w:val="both"/>
          </w:pPr>
        </w:pPrChange>
      </w:pPr>
    </w:p>
    <w:p w14:paraId="0216FF36" w14:textId="77777777" w:rsidR="00F36D44" w:rsidRPr="00F36D44" w:rsidRDefault="00F36D44" w:rsidP="00F36D44">
      <w:pPr>
        <w:pStyle w:val="ListParagraph"/>
        <w:spacing w:line="352" w:lineRule="auto"/>
        <w:ind w:left="1134" w:firstLine="25"/>
        <w:rPr>
          <w:ins w:id="79" w:author="Hetvi Topiwala" w:date="2026-04-10T16:26:00Z"/>
          <w:lang w:val="en-IN"/>
        </w:rPr>
      </w:pPr>
      <w:ins w:id="80" w:author="Hetvi Topiwala" w:date="2026-04-10T16:26:00Z">
        <w:r w:rsidRPr="00F36D44">
          <w:rPr>
            <w:lang w:val="en-IN"/>
          </w:rPr>
          <w:t>The Company’s fair compensation and employee well-being initiatives are aligned with the Sustainable Development Goals established by the United Nations, particularly:</w:t>
        </w:r>
      </w:ins>
    </w:p>
    <w:p w14:paraId="6EF46BF6" w14:textId="77777777" w:rsidR="00F36D44" w:rsidRDefault="00F36D44" w:rsidP="00F36D44">
      <w:pPr>
        <w:pStyle w:val="ListParagraph"/>
        <w:numPr>
          <w:ilvl w:val="2"/>
          <w:numId w:val="1"/>
        </w:numPr>
        <w:spacing w:line="352" w:lineRule="auto"/>
        <w:jc w:val="both"/>
        <w:rPr>
          <w:lang w:val="en-IN"/>
        </w:rPr>
      </w:pPr>
      <w:ins w:id="81" w:author="Hetvi Topiwala" w:date="2026-04-10T16:26:00Z">
        <w:r w:rsidRPr="00F36D44">
          <w:rPr>
            <w:b/>
            <w:bCs/>
            <w:lang w:val="en-IN"/>
          </w:rPr>
          <w:t>SDG 8: Decent Work and Economic Growth</w:t>
        </w:r>
        <w:r w:rsidRPr="00F36D44">
          <w:rPr>
            <w:lang w:val="en-IN"/>
          </w:rPr>
          <w:t xml:space="preserve"> – Through fair wage practices, career development programs, and initiatives to enhance employee satisfaction and retention.</w:t>
        </w:r>
      </w:ins>
    </w:p>
    <w:p w14:paraId="5721589D" w14:textId="77777777" w:rsidR="00F36D44" w:rsidRDefault="00F36D44" w:rsidP="00F36D44">
      <w:pPr>
        <w:pStyle w:val="ListParagraph"/>
        <w:numPr>
          <w:ilvl w:val="2"/>
          <w:numId w:val="1"/>
        </w:numPr>
        <w:spacing w:line="352" w:lineRule="auto"/>
        <w:jc w:val="both"/>
        <w:rPr>
          <w:lang w:val="en-IN"/>
        </w:rPr>
      </w:pPr>
      <w:ins w:id="82" w:author="Hetvi Topiwala" w:date="2026-04-10T16:26:00Z">
        <w:r w:rsidRPr="00F36D44">
          <w:rPr>
            <w:b/>
            <w:bCs/>
            <w:lang w:val="en-IN"/>
          </w:rPr>
          <w:t>SDG 5: Gender Equality</w:t>
        </w:r>
        <w:r w:rsidRPr="00F36D44">
          <w:rPr>
            <w:lang w:val="en-IN"/>
          </w:rPr>
          <w:t xml:space="preserve"> – Through ensuring equitable compensation practices across the workforce.</w:t>
        </w:r>
      </w:ins>
    </w:p>
    <w:p w14:paraId="2912B12A" w14:textId="307749B3" w:rsidR="00984613" w:rsidRPr="00F36D44" w:rsidRDefault="00F36D44" w:rsidP="00F36D44">
      <w:pPr>
        <w:pStyle w:val="ListParagraph"/>
        <w:numPr>
          <w:ilvl w:val="2"/>
          <w:numId w:val="1"/>
        </w:numPr>
        <w:spacing w:line="352" w:lineRule="auto"/>
        <w:jc w:val="both"/>
        <w:rPr>
          <w:lang w:val="en-IN"/>
        </w:rPr>
      </w:pPr>
      <w:ins w:id="83" w:author="Hetvi Topiwala" w:date="2026-04-10T16:26:00Z">
        <w:r w:rsidRPr="00F36D44">
          <w:rPr>
            <w:b/>
            <w:bCs/>
            <w:lang w:val="en-IN"/>
          </w:rPr>
          <w:lastRenderedPageBreak/>
          <w:t>SDG 10: Reduced Inequalities</w:t>
        </w:r>
        <w:r w:rsidRPr="00F36D44">
          <w:rPr>
            <w:lang w:val="en-IN"/>
          </w:rPr>
          <w:t xml:space="preserve"> – Through promoting transparent and fair compensation structures.</w:t>
        </w:r>
      </w:ins>
    </w:p>
    <w:p w14:paraId="4D236D87" w14:textId="77777777" w:rsidR="00984613" w:rsidRDefault="00984613">
      <w:pPr>
        <w:pStyle w:val="BodyText"/>
      </w:pPr>
    </w:p>
    <w:p w14:paraId="632DA2A4" w14:textId="77777777" w:rsidR="00984613" w:rsidRDefault="00984613">
      <w:pPr>
        <w:pStyle w:val="BodyText"/>
        <w:spacing w:before="21"/>
      </w:pPr>
    </w:p>
    <w:p w14:paraId="68C55C2C" w14:textId="77777777" w:rsidR="00984613" w:rsidRDefault="00000000">
      <w:pPr>
        <w:pStyle w:val="Heading1"/>
        <w:numPr>
          <w:ilvl w:val="0"/>
          <w:numId w:val="1"/>
        </w:numPr>
        <w:tabs>
          <w:tab w:val="left" w:pos="1014"/>
        </w:tabs>
        <w:ind w:left="1014" w:hanging="282"/>
        <w:jc w:val="both"/>
      </w:pPr>
      <w:r>
        <w:t>Performance</w:t>
      </w:r>
      <w:r>
        <w:rPr>
          <w:spacing w:val="-6"/>
        </w:rPr>
        <w:t xml:space="preserve"> </w:t>
      </w:r>
      <w:r>
        <w:rPr>
          <w:spacing w:val="-2"/>
        </w:rPr>
        <w:t>Reporting</w:t>
      </w:r>
      <w:r>
        <w:rPr>
          <w:b w:val="0"/>
          <w:spacing w:val="-2"/>
        </w:rPr>
        <w:t>:</w:t>
      </w:r>
    </w:p>
    <w:p w14:paraId="766DE1B7" w14:textId="77777777" w:rsidR="00984613" w:rsidRDefault="00000000">
      <w:pPr>
        <w:pStyle w:val="BodyText"/>
        <w:spacing w:before="133" w:line="360" w:lineRule="auto"/>
        <w:ind w:left="732" w:right="727" w:firstLine="50"/>
        <w:jc w:val="both"/>
      </w:pPr>
      <w:r>
        <w:t>The</w:t>
      </w:r>
      <w:r>
        <w:rPr>
          <w:spacing w:val="-5"/>
        </w:rPr>
        <w:t xml:space="preserve"> </w:t>
      </w:r>
      <w:r>
        <w:t>tracking</w:t>
      </w:r>
      <w:r>
        <w:rPr>
          <w:spacing w:val="-6"/>
        </w:rPr>
        <w:t xml:space="preserve"> </w:t>
      </w:r>
      <w:r>
        <w:t>and</w:t>
      </w:r>
      <w:r>
        <w:rPr>
          <w:spacing w:val="-6"/>
        </w:rPr>
        <w:t xml:space="preserve"> </w:t>
      </w:r>
      <w:r>
        <w:t>reporting</w:t>
      </w:r>
      <w:r>
        <w:rPr>
          <w:spacing w:val="-9"/>
        </w:rPr>
        <w:t xml:space="preserve"> </w:t>
      </w:r>
      <w:r>
        <w:t>on</w:t>
      </w:r>
      <w:r>
        <w:rPr>
          <w:spacing w:val="-6"/>
        </w:rPr>
        <w:t xml:space="preserve"> </w:t>
      </w:r>
      <w:r>
        <w:t>the</w:t>
      </w:r>
      <w:r>
        <w:rPr>
          <w:spacing w:val="-5"/>
        </w:rPr>
        <w:t xml:space="preserve"> </w:t>
      </w:r>
      <w:r>
        <w:t>effectiveness</w:t>
      </w:r>
      <w:r>
        <w:rPr>
          <w:spacing w:val="-6"/>
        </w:rPr>
        <w:t xml:space="preserve"> </w:t>
      </w:r>
      <w:r>
        <w:t>of</w:t>
      </w:r>
      <w:r>
        <w:rPr>
          <w:spacing w:val="-8"/>
        </w:rPr>
        <w:t xml:space="preserve"> </w:t>
      </w:r>
      <w:r>
        <w:t>the</w:t>
      </w:r>
      <w:r>
        <w:rPr>
          <w:spacing w:val="-8"/>
        </w:rPr>
        <w:t xml:space="preserve"> </w:t>
      </w:r>
      <w:r>
        <w:t>Fair</w:t>
      </w:r>
      <w:r>
        <w:rPr>
          <w:spacing w:val="-6"/>
        </w:rPr>
        <w:t xml:space="preserve"> </w:t>
      </w:r>
      <w:r>
        <w:t>Wage</w:t>
      </w:r>
      <w:r>
        <w:rPr>
          <w:spacing w:val="-5"/>
        </w:rPr>
        <w:t xml:space="preserve"> </w:t>
      </w:r>
      <w:r>
        <w:t>Policy</w:t>
      </w:r>
      <w:r>
        <w:rPr>
          <w:spacing w:val="-5"/>
        </w:rPr>
        <w:t xml:space="preserve"> </w:t>
      </w:r>
      <w:r>
        <w:t>will</w:t>
      </w:r>
      <w:r>
        <w:rPr>
          <w:spacing w:val="-6"/>
        </w:rPr>
        <w:t xml:space="preserve"> </w:t>
      </w:r>
      <w:r>
        <w:t>be</w:t>
      </w:r>
      <w:r>
        <w:rPr>
          <w:spacing w:val="-5"/>
        </w:rPr>
        <w:t xml:space="preserve"> </w:t>
      </w:r>
      <w:r>
        <w:t>presented</w:t>
      </w:r>
      <w:r>
        <w:rPr>
          <w:spacing w:val="-9"/>
        </w:rPr>
        <w:t xml:space="preserve"> </w:t>
      </w:r>
      <w:r>
        <w:t>through</w:t>
      </w:r>
      <w:r>
        <w:rPr>
          <w:spacing w:val="-6"/>
        </w:rPr>
        <w:t xml:space="preserve"> </w:t>
      </w:r>
      <w:r>
        <w:t>the annual Fair Wage Performance Report. This report will provide transparency on key metrics such as wage growth, compliance with industry standards, and feedback from employees on wage fairness. These metrics will help identify areas for improvement and ensure that wages remain competitive.</w:t>
      </w:r>
    </w:p>
    <w:p w14:paraId="70793299" w14:textId="77777777" w:rsidR="00984613" w:rsidRDefault="00984613">
      <w:pPr>
        <w:pStyle w:val="BodyText"/>
        <w:spacing w:before="136"/>
      </w:pPr>
    </w:p>
    <w:p w14:paraId="74970101" w14:textId="77777777" w:rsidR="00984613" w:rsidRDefault="00000000">
      <w:pPr>
        <w:pStyle w:val="Heading1"/>
        <w:numPr>
          <w:ilvl w:val="0"/>
          <w:numId w:val="1"/>
        </w:numPr>
        <w:tabs>
          <w:tab w:val="left" w:pos="1157"/>
        </w:tabs>
        <w:ind w:left="1157" w:hanging="358"/>
        <w:jc w:val="both"/>
      </w:pPr>
      <w:r>
        <w:rPr>
          <w:spacing w:val="-2"/>
        </w:rPr>
        <w:t>Responsibility:</w:t>
      </w:r>
    </w:p>
    <w:p w14:paraId="600E7314" w14:textId="77777777" w:rsidR="00984613" w:rsidRDefault="00000000">
      <w:pPr>
        <w:pStyle w:val="BodyText"/>
        <w:spacing w:before="135" w:line="357" w:lineRule="auto"/>
        <w:ind w:left="874"/>
      </w:pPr>
      <w:r>
        <w:t>The Human</w:t>
      </w:r>
      <w:r>
        <w:rPr>
          <w:spacing w:val="-2"/>
        </w:rPr>
        <w:t xml:space="preserve"> </w:t>
      </w:r>
      <w:r>
        <w:t>Resources (HR) Manager will be responsible for</w:t>
      </w:r>
      <w:r>
        <w:rPr>
          <w:spacing w:val="-1"/>
        </w:rPr>
        <w:t xml:space="preserve"> </w:t>
      </w:r>
      <w:r>
        <w:t>preparing and</w:t>
      </w:r>
      <w:r>
        <w:rPr>
          <w:spacing w:val="-1"/>
        </w:rPr>
        <w:t xml:space="preserve"> </w:t>
      </w:r>
      <w:r>
        <w:t>compiling the Fair</w:t>
      </w:r>
      <w:r>
        <w:rPr>
          <w:spacing w:val="-1"/>
        </w:rPr>
        <w:t xml:space="preserve"> </w:t>
      </w:r>
      <w:r>
        <w:t>Wage Performance Report. This report will be created in coordination with:</w:t>
      </w:r>
    </w:p>
    <w:p w14:paraId="2561BFE0" w14:textId="77777777" w:rsidR="00984613" w:rsidRDefault="00000000">
      <w:pPr>
        <w:pStyle w:val="ListParagraph"/>
        <w:numPr>
          <w:ilvl w:val="1"/>
          <w:numId w:val="1"/>
        </w:numPr>
        <w:tabs>
          <w:tab w:val="left" w:pos="1363"/>
        </w:tabs>
        <w:spacing w:before="4"/>
        <w:ind w:left="1363" w:hanging="348"/>
      </w:pPr>
      <w:r>
        <w:rPr>
          <w:b/>
        </w:rPr>
        <w:t>Finance</w:t>
      </w:r>
      <w:r>
        <w:rPr>
          <w:b/>
          <w:spacing w:val="-7"/>
        </w:rPr>
        <w:t xml:space="preserve"> </w:t>
      </w:r>
      <w:r>
        <w:rPr>
          <w:b/>
        </w:rPr>
        <w:t>Department</w:t>
      </w:r>
      <w:r>
        <w:rPr>
          <w:b/>
          <w:spacing w:val="-3"/>
        </w:rPr>
        <w:t xml:space="preserve"> </w:t>
      </w:r>
      <w:r>
        <w:t>for</w:t>
      </w:r>
      <w:r>
        <w:rPr>
          <w:spacing w:val="-6"/>
        </w:rPr>
        <w:t xml:space="preserve"> </w:t>
      </w:r>
      <w:r>
        <w:t>wage-related</w:t>
      </w:r>
      <w:r>
        <w:rPr>
          <w:spacing w:val="-8"/>
        </w:rPr>
        <w:t xml:space="preserve"> </w:t>
      </w:r>
      <w:r>
        <w:t>financial</w:t>
      </w:r>
      <w:r>
        <w:rPr>
          <w:spacing w:val="-5"/>
        </w:rPr>
        <w:t xml:space="preserve"> </w:t>
      </w:r>
      <w:r>
        <w:t>data</w:t>
      </w:r>
      <w:r>
        <w:rPr>
          <w:spacing w:val="-4"/>
        </w:rPr>
        <w:t xml:space="preserve"> </w:t>
      </w:r>
      <w:r>
        <w:t>and</w:t>
      </w:r>
      <w:r>
        <w:rPr>
          <w:spacing w:val="-5"/>
        </w:rPr>
        <w:t xml:space="preserve"> </w:t>
      </w:r>
      <w:r>
        <w:rPr>
          <w:spacing w:val="-2"/>
        </w:rPr>
        <w:t>budgeting.</w:t>
      </w:r>
    </w:p>
    <w:p w14:paraId="320AC6A6" w14:textId="77777777" w:rsidR="00984613" w:rsidRDefault="00000000">
      <w:pPr>
        <w:pStyle w:val="ListParagraph"/>
        <w:numPr>
          <w:ilvl w:val="1"/>
          <w:numId w:val="1"/>
        </w:numPr>
        <w:tabs>
          <w:tab w:val="left" w:pos="1363"/>
          <w:tab w:val="left" w:pos="1375"/>
        </w:tabs>
        <w:spacing w:before="135" w:line="355" w:lineRule="auto"/>
        <w:ind w:left="1375" w:right="726"/>
      </w:pPr>
      <w:r>
        <w:rPr>
          <w:b/>
        </w:rPr>
        <w:t>Performance</w:t>
      </w:r>
      <w:r>
        <w:rPr>
          <w:b/>
          <w:spacing w:val="40"/>
        </w:rPr>
        <w:t xml:space="preserve"> </w:t>
      </w:r>
      <w:r>
        <w:rPr>
          <w:b/>
        </w:rPr>
        <w:t>Management</w:t>
      </w:r>
      <w:r>
        <w:rPr>
          <w:b/>
          <w:spacing w:val="40"/>
        </w:rPr>
        <w:t xml:space="preserve"> </w:t>
      </w:r>
      <w:r>
        <w:rPr>
          <w:b/>
        </w:rPr>
        <w:t>Team</w:t>
      </w:r>
      <w:r>
        <w:rPr>
          <w:b/>
          <w:spacing w:val="40"/>
        </w:rPr>
        <w:t xml:space="preserve"> </w:t>
      </w:r>
      <w:r>
        <w:t>for</w:t>
      </w:r>
      <w:r>
        <w:rPr>
          <w:spacing w:val="40"/>
        </w:rPr>
        <w:t xml:space="preserve"> </w:t>
      </w:r>
      <w:r>
        <w:t>data</w:t>
      </w:r>
      <w:r>
        <w:rPr>
          <w:spacing w:val="40"/>
        </w:rPr>
        <w:t xml:space="preserve"> </w:t>
      </w:r>
      <w:r>
        <w:t>on</w:t>
      </w:r>
      <w:r>
        <w:rPr>
          <w:spacing w:val="40"/>
        </w:rPr>
        <w:t xml:space="preserve"> </w:t>
      </w:r>
      <w:r>
        <w:t>skill-based</w:t>
      </w:r>
      <w:r>
        <w:rPr>
          <w:spacing w:val="40"/>
        </w:rPr>
        <w:t xml:space="preserve"> </w:t>
      </w:r>
      <w:r>
        <w:t>and</w:t>
      </w:r>
      <w:r>
        <w:rPr>
          <w:spacing w:val="40"/>
        </w:rPr>
        <w:t xml:space="preserve"> </w:t>
      </w:r>
      <w:r>
        <w:t>performance-linked</w:t>
      </w:r>
      <w:r>
        <w:rPr>
          <w:spacing w:val="40"/>
        </w:rPr>
        <w:t xml:space="preserve"> </w:t>
      </w:r>
      <w:r>
        <w:t>wage</w:t>
      </w:r>
      <w:r>
        <w:rPr>
          <w:spacing w:val="40"/>
        </w:rPr>
        <w:t xml:space="preserve"> </w:t>
      </w:r>
      <w:r>
        <w:rPr>
          <w:spacing w:val="-2"/>
        </w:rPr>
        <w:t>increases.</w:t>
      </w:r>
    </w:p>
    <w:p w14:paraId="627392B6" w14:textId="77777777" w:rsidR="00984613" w:rsidRDefault="00000000">
      <w:pPr>
        <w:pStyle w:val="BodyText"/>
        <w:spacing w:before="9" w:line="360" w:lineRule="auto"/>
        <w:ind w:left="874"/>
      </w:pPr>
      <w:r>
        <w:t>The</w:t>
      </w:r>
      <w:r>
        <w:rPr>
          <w:spacing w:val="40"/>
        </w:rPr>
        <w:t xml:space="preserve"> </w:t>
      </w:r>
      <w:r>
        <w:t>report</w:t>
      </w:r>
      <w:r>
        <w:rPr>
          <w:spacing w:val="40"/>
        </w:rPr>
        <w:t xml:space="preserve"> </w:t>
      </w:r>
      <w:r>
        <w:t>will</w:t>
      </w:r>
      <w:r>
        <w:rPr>
          <w:spacing w:val="40"/>
        </w:rPr>
        <w:t xml:space="preserve"> </w:t>
      </w:r>
      <w:r>
        <w:t>be</w:t>
      </w:r>
      <w:r>
        <w:rPr>
          <w:spacing w:val="40"/>
        </w:rPr>
        <w:t xml:space="preserve"> </w:t>
      </w:r>
      <w:r>
        <w:t>presented</w:t>
      </w:r>
      <w:r>
        <w:rPr>
          <w:spacing w:val="40"/>
        </w:rPr>
        <w:t xml:space="preserve"> </w:t>
      </w:r>
      <w:r>
        <w:t>to</w:t>
      </w:r>
      <w:r>
        <w:rPr>
          <w:spacing w:val="40"/>
        </w:rPr>
        <w:t xml:space="preserve"> </w:t>
      </w:r>
      <w:r>
        <w:t>the</w:t>
      </w:r>
      <w:r>
        <w:rPr>
          <w:spacing w:val="40"/>
        </w:rPr>
        <w:t xml:space="preserve"> </w:t>
      </w:r>
      <w:r>
        <w:t>senior</w:t>
      </w:r>
      <w:r>
        <w:rPr>
          <w:spacing w:val="40"/>
        </w:rPr>
        <w:t xml:space="preserve"> </w:t>
      </w:r>
      <w:r>
        <w:t>management</w:t>
      </w:r>
      <w:r>
        <w:rPr>
          <w:spacing w:val="40"/>
        </w:rPr>
        <w:t xml:space="preserve"> </w:t>
      </w:r>
      <w:r>
        <w:t>annually</w:t>
      </w:r>
      <w:r>
        <w:rPr>
          <w:spacing w:val="40"/>
        </w:rPr>
        <w:t xml:space="preserve"> </w:t>
      </w:r>
      <w:r>
        <w:t>and</w:t>
      </w:r>
      <w:r>
        <w:rPr>
          <w:spacing w:val="40"/>
        </w:rPr>
        <w:t xml:space="preserve"> </w:t>
      </w:r>
      <w:r>
        <w:t>shared</w:t>
      </w:r>
      <w:r>
        <w:rPr>
          <w:spacing w:val="40"/>
        </w:rPr>
        <w:t xml:space="preserve"> </w:t>
      </w:r>
      <w:r>
        <w:t>with</w:t>
      </w:r>
      <w:r>
        <w:rPr>
          <w:spacing w:val="40"/>
        </w:rPr>
        <w:t xml:space="preserve"> </w:t>
      </w:r>
      <w:r>
        <w:t>employee representatives to maintain transparency.</w:t>
      </w:r>
    </w:p>
    <w:p w14:paraId="06D04A1B" w14:textId="77777777" w:rsidR="00984613" w:rsidRDefault="00984613">
      <w:pPr>
        <w:pStyle w:val="BodyText"/>
        <w:spacing w:before="135"/>
      </w:pPr>
    </w:p>
    <w:p w14:paraId="7FB79631" w14:textId="77777777" w:rsidR="00984613" w:rsidRDefault="00000000">
      <w:pPr>
        <w:pStyle w:val="Heading1"/>
        <w:numPr>
          <w:ilvl w:val="0"/>
          <w:numId w:val="1"/>
        </w:numPr>
        <w:tabs>
          <w:tab w:val="left" w:pos="1014"/>
        </w:tabs>
        <w:ind w:left="1014" w:hanging="282"/>
        <w:jc w:val="both"/>
      </w:pPr>
      <w:r>
        <w:t>Review</w:t>
      </w:r>
      <w:r>
        <w:rPr>
          <w:spacing w:val="-5"/>
        </w:rPr>
        <w:t xml:space="preserve"> </w:t>
      </w:r>
      <w:r>
        <w:rPr>
          <w:spacing w:val="-2"/>
        </w:rPr>
        <w:t>Mechanism:</w:t>
      </w:r>
    </w:p>
    <w:p w14:paraId="4109D255" w14:textId="77777777" w:rsidR="00984613" w:rsidRDefault="00000000">
      <w:pPr>
        <w:pStyle w:val="BodyText"/>
        <w:spacing w:before="135" w:line="360" w:lineRule="auto"/>
        <w:ind w:left="732" w:right="726"/>
        <w:jc w:val="both"/>
      </w:pPr>
      <w:r>
        <w:t>The</w:t>
      </w:r>
      <w:r>
        <w:rPr>
          <w:spacing w:val="-13"/>
        </w:rPr>
        <w:t xml:space="preserve"> </w:t>
      </w:r>
      <w:r>
        <w:t>Fair</w:t>
      </w:r>
      <w:r>
        <w:rPr>
          <w:spacing w:val="-12"/>
        </w:rPr>
        <w:t xml:space="preserve"> </w:t>
      </w:r>
      <w:r>
        <w:t>Wage</w:t>
      </w:r>
      <w:r>
        <w:rPr>
          <w:spacing w:val="-13"/>
        </w:rPr>
        <w:t xml:space="preserve"> </w:t>
      </w:r>
      <w:r>
        <w:t>Policy</w:t>
      </w:r>
      <w:r>
        <w:rPr>
          <w:spacing w:val="-12"/>
        </w:rPr>
        <w:t xml:space="preserve"> </w:t>
      </w:r>
      <w:r>
        <w:t>will</w:t>
      </w:r>
      <w:r>
        <w:rPr>
          <w:spacing w:val="-13"/>
        </w:rPr>
        <w:t xml:space="preserve"> </w:t>
      </w:r>
      <w:r>
        <w:t>be</w:t>
      </w:r>
      <w:r>
        <w:rPr>
          <w:spacing w:val="-12"/>
        </w:rPr>
        <w:t xml:space="preserve"> </w:t>
      </w:r>
      <w:r>
        <w:t>reviewed</w:t>
      </w:r>
      <w:r>
        <w:rPr>
          <w:spacing w:val="-13"/>
        </w:rPr>
        <w:t xml:space="preserve"> </w:t>
      </w:r>
      <w:r>
        <w:t>annually</w:t>
      </w:r>
      <w:r>
        <w:rPr>
          <w:spacing w:val="-12"/>
        </w:rPr>
        <w:t xml:space="preserve"> </w:t>
      </w:r>
      <w:r>
        <w:t>by</w:t>
      </w:r>
      <w:r>
        <w:rPr>
          <w:spacing w:val="-12"/>
        </w:rPr>
        <w:t xml:space="preserve"> </w:t>
      </w:r>
      <w:r>
        <w:t>the</w:t>
      </w:r>
      <w:r>
        <w:rPr>
          <w:spacing w:val="-13"/>
        </w:rPr>
        <w:t xml:space="preserve"> </w:t>
      </w:r>
      <w:r>
        <w:t>HR,</w:t>
      </w:r>
      <w:r>
        <w:rPr>
          <w:spacing w:val="-12"/>
        </w:rPr>
        <w:t xml:space="preserve"> </w:t>
      </w:r>
      <w:r>
        <w:t>in</w:t>
      </w:r>
      <w:r>
        <w:rPr>
          <w:spacing w:val="-13"/>
        </w:rPr>
        <w:t xml:space="preserve"> </w:t>
      </w:r>
      <w:r>
        <w:t>collaboration</w:t>
      </w:r>
      <w:r>
        <w:rPr>
          <w:spacing w:val="-12"/>
        </w:rPr>
        <w:t xml:space="preserve"> </w:t>
      </w:r>
      <w:r>
        <w:t>with</w:t>
      </w:r>
      <w:r>
        <w:rPr>
          <w:spacing w:val="-13"/>
        </w:rPr>
        <w:t xml:space="preserve"> </w:t>
      </w:r>
      <w:r>
        <w:t>the</w:t>
      </w:r>
      <w:r>
        <w:rPr>
          <w:spacing w:val="-12"/>
        </w:rPr>
        <w:t xml:space="preserve"> </w:t>
      </w:r>
      <w:r>
        <w:t>Compliance</w:t>
      </w:r>
      <w:r>
        <w:rPr>
          <w:spacing w:val="-12"/>
        </w:rPr>
        <w:t xml:space="preserve"> </w:t>
      </w:r>
      <w:r>
        <w:t>Officer. The review will consider current economic trends, inflation rates, industry standards, and employee feedback.</w:t>
      </w:r>
      <w:r>
        <w:rPr>
          <w:spacing w:val="-5"/>
        </w:rPr>
        <w:t xml:space="preserve"> </w:t>
      </w:r>
      <w:r>
        <w:t>Any</w:t>
      </w:r>
      <w:r>
        <w:rPr>
          <w:spacing w:val="-2"/>
        </w:rPr>
        <w:t xml:space="preserve"> </w:t>
      </w:r>
      <w:r>
        <w:t>necessary</w:t>
      </w:r>
      <w:r>
        <w:rPr>
          <w:spacing w:val="-4"/>
        </w:rPr>
        <w:t xml:space="preserve"> </w:t>
      </w:r>
      <w:r>
        <w:t>updates</w:t>
      </w:r>
      <w:r>
        <w:rPr>
          <w:spacing w:val="-2"/>
        </w:rPr>
        <w:t xml:space="preserve"> </w:t>
      </w:r>
      <w:r>
        <w:t>to</w:t>
      </w:r>
      <w:r>
        <w:rPr>
          <w:spacing w:val="-4"/>
        </w:rPr>
        <w:t xml:space="preserve"> </w:t>
      </w:r>
      <w:r>
        <w:t>the</w:t>
      </w:r>
      <w:r>
        <w:rPr>
          <w:spacing w:val="-4"/>
        </w:rPr>
        <w:t xml:space="preserve"> </w:t>
      </w:r>
      <w:r>
        <w:t>wage</w:t>
      </w:r>
      <w:r>
        <w:rPr>
          <w:spacing w:val="-2"/>
        </w:rPr>
        <w:t xml:space="preserve"> </w:t>
      </w:r>
      <w:r>
        <w:t>structure</w:t>
      </w:r>
      <w:r>
        <w:rPr>
          <w:spacing w:val="-4"/>
        </w:rPr>
        <w:t xml:space="preserve"> </w:t>
      </w:r>
      <w:r>
        <w:t>will</w:t>
      </w:r>
      <w:r>
        <w:rPr>
          <w:spacing w:val="-2"/>
        </w:rPr>
        <w:t xml:space="preserve"> </w:t>
      </w:r>
      <w:r>
        <w:t>be</w:t>
      </w:r>
      <w:r>
        <w:rPr>
          <w:spacing w:val="-6"/>
        </w:rPr>
        <w:t xml:space="preserve"> </w:t>
      </w:r>
      <w:r>
        <w:t>made</w:t>
      </w:r>
      <w:r>
        <w:rPr>
          <w:spacing w:val="-4"/>
        </w:rPr>
        <w:t xml:space="preserve"> </w:t>
      </w:r>
      <w:r>
        <w:t>to</w:t>
      </w:r>
      <w:r>
        <w:rPr>
          <w:spacing w:val="-4"/>
        </w:rPr>
        <w:t xml:space="preserve"> </w:t>
      </w:r>
      <w:r>
        <w:t>ensure</w:t>
      </w:r>
      <w:r>
        <w:rPr>
          <w:spacing w:val="-4"/>
        </w:rPr>
        <w:t xml:space="preserve"> </w:t>
      </w:r>
      <w:r>
        <w:t>continuous</w:t>
      </w:r>
      <w:r>
        <w:rPr>
          <w:spacing w:val="-5"/>
        </w:rPr>
        <w:t xml:space="preserve"> </w:t>
      </w:r>
      <w:r>
        <w:t>alignment with best practices and the company's commitment to wage fairness.</w:t>
      </w:r>
    </w:p>
    <w:sectPr w:rsidR="00984613" w:rsidSect="00F36D44">
      <w:footerReference w:type="even" r:id="rId12"/>
      <w:pgSz w:w="11910" w:h="16840"/>
      <w:pgMar w:top="560" w:right="708" w:bottom="920" w:left="708" w:header="510" w:footer="7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5A445" w14:textId="77777777" w:rsidR="00083C72" w:rsidRDefault="00083C72">
      <w:r>
        <w:separator/>
      </w:r>
    </w:p>
  </w:endnote>
  <w:endnote w:type="continuationSeparator" w:id="0">
    <w:p w14:paraId="7F864261" w14:textId="77777777" w:rsidR="00083C72" w:rsidRDefault="00083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8057" w14:textId="558A4FB6" w:rsidR="00F36D44" w:rsidRDefault="00F36D44">
    <w:pPr>
      <w:pStyle w:val="Footer"/>
    </w:pPr>
    <w:r>
      <w:rPr>
        <w:noProof/>
        <w:sz w:val="20"/>
      </w:rPr>
      <mc:AlternateContent>
        <mc:Choice Requires="wps">
          <w:drawing>
            <wp:anchor distT="0" distB="0" distL="0" distR="0" simplePos="0" relativeHeight="487335936" behindDoc="1" locked="0" layoutInCell="1" allowOverlap="1" wp14:anchorId="3620EBE9" wp14:editId="6B5FA5BC">
              <wp:simplePos x="0" y="0"/>
              <wp:positionH relativeFrom="page">
                <wp:posOffset>541020</wp:posOffset>
              </wp:positionH>
              <wp:positionV relativeFrom="page">
                <wp:posOffset>9852025</wp:posOffset>
              </wp:positionV>
              <wp:extent cx="1755775" cy="165735"/>
              <wp:effectExtent l="0" t="0" r="0" b="0"/>
              <wp:wrapNone/>
              <wp:docPr id="93010743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775" cy="165735"/>
                      </a:xfrm>
                      <a:prstGeom prst="rect">
                        <a:avLst/>
                      </a:prstGeom>
                    </wps:spPr>
                    <wps:txbx>
                      <w:txbxContent>
                        <w:p w14:paraId="653C4E07" w14:textId="77777777" w:rsidR="00F36D44" w:rsidRDefault="00F36D44" w:rsidP="00F36D44">
                          <w:pPr>
                            <w:pStyle w:val="BodyText"/>
                            <w:spacing w:line="245" w:lineRule="exact"/>
                            <w:ind w:left="20"/>
                          </w:pPr>
                          <w:r>
                            <w:t>Doc.</w:t>
                          </w:r>
                          <w:r>
                            <w:rPr>
                              <w:spacing w:val="-9"/>
                            </w:rPr>
                            <w:t xml:space="preserve"> </w:t>
                          </w:r>
                          <w:r>
                            <w:t>No:</w:t>
                          </w:r>
                          <w:r>
                            <w:rPr>
                              <w:spacing w:val="-6"/>
                            </w:rPr>
                            <w:t xml:space="preserve"> </w:t>
                          </w:r>
                          <w:r>
                            <w:t>REN/IMS-HR-</w:t>
                          </w:r>
                          <w:r>
                            <w:rPr>
                              <w:spacing w:val="-2"/>
                            </w:rPr>
                            <w:t>FWP/16</w:t>
                          </w:r>
                        </w:p>
                      </w:txbxContent>
                    </wps:txbx>
                    <wps:bodyPr wrap="square" lIns="0" tIns="0" rIns="0" bIns="0" rtlCol="0">
                      <a:noAutofit/>
                    </wps:bodyPr>
                  </wps:wsp>
                </a:graphicData>
              </a:graphic>
            </wp:anchor>
          </w:drawing>
        </mc:Choice>
        <mc:Fallback>
          <w:pict>
            <v:shapetype w14:anchorId="3620EBE9" id="_x0000_t202" coordsize="21600,21600" o:spt="202" path="m,l,21600r21600,l21600,xe">
              <v:stroke joinstyle="miter"/>
              <v:path gradientshapeok="t" o:connecttype="rect"/>
            </v:shapetype>
            <v:shape id="Textbox 2" o:spid="_x0000_s1026" type="#_x0000_t202" style="position:absolute;margin-left:42.6pt;margin-top:775.75pt;width:138.25pt;height:13.05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" filled="f" stroked="f">
              <v:textbox inset="0,0,0,0">
                <w:txbxContent>
                  <w:p w14:paraId="653C4E07" w14:textId="77777777" w:rsidR="00F36D44" w:rsidRDefault="00F36D44" w:rsidP="00F36D44">
                    <w:pPr>
                      <w:pStyle w:val="BodyText"/>
                      <w:spacing w:line="245" w:lineRule="exact"/>
                      <w:ind w:left="20"/>
                    </w:pPr>
                    <w:r>
                      <w:t>Doc.</w:t>
                    </w:r>
                    <w:r>
                      <w:rPr>
                        <w:spacing w:val="-9"/>
                      </w:rPr>
                      <w:t xml:space="preserve"> </w:t>
                    </w:r>
                    <w:r>
                      <w:t>No:</w:t>
                    </w:r>
                    <w:r>
                      <w:rPr>
                        <w:spacing w:val="-6"/>
                      </w:rPr>
                      <w:t xml:space="preserve"> </w:t>
                    </w:r>
                    <w:r>
                      <w:t>REN/IMS-HR-</w:t>
                    </w:r>
                    <w:r>
                      <w:rPr>
                        <w:spacing w:val="-2"/>
                      </w:rPr>
                      <w:t>FWP/16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C013" w14:textId="62EB695E" w:rsidR="00984613"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1AEB5BE8" wp14:editId="5231924C">
              <wp:simplePos x="0" y="0"/>
              <wp:positionH relativeFrom="page">
                <wp:posOffset>902004</wp:posOffset>
              </wp:positionH>
              <wp:positionV relativeFrom="page">
                <wp:posOffset>10088067</wp:posOffset>
              </wp:positionV>
              <wp:extent cx="175577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775" cy="165735"/>
                      </a:xfrm>
                      <a:prstGeom prst="rect">
                        <a:avLst/>
                      </a:prstGeom>
                    </wps:spPr>
                    <wps:txbx>
                      <w:txbxContent>
                        <w:p w14:paraId="156C68FB" w14:textId="77777777" w:rsidR="00984613" w:rsidRDefault="00000000">
                          <w:pPr>
                            <w:pStyle w:val="BodyText"/>
                            <w:spacing w:line="245" w:lineRule="exact"/>
                            <w:ind w:left="20"/>
                          </w:pPr>
                          <w:r>
                            <w:t>Doc.</w:t>
                          </w:r>
                          <w:r>
                            <w:rPr>
                              <w:spacing w:val="-9"/>
                            </w:rPr>
                            <w:t xml:space="preserve"> </w:t>
                          </w:r>
                          <w:r>
                            <w:t>No:</w:t>
                          </w:r>
                          <w:r>
                            <w:rPr>
                              <w:spacing w:val="-6"/>
                            </w:rPr>
                            <w:t xml:space="preserve"> </w:t>
                          </w:r>
                          <w:r>
                            <w:t>REN/IMS-HR-</w:t>
                          </w:r>
                          <w:r>
                            <w:rPr>
                              <w:spacing w:val="-2"/>
                            </w:rPr>
                            <w:t>FWP/16</w:t>
                          </w:r>
                        </w:p>
                      </w:txbxContent>
                    </wps:txbx>
                    <wps:bodyPr wrap="square" lIns="0" tIns="0" rIns="0" bIns="0" rtlCol="0">
                      <a:noAutofit/>
                    </wps:bodyPr>
                  </wps:wsp>
                </a:graphicData>
              </a:graphic>
            </wp:anchor>
          </w:drawing>
        </mc:Choice>
        <mc:Fallback>
          <w:pict>
            <v:shapetype w14:anchorId="1AEB5BE8" id="_x0000_t202" coordsize="21600,21600" o:spt="202" path="m,l,21600r21600,l21600,xe">
              <v:stroke joinstyle="miter"/>
              <v:path gradientshapeok="t" o:connecttype="rect"/>
            </v:shapetype>
            <v:shape id="_x0000_s1027" type="#_x0000_t202" style="position:absolute;margin-left:71pt;margin-top:794.35pt;width:138.2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" filled="f" stroked="f">
              <v:textbox inset="0,0,0,0">
                <w:txbxContent>
                  <w:p w14:paraId="156C68FB" w14:textId="77777777" w:rsidR="00984613" w:rsidRDefault="00000000">
                    <w:pPr>
                      <w:pStyle w:val="BodyText"/>
                      <w:spacing w:line="245" w:lineRule="exact"/>
                      <w:ind w:left="20"/>
                    </w:pPr>
                    <w:r>
                      <w:t>Doc.</w:t>
                    </w:r>
                    <w:r>
                      <w:rPr>
                        <w:spacing w:val="-9"/>
                      </w:rPr>
                      <w:t xml:space="preserve"> </w:t>
                    </w:r>
                    <w:r>
                      <w:t>No:</w:t>
                    </w:r>
                    <w:r>
                      <w:rPr>
                        <w:spacing w:val="-6"/>
                      </w:rPr>
                      <w:t xml:space="preserve"> </w:t>
                    </w:r>
                    <w:r>
                      <w:t>REN/IMS-HR-</w:t>
                    </w:r>
                    <w:r>
                      <w:rPr>
                        <w:spacing w:val="-2"/>
                      </w:rPr>
                      <w:t>FWP/16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CF0B" w14:textId="218BEF54" w:rsidR="00D4510D" w:rsidRDefault="00D4510D">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106920AB" wp14:editId="7188B91B">
              <wp:simplePos x="0" y="0"/>
              <wp:positionH relativeFrom="page">
                <wp:posOffset>741680</wp:posOffset>
              </wp:positionH>
              <wp:positionV relativeFrom="page">
                <wp:posOffset>10171430</wp:posOffset>
              </wp:positionV>
              <wp:extent cx="1755775" cy="165735"/>
              <wp:effectExtent l="0" t="0" r="0" b="0"/>
              <wp:wrapNone/>
              <wp:docPr id="127209076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775" cy="165735"/>
                      </a:xfrm>
                      <a:prstGeom prst="rect">
                        <a:avLst/>
                      </a:prstGeom>
                    </wps:spPr>
                    <wps:txbx>
                      <w:txbxContent>
                        <w:p w14:paraId="370A4F2B" w14:textId="77777777" w:rsidR="00D4510D" w:rsidRDefault="00D4510D" w:rsidP="00D4510D">
                          <w:pPr>
                            <w:pStyle w:val="BodyText"/>
                            <w:spacing w:line="245" w:lineRule="exact"/>
                            <w:ind w:left="20"/>
                          </w:pPr>
                          <w:r>
                            <w:t>Doc.</w:t>
                          </w:r>
                          <w:r>
                            <w:rPr>
                              <w:spacing w:val="-9"/>
                            </w:rPr>
                            <w:t xml:space="preserve"> </w:t>
                          </w:r>
                          <w:r>
                            <w:t>No:</w:t>
                          </w:r>
                          <w:r>
                            <w:rPr>
                              <w:spacing w:val="-6"/>
                            </w:rPr>
                            <w:t xml:space="preserve"> </w:t>
                          </w:r>
                          <w:r>
                            <w:t>REN/IMS-HR-</w:t>
                          </w:r>
                          <w:r>
                            <w:rPr>
                              <w:spacing w:val="-2"/>
                            </w:rPr>
                            <w:t>FWP/16</w:t>
                          </w:r>
                        </w:p>
                      </w:txbxContent>
                    </wps:txbx>
                    <wps:bodyPr wrap="square" lIns="0" tIns="0" rIns="0" bIns="0" rtlCol="0">
                      <a:noAutofit/>
                    </wps:bodyPr>
                  </wps:wsp>
                </a:graphicData>
              </a:graphic>
            </wp:anchor>
          </w:drawing>
        </mc:Choice>
        <mc:Fallback>
          <w:pict>
            <v:shapetype w14:anchorId="106920AB" id="_x0000_t202" coordsize="21600,21600" o:spt="202" path="m,l,21600r21600,l21600,xe">
              <v:stroke joinstyle="miter"/>
              <v:path gradientshapeok="t" o:connecttype="rect"/>
            </v:shapetype>
            <v:shape id="_x0000_s1028" type="#_x0000_t202" style="position:absolute;margin-left:58.4pt;margin-top:800.9pt;width:138.2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" filled="f" stroked="f">
              <v:textbox inset="0,0,0,0">
                <w:txbxContent>
                  <w:p w14:paraId="370A4F2B" w14:textId="77777777" w:rsidR="00D4510D" w:rsidRDefault="00D4510D" w:rsidP="00D4510D">
                    <w:pPr>
                      <w:pStyle w:val="BodyText"/>
                      <w:spacing w:line="245" w:lineRule="exact"/>
                      <w:ind w:left="20"/>
                    </w:pPr>
                    <w:r>
                      <w:t>Doc.</w:t>
                    </w:r>
                    <w:r>
                      <w:rPr>
                        <w:spacing w:val="-9"/>
                      </w:rPr>
                      <w:t xml:space="preserve"> </w:t>
                    </w:r>
                    <w:r>
                      <w:t>No:</w:t>
                    </w:r>
                    <w:r>
                      <w:rPr>
                        <w:spacing w:val="-6"/>
                      </w:rPr>
                      <w:t xml:space="preserve"> </w:t>
                    </w:r>
                    <w:r>
                      <w:t>REN/IMS-HR-</w:t>
                    </w:r>
                    <w:r>
                      <w:rPr>
                        <w:spacing w:val="-2"/>
                      </w:rPr>
                      <w:t>FWP/16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4F2C" w14:textId="77777777" w:rsidR="00083C72" w:rsidRDefault="00083C72">
      <w:r>
        <w:separator/>
      </w:r>
    </w:p>
  </w:footnote>
  <w:footnote w:type="continuationSeparator" w:id="0">
    <w:p w14:paraId="4FCDF332" w14:textId="77777777" w:rsidR="00083C72" w:rsidRDefault="00083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F36D44" w14:paraId="2FD2D162" w14:textId="77777777" w:rsidTr="002172B7">
      <w:trPr>
        <w:trHeight w:val="806"/>
      </w:trPr>
      <w:tc>
        <w:tcPr>
          <w:tcW w:w="1980" w:type="dxa"/>
          <w:vMerge w:val="restart"/>
        </w:tcPr>
        <w:p w14:paraId="4C9B5C0F" w14:textId="77777777" w:rsidR="00F36D44" w:rsidRDefault="00F36D44" w:rsidP="00F36D44">
          <w:pPr>
            <w:pStyle w:val="TableParagraph"/>
            <w:spacing w:before="12" w:after="1"/>
            <w:rPr>
              <w:sz w:val="20"/>
            </w:rPr>
          </w:pPr>
        </w:p>
        <w:p w14:paraId="7F2778C6" w14:textId="77777777" w:rsidR="00F36D44" w:rsidRDefault="00F36D44" w:rsidP="00F36D44">
          <w:pPr>
            <w:pStyle w:val="TableParagraph"/>
            <w:ind w:left="232"/>
            <w:rPr>
              <w:sz w:val="20"/>
            </w:rPr>
          </w:pPr>
          <w:r>
            <w:rPr>
              <w:noProof/>
              <w:sz w:val="20"/>
            </w:rPr>
            <w:drawing>
              <wp:inline distT="0" distB="0" distL="0" distR="0" wp14:anchorId="172C09F7" wp14:editId="0F86F58A">
                <wp:extent cx="912253" cy="3809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912253" cy="380904"/>
                        </a:xfrm>
                        <a:prstGeom prst="rect">
                          <a:avLst/>
                        </a:prstGeom>
                      </pic:spPr>
                    </pic:pic>
                  </a:graphicData>
                </a:graphic>
              </wp:inline>
            </w:drawing>
          </w:r>
        </w:p>
      </w:tc>
      <w:tc>
        <w:tcPr>
          <w:tcW w:w="4541" w:type="dxa"/>
        </w:tcPr>
        <w:p w14:paraId="28512F27" w14:textId="77777777" w:rsidR="00F36D44" w:rsidRDefault="00F36D44" w:rsidP="00F36D44">
          <w:pPr>
            <w:pStyle w:val="TableParagraph"/>
            <w:spacing w:line="268" w:lineRule="exact"/>
            <w:ind w:left="108"/>
            <w:rPr>
              <w:b/>
            </w:rPr>
          </w:pPr>
          <w:r>
            <w:rPr>
              <w:b/>
            </w:rPr>
            <w:t>DOC</w:t>
          </w:r>
          <w:r>
            <w:rPr>
              <w:b/>
              <w:spacing w:val="-5"/>
            </w:rPr>
            <w:t xml:space="preserve"> </w:t>
          </w:r>
          <w:r>
            <w:rPr>
              <w:b/>
            </w:rPr>
            <w:t>TITLE:</w:t>
          </w:r>
          <w:r>
            <w:rPr>
              <w:b/>
              <w:spacing w:val="-2"/>
            </w:rPr>
            <w:t xml:space="preserve"> </w:t>
          </w:r>
          <w:r>
            <w:rPr>
              <w:b/>
            </w:rPr>
            <w:t>Fair</w:t>
          </w:r>
          <w:r>
            <w:rPr>
              <w:b/>
              <w:spacing w:val="-2"/>
            </w:rPr>
            <w:t xml:space="preserve"> </w:t>
          </w:r>
          <w:r>
            <w:rPr>
              <w:b/>
            </w:rPr>
            <w:t>Wage</w:t>
          </w:r>
          <w:r>
            <w:rPr>
              <w:b/>
              <w:spacing w:val="-5"/>
            </w:rPr>
            <w:t xml:space="preserve"> </w:t>
          </w:r>
          <w:r>
            <w:rPr>
              <w:b/>
              <w:spacing w:val="-2"/>
            </w:rPr>
            <w:t>Policy</w:t>
          </w:r>
        </w:p>
      </w:tc>
      <w:tc>
        <w:tcPr>
          <w:tcW w:w="3685" w:type="dxa"/>
          <w:gridSpan w:val="2"/>
        </w:tcPr>
        <w:p w14:paraId="4D8AC24F" w14:textId="77777777" w:rsidR="00F36D44" w:rsidRDefault="00F36D44" w:rsidP="00F36D44">
          <w:pPr>
            <w:pStyle w:val="TableParagraph"/>
            <w:spacing w:line="268" w:lineRule="exact"/>
            <w:ind w:left="109"/>
            <w:rPr>
              <w:b/>
            </w:rPr>
          </w:pPr>
          <w:r>
            <w:rPr>
              <w:b/>
            </w:rPr>
            <w:t>DOCUMENT</w:t>
          </w:r>
          <w:r>
            <w:rPr>
              <w:b/>
              <w:spacing w:val="-8"/>
            </w:rPr>
            <w:t xml:space="preserve"> </w:t>
          </w:r>
          <w:r>
            <w:rPr>
              <w:b/>
              <w:spacing w:val="-4"/>
            </w:rPr>
            <w:t>TYPE:</w:t>
          </w:r>
        </w:p>
        <w:p w14:paraId="5F4D340D" w14:textId="77777777" w:rsidR="00F36D44" w:rsidRDefault="00F36D44" w:rsidP="00F36D44">
          <w:pPr>
            <w:pStyle w:val="TableParagraph"/>
            <w:spacing w:before="134"/>
            <w:ind w:left="109"/>
            <w:rPr>
              <w:b/>
            </w:rPr>
          </w:pPr>
          <w:r>
            <w:rPr>
              <w:b/>
            </w:rPr>
            <w:t>IMS</w:t>
          </w:r>
          <w:r>
            <w:rPr>
              <w:b/>
              <w:spacing w:val="-4"/>
            </w:rPr>
            <w:t xml:space="preserve"> </w:t>
          </w:r>
          <w:r>
            <w:rPr>
              <w:b/>
            </w:rPr>
            <w:t>MANUAL</w:t>
          </w:r>
          <w:r>
            <w:rPr>
              <w:b/>
              <w:spacing w:val="-5"/>
            </w:rPr>
            <w:t xml:space="preserve"> </w:t>
          </w:r>
          <w:r>
            <w:rPr>
              <w:b/>
            </w:rPr>
            <w:t>LEVEL-</w:t>
          </w:r>
          <w:r>
            <w:rPr>
              <w:b/>
              <w:spacing w:val="-10"/>
            </w:rPr>
            <w:t>1</w:t>
          </w:r>
        </w:p>
      </w:tc>
    </w:tr>
    <w:tr w:rsidR="00F36D44" w14:paraId="4DE9A356" w14:textId="77777777" w:rsidTr="002172B7">
      <w:trPr>
        <w:trHeight w:val="806"/>
      </w:trPr>
      <w:tc>
        <w:tcPr>
          <w:tcW w:w="1980" w:type="dxa"/>
          <w:vMerge/>
          <w:tcBorders>
            <w:top w:val="nil"/>
          </w:tcBorders>
        </w:tcPr>
        <w:p w14:paraId="45B75D57" w14:textId="77777777" w:rsidR="00F36D44" w:rsidRDefault="00F36D44" w:rsidP="00F36D44">
          <w:pPr>
            <w:rPr>
              <w:sz w:val="2"/>
              <w:szCs w:val="2"/>
            </w:rPr>
          </w:pPr>
        </w:p>
      </w:tc>
      <w:tc>
        <w:tcPr>
          <w:tcW w:w="4541" w:type="dxa"/>
        </w:tcPr>
        <w:p w14:paraId="2684AA0C" w14:textId="77777777" w:rsidR="00F36D44" w:rsidRDefault="00F36D44" w:rsidP="00F36D44">
          <w:pPr>
            <w:pStyle w:val="TableParagraph"/>
            <w:spacing w:line="268" w:lineRule="exact"/>
            <w:ind w:left="108"/>
          </w:pPr>
          <w:r>
            <w:t>DOC.</w:t>
          </w:r>
          <w:r>
            <w:rPr>
              <w:spacing w:val="-5"/>
            </w:rPr>
            <w:t xml:space="preserve"> </w:t>
          </w:r>
          <w:r>
            <w:t>NO:</w:t>
          </w:r>
          <w:r>
            <w:rPr>
              <w:spacing w:val="39"/>
            </w:rPr>
            <w:t xml:space="preserve"> </w:t>
          </w:r>
          <w:r>
            <w:t>REN/IMS-HR-</w:t>
          </w:r>
          <w:r>
            <w:rPr>
              <w:spacing w:val="-2"/>
            </w:rPr>
            <w:t>FWP/16</w:t>
          </w:r>
        </w:p>
      </w:tc>
      <w:tc>
        <w:tcPr>
          <w:tcW w:w="2719" w:type="dxa"/>
        </w:tcPr>
        <w:p w14:paraId="4A7C6739" w14:textId="6F3FFDE2" w:rsidR="00F36D44" w:rsidRDefault="00F36D44" w:rsidP="00F36D44">
          <w:pPr>
            <w:pStyle w:val="TableParagraph"/>
            <w:spacing w:line="268" w:lineRule="exact"/>
            <w:ind w:left="109"/>
          </w:pPr>
          <w:r>
            <w:t>Revision</w:t>
          </w:r>
          <w:r>
            <w:rPr>
              <w:spacing w:val="-3"/>
            </w:rPr>
            <w:t xml:space="preserve"> </w:t>
          </w:r>
          <w:r>
            <w:t>No:</w:t>
          </w:r>
          <w:r>
            <w:rPr>
              <w:spacing w:val="-3"/>
            </w:rPr>
            <w:t xml:space="preserve"> </w:t>
          </w:r>
          <w:del w:id="43" w:author="Hetvi Topiwala" w:date="2026-04-10T16:32:00Z" w16du:dateUtc="2026-04-10T11:02:00Z">
            <w:r w:rsidDel="00F36D44">
              <w:rPr>
                <w:spacing w:val="-7"/>
              </w:rPr>
              <w:delText>01</w:delText>
            </w:r>
          </w:del>
          <w:ins w:id="44" w:author="Hetvi Topiwala" w:date="2026-04-10T16:32:00Z" w16du:dateUtc="2026-04-10T11:02:00Z">
            <w:r>
              <w:rPr>
                <w:spacing w:val="-7"/>
              </w:rPr>
              <w:t>03</w:t>
            </w:r>
          </w:ins>
        </w:p>
      </w:tc>
      <w:tc>
        <w:tcPr>
          <w:tcW w:w="966" w:type="dxa"/>
        </w:tcPr>
        <w:p w14:paraId="2190DFE2" w14:textId="0B96AE2B" w:rsidR="00F36D44" w:rsidRDefault="00F36D44" w:rsidP="00F36D44">
          <w:pPr>
            <w:pStyle w:val="TableParagraph"/>
            <w:spacing w:line="268" w:lineRule="exact"/>
            <w:ind w:left="109"/>
          </w:pPr>
          <w:r>
            <w:t>Page</w:t>
          </w:r>
          <w:r>
            <w:rPr>
              <w:spacing w:val="-5"/>
            </w:rPr>
            <w:t xml:space="preserve"> </w:t>
          </w:r>
          <w:r w:rsidRPr="00F36D44">
            <w:rPr>
              <w:spacing w:val="-5"/>
            </w:rPr>
            <w:fldChar w:fldCharType="begin"/>
          </w:r>
          <w:r w:rsidRPr="00F36D44">
            <w:rPr>
              <w:spacing w:val="-5"/>
            </w:rPr>
            <w:instrText xml:space="preserve"> PAGE   \* MERGEFORMAT </w:instrText>
          </w:r>
          <w:r w:rsidRPr="00F36D44">
            <w:rPr>
              <w:spacing w:val="-5"/>
            </w:rPr>
            <w:fldChar w:fldCharType="separate"/>
          </w:r>
          <w:r w:rsidRPr="00F36D44">
            <w:rPr>
              <w:noProof/>
              <w:spacing w:val="-5"/>
            </w:rPr>
            <w:t>1</w:t>
          </w:r>
          <w:r w:rsidRPr="00F36D44">
            <w:rPr>
              <w:noProof/>
              <w:spacing w:val="-5"/>
            </w:rPr>
            <w:fldChar w:fldCharType="end"/>
          </w:r>
        </w:p>
      </w:tc>
    </w:tr>
  </w:tbl>
  <w:p w14:paraId="56BF285F" w14:textId="77777777" w:rsidR="00F36D44" w:rsidRDefault="00F36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F36D44" w14:paraId="266DC2FE" w14:textId="77777777" w:rsidTr="002172B7">
      <w:trPr>
        <w:trHeight w:val="537"/>
      </w:trPr>
      <w:tc>
        <w:tcPr>
          <w:tcW w:w="1980" w:type="dxa"/>
          <w:vMerge w:val="restart"/>
        </w:tcPr>
        <w:p w14:paraId="18D72CA8" w14:textId="77777777" w:rsidR="00F36D44" w:rsidRDefault="00F36D44" w:rsidP="00F36D44">
          <w:pPr>
            <w:pStyle w:val="TableParagraph"/>
            <w:spacing w:before="27"/>
            <w:rPr>
              <w:rFonts w:ascii="Times New Roman"/>
              <w:sz w:val="20"/>
            </w:rPr>
          </w:pPr>
        </w:p>
        <w:p w14:paraId="11D8D5D7" w14:textId="77777777" w:rsidR="00F36D44" w:rsidRDefault="00F36D44" w:rsidP="00F36D44">
          <w:pPr>
            <w:pStyle w:val="TableParagraph"/>
            <w:ind w:left="232"/>
            <w:rPr>
              <w:rFonts w:ascii="Times New Roman"/>
              <w:sz w:val="20"/>
            </w:rPr>
          </w:pPr>
          <w:r>
            <w:rPr>
              <w:rFonts w:ascii="Times New Roman"/>
              <w:noProof/>
              <w:sz w:val="20"/>
            </w:rPr>
            <w:drawing>
              <wp:inline distT="0" distB="0" distL="0" distR="0" wp14:anchorId="30819A81" wp14:editId="7711032D">
                <wp:extent cx="922742" cy="38138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922742" cy="381380"/>
                        </a:xfrm>
                        <a:prstGeom prst="rect">
                          <a:avLst/>
                        </a:prstGeom>
                      </pic:spPr>
                    </pic:pic>
                  </a:graphicData>
                </a:graphic>
              </wp:inline>
            </w:drawing>
          </w:r>
        </w:p>
      </w:tc>
      <w:tc>
        <w:tcPr>
          <w:tcW w:w="4541" w:type="dxa"/>
        </w:tcPr>
        <w:p w14:paraId="46906469" w14:textId="77777777" w:rsidR="00F36D44" w:rsidRDefault="00F36D44" w:rsidP="00F36D44">
          <w:pPr>
            <w:pStyle w:val="TableParagraph"/>
            <w:spacing w:line="268" w:lineRule="exact"/>
            <w:ind w:left="108"/>
            <w:rPr>
              <w:b/>
            </w:rPr>
          </w:pPr>
          <w:r>
            <w:rPr>
              <w:b/>
            </w:rPr>
            <w:t>DOC</w:t>
          </w:r>
          <w:r>
            <w:rPr>
              <w:b/>
              <w:spacing w:val="-5"/>
            </w:rPr>
            <w:t xml:space="preserve"> </w:t>
          </w:r>
          <w:r>
            <w:rPr>
              <w:b/>
            </w:rPr>
            <w:t>TITLE:</w:t>
          </w:r>
          <w:r>
            <w:rPr>
              <w:b/>
              <w:spacing w:val="-2"/>
            </w:rPr>
            <w:t xml:space="preserve"> </w:t>
          </w:r>
          <w:r>
            <w:rPr>
              <w:b/>
            </w:rPr>
            <w:t>Fair</w:t>
          </w:r>
          <w:r>
            <w:rPr>
              <w:b/>
              <w:spacing w:val="-2"/>
            </w:rPr>
            <w:t xml:space="preserve"> </w:t>
          </w:r>
          <w:r>
            <w:rPr>
              <w:b/>
            </w:rPr>
            <w:t>Wage</w:t>
          </w:r>
          <w:r>
            <w:rPr>
              <w:b/>
              <w:spacing w:val="-5"/>
            </w:rPr>
            <w:t xml:space="preserve"> </w:t>
          </w:r>
          <w:r>
            <w:rPr>
              <w:b/>
              <w:spacing w:val="-2"/>
            </w:rPr>
            <w:t>Policy</w:t>
          </w:r>
        </w:p>
      </w:tc>
      <w:tc>
        <w:tcPr>
          <w:tcW w:w="3685" w:type="dxa"/>
          <w:gridSpan w:val="2"/>
        </w:tcPr>
        <w:p w14:paraId="2C68D8AD" w14:textId="77777777" w:rsidR="00F36D44" w:rsidRDefault="00F36D44" w:rsidP="00F36D44">
          <w:pPr>
            <w:pStyle w:val="TableParagraph"/>
            <w:spacing w:line="268" w:lineRule="exact"/>
            <w:ind w:left="109"/>
            <w:rPr>
              <w:b/>
            </w:rPr>
          </w:pPr>
          <w:r>
            <w:rPr>
              <w:b/>
            </w:rPr>
            <w:t>DOCUMENT</w:t>
          </w:r>
          <w:r>
            <w:rPr>
              <w:b/>
              <w:spacing w:val="-8"/>
            </w:rPr>
            <w:t xml:space="preserve"> </w:t>
          </w:r>
          <w:r>
            <w:rPr>
              <w:b/>
              <w:spacing w:val="-4"/>
            </w:rPr>
            <w:t>TYPE:</w:t>
          </w:r>
        </w:p>
        <w:p w14:paraId="4D4D3818" w14:textId="77777777" w:rsidR="00F36D44" w:rsidRDefault="00F36D44" w:rsidP="00F36D44">
          <w:pPr>
            <w:pStyle w:val="TableParagraph"/>
            <w:spacing w:line="249" w:lineRule="exact"/>
            <w:ind w:left="109"/>
            <w:rPr>
              <w:b/>
            </w:rPr>
          </w:pPr>
          <w:r>
            <w:rPr>
              <w:b/>
            </w:rPr>
            <w:t>IMS</w:t>
          </w:r>
          <w:r>
            <w:rPr>
              <w:b/>
              <w:spacing w:val="-4"/>
            </w:rPr>
            <w:t xml:space="preserve"> </w:t>
          </w:r>
          <w:r>
            <w:rPr>
              <w:b/>
            </w:rPr>
            <w:t>MANUAL</w:t>
          </w:r>
          <w:r>
            <w:rPr>
              <w:b/>
              <w:spacing w:val="-5"/>
            </w:rPr>
            <w:t xml:space="preserve"> </w:t>
          </w:r>
          <w:r>
            <w:rPr>
              <w:b/>
            </w:rPr>
            <w:t>LEVEL-</w:t>
          </w:r>
          <w:r>
            <w:rPr>
              <w:b/>
              <w:spacing w:val="-10"/>
            </w:rPr>
            <w:t>1</w:t>
          </w:r>
        </w:p>
      </w:tc>
    </w:tr>
    <w:tr w:rsidR="00F36D44" w14:paraId="7D9DF9B5" w14:textId="77777777" w:rsidTr="002172B7">
      <w:trPr>
        <w:trHeight w:val="546"/>
      </w:trPr>
      <w:tc>
        <w:tcPr>
          <w:tcW w:w="1980" w:type="dxa"/>
          <w:vMerge/>
          <w:tcBorders>
            <w:top w:val="nil"/>
          </w:tcBorders>
        </w:tcPr>
        <w:p w14:paraId="5BDE4EAE" w14:textId="77777777" w:rsidR="00F36D44" w:rsidRDefault="00F36D44" w:rsidP="00F36D44">
          <w:pPr>
            <w:rPr>
              <w:sz w:val="2"/>
              <w:szCs w:val="2"/>
            </w:rPr>
          </w:pPr>
        </w:p>
      </w:tc>
      <w:tc>
        <w:tcPr>
          <w:tcW w:w="4541" w:type="dxa"/>
        </w:tcPr>
        <w:p w14:paraId="7A7D6331" w14:textId="77777777" w:rsidR="00F36D44" w:rsidRDefault="00F36D44" w:rsidP="00F36D44">
          <w:pPr>
            <w:pStyle w:val="TableParagraph"/>
            <w:spacing w:line="268" w:lineRule="exact"/>
            <w:ind w:left="108"/>
          </w:pPr>
          <w:r>
            <w:t>DOC.</w:t>
          </w:r>
          <w:r>
            <w:rPr>
              <w:spacing w:val="-5"/>
            </w:rPr>
            <w:t xml:space="preserve"> </w:t>
          </w:r>
          <w:r>
            <w:t>NO:</w:t>
          </w:r>
          <w:r>
            <w:rPr>
              <w:spacing w:val="39"/>
            </w:rPr>
            <w:t xml:space="preserve"> </w:t>
          </w:r>
          <w:r>
            <w:t>REN/IMS-HR-</w:t>
          </w:r>
          <w:r>
            <w:rPr>
              <w:spacing w:val="-2"/>
            </w:rPr>
            <w:t>FWP/16</w:t>
          </w:r>
        </w:p>
      </w:tc>
      <w:tc>
        <w:tcPr>
          <w:tcW w:w="2719" w:type="dxa"/>
        </w:tcPr>
        <w:p w14:paraId="375343EA" w14:textId="580D71D4" w:rsidR="00F36D44" w:rsidRDefault="00F36D44" w:rsidP="00F36D44">
          <w:pPr>
            <w:pStyle w:val="TableParagraph"/>
            <w:spacing w:line="268" w:lineRule="exact"/>
            <w:ind w:left="109"/>
          </w:pPr>
          <w:r>
            <w:t>Revision</w:t>
          </w:r>
          <w:r>
            <w:rPr>
              <w:spacing w:val="-3"/>
            </w:rPr>
            <w:t xml:space="preserve"> </w:t>
          </w:r>
          <w:r>
            <w:t>No:</w:t>
          </w:r>
          <w:r>
            <w:rPr>
              <w:spacing w:val="-3"/>
            </w:rPr>
            <w:t xml:space="preserve"> </w:t>
          </w:r>
          <w:del w:id="45" w:author="Hetvi Topiwala" w:date="2026-04-10T16:32:00Z" w16du:dateUtc="2026-04-10T11:02:00Z">
            <w:r w:rsidDel="00F36D44">
              <w:rPr>
                <w:spacing w:val="-7"/>
              </w:rPr>
              <w:delText>01</w:delText>
            </w:r>
          </w:del>
          <w:ins w:id="46" w:author="Hetvi Topiwala" w:date="2026-04-10T16:32:00Z" w16du:dateUtc="2026-04-10T11:02:00Z">
            <w:r>
              <w:rPr>
                <w:spacing w:val="-7"/>
              </w:rPr>
              <w:t>03</w:t>
            </w:r>
          </w:ins>
        </w:p>
      </w:tc>
      <w:tc>
        <w:tcPr>
          <w:tcW w:w="966" w:type="dxa"/>
        </w:tcPr>
        <w:p w14:paraId="10613E41" w14:textId="77777777" w:rsidR="00F36D44" w:rsidRDefault="00F36D44" w:rsidP="00F36D44">
          <w:pPr>
            <w:pStyle w:val="TableParagraph"/>
            <w:spacing w:line="268" w:lineRule="exact"/>
            <w:ind w:left="109"/>
          </w:pPr>
          <w:r>
            <w:t>Page</w:t>
          </w:r>
          <w:r>
            <w:rPr>
              <w:spacing w:val="-5"/>
            </w:rPr>
            <w:t xml:space="preserve"> </w:t>
          </w:r>
          <w:r>
            <w:rPr>
              <w:spacing w:val="-10"/>
            </w:rPr>
            <w:t>1</w:t>
          </w:r>
        </w:p>
      </w:tc>
    </w:tr>
  </w:tbl>
  <w:p w14:paraId="5B1655A0" w14:textId="77777777" w:rsidR="00F36D44" w:rsidRPr="00F36D44" w:rsidRDefault="00F36D44" w:rsidP="00F36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B21B9"/>
    <w:multiLevelType w:val="hybridMultilevel"/>
    <w:tmpl w:val="C42A28B6"/>
    <w:lvl w:ilvl="0" w:tplc="5CE8AD1A">
      <w:start w:val="1"/>
      <w:numFmt w:val="decimal"/>
      <w:lvlText w:val="%1."/>
      <w:lvlJc w:val="left"/>
      <w:pPr>
        <w:ind w:left="874" w:hanging="219"/>
        <w:jc w:val="right"/>
      </w:pPr>
      <w:rPr>
        <w:rFonts w:hint="default"/>
        <w:spacing w:val="0"/>
        <w:w w:val="100"/>
        <w:lang w:val="en-US" w:eastAsia="en-US" w:bidi="ar-SA"/>
      </w:rPr>
    </w:lvl>
    <w:lvl w:ilvl="1" w:tplc="5636DEA8">
      <w:numFmt w:val="bullet"/>
      <w:lvlText w:val=""/>
      <w:lvlJc w:val="left"/>
      <w:pPr>
        <w:ind w:left="1519" w:hanging="360"/>
      </w:pPr>
      <w:rPr>
        <w:rFonts w:ascii="Symbol" w:eastAsia="Symbol" w:hAnsi="Symbol" w:cs="Symbol" w:hint="default"/>
        <w:b w:val="0"/>
        <w:bCs w:val="0"/>
        <w:i w:val="0"/>
        <w:iCs w:val="0"/>
        <w:spacing w:val="0"/>
        <w:w w:val="100"/>
        <w:sz w:val="22"/>
        <w:szCs w:val="22"/>
        <w:lang w:val="en-US" w:eastAsia="en-US" w:bidi="ar-SA"/>
      </w:rPr>
    </w:lvl>
    <w:lvl w:ilvl="2" w:tplc="8250AE06">
      <w:numFmt w:val="bullet"/>
      <w:lvlText w:val="•"/>
      <w:lvlJc w:val="left"/>
      <w:pPr>
        <w:ind w:left="1520" w:hanging="360"/>
      </w:pPr>
      <w:rPr>
        <w:rFonts w:hint="default"/>
        <w:lang w:val="en-US" w:eastAsia="en-US" w:bidi="ar-SA"/>
      </w:rPr>
    </w:lvl>
    <w:lvl w:ilvl="3" w:tplc="C4A229F4">
      <w:numFmt w:val="bullet"/>
      <w:lvlText w:val="•"/>
      <w:lvlJc w:val="left"/>
      <w:pPr>
        <w:ind w:left="2641" w:hanging="360"/>
      </w:pPr>
      <w:rPr>
        <w:rFonts w:hint="default"/>
        <w:lang w:val="en-US" w:eastAsia="en-US" w:bidi="ar-SA"/>
      </w:rPr>
    </w:lvl>
    <w:lvl w:ilvl="4" w:tplc="EEAA90A2">
      <w:numFmt w:val="bullet"/>
      <w:lvlText w:val="•"/>
      <w:lvlJc w:val="left"/>
      <w:pPr>
        <w:ind w:left="3762" w:hanging="360"/>
      </w:pPr>
      <w:rPr>
        <w:rFonts w:hint="default"/>
        <w:lang w:val="en-US" w:eastAsia="en-US" w:bidi="ar-SA"/>
      </w:rPr>
    </w:lvl>
    <w:lvl w:ilvl="5" w:tplc="3CF4EC28">
      <w:numFmt w:val="bullet"/>
      <w:lvlText w:val="•"/>
      <w:lvlJc w:val="left"/>
      <w:pPr>
        <w:ind w:left="4883" w:hanging="360"/>
      </w:pPr>
      <w:rPr>
        <w:rFonts w:hint="default"/>
        <w:lang w:val="en-US" w:eastAsia="en-US" w:bidi="ar-SA"/>
      </w:rPr>
    </w:lvl>
    <w:lvl w:ilvl="6" w:tplc="625E05EE">
      <w:numFmt w:val="bullet"/>
      <w:lvlText w:val="•"/>
      <w:lvlJc w:val="left"/>
      <w:pPr>
        <w:ind w:left="6005" w:hanging="360"/>
      </w:pPr>
      <w:rPr>
        <w:rFonts w:hint="default"/>
        <w:lang w:val="en-US" w:eastAsia="en-US" w:bidi="ar-SA"/>
      </w:rPr>
    </w:lvl>
    <w:lvl w:ilvl="7" w:tplc="CD3AB2FA">
      <w:numFmt w:val="bullet"/>
      <w:lvlText w:val="•"/>
      <w:lvlJc w:val="left"/>
      <w:pPr>
        <w:ind w:left="7126" w:hanging="360"/>
      </w:pPr>
      <w:rPr>
        <w:rFonts w:hint="default"/>
        <w:lang w:val="en-US" w:eastAsia="en-US" w:bidi="ar-SA"/>
      </w:rPr>
    </w:lvl>
    <w:lvl w:ilvl="8" w:tplc="D3A06314">
      <w:numFmt w:val="bullet"/>
      <w:lvlText w:val="•"/>
      <w:lvlJc w:val="left"/>
      <w:pPr>
        <w:ind w:left="8247" w:hanging="360"/>
      </w:pPr>
      <w:rPr>
        <w:rFonts w:hint="default"/>
        <w:lang w:val="en-US" w:eastAsia="en-US" w:bidi="ar-SA"/>
      </w:rPr>
    </w:lvl>
  </w:abstractNum>
  <w:abstractNum w:abstractNumId="1" w15:restartNumberingAfterBreak="0">
    <w:nsid w:val="7F3152E7"/>
    <w:multiLevelType w:val="hybridMultilevel"/>
    <w:tmpl w:val="7D161948"/>
    <w:lvl w:ilvl="0" w:tplc="40090001">
      <w:start w:val="1"/>
      <w:numFmt w:val="bullet"/>
      <w:lvlText w:val=""/>
      <w:lvlJc w:val="left"/>
      <w:pPr>
        <w:ind w:left="1879" w:hanging="360"/>
      </w:pPr>
      <w:rPr>
        <w:rFonts w:ascii="Symbol" w:hAnsi="Symbol" w:hint="default"/>
      </w:rPr>
    </w:lvl>
    <w:lvl w:ilvl="1" w:tplc="40090003" w:tentative="1">
      <w:start w:val="1"/>
      <w:numFmt w:val="bullet"/>
      <w:lvlText w:val="o"/>
      <w:lvlJc w:val="left"/>
      <w:pPr>
        <w:ind w:left="2599" w:hanging="360"/>
      </w:pPr>
      <w:rPr>
        <w:rFonts w:ascii="Courier New" w:hAnsi="Courier New" w:cs="Courier New" w:hint="default"/>
      </w:rPr>
    </w:lvl>
    <w:lvl w:ilvl="2" w:tplc="40090005" w:tentative="1">
      <w:start w:val="1"/>
      <w:numFmt w:val="bullet"/>
      <w:lvlText w:val=""/>
      <w:lvlJc w:val="left"/>
      <w:pPr>
        <w:ind w:left="3319" w:hanging="360"/>
      </w:pPr>
      <w:rPr>
        <w:rFonts w:ascii="Wingdings" w:hAnsi="Wingdings" w:hint="default"/>
      </w:rPr>
    </w:lvl>
    <w:lvl w:ilvl="3" w:tplc="40090001" w:tentative="1">
      <w:start w:val="1"/>
      <w:numFmt w:val="bullet"/>
      <w:lvlText w:val=""/>
      <w:lvlJc w:val="left"/>
      <w:pPr>
        <w:ind w:left="4039" w:hanging="360"/>
      </w:pPr>
      <w:rPr>
        <w:rFonts w:ascii="Symbol" w:hAnsi="Symbol" w:hint="default"/>
      </w:rPr>
    </w:lvl>
    <w:lvl w:ilvl="4" w:tplc="40090003" w:tentative="1">
      <w:start w:val="1"/>
      <w:numFmt w:val="bullet"/>
      <w:lvlText w:val="o"/>
      <w:lvlJc w:val="left"/>
      <w:pPr>
        <w:ind w:left="4759" w:hanging="360"/>
      </w:pPr>
      <w:rPr>
        <w:rFonts w:ascii="Courier New" w:hAnsi="Courier New" w:cs="Courier New" w:hint="default"/>
      </w:rPr>
    </w:lvl>
    <w:lvl w:ilvl="5" w:tplc="40090005" w:tentative="1">
      <w:start w:val="1"/>
      <w:numFmt w:val="bullet"/>
      <w:lvlText w:val=""/>
      <w:lvlJc w:val="left"/>
      <w:pPr>
        <w:ind w:left="5479" w:hanging="360"/>
      </w:pPr>
      <w:rPr>
        <w:rFonts w:ascii="Wingdings" w:hAnsi="Wingdings" w:hint="default"/>
      </w:rPr>
    </w:lvl>
    <w:lvl w:ilvl="6" w:tplc="40090001" w:tentative="1">
      <w:start w:val="1"/>
      <w:numFmt w:val="bullet"/>
      <w:lvlText w:val=""/>
      <w:lvlJc w:val="left"/>
      <w:pPr>
        <w:ind w:left="6199" w:hanging="360"/>
      </w:pPr>
      <w:rPr>
        <w:rFonts w:ascii="Symbol" w:hAnsi="Symbol" w:hint="default"/>
      </w:rPr>
    </w:lvl>
    <w:lvl w:ilvl="7" w:tplc="40090003" w:tentative="1">
      <w:start w:val="1"/>
      <w:numFmt w:val="bullet"/>
      <w:lvlText w:val="o"/>
      <w:lvlJc w:val="left"/>
      <w:pPr>
        <w:ind w:left="6919" w:hanging="360"/>
      </w:pPr>
      <w:rPr>
        <w:rFonts w:ascii="Courier New" w:hAnsi="Courier New" w:cs="Courier New" w:hint="default"/>
      </w:rPr>
    </w:lvl>
    <w:lvl w:ilvl="8" w:tplc="40090005" w:tentative="1">
      <w:start w:val="1"/>
      <w:numFmt w:val="bullet"/>
      <w:lvlText w:val=""/>
      <w:lvlJc w:val="left"/>
      <w:pPr>
        <w:ind w:left="7639" w:hanging="360"/>
      </w:pPr>
      <w:rPr>
        <w:rFonts w:ascii="Wingdings" w:hAnsi="Wingdings" w:hint="default"/>
      </w:rPr>
    </w:lvl>
  </w:abstractNum>
  <w:num w:numId="1" w16cid:durableId="201135554">
    <w:abstractNumId w:val="0"/>
  </w:num>
  <w:num w:numId="2" w16cid:durableId="17666563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trackRevisions/>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4613"/>
    <w:rsid w:val="00083C72"/>
    <w:rsid w:val="00395E0D"/>
    <w:rsid w:val="004E08FF"/>
    <w:rsid w:val="005E1A72"/>
    <w:rsid w:val="005F376A"/>
    <w:rsid w:val="00984613"/>
    <w:rsid w:val="00AA7DB9"/>
    <w:rsid w:val="00B44721"/>
    <w:rsid w:val="00B91639"/>
    <w:rsid w:val="00C17280"/>
    <w:rsid w:val="00CD2C4A"/>
    <w:rsid w:val="00D0602D"/>
    <w:rsid w:val="00D4510D"/>
    <w:rsid w:val="00D64077"/>
    <w:rsid w:val="00DF45FA"/>
    <w:rsid w:val="00E93E6B"/>
    <w:rsid w:val="00EF6991"/>
    <w:rsid w:val="00F36D44"/>
    <w:rsid w:val="00FA0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6FE27"/>
  <w15:docId w15:val="{8E502EB6-C47C-406F-BE65-87B672566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71" w:hanging="358"/>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519" w:hanging="360"/>
    </w:pPr>
  </w:style>
  <w:style w:type="paragraph" w:customStyle="1" w:styleId="TableParagraph">
    <w:name w:val="Table Paragraph"/>
    <w:basedOn w:val="Normal"/>
    <w:uiPriority w:val="1"/>
    <w:qFormat/>
  </w:style>
  <w:style w:type="table" w:styleId="TableGrid">
    <w:name w:val="Table Grid"/>
    <w:basedOn w:val="TableNormal"/>
    <w:uiPriority w:val="39"/>
    <w:rsid w:val="00E93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4510D"/>
    <w:pPr>
      <w:widowControl/>
      <w:autoSpaceDE/>
      <w:autoSpaceDN/>
    </w:pPr>
    <w:rPr>
      <w:rFonts w:ascii="Calibri" w:eastAsia="Calibri" w:hAnsi="Calibri" w:cs="Calibri"/>
    </w:rPr>
  </w:style>
  <w:style w:type="paragraph" w:styleId="Header">
    <w:name w:val="header"/>
    <w:basedOn w:val="Normal"/>
    <w:link w:val="HeaderChar"/>
    <w:uiPriority w:val="99"/>
    <w:unhideWhenUsed/>
    <w:rsid w:val="00D4510D"/>
    <w:pPr>
      <w:tabs>
        <w:tab w:val="center" w:pos="4513"/>
        <w:tab w:val="right" w:pos="9026"/>
      </w:tabs>
    </w:pPr>
  </w:style>
  <w:style w:type="character" w:customStyle="1" w:styleId="HeaderChar">
    <w:name w:val="Header Char"/>
    <w:basedOn w:val="DefaultParagraphFont"/>
    <w:link w:val="Header"/>
    <w:uiPriority w:val="99"/>
    <w:rsid w:val="00D4510D"/>
    <w:rPr>
      <w:rFonts w:ascii="Calibri" w:eastAsia="Calibri" w:hAnsi="Calibri" w:cs="Calibri"/>
    </w:rPr>
  </w:style>
  <w:style w:type="paragraph" w:styleId="Footer">
    <w:name w:val="footer"/>
    <w:basedOn w:val="Normal"/>
    <w:link w:val="FooterChar"/>
    <w:uiPriority w:val="99"/>
    <w:unhideWhenUsed/>
    <w:rsid w:val="00D4510D"/>
    <w:pPr>
      <w:tabs>
        <w:tab w:val="center" w:pos="4513"/>
        <w:tab w:val="right" w:pos="9026"/>
      </w:tabs>
    </w:pPr>
  </w:style>
  <w:style w:type="character" w:customStyle="1" w:styleId="FooterChar">
    <w:name w:val="Footer Char"/>
    <w:basedOn w:val="DefaultParagraphFont"/>
    <w:link w:val="Footer"/>
    <w:uiPriority w:val="99"/>
    <w:rsid w:val="00D4510D"/>
    <w:rPr>
      <w:rFonts w:ascii="Calibri" w:eastAsia="Calibri" w:hAnsi="Calibri" w:cs="Calibri"/>
    </w:rPr>
  </w:style>
  <w:style w:type="character" w:customStyle="1" w:styleId="BodyTextChar">
    <w:name w:val="Body Text Char"/>
    <w:basedOn w:val="DefaultParagraphFont"/>
    <w:link w:val="BodyText"/>
    <w:uiPriority w:val="1"/>
    <w:rsid w:val="00D4510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Purva Salunke</dc:creator>
  <cp:lastModifiedBy>Hetvi Topiwala</cp:lastModifiedBy>
  <cp:revision>10</cp:revision>
  <dcterms:created xsi:type="dcterms:W3CDTF">2025-02-14T05:31:00Z</dcterms:created>
  <dcterms:modified xsi:type="dcterms:W3CDTF">2026-04-15T10:14:00Z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2021</vt:lpwstr>
  </property>
  <property fmtid="{D5CDD505-2E9C-101B-9397-08002B2CF9AE}" pid="4" name="LastSaved">
    <vt:filetime>2025-02-14T00:00:00Z</vt:filetime>
  </property>
  <property fmtid="{D5CDD505-2E9C-101B-9397-08002B2CF9AE}" pid="5" name="Producer">
    <vt:lpwstr>Microsoft® Word 2021</vt:lpwstr>
  </property>
</Properties>
</file>