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4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06"/>
        <w:gridCol w:w="1195"/>
        <w:gridCol w:w="2235"/>
        <w:gridCol w:w="1590"/>
        <w:gridCol w:w="1685"/>
      </w:tblGrid>
      <w:tr w:rsidR="006E6DFD" w14:paraId="37C5ED73" w14:textId="77777777">
        <w:trPr>
          <w:trHeight w:val="601"/>
        </w:trPr>
        <w:tc>
          <w:tcPr>
            <w:tcW w:w="2506" w:type="dxa"/>
            <w:vMerge w:val="restart"/>
            <w:tcBorders>
              <w:left w:val="single" w:sz="4" w:space="0" w:color="000000"/>
              <w:bottom w:val="single" w:sz="4" w:space="0" w:color="000000"/>
            </w:tcBorders>
          </w:tcPr>
          <w:p w14:paraId="5D970F6B" w14:textId="77777777" w:rsidR="006E6DFD" w:rsidRDefault="006E6DFD">
            <w:pPr>
              <w:pStyle w:val="TableParagraph"/>
              <w:spacing w:before="41"/>
              <w:rPr>
                <w:rFonts w:ascii="Times New Roman"/>
                <w:sz w:val="20"/>
              </w:rPr>
            </w:pPr>
          </w:p>
          <w:p w14:paraId="07375ABC" w14:textId="77777777" w:rsidR="006E6DFD" w:rsidRDefault="00000000">
            <w:pPr>
              <w:pStyle w:val="TableParagraph"/>
              <w:ind w:left="531"/>
              <w:rPr>
                <w:rFonts w:ascii="Times New Roman"/>
                <w:sz w:val="20"/>
              </w:rPr>
            </w:pPr>
            <w:r>
              <w:rPr>
                <w:rFonts w:ascii="Times New Roman"/>
                <w:noProof/>
                <w:sz w:val="20"/>
              </w:rPr>
              <w:drawing>
                <wp:inline distT="0" distB="0" distL="0" distR="0" wp14:anchorId="67DD59B3" wp14:editId="31C72934">
                  <wp:extent cx="1042326" cy="43167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42326" cy="431673"/>
                          </a:xfrm>
                          <a:prstGeom prst="rect">
                            <a:avLst/>
                          </a:prstGeom>
                        </pic:spPr>
                      </pic:pic>
                    </a:graphicData>
                  </a:graphic>
                </wp:inline>
              </w:drawing>
            </w:r>
          </w:p>
        </w:tc>
        <w:tc>
          <w:tcPr>
            <w:tcW w:w="6705" w:type="dxa"/>
            <w:gridSpan w:val="4"/>
            <w:tcBorders>
              <w:right w:val="single" w:sz="4" w:space="0" w:color="000000"/>
            </w:tcBorders>
          </w:tcPr>
          <w:p w14:paraId="71A0901F" w14:textId="77777777" w:rsidR="006E6DFD" w:rsidRDefault="00000000">
            <w:pPr>
              <w:pStyle w:val="TableParagraph"/>
              <w:spacing w:before="152"/>
              <w:ind w:left="239"/>
              <w:rPr>
                <w:b/>
                <w:sz w:val="24"/>
              </w:rPr>
            </w:pPr>
            <w:r>
              <w:rPr>
                <w:b/>
                <w:sz w:val="24"/>
              </w:rPr>
              <w:t>DOC</w:t>
            </w:r>
            <w:r>
              <w:rPr>
                <w:b/>
                <w:spacing w:val="-4"/>
                <w:sz w:val="24"/>
              </w:rPr>
              <w:t xml:space="preserve"> </w:t>
            </w:r>
            <w:r>
              <w:rPr>
                <w:b/>
                <w:sz w:val="24"/>
              </w:rPr>
              <w:t>TITLE:</w:t>
            </w:r>
            <w:r>
              <w:rPr>
                <w:b/>
                <w:spacing w:val="-3"/>
                <w:sz w:val="24"/>
              </w:rPr>
              <w:t xml:space="preserve"> </w:t>
            </w:r>
            <w:r>
              <w:rPr>
                <w:b/>
                <w:sz w:val="24"/>
              </w:rPr>
              <w:t>Green</w:t>
            </w:r>
            <w:r>
              <w:rPr>
                <w:b/>
                <w:spacing w:val="-2"/>
                <w:sz w:val="24"/>
              </w:rPr>
              <w:t xml:space="preserve"> </w:t>
            </w:r>
            <w:r>
              <w:rPr>
                <w:b/>
                <w:sz w:val="24"/>
              </w:rPr>
              <w:t>Supply</w:t>
            </w:r>
            <w:r>
              <w:rPr>
                <w:b/>
                <w:spacing w:val="-4"/>
                <w:sz w:val="24"/>
              </w:rPr>
              <w:t xml:space="preserve"> Chain</w:t>
            </w:r>
          </w:p>
        </w:tc>
      </w:tr>
      <w:tr w:rsidR="006E6DFD" w14:paraId="18FF793B" w14:textId="77777777">
        <w:trPr>
          <w:trHeight w:val="688"/>
        </w:trPr>
        <w:tc>
          <w:tcPr>
            <w:tcW w:w="2506" w:type="dxa"/>
            <w:vMerge/>
            <w:tcBorders>
              <w:top w:val="nil"/>
              <w:left w:val="single" w:sz="4" w:space="0" w:color="000000"/>
              <w:bottom w:val="single" w:sz="4" w:space="0" w:color="000000"/>
            </w:tcBorders>
          </w:tcPr>
          <w:p w14:paraId="3F3315BE" w14:textId="77777777" w:rsidR="006E6DFD" w:rsidRDefault="006E6DFD">
            <w:pPr>
              <w:rPr>
                <w:sz w:val="2"/>
                <w:szCs w:val="2"/>
              </w:rPr>
            </w:pPr>
          </w:p>
        </w:tc>
        <w:tc>
          <w:tcPr>
            <w:tcW w:w="6705" w:type="dxa"/>
            <w:gridSpan w:val="4"/>
            <w:tcBorders>
              <w:bottom w:val="single" w:sz="4" w:space="0" w:color="000000"/>
              <w:right w:val="single" w:sz="4" w:space="0" w:color="000000"/>
            </w:tcBorders>
          </w:tcPr>
          <w:p w14:paraId="25D5E002" w14:textId="77777777" w:rsidR="006E6DFD" w:rsidRDefault="00000000">
            <w:pPr>
              <w:pStyle w:val="TableParagraph"/>
              <w:spacing w:before="49"/>
              <w:ind w:left="239"/>
              <w:rPr>
                <w:b/>
                <w:sz w:val="24"/>
              </w:rPr>
            </w:pPr>
            <w:r>
              <w:rPr>
                <w:b/>
              </w:rPr>
              <w:t>DOC</w:t>
            </w:r>
            <w:r>
              <w:rPr>
                <w:b/>
                <w:spacing w:val="-5"/>
              </w:rPr>
              <w:t xml:space="preserve"> </w:t>
            </w:r>
            <w:r>
              <w:rPr>
                <w:b/>
              </w:rPr>
              <w:t>TYPE:</w:t>
            </w:r>
            <w:r>
              <w:rPr>
                <w:b/>
                <w:spacing w:val="-6"/>
              </w:rPr>
              <w:t xml:space="preserve"> </w:t>
            </w:r>
            <w:r>
              <w:rPr>
                <w:b/>
                <w:sz w:val="24"/>
              </w:rPr>
              <w:t>IMS</w:t>
            </w:r>
            <w:r>
              <w:rPr>
                <w:b/>
                <w:spacing w:val="-3"/>
                <w:sz w:val="24"/>
              </w:rPr>
              <w:t xml:space="preserve"> </w:t>
            </w:r>
            <w:r>
              <w:rPr>
                <w:b/>
                <w:sz w:val="24"/>
              </w:rPr>
              <w:t>MANUAL</w:t>
            </w:r>
            <w:r>
              <w:rPr>
                <w:b/>
                <w:spacing w:val="-5"/>
                <w:sz w:val="24"/>
              </w:rPr>
              <w:t xml:space="preserve"> </w:t>
            </w:r>
            <w:r>
              <w:rPr>
                <w:b/>
                <w:sz w:val="24"/>
              </w:rPr>
              <w:t>LEVEL-</w:t>
            </w:r>
            <w:r>
              <w:rPr>
                <w:b/>
                <w:spacing w:val="-10"/>
                <w:sz w:val="24"/>
              </w:rPr>
              <w:t>1</w:t>
            </w:r>
          </w:p>
        </w:tc>
      </w:tr>
      <w:tr w:rsidR="006E6DFD" w14:paraId="19317FE6" w14:textId="77777777">
        <w:trPr>
          <w:trHeight w:val="513"/>
        </w:trPr>
        <w:tc>
          <w:tcPr>
            <w:tcW w:w="3701" w:type="dxa"/>
            <w:gridSpan w:val="2"/>
            <w:tcBorders>
              <w:top w:val="single" w:sz="4" w:space="0" w:color="000000"/>
              <w:left w:val="single" w:sz="4" w:space="0" w:color="000000"/>
              <w:bottom w:val="single" w:sz="4" w:space="0" w:color="000000"/>
            </w:tcBorders>
          </w:tcPr>
          <w:p w14:paraId="1BDA915F" w14:textId="77777777" w:rsidR="006E6DFD" w:rsidRDefault="00000000">
            <w:pPr>
              <w:pStyle w:val="TableParagraph"/>
              <w:spacing w:before="122"/>
              <w:ind w:left="249"/>
            </w:pPr>
            <w:r>
              <w:t>DOC.</w:t>
            </w:r>
            <w:r>
              <w:rPr>
                <w:spacing w:val="-8"/>
              </w:rPr>
              <w:t xml:space="preserve"> </w:t>
            </w:r>
            <w:r>
              <w:t>NO:</w:t>
            </w:r>
            <w:r>
              <w:rPr>
                <w:spacing w:val="-7"/>
              </w:rPr>
              <w:t xml:space="preserve"> </w:t>
            </w:r>
            <w:r>
              <w:t>REN/IMS-SC-</w:t>
            </w:r>
            <w:r>
              <w:rPr>
                <w:spacing w:val="-2"/>
              </w:rPr>
              <w:t>GSC/2</w:t>
            </w:r>
          </w:p>
        </w:tc>
        <w:tc>
          <w:tcPr>
            <w:tcW w:w="2235" w:type="dxa"/>
            <w:tcBorders>
              <w:top w:val="single" w:sz="4" w:space="0" w:color="000000"/>
              <w:bottom w:val="single" w:sz="4" w:space="0" w:color="000000"/>
            </w:tcBorders>
          </w:tcPr>
          <w:p w14:paraId="2B07A12F" w14:textId="0FC260EE" w:rsidR="006E6DFD" w:rsidRDefault="00000000">
            <w:pPr>
              <w:pStyle w:val="TableParagraph"/>
              <w:spacing w:before="122"/>
              <w:ind w:left="239"/>
              <w:rPr>
                <w:b/>
              </w:rPr>
            </w:pPr>
            <w:r>
              <w:t>ISSUE</w:t>
            </w:r>
            <w:r>
              <w:rPr>
                <w:spacing w:val="-5"/>
              </w:rPr>
              <w:t xml:space="preserve"> </w:t>
            </w:r>
            <w:r>
              <w:rPr>
                <w:spacing w:val="-2"/>
              </w:rPr>
              <w:t>NO</w:t>
            </w:r>
            <w:r>
              <w:rPr>
                <w:b/>
                <w:spacing w:val="-2"/>
              </w:rPr>
              <w:t>:</w:t>
            </w:r>
            <w:r w:rsidR="00D133DB">
              <w:rPr>
                <w:b/>
                <w:spacing w:val="-2"/>
              </w:rPr>
              <w:t xml:space="preserve"> </w:t>
            </w:r>
            <w:r>
              <w:rPr>
                <w:b/>
                <w:spacing w:val="-2"/>
              </w:rPr>
              <w:t>01</w:t>
            </w:r>
          </w:p>
        </w:tc>
        <w:tc>
          <w:tcPr>
            <w:tcW w:w="1590" w:type="dxa"/>
            <w:tcBorders>
              <w:top w:val="single" w:sz="4" w:space="0" w:color="000000"/>
              <w:bottom w:val="single" w:sz="4" w:space="0" w:color="000000"/>
            </w:tcBorders>
          </w:tcPr>
          <w:p w14:paraId="5EBF6057" w14:textId="1CC27BB0" w:rsidR="006E6DFD" w:rsidRDefault="00000000">
            <w:pPr>
              <w:pStyle w:val="TableParagraph"/>
              <w:spacing w:before="122"/>
              <w:ind w:left="239"/>
              <w:rPr>
                <w:b/>
              </w:rPr>
            </w:pPr>
            <w:r>
              <w:rPr>
                <w:spacing w:val="-2"/>
              </w:rPr>
              <w:t>Rev.</w:t>
            </w:r>
            <w:r>
              <w:rPr>
                <w:spacing w:val="-7"/>
              </w:rPr>
              <w:t xml:space="preserve"> </w:t>
            </w:r>
            <w:r>
              <w:rPr>
                <w:spacing w:val="-2"/>
              </w:rPr>
              <w:t>No</w:t>
            </w:r>
            <w:r>
              <w:rPr>
                <w:b/>
                <w:spacing w:val="-2"/>
              </w:rPr>
              <w:t>:</w:t>
            </w:r>
            <w:r>
              <w:rPr>
                <w:b/>
                <w:spacing w:val="-7"/>
              </w:rPr>
              <w:t xml:space="preserve"> </w:t>
            </w:r>
            <w:del w:id="0" w:author="Hetvi Topiwala" w:date="2026-04-10T16:35:00Z" w16du:dateUtc="2026-04-10T11:05:00Z">
              <w:r w:rsidDel="00D6440B">
                <w:rPr>
                  <w:b/>
                  <w:spacing w:val="-5"/>
                </w:rPr>
                <w:delText>0</w:delText>
              </w:r>
              <w:r w:rsidR="00BD246A" w:rsidDel="00D6440B">
                <w:rPr>
                  <w:b/>
                  <w:spacing w:val="-5"/>
                </w:rPr>
                <w:delText>1</w:delText>
              </w:r>
            </w:del>
            <w:ins w:id="1" w:author="Hetvi Topiwala" w:date="2026-04-10T16:35:00Z" w16du:dateUtc="2026-04-10T11:05:00Z">
              <w:r w:rsidR="00D6440B">
                <w:rPr>
                  <w:b/>
                  <w:spacing w:val="-5"/>
                </w:rPr>
                <w:t>03</w:t>
              </w:r>
            </w:ins>
          </w:p>
        </w:tc>
        <w:tc>
          <w:tcPr>
            <w:tcW w:w="1685" w:type="dxa"/>
            <w:tcBorders>
              <w:top w:val="single" w:sz="4" w:space="0" w:color="000000"/>
              <w:bottom w:val="single" w:sz="4" w:space="0" w:color="000000"/>
              <w:right w:val="single" w:sz="4" w:space="0" w:color="000000"/>
            </w:tcBorders>
          </w:tcPr>
          <w:p w14:paraId="6EDFC265" w14:textId="55B2F776" w:rsidR="006E6DFD" w:rsidRDefault="00000000">
            <w:pPr>
              <w:pStyle w:val="TableParagraph"/>
              <w:spacing w:before="122"/>
              <w:ind w:left="238"/>
              <w:rPr>
                <w:b/>
              </w:rPr>
            </w:pPr>
            <w:r>
              <w:rPr>
                <w:b/>
                <w:spacing w:val="-2"/>
              </w:rPr>
              <w:t>Total</w:t>
            </w:r>
            <w:r>
              <w:rPr>
                <w:b/>
                <w:spacing w:val="-8"/>
              </w:rPr>
              <w:t xml:space="preserve"> </w:t>
            </w:r>
            <w:r>
              <w:rPr>
                <w:b/>
                <w:spacing w:val="-2"/>
              </w:rPr>
              <w:t>Pages:</w:t>
            </w:r>
            <w:r>
              <w:rPr>
                <w:b/>
                <w:spacing w:val="-9"/>
              </w:rPr>
              <w:t xml:space="preserve"> </w:t>
            </w:r>
            <w:r w:rsidR="0081110D">
              <w:rPr>
                <w:b/>
                <w:spacing w:val="-10"/>
              </w:rPr>
              <w:t>6</w:t>
            </w:r>
          </w:p>
        </w:tc>
      </w:tr>
    </w:tbl>
    <w:p w14:paraId="1B0460EA" w14:textId="77777777" w:rsidR="006E6DFD" w:rsidRDefault="006E6DFD">
      <w:pPr>
        <w:pStyle w:val="BodyText"/>
        <w:rPr>
          <w:rFonts w:ascii="Times New Roman"/>
          <w:sz w:val="20"/>
        </w:rPr>
      </w:pPr>
    </w:p>
    <w:p w14:paraId="75913C37" w14:textId="77777777" w:rsidR="006E6DFD" w:rsidRDefault="006E6DFD">
      <w:pPr>
        <w:pStyle w:val="BodyText"/>
        <w:spacing w:before="193"/>
        <w:rPr>
          <w:rFonts w:ascii="Times New Roman"/>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1293"/>
        <w:gridCol w:w="808"/>
        <w:gridCol w:w="1260"/>
        <w:gridCol w:w="2165"/>
        <w:gridCol w:w="1274"/>
        <w:gridCol w:w="2590"/>
        <w:tblGridChange w:id="2">
          <w:tblGrid>
            <w:gridCol w:w="706"/>
            <w:gridCol w:w="1293"/>
            <w:gridCol w:w="808"/>
            <w:gridCol w:w="1260"/>
            <w:gridCol w:w="2165"/>
            <w:gridCol w:w="1274"/>
            <w:gridCol w:w="2590"/>
          </w:tblGrid>
        </w:tblGridChange>
      </w:tblGrid>
      <w:tr w:rsidR="006E6DFD" w14:paraId="613A4E19" w14:textId="77777777">
        <w:trPr>
          <w:trHeight w:val="268"/>
        </w:trPr>
        <w:tc>
          <w:tcPr>
            <w:tcW w:w="10096" w:type="dxa"/>
            <w:gridSpan w:val="7"/>
            <w:shd w:val="clear" w:color="auto" w:fill="BEBEBE"/>
          </w:tcPr>
          <w:p w14:paraId="5FBFEED5" w14:textId="77777777" w:rsidR="006E6DFD" w:rsidRDefault="00000000">
            <w:pPr>
              <w:pStyle w:val="TableParagraph"/>
              <w:spacing w:line="248" w:lineRule="exact"/>
              <w:ind w:left="151"/>
              <w:jc w:val="center"/>
              <w:rPr>
                <w:b/>
              </w:rPr>
            </w:pPr>
            <w:r>
              <w:rPr>
                <w:b/>
              </w:rPr>
              <w:t>Revision</w:t>
            </w:r>
            <w:r>
              <w:rPr>
                <w:b/>
                <w:spacing w:val="-11"/>
              </w:rPr>
              <w:t xml:space="preserve"> </w:t>
            </w:r>
            <w:r>
              <w:rPr>
                <w:b/>
                <w:spacing w:val="-2"/>
              </w:rPr>
              <w:t>History</w:t>
            </w:r>
          </w:p>
        </w:tc>
      </w:tr>
      <w:tr w:rsidR="006E6DFD" w14:paraId="745FB3FD" w14:textId="77777777">
        <w:trPr>
          <w:trHeight w:val="806"/>
        </w:trPr>
        <w:tc>
          <w:tcPr>
            <w:tcW w:w="706" w:type="dxa"/>
            <w:shd w:val="clear" w:color="auto" w:fill="BEBEBE"/>
          </w:tcPr>
          <w:p w14:paraId="14D3046E" w14:textId="77777777" w:rsidR="006E6DFD" w:rsidRDefault="00000000">
            <w:pPr>
              <w:pStyle w:val="TableParagraph"/>
              <w:spacing w:line="268" w:lineRule="exact"/>
              <w:ind w:left="151"/>
              <w:jc w:val="center"/>
              <w:rPr>
                <w:b/>
              </w:rPr>
            </w:pPr>
            <w:r>
              <w:rPr>
                <w:b/>
                <w:spacing w:val="-5"/>
              </w:rPr>
              <w:t>Rev</w:t>
            </w:r>
          </w:p>
          <w:p w14:paraId="7E5DA049" w14:textId="77777777" w:rsidR="006E6DFD" w:rsidRDefault="00000000">
            <w:pPr>
              <w:pStyle w:val="TableParagraph"/>
              <w:ind w:left="151" w:right="1"/>
              <w:jc w:val="center"/>
              <w:rPr>
                <w:b/>
              </w:rPr>
            </w:pPr>
            <w:r>
              <w:rPr>
                <w:b/>
                <w:spacing w:val="-10"/>
              </w:rPr>
              <w:t>.</w:t>
            </w:r>
          </w:p>
          <w:p w14:paraId="68DB16CA" w14:textId="77777777" w:rsidR="006E6DFD" w:rsidRDefault="00000000">
            <w:pPr>
              <w:pStyle w:val="TableParagraph"/>
              <w:spacing w:line="249" w:lineRule="exact"/>
              <w:ind w:left="151" w:right="2"/>
              <w:jc w:val="center"/>
              <w:rPr>
                <w:b/>
              </w:rPr>
            </w:pPr>
            <w:r>
              <w:rPr>
                <w:b/>
                <w:spacing w:val="-5"/>
              </w:rPr>
              <w:t>No.</w:t>
            </w:r>
          </w:p>
        </w:tc>
        <w:tc>
          <w:tcPr>
            <w:tcW w:w="1293" w:type="dxa"/>
            <w:shd w:val="clear" w:color="auto" w:fill="BEBEBE"/>
          </w:tcPr>
          <w:p w14:paraId="38063067" w14:textId="77777777" w:rsidR="006E6DFD" w:rsidRDefault="006E6DFD">
            <w:pPr>
              <w:pStyle w:val="TableParagraph"/>
              <w:spacing w:before="14"/>
              <w:rPr>
                <w:rFonts w:ascii="Times New Roman"/>
              </w:rPr>
            </w:pPr>
          </w:p>
          <w:p w14:paraId="607BC445" w14:textId="77777777" w:rsidR="006E6DFD" w:rsidRDefault="00000000">
            <w:pPr>
              <w:pStyle w:val="TableParagraph"/>
              <w:spacing w:before="1"/>
              <w:ind w:left="501"/>
              <w:rPr>
                <w:b/>
              </w:rPr>
            </w:pPr>
            <w:r>
              <w:rPr>
                <w:b/>
                <w:spacing w:val="-4"/>
              </w:rPr>
              <w:t>Date</w:t>
            </w:r>
          </w:p>
        </w:tc>
        <w:tc>
          <w:tcPr>
            <w:tcW w:w="808" w:type="dxa"/>
            <w:shd w:val="clear" w:color="auto" w:fill="BEBEBE"/>
          </w:tcPr>
          <w:p w14:paraId="072577A4" w14:textId="77777777" w:rsidR="006E6DFD" w:rsidRDefault="00000000">
            <w:pPr>
              <w:pStyle w:val="TableParagraph"/>
              <w:spacing w:before="133"/>
              <w:ind w:left="420" w:right="126" w:hanging="135"/>
              <w:rPr>
                <w:b/>
              </w:rPr>
            </w:pPr>
            <w:r>
              <w:rPr>
                <w:b/>
                <w:spacing w:val="-4"/>
              </w:rPr>
              <w:t xml:space="preserve">DCR </w:t>
            </w:r>
            <w:r>
              <w:rPr>
                <w:b/>
                <w:spacing w:val="-10"/>
              </w:rPr>
              <w:t>#</w:t>
            </w:r>
          </w:p>
        </w:tc>
        <w:tc>
          <w:tcPr>
            <w:tcW w:w="1260" w:type="dxa"/>
            <w:shd w:val="clear" w:color="auto" w:fill="BEBEBE"/>
          </w:tcPr>
          <w:p w14:paraId="436B899F" w14:textId="77777777" w:rsidR="006E6DFD" w:rsidRDefault="00000000">
            <w:pPr>
              <w:pStyle w:val="TableParagraph"/>
              <w:ind w:left="318" w:firstLine="165"/>
              <w:rPr>
                <w:b/>
              </w:rPr>
            </w:pPr>
            <w:r>
              <w:rPr>
                <w:b/>
                <w:spacing w:val="-4"/>
              </w:rPr>
              <w:t>Page Affected</w:t>
            </w:r>
          </w:p>
        </w:tc>
        <w:tc>
          <w:tcPr>
            <w:tcW w:w="2165" w:type="dxa"/>
            <w:shd w:val="clear" w:color="auto" w:fill="BEBEBE"/>
          </w:tcPr>
          <w:p w14:paraId="0F8B77B3" w14:textId="77777777" w:rsidR="006E6DFD" w:rsidRDefault="006E6DFD">
            <w:pPr>
              <w:pStyle w:val="TableParagraph"/>
              <w:spacing w:before="14"/>
              <w:rPr>
                <w:rFonts w:ascii="Times New Roman"/>
              </w:rPr>
            </w:pPr>
          </w:p>
          <w:p w14:paraId="747BC6D2" w14:textId="77777777" w:rsidR="006E6DFD" w:rsidRDefault="00000000">
            <w:pPr>
              <w:pStyle w:val="TableParagraph"/>
              <w:spacing w:before="1"/>
              <w:ind w:left="304"/>
              <w:rPr>
                <w:b/>
              </w:rPr>
            </w:pPr>
            <w:r>
              <w:rPr>
                <w:b/>
              </w:rPr>
              <w:t>Reason</w:t>
            </w:r>
            <w:r>
              <w:rPr>
                <w:b/>
                <w:spacing w:val="-9"/>
              </w:rPr>
              <w:t xml:space="preserve"> </w:t>
            </w:r>
            <w:r>
              <w:rPr>
                <w:b/>
              </w:rPr>
              <w:t>for</w:t>
            </w:r>
            <w:r>
              <w:rPr>
                <w:b/>
                <w:spacing w:val="-7"/>
              </w:rPr>
              <w:t xml:space="preserve"> </w:t>
            </w:r>
            <w:r>
              <w:rPr>
                <w:b/>
                <w:spacing w:val="-2"/>
              </w:rPr>
              <w:t>Change</w:t>
            </w:r>
          </w:p>
        </w:tc>
        <w:tc>
          <w:tcPr>
            <w:tcW w:w="1274" w:type="dxa"/>
            <w:shd w:val="clear" w:color="auto" w:fill="BEBEBE"/>
          </w:tcPr>
          <w:p w14:paraId="4B875A5A" w14:textId="77777777" w:rsidR="006E6DFD" w:rsidRDefault="006E6DFD">
            <w:pPr>
              <w:pStyle w:val="TableParagraph"/>
              <w:spacing w:before="14"/>
              <w:rPr>
                <w:rFonts w:ascii="Times New Roman"/>
              </w:rPr>
            </w:pPr>
          </w:p>
          <w:p w14:paraId="22A21679" w14:textId="77777777" w:rsidR="006E6DFD" w:rsidRDefault="00000000">
            <w:pPr>
              <w:pStyle w:val="TableParagraph"/>
              <w:spacing w:before="1"/>
              <w:ind w:left="292"/>
              <w:rPr>
                <w:b/>
              </w:rPr>
            </w:pPr>
            <w:r>
              <w:rPr>
                <w:b/>
                <w:spacing w:val="-2"/>
              </w:rPr>
              <w:t>Prepared</w:t>
            </w:r>
          </w:p>
        </w:tc>
        <w:tc>
          <w:tcPr>
            <w:tcW w:w="2590" w:type="dxa"/>
            <w:shd w:val="clear" w:color="auto" w:fill="BEBEBE"/>
          </w:tcPr>
          <w:p w14:paraId="3F44E963" w14:textId="77777777" w:rsidR="006E6DFD" w:rsidRDefault="006E6DFD">
            <w:pPr>
              <w:pStyle w:val="TableParagraph"/>
              <w:spacing w:before="14"/>
              <w:rPr>
                <w:rFonts w:ascii="Times New Roman"/>
              </w:rPr>
            </w:pPr>
          </w:p>
          <w:p w14:paraId="51BA551A" w14:textId="77777777" w:rsidR="006E6DFD" w:rsidRDefault="00000000">
            <w:pPr>
              <w:pStyle w:val="TableParagraph"/>
              <w:spacing w:before="1"/>
              <w:ind w:left="919"/>
              <w:rPr>
                <w:b/>
              </w:rPr>
            </w:pPr>
            <w:r>
              <w:rPr>
                <w:b/>
                <w:spacing w:val="-2"/>
              </w:rPr>
              <w:t>Approved</w:t>
            </w:r>
          </w:p>
        </w:tc>
      </w:tr>
      <w:tr w:rsidR="006E6DFD" w14:paraId="6051FF51" w14:textId="77777777">
        <w:trPr>
          <w:trHeight w:val="268"/>
        </w:trPr>
        <w:tc>
          <w:tcPr>
            <w:tcW w:w="706" w:type="dxa"/>
            <w:shd w:val="clear" w:color="auto" w:fill="BEBEBE"/>
          </w:tcPr>
          <w:p w14:paraId="1688E02E" w14:textId="77777777" w:rsidR="006E6DFD" w:rsidRDefault="006E6DFD">
            <w:pPr>
              <w:pStyle w:val="TableParagraph"/>
              <w:rPr>
                <w:rFonts w:ascii="Times New Roman"/>
                <w:sz w:val="18"/>
              </w:rPr>
            </w:pPr>
          </w:p>
        </w:tc>
        <w:tc>
          <w:tcPr>
            <w:tcW w:w="1293" w:type="dxa"/>
            <w:shd w:val="clear" w:color="auto" w:fill="BEBEBE"/>
          </w:tcPr>
          <w:p w14:paraId="1C0D1483" w14:textId="77777777" w:rsidR="006E6DFD" w:rsidRDefault="006E6DFD">
            <w:pPr>
              <w:pStyle w:val="TableParagraph"/>
              <w:rPr>
                <w:rFonts w:ascii="Times New Roman"/>
                <w:sz w:val="18"/>
              </w:rPr>
            </w:pPr>
          </w:p>
        </w:tc>
        <w:tc>
          <w:tcPr>
            <w:tcW w:w="808" w:type="dxa"/>
            <w:shd w:val="clear" w:color="auto" w:fill="BEBEBE"/>
          </w:tcPr>
          <w:p w14:paraId="3CD8AA3A" w14:textId="77777777" w:rsidR="006E6DFD" w:rsidRDefault="006E6DFD">
            <w:pPr>
              <w:pStyle w:val="TableParagraph"/>
              <w:rPr>
                <w:rFonts w:ascii="Times New Roman"/>
                <w:sz w:val="18"/>
              </w:rPr>
            </w:pPr>
          </w:p>
        </w:tc>
        <w:tc>
          <w:tcPr>
            <w:tcW w:w="1260" w:type="dxa"/>
            <w:shd w:val="clear" w:color="auto" w:fill="BEBEBE"/>
          </w:tcPr>
          <w:p w14:paraId="5F07353B" w14:textId="77777777" w:rsidR="006E6DFD" w:rsidRDefault="006E6DFD">
            <w:pPr>
              <w:pStyle w:val="TableParagraph"/>
              <w:rPr>
                <w:rFonts w:ascii="Times New Roman"/>
                <w:sz w:val="18"/>
              </w:rPr>
            </w:pPr>
          </w:p>
        </w:tc>
        <w:tc>
          <w:tcPr>
            <w:tcW w:w="2165" w:type="dxa"/>
            <w:shd w:val="clear" w:color="auto" w:fill="BEBEBE"/>
          </w:tcPr>
          <w:p w14:paraId="3292012F" w14:textId="77777777" w:rsidR="006E6DFD" w:rsidRDefault="006E6DFD">
            <w:pPr>
              <w:pStyle w:val="TableParagraph"/>
              <w:rPr>
                <w:rFonts w:ascii="Times New Roman"/>
                <w:sz w:val="18"/>
              </w:rPr>
            </w:pPr>
          </w:p>
        </w:tc>
        <w:tc>
          <w:tcPr>
            <w:tcW w:w="1274" w:type="dxa"/>
            <w:shd w:val="clear" w:color="auto" w:fill="BEBEBE"/>
          </w:tcPr>
          <w:p w14:paraId="26443F5E" w14:textId="77777777" w:rsidR="006E6DFD" w:rsidRDefault="006E6DFD">
            <w:pPr>
              <w:pStyle w:val="TableParagraph"/>
              <w:rPr>
                <w:rFonts w:ascii="Times New Roman"/>
                <w:sz w:val="18"/>
              </w:rPr>
            </w:pPr>
          </w:p>
        </w:tc>
        <w:tc>
          <w:tcPr>
            <w:tcW w:w="2590" w:type="dxa"/>
            <w:shd w:val="clear" w:color="auto" w:fill="BEBEBE"/>
          </w:tcPr>
          <w:p w14:paraId="233FC414" w14:textId="77777777" w:rsidR="006E6DFD" w:rsidRDefault="006E6DFD">
            <w:pPr>
              <w:pStyle w:val="TableParagraph"/>
              <w:rPr>
                <w:rFonts w:ascii="Times New Roman"/>
                <w:sz w:val="18"/>
              </w:rPr>
            </w:pPr>
          </w:p>
        </w:tc>
      </w:tr>
      <w:tr w:rsidR="006E6DFD" w14:paraId="6F3A45C7" w14:textId="77777777">
        <w:trPr>
          <w:trHeight w:val="806"/>
        </w:trPr>
        <w:tc>
          <w:tcPr>
            <w:tcW w:w="706" w:type="dxa"/>
          </w:tcPr>
          <w:p w14:paraId="44BCAE47" w14:textId="77777777" w:rsidR="006E6DFD" w:rsidRPr="001D35C3" w:rsidRDefault="006E6DFD">
            <w:pPr>
              <w:pStyle w:val="TableParagraph"/>
              <w:spacing w:before="14"/>
              <w:rPr>
                <w:rFonts w:asciiTheme="minorHAnsi" w:hAnsiTheme="minorHAnsi" w:cstheme="minorHAnsi"/>
              </w:rPr>
            </w:pPr>
          </w:p>
          <w:p w14:paraId="1576AA32" w14:textId="5083A819" w:rsidR="006E6DFD" w:rsidRPr="001D35C3" w:rsidRDefault="00000000">
            <w:pPr>
              <w:pStyle w:val="TableParagraph"/>
              <w:spacing w:before="1"/>
              <w:ind w:left="249"/>
              <w:rPr>
                <w:rFonts w:asciiTheme="minorHAnsi" w:hAnsiTheme="minorHAnsi" w:cstheme="minorHAnsi"/>
              </w:rPr>
            </w:pPr>
            <w:r w:rsidRPr="001D35C3">
              <w:rPr>
                <w:rFonts w:asciiTheme="minorHAnsi" w:hAnsiTheme="minorHAnsi" w:cstheme="minorHAnsi"/>
                <w:spacing w:val="-5"/>
              </w:rPr>
              <w:t>0</w:t>
            </w:r>
            <w:r w:rsidR="00385445" w:rsidRPr="001D35C3">
              <w:rPr>
                <w:rFonts w:asciiTheme="minorHAnsi" w:hAnsiTheme="minorHAnsi" w:cstheme="minorHAnsi"/>
                <w:spacing w:val="-5"/>
              </w:rPr>
              <w:t>0</w:t>
            </w:r>
          </w:p>
        </w:tc>
        <w:tc>
          <w:tcPr>
            <w:tcW w:w="1293" w:type="dxa"/>
          </w:tcPr>
          <w:p w14:paraId="046BEFD3" w14:textId="77777777" w:rsidR="006E6DFD" w:rsidRPr="001D35C3" w:rsidRDefault="006E6DFD">
            <w:pPr>
              <w:pStyle w:val="TableParagraph"/>
              <w:spacing w:before="14"/>
              <w:rPr>
                <w:rFonts w:asciiTheme="minorHAnsi" w:hAnsiTheme="minorHAnsi" w:cstheme="minorHAnsi"/>
              </w:rPr>
            </w:pPr>
          </w:p>
          <w:p w14:paraId="3BDC12D9" w14:textId="57FBC866" w:rsidR="006E6DFD" w:rsidRPr="001D35C3" w:rsidRDefault="00000000">
            <w:pPr>
              <w:pStyle w:val="TableParagraph"/>
              <w:spacing w:before="1"/>
              <w:ind w:left="249"/>
              <w:rPr>
                <w:rFonts w:asciiTheme="minorHAnsi" w:hAnsiTheme="minorHAnsi" w:cstheme="minorHAnsi"/>
              </w:rPr>
            </w:pPr>
            <w:r w:rsidRPr="001D35C3">
              <w:rPr>
                <w:rFonts w:asciiTheme="minorHAnsi" w:hAnsiTheme="minorHAnsi" w:cstheme="minorHAnsi"/>
                <w:spacing w:val="-2"/>
              </w:rPr>
              <w:t>01-05-</w:t>
            </w:r>
            <w:r w:rsidRPr="001D35C3">
              <w:rPr>
                <w:rFonts w:asciiTheme="minorHAnsi" w:hAnsiTheme="minorHAnsi" w:cstheme="minorHAnsi"/>
                <w:spacing w:val="-5"/>
              </w:rPr>
              <w:t>2</w:t>
            </w:r>
            <w:r w:rsidR="00385445" w:rsidRPr="001D35C3">
              <w:rPr>
                <w:rFonts w:asciiTheme="minorHAnsi" w:hAnsiTheme="minorHAnsi" w:cstheme="minorHAnsi"/>
                <w:spacing w:val="-5"/>
              </w:rPr>
              <w:t>3</w:t>
            </w:r>
          </w:p>
        </w:tc>
        <w:tc>
          <w:tcPr>
            <w:tcW w:w="808" w:type="dxa"/>
          </w:tcPr>
          <w:p w14:paraId="04CBD438" w14:textId="77777777" w:rsidR="006E6DFD" w:rsidRPr="001D35C3" w:rsidRDefault="006E6DFD">
            <w:pPr>
              <w:pStyle w:val="TableParagraph"/>
              <w:spacing w:before="14"/>
              <w:rPr>
                <w:rFonts w:asciiTheme="minorHAnsi" w:hAnsiTheme="minorHAnsi" w:cstheme="minorHAnsi"/>
              </w:rPr>
            </w:pPr>
          </w:p>
          <w:p w14:paraId="1A992377" w14:textId="77777777" w:rsidR="006E6DFD" w:rsidRPr="001D35C3" w:rsidRDefault="00000000">
            <w:pPr>
              <w:pStyle w:val="TableParagraph"/>
              <w:spacing w:before="1"/>
              <w:ind w:left="250"/>
              <w:rPr>
                <w:rFonts w:asciiTheme="minorHAnsi" w:hAnsiTheme="minorHAnsi" w:cstheme="minorHAnsi"/>
              </w:rPr>
            </w:pPr>
            <w:r w:rsidRPr="001D35C3">
              <w:rPr>
                <w:rFonts w:asciiTheme="minorHAnsi" w:hAnsiTheme="minorHAnsi" w:cstheme="minorHAnsi"/>
                <w:spacing w:val="-5"/>
              </w:rPr>
              <w:t>NA</w:t>
            </w:r>
          </w:p>
        </w:tc>
        <w:tc>
          <w:tcPr>
            <w:tcW w:w="1260" w:type="dxa"/>
          </w:tcPr>
          <w:p w14:paraId="7FF24BC4" w14:textId="77777777" w:rsidR="006E6DFD" w:rsidRPr="001D35C3" w:rsidRDefault="006E6DFD">
            <w:pPr>
              <w:pStyle w:val="TableParagraph"/>
              <w:spacing w:before="14"/>
              <w:rPr>
                <w:rFonts w:asciiTheme="minorHAnsi" w:hAnsiTheme="minorHAnsi" w:cstheme="minorHAnsi"/>
              </w:rPr>
            </w:pPr>
          </w:p>
          <w:p w14:paraId="0D519F9C" w14:textId="77777777" w:rsidR="006E6DFD" w:rsidRPr="001D35C3" w:rsidRDefault="00000000">
            <w:pPr>
              <w:pStyle w:val="TableParagraph"/>
              <w:spacing w:before="1"/>
              <w:ind w:left="251"/>
              <w:rPr>
                <w:rFonts w:asciiTheme="minorHAnsi" w:hAnsiTheme="minorHAnsi" w:cstheme="minorHAnsi"/>
              </w:rPr>
            </w:pPr>
            <w:r w:rsidRPr="001D35C3">
              <w:rPr>
                <w:rFonts w:asciiTheme="minorHAnsi" w:hAnsiTheme="minorHAnsi" w:cstheme="minorHAnsi"/>
                <w:spacing w:val="-5"/>
              </w:rPr>
              <w:t>All</w:t>
            </w:r>
          </w:p>
        </w:tc>
        <w:tc>
          <w:tcPr>
            <w:tcW w:w="2165" w:type="dxa"/>
          </w:tcPr>
          <w:p w14:paraId="0F64CB76" w14:textId="77777777" w:rsidR="006E6DFD" w:rsidRPr="001D35C3" w:rsidRDefault="006E6DFD">
            <w:pPr>
              <w:pStyle w:val="TableParagraph"/>
              <w:spacing w:before="14"/>
              <w:rPr>
                <w:rFonts w:asciiTheme="minorHAnsi" w:hAnsiTheme="minorHAnsi" w:cstheme="minorHAnsi"/>
              </w:rPr>
            </w:pPr>
          </w:p>
          <w:p w14:paraId="28DE32A7" w14:textId="77777777" w:rsidR="006E6DFD" w:rsidRPr="001D35C3" w:rsidRDefault="00000000">
            <w:pPr>
              <w:pStyle w:val="TableParagraph"/>
              <w:spacing w:before="1"/>
              <w:ind w:left="251"/>
              <w:rPr>
                <w:rFonts w:asciiTheme="minorHAnsi" w:hAnsiTheme="minorHAnsi" w:cstheme="minorHAnsi"/>
              </w:rPr>
            </w:pPr>
            <w:r w:rsidRPr="001D35C3">
              <w:rPr>
                <w:rFonts w:asciiTheme="minorHAnsi" w:hAnsiTheme="minorHAnsi" w:cstheme="minorHAnsi"/>
              </w:rPr>
              <w:t>Initial</w:t>
            </w:r>
            <w:r w:rsidRPr="001D35C3">
              <w:rPr>
                <w:rFonts w:asciiTheme="minorHAnsi" w:hAnsiTheme="minorHAnsi" w:cstheme="minorHAnsi"/>
                <w:spacing w:val="-9"/>
              </w:rPr>
              <w:t xml:space="preserve"> </w:t>
            </w:r>
            <w:r w:rsidRPr="001D35C3">
              <w:rPr>
                <w:rFonts w:asciiTheme="minorHAnsi" w:hAnsiTheme="minorHAnsi" w:cstheme="minorHAnsi"/>
                <w:spacing w:val="-2"/>
              </w:rPr>
              <w:t>Release</w:t>
            </w:r>
          </w:p>
        </w:tc>
        <w:tc>
          <w:tcPr>
            <w:tcW w:w="1274" w:type="dxa"/>
          </w:tcPr>
          <w:p w14:paraId="6F4A00C4" w14:textId="77777777" w:rsidR="006E6DFD" w:rsidRPr="001D35C3" w:rsidRDefault="006E6DFD">
            <w:pPr>
              <w:pStyle w:val="TableParagraph"/>
              <w:spacing w:before="14"/>
              <w:rPr>
                <w:rFonts w:asciiTheme="minorHAnsi" w:hAnsiTheme="minorHAnsi" w:cstheme="minorHAnsi"/>
              </w:rPr>
            </w:pPr>
          </w:p>
          <w:p w14:paraId="050C3FB7" w14:textId="77777777" w:rsidR="006E6DFD" w:rsidRPr="001D35C3" w:rsidRDefault="00000000">
            <w:pPr>
              <w:pStyle w:val="TableParagraph"/>
              <w:spacing w:before="1"/>
              <w:ind w:left="251"/>
              <w:rPr>
                <w:rFonts w:asciiTheme="minorHAnsi" w:hAnsiTheme="minorHAnsi" w:cstheme="minorHAnsi"/>
              </w:rPr>
            </w:pPr>
            <w:r w:rsidRPr="001D35C3">
              <w:rPr>
                <w:rFonts w:asciiTheme="minorHAnsi" w:hAnsiTheme="minorHAnsi" w:cstheme="minorHAnsi"/>
                <w:spacing w:val="-5"/>
              </w:rPr>
              <w:t>HR</w:t>
            </w:r>
          </w:p>
        </w:tc>
        <w:tc>
          <w:tcPr>
            <w:tcW w:w="2590" w:type="dxa"/>
          </w:tcPr>
          <w:p w14:paraId="41F50128" w14:textId="77777777" w:rsidR="006E6DFD" w:rsidRPr="001D35C3" w:rsidRDefault="00000000">
            <w:pPr>
              <w:pStyle w:val="TableParagraph"/>
              <w:ind w:left="251" w:right="154"/>
              <w:rPr>
                <w:rFonts w:asciiTheme="minorHAnsi" w:hAnsiTheme="minorHAnsi" w:cstheme="minorHAnsi"/>
              </w:rPr>
            </w:pPr>
            <w:r w:rsidRPr="001D35C3">
              <w:rPr>
                <w:rFonts w:asciiTheme="minorHAnsi" w:hAnsiTheme="minorHAnsi" w:cstheme="minorHAnsi"/>
              </w:rPr>
              <w:t>Head</w:t>
            </w:r>
            <w:r w:rsidRPr="001D35C3">
              <w:rPr>
                <w:rFonts w:asciiTheme="minorHAnsi" w:hAnsiTheme="minorHAnsi" w:cstheme="minorHAnsi"/>
                <w:spacing w:val="-13"/>
              </w:rPr>
              <w:t xml:space="preserve"> </w:t>
            </w:r>
            <w:r w:rsidRPr="001D35C3">
              <w:rPr>
                <w:rFonts w:asciiTheme="minorHAnsi" w:hAnsiTheme="minorHAnsi" w:cstheme="minorHAnsi"/>
              </w:rPr>
              <w:t>–</w:t>
            </w:r>
            <w:r w:rsidRPr="001D35C3">
              <w:rPr>
                <w:rFonts w:asciiTheme="minorHAnsi" w:hAnsiTheme="minorHAnsi" w:cstheme="minorHAnsi"/>
                <w:spacing w:val="-12"/>
              </w:rPr>
              <w:t xml:space="preserve"> </w:t>
            </w:r>
            <w:r w:rsidRPr="001D35C3">
              <w:rPr>
                <w:rFonts w:asciiTheme="minorHAnsi" w:hAnsiTheme="minorHAnsi" w:cstheme="minorHAnsi"/>
              </w:rPr>
              <w:t xml:space="preserve">Human </w:t>
            </w:r>
            <w:r w:rsidRPr="001D35C3">
              <w:rPr>
                <w:rFonts w:asciiTheme="minorHAnsi" w:hAnsiTheme="minorHAnsi" w:cstheme="minorHAnsi"/>
                <w:spacing w:val="-2"/>
              </w:rPr>
              <w:t>Resources</w:t>
            </w:r>
          </w:p>
        </w:tc>
      </w:tr>
      <w:tr w:rsidR="00385445" w14:paraId="6045B2EB" w14:textId="77777777" w:rsidTr="00385445">
        <w:trPr>
          <w:trHeight w:val="489"/>
        </w:trPr>
        <w:tc>
          <w:tcPr>
            <w:tcW w:w="706" w:type="dxa"/>
            <w:vAlign w:val="center"/>
          </w:tcPr>
          <w:p w14:paraId="54D3FF7E" w14:textId="77777777" w:rsidR="00385445" w:rsidRPr="001D35C3" w:rsidRDefault="00385445" w:rsidP="00385445">
            <w:pPr>
              <w:pStyle w:val="TableParagraph"/>
              <w:spacing w:before="14"/>
              <w:jc w:val="center"/>
              <w:rPr>
                <w:rFonts w:asciiTheme="minorHAnsi" w:hAnsiTheme="minorHAnsi" w:cstheme="minorHAnsi"/>
              </w:rPr>
            </w:pPr>
          </w:p>
          <w:p w14:paraId="2993D2DD" w14:textId="0B447BE1" w:rsidR="00385445" w:rsidRPr="001D35C3" w:rsidRDefault="00385445" w:rsidP="00385445">
            <w:pPr>
              <w:pStyle w:val="TableParagraph"/>
              <w:jc w:val="center"/>
              <w:rPr>
                <w:rFonts w:asciiTheme="minorHAnsi" w:hAnsiTheme="minorHAnsi" w:cstheme="minorHAnsi"/>
                <w:sz w:val="20"/>
              </w:rPr>
            </w:pPr>
            <w:r w:rsidRPr="001D35C3">
              <w:rPr>
                <w:rFonts w:asciiTheme="minorHAnsi" w:hAnsiTheme="minorHAnsi" w:cstheme="minorHAnsi"/>
                <w:spacing w:val="-5"/>
              </w:rPr>
              <w:t>01</w:t>
            </w:r>
          </w:p>
        </w:tc>
        <w:tc>
          <w:tcPr>
            <w:tcW w:w="1293" w:type="dxa"/>
            <w:vAlign w:val="center"/>
          </w:tcPr>
          <w:p w14:paraId="0D429AC2" w14:textId="77777777" w:rsidR="00385445" w:rsidRPr="001D35C3" w:rsidRDefault="00385445" w:rsidP="00385445">
            <w:pPr>
              <w:pStyle w:val="TableParagraph"/>
              <w:spacing w:before="14"/>
              <w:jc w:val="center"/>
              <w:rPr>
                <w:rFonts w:asciiTheme="minorHAnsi" w:hAnsiTheme="minorHAnsi" w:cstheme="minorHAnsi"/>
              </w:rPr>
            </w:pPr>
          </w:p>
          <w:p w14:paraId="270D2D98" w14:textId="184F8D55" w:rsidR="00385445" w:rsidRPr="001D35C3" w:rsidRDefault="00385445" w:rsidP="00385445">
            <w:pPr>
              <w:pStyle w:val="TableParagraph"/>
              <w:jc w:val="center"/>
              <w:rPr>
                <w:rFonts w:asciiTheme="minorHAnsi" w:hAnsiTheme="minorHAnsi" w:cstheme="minorHAnsi"/>
                <w:sz w:val="20"/>
              </w:rPr>
            </w:pPr>
            <w:r w:rsidRPr="001D35C3">
              <w:rPr>
                <w:rFonts w:asciiTheme="minorHAnsi" w:hAnsiTheme="minorHAnsi" w:cstheme="minorHAnsi"/>
                <w:spacing w:val="-2"/>
              </w:rPr>
              <w:t>03-05-</w:t>
            </w:r>
            <w:r w:rsidRPr="001D35C3">
              <w:rPr>
                <w:rFonts w:asciiTheme="minorHAnsi" w:hAnsiTheme="minorHAnsi" w:cstheme="minorHAnsi"/>
                <w:spacing w:val="-5"/>
              </w:rPr>
              <w:t>24</w:t>
            </w:r>
          </w:p>
        </w:tc>
        <w:tc>
          <w:tcPr>
            <w:tcW w:w="808" w:type="dxa"/>
            <w:vAlign w:val="center"/>
          </w:tcPr>
          <w:p w14:paraId="2850D50A" w14:textId="77777777" w:rsidR="00385445" w:rsidRPr="001D35C3" w:rsidRDefault="00385445" w:rsidP="00385445">
            <w:pPr>
              <w:pStyle w:val="TableParagraph"/>
              <w:spacing w:before="14"/>
              <w:jc w:val="center"/>
              <w:rPr>
                <w:rFonts w:asciiTheme="minorHAnsi" w:hAnsiTheme="minorHAnsi" w:cstheme="minorHAnsi"/>
              </w:rPr>
            </w:pPr>
          </w:p>
          <w:p w14:paraId="3F9AFABC" w14:textId="40099874" w:rsidR="00385445" w:rsidRPr="001D35C3" w:rsidRDefault="00385445" w:rsidP="00385445">
            <w:pPr>
              <w:pStyle w:val="TableParagraph"/>
              <w:jc w:val="center"/>
              <w:rPr>
                <w:rFonts w:asciiTheme="minorHAnsi" w:hAnsiTheme="minorHAnsi" w:cstheme="minorHAnsi"/>
                <w:sz w:val="20"/>
              </w:rPr>
            </w:pPr>
            <w:r w:rsidRPr="001D35C3">
              <w:rPr>
                <w:rFonts w:asciiTheme="minorHAnsi" w:hAnsiTheme="minorHAnsi" w:cstheme="minorHAnsi"/>
                <w:spacing w:val="-5"/>
              </w:rPr>
              <w:t>NA</w:t>
            </w:r>
          </w:p>
        </w:tc>
        <w:tc>
          <w:tcPr>
            <w:tcW w:w="1260" w:type="dxa"/>
            <w:vAlign w:val="center"/>
          </w:tcPr>
          <w:p w14:paraId="4B2A8058" w14:textId="77777777" w:rsidR="00385445" w:rsidRPr="001D35C3" w:rsidRDefault="00385445" w:rsidP="00385445">
            <w:pPr>
              <w:pStyle w:val="TableParagraph"/>
              <w:spacing w:before="14"/>
              <w:jc w:val="center"/>
              <w:rPr>
                <w:rFonts w:asciiTheme="minorHAnsi" w:hAnsiTheme="minorHAnsi" w:cstheme="minorHAnsi"/>
              </w:rPr>
            </w:pPr>
          </w:p>
          <w:p w14:paraId="3791C1F5" w14:textId="388A8084" w:rsidR="00385445" w:rsidRPr="001D35C3" w:rsidRDefault="00385445" w:rsidP="00385445">
            <w:pPr>
              <w:pStyle w:val="TableParagraph"/>
              <w:jc w:val="center"/>
              <w:rPr>
                <w:rFonts w:asciiTheme="minorHAnsi" w:hAnsiTheme="minorHAnsi" w:cstheme="minorHAnsi"/>
                <w:sz w:val="20"/>
              </w:rPr>
            </w:pPr>
            <w:r w:rsidRPr="001D35C3">
              <w:rPr>
                <w:rFonts w:asciiTheme="minorHAnsi" w:hAnsiTheme="minorHAnsi" w:cstheme="minorHAnsi"/>
                <w:spacing w:val="-5"/>
              </w:rPr>
              <w:t>All</w:t>
            </w:r>
          </w:p>
        </w:tc>
        <w:tc>
          <w:tcPr>
            <w:tcW w:w="2165" w:type="dxa"/>
            <w:vAlign w:val="center"/>
          </w:tcPr>
          <w:p w14:paraId="6DCAAEAA" w14:textId="50AE0799" w:rsidR="00385445" w:rsidRPr="001D35C3" w:rsidRDefault="00385445" w:rsidP="00385445">
            <w:pPr>
              <w:pStyle w:val="TableParagraph"/>
              <w:rPr>
                <w:rFonts w:asciiTheme="minorHAnsi" w:hAnsiTheme="minorHAnsi" w:cstheme="minorHAnsi"/>
                <w:sz w:val="20"/>
              </w:rPr>
            </w:pPr>
            <w:r w:rsidRPr="001D35C3">
              <w:rPr>
                <w:rFonts w:asciiTheme="minorHAnsi" w:hAnsiTheme="minorHAnsi" w:cstheme="minorHAnsi"/>
              </w:rPr>
              <w:t xml:space="preserve">     Annual Review</w:t>
            </w:r>
          </w:p>
        </w:tc>
        <w:tc>
          <w:tcPr>
            <w:tcW w:w="1274" w:type="dxa"/>
            <w:vAlign w:val="center"/>
          </w:tcPr>
          <w:p w14:paraId="5D31CB80" w14:textId="77777777" w:rsidR="00385445" w:rsidRPr="001D35C3" w:rsidRDefault="00385445" w:rsidP="00385445">
            <w:pPr>
              <w:pStyle w:val="TableParagraph"/>
              <w:spacing w:before="14"/>
              <w:jc w:val="center"/>
              <w:rPr>
                <w:rFonts w:asciiTheme="minorHAnsi" w:hAnsiTheme="minorHAnsi" w:cstheme="minorHAnsi"/>
              </w:rPr>
            </w:pPr>
          </w:p>
          <w:p w14:paraId="139BA7B9" w14:textId="5A58C7F0" w:rsidR="00385445" w:rsidRPr="001D35C3" w:rsidRDefault="00385445" w:rsidP="00385445">
            <w:pPr>
              <w:pStyle w:val="TableParagraph"/>
              <w:jc w:val="center"/>
              <w:rPr>
                <w:rFonts w:asciiTheme="minorHAnsi" w:hAnsiTheme="minorHAnsi" w:cstheme="minorHAnsi"/>
                <w:sz w:val="20"/>
              </w:rPr>
            </w:pPr>
            <w:r w:rsidRPr="001D35C3">
              <w:rPr>
                <w:rFonts w:asciiTheme="minorHAnsi" w:hAnsiTheme="minorHAnsi" w:cstheme="minorHAnsi"/>
                <w:spacing w:val="-5"/>
              </w:rPr>
              <w:t>HR</w:t>
            </w:r>
          </w:p>
        </w:tc>
        <w:tc>
          <w:tcPr>
            <w:tcW w:w="2590" w:type="dxa"/>
            <w:vAlign w:val="center"/>
          </w:tcPr>
          <w:p w14:paraId="557E1057" w14:textId="1AFB253F" w:rsidR="00385445" w:rsidRPr="001D35C3" w:rsidRDefault="00385445" w:rsidP="00385445">
            <w:pPr>
              <w:pStyle w:val="TableParagraph"/>
              <w:jc w:val="center"/>
              <w:rPr>
                <w:rFonts w:asciiTheme="minorHAnsi" w:hAnsiTheme="minorHAnsi" w:cstheme="minorHAnsi"/>
                <w:sz w:val="20"/>
              </w:rPr>
            </w:pPr>
            <w:r w:rsidRPr="001D35C3">
              <w:rPr>
                <w:rFonts w:asciiTheme="minorHAnsi" w:hAnsiTheme="minorHAnsi" w:cstheme="minorHAnsi"/>
              </w:rPr>
              <w:t>Head</w:t>
            </w:r>
            <w:r w:rsidRPr="001D35C3">
              <w:rPr>
                <w:rFonts w:asciiTheme="minorHAnsi" w:hAnsiTheme="minorHAnsi" w:cstheme="minorHAnsi"/>
                <w:spacing w:val="-13"/>
              </w:rPr>
              <w:t xml:space="preserve"> </w:t>
            </w:r>
            <w:r w:rsidRPr="001D35C3">
              <w:rPr>
                <w:rFonts w:asciiTheme="minorHAnsi" w:hAnsiTheme="minorHAnsi" w:cstheme="minorHAnsi"/>
              </w:rPr>
              <w:t>–</w:t>
            </w:r>
            <w:r w:rsidRPr="001D35C3">
              <w:rPr>
                <w:rFonts w:asciiTheme="minorHAnsi" w:hAnsiTheme="minorHAnsi" w:cstheme="minorHAnsi"/>
                <w:spacing w:val="-12"/>
              </w:rPr>
              <w:t xml:space="preserve"> </w:t>
            </w:r>
            <w:r w:rsidRPr="001D35C3">
              <w:rPr>
                <w:rFonts w:asciiTheme="minorHAnsi" w:hAnsiTheme="minorHAnsi" w:cstheme="minorHAnsi"/>
              </w:rPr>
              <w:t xml:space="preserve">Human </w:t>
            </w:r>
            <w:r w:rsidRPr="001D35C3">
              <w:rPr>
                <w:rFonts w:asciiTheme="minorHAnsi" w:hAnsiTheme="minorHAnsi" w:cstheme="minorHAnsi"/>
                <w:spacing w:val="-2"/>
              </w:rPr>
              <w:t>Resources</w:t>
            </w:r>
          </w:p>
        </w:tc>
      </w:tr>
      <w:tr w:rsidR="00763660" w14:paraId="435D975E" w14:textId="77777777" w:rsidTr="00513DE3">
        <w:tblPrEx>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3" w:author="Hetvi Topiwala" w:date="2026-04-10T12:39:00Z" w16du:dateUtc="2026-04-10T07:09:00Z">
            <w:tblPrEx>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86"/>
          <w:trPrChange w:id="4" w:author="Hetvi Topiwala" w:date="2026-04-10T12:39:00Z" w16du:dateUtc="2026-04-10T07:09:00Z">
            <w:trPr>
              <w:trHeight w:val="486"/>
            </w:trPr>
          </w:trPrChange>
        </w:trPr>
        <w:tc>
          <w:tcPr>
            <w:tcW w:w="706" w:type="dxa"/>
            <w:vAlign w:val="center"/>
            <w:tcPrChange w:id="5" w:author="Hetvi Topiwala" w:date="2026-04-10T12:39:00Z" w16du:dateUtc="2026-04-10T07:09:00Z">
              <w:tcPr>
                <w:tcW w:w="706" w:type="dxa"/>
              </w:tcPr>
            </w:tcPrChange>
          </w:tcPr>
          <w:p w14:paraId="6CEDCEFD" w14:textId="63372C02" w:rsidR="00763660" w:rsidRDefault="00763660" w:rsidP="00763660">
            <w:pPr>
              <w:pStyle w:val="TableParagraph"/>
              <w:jc w:val="center"/>
              <w:rPr>
                <w:rFonts w:ascii="Times New Roman"/>
                <w:sz w:val="20"/>
              </w:rPr>
            </w:pPr>
            <w:ins w:id="6" w:author="Hetvi Topiwala" w:date="2026-04-10T12:39:00Z" w16du:dateUtc="2026-04-10T07:09:00Z">
              <w:r w:rsidRPr="00096613">
                <w:rPr>
                  <w:rFonts w:asciiTheme="minorHAnsi" w:hAnsiTheme="minorHAnsi" w:cstheme="minorHAnsi"/>
                </w:rPr>
                <w:t>02</w:t>
              </w:r>
            </w:ins>
          </w:p>
        </w:tc>
        <w:tc>
          <w:tcPr>
            <w:tcW w:w="1293" w:type="dxa"/>
            <w:vAlign w:val="center"/>
            <w:tcPrChange w:id="7" w:author="Hetvi Topiwala" w:date="2026-04-10T12:39:00Z" w16du:dateUtc="2026-04-10T07:09:00Z">
              <w:tcPr>
                <w:tcW w:w="1293" w:type="dxa"/>
              </w:tcPr>
            </w:tcPrChange>
          </w:tcPr>
          <w:p w14:paraId="7A2AB625" w14:textId="56A02364" w:rsidR="00763660" w:rsidRDefault="00763660" w:rsidP="00763660">
            <w:pPr>
              <w:pStyle w:val="TableParagraph"/>
              <w:jc w:val="center"/>
              <w:rPr>
                <w:rFonts w:ascii="Times New Roman"/>
                <w:sz w:val="20"/>
              </w:rPr>
            </w:pPr>
            <w:ins w:id="8" w:author="Hetvi Topiwala" w:date="2026-04-10T12:39:00Z" w16du:dateUtc="2026-04-10T07:09:00Z">
              <w:r w:rsidRPr="00096613">
                <w:rPr>
                  <w:rFonts w:asciiTheme="minorHAnsi" w:hAnsiTheme="minorHAnsi" w:cstheme="minorHAnsi"/>
                </w:rPr>
                <w:t>03-05-25</w:t>
              </w:r>
            </w:ins>
          </w:p>
        </w:tc>
        <w:tc>
          <w:tcPr>
            <w:tcW w:w="808" w:type="dxa"/>
            <w:vAlign w:val="center"/>
            <w:tcPrChange w:id="9" w:author="Hetvi Topiwala" w:date="2026-04-10T12:39:00Z" w16du:dateUtc="2026-04-10T07:09:00Z">
              <w:tcPr>
                <w:tcW w:w="808" w:type="dxa"/>
              </w:tcPr>
            </w:tcPrChange>
          </w:tcPr>
          <w:p w14:paraId="539A9B8E" w14:textId="587A84ED" w:rsidR="00763660" w:rsidRDefault="00763660" w:rsidP="00763660">
            <w:pPr>
              <w:pStyle w:val="TableParagraph"/>
              <w:jc w:val="center"/>
              <w:rPr>
                <w:rFonts w:ascii="Times New Roman"/>
                <w:sz w:val="20"/>
              </w:rPr>
            </w:pPr>
            <w:ins w:id="10" w:author="Hetvi Topiwala" w:date="2026-04-10T12:39:00Z" w16du:dateUtc="2026-04-10T07:09:00Z">
              <w:r w:rsidRPr="00096613">
                <w:rPr>
                  <w:rFonts w:asciiTheme="minorHAnsi" w:hAnsiTheme="minorHAnsi" w:cstheme="minorHAnsi"/>
                </w:rPr>
                <w:t>NA</w:t>
              </w:r>
            </w:ins>
          </w:p>
        </w:tc>
        <w:tc>
          <w:tcPr>
            <w:tcW w:w="1260" w:type="dxa"/>
            <w:vAlign w:val="center"/>
            <w:tcPrChange w:id="11" w:author="Hetvi Topiwala" w:date="2026-04-10T12:39:00Z" w16du:dateUtc="2026-04-10T07:09:00Z">
              <w:tcPr>
                <w:tcW w:w="1260" w:type="dxa"/>
              </w:tcPr>
            </w:tcPrChange>
          </w:tcPr>
          <w:p w14:paraId="6D4E8900" w14:textId="6F4A4A84" w:rsidR="00763660" w:rsidRDefault="00763660" w:rsidP="00763660">
            <w:pPr>
              <w:pStyle w:val="TableParagraph"/>
              <w:jc w:val="center"/>
              <w:rPr>
                <w:rFonts w:ascii="Times New Roman"/>
                <w:sz w:val="20"/>
              </w:rPr>
            </w:pPr>
            <w:ins w:id="12" w:author="Hetvi Topiwala" w:date="2026-04-10T12:39:00Z" w16du:dateUtc="2026-04-10T07:09:00Z">
              <w:r w:rsidRPr="00096613">
                <w:rPr>
                  <w:rFonts w:asciiTheme="minorHAnsi" w:hAnsiTheme="minorHAnsi" w:cstheme="minorHAnsi"/>
                </w:rPr>
                <w:t>-</w:t>
              </w:r>
            </w:ins>
          </w:p>
        </w:tc>
        <w:tc>
          <w:tcPr>
            <w:tcW w:w="2165" w:type="dxa"/>
            <w:vAlign w:val="center"/>
            <w:tcPrChange w:id="13" w:author="Hetvi Topiwala" w:date="2026-04-10T12:39:00Z" w16du:dateUtc="2026-04-10T07:09:00Z">
              <w:tcPr>
                <w:tcW w:w="2165" w:type="dxa"/>
              </w:tcPr>
            </w:tcPrChange>
          </w:tcPr>
          <w:p w14:paraId="78EAACD9" w14:textId="1019A2AA" w:rsidR="00763660" w:rsidRDefault="00763660" w:rsidP="00763660">
            <w:pPr>
              <w:pStyle w:val="TableParagraph"/>
              <w:jc w:val="center"/>
              <w:rPr>
                <w:rFonts w:ascii="Times New Roman"/>
                <w:sz w:val="20"/>
              </w:rPr>
            </w:pPr>
            <w:ins w:id="14" w:author="Hetvi Topiwala" w:date="2026-04-10T12:39:00Z" w16du:dateUtc="2026-04-10T07:09:00Z">
              <w:r w:rsidRPr="00096613">
                <w:rPr>
                  <w:rFonts w:asciiTheme="minorHAnsi" w:hAnsiTheme="minorHAnsi" w:cstheme="minorHAnsi"/>
                </w:rPr>
                <w:t>Annual Review</w:t>
              </w:r>
            </w:ins>
          </w:p>
        </w:tc>
        <w:tc>
          <w:tcPr>
            <w:tcW w:w="1274" w:type="dxa"/>
            <w:vAlign w:val="center"/>
            <w:tcPrChange w:id="15" w:author="Hetvi Topiwala" w:date="2026-04-10T12:39:00Z" w16du:dateUtc="2026-04-10T07:09:00Z">
              <w:tcPr>
                <w:tcW w:w="1274" w:type="dxa"/>
              </w:tcPr>
            </w:tcPrChange>
          </w:tcPr>
          <w:p w14:paraId="5DF5F7BE" w14:textId="42821F36" w:rsidR="00763660" w:rsidRDefault="00763660" w:rsidP="00763660">
            <w:pPr>
              <w:pStyle w:val="TableParagraph"/>
              <w:jc w:val="center"/>
              <w:rPr>
                <w:rFonts w:ascii="Times New Roman"/>
                <w:sz w:val="20"/>
              </w:rPr>
            </w:pPr>
            <w:ins w:id="16" w:author="Hetvi Topiwala" w:date="2026-04-10T12:39:00Z" w16du:dateUtc="2026-04-10T07:09:00Z">
              <w:r w:rsidRPr="00096613">
                <w:rPr>
                  <w:rFonts w:asciiTheme="minorHAnsi" w:hAnsiTheme="minorHAnsi" w:cstheme="minorHAnsi"/>
                </w:rPr>
                <w:t>HR</w:t>
              </w:r>
            </w:ins>
          </w:p>
        </w:tc>
        <w:tc>
          <w:tcPr>
            <w:tcW w:w="2590" w:type="dxa"/>
            <w:vAlign w:val="center"/>
            <w:tcPrChange w:id="17" w:author="Hetvi Topiwala" w:date="2026-04-10T12:39:00Z" w16du:dateUtc="2026-04-10T07:09:00Z">
              <w:tcPr>
                <w:tcW w:w="2590" w:type="dxa"/>
              </w:tcPr>
            </w:tcPrChange>
          </w:tcPr>
          <w:p w14:paraId="402E180E" w14:textId="14F43116" w:rsidR="00763660" w:rsidRDefault="00763660" w:rsidP="00763660">
            <w:pPr>
              <w:pStyle w:val="TableParagraph"/>
              <w:jc w:val="center"/>
              <w:rPr>
                <w:rFonts w:ascii="Times New Roman"/>
                <w:sz w:val="20"/>
              </w:rPr>
            </w:pPr>
            <w:ins w:id="18" w:author="Hetvi Topiwala" w:date="2026-04-10T12:39:00Z" w16du:dateUtc="2026-04-10T07:09:00Z">
              <w:r w:rsidRPr="00096613">
                <w:rPr>
                  <w:rFonts w:asciiTheme="minorHAnsi" w:hAnsiTheme="minorHAnsi" w:cstheme="minorHAnsi"/>
                </w:rPr>
                <w:t>Head – Human Resources</w:t>
              </w:r>
            </w:ins>
          </w:p>
        </w:tc>
      </w:tr>
      <w:tr w:rsidR="00763660" w14:paraId="237292A6" w14:textId="77777777" w:rsidTr="00513DE3">
        <w:tblPrEx>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19" w:author="Hetvi Topiwala" w:date="2026-04-10T12:39:00Z" w16du:dateUtc="2026-04-10T07:09:00Z">
            <w:tblPrEx>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89"/>
          <w:trPrChange w:id="20" w:author="Hetvi Topiwala" w:date="2026-04-10T12:39:00Z" w16du:dateUtc="2026-04-10T07:09:00Z">
            <w:trPr>
              <w:trHeight w:val="489"/>
            </w:trPr>
          </w:trPrChange>
        </w:trPr>
        <w:tc>
          <w:tcPr>
            <w:tcW w:w="706" w:type="dxa"/>
            <w:vAlign w:val="center"/>
            <w:tcPrChange w:id="21" w:author="Hetvi Topiwala" w:date="2026-04-10T12:39:00Z" w16du:dateUtc="2026-04-10T07:09:00Z">
              <w:tcPr>
                <w:tcW w:w="706" w:type="dxa"/>
              </w:tcPr>
            </w:tcPrChange>
          </w:tcPr>
          <w:p w14:paraId="7884D985" w14:textId="770BE3FE" w:rsidR="00763660" w:rsidRDefault="00763660" w:rsidP="00763660">
            <w:pPr>
              <w:pStyle w:val="TableParagraph"/>
              <w:jc w:val="center"/>
              <w:rPr>
                <w:rFonts w:ascii="Times New Roman"/>
                <w:sz w:val="20"/>
              </w:rPr>
            </w:pPr>
            <w:ins w:id="22" w:author="Hetvi Topiwala" w:date="2026-04-10T12:39:00Z" w16du:dateUtc="2026-04-10T07:09:00Z">
              <w:r>
                <w:rPr>
                  <w:spacing w:val="-5"/>
                </w:rPr>
                <w:t>03</w:t>
              </w:r>
            </w:ins>
          </w:p>
        </w:tc>
        <w:tc>
          <w:tcPr>
            <w:tcW w:w="1293" w:type="dxa"/>
            <w:vAlign w:val="center"/>
            <w:tcPrChange w:id="23" w:author="Hetvi Topiwala" w:date="2026-04-10T12:39:00Z" w16du:dateUtc="2026-04-10T07:09:00Z">
              <w:tcPr>
                <w:tcW w:w="1293" w:type="dxa"/>
              </w:tcPr>
            </w:tcPrChange>
          </w:tcPr>
          <w:p w14:paraId="1B99C47F" w14:textId="1E3680A9" w:rsidR="00763660" w:rsidRDefault="00763660" w:rsidP="00763660">
            <w:pPr>
              <w:pStyle w:val="TableParagraph"/>
              <w:jc w:val="center"/>
              <w:rPr>
                <w:rFonts w:ascii="Times New Roman"/>
                <w:sz w:val="20"/>
              </w:rPr>
            </w:pPr>
            <w:ins w:id="24" w:author="Hetvi Topiwala" w:date="2026-04-10T12:39:00Z" w16du:dateUtc="2026-04-10T07:09:00Z">
              <w:r>
                <w:rPr>
                  <w:spacing w:val="-2"/>
                </w:rPr>
                <w:t>03-04-</w:t>
              </w:r>
              <w:r>
                <w:rPr>
                  <w:spacing w:val="-5"/>
                </w:rPr>
                <w:t>26</w:t>
              </w:r>
            </w:ins>
          </w:p>
        </w:tc>
        <w:tc>
          <w:tcPr>
            <w:tcW w:w="808" w:type="dxa"/>
            <w:vAlign w:val="center"/>
            <w:tcPrChange w:id="25" w:author="Hetvi Topiwala" w:date="2026-04-10T12:39:00Z" w16du:dateUtc="2026-04-10T07:09:00Z">
              <w:tcPr>
                <w:tcW w:w="808" w:type="dxa"/>
              </w:tcPr>
            </w:tcPrChange>
          </w:tcPr>
          <w:p w14:paraId="2BF290C3" w14:textId="77777777" w:rsidR="00763660" w:rsidRDefault="00763660" w:rsidP="00763660">
            <w:pPr>
              <w:pStyle w:val="TableParagraph"/>
              <w:spacing w:before="80"/>
              <w:jc w:val="center"/>
              <w:rPr>
                <w:ins w:id="26" w:author="Hetvi Topiwala" w:date="2026-04-10T12:39:00Z" w16du:dateUtc="2026-04-10T07:09:00Z"/>
                <w:rFonts w:ascii="Times New Roman"/>
              </w:rPr>
            </w:pPr>
          </w:p>
          <w:p w14:paraId="7513F54E" w14:textId="13A8599E" w:rsidR="00763660" w:rsidRDefault="00763660" w:rsidP="00763660">
            <w:pPr>
              <w:pStyle w:val="TableParagraph"/>
              <w:jc w:val="center"/>
              <w:rPr>
                <w:rFonts w:ascii="Times New Roman"/>
                <w:sz w:val="20"/>
              </w:rPr>
            </w:pPr>
            <w:ins w:id="27" w:author="Hetvi Topiwala" w:date="2026-04-10T12:39:00Z" w16du:dateUtc="2026-04-10T07:09:00Z">
              <w:r>
                <w:rPr>
                  <w:spacing w:val="-5"/>
                </w:rPr>
                <w:t>NA</w:t>
              </w:r>
            </w:ins>
          </w:p>
        </w:tc>
        <w:tc>
          <w:tcPr>
            <w:tcW w:w="1260" w:type="dxa"/>
            <w:vAlign w:val="center"/>
            <w:tcPrChange w:id="28" w:author="Hetvi Topiwala" w:date="2026-04-10T12:39:00Z" w16du:dateUtc="2026-04-10T07:09:00Z">
              <w:tcPr>
                <w:tcW w:w="1260" w:type="dxa"/>
              </w:tcPr>
            </w:tcPrChange>
          </w:tcPr>
          <w:p w14:paraId="3C82AE88" w14:textId="77777777" w:rsidR="00763660" w:rsidRDefault="00763660" w:rsidP="00763660">
            <w:pPr>
              <w:pStyle w:val="TableParagraph"/>
              <w:spacing w:before="80"/>
              <w:jc w:val="center"/>
              <w:rPr>
                <w:ins w:id="29" w:author="Hetvi Topiwala" w:date="2026-04-10T12:39:00Z" w16du:dateUtc="2026-04-10T07:09:00Z"/>
                <w:rFonts w:ascii="Times New Roman"/>
              </w:rPr>
            </w:pPr>
          </w:p>
          <w:p w14:paraId="19B6A1E2" w14:textId="7C6E70B8" w:rsidR="00763660" w:rsidRDefault="00763660" w:rsidP="00763660">
            <w:pPr>
              <w:pStyle w:val="TableParagraph"/>
              <w:jc w:val="center"/>
              <w:rPr>
                <w:rFonts w:ascii="Times New Roman"/>
                <w:sz w:val="20"/>
              </w:rPr>
            </w:pPr>
            <w:ins w:id="30" w:author="Hetvi Topiwala" w:date="2026-04-10T12:39:00Z" w16du:dateUtc="2026-04-10T07:09:00Z">
              <w:r>
                <w:rPr>
                  <w:spacing w:val="-5"/>
                </w:rPr>
                <w:t>All</w:t>
              </w:r>
            </w:ins>
          </w:p>
        </w:tc>
        <w:tc>
          <w:tcPr>
            <w:tcW w:w="2165" w:type="dxa"/>
            <w:vAlign w:val="center"/>
            <w:tcPrChange w:id="31" w:author="Hetvi Topiwala" w:date="2026-04-10T12:39:00Z" w16du:dateUtc="2026-04-10T07:09:00Z">
              <w:tcPr>
                <w:tcW w:w="2165" w:type="dxa"/>
              </w:tcPr>
            </w:tcPrChange>
          </w:tcPr>
          <w:p w14:paraId="0E6D07FD" w14:textId="33E73077" w:rsidR="00763660" w:rsidRDefault="00763660" w:rsidP="00763660">
            <w:pPr>
              <w:pStyle w:val="TableParagraph"/>
              <w:jc w:val="center"/>
              <w:rPr>
                <w:rFonts w:ascii="Times New Roman"/>
                <w:sz w:val="20"/>
              </w:rPr>
            </w:pPr>
            <w:ins w:id="32" w:author="Hetvi Topiwala" w:date="2026-04-10T12:39:00Z" w16du:dateUtc="2026-04-10T07:09:00Z">
              <w:r>
                <w:t>Scope &amp; Targets revised, Alignment with SDGs – topic added</w:t>
              </w:r>
            </w:ins>
          </w:p>
        </w:tc>
        <w:tc>
          <w:tcPr>
            <w:tcW w:w="1274" w:type="dxa"/>
            <w:vAlign w:val="center"/>
            <w:tcPrChange w:id="33" w:author="Hetvi Topiwala" w:date="2026-04-10T12:39:00Z" w16du:dateUtc="2026-04-10T07:09:00Z">
              <w:tcPr>
                <w:tcW w:w="1274" w:type="dxa"/>
              </w:tcPr>
            </w:tcPrChange>
          </w:tcPr>
          <w:p w14:paraId="473B152E" w14:textId="77777777" w:rsidR="00763660" w:rsidRDefault="00763660" w:rsidP="00763660">
            <w:pPr>
              <w:pStyle w:val="TableParagraph"/>
              <w:spacing w:before="80"/>
              <w:jc w:val="center"/>
              <w:rPr>
                <w:ins w:id="34" w:author="Hetvi Topiwala" w:date="2026-04-10T12:39:00Z" w16du:dateUtc="2026-04-10T07:09:00Z"/>
                <w:rFonts w:ascii="Times New Roman"/>
              </w:rPr>
            </w:pPr>
          </w:p>
          <w:p w14:paraId="07D820D2" w14:textId="40A85848" w:rsidR="00763660" w:rsidRDefault="00763660" w:rsidP="00763660">
            <w:pPr>
              <w:pStyle w:val="TableParagraph"/>
              <w:jc w:val="center"/>
              <w:rPr>
                <w:rFonts w:ascii="Times New Roman"/>
                <w:sz w:val="20"/>
              </w:rPr>
            </w:pPr>
            <w:ins w:id="35" w:author="Hetvi Topiwala" w:date="2026-04-10T12:39:00Z" w16du:dateUtc="2026-04-10T07:09:00Z">
              <w:r>
                <w:rPr>
                  <w:spacing w:val="-5"/>
                </w:rPr>
                <w:t>HR</w:t>
              </w:r>
            </w:ins>
          </w:p>
        </w:tc>
        <w:tc>
          <w:tcPr>
            <w:tcW w:w="2590" w:type="dxa"/>
            <w:vAlign w:val="center"/>
            <w:tcPrChange w:id="36" w:author="Hetvi Topiwala" w:date="2026-04-10T12:39:00Z" w16du:dateUtc="2026-04-10T07:09:00Z">
              <w:tcPr>
                <w:tcW w:w="2590" w:type="dxa"/>
              </w:tcPr>
            </w:tcPrChange>
          </w:tcPr>
          <w:p w14:paraId="096FDCB4" w14:textId="154FA271" w:rsidR="00763660" w:rsidRDefault="00763660" w:rsidP="00763660">
            <w:pPr>
              <w:pStyle w:val="TableParagraph"/>
              <w:jc w:val="center"/>
              <w:rPr>
                <w:rFonts w:ascii="Times New Roman"/>
                <w:sz w:val="20"/>
              </w:rPr>
            </w:pPr>
            <w:ins w:id="37" w:author="Hetvi Topiwala" w:date="2026-04-10T12:39:00Z" w16du:dateUtc="2026-04-10T07:09:00Z">
              <w:r>
                <w:t>Head</w:t>
              </w:r>
              <w:r>
                <w:rPr>
                  <w:spacing w:val="-13"/>
                </w:rPr>
                <w:t xml:space="preserve"> </w:t>
              </w:r>
              <w:r>
                <w:t>–</w:t>
              </w:r>
              <w:r>
                <w:rPr>
                  <w:spacing w:val="-12"/>
                </w:rPr>
                <w:t xml:space="preserve"> </w:t>
              </w:r>
              <w:r>
                <w:t xml:space="preserve">Human </w:t>
              </w:r>
              <w:r>
                <w:rPr>
                  <w:spacing w:val="-2"/>
                </w:rPr>
                <w:t>Resources</w:t>
              </w:r>
            </w:ins>
          </w:p>
        </w:tc>
      </w:tr>
      <w:tr w:rsidR="00763660" w14:paraId="1BF43CA3" w14:textId="77777777">
        <w:trPr>
          <w:trHeight w:val="489"/>
        </w:trPr>
        <w:tc>
          <w:tcPr>
            <w:tcW w:w="706" w:type="dxa"/>
          </w:tcPr>
          <w:p w14:paraId="7D70B90D" w14:textId="77777777" w:rsidR="00763660" w:rsidRDefault="00763660" w:rsidP="00763660">
            <w:pPr>
              <w:pStyle w:val="TableParagraph"/>
              <w:rPr>
                <w:rFonts w:ascii="Times New Roman"/>
                <w:sz w:val="20"/>
              </w:rPr>
            </w:pPr>
          </w:p>
        </w:tc>
        <w:tc>
          <w:tcPr>
            <w:tcW w:w="1293" w:type="dxa"/>
          </w:tcPr>
          <w:p w14:paraId="68782440" w14:textId="77777777" w:rsidR="00763660" w:rsidRDefault="00763660" w:rsidP="00763660">
            <w:pPr>
              <w:pStyle w:val="TableParagraph"/>
              <w:rPr>
                <w:rFonts w:ascii="Times New Roman"/>
                <w:sz w:val="20"/>
              </w:rPr>
            </w:pPr>
          </w:p>
        </w:tc>
        <w:tc>
          <w:tcPr>
            <w:tcW w:w="808" w:type="dxa"/>
          </w:tcPr>
          <w:p w14:paraId="6413A741" w14:textId="77777777" w:rsidR="00763660" w:rsidRDefault="00763660" w:rsidP="00763660">
            <w:pPr>
              <w:pStyle w:val="TableParagraph"/>
              <w:rPr>
                <w:rFonts w:ascii="Times New Roman"/>
                <w:sz w:val="20"/>
              </w:rPr>
            </w:pPr>
          </w:p>
        </w:tc>
        <w:tc>
          <w:tcPr>
            <w:tcW w:w="1260" w:type="dxa"/>
          </w:tcPr>
          <w:p w14:paraId="61045A0E" w14:textId="77777777" w:rsidR="00763660" w:rsidRDefault="00763660" w:rsidP="00763660">
            <w:pPr>
              <w:pStyle w:val="TableParagraph"/>
              <w:rPr>
                <w:rFonts w:ascii="Times New Roman"/>
                <w:sz w:val="20"/>
              </w:rPr>
            </w:pPr>
          </w:p>
        </w:tc>
        <w:tc>
          <w:tcPr>
            <w:tcW w:w="2165" w:type="dxa"/>
          </w:tcPr>
          <w:p w14:paraId="7EFFA512" w14:textId="77777777" w:rsidR="00763660" w:rsidRDefault="00763660" w:rsidP="00763660">
            <w:pPr>
              <w:pStyle w:val="TableParagraph"/>
              <w:rPr>
                <w:rFonts w:ascii="Times New Roman"/>
                <w:sz w:val="20"/>
              </w:rPr>
            </w:pPr>
          </w:p>
        </w:tc>
        <w:tc>
          <w:tcPr>
            <w:tcW w:w="1274" w:type="dxa"/>
          </w:tcPr>
          <w:p w14:paraId="306CA983" w14:textId="77777777" w:rsidR="00763660" w:rsidRDefault="00763660" w:rsidP="00763660">
            <w:pPr>
              <w:pStyle w:val="TableParagraph"/>
              <w:rPr>
                <w:rFonts w:ascii="Times New Roman"/>
                <w:sz w:val="20"/>
              </w:rPr>
            </w:pPr>
          </w:p>
        </w:tc>
        <w:tc>
          <w:tcPr>
            <w:tcW w:w="2590" w:type="dxa"/>
          </w:tcPr>
          <w:p w14:paraId="53AFD7BC" w14:textId="77777777" w:rsidR="00763660" w:rsidRDefault="00763660" w:rsidP="00763660">
            <w:pPr>
              <w:pStyle w:val="TableParagraph"/>
              <w:rPr>
                <w:rFonts w:ascii="Times New Roman"/>
                <w:sz w:val="20"/>
              </w:rPr>
            </w:pPr>
          </w:p>
        </w:tc>
      </w:tr>
      <w:tr w:rsidR="00763660" w14:paraId="2DE1933E" w14:textId="77777777">
        <w:trPr>
          <w:trHeight w:val="486"/>
        </w:trPr>
        <w:tc>
          <w:tcPr>
            <w:tcW w:w="706" w:type="dxa"/>
          </w:tcPr>
          <w:p w14:paraId="03C6FDEE" w14:textId="77777777" w:rsidR="00763660" w:rsidRDefault="00763660" w:rsidP="00763660">
            <w:pPr>
              <w:pStyle w:val="TableParagraph"/>
              <w:rPr>
                <w:rFonts w:ascii="Times New Roman"/>
                <w:sz w:val="20"/>
              </w:rPr>
            </w:pPr>
          </w:p>
        </w:tc>
        <w:tc>
          <w:tcPr>
            <w:tcW w:w="1293" w:type="dxa"/>
          </w:tcPr>
          <w:p w14:paraId="0408363B" w14:textId="77777777" w:rsidR="00763660" w:rsidRDefault="00763660" w:rsidP="00763660">
            <w:pPr>
              <w:pStyle w:val="TableParagraph"/>
              <w:rPr>
                <w:rFonts w:ascii="Times New Roman"/>
                <w:sz w:val="20"/>
              </w:rPr>
            </w:pPr>
          </w:p>
        </w:tc>
        <w:tc>
          <w:tcPr>
            <w:tcW w:w="808" w:type="dxa"/>
          </w:tcPr>
          <w:p w14:paraId="4A1533B3" w14:textId="77777777" w:rsidR="00763660" w:rsidRDefault="00763660" w:rsidP="00763660">
            <w:pPr>
              <w:pStyle w:val="TableParagraph"/>
              <w:rPr>
                <w:rFonts w:ascii="Times New Roman"/>
                <w:sz w:val="20"/>
              </w:rPr>
            </w:pPr>
          </w:p>
        </w:tc>
        <w:tc>
          <w:tcPr>
            <w:tcW w:w="1260" w:type="dxa"/>
          </w:tcPr>
          <w:p w14:paraId="2A6D31B2" w14:textId="77777777" w:rsidR="00763660" w:rsidRDefault="00763660" w:rsidP="00763660">
            <w:pPr>
              <w:pStyle w:val="TableParagraph"/>
              <w:rPr>
                <w:rFonts w:ascii="Times New Roman"/>
                <w:sz w:val="20"/>
              </w:rPr>
            </w:pPr>
          </w:p>
        </w:tc>
        <w:tc>
          <w:tcPr>
            <w:tcW w:w="2165" w:type="dxa"/>
          </w:tcPr>
          <w:p w14:paraId="3A184112" w14:textId="77777777" w:rsidR="00763660" w:rsidRDefault="00763660" w:rsidP="00763660">
            <w:pPr>
              <w:pStyle w:val="TableParagraph"/>
              <w:rPr>
                <w:rFonts w:ascii="Times New Roman"/>
                <w:sz w:val="20"/>
              </w:rPr>
            </w:pPr>
          </w:p>
        </w:tc>
        <w:tc>
          <w:tcPr>
            <w:tcW w:w="1274" w:type="dxa"/>
          </w:tcPr>
          <w:p w14:paraId="4F852D59" w14:textId="77777777" w:rsidR="00763660" w:rsidRDefault="00763660" w:rsidP="00763660">
            <w:pPr>
              <w:pStyle w:val="TableParagraph"/>
              <w:rPr>
                <w:rFonts w:ascii="Times New Roman"/>
                <w:sz w:val="20"/>
              </w:rPr>
            </w:pPr>
          </w:p>
        </w:tc>
        <w:tc>
          <w:tcPr>
            <w:tcW w:w="2590" w:type="dxa"/>
          </w:tcPr>
          <w:p w14:paraId="4329990E" w14:textId="77777777" w:rsidR="00763660" w:rsidRDefault="00763660" w:rsidP="00763660">
            <w:pPr>
              <w:pStyle w:val="TableParagraph"/>
              <w:rPr>
                <w:rFonts w:ascii="Times New Roman"/>
                <w:sz w:val="20"/>
              </w:rPr>
            </w:pPr>
          </w:p>
        </w:tc>
      </w:tr>
    </w:tbl>
    <w:p w14:paraId="41DA6D3E" w14:textId="77777777" w:rsidR="006E6DFD" w:rsidRDefault="006E6DFD">
      <w:pPr>
        <w:pStyle w:val="BodyText"/>
        <w:rPr>
          <w:rFonts w:ascii="Times New Roman"/>
          <w:sz w:val="20"/>
        </w:rPr>
      </w:pPr>
    </w:p>
    <w:p w14:paraId="739DB471" w14:textId="77777777" w:rsidR="006E6DFD" w:rsidRDefault="006E6DFD">
      <w:pPr>
        <w:pStyle w:val="BodyText"/>
        <w:rPr>
          <w:rFonts w:ascii="Times New Roman"/>
          <w:sz w:val="20"/>
        </w:rPr>
      </w:pPr>
    </w:p>
    <w:p w14:paraId="042059DA" w14:textId="77777777" w:rsidR="006E6DFD" w:rsidRDefault="006E6DFD">
      <w:pPr>
        <w:pStyle w:val="BodyText"/>
        <w:rPr>
          <w:rFonts w:ascii="Times New Roman"/>
          <w:sz w:val="20"/>
        </w:rPr>
      </w:pPr>
    </w:p>
    <w:p w14:paraId="6823AAFA" w14:textId="77777777" w:rsidR="006E6DFD" w:rsidRDefault="006E6DFD">
      <w:pPr>
        <w:pStyle w:val="BodyText"/>
        <w:rPr>
          <w:rFonts w:ascii="Times New Roman"/>
          <w:sz w:val="20"/>
        </w:rPr>
      </w:pPr>
    </w:p>
    <w:p w14:paraId="3B632E29" w14:textId="77777777" w:rsidR="006E6DFD" w:rsidRDefault="006E6DFD">
      <w:pPr>
        <w:pStyle w:val="BodyText"/>
        <w:spacing w:before="3"/>
        <w:rPr>
          <w:rFonts w:ascii="Times New Roman"/>
          <w:sz w:val="20"/>
        </w:rPr>
      </w:pPr>
    </w:p>
    <w:tbl>
      <w:tblPr>
        <w:tblW w:w="0" w:type="auto"/>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8"/>
        <w:gridCol w:w="2340"/>
        <w:gridCol w:w="1980"/>
        <w:gridCol w:w="1615"/>
        <w:gridCol w:w="1391"/>
      </w:tblGrid>
      <w:tr w:rsidR="006E6DFD" w14:paraId="6D629B50" w14:textId="77777777">
        <w:trPr>
          <w:trHeight w:val="402"/>
        </w:trPr>
        <w:tc>
          <w:tcPr>
            <w:tcW w:w="8563" w:type="dxa"/>
            <w:gridSpan w:val="4"/>
          </w:tcPr>
          <w:p w14:paraId="66EE9F9A" w14:textId="77777777" w:rsidR="006E6DFD" w:rsidRDefault="00000000">
            <w:pPr>
              <w:pStyle w:val="TableParagraph"/>
              <w:spacing w:line="268" w:lineRule="exact"/>
              <w:ind w:left="249"/>
              <w:rPr>
                <w:b/>
              </w:rPr>
            </w:pPr>
            <w:r>
              <w:rPr>
                <w:b/>
              </w:rPr>
              <w:t>DISTRIBUTION</w:t>
            </w:r>
            <w:r>
              <w:rPr>
                <w:b/>
                <w:spacing w:val="37"/>
              </w:rPr>
              <w:t xml:space="preserve"> </w:t>
            </w:r>
            <w:r>
              <w:rPr>
                <w:b/>
                <w:spacing w:val="-2"/>
              </w:rPr>
              <w:t>MATRIX</w:t>
            </w:r>
          </w:p>
        </w:tc>
        <w:tc>
          <w:tcPr>
            <w:tcW w:w="1391" w:type="dxa"/>
          </w:tcPr>
          <w:p w14:paraId="6B6DC670" w14:textId="77777777" w:rsidR="006E6DFD" w:rsidRDefault="006E6DFD">
            <w:pPr>
              <w:pStyle w:val="TableParagraph"/>
              <w:rPr>
                <w:rFonts w:ascii="Times New Roman"/>
                <w:sz w:val="20"/>
              </w:rPr>
            </w:pPr>
          </w:p>
        </w:tc>
      </w:tr>
      <w:tr w:rsidR="006E6DFD" w14:paraId="383CF9D9" w14:textId="77777777">
        <w:trPr>
          <w:trHeight w:val="268"/>
        </w:trPr>
        <w:tc>
          <w:tcPr>
            <w:tcW w:w="2628" w:type="dxa"/>
            <w:shd w:val="clear" w:color="auto" w:fill="BEBEBE"/>
          </w:tcPr>
          <w:p w14:paraId="7AED4A2A" w14:textId="77777777" w:rsidR="006E6DFD" w:rsidRDefault="00000000">
            <w:pPr>
              <w:pStyle w:val="TableParagraph"/>
              <w:spacing w:line="248" w:lineRule="exact"/>
              <w:ind w:left="153" w:right="4"/>
              <w:jc w:val="center"/>
            </w:pPr>
            <w:proofErr w:type="spellStart"/>
            <w:proofErr w:type="gramStart"/>
            <w:r>
              <w:t>Sl</w:t>
            </w:r>
            <w:proofErr w:type="spellEnd"/>
            <w:r>
              <w:rPr>
                <w:spacing w:val="-1"/>
              </w:rPr>
              <w:t xml:space="preserve"> </w:t>
            </w:r>
            <w:r>
              <w:rPr>
                <w:spacing w:val="-5"/>
              </w:rPr>
              <w:t>.No</w:t>
            </w:r>
            <w:proofErr w:type="gramEnd"/>
          </w:p>
        </w:tc>
        <w:tc>
          <w:tcPr>
            <w:tcW w:w="2340" w:type="dxa"/>
            <w:shd w:val="clear" w:color="auto" w:fill="BEBEBE"/>
          </w:tcPr>
          <w:p w14:paraId="7C432211" w14:textId="77777777" w:rsidR="006E6DFD" w:rsidRDefault="00000000">
            <w:pPr>
              <w:pStyle w:val="TableParagraph"/>
              <w:spacing w:line="248" w:lineRule="exact"/>
              <w:ind w:left="250"/>
            </w:pPr>
            <w:r>
              <w:t>Issue</w:t>
            </w:r>
            <w:r>
              <w:rPr>
                <w:spacing w:val="-7"/>
              </w:rPr>
              <w:t xml:space="preserve"> </w:t>
            </w:r>
            <w:r>
              <w:rPr>
                <w:spacing w:val="-4"/>
              </w:rPr>
              <w:t>Mode</w:t>
            </w:r>
          </w:p>
        </w:tc>
        <w:tc>
          <w:tcPr>
            <w:tcW w:w="1980" w:type="dxa"/>
            <w:shd w:val="clear" w:color="auto" w:fill="BEBEBE"/>
          </w:tcPr>
          <w:p w14:paraId="367EED46" w14:textId="77777777" w:rsidR="006E6DFD" w:rsidRDefault="00000000">
            <w:pPr>
              <w:pStyle w:val="TableParagraph"/>
              <w:spacing w:line="248" w:lineRule="exact"/>
              <w:ind w:right="904"/>
              <w:jc w:val="right"/>
            </w:pPr>
            <w:r>
              <w:t>Copy</w:t>
            </w:r>
            <w:r>
              <w:rPr>
                <w:spacing w:val="-5"/>
              </w:rPr>
              <w:t xml:space="preserve"> No.</w:t>
            </w:r>
          </w:p>
        </w:tc>
        <w:tc>
          <w:tcPr>
            <w:tcW w:w="3006" w:type="dxa"/>
            <w:gridSpan w:val="2"/>
            <w:shd w:val="clear" w:color="auto" w:fill="BEBEBE"/>
          </w:tcPr>
          <w:p w14:paraId="3E615D16" w14:textId="77777777" w:rsidR="006E6DFD" w:rsidRDefault="00000000">
            <w:pPr>
              <w:pStyle w:val="TableParagraph"/>
              <w:spacing w:line="248" w:lineRule="exact"/>
              <w:ind w:left="1024"/>
            </w:pPr>
            <w:r>
              <w:t>Copy</w:t>
            </w:r>
            <w:r>
              <w:rPr>
                <w:spacing w:val="-7"/>
              </w:rPr>
              <w:t xml:space="preserve"> </w:t>
            </w:r>
            <w:r>
              <w:rPr>
                <w:spacing w:val="-2"/>
              </w:rPr>
              <w:t>Holder</w:t>
            </w:r>
          </w:p>
        </w:tc>
      </w:tr>
      <w:tr w:rsidR="006E6DFD" w14:paraId="2966C1C1" w14:textId="77777777">
        <w:trPr>
          <w:trHeight w:val="537"/>
        </w:trPr>
        <w:tc>
          <w:tcPr>
            <w:tcW w:w="2628" w:type="dxa"/>
          </w:tcPr>
          <w:p w14:paraId="1649C00B" w14:textId="77777777" w:rsidR="006E6DFD" w:rsidRDefault="006E6DFD">
            <w:pPr>
              <w:pStyle w:val="TableParagraph"/>
              <w:spacing w:before="14"/>
              <w:rPr>
                <w:rFonts w:ascii="Times New Roman"/>
              </w:rPr>
            </w:pPr>
          </w:p>
          <w:p w14:paraId="2659210B" w14:textId="77777777" w:rsidR="006E6DFD" w:rsidRDefault="00000000">
            <w:pPr>
              <w:pStyle w:val="TableParagraph"/>
              <w:spacing w:before="1" w:line="249" w:lineRule="exact"/>
              <w:ind w:left="153"/>
              <w:jc w:val="center"/>
            </w:pPr>
            <w:r>
              <w:rPr>
                <w:spacing w:val="-10"/>
              </w:rPr>
              <w:t>1</w:t>
            </w:r>
          </w:p>
        </w:tc>
        <w:tc>
          <w:tcPr>
            <w:tcW w:w="2340" w:type="dxa"/>
          </w:tcPr>
          <w:p w14:paraId="44555B91" w14:textId="77777777" w:rsidR="006E6DFD" w:rsidRDefault="00000000">
            <w:pPr>
              <w:pStyle w:val="TableParagraph"/>
              <w:spacing w:before="133"/>
              <w:ind w:left="497"/>
            </w:pPr>
            <w:r>
              <w:t>Electronic</w:t>
            </w:r>
            <w:r>
              <w:rPr>
                <w:spacing w:val="-8"/>
              </w:rPr>
              <w:t xml:space="preserve"> </w:t>
            </w:r>
            <w:r>
              <w:rPr>
                <w:spacing w:val="-4"/>
              </w:rPr>
              <w:t>media</w:t>
            </w:r>
          </w:p>
        </w:tc>
        <w:tc>
          <w:tcPr>
            <w:tcW w:w="1980" w:type="dxa"/>
          </w:tcPr>
          <w:p w14:paraId="19A6A8D6" w14:textId="77777777" w:rsidR="006E6DFD" w:rsidRDefault="00000000">
            <w:pPr>
              <w:pStyle w:val="TableParagraph"/>
              <w:spacing w:before="133"/>
              <w:ind w:right="838"/>
              <w:jc w:val="right"/>
            </w:pPr>
            <w:r>
              <w:rPr>
                <w:spacing w:val="-2"/>
              </w:rPr>
              <w:t>-</w:t>
            </w:r>
            <w:r>
              <w:rPr>
                <w:spacing w:val="-12"/>
              </w:rPr>
              <w:t>-</w:t>
            </w:r>
          </w:p>
        </w:tc>
        <w:tc>
          <w:tcPr>
            <w:tcW w:w="3006" w:type="dxa"/>
            <w:gridSpan w:val="2"/>
          </w:tcPr>
          <w:p w14:paraId="29A7E772" w14:textId="77777777" w:rsidR="006E6DFD" w:rsidRDefault="00000000">
            <w:pPr>
              <w:pStyle w:val="TableParagraph"/>
              <w:spacing w:before="133"/>
              <w:ind w:left="983"/>
            </w:pPr>
            <w:r>
              <w:t>All</w:t>
            </w:r>
            <w:r>
              <w:rPr>
                <w:spacing w:val="-3"/>
              </w:rPr>
              <w:t xml:space="preserve"> </w:t>
            </w:r>
            <w:r>
              <w:t>LAN</w:t>
            </w:r>
            <w:r>
              <w:rPr>
                <w:spacing w:val="-2"/>
              </w:rPr>
              <w:t xml:space="preserve"> Users</w:t>
            </w:r>
          </w:p>
        </w:tc>
      </w:tr>
      <w:tr w:rsidR="002949BE" w14:paraId="7B0595E1" w14:textId="77777777">
        <w:trPr>
          <w:trHeight w:val="2296"/>
        </w:trPr>
        <w:tc>
          <w:tcPr>
            <w:tcW w:w="2628" w:type="dxa"/>
          </w:tcPr>
          <w:p w14:paraId="6623CB93" w14:textId="77777777" w:rsidR="002949BE" w:rsidRDefault="002949BE" w:rsidP="002949BE">
            <w:pPr>
              <w:pStyle w:val="TableParagraph"/>
              <w:rPr>
                <w:rFonts w:ascii="Times New Roman"/>
                <w:sz w:val="20"/>
              </w:rPr>
            </w:pPr>
          </w:p>
          <w:p w14:paraId="0645A4AA" w14:textId="77777777" w:rsidR="002949BE" w:rsidRDefault="002949BE" w:rsidP="002949BE">
            <w:pPr>
              <w:pStyle w:val="TableParagraph"/>
              <w:spacing w:before="123"/>
              <w:rPr>
                <w:rFonts w:ascii="Times New Roman"/>
                <w:sz w:val="20"/>
              </w:rPr>
            </w:pPr>
          </w:p>
          <w:p w14:paraId="73C5C9C0" w14:textId="2F4A7E7D" w:rsidR="002949BE" w:rsidRDefault="002949BE" w:rsidP="002949BE">
            <w:pPr>
              <w:pStyle w:val="TableParagraph"/>
              <w:spacing w:before="123"/>
              <w:rPr>
                <w:rFonts w:ascii="Times New Roman"/>
                <w:sz w:val="20"/>
              </w:rPr>
            </w:pPr>
          </w:p>
          <w:p w14:paraId="38CAD491" w14:textId="6E43BBE1" w:rsidR="002949BE" w:rsidRDefault="002949BE" w:rsidP="002949BE">
            <w:pPr>
              <w:pStyle w:val="TableParagraph"/>
              <w:ind w:left="249"/>
              <w:rPr>
                <w:rFonts w:ascii="Times New Roman"/>
                <w:sz w:val="20"/>
              </w:rPr>
            </w:pPr>
          </w:p>
          <w:p w14:paraId="58498B1A" w14:textId="77777777" w:rsidR="002949BE" w:rsidRDefault="002949BE" w:rsidP="002949BE">
            <w:pPr>
              <w:pStyle w:val="TableParagraph"/>
              <w:spacing w:before="73"/>
              <w:ind w:left="249"/>
              <w:rPr>
                <w:b/>
              </w:rPr>
            </w:pPr>
            <w:r>
              <w:rPr>
                <w:b/>
              </w:rPr>
              <w:t>Prepared</w:t>
            </w:r>
            <w:r>
              <w:rPr>
                <w:b/>
                <w:spacing w:val="-10"/>
              </w:rPr>
              <w:t xml:space="preserve"> </w:t>
            </w:r>
            <w:r>
              <w:rPr>
                <w:b/>
                <w:spacing w:val="-5"/>
              </w:rPr>
              <w:t>by</w:t>
            </w:r>
          </w:p>
          <w:p w14:paraId="186A48C7" w14:textId="77777777" w:rsidR="002949BE" w:rsidRDefault="002949BE" w:rsidP="002949BE">
            <w:pPr>
              <w:pStyle w:val="TableParagraph"/>
              <w:ind w:left="249"/>
            </w:pPr>
            <w:r>
              <w:t>Human</w:t>
            </w:r>
            <w:r>
              <w:rPr>
                <w:spacing w:val="-6"/>
              </w:rPr>
              <w:t xml:space="preserve"> </w:t>
            </w:r>
            <w:r>
              <w:rPr>
                <w:spacing w:val="-2"/>
              </w:rPr>
              <w:t>Resources</w:t>
            </w:r>
          </w:p>
        </w:tc>
        <w:tc>
          <w:tcPr>
            <w:tcW w:w="2340" w:type="dxa"/>
          </w:tcPr>
          <w:p w14:paraId="4076B616" w14:textId="77777777" w:rsidR="002949BE" w:rsidRDefault="002949BE" w:rsidP="002949BE">
            <w:pPr>
              <w:pStyle w:val="TableParagraph"/>
              <w:rPr>
                <w:rFonts w:ascii="Times New Roman"/>
                <w:sz w:val="20"/>
              </w:rPr>
            </w:pPr>
          </w:p>
          <w:p w14:paraId="253441E3" w14:textId="77777777" w:rsidR="002949BE" w:rsidRDefault="002949BE" w:rsidP="002949BE">
            <w:pPr>
              <w:pStyle w:val="TableParagraph"/>
              <w:spacing w:before="153"/>
              <w:rPr>
                <w:rFonts w:ascii="Times New Roman"/>
                <w:sz w:val="20"/>
              </w:rPr>
            </w:pPr>
          </w:p>
          <w:p w14:paraId="3AE10AEC" w14:textId="77777777" w:rsidR="002949BE" w:rsidRDefault="002949BE" w:rsidP="002949BE">
            <w:pPr>
              <w:pStyle w:val="TableParagraph"/>
              <w:spacing w:before="153"/>
              <w:rPr>
                <w:rFonts w:ascii="Times New Roman"/>
                <w:sz w:val="20"/>
              </w:rPr>
            </w:pPr>
          </w:p>
          <w:p w14:paraId="60D05769" w14:textId="6368417B" w:rsidR="002949BE" w:rsidRDefault="002949BE" w:rsidP="002949BE">
            <w:pPr>
              <w:pStyle w:val="TableParagraph"/>
              <w:ind w:left="458"/>
              <w:rPr>
                <w:rFonts w:ascii="Times New Roman"/>
                <w:sz w:val="20"/>
              </w:rPr>
            </w:pPr>
          </w:p>
          <w:p w14:paraId="33B64EF5" w14:textId="77777777" w:rsidR="002949BE" w:rsidRDefault="002949BE" w:rsidP="002949BE">
            <w:pPr>
              <w:pStyle w:val="TableParagraph"/>
              <w:spacing w:before="80"/>
              <w:ind w:left="250"/>
              <w:rPr>
                <w:b/>
              </w:rPr>
            </w:pPr>
            <w:r>
              <w:rPr>
                <w:b/>
                <w:spacing w:val="-2"/>
              </w:rPr>
              <w:t>Reviewed</w:t>
            </w:r>
            <w:r>
              <w:rPr>
                <w:b/>
                <w:spacing w:val="2"/>
              </w:rPr>
              <w:t xml:space="preserve"> </w:t>
            </w:r>
            <w:r>
              <w:rPr>
                <w:b/>
                <w:spacing w:val="-5"/>
              </w:rPr>
              <w:t>by</w:t>
            </w:r>
          </w:p>
          <w:p w14:paraId="73FFD17C" w14:textId="77777777" w:rsidR="002949BE" w:rsidRDefault="002949BE" w:rsidP="002949BE">
            <w:pPr>
              <w:pStyle w:val="TableParagraph"/>
              <w:spacing w:before="1"/>
              <w:ind w:left="250"/>
            </w:pPr>
            <w:r>
              <w:t>Human</w:t>
            </w:r>
            <w:r>
              <w:rPr>
                <w:spacing w:val="-6"/>
              </w:rPr>
              <w:t xml:space="preserve"> </w:t>
            </w:r>
            <w:r>
              <w:rPr>
                <w:spacing w:val="-2"/>
              </w:rPr>
              <w:t>Resources</w:t>
            </w:r>
          </w:p>
        </w:tc>
        <w:tc>
          <w:tcPr>
            <w:tcW w:w="1980" w:type="dxa"/>
          </w:tcPr>
          <w:p w14:paraId="38148300" w14:textId="77777777" w:rsidR="002949BE" w:rsidRDefault="002949BE" w:rsidP="002949BE">
            <w:pPr>
              <w:pStyle w:val="TableParagraph"/>
              <w:rPr>
                <w:rFonts w:ascii="Times New Roman"/>
                <w:sz w:val="20"/>
              </w:rPr>
            </w:pPr>
          </w:p>
          <w:p w14:paraId="05F261B5" w14:textId="77777777" w:rsidR="002949BE" w:rsidRDefault="002949BE" w:rsidP="002949BE">
            <w:pPr>
              <w:pStyle w:val="TableParagraph"/>
              <w:spacing w:before="118"/>
              <w:rPr>
                <w:rFonts w:ascii="Times New Roman"/>
                <w:sz w:val="20"/>
              </w:rPr>
            </w:pPr>
          </w:p>
          <w:p w14:paraId="6E9BDA26" w14:textId="77777777" w:rsidR="002949BE" w:rsidRDefault="002949BE" w:rsidP="002949BE">
            <w:pPr>
              <w:pStyle w:val="TableParagraph"/>
              <w:spacing w:before="118"/>
              <w:rPr>
                <w:rFonts w:ascii="Times New Roman"/>
                <w:sz w:val="20"/>
              </w:rPr>
            </w:pPr>
          </w:p>
          <w:p w14:paraId="3E9B13E7" w14:textId="268C224E" w:rsidR="002949BE" w:rsidRDefault="002949BE" w:rsidP="002949BE">
            <w:pPr>
              <w:pStyle w:val="TableParagraph"/>
              <w:ind w:left="418"/>
              <w:rPr>
                <w:rFonts w:ascii="Times New Roman"/>
                <w:sz w:val="20"/>
              </w:rPr>
            </w:pPr>
          </w:p>
          <w:p w14:paraId="5E5752C4" w14:textId="77777777" w:rsidR="002949BE" w:rsidRDefault="002949BE" w:rsidP="002949BE">
            <w:pPr>
              <w:pStyle w:val="TableParagraph"/>
              <w:spacing w:before="90"/>
              <w:ind w:left="250" w:right="101"/>
            </w:pPr>
            <w:r>
              <w:rPr>
                <w:b/>
              </w:rPr>
              <w:t xml:space="preserve">Approved by </w:t>
            </w:r>
            <w:r>
              <w:t>Head</w:t>
            </w:r>
            <w:r>
              <w:rPr>
                <w:spacing w:val="-13"/>
              </w:rPr>
              <w:t xml:space="preserve"> </w:t>
            </w:r>
            <w:r>
              <w:t>–</w:t>
            </w:r>
            <w:r>
              <w:rPr>
                <w:spacing w:val="-12"/>
              </w:rPr>
              <w:t xml:space="preserve"> </w:t>
            </w:r>
            <w:r>
              <w:t xml:space="preserve">Human </w:t>
            </w:r>
            <w:r>
              <w:rPr>
                <w:spacing w:val="-2"/>
              </w:rPr>
              <w:t>Resources</w:t>
            </w:r>
          </w:p>
        </w:tc>
        <w:tc>
          <w:tcPr>
            <w:tcW w:w="1615" w:type="dxa"/>
          </w:tcPr>
          <w:p w14:paraId="570F1ED7" w14:textId="77777777" w:rsidR="002949BE" w:rsidRDefault="002949BE" w:rsidP="002949BE">
            <w:pPr>
              <w:pStyle w:val="TableParagraph"/>
              <w:spacing w:before="15"/>
              <w:rPr>
                <w:rFonts w:ascii="Times New Roman"/>
                <w:sz w:val="20"/>
              </w:rPr>
            </w:pPr>
          </w:p>
          <w:p w14:paraId="7A1EFEAF" w14:textId="52EC197A" w:rsidR="002949BE" w:rsidRDefault="002949BE" w:rsidP="002949BE">
            <w:pPr>
              <w:pStyle w:val="TableParagraph"/>
              <w:ind w:left="432" w:right="-29"/>
              <w:rPr>
                <w:rFonts w:ascii="Times New Roman"/>
                <w:noProof/>
                <w:sz w:val="20"/>
              </w:rPr>
            </w:pPr>
          </w:p>
          <w:p w14:paraId="12DC3E5B" w14:textId="77777777" w:rsidR="002949BE" w:rsidRDefault="002949BE" w:rsidP="002949BE">
            <w:pPr>
              <w:pStyle w:val="TableParagraph"/>
              <w:ind w:left="432" w:right="-29"/>
              <w:rPr>
                <w:rFonts w:ascii="Times New Roman"/>
                <w:noProof/>
                <w:sz w:val="20"/>
              </w:rPr>
            </w:pPr>
          </w:p>
          <w:p w14:paraId="383708E6" w14:textId="77777777" w:rsidR="002949BE" w:rsidRDefault="002949BE" w:rsidP="002949BE">
            <w:pPr>
              <w:pStyle w:val="TableParagraph"/>
              <w:ind w:right="-29"/>
              <w:rPr>
                <w:rFonts w:ascii="Times New Roman"/>
                <w:noProof/>
                <w:sz w:val="20"/>
              </w:rPr>
            </w:pPr>
          </w:p>
          <w:p w14:paraId="50FB2D73" w14:textId="77777777" w:rsidR="002949BE" w:rsidRDefault="002949BE" w:rsidP="002949BE">
            <w:pPr>
              <w:pStyle w:val="TableParagraph"/>
              <w:ind w:left="432" w:right="-29"/>
              <w:rPr>
                <w:rFonts w:ascii="Times New Roman"/>
                <w:sz w:val="20"/>
              </w:rPr>
            </w:pPr>
          </w:p>
          <w:p w14:paraId="121D84F3" w14:textId="77777777" w:rsidR="002949BE" w:rsidRDefault="002949BE" w:rsidP="002949BE">
            <w:pPr>
              <w:pStyle w:val="TableParagraph"/>
              <w:ind w:left="250"/>
              <w:rPr>
                <w:b/>
              </w:rPr>
            </w:pPr>
            <w:r>
              <w:rPr>
                <w:b/>
              </w:rPr>
              <w:t>Issued</w:t>
            </w:r>
            <w:r>
              <w:rPr>
                <w:b/>
                <w:spacing w:val="-5"/>
              </w:rPr>
              <w:t xml:space="preserve"> by</w:t>
            </w:r>
          </w:p>
          <w:p w14:paraId="11821E0B" w14:textId="77777777" w:rsidR="002949BE" w:rsidRDefault="002949BE" w:rsidP="002949BE">
            <w:pPr>
              <w:pStyle w:val="TableParagraph"/>
              <w:ind w:left="250"/>
            </w:pPr>
            <w:r>
              <w:rPr>
                <w:spacing w:val="-5"/>
              </w:rPr>
              <w:t>IMS</w:t>
            </w:r>
          </w:p>
          <w:p w14:paraId="47C75593" w14:textId="77777777" w:rsidR="002949BE" w:rsidRDefault="002949BE" w:rsidP="002949BE">
            <w:pPr>
              <w:pStyle w:val="TableParagraph"/>
              <w:ind w:left="250"/>
            </w:pPr>
            <w:r>
              <w:rPr>
                <w:spacing w:val="-2"/>
              </w:rPr>
              <w:t>Coordinator</w:t>
            </w:r>
          </w:p>
        </w:tc>
        <w:tc>
          <w:tcPr>
            <w:tcW w:w="1391" w:type="dxa"/>
          </w:tcPr>
          <w:p w14:paraId="1EB62DA7" w14:textId="77777777" w:rsidR="002949BE" w:rsidRDefault="002949BE" w:rsidP="002949BE">
            <w:pPr>
              <w:pStyle w:val="TableParagraph"/>
              <w:jc w:val="both"/>
              <w:rPr>
                <w:ins w:id="38" w:author="Hetvi Topiwala" w:date="2026-04-15T15:16:00Z" w16du:dateUtc="2026-04-15T09:46:00Z"/>
                <w:rFonts w:ascii="Times New Roman"/>
              </w:rPr>
            </w:pPr>
          </w:p>
          <w:p w14:paraId="4E021A99" w14:textId="77777777" w:rsidR="002949BE" w:rsidRPr="001F0FE0" w:rsidRDefault="002949BE" w:rsidP="002949BE">
            <w:pPr>
              <w:pStyle w:val="TableParagraph"/>
              <w:spacing w:before="1"/>
              <w:rPr>
                <w:ins w:id="39" w:author="Hetvi Topiwala" w:date="2026-04-15T15:16:00Z" w16du:dateUtc="2026-04-15T09:46:00Z"/>
                <w:b/>
              </w:rPr>
            </w:pPr>
            <w:ins w:id="40" w:author="Hetvi Topiwala" w:date="2026-04-15T15:16:00Z" w16du:dateUtc="2026-04-15T09:46:00Z">
              <w:r>
                <w:rPr>
                  <w:b/>
                  <w:spacing w:val="-4"/>
                </w:rPr>
                <w:t>Effective Date</w:t>
              </w:r>
              <w:r>
                <w:rPr>
                  <w:b/>
                </w:rPr>
                <w:t xml:space="preserve">: </w:t>
              </w:r>
              <w:r>
                <w:rPr>
                  <w:spacing w:val="-2"/>
                </w:rPr>
                <w:t>03.04.26</w:t>
              </w:r>
            </w:ins>
          </w:p>
          <w:p w14:paraId="41C3473F" w14:textId="77777777" w:rsidR="002949BE" w:rsidRDefault="002949BE" w:rsidP="002949BE">
            <w:pPr>
              <w:pStyle w:val="TableParagraph"/>
              <w:ind w:left="225"/>
              <w:rPr>
                <w:ins w:id="41" w:author="Hetvi Topiwala" w:date="2026-04-15T15:16:00Z" w16du:dateUtc="2026-04-15T09:46:00Z"/>
                <w:spacing w:val="-2"/>
              </w:rPr>
            </w:pPr>
          </w:p>
          <w:p w14:paraId="452AD07A" w14:textId="55BC336E" w:rsidR="002949BE" w:rsidDel="00A60143" w:rsidRDefault="002949BE">
            <w:pPr>
              <w:pStyle w:val="TableParagraph"/>
              <w:jc w:val="both"/>
              <w:rPr>
                <w:del w:id="42" w:author="Hetvi Topiwala" w:date="2026-04-15T15:16:00Z" w16du:dateUtc="2026-04-15T09:46:00Z"/>
                <w:rFonts w:ascii="Times New Roman"/>
              </w:rPr>
              <w:pPrChange w:id="43" w:author="Hetvi Topiwala" w:date="2026-04-15T15:16:00Z" w16du:dateUtc="2026-04-15T09:46:00Z">
                <w:pPr>
                  <w:pStyle w:val="TableParagraph"/>
                </w:pPr>
              </w:pPrChange>
            </w:pPr>
            <w:ins w:id="44" w:author="Hetvi Topiwala" w:date="2026-04-15T15:16:00Z" w16du:dateUtc="2026-04-15T09:46:00Z">
              <w:r>
                <w:t>Next review Date: 03.04.27</w:t>
              </w:r>
            </w:ins>
          </w:p>
          <w:p w14:paraId="566EFDA5" w14:textId="1EA66712" w:rsidR="002949BE" w:rsidRDefault="002949BE" w:rsidP="002949BE">
            <w:pPr>
              <w:pStyle w:val="TableParagraph"/>
            </w:pPr>
          </w:p>
        </w:tc>
      </w:tr>
    </w:tbl>
    <w:p w14:paraId="2053CB02" w14:textId="77777777" w:rsidR="006E6DFD" w:rsidRDefault="006E6DFD">
      <w:pPr>
        <w:pStyle w:val="BodyText"/>
        <w:rPr>
          <w:rFonts w:ascii="Times New Roman"/>
          <w:sz w:val="16"/>
        </w:rPr>
      </w:pPr>
    </w:p>
    <w:p w14:paraId="499FBF5A" w14:textId="77777777" w:rsidR="006E6DFD" w:rsidRDefault="006E6DFD">
      <w:pPr>
        <w:pStyle w:val="BodyText"/>
        <w:rPr>
          <w:rFonts w:ascii="Times New Roman"/>
          <w:sz w:val="16"/>
        </w:rPr>
      </w:pPr>
    </w:p>
    <w:p w14:paraId="7FBCFB39" w14:textId="77777777" w:rsidR="00F21715" w:rsidRDefault="00F21715">
      <w:pPr>
        <w:pStyle w:val="BodyText"/>
        <w:rPr>
          <w:rFonts w:ascii="Times New Roman"/>
          <w:sz w:val="16"/>
        </w:rPr>
      </w:pPr>
    </w:p>
    <w:p w14:paraId="05B97C3C" w14:textId="77777777" w:rsidR="00F21715" w:rsidRDefault="00F21715">
      <w:pPr>
        <w:pStyle w:val="BodyText"/>
        <w:rPr>
          <w:rFonts w:ascii="Times New Roman"/>
          <w:sz w:val="16"/>
        </w:rPr>
      </w:pPr>
    </w:p>
    <w:p w14:paraId="7C9B3492" w14:textId="77777777" w:rsidR="00F21715" w:rsidRDefault="00F21715">
      <w:pPr>
        <w:pStyle w:val="BodyText"/>
        <w:rPr>
          <w:rFonts w:ascii="Times New Roman"/>
          <w:sz w:val="16"/>
        </w:rPr>
      </w:pPr>
    </w:p>
    <w:p w14:paraId="13828920" w14:textId="77777777" w:rsidR="00F21715" w:rsidRDefault="00F21715">
      <w:pPr>
        <w:pStyle w:val="BodyText"/>
        <w:rPr>
          <w:rFonts w:ascii="Times New Roman"/>
          <w:sz w:val="16"/>
        </w:rPr>
      </w:pPr>
    </w:p>
    <w:p w14:paraId="0448EB9A" w14:textId="77777777" w:rsidR="00F21715" w:rsidRDefault="00F21715">
      <w:pPr>
        <w:pStyle w:val="BodyText"/>
        <w:rPr>
          <w:rFonts w:ascii="Times New Roman"/>
          <w:sz w:val="16"/>
        </w:rPr>
      </w:pPr>
    </w:p>
    <w:p w14:paraId="6DB59E87" w14:textId="77777777" w:rsidR="00F21715" w:rsidRDefault="00F21715">
      <w:pPr>
        <w:pStyle w:val="BodyText"/>
        <w:rPr>
          <w:rFonts w:ascii="Times New Roman"/>
          <w:sz w:val="16"/>
        </w:rPr>
      </w:pPr>
    </w:p>
    <w:p w14:paraId="623357C7" w14:textId="77777777" w:rsidR="00F21715" w:rsidRDefault="00F21715">
      <w:pPr>
        <w:pStyle w:val="BodyText"/>
        <w:rPr>
          <w:rFonts w:ascii="Times New Roman"/>
          <w:sz w:val="16"/>
        </w:rPr>
      </w:pPr>
    </w:p>
    <w:p w14:paraId="1DF6956F" w14:textId="77777777" w:rsidR="00F21715" w:rsidRDefault="00F21715">
      <w:pPr>
        <w:pStyle w:val="BodyText"/>
        <w:rPr>
          <w:rFonts w:ascii="Times New Roman"/>
          <w:sz w:val="16"/>
        </w:rPr>
      </w:pPr>
    </w:p>
    <w:p w14:paraId="2AC239A7" w14:textId="77777777" w:rsidR="00F21715" w:rsidRDefault="00F21715">
      <w:pPr>
        <w:pStyle w:val="BodyText"/>
        <w:rPr>
          <w:rFonts w:ascii="Times New Roman"/>
          <w:sz w:val="16"/>
        </w:rPr>
      </w:pPr>
    </w:p>
    <w:p w14:paraId="39FE18C9" w14:textId="77777777" w:rsidR="00F21715" w:rsidRDefault="00F21715">
      <w:pPr>
        <w:pStyle w:val="BodyText"/>
        <w:rPr>
          <w:rFonts w:ascii="Times New Roman"/>
          <w:sz w:val="16"/>
        </w:rPr>
      </w:pPr>
    </w:p>
    <w:p w14:paraId="342B4285" w14:textId="77777777" w:rsidR="006E6DFD" w:rsidRDefault="006E6DFD">
      <w:pPr>
        <w:pStyle w:val="BodyText"/>
        <w:spacing w:before="63"/>
        <w:rPr>
          <w:rFonts w:ascii="Times New Roman"/>
          <w:sz w:val="16"/>
        </w:rPr>
      </w:pPr>
    </w:p>
    <w:p w14:paraId="7AA3AFB8" w14:textId="77777777" w:rsidR="006E6DFD" w:rsidRDefault="00000000">
      <w:pPr>
        <w:spacing w:before="1" w:line="259" w:lineRule="auto"/>
        <w:ind w:left="732" w:right="695"/>
        <w:rPr>
          <w:sz w:val="16"/>
        </w:rPr>
      </w:pPr>
      <w:proofErr w:type="spellStart"/>
      <w:r>
        <w:rPr>
          <w:b/>
          <w:sz w:val="24"/>
        </w:rPr>
        <w:t>RenewSys</w:t>
      </w:r>
      <w:proofErr w:type="spellEnd"/>
      <w:r>
        <w:rPr>
          <w:b/>
          <w:spacing w:val="-7"/>
          <w:sz w:val="24"/>
        </w:rPr>
        <w:t xml:space="preserve"> </w:t>
      </w:r>
      <w:r>
        <w:rPr>
          <w:b/>
          <w:sz w:val="24"/>
        </w:rPr>
        <w:t>CONFIDENTIAL:</w:t>
      </w:r>
      <w:r>
        <w:rPr>
          <w:b/>
          <w:spacing w:val="-3"/>
          <w:sz w:val="24"/>
        </w:rPr>
        <w:t xml:space="preserve"> </w:t>
      </w:r>
      <w:r>
        <w:rPr>
          <w:sz w:val="16"/>
        </w:rPr>
        <w:t>This</w:t>
      </w:r>
      <w:r>
        <w:rPr>
          <w:spacing w:val="-5"/>
          <w:sz w:val="16"/>
        </w:rPr>
        <w:t xml:space="preserve"> </w:t>
      </w:r>
      <w:r>
        <w:rPr>
          <w:sz w:val="16"/>
        </w:rPr>
        <w:t>document</w:t>
      </w:r>
      <w:r>
        <w:rPr>
          <w:spacing w:val="-6"/>
          <w:sz w:val="16"/>
        </w:rPr>
        <w:t xml:space="preserve"> </w:t>
      </w:r>
      <w:r>
        <w:rPr>
          <w:sz w:val="16"/>
        </w:rPr>
        <w:t>is</w:t>
      </w:r>
      <w:r>
        <w:rPr>
          <w:spacing w:val="-5"/>
          <w:sz w:val="16"/>
        </w:rPr>
        <w:t xml:space="preserve"> </w:t>
      </w:r>
      <w:r>
        <w:rPr>
          <w:sz w:val="16"/>
        </w:rPr>
        <w:t>the</w:t>
      </w:r>
      <w:r>
        <w:rPr>
          <w:spacing w:val="-6"/>
          <w:sz w:val="16"/>
        </w:rPr>
        <w:t xml:space="preserve"> </w:t>
      </w:r>
      <w:r>
        <w:rPr>
          <w:sz w:val="16"/>
        </w:rPr>
        <w:t>property</w:t>
      </w:r>
      <w:r>
        <w:rPr>
          <w:spacing w:val="-3"/>
          <w:sz w:val="16"/>
        </w:rPr>
        <w:t xml:space="preserve"> </w:t>
      </w:r>
      <w:r>
        <w:rPr>
          <w:sz w:val="16"/>
        </w:rPr>
        <w:t>of</w:t>
      </w:r>
      <w:r>
        <w:rPr>
          <w:spacing w:val="-3"/>
          <w:sz w:val="16"/>
        </w:rPr>
        <w:t xml:space="preserve"> </w:t>
      </w:r>
      <w:proofErr w:type="spellStart"/>
      <w:r>
        <w:rPr>
          <w:sz w:val="16"/>
        </w:rPr>
        <w:t>RenewSys</w:t>
      </w:r>
      <w:proofErr w:type="spellEnd"/>
      <w:r>
        <w:rPr>
          <w:spacing w:val="60"/>
          <w:sz w:val="16"/>
        </w:rPr>
        <w:t xml:space="preserve"> </w:t>
      </w:r>
      <w:r>
        <w:rPr>
          <w:sz w:val="16"/>
        </w:rPr>
        <w:t>and</w:t>
      </w:r>
      <w:r>
        <w:rPr>
          <w:spacing w:val="-5"/>
          <w:sz w:val="16"/>
        </w:rPr>
        <w:t xml:space="preserve"> </w:t>
      </w:r>
      <w:r>
        <w:rPr>
          <w:sz w:val="16"/>
        </w:rPr>
        <w:t>contains</w:t>
      </w:r>
      <w:r>
        <w:rPr>
          <w:spacing w:val="-5"/>
          <w:sz w:val="16"/>
        </w:rPr>
        <w:t xml:space="preserve"> </w:t>
      </w:r>
      <w:r>
        <w:rPr>
          <w:sz w:val="16"/>
        </w:rPr>
        <w:t>information</w:t>
      </w:r>
      <w:r>
        <w:rPr>
          <w:spacing w:val="-5"/>
          <w:sz w:val="16"/>
        </w:rPr>
        <w:t xml:space="preserve"> </w:t>
      </w:r>
      <w:r>
        <w:rPr>
          <w:sz w:val="16"/>
        </w:rPr>
        <w:t>which</w:t>
      </w:r>
      <w:r>
        <w:rPr>
          <w:spacing w:val="-5"/>
          <w:sz w:val="16"/>
        </w:rPr>
        <w:t xml:space="preserve"> </w:t>
      </w:r>
      <w:r>
        <w:rPr>
          <w:sz w:val="16"/>
        </w:rPr>
        <w:t>is</w:t>
      </w:r>
      <w:r>
        <w:rPr>
          <w:spacing w:val="-5"/>
          <w:sz w:val="16"/>
        </w:rPr>
        <w:t xml:space="preserve"> </w:t>
      </w:r>
      <w:r>
        <w:rPr>
          <w:sz w:val="16"/>
        </w:rPr>
        <w:t>confidential</w:t>
      </w:r>
      <w:r>
        <w:rPr>
          <w:spacing w:val="-6"/>
          <w:sz w:val="16"/>
        </w:rPr>
        <w:t xml:space="preserve"> </w:t>
      </w:r>
      <w:r>
        <w:rPr>
          <w:sz w:val="16"/>
        </w:rPr>
        <w:t>and</w:t>
      </w:r>
      <w:r>
        <w:rPr>
          <w:spacing w:val="40"/>
          <w:sz w:val="16"/>
        </w:rPr>
        <w:t xml:space="preserve"> </w:t>
      </w:r>
      <w:r>
        <w:rPr>
          <w:sz w:val="16"/>
        </w:rPr>
        <w:t xml:space="preserve">proprietary to </w:t>
      </w:r>
      <w:proofErr w:type="spellStart"/>
      <w:r>
        <w:rPr>
          <w:sz w:val="16"/>
        </w:rPr>
        <w:t>RenewSys</w:t>
      </w:r>
      <w:proofErr w:type="spellEnd"/>
      <w:r>
        <w:rPr>
          <w:sz w:val="16"/>
        </w:rPr>
        <w:t>. This document must not be copied, reproduced or disclosed to third parties without the written consent of</w:t>
      </w:r>
      <w:r>
        <w:rPr>
          <w:spacing w:val="40"/>
          <w:sz w:val="16"/>
        </w:rPr>
        <w:t xml:space="preserve"> </w:t>
      </w:r>
      <w:proofErr w:type="spellStart"/>
      <w:r>
        <w:rPr>
          <w:sz w:val="16"/>
        </w:rPr>
        <w:t>RenewSys</w:t>
      </w:r>
      <w:proofErr w:type="spellEnd"/>
      <w:r>
        <w:rPr>
          <w:sz w:val="16"/>
        </w:rPr>
        <w:t>. This document is uncontrolled unless it is a Controlled Copy.</w:t>
      </w:r>
    </w:p>
    <w:p w14:paraId="74992A04" w14:textId="77777777" w:rsidR="006E6DFD" w:rsidRDefault="006E6DFD">
      <w:pPr>
        <w:spacing w:line="259" w:lineRule="auto"/>
        <w:rPr>
          <w:sz w:val="16"/>
        </w:rPr>
        <w:sectPr w:rsidR="006E6DFD" w:rsidSect="00F21715">
          <w:headerReference w:type="default" r:id="rId8"/>
          <w:type w:val="continuous"/>
          <w:pgSz w:w="11910" w:h="16840"/>
          <w:pgMar w:top="340" w:right="708" w:bottom="280" w:left="708" w:header="720" w:footer="720" w:gutter="0"/>
          <w:cols w:space="720"/>
          <w:titlePg/>
          <w:docGrid w:linePitch="299"/>
        </w:sectPr>
      </w:pPr>
    </w:p>
    <w:p w14:paraId="32EDC52E" w14:textId="77777777" w:rsidR="006E6DFD" w:rsidRDefault="006E6DFD">
      <w:pPr>
        <w:pStyle w:val="BodyText"/>
        <w:spacing w:before="1"/>
        <w:rPr>
          <w:sz w:val="2"/>
        </w:rPr>
      </w:pPr>
    </w:p>
    <w:p w14:paraId="0134F785" w14:textId="77777777" w:rsidR="006E6DFD" w:rsidRDefault="006E6DFD">
      <w:pPr>
        <w:pStyle w:val="BodyText"/>
        <w:spacing w:before="183"/>
      </w:pPr>
    </w:p>
    <w:p w14:paraId="68084EC7" w14:textId="230F94CF" w:rsidR="006E6DFD" w:rsidRDefault="00000000" w:rsidP="00F057DA">
      <w:pPr>
        <w:pStyle w:val="Heading1"/>
        <w:numPr>
          <w:ilvl w:val="0"/>
          <w:numId w:val="7"/>
        </w:numPr>
        <w:rPr>
          <w:u w:val="none"/>
        </w:rPr>
      </w:pPr>
      <w:del w:id="47" w:author="Hetvi Topiwala" w:date="2026-04-10T16:36:00Z" w16du:dateUtc="2026-04-10T11:06:00Z">
        <w:r w:rsidDel="00D6440B">
          <w:rPr>
            <w:spacing w:val="-2"/>
          </w:rPr>
          <w:delText>PREFACE</w:delText>
        </w:r>
      </w:del>
      <w:ins w:id="48" w:author="Hetvi Topiwala" w:date="2026-04-10T16:36:00Z" w16du:dateUtc="2026-04-10T11:06:00Z">
        <w:r w:rsidR="00D6440B">
          <w:rPr>
            <w:spacing w:val="-2"/>
          </w:rPr>
          <w:t xml:space="preserve"> INTRODUCTION</w:t>
        </w:r>
      </w:ins>
    </w:p>
    <w:p w14:paraId="21C3219B" w14:textId="77777777" w:rsidR="006E6DFD" w:rsidRDefault="006E6DFD">
      <w:pPr>
        <w:pStyle w:val="BodyText"/>
        <w:spacing w:before="24"/>
        <w:rPr>
          <w:b/>
        </w:rPr>
      </w:pPr>
    </w:p>
    <w:p w14:paraId="7F1FD9DB" w14:textId="4479164E" w:rsidR="006E6DFD" w:rsidRDefault="00000000" w:rsidP="00E653C3">
      <w:pPr>
        <w:pStyle w:val="BodyText"/>
        <w:spacing w:before="1" w:line="360" w:lineRule="auto"/>
        <w:ind w:left="732" w:right="695"/>
        <w:jc w:val="both"/>
        <w:rPr>
          <w:ins w:id="49" w:author="Hetvi Topiwala" w:date="2026-04-15T15:43:00Z" w16du:dateUtc="2026-04-15T10:13:00Z"/>
        </w:rPr>
      </w:pPr>
      <w:del w:id="50" w:author="Hetvi Topiwala" w:date="2026-04-15T15:43:00Z" w16du:dateUtc="2026-04-15T10:13:00Z">
        <w:r w:rsidDel="00EF6049">
          <w:delText>At</w:delText>
        </w:r>
        <w:r w:rsidDel="00EF6049">
          <w:rPr>
            <w:spacing w:val="-5"/>
          </w:rPr>
          <w:delText xml:space="preserve"> </w:delText>
        </w:r>
        <w:r w:rsidDel="00EF6049">
          <w:delText>RenewSys</w:delText>
        </w:r>
        <w:r w:rsidDel="00EF6049">
          <w:rPr>
            <w:spacing w:val="-6"/>
          </w:rPr>
          <w:delText xml:space="preserve"> </w:delText>
        </w:r>
        <w:r w:rsidDel="00EF6049">
          <w:delText>India</w:delText>
        </w:r>
        <w:r w:rsidDel="00EF6049">
          <w:rPr>
            <w:spacing w:val="-9"/>
          </w:rPr>
          <w:delText xml:space="preserve"> </w:delText>
        </w:r>
        <w:r w:rsidDel="00EF6049">
          <w:delText>Pvt</w:delText>
        </w:r>
        <w:r w:rsidDel="00EF6049">
          <w:rPr>
            <w:spacing w:val="-6"/>
          </w:rPr>
          <w:delText xml:space="preserve"> </w:delText>
        </w:r>
        <w:r w:rsidDel="00EF6049">
          <w:delText>Ltd.,</w:delText>
        </w:r>
        <w:r w:rsidDel="00EF6049">
          <w:rPr>
            <w:spacing w:val="-8"/>
          </w:rPr>
          <w:delText xml:space="preserve"> </w:delText>
        </w:r>
        <w:r w:rsidDel="00EF6049">
          <w:delText>we</w:delText>
        </w:r>
        <w:r w:rsidDel="00EF6049">
          <w:rPr>
            <w:spacing w:val="-6"/>
          </w:rPr>
          <w:delText xml:space="preserve"> </w:delText>
        </w:r>
        <w:r w:rsidDel="00EF6049">
          <w:delText>are</w:delText>
        </w:r>
        <w:r w:rsidDel="00EF6049">
          <w:rPr>
            <w:spacing w:val="-6"/>
          </w:rPr>
          <w:delText xml:space="preserve"> </w:delText>
        </w:r>
        <w:r w:rsidDel="00EF6049">
          <w:delText>committed</w:delText>
        </w:r>
        <w:r w:rsidDel="00EF6049">
          <w:rPr>
            <w:spacing w:val="-6"/>
          </w:rPr>
          <w:delText xml:space="preserve"> </w:delText>
        </w:r>
        <w:r w:rsidDel="00EF6049">
          <w:delText>to</w:delText>
        </w:r>
        <w:r w:rsidDel="00EF6049">
          <w:rPr>
            <w:spacing w:val="-8"/>
          </w:rPr>
          <w:delText xml:space="preserve"> </w:delText>
        </w:r>
        <w:r w:rsidDel="00EF6049">
          <w:delText>promote</w:delText>
        </w:r>
        <w:r w:rsidDel="00EF6049">
          <w:rPr>
            <w:spacing w:val="-8"/>
          </w:rPr>
          <w:delText xml:space="preserve"> </w:delText>
        </w:r>
        <w:r w:rsidDel="00EF6049">
          <w:delText>sustainability</w:delText>
        </w:r>
        <w:r w:rsidDel="00EF6049">
          <w:rPr>
            <w:spacing w:val="-6"/>
          </w:rPr>
          <w:delText xml:space="preserve"> </w:delText>
        </w:r>
        <w:r w:rsidDel="00EF6049">
          <w:delText>throughout</w:delText>
        </w:r>
        <w:r w:rsidDel="00EF6049">
          <w:rPr>
            <w:spacing w:val="-6"/>
          </w:rPr>
          <w:delText xml:space="preserve"> </w:delText>
        </w:r>
        <w:r w:rsidDel="00EF6049">
          <w:delText>our</w:delText>
        </w:r>
        <w:r w:rsidDel="00EF6049">
          <w:rPr>
            <w:spacing w:val="-6"/>
          </w:rPr>
          <w:delText xml:space="preserve"> </w:delText>
        </w:r>
        <w:r w:rsidDel="00EF6049">
          <w:delText>supply</w:delText>
        </w:r>
        <w:r w:rsidDel="00EF6049">
          <w:rPr>
            <w:spacing w:val="-8"/>
          </w:rPr>
          <w:delText xml:space="preserve"> </w:delText>
        </w:r>
        <w:r w:rsidDel="00EF6049">
          <w:delText>chain. As part of our broader corporate sustainability goals, we aim to integrate environmentally friendly and socially responsible practices into every aspect of our procurement and supply chain</w:delText>
        </w:r>
        <w:r w:rsidR="00E653C3" w:rsidDel="00EF6049">
          <w:delText xml:space="preserve"> </w:delText>
        </w:r>
        <w:r w:rsidDel="00EF6049">
          <w:delText>management.</w:delText>
        </w:r>
        <w:r w:rsidDel="00EF6049">
          <w:rPr>
            <w:spacing w:val="-5"/>
          </w:rPr>
          <w:delText xml:space="preserve"> </w:delText>
        </w:r>
        <w:r w:rsidDel="00EF6049">
          <w:delText>This</w:delText>
        </w:r>
        <w:r w:rsidDel="00EF6049">
          <w:rPr>
            <w:spacing w:val="-8"/>
          </w:rPr>
          <w:delText xml:space="preserve"> </w:delText>
        </w:r>
        <w:r w:rsidDel="00EF6049">
          <w:delText>Green</w:delText>
        </w:r>
        <w:r w:rsidDel="00EF6049">
          <w:rPr>
            <w:spacing w:val="-5"/>
          </w:rPr>
          <w:delText xml:space="preserve"> </w:delText>
        </w:r>
        <w:r w:rsidDel="00EF6049">
          <w:delText>Supply</w:delText>
        </w:r>
        <w:r w:rsidDel="00EF6049">
          <w:rPr>
            <w:spacing w:val="-5"/>
          </w:rPr>
          <w:delText xml:space="preserve"> </w:delText>
        </w:r>
        <w:r w:rsidDel="00EF6049">
          <w:delText>Chain</w:delText>
        </w:r>
        <w:r w:rsidDel="00EF6049">
          <w:rPr>
            <w:spacing w:val="-7"/>
          </w:rPr>
          <w:delText xml:space="preserve"> </w:delText>
        </w:r>
        <w:r w:rsidDel="00EF6049">
          <w:delText>Policy</w:delText>
        </w:r>
        <w:r w:rsidDel="00EF6049">
          <w:rPr>
            <w:spacing w:val="-7"/>
          </w:rPr>
          <w:delText xml:space="preserve"> </w:delText>
        </w:r>
        <w:r w:rsidDel="00EF6049">
          <w:delText>outlines</w:delText>
        </w:r>
        <w:r w:rsidDel="00EF6049">
          <w:rPr>
            <w:spacing w:val="-7"/>
          </w:rPr>
          <w:delText xml:space="preserve"> </w:delText>
        </w:r>
        <w:r w:rsidDel="00EF6049">
          <w:delText>our</w:delText>
        </w:r>
        <w:r w:rsidDel="00EF6049">
          <w:rPr>
            <w:spacing w:val="-5"/>
          </w:rPr>
          <w:delText xml:space="preserve"> </w:delText>
        </w:r>
        <w:r w:rsidDel="00EF6049">
          <w:delText>dedication</w:delText>
        </w:r>
        <w:r w:rsidDel="00EF6049">
          <w:rPr>
            <w:spacing w:val="-7"/>
          </w:rPr>
          <w:delText xml:space="preserve"> </w:delText>
        </w:r>
        <w:r w:rsidDel="00EF6049">
          <w:delText>to</w:delText>
        </w:r>
        <w:r w:rsidDel="00EF6049">
          <w:rPr>
            <w:spacing w:val="-7"/>
          </w:rPr>
          <w:delText xml:space="preserve"> </w:delText>
        </w:r>
        <w:r w:rsidDel="00EF6049">
          <w:delText>minimizing</w:delText>
        </w:r>
        <w:r w:rsidDel="00EF6049">
          <w:rPr>
            <w:spacing w:val="-6"/>
          </w:rPr>
          <w:delText xml:space="preserve"> </w:delText>
        </w:r>
        <w:r w:rsidDel="00EF6049">
          <w:delText>environmental impact, upholding human rights, and ensuring fair labor practices in all supplier relationships</w:delText>
        </w:r>
      </w:del>
      <w:r>
        <w:t>.</w:t>
      </w:r>
    </w:p>
    <w:p w14:paraId="3B473ABA" w14:textId="77777777" w:rsidR="00EF6049" w:rsidRDefault="00EF6049" w:rsidP="00E653C3">
      <w:pPr>
        <w:pStyle w:val="BodyText"/>
        <w:spacing w:before="1" w:line="360" w:lineRule="auto"/>
        <w:ind w:left="732" w:right="695"/>
        <w:jc w:val="both"/>
        <w:rPr>
          <w:ins w:id="51" w:author="Hetvi Topiwala" w:date="2026-04-15T15:43:00Z" w16du:dateUtc="2026-04-15T10:13:00Z"/>
        </w:rPr>
      </w:pPr>
    </w:p>
    <w:p w14:paraId="000A2688" w14:textId="77777777" w:rsidR="00EF6049" w:rsidRPr="00EF6049" w:rsidRDefault="00EF6049" w:rsidP="00EF6049">
      <w:pPr>
        <w:pStyle w:val="BodyText"/>
        <w:spacing w:before="1" w:line="360" w:lineRule="auto"/>
        <w:ind w:left="732" w:right="695"/>
        <w:jc w:val="both"/>
        <w:rPr>
          <w:ins w:id="52" w:author="Hetvi Topiwala" w:date="2026-04-15T15:43:00Z"/>
          <w:lang w:val="en-IN"/>
        </w:rPr>
      </w:pPr>
      <w:proofErr w:type="spellStart"/>
      <w:ins w:id="53" w:author="Hetvi Topiwala" w:date="2026-04-15T15:43:00Z">
        <w:r w:rsidRPr="00EF6049">
          <w:rPr>
            <w:lang w:val="en-IN"/>
          </w:rPr>
          <w:t>RenewSys</w:t>
        </w:r>
        <w:proofErr w:type="spellEnd"/>
        <w:r w:rsidRPr="00EF6049">
          <w:rPr>
            <w:lang w:val="en-IN"/>
          </w:rPr>
          <w:t xml:space="preserve"> India </w:t>
        </w:r>
        <w:proofErr w:type="spellStart"/>
        <w:r w:rsidRPr="00EF6049">
          <w:rPr>
            <w:lang w:val="en-IN"/>
          </w:rPr>
          <w:t>Pvt.</w:t>
        </w:r>
        <w:proofErr w:type="spellEnd"/>
        <w:r w:rsidRPr="00EF6049">
          <w:rPr>
            <w:lang w:val="en-IN"/>
          </w:rPr>
          <w:t xml:space="preserve"> Ltd. is committed to promoting sustainability across its supply chain as part of its broader corporate sustainability objectives. The Company seeks to integrate environmentally responsible and socially ethical practices into all aspects of procurement and supply chain management.</w:t>
        </w:r>
      </w:ins>
    </w:p>
    <w:p w14:paraId="2074D2ED" w14:textId="77777777" w:rsidR="00EF6049" w:rsidRPr="00EF6049" w:rsidRDefault="00EF6049" w:rsidP="00EF6049">
      <w:pPr>
        <w:pStyle w:val="BodyText"/>
        <w:spacing w:before="1" w:line="360" w:lineRule="auto"/>
        <w:ind w:left="732" w:right="695"/>
        <w:jc w:val="both"/>
        <w:rPr>
          <w:ins w:id="54" w:author="Hetvi Topiwala" w:date="2026-04-15T15:43:00Z"/>
          <w:lang w:val="en-IN"/>
        </w:rPr>
      </w:pPr>
      <w:ins w:id="55" w:author="Hetvi Topiwala" w:date="2026-04-15T15:43:00Z">
        <w:r w:rsidRPr="00EF6049">
          <w:rPr>
            <w:lang w:val="en-IN"/>
          </w:rPr>
          <w:t>This Green Supply Chain Policy outlines its commitment to minimizing environmental impacts, respecting human rights, and ensuring fair labour practices across all supplier relationships.</w:t>
        </w:r>
      </w:ins>
    </w:p>
    <w:p w14:paraId="13906F78" w14:textId="77777777" w:rsidR="00EF6049" w:rsidRDefault="00EF6049" w:rsidP="00E653C3">
      <w:pPr>
        <w:pStyle w:val="BodyText"/>
        <w:spacing w:before="1" w:line="360" w:lineRule="auto"/>
        <w:ind w:left="732" w:right="695"/>
        <w:jc w:val="both"/>
      </w:pPr>
    </w:p>
    <w:p w14:paraId="03F5B4B4" w14:textId="034AB1B5" w:rsidR="006E6DFD" w:rsidRDefault="00000000" w:rsidP="00F057DA">
      <w:pPr>
        <w:pStyle w:val="Heading1"/>
        <w:numPr>
          <w:ilvl w:val="0"/>
          <w:numId w:val="7"/>
        </w:numPr>
        <w:spacing w:before="164"/>
        <w:rPr>
          <w:u w:val="none"/>
        </w:rPr>
      </w:pPr>
      <w:r>
        <w:rPr>
          <w:spacing w:val="-4"/>
        </w:rPr>
        <w:t>SCOPE</w:t>
      </w:r>
    </w:p>
    <w:p w14:paraId="04220089" w14:textId="77777777" w:rsidR="006E6DFD" w:rsidRDefault="006E6DFD">
      <w:pPr>
        <w:pStyle w:val="BodyText"/>
        <w:spacing w:before="25"/>
        <w:rPr>
          <w:b/>
        </w:rPr>
      </w:pPr>
    </w:p>
    <w:p w14:paraId="277B4284" w14:textId="65093883" w:rsidR="006E6DFD" w:rsidRDefault="00000000">
      <w:pPr>
        <w:pStyle w:val="BodyText"/>
        <w:spacing w:line="360" w:lineRule="auto"/>
        <w:ind w:left="732" w:right="695"/>
      </w:pPr>
      <w:r>
        <w:t>This</w:t>
      </w:r>
      <w:r>
        <w:rPr>
          <w:spacing w:val="-5"/>
        </w:rPr>
        <w:t xml:space="preserve"> </w:t>
      </w:r>
      <w:r>
        <w:t>Policy</w:t>
      </w:r>
      <w:r>
        <w:rPr>
          <w:spacing w:val="-7"/>
        </w:rPr>
        <w:t xml:space="preserve"> </w:t>
      </w:r>
      <w:r>
        <w:t>is</w:t>
      </w:r>
      <w:r>
        <w:rPr>
          <w:spacing w:val="-5"/>
        </w:rPr>
        <w:t xml:space="preserve"> </w:t>
      </w:r>
      <w:r>
        <w:t>applicable</w:t>
      </w:r>
      <w:r>
        <w:rPr>
          <w:spacing w:val="-5"/>
        </w:rPr>
        <w:t xml:space="preserve"> </w:t>
      </w:r>
      <w:r>
        <w:t>to</w:t>
      </w:r>
      <w:r>
        <w:rPr>
          <w:spacing w:val="-4"/>
        </w:rPr>
        <w:t xml:space="preserve"> </w:t>
      </w:r>
      <w:r w:rsidR="00D46FC7">
        <w:t xml:space="preserve">all </w:t>
      </w:r>
      <w:r>
        <w:t>sites</w:t>
      </w:r>
      <w:r>
        <w:rPr>
          <w:spacing w:val="-4"/>
        </w:rPr>
        <w:t xml:space="preserve"> </w:t>
      </w:r>
      <w:r>
        <w:t>and</w:t>
      </w:r>
      <w:r>
        <w:rPr>
          <w:spacing w:val="-6"/>
        </w:rPr>
        <w:t xml:space="preserve"> </w:t>
      </w:r>
      <w:r>
        <w:t>all</w:t>
      </w:r>
      <w:r>
        <w:rPr>
          <w:spacing w:val="-8"/>
        </w:rPr>
        <w:t xml:space="preserve"> </w:t>
      </w:r>
      <w:r>
        <w:t>of</w:t>
      </w:r>
      <w:r>
        <w:rPr>
          <w:spacing w:val="-5"/>
        </w:rPr>
        <w:t xml:space="preserve"> </w:t>
      </w:r>
      <w:r>
        <w:t>its</w:t>
      </w:r>
      <w:r>
        <w:rPr>
          <w:spacing w:val="-7"/>
        </w:rPr>
        <w:t xml:space="preserve"> </w:t>
      </w:r>
      <w:r>
        <w:t>employees,</w:t>
      </w:r>
      <w:r>
        <w:rPr>
          <w:spacing w:val="-5"/>
        </w:rPr>
        <w:t xml:space="preserve"> </w:t>
      </w:r>
      <w:r>
        <w:t>workers,</w:t>
      </w:r>
      <w:r>
        <w:rPr>
          <w:spacing w:val="-5"/>
        </w:rPr>
        <w:t xml:space="preserve"> </w:t>
      </w:r>
      <w:r>
        <w:t>sub-contractors</w:t>
      </w:r>
      <w:r>
        <w:rPr>
          <w:spacing w:val="-8"/>
        </w:rPr>
        <w:t xml:space="preserve"> </w:t>
      </w:r>
      <w:r>
        <w:t>and</w:t>
      </w:r>
      <w:r>
        <w:rPr>
          <w:spacing w:val="-7"/>
        </w:rPr>
        <w:t xml:space="preserve"> </w:t>
      </w:r>
      <w:r>
        <w:t xml:space="preserve">other </w:t>
      </w:r>
      <w:r>
        <w:rPr>
          <w:spacing w:val="-2"/>
        </w:rPr>
        <w:t>stakeholders:</w:t>
      </w:r>
    </w:p>
    <w:p w14:paraId="3EB38504" w14:textId="77777777" w:rsidR="006E6DFD" w:rsidRDefault="006E6DFD">
      <w:pPr>
        <w:pStyle w:val="BodyText"/>
        <w:spacing w:before="4"/>
        <w:rPr>
          <w:sz w:val="13"/>
        </w:rPr>
      </w:pPr>
    </w:p>
    <w:tbl>
      <w:tblPr>
        <w:tblW w:w="0" w:type="auto"/>
        <w:tblInd w:w="8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78"/>
        <w:gridCol w:w="2780"/>
        <w:gridCol w:w="5464"/>
      </w:tblGrid>
      <w:tr w:rsidR="006E6DFD" w14:paraId="1C856C42" w14:textId="77777777">
        <w:trPr>
          <w:trHeight w:val="565"/>
        </w:trPr>
        <w:tc>
          <w:tcPr>
            <w:tcW w:w="1078" w:type="dxa"/>
          </w:tcPr>
          <w:p w14:paraId="0802B3BD" w14:textId="77777777" w:rsidR="006E6DFD" w:rsidRDefault="00000000">
            <w:pPr>
              <w:pStyle w:val="TableParagraph"/>
              <w:spacing w:before="1"/>
              <w:ind w:right="328"/>
              <w:jc w:val="right"/>
            </w:pPr>
            <w:r>
              <w:rPr>
                <w:spacing w:val="-7"/>
              </w:rPr>
              <w:t>Sr.</w:t>
            </w:r>
            <w:r>
              <w:rPr>
                <w:spacing w:val="-2"/>
              </w:rPr>
              <w:t xml:space="preserve"> </w:t>
            </w:r>
            <w:r>
              <w:rPr>
                <w:spacing w:val="-5"/>
              </w:rPr>
              <w:t>No.</w:t>
            </w:r>
          </w:p>
        </w:tc>
        <w:tc>
          <w:tcPr>
            <w:tcW w:w="2780" w:type="dxa"/>
          </w:tcPr>
          <w:p w14:paraId="6AB5FF7F" w14:textId="77777777" w:rsidR="006E6DFD" w:rsidRDefault="00000000">
            <w:pPr>
              <w:pStyle w:val="TableParagraph"/>
              <w:spacing w:before="80"/>
              <w:ind w:left="649"/>
            </w:pPr>
            <w:r>
              <w:rPr>
                <w:spacing w:val="-4"/>
              </w:rPr>
              <w:t>Site</w:t>
            </w:r>
          </w:p>
        </w:tc>
        <w:tc>
          <w:tcPr>
            <w:tcW w:w="5464" w:type="dxa"/>
          </w:tcPr>
          <w:p w14:paraId="6317A0EC" w14:textId="77777777" w:rsidR="006E6DFD" w:rsidRDefault="00000000">
            <w:pPr>
              <w:pStyle w:val="TableParagraph"/>
              <w:spacing w:before="1"/>
              <w:ind w:left="649"/>
            </w:pPr>
            <w:r>
              <w:rPr>
                <w:spacing w:val="-2"/>
              </w:rPr>
              <w:t>Address</w:t>
            </w:r>
          </w:p>
        </w:tc>
      </w:tr>
      <w:tr w:rsidR="00963934" w14:paraId="7918B4D2" w14:textId="77777777">
        <w:trPr>
          <w:trHeight w:val="968"/>
        </w:trPr>
        <w:tc>
          <w:tcPr>
            <w:tcW w:w="1078" w:type="dxa"/>
          </w:tcPr>
          <w:p w14:paraId="4596D061" w14:textId="77777777" w:rsidR="00963934" w:rsidRDefault="00963934" w:rsidP="00963934">
            <w:pPr>
              <w:pStyle w:val="TableParagraph"/>
              <w:spacing w:before="203"/>
              <w:ind w:right="299"/>
              <w:jc w:val="center"/>
            </w:pPr>
            <w:r>
              <w:rPr>
                <w:spacing w:val="-10"/>
              </w:rPr>
              <w:t>1</w:t>
            </w:r>
          </w:p>
        </w:tc>
        <w:tc>
          <w:tcPr>
            <w:tcW w:w="2780" w:type="dxa"/>
            <w:vMerge w:val="restart"/>
          </w:tcPr>
          <w:p w14:paraId="45C5001D" w14:textId="77777777" w:rsidR="00963934" w:rsidRDefault="00963934">
            <w:pPr>
              <w:pStyle w:val="TableParagraph"/>
            </w:pPr>
          </w:p>
          <w:p w14:paraId="31A24170" w14:textId="77777777" w:rsidR="00963934" w:rsidRDefault="00963934">
            <w:pPr>
              <w:pStyle w:val="TableParagraph"/>
            </w:pPr>
          </w:p>
          <w:p w14:paraId="38B5248E" w14:textId="77777777" w:rsidR="00963934" w:rsidRDefault="00963934">
            <w:pPr>
              <w:pStyle w:val="TableParagraph"/>
            </w:pPr>
          </w:p>
          <w:p w14:paraId="18481E46" w14:textId="77777777" w:rsidR="00963934" w:rsidRDefault="00963934">
            <w:pPr>
              <w:pStyle w:val="TableParagraph"/>
            </w:pPr>
          </w:p>
          <w:p w14:paraId="21BE303C" w14:textId="77777777" w:rsidR="00963934" w:rsidRDefault="00963934">
            <w:pPr>
              <w:pStyle w:val="TableParagraph"/>
            </w:pPr>
          </w:p>
          <w:p w14:paraId="184D283E" w14:textId="77777777" w:rsidR="00963934" w:rsidRDefault="00963934">
            <w:pPr>
              <w:pStyle w:val="TableParagraph"/>
              <w:spacing w:before="58"/>
            </w:pPr>
          </w:p>
          <w:p w14:paraId="630DA013" w14:textId="77777777" w:rsidR="00963934" w:rsidRPr="00963934" w:rsidRDefault="00963934">
            <w:pPr>
              <w:pStyle w:val="TableParagraph"/>
              <w:ind w:left="157"/>
              <w:rPr>
                <w:b/>
                <w:bCs/>
              </w:rPr>
            </w:pPr>
            <w:proofErr w:type="spellStart"/>
            <w:r w:rsidRPr="00963934">
              <w:rPr>
                <w:b/>
                <w:bCs/>
              </w:rPr>
              <w:t>RenewSys</w:t>
            </w:r>
            <w:proofErr w:type="spellEnd"/>
            <w:r w:rsidRPr="00963934">
              <w:rPr>
                <w:b/>
                <w:bCs/>
                <w:spacing w:val="-8"/>
              </w:rPr>
              <w:t xml:space="preserve"> </w:t>
            </w:r>
            <w:r w:rsidRPr="00963934">
              <w:rPr>
                <w:b/>
                <w:bCs/>
              </w:rPr>
              <w:t>India</w:t>
            </w:r>
            <w:r w:rsidRPr="00963934">
              <w:rPr>
                <w:b/>
                <w:bCs/>
                <w:spacing w:val="-8"/>
              </w:rPr>
              <w:t xml:space="preserve"> </w:t>
            </w:r>
            <w:r w:rsidRPr="00963934">
              <w:rPr>
                <w:b/>
                <w:bCs/>
              </w:rPr>
              <w:t>Pvt.</w:t>
            </w:r>
            <w:r w:rsidRPr="00963934">
              <w:rPr>
                <w:b/>
                <w:bCs/>
                <w:spacing w:val="-7"/>
              </w:rPr>
              <w:t xml:space="preserve"> </w:t>
            </w:r>
            <w:r w:rsidRPr="00963934">
              <w:rPr>
                <w:b/>
                <w:bCs/>
                <w:spacing w:val="-4"/>
              </w:rPr>
              <w:t>Ltd.</w:t>
            </w:r>
          </w:p>
        </w:tc>
        <w:tc>
          <w:tcPr>
            <w:tcW w:w="5464" w:type="dxa"/>
          </w:tcPr>
          <w:p w14:paraId="1CC2D2AB" w14:textId="77777777" w:rsidR="00963934" w:rsidRDefault="00963934" w:rsidP="00963934">
            <w:pPr>
              <w:pStyle w:val="TableParagraph"/>
              <w:spacing w:before="1" w:line="360" w:lineRule="auto"/>
              <w:ind w:left="6"/>
              <w:jc w:val="center"/>
            </w:pPr>
            <w:r>
              <w:t>Unit</w:t>
            </w:r>
            <w:r>
              <w:rPr>
                <w:spacing w:val="-10"/>
              </w:rPr>
              <w:t xml:space="preserve"> </w:t>
            </w:r>
            <w:r>
              <w:t>No</w:t>
            </w:r>
            <w:r>
              <w:rPr>
                <w:spacing w:val="-12"/>
              </w:rPr>
              <w:t xml:space="preserve"> </w:t>
            </w:r>
            <w:r>
              <w:t>607,</w:t>
            </w:r>
            <w:r>
              <w:rPr>
                <w:spacing w:val="-12"/>
              </w:rPr>
              <w:t xml:space="preserve"> </w:t>
            </w:r>
            <w:r>
              <w:t>6th</w:t>
            </w:r>
            <w:r>
              <w:rPr>
                <w:spacing w:val="-10"/>
              </w:rPr>
              <w:t xml:space="preserve"> </w:t>
            </w:r>
            <w:r>
              <w:t>Floor,</w:t>
            </w:r>
            <w:r>
              <w:rPr>
                <w:spacing w:val="-13"/>
              </w:rPr>
              <w:t xml:space="preserve"> </w:t>
            </w:r>
            <w:r>
              <w:t>Trade</w:t>
            </w:r>
            <w:r>
              <w:rPr>
                <w:spacing w:val="-10"/>
              </w:rPr>
              <w:t xml:space="preserve"> </w:t>
            </w:r>
            <w:r>
              <w:t>Centre,</w:t>
            </w:r>
            <w:r>
              <w:rPr>
                <w:spacing w:val="-10"/>
              </w:rPr>
              <w:t xml:space="preserve"> </w:t>
            </w:r>
            <w:r>
              <w:t>Bandra</w:t>
            </w:r>
            <w:r>
              <w:rPr>
                <w:spacing w:val="-10"/>
              </w:rPr>
              <w:t xml:space="preserve"> </w:t>
            </w:r>
            <w:r>
              <w:t>Kurla</w:t>
            </w:r>
            <w:r>
              <w:rPr>
                <w:spacing w:val="-11"/>
              </w:rPr>
              <w:t xml:space="preserve"> </w:t>
            </w:r>
            <w:r>
              <w:t>Complex, Bandra East- 400051 Mumbai, Maharashtra India</w:t>
            </w:r>
          </w:p>
        </w:tc>
      </w:tr>
      <w:tr w:rsidR="00963934" w14:paraId="2FB53CB9" w14:textId="77777777" w:rsidTr="0018116C">
        <w:trPr>
          <w:trHeight w:val="1370"/>
        </w:trPr>
        <w:tc>
          <w:tcPr>
            <w:tcW w:w="1078" w:type="dxa"/>
          </w:tcPr>
          <w:p w14:paraId="43DDE02A" w14:textId="77777777" w:rsidR="00963934" w:rsidRDefault="00963934" w:rsidP="00963934">
            <w:pPr>
              <w:pStyle w:val="TableParagraph"/>
              <w:spacing w:before="215"/>
              <w:jc w:val="center"/>
            </w:pPr>
          </w:p>
          <w:p w14:paraId="31ED791C" w14:textId="77777777" w:rsidR="00963934" w:rsidRDefault="00963934" w:rsidP="00963934">
            <w:pPr>
              <w:pStyle w:val="TableParagraph"/>
              <w:ind w:right="299"/>
              <w:jc w:val="center"/>
            </w:pPr>
            <w:r>
              <w:rPr>
                <w:spacing w:val="-10"/>
              </w:rPr>
              <w:t>2</w:t>
            </w:r>
          </w:p>
        </w:tc>
        <w:tc>
          <w:tcPr>
            <w:tcW w:w="2780" w:type="dxa"/>
            <w:vMerge/>
          </w:tcPr>
          <w:p w14:paraId="7E4BF671" w14:textId="77777777" w:rsidR="00963934" w:rsidRDefault="00963934">
            <w:pPr>
              <w:rPr>
                <w:sz w:val="2"/>
                <w:szCs w:val="2"/>
              </w:rPr>
            </w:pPr>
          </w:p>
        </w:tc>
        <w:tc>
          <w:tcPr>
            <w:tcW w:w="5464" w:type="dxa"/>
          </w:tcPr>
          <w:p w14:paraId="433A53FF" w14:textId="77777777" w:rsidR="00963934" w:rsidRDefault="00963934" w:rsidP="00963934">
            <w:pPr>
              <w:pStyle w:val="TableParagraph"/>
              <w:spacing w:before="1" w:line="360" w:lineRule="auto"/>
              <w:ind w:left="6"/>
              <w:jc w:val="center"/>
            </w:pPr>
            <w:r>
              <w:t>Plot</w:t>
            </w:r>
            <w:r>
              <w:rPr>
                <w:spacing w:val="-8"/>
              </w:rPr>
              <w:t xml:space="preserve"> </w:t>
            </w:r>
            <w:r>
              <w:t>No.</w:t>
            </w:r>
            <w:r>
              <w:rPr>
                <w:spacing w:val="-11"/>
              </w:rPr>
              <w:t xml:space="preserve"> </w:t>
            </w:r>
            <w:r>
              <w:t>E-141,</w:t>
            </w:r>
            <w:r>
              <w:rPr>
                <w:spacing w:val="-8"/>
              </w:rPr>
              <w:t xml:space="preserve"> </w:t>
            </w:r>
            <w:r>
              <w:t>Additional</w:t>
            </w:r>
            <w:r>
              <w:rPr>
                <w:spacing w:val="-11"/>
              </w:rPr>
              <w:t xml:space="preserve"> </w:t>
            </w:r>
            <w:proofErr w:type="spellStart"/>
            <w:r>
              <w:t>Patalganga</w:t>
            </w:r>
            <w:proofErr w:type="spellEnd"/>
            <w:r>
              <w:rPr>
                <w:spacing w:val="-8"/>
              </w:rPr>
              <w:t xml:space="preserve"> </w:t>
            </w:r>
            <w:r>
              <w:t>MIDC</w:t>
            </w:r>
            <w:r>
              <w:rPr>
                <w:spacing w:val="-8"/>
              </w:rPr>
              <w:t xml:space="preserve"> </w:t>
            </w:r>
            <w:r>
              <w:t>Industrial</w:t>
            </w:r>
            <w:r>
              <w:rPr>
                <w:spacing w:val="-13"/>
              </w:rPr>
              <w:t xml:space="preserve"> </w:t>
            </w:r>
            <w:r>
              <w:t xml:space="preserve">Area, Village - </w:t>
            </w:r>
            <w:proofErr w:type="spellStart"/>
            <w:r>
              <w:t>Karade</w:t>
            </w:r>
            <w:proofErr w:type="spellEnd"/>
            <w:r>
              <w:t xml:space="preserve"> Khurd, Taluka </w:t>
            </w:r>
            <w:proofErr w:type="spellStart"/>
            <w:r>
              <w:t>Panvel</w:t>
            </w:r>
            <w:proofErr w:type="spellEnd"/>
            <w:r>
              <w:t>, District Raigad, Maharashtra - 410 206, India.</w:t>
            </w:r>
          </w:p>
        </w:tc>
      </w:tr>
      <w:tr w:rsidR="00963934" w14:paraId="03269C41" w14:textId="77777777" w:rsidTr="0018116C">
        <w:trPr>
          <w:trHeight w:val="1076"/>
        </w:trPr>
        <w:tc>
          <w:tcPr>
            <w:tcW w:w="1078" w:type="dxa"/>
          </w:tcPr>
          <w:p w14:paraId="56E74BF0" w14:textId="77777777" w:rsidR="00963934" w:rsidRDefault="00963934" w:rsidP="00963934">
            <w:pPr>
              <w:pStyle w:val="TableParagraph"/>
              <w:jc w:val="center"/>
            </w:pPr>
          </w:p>
          <w:p w14:paraId="02592203" w14:textId="77777777" w:rsidR="00963934" w:rsidRDefault="00963934" w:rsidP="00963934">
            <w:pPr>
              <w:pStyle w:val="TableParagraph"/>
              <w:spacing w:before="28"/>
              <w:jc w:val="center"/>
            </w:pPr>
          </w:p>
          <w:p w14:paraId="307A8F2E" w14:textId="77777777" w:rsidR="00963934" w:rsidRDefault="00963934" w:rsidP="00963934">
            <w:pPr>
              <w:pStyle w:val="TableParagraph"/>
              <w:ind w:right="299"/>
              <w:jc w:val="center"/>
            </w:pPr>
            <w:r>
              <w:rPr>
                <w:spacing w:val="-10"/>
              </w:rPr>
              <w:t>3</w:t>
            </w:r>
          </w:p>
        </w:tc>
        <w:tc>
          <w:tcPr>
            <w:tcW w:w="2780" w:type="dxa"/>
            <w:vMerge/>
          </w:tcPr>
          <w:p w14:paraId="68D39321" w14:textId="77777777" w:rsidR="00963934" w:rsidRDefault="00963934">
            <w:pPr>
              <w:rPr>
                <w:sz w:val="2"/>
                <w:szCs w:val="2"/>
              </w:rPr>
            </w:pPr>
          </w:p>
        </w:tc>
        <w:tc>
          <w:tcPr>
            <w:tcW w:w="5464" w:type="dxa"/>
          </w:tcPr>
          <w:p w14:paraId="17C04B68" w14:textId="77777777" w:rsidR="00963934" w:rsidRDefault="00963934" w:rsidP="00963934">
            <w:pPr>
              <w:pStyle w:val="TableParagraph"/>
              <w:spacing w:before="4"/>
              <w:ind w:left="6"/>
              <w:jc w:val="center"/>
            </w:pPr>
            <w:r>
              <w:t>Plot</w:t>
            </w:r>
            <w:r>
              <w:rPr>
                <w:spacing w:val="-2"/>
              </w:rPr>
              <w:t xml:space="preserve"> </w:t>
            </w:r>
            <w:r>
              <w:t>No.</w:t>
            </w:r>
            <w:r>
              <w:rPr>
                <w:spacing w:val="-5"/>
              </w:rPr>
              <w:t xml:space="preserve"> </w:t>
            </w:r>
            <w:r>
              <w:t>6,</w:t>
            </w:r>
            <w:r>
              <w:rPr>
                <w:spacing w:val="-2"/>
              </w:rPr>
              <w:t xml:space="preserve"> </w:t>
            </w:r>
            <w:r>
              <w:t>Survey</w:t>
            </w:r>
            <w:r>
              <w:rPr>
                <w:spacing w:val="-4"/>
              </w:rPr>
              <w:t xml:space="preserve"> </w:t>
            </w:r>
            <w:r>
              <w:t>#</w:t>
            </w:r>
            <w:r>
              <w:rPr>
                <w:spacing w:val="-3"/>
              </w:rPr>
              <w:t xml:space="preserve"> </w:t>
            </w:r>
            <w:r>
              <w:rPr>
                <w:spacing w:val="-2"/>
              </w:rPr>
              <w:t>114/P,</w:t>
            </w:r>
          </w:p>
          <w:p w14:paraId="65C285CE" w14:textId="77777777" w:rsidR="00963934" w:rsidRDefault="00963934" w:rsidP="00963934">
            <w:pPr>
              <w:pStyle w:val="TableParagraph"/>
              <w:spacing w:line="360" w:lineRule="auto"/>
              <w:jc w:val="center"/>
            </w:pPr>
            <w:r>
              <w:t>Srinagar</w:t>
            </w:r>
            <w:r>
              <w:rPr>
                <w:spacing w:val="-9"/>
              </w:rPr>
              <w:t xml:space="preserve"> </w:t>
            </w:r>
            <w:r>
              <w:t>Village,</w:t>
            </w:r>
            <w:r>
              <w:rPr>
                <w:spacing w:val="-11"/>
              </w:rPr>
              <w:t xml:space="preserve"> </w:t>
            </w:r>
            <w:r>
              <w:t>Maheshwaram</w:t>
            </w:r>
            <w:r>
              <w:rPr>
                <w:spacing w:val="-11"/>
              </w:rPr>
              <w:t xml:space="preserve"> </w:t>
            </w:r>
            <w:r>
              <w:t>Mandal,</w:t>
            </w:r>
            <w:r>
              <w:rPr>
                <w:spacing w:val="-9"/>
              </w:rPr>
              <w:t xml:space="preserve"> </w:t>
            </w:r>
            <w:proofErr w:type="spellStart"/>
            <w:r>
              <w:t>Rangareddy</w:t>
            </w:r>
            <w:proofErr w:type="spellEnd"/>
            <w:r>
              <w:rPr>
                <w:spacing w:val="-11"/>
              </w:rPr>
              <w:t xml:space="preserve"> </w:t>
            </w:r>
            <w:proofErr w:type="spellStart"/>
            <w:r>
              <w:t>Dist</w:t>
            </w:r>
            <w:proofErr w:type="spellEnd"/>
          </w:p>
          <w:p w14:paraId="3BA6A577" w14:textId="02ED542A" w:rsidR="00963934" w:rsidRDefault="00963934" w:rsidP="00963934">
            <w:pPr>
              <w:pStyle w:val="TableParagraph"/>
              <w:spacing w:line="360" w:lineRule="auto"/>
              <w:jc w:val="center"/>
            </w:pPr>
            <w:r>
              <w:t xml:space="preserve">501 </w:t>
            </w:r>
            <w:proofErr w:type="gramStart"/>
            <w:r>
              <w:t>359,Telangana</w:t>
            </w:r>
            <w:proofErr w:type="gramEnd"/>
            <w:r>
              <w:t>, India.</w:t>
            </w:r>
          </w:p>
        </w:tc>
      </w:tr>
      <w:tr w:rsidR="00963934" w14:paraId="7AE67713" w14:textId="77777777" w:rsidTr="00963934">
        <w:trPr>
          <w:trHeight w:val="1076"/>
        </w:trPr>
        <w:tc>
          <w:tcPr>
            <w:tcW w:w="1078" w:type="dxa"/>
            <w:vAlign w:val="center"/>
          </w:tcPr>
          <w:p w14:paraId="3904FDD4" w14:textId="53200FEE" w:rsidR="00963934" w:rsidRDefault="00963934" w:rsidP="00963934">
            <w:pPr>
              <w:pStyle w:val="TableParagraph"/>
              <w:jc w:val="center"/>
            </w:pPr>
            <w:ins w:id="56" w:author="Hetvi Topiwala" w:date="2026-04-10T12:43:00Z" w16du:dateUtc="2026-04-10T07:13:00Z">
              <w:r>
                <w:rPr>
                  <w:sz w:val="20"/>
                </w:rPr>
                <w:t>4</w:t>
              </w:r>
            </w:ins>
          </w:p>
        </w:tc>
        <w:tc>
          <w:tcPr>
            <w:tcW w:w="2780" w:type="dxa"/>
            <w:vMerge/>
            <w:vAlign w:val="center"/>
          </w:tcPr>
          <w:p w14:paraId="0F8A92A6" w14:textId="77777777" w:rsidR="00963934" w:rsidRDefault="00963934" w:rsidP="00963934">
            <w:pPr>
              <w:jc w:val="center"/>
              <w:rPr>
                <w:sz w:val="2"/>
                <w:szCs w:val="2"/>
              </w:rPr>
            </w:pPr>
          </w:p>
        </w:tc>
        <w:tc>
          <w:tcPr>
            <w:tcW w:w="5464" w:type="dxa"/>
            <w:vAlign w:val="center"/>
          </w:tcPr>
          <w:p w14:paraId="10101054" w14:textId="057B8D50" w:rsidR="00963934" w:rsidRDefault="00963934" w:rsidP="00963934">
            <w:pPr>
              <w:pStyle w:val="TableParagraph"/>
              <w:spacing w:before="8"/>
              <w:ind w:left="123" w:right="118"/>
              <w:jc w:val="center"/>
              <w:rPr>
                <w:ins w:id="57" w:author="Hetvi Topiwala" w:date="2026-04-10T12:43:00Z" w16du:dateUtc="2026-04-10T07:13:00Z"/>
                <w:lang w:val="en-IN"/>
              </w:rPr>
            </w:pPr>
            <w:ins w:id="58" w:author="Hetvi Topiwala" w:date="2026-04-10T12:43:00Z" w16du:dateUtc="2026-04-10T07:13:00Z">
              <w:r w:rsidRPr="00A939E8">
                <w:rPr>
                  <w:lang w:val="en-IN"/>
                </w:rPr>
                <w:t xml:space="preserve">Plot Nos. 21, 22, 23, Bommasandra - </w:t>
              </w:r>
              <w:proofErr w:type="spellStart"/>
              <w:r w:rsidRPr="00A939E8">
                <w:rPr>
                  <w:lang w:val="en-IN"/>
                </w:rPr>
                <w:t>Jigani</w:t>
              </w:r>
              <w:proofErr w:type="spellEnd"/>
              <w:r w:rsidRPr="00A939E8">
                <w:rPr>
                  <w:lang w:val="en-IN"/>
                </w:rPr>
                <w:t xml:space="preserve"> Link Road Industrial Area, Taluk </w:t>
              </w:r>
              <w:proofErr w:type="spellStart"/>
              <w:r w:rsidRPr="00A939E8">
                <w:rPr>
                  <w:lang w:val="en-IN"/>
                </w:rPr>
                <w:t>Anekal</w:t>
              </w:r>
              <w:proofErr w:type="spellEnd"/>
              <w:r w:rsidRPr="00A939E8">
                <w:rPr>
                  <w:lang w:val="en-IN"/>
                </w:rPr>
                <w:t>, Bengaluru - 560 105,</w:t>
              </w:r>
            </w:ins>
          </w:p>
          <w:p w14:paraId="52289B9B" w14:textId="534F2B73" w:rsidR="00963934" w:rsidRDefault="00963934" w:rsidP="00963934">
            <w:pPr>
              <w:pStyle w:val="TableParagraph"/>
              <w:spacing w:before="4"/>
              <w:ind w:left="6"/>
              <w:jc w:val="center"/>
            </w:pPr>
            <w:ins w:id="59" w:author="Hetvi Topiwala" w:date="2026-04-10T12:43:00Z" w16du:dateUtc="2026-04-10T07:13:00Z">
              <w:r w:rsidRPr="00A939E8">
                <w:rPr>
                  <w:lang w:val="en-IN"/>
                </w:rPr>
                <w:t>Karnataka, India.</w:t>
              </w:r>
            </w:ins>
          </w:p>
        </w:tc>
      </w:tr>
    </w:tbl>
    <w:p w14:paraId="7B450ACE" w14:textId="77777777" w:rsidR="006E6DFD" w:rsidRDefault="006E6DFD">
      <w:pPr>
        <w:pStyle w:val="BodyText"/>
      </w:pPr>
    </w:p>
    <w:p w14:paraId="22BC6C96" w14:textId="77777777" w:rsidR="006E6DFD" w:rsidRDefault="006E6DFD">
      <w:pPr>
        <w:pStyle w:val="BodyText"/>
        <w:spacing w:before="30"/>
      </w:pPr>
    </w:p>
    <w:p w14:paraId="319E88B1" w14:textId="6AEA0B43" w:rsidR="006E6DFD" w:rsidRDefault="00000000" w:rsidP="00F057DA">
      <w:pPr>
        <w:pStyle w:val="Heading1"/>
        <w:numPr>
          <w:ilvl w:val="0"/>
          <w:numId w:val="7"/>
        </w:numPr>
        <w:rPr>
          <w:u w:val="none"/>
        </w:rPr>
      </w:pPr>
      <w:r>
        <w:t>POLICY</w:t>
      </w:r>
      <w:r>
        <w:rPr>
          <w:spacing w:val="-2"/>
        </w:rPr>
        <w:t xml:space="preserve"> DECLARATION</w:t>
      </w:r>
    </w:p>
    <w:p w14:paraId="29EEABBE" w14:textId="77777777" w:rsidR="006E6DFD" w:rsidRDefault="006E6DFD">
      <w:pPr>
        <w:pStyle w:val="BodyText"/>
        <w:spacing w:before="24"/>
        <w:rPr>
          <w:b/>
        </w:rPr>
      </w:pPr>
    </w:p>
    <w:p w14:paraId="50AF8094" w14:textId="6F830962" w:rsidR="006E6DFD" w:rsidRDefault="00000000" w:rsidP="006203F8">
      <w:pPr>
        <w:pStyle w:val="BodyText"/>
        <w:spacing w:line="360" w:lineRule="auto"/>
        <w:ind w:left="732" w:right="695"/>
        <w:jc w:val="both"/>
      </w:pPr>
      <w:r>
        <w:t>We</w:t>
      </w:r>
      <w:r>
        <w:rPr>
          <w:spacing w:val="-6"/>
        </w:rPr>
        <w:t xml:space="preserve"> </w:t>
      </w:r>
      <w:r>
        <w:t>pledge</w:t>
      </w:r>
      <w:r>
        <w:rPr>
          <w:spacing w:val="-7"/>
        </w:rPr>
        <w:t xml:space="preserve"> </w:t>
      </w:r>
      <w:r>
        <w:t>to</w:t>
      </w:r>
      <w:r>
        <w:rPr>
          <w:spacing w:val="-5"/>
        </w:rPr>
        <w:t xml:space="preserve"> </w:t>
      </w:r>
      <w:r>
        <w:t>work</w:t>
      </w:r>
      <w:r>
        <w:rPr>
          <w:spacing w:val="-7"/>
        </w:rPr>
        <w:t xml:space="preserve"> </w:t>
      </w:r>
      <w:r>
        <w:t>with</w:t>
      </w:r>
      <w:r>
        <w:rPr>
          <w:spacing w:val="-6"/>
        </w:rPr>
        <w:t xml:space="preserve"> </w:t>
      </w:r>
      <w:r>
        <w:t>suppliers</w:t>
      </w:r>
      <w:r>
        <w:rPr>
          <w:spacing w:val="-6"/>
        </w:rPr>
        <w:t xml:space="preserve"> </w:t>
      </w:r>
      <w:r>
        <w:t>who</w:t>
      </w:r>
      <w:r>
        <w:rPr>
          <w:spacing w:val="-5"/>
        </w:rPr>
        <w:t xml:space="preserve"> </w:t>
      </w:r>
      <w:r>
        <w:t>share</w:t>
      </w:r>
      <w:r>
        <w:rPr>
          <w:spacing w:val="-7"/>
        </w:rPr>
        <w:t xml:space="preserve"> </w:t>
      </w:r>
      <w:r>
        <w:t>our</w:t>
      </w:r>
      <w:r>
        <w:rPr>
          <w:spacing w:val="-6"/>
        </w:rPr>
        <w:t xml:space="preserve"> </w:t>
      </w:r>
      <w:r>
        <w:t>commitment</w:t>
      </w:r>
      <w:r>
        <w:rPr>
          <w:spacing w:val="-6"/>
        </w:rPr>
        <w:t xml:space="preserve"> </w:t>
      </w:r>
      <w:r>
        <w:t>to</w:t>
      </w:r>
      <w:r>
        <w:rPr>
          <w:spacing w:val="-7"/>
        </w:rPr>
        <w:t xml:space="preserve"> </w:t>
      </w:r>
      <w:r>
        <w:t>sustainability,</w:t>
      </w:r>
      <w:r>
        <w:rPr>
          <w:spacing w:val="-8"/>
        </w:rPr>
        <w:t xml:space="preserve"> </w:t>
      </w:r>
      <w:r>
        <w:t>ensuring</w:t>
      </w:r>
      <w:r>
        <w:rPr>
          <w:spacing w:val="-7"/>
        </w:rPr>
        <w:t xml:space="preserve"> </w:t>
      </w:r>
      <w:r>
        <w:t>that</w:t>
      </w:r>
      <w:r>
        <w:rPr>
          <w:spacing w:val="-6"/>
        </w:rPr>
        <w:t xml:space="preserve"> </w:t>
      </w:r>
      <w:r>
        <w:t>our products are sourced, produced, and delivered with minimal environmental impact and in</w:t>
      </w:r>
      <w:r w:rsidR="006203F8">
        <w:t xml:space="preserve"> </w:t>
      </w:r>
      <w:r>
        <w:t>accordance with the highest standards of ethical labor practices. This policy is guided by our responsibility</w:t>
      </w:r>
      <w:r>
        <w:rPr>
          <w:spacing w:val="-5"/>
        </w:rPr>
        <w:t xml:space="preserve"> </w:t>
      </w:r>
      <w:r>
        <w:t>to</w:t>
      </w:r>
      <w:r>
        <w:rPr>
          <w:spacing w:val="-4"/>
        </w:rPr>
        <w:t xml:space="preserve"> </w:t>
      </w:r>
      <w:r>
        <w:t>reduce</w:t>
      </w:r>
      <w:r>
        <w:rPr>
          <w:spacing w:val="-7"/>
        </w:rPr>
        <w:t xml:space="preserve"> </w:t>
      </w:r>
      <w:r>
        <w:t>our</w:t>
      </w:r>
      <w:r>
        <w:rPr>
          <w:spacing w:val="-8"/>
        </w:rPr>
        <w:t xml:space="preserve"> </w:t>
      </w:r>
      <w:r>
        <w:t>carbon</w:t>
      </w:r>
      <w:r>
        <w:rPr>
          <w:spacing w:val="-6"/>
        </w:rPr>
        <w:t xml:space="preserve"> </w:t>
      </w:r>
      <w:r>
        <w:t>footprint,</w:t>
      </w:r>
      <w:r>
        <w:rPr>
          <w:spacing w:val="-5"/>
        </w:rPr>
        <w:t xml:space="preserve"> </w:t>
      </w:r>
      <w:r>
        <w:t>support</w:t>
      </w:r>
      <w:r>
        <w:rPr>
          <w:spacing w:val="-10"/>
        </w:rPr>
        <w:t xml:space="preserve"> </w:t>
      </w:r>
      <w:r>
        <w:t>human</w:t>
      </w:r>
      <w:r>
        <w:rPr>
          <w:spacing w:val="-6"/>
        </w:rPr>
        <w:t xml:space="preserve"> </w:t>
      </w:r>
      <w:r>
        <w:t>rights,</w:t>
      </w:r>
      <w:r>
        <w:rPr>
          <w:spacing w:val="-4"/>
        </w:rPr>
        <w:t xml:space="preserve"> </w:t>
      </w:r>
      <w:r>
        <w:t>and</w:t>
      </w:r>
      <w:r>
        <w:rPr>
          <w:spacing w:val="-6"/>
        </w:rPr>
        <w:t xml:space="preserve"> </w:t>
      </w:r>
      <w:r>
        <w:t>foster</w:t>
      </w:r>
      <w:r>
        <w:rPr>
          <w:spacing w:val="-5"/>
        </w:rPr>
        <w:t xml:space="preserve"> </w:t>
      </w:r>
      <w:r>
        <w:t>fair</w:t>
      </w:r>
      <w:r>
        <w:rPr>
          <w:spacing w:val="-5"/>
        </w:rPr>
        <w:t xml:space="preserve"> </w:t>
      </w:r>
      <w:r>
        <w:t>labor</w:t>
      </w:r>
      <w:r>
        <w:rPr>
          <w:spacing w:val="-5"/>
        </w:rPr>
        <w:t xml:space="preserve"> </w:t>
      </w:r>
      <w:r>
        <w:t>conditions across</w:t>
      </w:r>
      <w:r>
        <w:rPr>
          <w:spacing w:val="-3"/>
        </w:rPr>
        <w:t xml:space="preserve"> </w:t>
      </w:r>
      <w:r>
        <w:t>the</w:t>
      </w:r>
      <w:r>
        <w:rPr>
          <w:spacing w:val="-3"/>
        </w:rPr>
        <w:t xml:space="preserve"> </w:t>
      </w:r>
      <w:r>
        <w:t>supply</w:t>
      </w:r>
      <w:r>
        <w:rPr>
          <w:spacing w:val="-3"/>
        </w:rPr>
        <w:t xml:space="preserve"> </w:t>
      </w:r>
      <w:r>
        <w:t>chain.</w:t>
      </w:r>
      <w:r>
        <w:rPr>
          <w:spacing w:val="-6"/>
        </w:rPr>
        <w:t xml:space="preserve"> </w:t>
      </w:r>
      <w:r>
        <w:t>Our</w:t>
      </w:r>
      <w:r>
        <w:rPr>
          <w:spacing w:val="-4"/>
        </w:rPr>
        <w:t xml:space="preserve"> </w:t>
      </w:r>
      <w:r>
        <w:t>green</w:t>
      </w:r>
      <w:r>
        <w:rPr>
          <w:spacing w:val="-4"/>
        </w:rPr>
        <w:t xml:space="preserve"> </w:t>
      </w:r>
      <w:r>
        <w:t>supply</w:t>
      </w:r>
      <w:r>
        <w:rPr>
          <w:spacing w:val="-5"/>
        </w:rPr>
        <w:t xml:space="preserve"> </w:t>
      </w:r>
      <w:r>
        <w:t>chain</w:t>
      </w:r>
      <w:r>
        <w:rPr>
          <w:spacing w:val="-5"/>
        </w:rPr>
        <w:t xml:space="preserve"> </w:t>
      </w:r>
      <w:r>
        <w:t>policy,</w:t>
      </w:r>
      <w:r>
        <w:rPr>
          <w:spacing w:val="-6"/>
        </w:rPr>
        <w:t xml:space="preserve"> </w:t>
      </w:r>
      <w:r>
        <w:t>with</w:t>
      </w:r>
      <w:r>
        <w:rPr>
          <w:spacing w:val="-4"/>
        </w:rPr>
        <w:t xml:space="preserve"> </w:t>
      </w:r>
      <w:r>
        <w:t>a</w:t>
      </w:r>
      <w:r>
        <w:rPr>
          <w:spacing w:val="-3"/>
        </w:rPr>
        <w:t xml:space="preserve"> </w:t>
      </w:r>
      <w:r>
        <w:t>baseline</w:t>
      </w:r>
      <w:r>
        <w:rPr>
          <w:spacing w:val="-3"/>
        </w:rPr>
        <w:t xml:space="preserve"> </w:t>
      </w:r>
      <w:r>
        <w:t>set</w:t>
      </w:r>
      <w:r>
        <w:rPr>
          <w:spacing w:val="-3"/>
        </w:rPr>
        <w:t xml:space="preserve"> </w:t>
      </w:r>
      <w:r>
        <w:t>for</w:t>
      </w:r>
      <w:r>
        <w:rPr>
          <w:spacing w:val="-3"/>
        </w:rPr>
        <w:t xml:space="preserve"> </w:t>
      </w:r>
      <w:r>
        <w:t>the</w:t>
      </w:r>
      <w:r>
        <w:rPr>
          <w:spacing w:val="-7"/>
        </w:rPr>
        <w:t xml:space="preserve"> </w:t>
      </w:r>
      <w:r w:rsidR="00193136">
        <w:t xml:space="preserve">FY </w:t>
      </w:r>
      <w:r>
        <w:t>2022-23</w:t>
      </w:r>
      <w:r>
        <w:rPr>
          <w:spacing w:val="40"/>
        </w:rPr>
        <w:t xml:space="preserve"> </w:t>
      </w:r>
      <w:r>
        <w:t>will focus on achieving targets in areas of environmental protection, resource efficiency, and the wellbeing of all workers involved.</w:t>
      </w:r>
    </w:p>
    <w:p w14:paraId="77E48774" w14:textId="77777777" w:rsidR="006E6DFD" w:rsidRDefault="006E6DFD">
      <w:pPr>
        <w:pStyle w:val="BodyText"/>
        <w:spacing w:line="360" w:lineRule="auto"/>
        <w:sectPr w:rsidR="006E6DFD" w:rsidSect="0081110D">
          <w:footerReference w:type="default" r:id="rId9"/>
          <w:pgSz w:w="11910" w:h="16840"/>
          <w:pgMar w:top="520" w:right="708" w:bottom="920" w:left="708" w:header="397" w:footer="732" w:gutter="0"/>
          <w:cols w:space="720"/>
          <w:docGrid w:linePitch="299"/>
        </w:sectPr>
      </w:pPr>
    </w:p>
    <w:p w14:paraId="152D573E" w14:textId="77777777" w:rsidR="006E6DFD" w:rsidRDefault="006E6DFD">
      <w:pPr>
        <w:pStyle w:val="BodyText"/>
        <w:spacing w:before="4"/>
      </w:pPr>
    </w:p>
    <w:p w14:paraId="0778A0CC" w14:textId="23C53D84" w:rsidR="006E6DFD" w:rsidRDefault="00004DBA" w:rsidP="00F057DA">
      <w:pPr>
        <w:pStyle w:val="Heading1"/>
        <w:numPr>
          <w:ilvl w:val="0"/>
          <w:numId w:val="7"/>
        </w:numPr>
        <w:rPr>
          <w:u w:val="none"/>
        </w:rPr>
      </w:pPr>
      <w:ins w:id="60" w:author="Hetvi Topiwala" w:date="2026-04-10T15:46:00Z" w16du:dateUtc="2026-04-10T10:16:00Z">
        <w:r>
          <w:rPr>
            <w:spacing w:val="-2"/>
          </w:rPr>
          <w:t xml:space="preserve">OBJECTIVES </w:t>
        </w:r>
      </w:ins>
      <w:del w:id="61" w:author="Hetvi Topiwala" w:date="2026-04-10T15:46:00Z" w16du:dateUtc="2026-04-10T10:16:00Z">
        <w:r w:rsidDel="00004DBA">
          <w:rPr>
            <w:spacing w:val="-2"/>
          </w:rPr>
          <w:delText>INITIATIVES</w:delText>
        </w:r>
        <w:r w:rsidDel="00004DBA">
          <w:rPr>
            <w:spacing w:val="-1"/>
          </w:rPr>
          <w:delText xml:space="preserve"> </w:delText>
        </w:r>
      </w:del>
      <w:r>
        <w:rPr>
          <w:spacing w:val="-2"/>
        </w:rPr>
        <w:t>AND</w:t>
      </w:r>
      <w:r>
        <w:rPr>
          <w:spacing w:val="1"/>
        </w:rPr>
        <w:t xml:space="preserve"> </w:t>
      </w:r>
      <w:r>
        <w:rPr>
          <w:spacing w:val="-2"/>
        </w:rPr>
        <w:t>TARGETS</w:t>
      </w:r>
      <w:r>
        <w:rPr>
          <w:spacing w:val="-4"/>
        </w:rPr>
        <w:t xml:space="preserve"> </w:t>
      </w:r>
      <w:del w:id="62" w:author="Hetvi Topiwala" w:date="2026-04-10T12:45:00Z" w16du:dateUtc="2026-04-10T07:15:00Z">
        <w:r w:rsidDel="00963934">
          <w:rPr>
            <w:spacing w:val="-2"/>
          </w:rPr>
          <w:delText>IN</w:delText>
        </w:r>
        <w:r w:rsidDel="00963934">
          <w:rPr>
            <w:spacing w:val="-1"/>
          </w:rPr>
          <w:delText xml:space="preserve"> </w:delText>
        </w:r>
        <w:r w:rsidDel="00963934">
          <w:rPr>
            <w:spacing w:val="-2"/>
          </w:rPr>
          <w:delText>ALIGNMENT</w:delText>
        </w:r>
        <w:r w:rsidDel="00963934">
          <w:rPr>
            <w:spacing w:val="-1"/>
          </w:rPr>
          <w:delText xml:space="preserve"> </w:delText>
        </w:r>
        <w:r w:rsidDel="00963934">
          <w:rPr>
            <w:spacing w:val="-2"/>
          </w:rPr>
          <w:delText>WITH</w:delText>
        </w:r>
        <w:r w:rsidDel="00963934">
          <w:rPr>
            <w:spacing w:val="2"/>
          </w:rPr>
          <w:delText xml:space="preserve"> </w:delText>
        </w:r>
        <w:r w:rsidDel="00963934">
          <w:rPr>
            <w:spacing w:val="-4"/>
          </w:rPr>
          <w:delText>SDGs</w:delText>
        </w:r>
      </w:del>
    </w:p>
    <w:p w14:paraId="39BD5939" w14:textId="77777777" w:rsidR="006E6DFD" w:rsidRDefault="006E6DFD">
      <w:pPr>
        <w:pStyle w:val="BodyText"/>
        <w:spacing w:before="27"/>
        <w:rPr>
          <w:b/>
        </w:rPr>
      </w:pPr>
    </w:p>
    <w:p w14:paraId="3014B281" w14:textId="66C22140" w:rsidR="006E6DFD" w:rsidRDefault="007E4AA7" w:rsidP="00300FAA">
      <w:pPr>
        <w:pStyle w:val="ListParagraph"/>
        <w:numPr>
          <w:ilvl w:val="0"/>
          <w:numId w:val="6"/>
        </w:numPr>
        <w:tabs>
          <w:tab w:val="left" w:pos="1452"/>
        </w:tabs>
        <w:spacing w:before="1" w:line="352" w:lineRule="auto"/>
        <w:ind w:right="571"/>
        <w:jc w:val="both"/>
      </w:pPr>
      <w:ins w:id="63" w:author="Hetvi Topiwala" w:date="2026-04-15T15:32:00Z">
        <w:r w:rsidRPr="007E4AA7">
          <w:t>Promote environmental responsibility across the supply chain by encouraging suppliers to adopt sustainable practices and reduce their environmental impact.</w:t>
        </w:r>
      </w:ins>
      <w:ins w:id="64" w:author="Hetvi Topiwala" w:date="2026-04-15T15:32:00Z" w16du:dateUtc="2026-04-15T10:02:00Z">
        <w:r>
          <w:t xml:space="preserve"> </w:t>
        </w:r>
      </w:ins>
      <w:del w:id="65" w:author="Hetvi Topiwala" w:date="2026-04-15T15:32:00Z" w16du:dateUtc="2026-04-15T10:02:00Z">
        <w:r w:rsidDel="007E4AA7">
          <w:delText>To</w:delText>
        </w:r>
        <w:r w:rsidRPr="00D133DB" w:rsidDel="007E4AA7">
          <w:rPr>
            <w:spacing w:val="-5"/>
          </w:rPr>
          <w:delText xml:space="preserve"> </w:delText>
        </w:r>
        <w:r w:rsidDel="007E4AA7">
          <w:delText>collaborate</w:delText>
        </w:r>
        <w:r w:rsidRPr="00D133DB" w:rsidDel="007E4AA7">
          <w:rPr>
            <w:spacing w:val="-8"/>
          </w:rPr>
          <w:delText xml:space="preserve"> </w:delText>
        </w:r>
        <w:r w:rsidDel="007E4AA7">
          <w:delText>with</w:delText>
        </w:r>
        <w:r w:rsidRPr="00D133DB" w:rsidDel="007E4AA7">
          <w:rPr>
            <w:spacing w:val="-6"/>
          </w:rPr>
          <w:delText xml:space="preserve"> </w:delText>
        </w:r>
        <w:r w:rsidDel="007E4AA7">
          <w:delText>suppliers</w:delText>
        </w:r>
        <w:r w:rsidRPr="00D133DB" w:rsidDel="007E4AA7">
          <w:rPr>
            <w:spacing w:val="-6"/>
          </w:rPr>
          <w:delText xml:space="preserve"> </w:delText>
        </w:r>
        <w:r w:rsidDel="007E4AA7">
          <w:delText>to</w:delText>
        </w:r>
        <w:r w:rsidRPr="00D133DB" w:rsidDel="007E4AA7">
          <w:rPr>
            <w:spacing w:val="-4"/>
          </w:rPr>
          <w:delText xml:space="preserve"> </w:delText>
        </w:r>
        <w:r w:rsidDel="007E4AA7">
          <w:delText>adopt</w:delText>
        </w:r>
        <w:r w:rsidRPr="00D133DB" w:rsidDel="007E4AA7">
          <w:rPr>
            <w:spacing w:val="-8"/>
          </w:rPr>
          <w:delText xml:space="preserve"> </w:delText>
        </w:r>
        <w:r w:rsidDel="007E4AA7">
          <w:delText>eco-friendly</w:delText>
        </w:r>
        <w:r w:rsidRPr="00D133DB" w:rsidDel="007E4AA7">
          <w:rPr>
            <w:spacing w:val="-6"/>
          </w:rPr>
          <w:delText xml:space="preserve"> </w:delText>
        </w:r>
        <w:r w:rsidDel="007E4AA7">
          <w:delText>materials</w:delText>
        </w:r>
        <w:r w:rsidRPr="00D133DB" w:rsidDel="007E4AA7">
          <w:rPr>
            <w:spacing w:val="-5"/>
          </w:rPr>
          <w:delText xml:space="preserve"> </w:delText>
        </w:r>
        <w:r w:rsidDel="007E4AA7">
          <w:delText>and</w:delText>
        </w:r>
        <w:r w:rsidRPr="00D133DB" w:rsidDel="007E4AA7">
          <w:rPr>
            <w:spacing w:val="-7"/>
          </w:rPr>
          <w:delText xml:space="preserve"> </w:delText>
        </w:r>
        <w:r w:rsidDel="007E4AA7">
          <w:delText>reduce</w:delText>
        </w:r>
        <w:r w:rsidRPr="00D133DB" w:rsidDel="007E4AA7">
          <w:rPr>
            <w:spacing w:val="-8"/>
          </w:rPr>
          <w:delText xml:space="preserve"> </w:delText>
        </w:r>
        <w:r w:rsidDel="007E4AA7">
          <w:delText>the</w:delText>
        </w:r>
        <w:r w:rsidRPr="00D133DB" w:rsidDel="007E4AA7">
          <w:rPr>
            <w:spacing w:val="-6"/>
          </w:rPr>
          <w:delText xml:space="preserve"> </w:delText>
        </w:r>
        <w:r w:rsidDel="007E4AA7">
          <w:delText>use</w:delText>
        </w:r>
        <w:r w:rsidRPr="00D133DB" w:rsidDel="007E4AA7">
          <w:rPr>
            <w:spacing w:val="-8"/>
          </w:rPr>
          <w:delText xml:space="preserve"> </w:delText>
        </w:r>
        <w:r w:rsidDel="007E4AA7">
          <w:delText>of</w:delText>
        </w:r>
        <w:r w:rsidRPr="00D133DB" w:rsidDel="007E4AA7">
          <w:rPr>
            <w:spacing w:val="-6"/>
          </w:rPr>
          <w:delText xml:space="preserve"> </w:delText>
        </w:r>
        <w:r w:rsidDel="007E4AA7">
          <w:delText>non- renewable resources in the production process</w:delText>
        </w:r>
      </w:del>
      <w:r>
        <w:t>.</w:t>
      </w:r>
    </w:p>
    <w:p w14:paraId="2510CDB1" w14:textId="097A7859" w:rsidR="006E6DFD" w:rsidRDefault="00000000" w:rsidP="00300FAA">
      <w:pPr>
        <w:pStyle w:val="ListParagraph"/>
        <w:numPr>
          <w:ilvl w:val="0"/>
          <w:numId w:val="6"/>
        </w:numPr>
        <w:tabs>
          <w:tab w:val="left" w:pos="1452"/>
        </w:tabs>
        <w:spacing w:line="357" w:lineRule="auto"/>
        <w:ind w:right="571"/>
        <w:jc w:val="both"/>
      </w:pPr>
      <w:r>
        <w:t xml:space="preserve">Ensure that 100% of all suppliers </w:t>
      </w:r>
      <w:del w:id="66" w:author="Hetvi Topiwala" w:date="2026-04-15T15:36:00Z" w16du:dateUtc="2026-04-15T10:06:00Z">
        <w:r w:rsidDel="007E4AA7">
          <w:delText xml:space="preserve">by </w:delText>
        </w:r>
        <w:r w:rsidR="00A9607C" w:rsidDel="007E4AA7">
          <w:delText xml:space="preserve">FY </w:delText>
        </w:r>
        <w:r w:rsidDel="007E4AA7">
          <w:delText xml:space="preserve">2029-30 </w:delText>
        </w:r>
      </w:del>
      <w:r>
        <w:t xml:space="preserve">are aware of the </w:t>
      </w:r>
      <w:del w:id="67" w:author="Hetvi Topiwala" w:date="2026-04-15T15:24:00Z" w16du:dateUtc="2026-04-15T09:54:00Z">
        <w:r w:rsidDel="002949BE">
          <w:delText xml:space="preserve">company’s </w:delText>
        </w:r>
      </w:del>
      <w:proofErr w:type="spellStart"/>
      <w:ins w:id="68" w:author="Hetvi Topiwala" w:date="2026-04-15T15:24:00Z" w16du:dateUtc="2026-04-15T09:54:00Z">
        <w:r w:rsidR="002949BE">
          <w:t>Renewsys’s</w:t>
        </w:r>
        <w:proofErr w:type="spellEnd"/>
        <w:r w:rsidR="002949BE">
          <w:t xml:space="preserve"> </w:t>
        </w:r>
      </w:ins>
      <w:r>
        <w:t>environmental</w:t>
      </w:r>
      <w:ins w:id="69" w:author="Hetvi Topiwala" w:date="2026-04-15T15:24:00Z" w16du:dateUtc="2026-04-15T09:54:00Z">
        <w:r w:rsidR="002949BE">
          <w:t xml:space="preserve"> practices</w:t>
        </w:r>
      </w:ins>
      <w:del w:id="70" w:author="Hetvi Topiwala" w:date="2026-04-15T15:24:00Z" w16du:dateUtc="2026-04-15T09:54:00Z">
        <w:r w:rsidDel="002949BE">
          <w:delText xml:space="preserve"> standards</w:delText>
        </w:r>
      </w:del>
      <w:r>
        <w:t>,</w:t>
      </w:r>
      <w:r w:rsidRPr="00D133DB">
        <w:rPr>
          <w:spacing w:val="-5"/>
        </w:rPr>
        <w:t xml:space="preserve"> </w:t>
      </w:r>
      <w:r>
        <w:t>and</w:t>
      </w:r>
      <w:r w:rsidRPr="00D133DB">
        <w:rPr>
          <w:spacing w:val="-7"/>
        </w:rPr>
        <w:t xml:space="preserve"> </w:t>
      </w:r>
      <w:r>
        <w:t>are</w:t>
      </w:r>
      <w:r w:rsidRPr="00D133DB">
        <w:rPr>
          <w:spacing w:val="-7"/>
        </w:rPr>
        <w:t xml:space="preserve"> </w:t>
      </w:r>
      <w:r>
        <w:t>taking</w:t>
      </w:r>
      <w:r w:rsidRPr="00D133DB">
        <w:rPr>
          <w:spacing w:val="-6"/>
        </w:rPr>
        <w:t xml:space="preserve"> </w:t>
      </w:r>
      <w:r>
        <w:t>steps</w:t>
      </w:r>
      <w:r w:rsidRPr="00D133DB">
        <w:rPr>
          <w:spacing w:val="-5"/>
        </w:rPr>
        <w:t xml:space="preserve"> </w:t>
      </w:r>
      <w:r>
        <w:t>to</w:t>
      </w:r>
      <w:r w:rsidRPr="00D133DB">
        <w:rPr>
          <w:spacing w:val="-5"/>
        </w:rPr>
        <w:t xml:space="preserve"> </w:t>
      </w:r>
      <w:r>
        <w:t>reduce</w:t>
      </w:r>
      <w:r w:rsidRPr="00D133DB">
        <w:rPr>
          <w:spacing w:val="-7"/>
        </w:rPr>
        <w:t xml:space="preserve"> </w:t>
      </w:r>
      <w:r>
        <w:t>their</w:t>
      </w:r>
      <w:r w:rsidRPr="00D133DB">
        <w:rPr>
          <w:spacing w:val="-5"/>
        </w:rPr>
        <w:t xml:space="preserve"> </w:t>
      </w:r>
      <w:r>
        <w:t>carbon</w:t>
      </w:r>
      <w:r w:rsidRPr="00D133DB">
        <w:rPr>
          <w:spacing w:val="-8"/>
        </w:rPr>
        <w:t xml:space="preserve"> </w:t>
      </w:r>
      <w:r>
        <w:t>footprint</w:t>
      </w:r>
      <w:r w:rsidRPr="00D133DB">
        <w:rPr>
          <w:spacing w:val="-5"/>
        </w:rPr>
        <w:t xml:space="preserve"> </w:t>
      </w:r>
      <w:r>
        <w:t>and</w:t>
      </w:r>
      <w:r w:rsidRPr="00D133DB">
        <w:rPr>
          <w:spacing w:val="-6"/>
        </w:rPr>
        <w:t xml:space="preserve"> </w:t>
      </w:r>
      <w:r>
        <w:t>adopting</w:t>
      </w:r>
      <w:r w:rsidRPr="00D133DB">
        <w:rPr>
          <w:spacing w:val="-8"/>
        </w:rPr>
        <w:t xml:space="preserve"> </w:t>
      </w:r>
      <w:r>
        <w:t>responsible resource use.</w:t>
      </w:r>
    </w:p>
    <w:p w14:paraId="10AFB614" w14:textId="7A457CC2" w:rsidR="006E6DFD" w:rsidRDefault="00000000" w:rsidP="00300FAA">
      <w:pPr>
        <w:pStyle w:val="ListParagraph"/>
        <w:numPr>
          <w:ilvl w:val="0"/>
          <w:numId w:val="6"/>
        </w:numPr>
        <w:tabs>
          <w:tab w:val="left" w:pos="1452"/>
        </w:tabs>
        <w:spacing w:before="9" w:line="352" w:lineRule="auto"/>
        <w:ind w:right="571"/>
        <w:jc w:val="both"/>
      </w:pPr>
      <w:r>
        <w:t>Reduce</w:t>
      </w:r>
      <w:r w:rsidRPr="00D133DB">
        <w:rPr>
          <w:spacing w:val="-3"/>
        </w:rPr>
        <w:t xml:space="preserve"> </w:t>
      </w:r>
      <w:r>
        <w:t>the</w:t>
      </w:r>
      <w:r w:rsidRPr="00D133DB">
        <w:rPr>
          <w:spacing w:val="-6"/>
        </w:rPr>
        <w:t xml:space="preserve"> </w:t>
      </w:r>
      <w:r>
        <w:t>overall</w:t>
      </w:r>
      <w:r w:rsidRPr="00D133DB">
        <w:rPr>
          <w:spacing w:val="-5"/>
        </w:rPr>
        <w:t xml:space="preserve"> </w:t>
      </w:r>
      <w:r>
        <w:t>carbon</w:t>
      </w:r>
      <w:r w:rsidRPr="00D133DB">
        <w:rPr>
          <w:spacing w:val="-5"/>
        </w:rPr>
        <w:t xml:space="preserve"> </w:t>
      </w:r>
      <w:r>
        <w:t>footprint</w:t>
      </w:r>
      <w:r w:rsidRPr="00D133DB">
        <w:rPr>
          <w:spacing w:val="-3"/>
        </w:rPr>
        <w:t xml:space="preserve"> </w:t>
      </w:r>
      <w:r>
        <w:t>of</w:t>
      </w:r>
      <w:r w:rsidRPr="00D133DB">
        <w:rPr>
          <w:spacing w:val="-7"/>
        </w:rPr>
        <w:t xml:space="preserve"> </w:t>
      </w:r>
      <w:r>
        <w:t>the</w:t>
      </w:r>
      <w:r w:rsidRPr="00D133DB">
        <w:rPr>
          <w:spacing w:val="-6"/>
        </w:rPr>
        <w:t xml:space="preserve"> </w:t>
      </w:r>
      <w:r>
        <w:t>supply</w:t>
      </w:r>
      <w:r w:rsidRPr="00D133DB">
        <w:rPr>
          <w:spacing w:val="-4"/>
        </w:rPr>
        <w:t xml:space="preserve"> </w:t>
      </w:r>
      <w:r>
        <w:t>chain</w:t>
      </w:r>
      <w:r w:rsidRPr="00D133DB">
        <w:rPr>
          <w:spacing w:val="-5"/>
        </w:rPr>
        <w:t xml:space="preserve"> </w:t>
      </w:r>
      <w:r>
        <w:t>by</w:t>
      </w:r>
      <w:r w:rsidRPr="00D133DB">
        <w:rPr>
          <w:spacing w:val="-6"/>
        </w:rPr>
        <w:t xml:space="preserve"> </w:t>
      </w:r>
      <w:r>
        <w:t>25%</w:t>
      </w:r>
      <w:r w:rsidRPr="00D133DB">
        <w:rPr>
          <w:spacing w:val="-3"/>
        </w:rPr>
        <w:t xml:space="preserve"> </w:t>
      </w:r>
      <w:r>
        <w:t>by</w:t>
      </w:r>
      <w:r w:rsidRPr="00D133DB">
        <w:rPr>
          <w:spacing w:val="-6"/>
        </w:rPr>
        <w:t xml:space="preserve"> </w:t>
      </w:r>
      <w:r w:rsidR="00D53ABE" w:rsidRPr="00D133DB">
        <w:rPr>
          <w:spacing w:val="-6"/>
        </w:rPr>
        <w:t xml:space="preserve">FY </w:t>
      </w:r>
      <w:r>
        <w:t>20</w:t>
      </w:r>
      <w:r w:rsidR="00D53ABE">
        <w:t>2</w:t>
      </w:r>
      <w:r>
        <w:t>9-</w:t>
      </w:r>
      <w:r w:rsidR="00D53ABE">
        <w:t>3</w:t>
      </w:r>
      <w:r>
        <w:t>0</w:t>
      </w:r>
      <w:r w:rsidRPr="00D133DB">
        <w:rPr>
          <w:spacing w:val="-6"/>
        </w:rPr>
        <w:t xml:space="preserve"> </w:t>
      </w:r>
      <w:r>
        <w:t>through</w:t>
      </w:r>
      <w:r w:rsidRPr="00D133DB">
        <w:rPr>
          <w:spacing w:val="-5"/>
        </w:rPr>
        <w:t xml:space="preserve"> </w:t>
      </w:r>
      <w:r>
        <w:t xml:space="preserve">initiatives such as energy efficiency </w:t>
      </w:r>
      <w:ins w:id="71" w:author="Hetvi Topiwala" w:date="2026-04-15T15:37:00Z" w16du:dateUtc="2026-04-15T10:07:00Z">
        <w:r w:rsidR="001F3841">
          <w:t xml:space="preserve">improvements </w:t>
        </w:r>
      </w:ins>
      <w:r>
        <w:t>and low-impact transportation methods</w:t>
      </w:r>
    </w:p>
    <w:p w14:paraId="3FE8C846" w14:textId="77777777" w:rsidR="006E6DFD" w:rsidRDefault="00000000" w:rsidP="00300FAA">
      <w:pPr>
        <w:pStyle w:val="ListParagraph"/>
        <w:numPr>
          <w:ilvl w:val="0"/>
          <w:numId w:val="6"/>
        </w:numPr>
        <w:tabs>
          <w:tab w:val="left" w:pos="1452"/>
        </w:tabs>
        <w:spacing w:before="15" w:line="355" w:lineRule="auto"/>
        <w:ind w:right="571"/>
        <w:jc w:val="both"/>
      </w:pPr>
      <w:r>
        <w:t>Collaborate</w:t>
      </w:r>
      <w:r w:rsidRPr="00D133DB">
        <w:rPr>
          <w:spacing w:val="-9"/>
        </w:rPr>
        <w:t xml:space="preserve"> </w:t>
      </w:r>
      <w:r>
        <w:t>with</w:t>
      </w:r>
      <w:r w:rsidRPr="00D133DB">
        <w:rPr>
          <w:spacing w:val="-7"/>
        </w:rPr>
        <w:t xml:space="preserve"> </w:t>
      </w:r>
      <w:r>
        <w:t>suppliers</w:t>
      </w:r>
      <w:r w:rsidRPr="00D133DB">
        <w:rPr>
          <w:spacing w:val="-7"/>
        </w:rPr>
        <w:t xml:space="preserve"> </w:t>
      </w:r>
      <w:r>
        <w:t>to</w:t>
      </w:r>
      <w:r w:rsidRPr="00D133DB">
        <w:rPr>
          <w:spacing w:val="-5"/>
        </w:rPr>
        <w:t xml:space="preserve"> </w:t>
      </w:r>
      <w:r>
        <w:t>implement</w:t>
      </w:r>
      <w:r w:rsidRPr="00D133DB">
        <w:rPr>
          <w:spacing w:val="-7"/>
        </w:rPr>
        <w:t xml:space="preserve"> </w:t>
      </w:r>
      <w:r>
        <w:t>sustainable</w:t>
      </w:r>
      <w:r w:rsidRPr="00D133DB">
        <w:rPr>
          <w:spacing w:val="-7"/>
        </w:rPr>
        <w:t xml:space="preserve"> </w:t>
      </w:r>
      <w:r>
        <w:t>packaging</w:t>
      </w:r>
      <w:r w:rsidRPr="00D133DB">
        <w:rPr>
          <w:spacing w:val="-8"/>
        </w:rPr>
        <w:t xml:space="preserve"> </w:t>
      </w:r>
      <w:r>
        <w:t>solutions</w:t>
      </w:r>
      <w:r w:rsidRPr="00D133DB">
        <w:rPr>
          <w:spacing w:val="-8"/>
        </w:rPr>
        <w:t xml:space="preserve"> </w:t>
      </w:r>
      <w:r>
        <w:t>that</w:t>
      </w:r>
      <w:r w:rsidRPr="00D133DB">
        <w:rPr>
          <w:spacing w:val="-7"/>
        </w:rPr>
        <w:t xml:space="preserve"> </w:t>
      </w:r>
      <w:r>
        <w:t>reduce</w:t>
      </w:r>
      <w:r w:rsidRPr="00D133DB">
        <w:rPr>
          <w:spacing w:val="-6"/>
        </w:rPr>
        <w:t xml:space="preserve"> </w:t>
      </w:r>
      <w:r>
        <w:t>plastic use and promote recyclability.</w:t>
      </w:r>
    </w:p>
    <w:p w14:paraId="6058094F" w14:textId="77777777" w:rsidR="006E6DFD" w:rsidRDefault="00000000" w:rsidP="00300FAA">
      <w:pPr>
        <w:pStyle w:val="ListParagraph"/>
        <w:numPr>
          <w:ilvl w:val="0"/>
          <w:numId w:val="6"/>
        </w:numPr>
        <w:tabs>
          <w:tab w:val="left" w:pos="1452"/>
        </w:tabs>
        <w:spacing w:before="11" w:line="352" w:lineRule="auto"/>
        <w:ind w:right="571"/>
        <w:jc w:val="both"/>
      </w:pPr>
      <w:r>
        <w:t>Partner</w:t>
      </w:r>
      <w:r w:rsidRPr="00D133DB">
        <w:rPr>
          <w:spacing w:val="-7"/>
        </w:rPr>
        <w:t xml:space="preserve"> </w:t>
      </w:r>
      <w:r>
        <w:t>with</w:t>
      </w:r>
      <w:r w:rsidRPr="00D133DB">
        <w:rPr>
          <w:spacing w:val="-8"/>
        </w:rPr>
        <w:t xml:space="preserve"> </w:t>
      </w:r>
      <w:r>
        <w:t>suppliers</w:t>
      </w:r>
      <w:r w:rsidRPr="00D133DB">
        <w:rPr>
          <w:spacing w:val="-7"/>
        </w:rPr>
        <w:t xml:space="preserve"> </w:t>
      </w:r>
      <w:r>
        <w:t>to</w:t>
      </w:r>
      <w:r w:rsidRPr="00D133DB">
        <w:rPr>
          <w:spacing w:val="-5"/>
        </w:rPr>
        <w:t xml:space="preserve"> </w:t>
      </w:r>
      <w:r>
        <w:t>reduce</w:t>
      </w:r>
      <w:r w:rsidRPr="00D133DB">
        <w:rPr>
          <w:spacing w:val="-5"/>
        </w:rPr>
        <w:t xml:space="preserve"> </w:t>
      </w:r>
      <w:r>
        <w:t>energy</w:t>
      </w:r>
      <w:r w:rsidRPr="00D133DB">
        <w:rPr>
          <w:spacing w:val="-5"/>
        </w:rPr>
        <w:t xml:space="preserve"> </w:t>
      </w:r>
      <w:r>
        <w:t>consumption</w:t>
      </w:r>
      <w:r w:rsidRPr="00D133DB">
        <w:rPr>
          <w:spacing w:val="-7"/>
        </w:rPr>
        <w:t xml:space="preserve"> </w:t>
      </w:r>
      <w:r>
        <w:t>through</w:t>
      </w:r>
      <w:r w:rsidRPr="00D133DB">
        <w:rPr>
          <w:spacing w:val="-6"/>
        </w:rPr>
        <w:t xml:space="preserve"> </w:t>
      </w:r>
      <w:r>
        <w:t>the</w:t>
      </w:r>
      <w:r w:rsidRPr="00D133DB">
        <w:rPr>
          <w:spacing w:val="-7"/>
        </w:rPr>
        <w:t xml:space="preserve"> </w:t>
      </w:r>
      <w:r>
        <w:t>adoption</w:t>
      </w:r>
      <w:r w:rsidRPr="00D133DB">
        <w:rPr>
          <w:spacing w:val="-8"/>
        </w:rPr>
        <w:t xml:space="preserve"> </w:t>
      </w:r>
      <w:r>
        <w:t>of</w:t>
      </w:r>
      <w:r w:rsidRPr="00D133DB">
        <w:rPr>
          <w:spacing w:val="-5"/>
        </w:rPr>
        <w:t xml:space="preserve"> </w:t>
      </w:r>
      <w:r>
        <w:t>renewable energy sources and energy-efficient technologies.</w:t>
      </w:r>
    </w:p>
    <w:p w14:paraId="5102393A" w14:textId="7E210C24" w:rsidR="002949BE" w:rsidRDefault="002949BE" w:rsidP="002949BE">
      <w:pPr>
        <w:pStyle w:val="ListParagraph"/>
        <w:numPr>
          <w:ilvl w:val="0"/>
          <w:numId w:val="6"/>
        </w:numPr>
        <w:tabs>
          <w:tab w:val="left" w:pos="1452"/>
        </w:tabs>
        <w:spacing w:before="135" w:line="352" w:lineRule="auto"/>
        <w:ind w:right="571"/>
        <w:jc w:val="both"/>
      </w:pPr>
      <w:r>
        <w:t>Source</w:t>
      </w:r>
      <w:r w:rsidRPr="00D133DB">
        <w:rPr>
          <w:spacing w:val="-6"/>
        </w:rPr>
        <w:t xml:space="preserve"> </w:t>
      </w:r>
      <w:r>
        <w:t>10%</w:t>
      </w:r>
      <w:r w:rsidRPr="00D133DB">
        <w:rPr>
          <w:spacing w:val="-6"/>
        </w:rPr>
        <w:t xml:space="preserve"> </w:t>
      </w:r>
      <w:r>
        <w:t>of</w:t>
      </w:r>
      <w:r w:rsidRPr="00D133DB">
        <w:rPr>
          <w:spacing w:val="-4"/>
        </w:rPr>
        <w:t xml:space="preserve"> </w:t>
      </w:r>
      <w:r>
        <w:t>raw</w:t>
      </w:r>
      <w:r w:rsidRPr="00D133DB">
        <w:rPr>
          <w:spacing w:val="-3"/>
        </w:rPr>
        <w:t xml:space="preserve"> </w:t>
      </w:r>
      <w:r>
        <w:t>materials</w:t>
      </w:r>
      <w:r w:rsidRPr="00D133DB">
        <w:rPr>
          <w:spacing w:val="-4"/>
        </w:rPr>
        <w:t xml:space="preserve"> </w:t>
      </w:r>
      <w:r>
        <w:t>from</w:t>
      </w:r>
      <w:r w:rsidRPr="00D133DB">
        <w:rPr>
          <w:spacing w:val="-6"/>
        </w:rPr>
        <w:t xml:space="preserve"> </w:t>
      </w:r>
      <w:r>
        <w:t>local</w:t>
      </w:r>
      <w:r w:rsidRPr="00D133DB">
        <w:rPr>
          <w:spacing w:val="-7"/>
        </w:rPr>
        <w:t xml:space="preserve"> </w:t>
      </w:r>
      <w:r>
        <w:t>suppliers</w:t>
      </w:r>
      <w:r w:rsidRPr="00D133DB">
        <w:rPr>
          <w:spacing w:val="-7"/>
        </w:rPr>
        <w:t xml:space="preserve"> </w:t>
      </w:r>
      <w:r>
        <w:t>by</w:t>
      </w:r>
      <w:r w:rsidRPr="00D133DB">
        <w:rPr>
          <w:spacing w:val="-6"/>
        </w:rPr>
        <w:t xml:space="preserve"> FY </w:t>
      </w:r>
      <w:r>
        <w:t>2029-30</w:t>
      </w:r>
      <w:r w:rsidRPr="00D133DB">
        <w:rPr>
          <w:spacing w:val="-6"/>
        </w:rPr>
        <w:t xml:space="preserve"> </w:t>
      </w:r>
      <w:r>
        <w:t>to</w:t>
      </w:r>
      <w:r w:rsidRPr="00D133DB">
        <w:rPr>
          <w:spacing w:val="-5"/>
        </w:rPr>
        <w:t xml:space="preserve"> </w:t>
      </w:r>
      <w:r>
        <w:t>reduce</w:t>
      </w:r>
      <w:r w:rsidRPr="00D133DB">
        <w:rPr>
          <w:spacing w:val="-6"/>
        </w:rPr>
        <w:t xml:space="preserve"> </w:t>
      </w:r>
      <w:r>
        <w:t>carbon</w:t>
      </w:r>
      <w:r w:rsidRPr="00D133DB">
        <w:rPr>
          <w:spacing w:val="-7"/>
        </w:rPr>
        <w:t xml:space="preserve"> </w:t>
      </w:r>
      <w:r>
        <w:t>emissions associated with transportation.</w:t>
      </w:r>
    </w:p>
    <w:p w14:paraId="2C69FA69" w14:textId="22C01E8D" w:rsidR="006E6DFD" w:rsidRDefault="00000000" w:rsidP="00300FAA">
      <w:pPr>
        <w:pStyle w:val="ListParagraph"/>
        <w:numPr>
          <w:ilvl w:val="0"/>
          <w:numId w:val="6"/>
        </w:numPr>
        <w:tabs>
          <w:tab w:val="left" w:pos="1452"/>
        </w:tabs>
        <w:spacing w:line="355" w:lineRule="auto"/>
        <w:ind w:right="571"/>
        <w:jc w:val="both"/>
      </w:pPr>
      <w:r>
        <w:t>Promote</w:t>
      </w:r>
      <w:r w:rsidRPr="00D133DB">
        <w:rPr>
          <w:spacing w:val="-7"/>
        </w:rPr>
        <w:t xml:space="preserve"> </w:t>
      </w:r>
      <w:r>
        <w:t>supplier</w:t>
      </w:r>
      <w:r w:rsidRPr="00D133DB">
        <w:rPr>
          <w:spacing w:val="-7"/>
        </w:rPr>
        <w:t xml:space="preserve"> </w:t>
      </w:r>
      <w:r>
        <w:t>diversity</w:t>
      </w:r>
      <w:r w:rsidRPr="00D133DB">
        <w:rPr>
          <w:spacing w:val="-7"/>
        </w:rPr>
        <w:t xml:space="preserve"> </w:t>
      </w:r>
      <w:ins w:id="72" w:author="Hetvi Topiwala" w:date="2026-04-15T15:20:00Z" w16du:dateUtc="2026-04-15T09:50:00Z">
        <w:r w:rsidR="002949BE">
          <w:rPr>
            <w:spacing w:val="-7"/>
          </w:rPr>
          <w:t xml:space="preserve">through a structured supplier diversity program </w:t>
        </w:r>
      </w:ins>
      <w:r>
        <w:t>by</w:t>
      </w:r>
      <w:r w:rsidRPr="00D133DB">
        <w:rPr>
          <w:spacing w:val="-7"/>
        </w:rPr>
        <w:t xml:space="preserve"> </w:t>
      </w:r>
      <w:r>
        <w:t>increasing</w:t>
      </w:r>
      <w:r w:rsidRPr="00D133DB">
        <w:rPr>
          <w:spacing w:val="-8"/>
        </w:rPr>
        <w:t xml:space="preserve"> </w:t>
      </w:r>
      <w:r>
        <w:t>partnerships</w:t>
      </w:r>
      <w:r w:rsidRPr="00D133DB">
        <w:rPr>
          <w:spacing w:val="-11"/>
        </w:rPr>
        <w:t xml:space="preserve"> </w:t>
      </w:r>
      <w:r>
        <w:t>with</w:t>
      </w:r>
      <w:r w:rsidRPr="00D133DB">
        <w:rPr>
          <w:spacing w:val="-7"/>
        </w:rPr>
        <w:t xml:space="preserve"> </w:t>
      </w:r>
      <w:r>
        <w:t>minority-owned,</w:t>
      </w:r>
      <w:r w:rsidRPr="00D133DB">
        <w:rPr>
          <w:spacing w:val="-7"/>
        </w:rPr>
        <w:t xml:space="preserve"> </w:t>
      </w:r>
      <w:r>
        <w:t>women-owned, and locally-based suppliers</w:t>
      </w:r>
      <w:ins w:id="73" w:author="Hetvi Topiwala" w:date="2026-04-15T15:21:00Z" w16du:dateUtc="2026-04-15T09:51:00Z">
        <w:r w:rsidR="002949BE">
          <w:t>.</w:t>
        </w:r>
      </w:ins>
    </w:p>
    <w:p w14:paraId="78B85865" w14:textId="444B92F9" w:rsidR="006E6DFD" w:rsidRDefault="00000000" w:rsidP="00300FAA">
      <w:pPr>
        <w:pStyle w:val="ListParagraph"/>
        <w:numPr>
          <w:ilvl w:val="0"/>
          <w:numId w:val="6"/>
        </w:numPr>
        <w:tabs>
          <w:tab w:val="left" w:pos="1452"/>
        </w:tabs>
        <w:spacing w:before="12"/>
        <w:ind w:right="571"/>
        <w:jc w:val="both"/>
      </w:pPr>
      <w:r>
        <w:t>Increase</w:t>
      </w:r>
      <w:r w:rsidRPr="00D133DB">
        <w:rPr>
          <w:spacing w:val="-9"/>
        </w:rPr>
        <w:t xml:space="preserve"> </w:t>
      </w:r>
      <w:r>
        <w:t>the</w:t>
      </w:r>
      <w:r w:rsidRPr="00D133DB">
        <w:rPr>
          <w:spacing w:val="-4"/>
        </w:rPr>
        <w:t xml:space="preserve"> </w:t>
      </w:r>
      <w:r>
        <w:t>proportion</w:t>
      </w:r>
      <w:r w:rsidRPr="00D133DB">
        <w:rPr>
          <w:spacing w:val="-8"/>
        </w:rPr>
        <w:t xml:space="preserve"> </w:t>
      </w:r>
      <w:r>
        <w:t>of</w:t>
      </w:r>
      <w:r w:rsidRPr="00D133DB">
        <w:rPr>
          <w:spacing w:val="-5"/>
        </w:rPr>
        <w:t xml:space="preserve"> </w:t>
      </w:r>
      <w:r>
        <w:t>local</w:t>
      </w:r>
      <w:r w:rsidRPr="00D133DB">
        <w:rPr>
          <w:spacing w:val="-4"/>
        </w:rPr>
        <w:t xml:space="preserve"> </w:t>
      </w:r>
      <w:r>
        <w:t>and</w:t>
      </w:r>
      <w:r w:rsidRPr="00D133DB">
        <w:rPr>
          <w:spacing w:val="-5"/>
        </w:rPr>
        <w:t xml:space="preserve"> </w:t>
      </w:r>
      <w:r>
        <w:t>diverse</w:t>
      </w:r>
      <w:r w:rsidRPr="00D133DB">
        <w:rPr>
          <w:spacing w:val="-5"/>
        </w:rPr>
        <w:t xml:space="preserve"> </w:t>
      </w:r>
      <w:r>
        <w:t>suppliers</w:t>
      </w:r>
      <w:r w:rsidRPr="00D133DB">
        <w:rPr>
          <w:spacing w:val="-2"/>
        </w:rPr>
        <w:t xml:space="preserve"> </w:t>
      </w:r>
      <w:r>
        <w:t>in</w:t>
      </w:r>
      <w:r w:rsidRPr="00D133DB">
        <w:rPr>
          <w:spacing w:val="-6"/>
        </w:rPr>
        <w:t xml:space="preserve"> </w:t>
      </w:r>
      <w:r>
        <w:t>the</w:t>
      </w:r>
      <w:r w:rsidRPr="00D133DB">
        <w:rPr>
          <w:spacing w:val="-4"/>
        </w:rPr>
        <w:t xml:space="preserve"> </w:t>
      </w:r>
      <w:r>
        <w:t>supply</w:t>
      </w:r>
      <w:r w:rsidRPr="00D133DB">
        <w:rPr>
          <w:spacing w:val="-6"/>
        </w:rPr>
        <w:t xml:space="preserve"> </w:t>
      </w:r>
      <w:r>
        <w:t>chain</w:t>
      </w:r>
      <w:r w:rsidRPr="00D133DB">
        <w:rPr>
          <w:spacing w:val="-7"/>
        </w:rPr>
        <w:t xml:space="preserve"> </w:t>
      </w:r>
      <w:r>
        <w:t>by</w:t>
      </w:r>
      <w:r w:rsidRPr="00D133DB">
        <w:rPr>
          <w:spacing w:val="-6"/>
        </w:rPr>
        <w:t xml:space="preserve"> </w:t>
      </w:r>
      <w:r>
        <w:t>10%</w:t>
      </w:r>
      <w:r w:rsidRPr="00D133DB">
        <w:rPr>
          <w:spacing w:val="-6"/>
        </w:rPr>
        <w:t xml:space="preserve"> </w:t>
      </w:r>
      <w:r>
        <w:t>by</w:t>
      </w:r>
      <w:r w:rsidRPr="00D133DB">
        <w:rPr>
          <w:spacing w:val="-6"/>
        </w:rPr>
        <w:t xml:space="preserve"> </w:t>
      </w:r>
      <w:r w:rsidR="00300A38" w:rsidRPr="00D133DB">
        <w:rPr>
          <w:spacing w:val="-6"/>
        </w:rPr>
        <w:t xml:space="preserve">FY </w:t>
      </w:r>
      <w:r>
        <w:t>2029-</w:t>
      </w:r>
      <w:r w:rsidRPr="00D133DB">
        <w:rPr>
          <w:spacing w:val="-5"/>
        </w:rPr>
        <w:t>30.</w:t>
      </w:r>
    </w:p>
    <w:p w14:paraId="440A2724" w14:textId="77777777" w:rsidR="0081110D" w:rsidRDefault="0081110D" w:rsidP="0081110D">
      <w:pPr>
        <w:pStyle w:val="ListParagraph"/>
        <w:numPr>
          <w:ilvl w:val="0"/>
          <w:numId w:val="6"/>
        </w:numPr>
        <w:tabs>
          <w:tab w:val="left" w:pos="1452"/>
        </w:tabs>
        <w:spacing w:before="135" w:line="352" w:lineRule="auto"/>
        <w:ind w:right="571"/>
        <w:jc w:val="both"/>
        <w:rPr>
          <w:ins w:id="74" w:author="Hetvi Topiwala" w:date="2026-04-10T15:58:00Z" w16du:dateUtc="2026-04-10T10:28:00Z"/>
        </w:rPr>
      </w:pPr>
      <w:ins w:id="75" w:author="Hetvi Topiwala" w:date="2026-04-10T15:58:00Z" w16du:dateUtc="2026-04-10T10:28:00Z">
        <w:r>
          <w:t>Foster partnerships with suppliers that promote workforce development, inclusion, diversity and the well-being of employees in the supply chain.</w:t>
        </w:r>
      </w:ins>
    </w:p>
    <w:p w14:paraId="511A55AC" w14:textId="548C75E8" w:rsidR="0081110D" w:rsidRDefault="0081110D" w:rsidP="0081110D">
      <w:pPr>
        <w:pStyle w:val="ListParagraph"/>
        <w:numPr>
          <w:ilvl w:val="0"/>
          <w:numId w:val="6"/>
        </w:numPr>
        <w:tabs>
          <w:tab w:val="left" w:pos="1452"/>
        </w:tabs>
        <w:spacing w:before="135" w:line="352" w:lineRule="auto"/>
        <w:ind w:right="571"/>
        <w:jc w:val="both"/>
      </w:pPr>
      <w:ins w:id="76" w:author="Hetvi Topiwala" w:date="2026-04-10T15:58:00Z" w16du:dateUtc="2026-04-10T10:28:00Z">
        <w:r>
          <w:t>Integrate supplier self‐assessment, audit and remediation systems to monitor social responsibility performance and drive continuous improvement across the supplier base</w:t>
        </w:r>
      </w:ins>
    </w:p>
    <w:p w14:paraId="2B3134A0" w14:textId="08CC861B" w:rsidR="006E6DFD" w:rsidRDefault="00000000" w:rsidP="00300FAA">
      <w:pPr>
        <w:pStyle w:val="ListParagraph"/>
        <w:numPr>
          <w:ilvl w:val="0"/>
          <w:numId w:val="6"/>
        </w:numPr>
        <w:tabs>
          <w:tab w:val="left" w:pos="1452"/>
        </w:tabs>
        <w:spacing w:line="355" w:lineRule="auto"/>
        <w:ind w:right="571"/>
        <w:jc w:val="both"/>
        <w:rPr>
          <w:ins w:id="77" w:author="Hetvi Topiwala" w:date="2026-04-10T15:54:00Z" w16du:dateUtc="2026-04-10T10:24:00Z"/>
        </w:rPr>
      </w:pPr>
      <w:r>
        <w:t>Achieve</w:t>
      </w:r>
      <w:r w:rsidRPr="00D133DB">
        <w:rPr>
          <w:spacing w:val="-6"/>
        </w:rPr>
        <w:t xml:space="preserve"> </w:t>
      </w:r>
      <w:r>
        <w:t>90%</w:t>
      </w:r>
      <w:r w:rsidRPr="00D133DB">
        <w:rPr>
          <w:spacing w:val="-3"/>
        </w:rPr>
        <w:t xml:space="preserve"> </w:t>
      </w:r>
      <w:r>
        <w:t>supplier</w:t>
      </w:r>
      <w:r w:rsidRPr="00D133DB">
        <w:rPr>
          <w:spacing w:val="-4"/>
        </w:rPr>
        <w:t xml:space="preserve"> </w:t>
      </w:r>
      <w:r>
        <w:t>compliance</w:t>
      </w:r>
      <w:r w:rsidRPr="00D133DB">
        <w:rPr>
          <w:spacing w:val="-3"/>
        </w:rPr>
        <w:t xml:space="preserve"> </w:t>
      </w:r>
      <w:r>
        <w:t>with</w:t>
      </w:r>
      <w:r w:rsidRPr="00D133DB">
        <w:rPr>
          <w:spacing w:val="-7"/>
        </w:rPr>
        <w:t xml:space="preserve"> </w:t>
      </w:r>
      <w:r>
        <w:t>our</w:t>
      </w:r>
      <w:r w:rsidRPr="00D133DB">
        <w:rPr>
          <w:spacing w:val="-4"/>
        </w:rPr>
        <w:t xml:space="preserve"> </w:t>
      </w:r>
      <w:r>
        <w:t>labor</w:t>
      </w:r>
      <w:r w:rsidRPr="00D133DB">
        <w:rPr>
          <w:spacing w:val="-4"/>
        </w:rPr>
        <w:t xml:space="preserve"> </w:t>
      </w:r>
      <w:r>
        <w:t>and</w:t>
      </w:r>
      <w:r w:rsidRPr="00D133DB">
        <w:rPr>
          <w:spacing w:val="-6"/>
        </w:rPr>
        <w:t xml:space="preserve"> </w:t>
      </w:r>
      <w:r>
        <w:t>human</w:t>
      </w:r>
      <w:r w:rsidRPr="00D133DB">
        <w:rPr>
          <w:spacing w:val="-5"/>
        </w:rPr>
        <w:t xml:space="preserve"> </w:t>
      </w:r>
      <w:r>
        <w:t>rights</w:t>
      </w:r>
      <w:r w:rsidRPr="00D133DB">
        <w:rPr>
          <w:spacing w:val="-3"/>
        </w:rPr>
        <w:t xml:space="preserve"> </w:t>
      </w:r>
      <w:r>
        <w:t>standards by</w:t>
      </w:r>
      <w:r w:rsidRPr="00D133DB">
        <w:rPr>
          <w:spacing w:val="-6"/>
        </w:rPr>
        <w:t xml:space="preserve"> </w:t>
      </w:r>
      <w:r w:rsidR="00300A38" w:rsidRPr="00D133DB">
        <w:rPr>
          <w:spacing w:val="-6"/>
        </w:rPr>
        <w:t xml:space="preserve">FY </w:t>
      </w:r>
      <w:r>
        <w:t>2029-30, verified through annual audits.</w:t>
      </w:r>
    </w:p>
    <w:p w14:paraId="4C0568A3" w14:textId="709B6C8E" w:rsidR="0081110D" w:rsidRDefault="0081110D" w:rsidP="00300FAA">
      <w:pPr>
        <w:pStyle w:val="ListParagraph"/>
        <w:numPr>
          <w:ilvl w:val="0"/>
          <w:numId w:val="6"/>
        </w:numPr>
        <w:tabs>
          <w:tab w:val="left" w:pos="1452"/>
        </w:tabs>
        <w:spacing w:line="355" w:lineRule="auto"/>
        <w:ind w:right="571"/>
        <w:jc w:val="both"/>
      </w:pPr>
      <w:ins w:id="78" w:author="Hetvi Topiwala" w:date="2026-04-10T15:54:00Z" w16du:dateUtc="2026-04-10T10:24:00Z">
        <w:r w:rsidRPr="00CA6B50">
          <w:rPr>
            <w:rFonts w:ascii="Aptos" w:hAnsi="Aptos" w:cstheme="minorHAnsi"/>
          </w:rPr>
          <w:t>Ensure that 50% of suppliers implement one worker welfare or social improvement initiative by FY 2029-30.</w:t>
        </w:r>
      </w:ins>
    </w:p>
    <w:p w14:paraId="19BCB917" w14:textId="535BB190" w:rsidR="006E6DFD" w:rsidDel="0081110D" w:rsidRDefault="00000000" w:rsidP="00300FAA">
      <w:pPr>
        <w:pStyle w:val="ListParagraph"/>
        <w:numPr>
          <w:ilvl w:val="0"/>
          <w:numId w:val="6"/>
        </w:numPr>
        <w:tabs>
          <w:tab w:val="left" w:pos="1452"/>
        </w:tabs>
        <w:spacing w:before="12" w:line="352" w:lineRule="auto"/>
        <w:ind w:right="571"/>
        <w:jc w:val="both"/>
        <w:rPr>
          <w:del w:id="79" w:author="Hetvi Topiwala" w:date="2026-04-10T15:58:00Z" w16du:dateUtc="2026-04-10T10:28:00Z"/>
        </w:rPr>
      </w:pPr>
      <w:del w:id="80" w:author="Hetvi Topiwala" w:date="2026-04-10T15:58:00Z" w16du:dateUtc="2026-04-10T10:28:00Z">
        <w:r w:rsidDel="0081110D">
          <w:delText>To</w:delText>
        </w:r>
        <w:r w:rsidRPr="00D133DB" w:rsidDel="0081110D">
          <w:rPr>
            <w:spacing w:val="-6"/>
          </w:rPr>
          <w:delText xml:space="preserve"> </w:delText>
        </w:r>
        <w:r w:rsidDel="0081110D">
          <w:delText>develop</w:delText>
        </w:r>
        <w:r w:rsidRPr="00D133DB" w:rsidDel="0081110D">
          <w:rPr>
            <w:spacing w:val="-8"/>
          </w:rPr>
          <w:delText xml:space="preserve"> </w:delText>
        </w:r>
        <w:r w:rsidDel="0081110D">
          <w:delText>a</w:delText>
        </w:r>
        <w:r w:rsidRPr="00D133DB" w:rsidDel="0081110D">
          <w:rPr>
            <w:spacing w:val="-6"/>
          </w:rPr>
          <w:delText xml:space="preserve"> </w:delText>
        </w:r>
        <w:r w:rsidDel="0081110D">
          <w:delText>corrective</w:delText>
        </w:r>
        <w:r w:rsidRPr="00D133DB" w:rsidDel="0081110D">
          <w:rPr>
            <w:spacing w:val="-9"/>
          </w:rPr>
          <w:delText xml:space="preserve"> </w:delText>
        </w:r>
        <w:r w:rsidDel="0081110D">
          <w:delText>action</w:delText>
        </w:r>
        <w:r w:rsidRPr="00D133DB" w:rsidDel="0081110D">
          <w:rPr>
            <w:spacing w:val="-8"/>
          </w:rPr>
          <w:delText xml:space="preserve"> </w:delText>
        </w:r>
        <w:r w:rsidDel="0081110D">
          <w:delText>plan</w:delText>
        </w:r>
        <w:r w:rsidRPr="00D133DB" w:rsidDel="0081110D">
          <w:rPr>
            <w:spacing w:val="-8"/>
          </w:rPr>
          <w:delText xml:space="preserve"> </w:delText>
        </w:r>
        <w:r w:rsidDel="0081110D">
          <w:delText>for</w:delText>
        </w:r>
        <w:r w:rsidRPr="00D133DB" w:rsidDel="0081110D">
          <w:rPr>
            <w:spacing w:val="-9"/>
          </w:rPr>
          <w:delText xml:space="preserve"> </w:delText>
        </w:r>
        <w:r w:rsidDel="0081110D">
          <w:delText>non-compliant</w:delText>
        </w:r>
        <w:r w:rsidRPr="00D133DB" w:rsidDel="0081110D">
          <w:rPr>
            <w:spacing w:val="-7"/>
          </w:rPr>
          <w:delText xml:space="preserve"> </w:delText>
        </w:r>
        <w:r w:rsidDel="0081110D">
          <w:delText>suppliers,</w:delText>
        </w:r>
        <w:r w:rsidRPr="00D133DB" w:rsidDel="0081110D">
          <w:rPr>
            <w:spacing w:val="-9"/>
          </w:rPr>
          <w:delText xml:space="preserve"> </w:delText>
        </w:r>
        <w:r w:rsidDel="0081110D">
          <w:delText>with</w:delText>
        </w:r>
        <w:r w:rsidRPr="00D133DB" w:rsidDel="0081110D">
          <w:rPr>
            <w:spacing w:val="-7"/>
          </w:rPr>
          <w:delText xml:space="preserve"> </w:delText>
        </w:r>
        <w:r w:rsidDel="0081110D">
          <w:delText>a</w:delText>
        </w:r>
        <w:r w:rsidRPr="00D133DB" w:rsidDel="0081110D">
          <w:rPr>
            <w:spacing w:val="-7"/>
          </w:rPr>
          <w:delText xml:space="preserve"> </w:delText>
        </w:r>
        <w:r w:rsidDel="0081110D">
          <w:delText>commitment</w:delText>
        </w:r>
        <w:r w:rsidRPr="00D133DB" w:rsidDel="0081110D">
          <w:rPr>
            <w:spacing w:val="-7"/>
          </w:rPr>
          <w:delText xml:space="preserve"> </w:delText>
        </w:r>
        <w:r w:rsidDel="0081110D">
          <w:delText>to resolve identified issues within 90 days.</w:delText>
        </w:r>
      </w:del>
    </w:p>
    <w:p w14:paraId="470B9445" w14:textId="18E89507" w:rsidR="006E6DFD" w:rsidRDefault="00000000" w:rsidP="00300FAA">
      <w:pPr>
        <w:pStyle w:val="ListParagraph"/>
        <w:numPr>
          <w:ilvl w:val="0"/>
          <w:numId w:val="6"/>
        </w:numPr>
        <w:tabs>
          <w:tab w:val="left" w:pos="1452"/>
        </w:tabs>
        <w:spacing w:line="355" w:lineRule="auto"/>
        <w:ind w:right="571"/>
        <w:jc w:val="both"/>
        <w:rPr>
          <w:ins w:id="81" w:author="Hetvi Topiwala" w:date="2026-04-10T15:55:00Z" w16du:dateUtc="2026-04-10T10:25:00Z"/>
        </w:rPr>
      </w:pPr>
      <w:r>
        <w:t>To</w:t>
      </w:r>
      <w:r w:rsidRPr="00D133DB">
        <w:rPr>
          <w:spacing w:val="-5"/>
        </w:rPr>
        <w:t xml:space="preserve"> </w:t>
      </w:r>
      <w:r>
        <w:t>ensure</w:t>
      </w:r>
      <w:r w:rsidRPr="00D133DB">
        <w:rPr>
          <w:spacing w:val="-6"/>
        </w:rPr>
        <w:t xml:space="preserve"> </w:t>
      </w:r>
      <w:r>
        <w:t>100%</w:t>
      </w:r>
      <w:r w:rsidRPr="00D133DB">
        <w:rPr>
          <w:spacing w:val="-4"/>
        </w:rPr>
        <w:t xml:space="preserve"> </w:t>
      </w:r>
      <w:r>
        <w:t>suppliers</w:t>
      </w:r>
      <w:r w:rsidRPr="00D133DB">
        <w:rPr>
          <w:spacing w:val="-4"/>
        </w:rPr>
        <w:t xml:space="preserve"> </w:t>
      </w:r>
      <w:r>
        <w:t>sign</w:t>
      </w:r>
      <w:r w:rsidRPr="00D133DB">
        <w:rPr>
          <w:spacing w:val="-5"/>
        </w:rPr>
        <w:t xml:space="preserve"> </w:t>
      </w:r>
      <w:r>
        <w:t>and</w:t>
      </w:r>
      <w:r w:rsidRPr="00D133DB">
        <w:rPr>
          <w:spacing w:val="-6"/>
        </w:rPr>
        <w:t xml:space="preserve"> </w:t>
      </w:r>
      <w:r>
        <w:t>adhere</w:t>
      </w:r>
      <w:r w:rsidRPr="00D133DB">
        <w:rPr>
          <w:spacing w:val="-4"/>
        </w:rPr>
        <w:t xml:space="preserve"> </w:t>
      </w:r>
      <w:r>
        <w:t>to</w:t>
      </w:r>
      <w:r w:rsidRPr="00D133DB">
        <w:rPr>
          <w:spacing w:val="-4"/>
        </w:rPr>
        <w:t xml:space="preserve"> </w:t>
      </w:r>
      <w:r>
        <w:t>a</w:t>
      </w:r>
      <w:r w:rsidRPr="00D133DB">
        <w:rPr>
          <w:spacing w:val="-6"/>
        </w:rPr>
        <w:t xml:space="preserve"> </w:t>
      </w:r>
      <w:r>
        <w:t>Supplier</w:t>
      </w:r>
      <w:r w:rsidRPr="00D133DB">
        <w:rPr>
          <w:spacing w:val="-4"/>
        </w:rPr>
        <w:t xml:space="preserve"> </w:t>
      </w:r>
      <w:r>
        <w:t>Code</w:t>
      </w:r>
      <w:r w:rsidRPr="00D133DB">
        <w:rPr>
          <w:spacing w:val="-6"/>
        </w:rPr>
        <w:t xml:space="preserve"> </w:t>
      </w:r>
      <w:r>
        <w:t>of</w:t>
      </w:r>
      <w:r w:rsidRPr="00D133DB">
        <w:rPr>
          <w:spacing w:val="-7"/>
        </w:rPr>
        <w:t xml:space="preserve"> </w:t>
      </w:r>
      <w:r>
        <w:t>Conduct</w:t>
      </w:r>
      <w:r w:rsidRPr="00D133DB">
        <w:rPr>
          <w:spacing w:val="-4"/>
        </w:rPr>
        <w:t xml:space="preserve"> </w:t>
      </w:r>
      <w:ins w:id="82" w:author="Hetvi Topiwala" w:date="2026-04-10T15:57:00Z" w16du:dateUtc="2026-04-10T10:27:00Z">
        <w:r w:rsidR="0081110D">
          <w:rPr>
            <w:spacing w:val="-4"/>
          </w:rPr>
          <w:t>by FY 2029-30.</w:t>
        </w:r>
      </w:ins>
      <w:del w:id="83" w:author="Hetvi Topiwala" w:date="2026-04-10T15:57:00Z" w16du:dateUtc="2026-04-10T10:27:00Z">
        <w:r w:rsidDel="0081110D">
          <w:delText>that</w:delText>
        </w:r>
        <w:r w:rsidRPr="00D133DB" w:rsidDel="0081110D">
          <w:rPr>
            <w:spacing w:val="-4"/>
          </w:rPr>
          <w:delText xml:space="preserve"> </w:delText>
        </w:r>
        <w:r w:rsidDel="0081110D">
          <w:delText>includes specific commitments to fair labor practices, human rights, and non-discrimination.</w:delText>
        </w:r>
      </w:del>
    </w:p>
    <w:p w14:paraId="3A29A4E1" w14:textId="743F1796" w:rsidR="0081110D" w:rsidRDefault="0081110D">
      <w:pPr>
        <w:pStyle w:val="ListParagraph"/>
        <w:numPr>
          <w:ilvl w:val="0"/>
          <w:numId w:val="6"/>
        </w:numPr>
        <w:rPr>
          <w:ins w:id="84" w:author="Hetvi Topiwala" w:date="2026-04-10T15:55:00Z" w16du:dateUtc="2026-04-10T10:25:00Z"/>
        </w:rPr>
        <w:pPrChange w:id="85" w:author="Hetvi Topiwala" w:date="2026-04-10T15:56:00Z" w16du:dateUtc="2026-04-10T10:26:00Z">
          <w:pPr>
            <w:pStyle w:val="ListParagraph"/>
            <w:numPr>
              <w:numId w:val="6"/>
            </w:numPr>
            <w:tabs>
              <w:tab w:val="left" w:pos="1452"/>
            </w:tabs>
            <w:spacing w:line="355" w:lineRule="auto"/>
            <w:ind w:left="1092" w:right="571"/>
            <w:jc w:val="both"/>
          </w:pPr>
        </w:pPrChange>
      </w:pPr>
      <w:ins w:id="86" w:author="Hetvi Topiwala" w:date="2026-04-10T15:56:00Z" w16du:dateUtc="2026-04-10T10:26:00Z">
        <w:r w:rsidRPr="0081110D">
          <w:t>Strengthen ESG awareness and competence among suppliers and procurement teams through structured and targeted training programs.</w:t>
        </w:r>
      </w:ins>
    </w:p>
    <w:p w14:paraId="1E004635" w14:textId="5E94E206" w:rsidR="0081110D" w:rsidRDefault="0081110D" w:rsidP="00300FAA">
      <w:pPr>
        <w:pStyle w:val="ListParagraph"/>
        <w:numPr>
          <w:ilvl w:val="0"/>
          <w:numId w:val="6"/>
        </w:numPr>
        <w:tabs>
          <w:tab w:val="left" w:pos="1452"/>
        </w:tabs>
        <w:spacing w:line="355" w:lineRule="auto"/>
        <w:ind w:right="571"/>
        <w:jc w:val="both"/>
      </w:pPr>
      <w:ins w:id="87" w:author="Hetvi Topiwala" w:date="2026-04-10T15:55:00Z" w16du:dateUtc="2026-04-10T10:25:00Z">
        <w:r w:rsidRPr="0004002A">
          <w:rPr>
            <w:rFonts w:ascii="Aptos" w:hAnsi="Aptos"/>
            <w:color w:val="000000" w:themeColor="text1"/>
            <w14:ligatures w14:val="standardContextual"/>
          </w:rPr>
          <w:t xml:space="preserve">Conduct two supplier capacity-building or collaboration initiatives per year focused on </w:t>
        </w:r>
        <w:r w:rsidRPr="0004002A">
          <w:rPr>
            <w:rFonts w:ascii="Aptos" w:hAnsi="Aptos"/>
            <w:color w:val="000000" w:themeColor="text1"/>
            <w14:ligatures w14:val="standardContextual"/>
          </w:rPr>
          <w:lastRenderedPageBreak/>
          <w:t>ESG improvement areas by FY 2029-30.</w:t>
        </w:r>
      </w:ins>
    </w:p>
    <w:p w14:paraId="19208EBE" w14:textId="77777777" w:rsidR="00300FAA" w:rsidRDefault="00300FAA" w:rsidP="00F057DA"/>
    <w:p w14:paraId="60384F1A" w14:textId="77777777" w:rsidR="0081110D" w:rsidRDefault="0081110D" w:rsidP="00F057DA"/>
    <w:p w14:paraId="004D7710" w14:textId="77777777" w:rsidR="0081110D" w:rsidRDefault="0081110D" w:rsidP="00F057DA"/>
    <w:p w14:paraId="5EB3383B" w14:textId="77777777" w:rsidR="00F057DA" w:rsidRPr="00F057DA" w:rsidRDefault="00F057DA" w:rsidP="00F057DA">
      <w:pPr>
        <w:pStyle w:val="Heading1"/>
        <w:numPr>
          <w:ilvl w:val="0"/>
          <w:numId w:val="7"/>
        </w:numPr>
        <w:rPr>
          <w:ins w:id="88" w:author="Hetvi Topiwala" w:date="2026-04-10T13:57:00Z"/>
        </w:rPr>
      </w:pPr>
      <w:ins w:id="89" w:author="Hetvi Topiwala" w:date="2026-04-10T13:57:00Z">
        <w:r w:rsidRPr="00F057DA">
          <w:t>Alignment with Sustainable Development Goals (SDGs)</w:t>
        </w:r>
      </w:ins>
    </w:p>
    <w:p w14:paraId="1C810B26" w14:textId="77777777" w:rsidR="00F057DA" w:rsidRPr="00F057DA" w:rsidRDefault="00F057DA" w:rsidP="00F057DA">
      <w:pPr>
        <w:tabs>
          <w:tab w:val="left" w:pos="1452"/>
        </w:tabs>
        <w:spacing w:line="355" w:lineRule="auto"/>
        <w:ind w:left="720" w:right="571"/>
        <w:jc w:val="both"/>
        <w:rPr>
          <w:ins w:id="90" w:author="Hetvi Topiwala" w:date="2026-04-10T13:57:00Z"/>
          <w:lang w:val="en-IN"/>
        </w:rPr>
      </w:pPr>
      <w:ins w:id="91" w:author="Hetvi Topiwala" w:date="2026-04-10T13:57:00Z">
        <w:r w:rsidRPr="00F057DA">
          <w:rPr>
            <w:lang w:val="en-IN"/>
          </w:rPr>
          <w:t>The Company’s supplier sustainability and responsible sourcing initiatives are aligned with the Sustainable Development Goals established by the United Nations, particularly:</w:t>
        </w:r>
      </w:ins>
    </w:p>
    <w:p w14:paraId="1D9570DF" w14:textId="77777777" w:rsidR="00F057DA" w:rsidRPr="00F057DA" w:rsidRDefault="00F057DA" w:rsidP="00F057DA">
      <w:pPr>
        <w:pStyle w:val="ListParagraph"/>
        <w:numPr>
          <w:ilvl w:val="0"/>
          <w:numId w:val="8"/>
        </w:numPr>
        <w:tabs>
          <w:tab w:val="left" w:pos="1452"/>
        </w:tabs>
        <w:spacing w:line="355" w:lineRule="auto"/>
        <w:ind w:right="571"/>
        <w:jc w:val="both"/>
        <w:rPr>
          <w:ins w:id="92" w:author="Hetvi Topiwala" w:date="2026-04-10T13:57:00Z"/>
          <w:lang w:val="en-IN"/>
        </w:rPr>
      </w:pPr>
      <w:ins w:id="93" w:author="Hetvi Topiwala" w:date="2026-04-10T13:57:00Z">
        <w:r w:rsidRPr="00F057DA">
          <w:rPr>
            <w:b/>
            <w:bCs/>
            <w:lang w:val="en-IN"/>
          </w:rPr>
          <w:t>SDG 12: Responsible Consumption and Production</w:t>
        </w:r>
        <w:r w:rsidRPr="00F057DA">
          <w:rPr>
            <w:lang w:val="en-IN"/>
          </w:rPr>
          <w:t xml:space="preserve"> – Through promotion of sustainable sourcing practices, use of eco-friendly materials, reduction of non-renewable resource consumption, and adoption of sustainable packaging solutions.</w:t>
        </w:r>
      </w:ins>
    </w:p>
    <w:p w14:paraId="0917DA1B" w14:textId="77777777" w:rsidR="00F057DA" w:rsidRPr="00F057DA" w:rsidRDefault="00F057DA" w:rsidP="00F057DA">
      <w:pPr>
        <w:pStyle w:val="ListParagraph"/>
        <w:numPr>
          <w:ilvl w:val="0"/>
          <w:numId w:val="8"/>
        </w:numPr>
        <w:tabs>
          <w:tab w:val="left" w:pos="1452"/>
        </w:tabs>
        <w:spacing w:line="355" w:lineRule="auto"/>
        <w:ind w:right="571"/>
        <w:jc w:val="both"/>
        <w:rPr>
          <w:ins w:id="94" w:author="Hetvi Topiwala" w:date="2026-04-10T13:57:00Z"/>
          <w:lang w:val="en-IN"/>
        </w:rPr>
      </w:pPr>
      <w:ins w:id="95" w:author="Hetvi Topiwala" w:date="2026-04-10T13:57:00Z">
        <w:r w:rsidRPr="00F057DA">
          <w:rPr>
            <w:b/>
            <w:bCs/>
            <w:lang w:val="en-IN"/>
          </w:rPr>
          <w:t>SDG 13: Climate Action</w:t>
        </w:r>
        <w:r w:rsidRPr="00F057DA">
          <w:rPr>
            <w:lang w:val="en-IN"/>
          </w:rPr>
          <w:t xml:space="preserve"> – Through initiatives to reduce supply chain carbon emissions, improve energy efficiency, and promote the use of renewable energy and low-impact logistics.</w:t>
        </w:r>
      </w:ins>
    </w:p>
    <w:p w14:paraId="7316EF09" w14:textId="77777777" w:rsidR="00F057DA" w:rsidRPr="00F057DA" w:rsidRDefault="00F057DA" w:rsidP="00F057DA">
      <w:pPr>
        <w:pStyle w:val="ListParagraph"/>
        <w:numPr>
          <w:ilvl w:val="0"/>
          <w:numId w:val="8"/>
        </w:numPr>
        <w:tabs>
          <w:tab w:val="left" w:pos="1452"/>
        </w:tabs>
        <w:spacing w:line="355" w:lineRule="auto"/>
        <w:ind w:right="571"/>
        <w:jc w:val="both"/>
        <w:rPr>
          <w:ins w:id="96" w:author="Hetvi Topiwala" w:date="2026-04-10T13:57:00Z"/>
          <w:lang w:val="en-IN"/>
        </w:rPr>
      </w:pPr>
      <w:ins w:id="97" w:author="Hetvi Topiwala" w:date="2026-04-10T13:57:00Z">
        <w:r w:rsidRPr="00F057DA">
          <w:rPr>
            <w:b/>
            <w:bCs/>
            <w:lang w:val="en-IN"/>
          </w:rPr>
          <w:t>SDG 8: Decent Work and Economic Growth</w:t>
        </w:r>
        <w:r w:rsidRPr="00F057DA">
          <w:rPr>
            <w:lang w:val="en-IN"/>
          </w:rPr>
          <w:t xml:space="preserve"> – Through enforcement of supplier labour and human rights compliance, implementation of fair labour practices, and adherence to the Supplier Code of Conduct.</w:t>
        </w:r>
      </w:ins>
    </w:p>
    <w:p w14:paraId="51DD1312" w14:textId="77777777" w:rsidR="00F057DA" w:rsidRPr="00F057DA" w:rsidRDefault="00F057DA" w:rsidP="00F057DA">
      <w:pPr>
        <w:pStyle w:val="ListParagraph"/>
        <w:numPr>
          <w:ilvl w:val="0"/>
          <w:numId w:val="8"/>
        </w:numPr>
        <w:tabs>
          <w:tab w:val="left" w:pos="1452"/>
        </w:tabs>
        <w:spacing w:line="355" w:lineRule="auto"/>
        <w:ind w:right="571"/>
        <w:jc w:val="both"/>
        <w:rPr>
          <w:ins w:id="98" w:author="Hetvi Topiwala" w:date="2026-04-10T13:57:00Z"/>
          <w:lang w:val="en-IN"/>
        </w:rPr>
      </w:pPr>
      <w:ins w:id="99" w:author="Hetvi Topiwala" w:date="2026-04-10T13:57:00Z">
        <w:r w:rsidRPr="00F057DA">
          <w:rPr>
            <w:b/>
            <w:bCs/>
            <w:lang w:val="en-IN"/>
          </w:rPr>
          <w:t>SDG 10: Reduced Inequalities</w:t>
        </w:r>
        <w:r w:rsidRPr="00F057DA">
          <w:rPr>
            <w:lang w:val="en-IN"/>
          </w:rPr>
          <w:t xml:space="preserve"> – Through promotion of supplier diversity by engaging women-owned, minority-owned, and local suppliers within the supply chain.</w:t>
        </w:r>
      </w:ins>
    </w:p>
    <w:p w14:paraId="2E3E9AE8" w14:textId="77777777" w:rsidR="00F057DA" w:rsidRDefault="00F057DA" w:rsidP="00F057DA">
      <w:pPr>
        <w:tabs>
          <w:tab w:val="left" w:pos="1452"/>
        </w:tabs>
        <w:spacing w:line="355" w:lineRule="auto"/>
        <w:ind w:right="1389"/>
        <w:jc w:val="both"/>
      </w:pPr>
    </w:p>
    <w:p w14:paraId="2243F1B0" w14:textId="25E3A515" w:rsidR="006E6DFD" w:rsidRDefault="00000000" w:rsidP="00F057DA">
      <w:pPr>
        <w:pStyle w:val="Heading1"/>
        <w:numPr>
          <w:ilvl w:val="0"/>
          <w:numId w:val="7"/>
        </w:numPr>
        <w:rPr>
          <w:u w:val="none"/>
        </w:rPr>
      </w:pPr>
      <w:r>
        <w:t>PERFORMANCE</w:t>
      </w:r>
      <w:r>
        <w:rPr>
          <w:spacing w:val="-10"/>
        </w:rPr>
        <w:t xml:space="preserve"> </w:t>
      </w:r>
      <w:r>
        <w:rPr>
          <w:spacing w:val="-2"/>
        </w:rPr>
        <w:t>REPORTING</w:t>
      </w:r>
    </w:p>
    <w:p w14:paraId="239B9F84" w14:textId="77777777" w:rsidR="006E6DFD" w:rsidRDefault="006E6DFD">
      <w:pPr>
        <w:pStyle w:val="BodyText"/>
        <w:spacing w:before="25"/>
        <w:rPr>
          <w:b/>
        </w:rPr>
      </w:pPr>
    </w:p>
    <w:p w14:paraId="4FD16B11" w14:textId="4B60E4AF" w:rsidR="006E6DFD" w:rsidRDefault="00000000" w:rsidP="00F057DA">
      <w:pPr>
        <w:pStyle w:val="BodyText"/>
        <w:spacing w:line="360" w:lineRule="auto"/>
        <w:ind w:left="732" w:right="695"/>
        <w:jc w:val="both"/>
      </w:pPr>
      <w:r>
        <w:t>The</w:t>
      </w:r>
      <w:r w:rsidRPr="00300FAA">
        <w:t xml:space="preserve"> </w:t>
      </w:r>
      <w:r>
        <w:t>progress</w:t>
      </w:r>
      <w:r w:rsidRPr="00300FAA">
        <w:t xml:space="preserve"> </w:t>
      </w:r>
      <w:r>
        <w:t>of</w:t>
      </w:r>
      <w:r w:rsidRPr="00300FAA">
        <w:t xml:space="preserve"> </w:t>
      </w:r>
      <w:r>
        <w:t>our</w:t>
      </w:r>
      <w:r w:rsidRPr="00300FAA">
        <w:t xml:space="preserve"> </w:t>
      </w:r>
      <w:r>
        <w:t>Green</w:t>
      </w:r>
      <w:r w:rsidRPr="00300FAA">
        <w:t xml:space="preserve"> </w:t>
      </w:r>
      <w:r>
        <w:t>Supply</w:t>
      </w:r>
      <w:r w:rsidRPr="00300FAA">
        <w:t xml:space="preserve"> </w:t>
      </w:r>
      <w:r>
        <w:t>Chain</w:t>
      </w:r>
      <w:r w:rsidRPr="00300FAA">
        <w:t xml:space="preserve"> </w:t>
      </w:r>
      <w:r>
        <w:t>Policy</w:t>
      </w:r>
      <w:r w:rsidRPr="00300FAA">
        <w:t xml:space="preserve"> </w:t>
      </w:r>
      <w:r>
        <w:t>will</w:t>
      </w:r>
      <w:r w:rsidRPr="00300FAA">
        <w:t xml:space="preserve"> </w:t>
      </w:r>
      <w:r>
        <w:t>be</w:t>
      </w:r>
      <w:r w:rsidRPr="00300FAA">
        <w:t xml:space="preserve"> </w:t>
      </w:r>
      <w:r>
        <w:t>reported</w:t>
      </w:r>
      <w:r w:rsidRPr="00300FAA">
        <w:t xml:space="preserve"> </w:t>
      </w:r>
      <w:r>
        <w:t>highlighting</w:t>
      </w:r>
      <w:r w:rsidRPr="00300FAA">
        <w:t xml:space="preserve"> </w:t>
      </w:r>
      <w:r>
        <w:t>key</w:t>
      </w:r>
      <w:r w:rsidRPr="00300FAA">
        <w:t xml:space="preserve"> performance</w:t>
      </w:r>
      <w:r w:rsidR="00300A38">
        <w:t xml:space="preserve"> </w:t>
      </w:r>
      <w:r>
        <w:t>indicators</w:t>
      </w:r>
      <w:r w:rsidRPr="00300FAA">
        <w:t xml:space="preserve"> </w:t>
      </w:r>
      <w:r>
        <w:t>(KPIs)</w:t>
      </w:r>
      <w:r w:rsidRPr="00300FAA">
        <w:t xml:space="preserve"> </w:t>
      </w:r>
      <w:r>
        <w:t>related</w:t>
      </w:r>
      <w:r w:rsidRPr="00300FAA">
        <w:t xml:space="preserve"> </w:t>
      </w:r>
      <w:r>
        <w:t>to</w:t>
      </w:r>
      <w:r w:rsidRPr="00300FAA">
        <w:t xml:space="preserve"> </w:t>
      </w:r>
      <w:r>
        <w:t>environmental</w:t>
      </w:r>
      <w:r w:rsidRPr="00300FAA">
        <w:t xml:space="preserve"> </w:t>
      </w:r>
      <w:r>
        <w:t>and</w:t>
      </w:r>
      <w:r w:rsidRPr="00300FAA">
        <w:t xml:space="preserve"> </w:t>
      </w:r>
      <w:r>
        <w:t>labor</w:t>
      </w:r>
      <w:r w:rsidRPr="00300FAA">
        <w:t xml:space="preserve"> </w:t>
      </w:r>
      <w:r>
        <w:t>practices.</w:t>
      </w:r>
      <w:r w:rsidRPr="00300FAA">
        <w:t xml:space="preserve"> </w:t>
      </w:r>
      <w:r>
        <w:t>This</w:t>
      </w:r>
      <w:r w:rsidRPr="00300FAA">
        <w:t xml:space="preserve"> </w:t>
      </w:r>
      <w:r>
        <w:t>report</w:t>
      </w:r>
      <w:r w:rsidRPr="00300FAA">
        <w:t xml:space="preserve"> </w:t>
      </w:r>
      <w:r>
        <w:t>will</w:t>
      </w:r>
      <w:r w:rsidRPr="00300FAA">
        <w:t xml:space="preserve"> </w:t>
      </w:r>
      <w:r>
        <w:t>track</w:t>
      </w:r>
      <w:r w:rsidRPr="00300FAA">
        <w:t xml:space="preserve"> </w:t>
      </w:r>
      <w:r>
        <w:t>our</w:t>
      </w:r>
      <w:r w:rsidRPr="00300FAA">
        <w:t xml:space="preserve"> </w:t>
      </w:r>
      <w:r>
        <w:t>supply</w:t>
      </w:r>
      <w:r w:rsidRPr="00300FAA">
        <w:t xml:space="preserve"> </w:t>
      </w:r>
      <w:r>
        <w:t>chain compliance with the company’s sustainability standards and will identify areas for improvement.</w:t>
      </w:r>
    </w:p>
    <w:p w14:paraId="2B7E2C43" w14:textId="77777777" w:rsidR="006E6DFD" w:rsidRDefault="00000000" w:rsidP="00300FAA">
      <w:pPr>
        <w:pStyle w:val="Heading1"/>
        <w:jc w:val="both"/>
        <w:rPr>
          <w:u w:val="none"/>
        </w:rPr>
      </w:pPr>
      <w:r>
        <w:rPr>
          <w:u w:val="none"/>
        </w:rPr>
        <w:t>Topics</w:t>
      </w:r>
      <w:r>
        <w:rPr>
          <w:spacing w:val="-9"/>
          <w:u w:val="none"/>
        </w:rPr>
        <w:t xml:space="preserve"> </w:t>
      </w:r>
      <w:r>
        <w:rPr>
          <w:u w:val="none"/>
        </w:rPr>
        <w:t>covered</w:t>
      </w:r>
      <w:r>
        <w:rPr>
          <w:spacing w:val="-9"/>
          <w:u w:val="none"/>
        </w:rPr>
        <w:t xml:space="preserve"> </w:t>
      </w:r>
      <w:r>
        <w:rPr>
          <w:u w:val="none"/>
        </w:rPr>
        <w:t>in</w:t>
      </w:r>
      <w:r>
        <w:rPr>
          <w:spacing w:val="-9"/>
          <w:u w:val="none"/>
        </w:rPr>
        <w:t xml:space="preserve"> </w:t>
      </w:r>
      <w:r>
        <w:rPr>
          <w:u w:val="none"/>
        </w:rPr>
        <w:t>the</w:t>
      </w:r>
      <w:r>
        <w:rPr>
          <w:spacing w:val="-10"/>
          <w:u w:val="none"/>
        </w:rPr>
        <w:t xml:space="preserve"> </w:t>
      </w:r>
      <w:r>
        <w:rPr>
          <w:u w:val="none"/>
        </w:rPr>
        <w:t>report</w:t>
      </w:r>
      <w:r>
        <w:rPr>
          <w:spacing w:val="-8"/>
          <w:u w:val="none"/>
        </w:rPr>
        <w:t xml:space="preserve"> </w:t>
      </w:r>
      <w:r>
        <w:rPr>
          <w:spacing w:val="-2"/>
          <w:u w:val="none"/>
        </w:rPr>
        <w:t>include:</w:t>
      </w:r>
    </w:p>
    <w:p w14:paraId="2274D0BF" w14:textId="77777777" w:rsidR="006E6DFD" w:rsidRDefault="006E6DFD" w:rsidP="00300A38">
      <w:pPr>
        <w:pStyle w:val="BodyText"/>
        <w:spacing w:before="27"/>
        <w:jc w:val="both"/>
        <w:rPr>
          <w:b/>
        </w:rPr>
      </w:pPr>
    </w:p>
    <w:p w14:paraId="7678F105" w14:textId="77777777" w:rsidR="006E6DFD" w:rsidRDefault="00000000" w:rsidP="00300A38">
      <w:pPr>
        <w:pStyle w:val="ListParagraph"/>
        <w:numPr>
          <w:ilvl w:val="0"/>
          <w:numId w:val="1"/>
        </w:numPr>
        <w:tabs>
          <w:tab w:val="left" w:pos="1452"/>
        </w:tabs>
        <w:spacing w:before="1"/>
        <w:jc w:val="both"/>
      </w:pPr>
      <w:r>
        <w:t>Supplier</w:t>
      </w:r>
      <w:r>
        <w:rPr>
          <w:spacing w:val="-9"/>
        </w:rPr>
        <w:t xml:space="preserve"> </w:t>
      </w:r>
      <w:r>
        <w:t>adherence</w:t>
      </w:r>
      <w:r>
        <w:rPr>
          <w:spacing w:val="-9"/>
        </w:rPr>
        <w:t xml:space="preserve"> </w:t>
      </w:r>
      <w:r>
        <w:t>to</w:t>
      </w:r>
      <w:r>
        <w:rPr>
          <w:spacing w:val="-9"/>
        </w:rPr>
        <w:t xml:space="preserve"> </w:t>
      </w:r>
      <w:r>
        <w:t>environmental</w:t>
      </w:r>
      <w:r>
        <w:rPr>
          <w:spacing w:val="-9"/>
        </w:rPr>
        <w:t xml:space="preserve"> </w:t>
      </w:r>
      <w:r>
        <w:t>and</w:t>
      </w:r>
      <w:r>
        <w:rPr>
          <w:spacing w:val="-9"/>
        </w:rPr>
        <w:t xml:space="preserve"> </w:t>
      </w:r>
      <w:r>
        <w:t>human</w:t>
      </w:r>
      <w:r>
        <w:rPr>
          <w:spacing w:val="-7"/>
        </w:rPr>
        <w:t xml:space="preserve"> </w:t>
      </w:r>
      <w:r>
        <w:t>rights</w:t>
      </w:r>
      <w:r>
        <w:rPr>
          <w:spacing w:val="-6"/>
        </w:rPr>
        <w:t xml:space="preserve"> </w:t>
      </w:r>
      <w:r>
        <w:rPr>
          <w:spacing w:val="-2"/>
        </w:rPr>
        <w:t>standards</w:t>
      </w:r>
    </w:p>
    <w:p w14:paraId="18C35184" w14:textId="77777777" w:rsidR="006E6DFD" w:rsidRDefault="00000000" w:rsidP="00300A38">
      <w:pPr>
        <w:pStyle w:val="ListParagraph"/>
        <w:numPr>
          <w:ilvl w:val="0"/>
          <w:numId w:val="1"/>
        </w:numPr>
        <w:tabs>
          <w:tab w:val="left" w:pos="1452"/>
        </w:tabs>
        <w:spacing w:before="132"/>
        <w:jc w:val="both"/>
      </w:pPr>
      <w:r>
        <w:rPr>
          <w:spacing w:val="-2"/>
        </w:rPr>
        <w:t>Progress</w:t>
      </w:r>
      <w:r>
        <w:rPr>
          <w:spacing w:val="5"/>
        </w:rPr>
        <w:t xml:space="preserve"> </w:t>
      </w:r>
      <w:r>
        <w:rPr>
          <w:spacing w:val="-2"/>
        </w:rPr>
        <w:t>toward</w:t>
      </w:r>
      <w:r>
        <w:rPr>
          <w:spacing w:val="5"/>
        </w:rPr>
        <w:t xml:space="preserve"> </w:t>
      </w:r>
      <w:r>
        <w:rPr>
          <w:spacing w:val="-2"/>
        </w:rPr>
        <w:t>meeting</w:t>
      </w:r>
      <w:r>
        <w:rPr>
          <w:spacing w:val="5"/>
        </w:rPr>
        <w:t xml:space="preserve"> </w:t>
      </w:r>
      <w:r>
        <w:rPr>
          <w:spacing w:val="-2"/>
        </w:rPr>
        <w:t>sustainability</w:t>
      </w:r>
      <w:r>
        <w:rPr>
          <w:spacing w:val="3"/>
        </w:rPr>
        <w:t xml:space="preserve"> </w:t>
      </w:r>
      <w:r>
        <w:rPr>
          <w:spacing w:val="-2"/>
        </w:rPr>
        <w:t>targets</w:t>
      </w:r>
    </w:p>
    <w:p w14:paraId="181B02CE" w14:textId="77777777" w:rsidR="006E6DFD" w:rsidRDefault="00000000" w:rsidP="00300A38">
      <w:pPr>
        <w:pStyle w:val="ListParagraph"/>
        <w:numPr>
          <w:ilvl w:val="0"/>
          <w:numId w:val="1"/>
        </w:numPr>
        <w:tabs>
          <w:tab w:val="left" w:pos="1452"/>
        </w:tabs>
        <w:spacing w:before="135"/>
        <w:jc w:val="both"/>
      </w:pPr>
      <w:r>
        <w:t>Results</w:t>
      </w:r>
      <w:r>
        <w:rPr>
          <w:spacing w:val="-7"/>
        </w:rPr>
        <w:t xml:space="preserve"> </w:t>
      </w:r>
      <w:r>
        <w:t>of</w:t>
      </w:r>
      <w:r>
        <w:rPr>
          <w:spacing w:val="-5"/>
        </w:rPr>
        <w:t xml:space="preserve"> </w:t>
      </w:r>
      <w:r>
        <w:t>supplier</w:t>
      </w:r>
      <w:r>
        <w:rPr>
          <w:spacing w:val="-6"/>
        </w:rPr>
        <w:t xml:space="preserve"> </w:t>
      </w:r>
      <w:r>
        <w:t>audits</w:t>
      </w:r>
      <w:r>
        <w:rPr>
          <w:spacing w:val="-7"/>
        </w:rPr>
        <w:t xml:space="preserve"> </w:t>
      </w:r>
      <w:r>
        <w:t>and</w:t>
      </w:r>
      <w:r>
        <w:rPr>
          <w:spacing w:val="-6"/>
        </w:rPr>
        <w:t xml:space="preserve"> </w:t>
      </w:r>
      <w:r>
        <w:t>compliance</w:t>
      </w:r>
      <w:r>
        <w:rPr>
          <w:spacing w:val="-4"/>
        </w:rPr>
        <w:t xml:space="preserve"> </w:t>
      </w:r>
      <w:r>
        <w:rPr>
          <w:spacing w:val="-2"/>
        </w:rPr>
        <w:t>checks</w:t>
      </w:r>
    </w:p>
    <w:p w14:paraId="17E1FD20" w14:textId="40E02574" w:rsidR="006E6DFD" w:rsidRDefault="00000000" w:rsidP="00E05595">
      <w:pPr>
        <w:pStyle w:val="ListParagraph"/>
        <w:numPr>
          <w:ilvl w:val="0"/>
          <w:numId w:val="1"/>
        </w:numPr>
        <w:tabs>
          <w:tab w:val="left" w:pos="1452"/>
        </w:tabs>
        <w:spacing w:before="135"/>
        <w:jc w:val="both"/>
      </w:pPr>
      <w:r>
        <w:t>Initiatives</w:t>
      </w:r>
      <w:r>
        <w:rPr>
          <w:spacing w:val="-7"/>
        </w:rPr>
        <w:t xml:space="preserve"> </w:t>
      </w:r>
      <w:r>
        <w:t>taken</w:t>
      </w:r>
      <w:r>
        <w:rPr>
          <w:spacing w:val="-8"/>
        </w:rPr>
        <w:t xml:space="preserve"> </w:t>
      </w:r>
      <w:r>
        <w:t>to</w:t>
      </w:r>
      <w:r>
        <w:rPr>
          <w:spacing w:val="-7"/>
        </w:rPr>
        <w:t xml:space="preserve"> </w:t>
      </w:r>
      <w:r>
        <w:t>reduce</w:t>
      </w:r>
      <w:r>
        <w:rPr>
          <w:spacing w:val="-6"/>
        </w:rPr>
        <w:t xml:space="preserve"> </w:t>
      </w:r>
      <w:r>
        <w:t>carbon</w:t>
      </w:r>
      <w:r>
        <w:rPr>
          <w:spacing w:val="-9"/>
        </w:rPr>
        <w:t xml:space="preserve"> </w:t>
      </w:r>
      <w:r>
        <w:t>emissions</w:t>
      </w:r>
      <w:r>
        <w:rPr>
          <w:spacing w:val="-7"/>
        </w:rPr>
        <w:t xml:space="preserve"> </w:t>
      </w:r>
      <w:r>
        <w:t>and</w:t>
      </w:r>
      <w:r>
        <w:rPr>
          <w:spacing w:val="-10"/>
        </w:rPr>
        <w:t xml:space="preserve"> </w:t>
      </w:r>
      <w:r>
        <w:t>promote</w:t>
      </w:r>
      <w:r>
        <w:rPr>
          <w:spacing w:val="-9"/>
        </w:rPr>
        <w:t xml:space="preserve"> </w:t>
      </w:r>
      <w:r>
        <w:t>fair</w:t>
      </w:r>
      <w:r>
        <w:rPr>
          <w:spacing w:val="-8"/>
        </w:rPr>
        <w:t xml:space="preserve"> </w:t>
      </w:r>
      <w:r>
        <w:t>labor</w:t>
      </w:r>
      <w:r>
        <w:rPr>
          <w:spacing w:val="-10"/>
        </w:rPr>
        <w:t xml:space="preserve"> </w:t>
      </w:r>
      <w:r>
        <w:rPr>
          <w:spacing w:val="-2"/>
        </w:rPr>
        <w:t>practices</w:t>
      </w:r>
      <w:r w:rsidR="00E05595">
        <w:rPr>
          <w:spacing w:val="-2"/>
        </w:rPr>
        <w:t>.</w:t>
      </w:r>
    </w:p>
    <w:p w14:paraId="53B87463" w14:textId="77777777" w:rsidR="006E6DFD" w:rsidRDefault="006E6DFD">
      <w:pPr>
        <w:pStyle w:val="BodyText"/>
        <w:spacing w:before="51"/>
      </w:pPr>
    </w:p>
    <w:p w14:paraId="6655E9E8" w14:textId="08B3603E" w:rsidR="006E6DFD" w:rsidRDefault="00000000" w:rsidP="00F057DA">
      <w:pPr>
        <w:pStyle w:val="Heading1"/>
        <w:numPr>
          <w:ilvl w:val="0"/>
          <w:numId w:val="7"/>
        </w:numPr>
        <w:rPr>
          <w:u w:val="none"/>
        </w:rPr>
      </w:pPr>
      <w:r>
        <w:rPr>
          <w:spacing w:val="-2"/>
        </w:rPr>
        <w:t>RESPONSIBILITY</w:t>
      </w:r>
    </w:p>
    <w:p w14:paraId="08FB515C" w14:textId="77777777" w:rsidR="006E6DFD" w:rsidRDefault="006E6DFD">
      <w:pPr>
        <w:pStyle w:val="BodyText"/>
        <w:spacing w:before="25"/>
        <w:rPr>
          <w:b/>
        </w:rPr>
      </w:pPr>
    </w:p>
    <w:p w14:paraId="2C6CF55D" w14:textId="445838E0" w:rsidR="006E6DFD" w:rsidRDefault="00000000">
      <w:pPr>
        <w:pStyle w:val="BodyText"/>
        <w:spacing w:before="1" w:line="360" w:lineRule="auto"/>
        <w:ind w:left="732" w:right="695"/>
      </w:pPr>
      <w:r>
        <w:t>The</w:t>
      </w:r>
      <w:r>
        <w:rPr>
          <w:spacing w:val="-4"/>
        </w:rPr>
        <w:t xml:space="preserve"> </w:t>
      </w:r>
      <w:r>
        <w:t>Head</w:t>
      </w:r>
      <w:r>
        <w:rPr>
          <w:spacing w:val="-7"/>
        </w:rPr>
        <w:t xml:space="preserve"> </w:t>
      </w:r>
      <w:r>
        <w:t>of</w:t>
      </w:r>
      <w:r>
        <w:rPr>
          <w:spacing w:val="-6"/>
        </w:rPr>
        <w:t xml:space="preserve"> </w:t>
      </w:r>
      <w:r>
        <w:t>Procurement</w:t>
      </w:r>
      <w:r>
        <w:rPr>
          <w:spacing w:val="-6"/>
        </w:rPr>
        <w:t xml:space="preserve"> </w:t>
      </w:r>
      <w:r>
        <w:t>will</w:t>
      </w:r>
      <w:r>
        <w:rPr>
          <w:spacing w:val="-4"/>
        </w:rPr>
        <w:t xml:space="preserve"> </w:t>
      </w:r>
      <w:r>
        <w:t>be</w:t>
      </w:r>
      <w:r>
        <w:rPr>
          <w:spacing w:val="-4"/>
        </w:rPr>
        <w:t xml:space="preserve"> </w:t>
      </w:r>
      <w:r>
        <w:t>responsible</w:t>
      </w:r>
      <w:r>
        <w:rPr>
          <w:spacing w:val="-4"/>
        </w:rPr>
        <w:t xml:space="preserve"> </w:t>
      </w:r>
      <w:r>
        <w:t>for</w:t>
      </w:r>
      <w:r>
        <w:rPr>
          <w:spacing w:val="-7"/>
        </w:rPr>
        <w:t xml:space="preserve"> </w:t>
      </w:r>
      <w:r>
        <w:t>collecting,</w:t>
      </w:r>
      <w:r>
        <w:rPr>
          <w:spacing w:val="-4"/>
        </w:rPr>
        <w:t xml:space="preserve"> </w:t>
      </w:r>
      <w:r>
        <w:t>compiling,</w:t>
      </w:r>
      <w:r>
        <w:rPr>
          <w:spacing w:val="-4"/>
        </w:rPr>
        <w:t xml:space="preserve"> </w:t>
      </w:r>
      <w:r>
        <w:t>and</w:t>
      </w:r>
      <w:r>
        <w:rPr>
          <w:spacing w:val="-6"/>
        </w:rPr>
        <w:t xml:space="preserve"> </w:t>
      </w:r>
      <w:r>
        <w:t>preparing</w:t>
      </w:r>
      <w:r>
        <w:rPr>
          <w:spacing w:val="-5"/>
        </w:rPr>
        <w:t xml:space="preserve"> </w:t>
      </w:r>
      <w:r>
        <w:t>the</w:t>
      </w:r>
      <w:r>
        <w:rPr>
          <w:spacing w:val="-4"/>
        </w:rPr>
        <w:t xml:space="preserve"> </w:t>
      </w:r>
      <w:r>
        <w:t>Annua</w:t>
      </w:r>
      <w:r w:rsidR="00300A38">
        <w:t xml:space="preserve">l </w:t>
      </w:r>
      <w:r>
        <w:t>Green Supply Chain performance report. The report will be generated in collaboration with:</w:t>
      </w:r>
    </w:p>
    <w:p w14:paraId="6B0DBA70" w14:textId="77777777" w:rsidR="006E6DFD" w:rsidRDefault="00000000">
      <w:pPr>
        <w:pStyle w:val="ListParagraph"/>
        <w:numPr>
          <w:ilvl w:val="0"/>
          <w:numId w:val="1"/>
        </w:numPr>
        <w:tabs>
          <w:tab w:val="left" w:pos="1452"/>
        </w:tabs>
        <w:spacing w:before="161"/>
      </w:pPr>
      <w:r>
        <w:t>The</w:t>
      </w:r>
      <w:r>
        <w:rPr>
          <w:spacing w:val="-10"/>
        </w:rPr>
        <w:t xml:space="preserve"> </w:t>
      </w:r>
      <w:r>
        <w:t>Procurement</w:t>
      </w:r>
      <w:r>
        <w:rPr>
          <w:spacing w:val="-11"/>
        </w:rPr>
        <w:t xml:space="preserve"> </w:t>
      </w:r>
      <w:r>
        <w:t>Team,</w:t>
      </w:r>
      <w:r>
        <w:rPr>
          <w:spacing w:val="-9"/>
        </w:rPr>
        <w:t xml:space="preserve"> </w:t>
      </w:r>
      <w:r>
        <w:t>for</w:t>
      </w:r>
      <w:r>
        <w:rPr>
          <w:spacing w:val="-12"/>
        </w:rPr>
        <w:t xml:space="preserve"> </w:t>
      </w:r>
      <w:r>
        <w:t>insights</w:t>
      </w:r>
      <w:r>
        <w:rPr>
          <w:spacing w:val="-9"/>
        </w:rPr>
        <w:t xml:space="preserve"> </w:t>
      </w:r>
      <w:r>
        <w:t>on</w:t>
      </w:r>
      <w:r>
        <w:rPr>
          <w:spacing w:val="-10"/>
        </w:rPr>
        <w:t xml:space="preserve"> </w:t>
      </w:r>
      <w:r>
        <w:t>sustainable</w:t>
      </w:r>
      <w:r>
        <w:rPr>
          <w:spacing w:val="-9"/>
        </w:rPr>
        <w:t xml:space="preserve"> </w:t>
      </w:r>
      <w:r>
        <w:rPr>
          <w:spacing w:val="-2"/>
        </w:rPr>
        <w:t>sourcing</w:t>
      </w:r>
    </w:p>
    <w:p w14:paraId="08B649BC" w14:textId="77777777" w:rsidR="006E6DFD" w:rsidRDefault="00000000">
      <w:pPr>
        <w:pStyle w:val="ListParagraph"/>
        <w:numPr>
          <w:ilvl w:val="0"/>
          <w:numId w:val="1"/>
        </w:numPr>
        <w:tabs>
          <w:tab w:val="left" w:pos="1452"/>
        </w:tabs>
        <w:spacing w:before="133"/>
      </w:pPr>
      <w:r>
        <w:t>The</w:t>
      </w:r>
      <w:r>
        <w:rPr>
          <w:spacing w:val="-7"/>
        </w:rPr>
        <w:t xml:space="preserve"> </w:t>
      </w:r>
      <w:r>
        <w:t>Compliance</w:t>
      </w:r>
      <w:r>
        <w:rPr>
          <w:spacing w:val="-6"/>
        </w:rPr>
        <w:t xml:space="preserve"> </w:t>
      </w:r>
      <w:r>
        <w:t>and</w:t>
      </w:r>
      <w:r>
        <w:rPr>
          <w:spacing w:val="-8"/>
        </w:rPr>
        <w:t xml:space="preserve"> </w:t>
      </w:r>
      <w:r>
        <w:t>Audit</w:t>
      </w:r>
      <w:r>
        <w:rPr>
          <w:spacing w:val="-8"/>
        </w:rPr>
        <w:t xml:space="preserve"> </w:t>
      </w:r>
      <w:r>
        <w:t>Team,</w:t>
      </w:r>
      <w:r>
        <w:rPr>
          <w:spacing w:val="-7"/>
        </w:rPr>
        <w:t xml:space="preserve"> </w:t>
      </w:r>
      <w:r>
        <w:t>for</w:t>
      </w:r>
      <w:r>
        <w:rPr>
          <w:spacing w:val="-6"/>
        </w:rPr>
        <w:t xml:space="preserve"> </w:t>
      </w:r>
      <w:r>
        <w:t>information</w:t>
      </w:r>
      <w:r>
        <w:rPr>
          <w:spacing w:val="-9"/>
        </w:rPr>
        <w:t xml:space="preserve"> </w:t>
      </w:r>
      <w:r>
        <w:t>on</w:t>
      </w:r>
      <w:r>
        <w:rPr>
          <w:spacing w:val="-7"/>
        </w:rPr>
        <w:t xml:space="preserve"> </w:t>
      </w:r>
      <w:r>
        <w:t>supplier</w:t>
      </w:r>
      <w:r>
        <w:rPr>
          <w:spacing w:val="-7"/>
        </w:rPr>
        <w:t xml:space="preserve"> </w:t>
      </w:r>
      <w:r>
        <w:t>audits</w:t>
      </w:r>
      <w:r>
        <w:rPr>
          <w:spacing w:val="-7"/>
        </w:rPr>
        <w:t xml:space="preserve"> </w:t>
      </w:r>
      <w:r>
        <w:t>and</w:t>
      </w:r>
      <w:r>
        <w:rPr>
          <w:spacing w:val="-7"/>
        </w:rPr>
        <w:t xml:space="preserve"> </w:t>
      </w:r>
      <w:r>
        <w:t>compliance</w:t>
      </w:r>
      <w:r>
        <w:rPr>
          <w:spacing w:val="-6"/>
        </w:rPr>
        <w:t xml:space="preserve"> </w:t>
      </w:r>
      <w:r>
        <w:rPr>
          <w:spacing w:val="-4"/>
        </w:rPr>
        <w:t>data</w:t>
      </w:r>
    </w:p>
    <w:p w14:paraId="54376C44" w14:textId="77777777" w:rsidR="006E6DFD" w:rsidRDefault="00000000">
      <w:pPr>
        <w:pStyle w:val="ListParagraph"/>
        <w:numPr>
          <w:ilvl w:val="0"/>
          <w:numId w:val="1"/>
        </w:numPr>
        <w:tabs>
          <w:tab w:val="left" w:pos="1452"/>
        </w:tabs>
        <w:spacing w:before="135" w:line="355" w:lineRule="auto"/>
        <w:ind w:right="760"/>
      </w:pPr>
      <w:r>
        <w:t>The</w:t>
      </w:r>
      <w:r>
        <w:rPr>
          <w:spacing w:val="-7"/>
        </w:rPr>
        <w:t xml:space="preserve"> </w:t>
      </w:r>
      <w:r>
        <w:t>Environmental</w:t>
      </w:r>
      <w:r>
        <w:rPr>
          <w:spacing w:val="-9"/>
        </w:rPr>
        <w:t xml:space="preserve"> </w:t>
      </w:r>
      <w:r>
        <w:t>and</w:t>
      </w:r>
      <w:r>
        <w:rPr>
          <w:spacing w:val="-8"/>
        </w:rPr>
        <w:t xml:space="preserve"> </w:t>
      </w:r>
      <w:r>
        <w:t>Human</w:t>
      </w:r>
      <w:r>
        <w:rPr>
          <w:spacing w:val="-8"/>
        </w:rPr>
        <w:t xml:space="preserve"> </w:t>
      </w:r>
      <w:r>
        <w:t>Rights</w:t>
      </w:r>
      <w:r>
        <w:rPr>
          <w:spacing w:val="-6"/>
        </w:rPr>
        <w:t xml:space="preserve"> </w:t>
      </w:r>
      <w:r>
        <w:t>Team,</w:t>
      </w:r>
      <w:r>
        <w:rPr>
          <w:spacing w:val="-9"/>
        </w:rPr>
        <w:t xml:space="preserve"> </w:t>
      </w:r>
      <w:r>
        <w:t>for</w:t>
      </w:r>
      <w:r>
        <w:rPr>
          <w:spacing w:val="-7"/>
        </w:rPr>
        <w:t xml:space="preserve"> </w:t>
      </w:r>
      <w:r>
        <w:t>progress</w:t>
      </w:r>
      <w:r>
        <w:rPr>
          <w:spacing w:val="-8"/>
        </w:rPr>
        <w:t xml:space="preserve"> </w:t>
      </w:r>
      <w:r>
        <w:t>on</w:t>
      </w:r>
      <w:r>
        <w:rPr>
          <w:spacing w:val="-8"/>
        </w:rPr>
        <w:t xml:space="preserve"> </w:t>
      </w:r>
      <w:r>
        <w:t>eco-friendly</w:t>
      </w:r>
      <w:r>
        <w:rPr>
          <w:spacing w:val="-7"/>
        </w:rPr>
        <w:t xml:space="preserve"> </w:t>
      </w:r>
      <w:r>
        <w:t>initiatives</w:t>
      </w:r>
      <w:r>
        <w:rPr>
          <w:spacing w:val="-6"/>
        </w:rPr>
        <w:t xml:space="preserve"> </w:t>
      </w:r>
      <w:r>
        <w:t>and</w:t>
      </w:r>
      <w:r>
        <w:rPr>
          <w:spacing w:val="-8"/>
        </w:rPr>
        <w:t xml:space="preserve"> </w:t>
      </w:r>
      <w:r>
        <w:t>labor rights monitoring</w:t>
      </w:r>
    </w:p>
    <w:p w14:paraId="00C95927" w14:textId="77777777" w:rsidR="0081110D" w:rsidRDefault="0081110D" w:rsidP="0081110D">
      <w:pPr>
        <w:pStyle w:val="ListParagraph"/>
        <w:tabs>
          <w:tab w:val="left" w:pos="1452"/>
        </w:tabs>
        <w:spacing w:before="135" w:line="355" w:lineRule="auto"/>
        <w:ind w:right="760" w:firstLine="0"/>
      </w:pPr>
    </w:p>
    <w:p w14:paraId="6D4144AB" w14:textId="2834325E" w:rsidR="006E6DFD" w:rsidRDefault="00000000" w:rsidP="00F057DA">
      <w:pPr>
        <w:pStyle w:val="Heading1"/>
        <w:numPr>
          <w:ilvl w:val="0"/>
          <w:numId w:val="7"/>
        </w:numPr>
        <w:spacing w:before="169"/>
        <w:rPr>
          <w:u w:val="none"/>
        </w:rPr>
      </w:pPr>
      <w:r>
        <w:t>REVIEW</w:t>
      </w:r>
      <w:r>
        <w:rPr>
          <w:spacing w:val="-5"/>
        </w:rPr>
        <w:t xml:space="preserve"> </w:t>
      </w:r>
      <w:r>
        <w:rPr>
          <w:spacing w:val="-2"/>
        </w:rPr>
        <w:t>MECHANISM</w:t>
      </w:r>
    </w:p>
    <w:p w14:paraId="7BF43766" w14:textId="77777777" w:rsidR="006E6DFD" w:rsidRDefault="006E6DFD">
      <w:pPr>
        <w:pStyle w:val="BodyText"/>
        <w:spacing w:before="27"/>
        <w:rPr>
          <w:b/>
        </w:rPr>
      </w:pPr>
    </w:p>
    <w:p w14:paraId="62FE37D1" w14:textId="3BA5A6A0" w:rsidR="006E6DFD" w:rsidRDefault="00000000" w:rsidP="00E05595">
      <w:pPr>
        <w:pStyle w:val="BodyText"/>
        <w:spacing w:line="360" w:lineRule="auto"/>
        <w:ind w:left="732" w:right="695"/>
        <w:jc w:val="both"/>
      </w:pPr>
      <w:r>
        <w:t>This</w:t>
      </w:r>
      <w:r>
        <w:rPr>
          <w:spacing w:val="-2"/>
        </w:rPr>
        <w:t xml:space="preserve"> </w:t>
      </w:r>
      <w:r>
        <w:t>Green</w:t>
      </w:r>
      <w:r>
        <w:rPr>
          <w:spacing w:val="-2"/>
        </w:rPr>
        <w:t xml:space="preserve"> </w:t>
      </w:r>
      <w:r>
        <w:t>Supply</w:t>
      </w:r>
      <w:r>
        <w:rPr>
          <w:spacing w:val="-2"/>
        </w:rPr>
        <w:t xml:space="preserve"> </w:t>
      </w:r>
      <w:r>
        <w:t>Chain</w:t>
      </w:r>
      <w:r>
        <w:rPr>
          <w:spacing w:val="-6"/>
        </w:rPr>
        <w:t xml:space="preserve"> </w:t>
      </w:r>
      <w:r>
        <w:t>Policy</w:t>
      </w:r>
      <w:r>
        <w:rPr>
          <w:spacing w:val="-2"/>
        </w:rPr>
        <w:t xml:space="preserve"> </w:t>
      </w:r>
      <w:r>
        <w:t>will</w:t>
      </w:r>
      <w:r>
        <w:rPr>
          <w:spacing w:val="-5"/>
        </w:rPr>
        <w:t xml:space="preserve"> </w:t>
      </w:r>
      <w:r>
        <w:t>be</w:t>
      </w:r>
      <w:r>
        <w:rPr>
          <w:spacing w:val="-2"/>
        </w:rPr>
        <w:t xml:space="preserve"> </w:t>
      </w:r>
      <w:r>
        <w:t>reviewed</w:t>
      </w:r>
      <w:r>
        <w:rPr>
          <w:spacing w:val="-2"/>
        </w:rPr>
        <w:t xml:space="preserve"> </w:t>
      </w:r>
      <w:r>
        <w:t>annually</w:t>
      </w:r>
      <w:r>
        <w:rPr>
          <w:spacing w:val="-2"/>
        </w:rPr>
        <w:t xml:space="preserve"> </w:t>
      </w:r>
      <w:r>
        <w:t>by</w:t>
      </w:r>
      <w:r>
        <w:rPr>
          <w:spacing w:val="-2"/>
        </w:rPr>
        <w:t xml:space="preserve"> </w:t>
      </w:r>
      <w:r>
        <w:t>the</w:t>
      </w:r>
      <w:r>
        <w:rPr>
          <w:spacing w:val="-4"/>
        </w:rPr>
        <w:t xml:space="preserve"> </w:t>
      </w:r>
      <w:r w:rsidR="00300A38">
        <w:t xml:space="preserve">Human Resources Manager </w:t>
      </w:r>
      <w:r>
        <w:t>to</w:t>
      </w:r>
      <w:r>
        <w:rPr>
          <w:spacing w:val="-4"/>
        </w:rPr>
        <w:t xml:space="preserve"> </w:t>
      </w:r>
      <w:r>
        <w:t>ensure</w:t>
      </w:r>
      <w:r>
        <w:rPr>
          <w:spacing w:val="-2"/>
        </w:rPr>
        <w:t xml:space="preserve"> </w:t>
      </w:r>
      <w:r>
        <w:t>it aligns</w:t>
      </w:r>
      <w:r>
        <w:rPr>
          <w:spacing w:val="-5"/>
        </w:rPr>
        <w:t xml:space="preserve"> </w:t>
      </w:r>
      <w:r>
        <w:t>with</w:t>
      </w:r>
      <w:r>
        <w:rPr>
          <w:spacing w:val="-6"/>
        </w:rPr>
        <w:t xml:space="preserve"> </w:t>
      </w:r>
      <w:r>
        <w:t>industry</w:t>
      </w:r>
      <w:r>
        <w:rPr>
          <w:spacing w:val="-5"/>
        </w:rPr>
        <w:t xml:space="preserve"> </w:t>
      </w:r>
      <w:r>
        <w:t>best</w:t>
      </w:r>
      <w:r>
        <w:rPr>
          <w:spacing w:val="-5"/>
        </w:rPr>
        <w:t xml:space="preserve"> </w:t>
      </w:r>
      <w:r>
        <w:t>practices</w:t>
      </w:r>
      <w:r>
        <w:rPr>
          <w:spacing w:val="-5"/>
        </w:rPr>
        <w:t xml:space="preserve"> </w:t>
      </w:r>
      <w:r>
        <w:t>and</w:t>
      </w:r>
      <w:r>
        <w:rPr>
          <w:spacing w:val="-8"/>
        </w:rPr>
        <w:t xml:space="preserve"> </w:t>
      </w:r>
      <w:r>
        <w:t>emerging</w:t>
      </w:r>
      <w:r>
        <w:rPr>
          <w:spacing w:val="-6"/>
        </w:rPr>
        <w:t xml:space="preserve"> </w:t>
      </w:r>
      <w:r>
        <w:t>sustainability</w:t>
      </w:r>
      <w:r>
        <w:rPr>
          <w:spacing w:val="-5"/>
        </w:rPr>
        <w:t xml:space="preserve"> </w:t>
      </w:r>
      <w:r>
        <w:t>challenges.</w:t>
      </w:r>
      <w:r>
        <w:rPr>
          <w:spacing w:val="-7"/>
        </w:rPr>
        <w:t xml:space="preserve"> </w:t>
      </w:r>
      <w:r>
        <w:t>Feedback</w:t>
      </w:r>
      <w:r>
        <w:rPr>
          <w:spacing w:val="-4"/>
        </w:rPr>
        <w:t xml:space="preserve"> </w:t>
      </w:r>
      <w:r>
        <w:t>from</w:t>
      </w:r>
      <w:r>
        <w:rPr>
          <w:spacing w:val="-7"/>
        </w:rPr>
        <w:t xml:space="preserve"> </w:t>
      </w:r>
      <w:r>
        <w:t>supplier audits, employee input, and external assessments will be incorporated into updates to ensure continuous improvement in our green procurement practices and labor standards.</w:t>
      </w:r>
    </w:p>
    <w:p w14:paraId="4DB03F31" w14:textId="77777777" w:rsidR="006E6DFD" w:rsidRDefault="006E6DFD">
      <w:pPr>
        <w:pStyle w:val="BodyText"/>
      </w:pPr>
    </w:p>
    <w:p w14:paraId="35A9C4F8" w14:textId="77777777" w:rsidR="00004DBA" w:rsidRDefault="00004DBA">
      <w:pPr>
        <w:pStyle w:val="BodyText"/>
      </w:pPr>
    </w:p>
    <w:p w14:paraId="720F21FA" w14:textId="77777777" w:rsidR="00004DBA" w:rsidRDefault="00004DBA">
      <w:pPr>
        <w:pStyle w:val="BodyText"/>
      </w:pPr>
    </w:p>
    <w:p w14:paraId="2907964B" w14:textId="77777777" w:rsidR="00004DBA" w:rsidRDefault="00004DBA">
      <w:pPr>
        <w:pStyle w:val="BodyText"/>
      </w:pPr>
    </w:p>
    <w:p w14:paraId="3BEB0995" w14:textId="77777777" w:rsidR="00004DBA" w:rsidRDefault="00004DBA">
      <w:pPr>
        <w:pStyle w:val="BodyText"/>
      </w:pPr>
    </w:p>
    <w:p w14:paraId="78074390" w14:textId="77777777" w:rsidR="00004DBA" w:rsidRDefault="00004DBA">
      <w:pPr>
        <w:pStyle w:val="BodyText"/>
      </w:pPr>
    </w:p>
    <w:p w14:paraId="32DAC9CA" w14:textId="77777777" w:rsidR="00004DBA" w:rsidRDefault="00004DBA">
      <w:pPr>
        <w:pStyle w:val="BodyText"/>
      </w:pPr>
    </w:p>
    <w:p w14:paraId="4BB74E2E" w14:textId="77777777" w:rsidR="00004DBA" w:rsidRDefault="00004DBA">
      <w:pPr>
        <w:pStyle w:val="BodyText"/>
      </w:pPr>
    </w:p>
    <w:p w14:paraId="576BCB2F" w14:textId="77777777" w:rsidR="00004DBA" w:rsidRDefault="00004DBA">
      <w:pPr>
        <w:pStyle w:val="BodyText"/>
      </w:pPr>
    </w:p>
    <w:p w14:paraId="42097097" w14:textId="77777777" w:rsidR="00004DBA" w:rsidRDefault="00004DBA">
      <w:pPr>
        <w:pStyle w:val="BodyText"/>
      </w:pPr>
    </w:p>
    <w:p w14:paraId="33B96FEF" w14:textId="77777777" w:rsidR="00004DBA" w:rsidRDefault="00004DBA">
      <w:pPr>
        <w:pStyle w:val="BodyText"/>
      </w:pPr>
    </w:p>
    <w:p w14:paraId="23B116CE" w14:textId="77777777" w:rsidR="00004DBA" w:rsidRDefault="00004DBA">
      <w:pPr>
        <w:pStyle w:val="BodyText"/>
      </w:pPr>
    </w:p>
    <w:p w14:paraId="35AD820D" w14:textId="77777777" w:rsidR="0081110D" w:rsidRDefault="0081110D">
      <w:pPr>
        <w:pStyle w:val="BodyText"/>
      </w:pPr>
    </w:p>
    <w:p w14:paraId="59B02064" w14:textId="77777777" w:rsidR="0081110D" w:rsidRDefault="0081110D">
      <w:pPr>
        <w:pStyle w:val="BodyText"/>
      </w:pPr>
    </w:p>
    <w:p w14:paraId="6D7D6C02" w14:textId="77777777" w:rsidR="0081110D" w:rsidRDefault="0081110D">
      <w:pPr>
        <w:pStyle w:val="BodyText"/>
      </w:pPr>
    </w:p>
    <w:p w14:paraId="0AF6360F" w14:textId="77777777" w:rsidR="0081110D" w:rsidRDefault="0081110D">
      <w:pPr>
        <w:pStyle w:val="BodyText"/>
      </w:pPr>
    </w:p>
    <w:p w14:paraId="1CBB97D3" w14:textId="77777777" w:rsidR="0081110D" w:rsidRDefault="0081110D">
      <w:pPr>
        <w:pStyle w:val="BodyText"/>
      </w:pPr>
    </w:p>
    <w:p w14:paraId="49CDA69A" w14:textId="77777777" w:rsidR="0081110D" w:rsidRDefault="0081110D">
      <w:pPr>
        <w:pStyle w:val="BodyText"/>
      </w:pPr>
    </w:p>
    <w:p w14:paraId="2822F744" w14:textId="77777777" w:rsidR="0081110D" w:rsidRDefault="0081110D">
      <w:pPr>
        <w:pStyle w:val="BodyText"/>
      </w:pPr>
    </w:p>
    <w:p w14:paraId="78447443" w14:textId="77777777" w:rsidR="0081110D" w:rsidRDefault="0081110D">
      <w:pPr>
        <w:pStyle w:val="BodyText"/>
      </w:pPr>
    </w:p>
    <w:p w14:paraId="5824FC9C" w14:textId="77777777" w:rsidR="0081110D" w:rsidRDefault="0081110D">
      <w:pPr>
        <w:pStyle w:val="BodyText"/>
      </w:pPr>
    </w:p>
    <w:p w14:paraId="5F7F9B50" w14:textId="77777777" w:rsidR="0081110D" w:rsidRDefault="0081110D">
      <w:pPr>
        <w:pStyle w:val="BodyText"/>
      </w:pPr>
    </w:p>
    <w:p w14:paraId="78DDDD7C" w14:textId="77777777" w:rsidR="0081110D" w:rsidRDefault="0081110D">
      <w:pPr>
        <w:pStyle w:val="BodyText"/>
      </w:pPr>
    </w:p>
    <w:p w14:paraId="6038F014" w14:textId="77777777" w:rsidR="0081110D" w:rsidRDefault="0081110D">
      <w:pPr>
        <w:pStyle w:val="BodyText"/>
      </w:pPr>
    </w:p>
    <w:p w14:paraId="4768D58E" w14:textId="77777777" w:rsidR="0081110D" w:rsidRDefault="0081110D">
      <w:pPr>
        <w:pStyle w:val="BodyText"/>
      </w:pPr>
    </w:p>
    <w:p w14:paraId="66D459F8" w14:textId="77777777" w:rsidR="0081110D" w:rsidRDefault="0081110D">
      <w:pPr>
        <w:pStyle w:val="BodyText"/>
      </w:pPr>
    </w:p>
    <w:p w14:paraId="55251900" w14:textId="77777777" w:rsidR="0081110D" w:rsidRDefault="0081110D">
      <w:pPr>
        <w:pStyle w:val="BodyText"/>
      </w:pPr>
    </w:p>
    <w:p w14:paraId="33CDCF3D" w14:textId="77777777" w:rsidR="0081110D" w:rsidRDefault="0081110D">
      <w:pPr>
        <w:pStyle w:val="BodyText"/>
      </w:pPr>
    </w:p>
    <w:p w14:paraId="43A77000" w14:textId="77777777" w:rsidR="0081110D" w:rsidRDefault="0081110D">
      <w:pPr>
        <w:pStyle w:val="BodyText"/>
      </w:pPr>
    </w:p>
    <w:p w14:paraId="28024C8B" w14:textId="77777777" w:rsidR="0081110D" w:rsidRDefault="0081110D">
      <w:pPr>
        <w:pStyle w:val="BodyText"/>
      </w:pPr>
    </w:p>
    <w:p w14:paraId="4402AEB6" w14:textId="77777777" w:rsidR="0081110D" w:rsidRDefault="0081110D">
      <w:pPr>
        <w:pStyle w:val="BodyText"/>
      </w:pPr>
    </w:p>
    <w:p w14:paraId="1E8AF9B7" w14:textId="77777777" w:rsidR="0081110D" w:rsidRDefault="0081110D">
      <w:pPr>
        <w:pStyle w:val="BodyText"/>
      </w:pPr>
    </w:p>
    <w:p w14:paraId="4B17783E" w14:textId="77777777" w:rsidR="0081110D" w:rsidRDefault="0081110D">
      <w:pPr>
        <w:pStyle w:val="BodyText"/>
      </w:pPr>
    </w:p>
    <w:p w14:paraId="09C2BA5C" w14:textId="77777777" w:rsidR="0081110D" w:rsidRDefault="0081110D">
      <w:pPr>
        <w:pStyle w:val="BodyText"/>
      </w:pPr>
    </w:p>
    <w:p w14:paraId="0AAAE9E5" w14:textId="77777777" w:rsidR="0081110D" w:rsidRDefault="0081110D">
      <w:pPr>
        <w:pStyle w:val="BodyText"/>
      </w:pPr>
    </w:p>
    <w:p w14:paraId="58FDAE54" w14:textId="77777777" w:rsidR="0081110D" w:rsidRDefault="0081110D">
      <w:pPr>
        <w:pStyle w:val="BodyText"/>
      </w:pPr>
    </w:p>
    <w:p w14:paraId="22D80B58" w14:textId="77777777" w:rsidR="0081110D" w:rsidRDefault="0081110D">
      <w:pPr>
        <w:pStyle w:val="BodyText"/>
      </w:pPr>
    </w:p>
    <w:p w14:paraId="24980A53" w14:textId="77777777" w:rsidR="0081110D" w:rsidRDefault="0081110D">
      <w:pPr>
        <w:pStyle w:val="BodyText"/>
      </w:pPr>
    </w:p>
    <w:p w14:paraId="22B59B12" w14:textId="77777777" w:rsidR="0081110D" w:rsidRDefault="0081110D">
      <w:pPr>
        <w:pStyle w:val="BodyText"/>
      </w:pPr>
    </w:p>
    <w:p w14:paraId="35C2FE9A" w14:textId="77777777" w:rsidR="0081110D" w:rsidRDefault="0081110D">
      <w:pPr>
        <w:pStyle w:val="BodyText"/>
      </w:pPr>
    </w:p>
    <w:p w14:paraId="7B082C0C" w14:textId="77777777" w:rsidR="0081110D" w:rsidRDefault="0081110D">
      <w:pPr>
        <w:pStyle w:val="BodyText"/>
      </w:pPr>
    </w:p>
    <w:p w14:paraId="198878DA" w14:textId="77777777" w:rsidR="0081110D" w:rsidRDefault="0081110D">
      <w:pPr>
        <w:pStyle w:val="BodyText"/>
      </w:pPr>
    </w:p>
    <w:p w14:paraId="0E81718F" w14:textId="77777777" w:rsidR="0081110D" w:rsidRDefault="0081110D">
      <w:pPr>
        <w:pStyle w:val="BodyText"/>
      </w:pPr>
    </w:p>
    <w:p w14:paraId="1DAA98C4" w14:textId="77777777" w:rsidR="0081110D" w:rsidRDefault="0081110D">
      <w:pPr>
        <w:pStyle w:val="BodyText"/>
      </w:pPr>
    </w:p>
    <w:p w14:paraId="7D7514B6" w14:textId="77777777" w:rsidR="006E6DFD" w:rsidRDefault="006E6DFD">
      <w:pPr>
        <w:pStyle w:val="BodyText"/>
      </w:pPr>
    </w:p>
    <w:p w14:paraId="08FD8DAA" w14:textId="77777777" w:rsidR="009152E9" w:rsidRDefault="009152E9" w:rsidP="009152E9">
      <w:pPr>
        <w:pStyle w:val="BodyText"/>
        <w:ind w:left="720"/>
        <w:jc w:val="center"/>
        <w:rPr>
          <w:b/>
          <w:bCs/>
          <w:lang w:val="en-IN"/>
        </w:rPr>
      </w:pPr>
      <w:ins w:id="100" w:author="Hetvi Topiwala" w:date="2026-04-10T14:02:00Z">
        <w:r w:rsidRPr="009152E9">
          <w:rPr>
            <w:b/>
            <w:bCs/>
            <w:lang w:val="en-IN"/>
          </w:rPr>
          <w:t>Employee Acknowledgment Form</w:t>
        </w:r>
      </w:ins>
    </w:p>
    <w:p w14:paraId="515E3EA5" w14:textId="77777777" w:rsidR="009152E9" w:rsidRPr="009152E9" w:rsidRDefault="009152E9" w:rsidP="009152E9">
      <w:pPr>
        <w:pStyle w:val="BodyText"/>
        <w:ind w:left="720"/>
        <w:jc w:val="center"/>
        <w:rPr>
          <w:ins w:id="101" w:author="Hetvi Topiwala" w:date="2026-04-10T14:02:00Z"/>
          <w:b/>
          <w:bCs/>
          <w:lang w:val="en-IN"/>
        </w:rPr>
      </w:pPr>
    </w:p>
    <w:p w14:paraId="023078E5" w14:textId="77777777" w:rsidR="009152E9" w:rsidRDefault="009152E9" w:rsidP="009152E9">
      <w:pPr>
        <w:pStyle w:val="BodyText"/>
        <w:spacing w:line="360" w:lineRule="auto"/>
        <w:ind w:left="732" w:right="695"/>
        <w:jc w:val="both"/>
      </w:pPr>
      <w:ins w:id="102" w:author="Hetvi Topiwala" w:date="2026-04-10T14:02:00Z">
        <w:r w:rsidRPr="009152E9">
          <w:t xml:space="preserve">I hereby acknowledge that I have read and understood the Green Supply Chain Policy of </w:t>
        </w:r>
        <w:proofErr w:type="spellStart"/>
        <w:r w:rsidRPr="009152E9">
          <w:t>Renewsys</w:t>
        </w:r>
        <w:proofErr w:type="spellEnd"/>
        <w:r w:rsidRPr="009152E9">
          <w:t xml:space="preserve"> India Pvt. Ltd. I am aware of the Company’s commitment to promoting environmentally responsible, ethical, and sustainable practices across its entire supply chain, including sourcing of materials, supplier engagement, and procurement of goods and services.</w:t>
        </w:r>
      </w:ins>
    </w:p>
    <w:p w14:paraId="1558E9A8" w14:textId="77777777" w:rsidR="00004DBA" w:rsidRPr="009152E9" w:rsidRDefault="00004DBA" w:rsidP="009152E9">
      <w:pPr>
        <w:pStyle w:val="BodyText"/>
        <w:spacing w:line="360" w:lineRule="auto"/>
        <w:ind w:left="732" w:right="695"/>
        <w:jc w:val="both"/>
        <w:rPr>
          <w:ins w:id="103" w:author="Hetvi Topiwala" w:date="2026-04-10T14:02:00Z"/>
        </w:rPr>
      </w:pPr>
    </w:p>
    <w:p w14:paraId="189A9D45" w14:textId="77777777" w:rsidR="009152E9" w:rsidRPr="009152E9" w:rsidRDefault="009152E9" w:rsidP="009152E9">
      <w:pPr>
        <w:pStyle w:val="BodyText"/>
        <w:spacing w:line="360" w:lineRule="auto"/>
        <w:ind w:left="732" w:right="695"/>
        <w:jc w:val="both"/>
        <w:rPr>
          <w:ins w:id="104" w:author="Hetvi Topiwala" w:date="2026-04-10T14:02:00Z"/>
        </w:rPr>
      </w:pPr>
      <w:ins w:id="105" w:author="Hetvi Topiwala" w:date="2026-04-10T14:02:00Z">
        <w:r w:rsidRPr="009152E9">
          <w:t>I understand that the Green Supply Chain Policy requires adherence to environmental standards, reduction of carbon emissions, efficient use of natural resources, promotion of sustainable and recyclable materials, and compliance with applicable environmental and social regulations. I also understand that ensuring sustainability across the supply chain is a shared responsibility that contributes to reducing environmental impact and strengthening responsible business practices.</w:t>
        </w:r>
      </w:ins>
    </w:p>
    <w:p w14:paraId="7E901CC2" w14:textId="77777777" w:rsidR="009152E9" w:rsidRDefault="009152E9" w:rsidP="009152E9">
      <w:pPr>
        <w:pStyle w:val="BodyText"/>
        <w:spacing w:line="360" w:lineRule="auto"/>
        <w:ind w:left="732" w:right="695"/>
        <w:jc w:val="both"/>
      </w:pPr>
      <w:ins w:id="106" w:author="Hetvi Topiwala" w:date="2026-04-10T14:02:00Z">
        <w:r w:rsidRPr="009152E9">
          <w:t xml:space="preserve">By signing this document, I confirm my commitment to support sustainable procurement practices, report any concerns related to environmental or ethical sourcing through the designated reporting channels, and actively participate in all required training and awareness programs. I affirm my role in supporting </w:t>
        </w:r>
        <w:proofErr w:type="spellStart"/>
        <w:r w:rsidRPr="009152E9">
          <w:t>Renewsys</w:t>
        </w:r>
        <w:proofErr w:type="spellEnd"/>
        <w:r w:rsidRPr="009152E9">
          <w:t xml:space="preserve"> in building a resilient, low-carbon, and environmentally responsible supply chain.</w:t>
        </w:r>
      </w:ins>
    </w:p>
    <w:p w14:paraId="28D91081" w14:textId="77777777" w:rsidR="00004DBA" w:rsidRPr="009152E9" w:rsidRDefault="00004DBA" w:rsidP="009152E9">
      <w:pPr>
        <w:pStyle w:val="BodyText"/>
        <w:spacing w:line="360" w:lineRule="auto"/>
        <w:ind w:left="732" w:right="695"/>
        <w:jc w:val="both"/>
        <w:rPr>
          <w:ins w:id="107" w:author="Hetvi Topiwala" w:date="2026-04-10T14:02:00Z"/>
        </w:rPr>
      </w:pPr>
    </w:p>
    <w:p w14:paraId="79AC3443" w14:textId="77777777" w:rsidR="009152E9" w:rsidRPr="009152E9" w:rsidRDefault="009152E9" w:rsidP="009152E9">
      <w:pPr>
        <w:pStyle w:val="BodyText"/>
        <w:spacing w:line="480" w:lineRule="auto"/>
        <w:ind w:left="720"/>
        <w:rPr>
          <w:ins w:id="108" w:author="Hetvi Topiwala" w:date="2026-04-10T14:02:00Z"/>
          <w:lang w:val="en-IN"/>
        </w:rPr>
      </w:pPr>
      <w:ins w:id="109" w:author="Hetvi Topiwala" w:date="2026-04-10T14:02:00Z">
        <w:r w:rsidRPr="009152E9">
          <w:rPr>
            <w:b/>
            <w:bCs/>
            <w:lang w:val="en-IN"/>
          </w:rPr>
          <w:t xml:space="preserve">Employee </w:t>
        </w:r>
        <w:proofErr w:type="gramStart"/>
        <w:r w:rsidRPr="009152E9">
          <w:rPr>
            <w:b/>
            <w:bCs/>
            <w:lang w:val="en-IN"/>
          </w:rPr>
          <w:t>Name</w:t>
        </w:r>
        <w:r w:rsidRPr="009152E9">
          <w:rPr>
            <w:lang w:val="en-IN"/>
          </w:rPr>
          <w:t xml:space="preserve"> :</w:t>
        </w:r>
        <w:proofErr w:type="gramEnd"/>
        <w:r w:rsidRPr="009152E9">
          <w:rPr>
            <w:lang w:val="en-IN"/>
          </w:rPr>
          <w:t xml:space="preserve"> _________________________</w:t>
        </w:r>
        <w:r w:rsidRPr="009152E9">
          <w:rPr>
            <w:lang w:val="en-IN"/>
          </w:rPr>
          <w:br/>
        </w:r>
        <w:r w:rsidRPr="009152E9">
          <w:rPr>
            <w:b/>
            <w:bCs/>
            <w:lang w:val="en-IN"/>
          </w:rPr>
          <w:t xml:space="preserve">Employee </w:t>
        </w:r>
        <w:proofErr w:type="gramStart"/>
        <w:r w:rsidRPr="009152E9">
          <w:rPr>
            <w:b/>
            <w:bCs/>
            <w:lang w:val="en-IN"/>
          </w:rPr>
          <w:t>ID</w:t>
        </w:r>
        <w:r w:rsidRPr="009152E9">
          <w:rPr>
            <w:lang w:val="en-IN"/>
          </w:rPr>
          <w:t xml:space="preserve"> :</w:t>
        </w:r>
        <w:proofErr w:type="gramEnd"/>
        <w:r w:rsidRPr="009152E9">
          <w:rPr>
            <w:lang w:val="en-IN"/>
          </w:rPr>
          <w:t xml:space="preserve"> _________________________</w:t>
        </w:r>
        <w:r w:rsidRPr="009152E9">
          <w:rPr>
            <w:lang w:val="en-IN"/>
          </w:rPr>
          <w:br/>
        </w:r>
        <w:proofErr w:type="gramStart"/>
        <w:r w:rsidRPr="009152E9">
          <w:rPr>
            <w:b/>
            <w:bCs/>
            <w:lang w:val="en-IN"/>
          </w:rPr>
          <w:t>Department</w:t>
        </w:r>
        <w:r w:rsidRPr="009152E9">
          <w:rPr>
            <w:lang w:val="en-IN"/>
          </w:rPr>
          <w:t xml:space="preserve"> :</w:t>
        </w:r>
        <w:proofErr w:type="gramEnd"/>
        <w:r w:rsidRPr="009152E9">
          <w:rPr>
            <w:lang w:val="en-IN"/>
          </w:rPr>
          <w:t xml:space="preserve"> _________________________</w:t>
        </w:r>
        <w:r w:rsidRPr="009152E9">
          <w:rPr>
            <w:lang w:val="en-IN"/>
          </w:rPr>
          <w:br/>
        </w:r>
        <w:proofErr w:type="gramStart"/>
        <w:r w:rsidRPr="009152E9">
          <w:rPr>
            <w:b/>
            <w:bCs/>
            <w:lang w:val="en-IN"/>
          </w:rPr>
          <w:t>Signature</w:t>
        </w:r>
        <w:r w:rsidRPr="009152E9">
          <w:rPr>
            <w:lang w:val="en-IN"/>
          </w:rPr>
          <w:t xml:space="preserve"> :</w:t>
        </w:r>
        <w:proofErr w:type="gramEnd"/>
        <w:r w:rsidRPr="009152E9">
          <w:rPr>
            <w:lang w:val="en-IN"/>
          </w:rPr>
          <w:t xml:space="preserve"> _________________________</w:t>
        </w:r>
      </w:ins>
    </w:p>
    <w:p w14:paraId="0FA88920" w14:textId="77777777" w:rsidR="006E6DFD" w:rsidRDefault="006E6DFD" w:rsidP="009152E9">
      <w:pPr>
        <w:pStyle w:val="BodyText"/>
        <w:ind w:left="720"/>
      </w:pPr>
    </w:p>
    <w:p w14:paraId="4FA13F9B" w14:textId="77777777" w:rsidR="006E6DFD" w:rsidRDefault="006E6DFD">
      <w:pPr>
        <w:pStyle w:val="BodyText"/>
        <w:spacing w:before="51"/>
      </w:pPr>
    </w:p>
    <w:p w14:paraId="77F3C3A7" w14:textId="77777777" w:rsidR="006E6DFD" w:rsidRDefault="006E6DFD">
      <w:pPr>
        <w:pStyle w:val="BodyText"/>
      </w:pPr>
    </w:p>
    <w:p w14:paraId="5DA5D494" w14:textId="77777777" w:rsidR="006E6DFD" w:rsidRDefault="006E6DFD">
      <w:pPr>
        <w:pStyle w:val="BodyText"/>
        <w:spacing w:before="159"/>
      </w:pPr>
    </w:p>
    <w:p w14:paraId="4C25F964" w14:textId="734191B3" w:rsidR="006E6DFD" w:rsidRDefault="006E6DFD">
      <w:pPr>
        <w:pStyle w:val="BodyText"/>
        <w:spacing w:before="25"/>
        <w:rPr>
          <w:b/>
          <w:sz w:val="20"/>
        </w:rPr>
      </w:pPr>
    </w:p>
    <w:sectPr w:rsidR="006E6DFD">
      <w:footerReference w:type="default" r:id="rId10"/>
      <w:pgSz w:w="11910" w:h="16840"/>
      <w:pgMar w:top="1660" w:right="708" w:bottom="920" w:left="708" w:header="569" w:footer="7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FCFE6" w14:textId="77777777" w:rsidR="002E5A93" w:rsidRDefault="002E5A93">
      <w:r>
        <w:separator/>
      </w:r>
    </w:p>
  </w:endnote>
  <w:endnote w:type="continuationSeparator" w:id="0">
    <w:p w14:paraId="2E727646" w14:textId="77777777" w:rsidR="002E5A93" w:rsidRDefault="002E5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1D3EE" w14:textId="2893EB17" w:rsidR="006E6DFD" w:rsidRDefault="00000000">
    <w:pPr>
      <w:pStyle w:val="BodyText"/>
      <w:spacing w:line="14" w:lineRule="auto"/>
      <w:rPr>
        <w:sz w:val="20"/>
      </w:rPr>
    </w:pPr>
    <w:r>
      <w:rPr>
        <w:noProof/>
        <w:sz w:val="20"/>
      </w:rPr>
      <mc:AlternateContent>
        <mc:Choice Requires="wps">
          <w:drawing>
            <wp:anchor distT="0" distB="0" distL="0" distR="0" simplePos="0" relativeHeight="251670016" behindDoc="1" locked="0" layoutInCell="1" allowOverlap="1" wp14:anchorId="26063536" wp14:editId="57341F93">
              <wp:simplePos x="0" y="0"/>
              <wp:positionH relativeFrom="page">
                <wp:posOffset>902004</wp:posOffset>
              </wp:positionH>
              <wp:positionV relativeFrom="page">
                <wp:posOffset>10088067</wp:posOffset>
              </wp:positionV>
              <wp:extent cx="162750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5735"/>
                      </a:xfrm>
                      <a:prstGeom prst="rect">
                        <a:avLst/>
                      </a:prstGeom>
                    </wps:spPr>
                    <wps:txbx>
                      <w:txbxContent>
                        <w:p w14:paraId="7FDC714E" w14:textId="77777777" w:rsidR="006E6DFD" w:rsidRDefault="00000000">
                          <w:pPr>
                            <w:pStyle w:val="BodyText"/>
                            <w:spacing w:line="245" w:lineRule="exact"/>
                            <w:ind w:left="20"/>
                          </w:pPr>
                          <w:r>
                            <w:t>Doc.</w:t>
                          </w:r>
                          <w:r>
                            <w:rPr>
                              <w:spacing w:val="-10"/>
                            </w:rPr>
                            <w:t xml:space="preserve"> </w:t>
                          </w:r>
                          <w:r>
                            <w:t>No:</w:t>
                          </w:r>
                          <w:r>
                            <w:rPr>
                              <w:spacing w:val="-7"/>
                            </w:rPr>
                            <w:t xml:space="preserve"> </w:t>
                          </w:r>
                          <w:r>
                            <w:t>REN/IMS-SC-</w:t>
                          </w:r>
                          <w:r>
                            <w:rPr>
                              <w:spacing w:val="-4"/>
                            </w:rPr>
                            <w:t>GSC/2</w:t>
                          </w:r>
                        </w:p>
                      </w:txbxContent>
                    </wps:txbx>
                    <wps:bodyPr wrap="square" lIns="0" tIns="0" rIns="0" bIns="0" rtlCol="0">
                      <a:noAutofit/>
                    </wps:bodyPr>
                  </wps:wsp>
                </a:graphicData>
              </a:graphic>
            </wp:anchor>
          </w:drawing>
        </mc:Choice>
        <mc:Fallback>
          <w:pict>
            <v:shapetype w14:anchorId="26063536" id="_x0000_t202" coordsize="21600,21600" o:spt="202" path="m,l,21600r21600,l21600,xe">
              <v:stroke joinstyle="miter"/>
              <v:path gradientshapeok="t" o:connecttype="rect"/>
            </v:shapetype>
            <v:shape id="Textbox 6" o:spid="_x0000_s1026" type="#_x0000_t202" style="position:absolute;margin-left:71pt;margin-top:794.35pt;width:128.15pt;height:13.05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" filled="f" stroked="f">
              <v:textbox inset="0,0,0,0">
                <w:txbxContent>
                  <w:p w14:paraId="7FDC714E" w14:textId="77777777" w:rsidR="006E6DFD" w:rsidRDefault="00000000">
                    <w:pPr>
                      <w:pStyle w:val="BodyText"/>
                      <w:spacing w:line="245" w:lineRule="exact"/>
                      <w:ind w:left="20"/>
                    </w:pPr>
                    <w:r>
                      <w:t>Doc.</w:t>
                    </w:r>
                    <w:r>
                      <w:rPr>
                        <w:spacing w:val="-10"/>
                      </w:rPr>
                      <w:t xml:space="preserve"> </w:t>
                    </w:r>
                    <w:r>
                      <w:t>No:</w:t>
                    </w:r>
                    <w:r>
                      <w:rPr>
                        <w:spacing w:val="-7"/>
                      </w:rPr>
                      <w:t xml:space="preserve"> </w:t>
                    </w:r>
                    <w:r>
                      <w:t>REN/IMS-SC-</w:t>
                    </w:r>
                    <w:r>
                      <w:rPr>
                        <w:spacing w:val="-4"/>
                      </w:rPr>
                      <w:t>GSC/2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F1953" w14:textId="4DAE8D26" w:rsidR="006E6DFD" w:rsidRDefault="00000000">
    <w:pPr>
      <w:pStyle w:val="BodyText"/>
      <w:spacing w:line="14" w:lineRule="auto"/>
      <w:rPr>
        <w:sz w:val="20"/>
      </w:rPr>
    </w:pPr>
    <w:r>
      <w:rPr>
        <w:noProof/>
        <w:sz w:val="20"/>
      </w:rPr>
      <mc:AlternateContent>
        <mc:Choice Requires="wps">
          <w:drawing>
            <wp:anchor distT="0" distB="0" distL="0" distR="0" simplePos="0" relativeHeight="251662848" behindDoc="1" locked="0" layoutInCell="1" allowOverlap="1" wp14:anchorId="30DC3362" wp14:editId="0AAC02F5">
              <wp:simplePos x="0" y="0"/>
              <wp:positionH relativeFrom="page">
                <wp:posOffset>902004</wp:posOffset>
              </wp:positionH>
              <wp:positionV relativeFrom="page">
                <wp:posOffset>10088067</wp:posOffset>
              </wp:positionV>
              <wp:extent cx="1627505"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5735"/>
                      </a:xfrm>
                      <a:prstGeom prst="rect">
                        <a:avLst/>
                      </a:prstGeom>
                    </wps:spPr>
                    <wps:txbx>
                      <w:txbxContent>
                        <w:p w14:paraId="4D5BD4DF" w14:textId="77777777" w:rsidR="006E6DFD" w:rsidRDefault="00000000">
                          <w:pPr>
                            <w:pStyle w:val="BodyText"/>
                            <w:spacing w:line="245" w:lineRule="exact"/>
                            <w:ind w:left="20"/>
                          </w:pPr>
                          <w:r>
                            <w:t>Doc.</w:t>
                          </w:r>
                          <w:r>
                            <w:rPr>
                              <w:spacing w:val="-10"/>
                            </w:rPr>
                            <w:t xml:space="preserve"> </w:t>
                          </w:r>
                          <w:r>
                            <w:t>No:</w:t>
                          </w:r>
                          <w:r>
                            <w:rPr>
                              <w:spacing w:val="-4"/>
                            </w:rPr>
                            <w:t xml:space="preserve"> </w:t>
                          </w:r>
                          <w:r>
                            <w:t>REN/IMS-SC-</w:t>
                          </w:r>
                          <w:r>
                            <w:rPr>
                              <w:spacing w:val="-4"/>
                            </w:rPr>
                            <w:t>GSC/2</w:t>
                          </w:r>
                        </w:p>
                      </w:txbxContent>
                    </wps:txbx>
                    <wps:bodyPr wrap="square" lIns="0" tIns="0" rIns="0" bIns="0" rtlCol="0">
                      <a:noAutofit/>
                    </wps:bodyPr>
                  </wps:wsp>
                </a:graphicData>
              </a:graphic>
            </wp:anchor>
          </w:drawing>
        </mc:Choice>
        <mc:Fallback>
          <w:pict>
            <v:shapetype w14:anchorId="30DC3362" id="_x0000_t202" coordsize="21600,21600" o:spt="202" path="m,l,21600r21600,l21600,xe">
              <v:stroke joinstyle="miter"/>
              <v:path gradientshapeok="t" o:connecttype="rect"/>
            </v:shapetype>
            <v:shape id="Textbox 11" o:spid="_x0000_s1027" type="#_x0000_t202" style="position:absolute;margin-left:71pt;margin-top:794.35pt;width:128.15pt;height:13.0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" filled="f" stroked="f">
              <v:textbox inset="0,0,0,0">
                <w:txbxContent>
                  <w:p w14:paraId="4D5BD4DF" w14:textId="77777777" w:rsidR="006E6DFD" w:rsidRDefault="00000000">
                    <w:pPr>
                      <w:pStyle w:val="BodyText"/>
                      <w:spacing w:line="245" w:lineRule="exact"/>
                      <w:ind w:left="20"/>
                    </w:pPr>
                    <w:r>
                      <w:t>Doc.</w:t>
                    </w:r>
                    <w:r>
                      <w:rPr>
                        <w:spacing w:val="-10"/>
                      </w:rPr>
                      <w:t xml:space="preserve"> </w:t>
                    </w:r>
                    <w:r>
                      <w:t>No:</w:t>
                    </w:r>
                    <w:r>
                      <w:rPr>
                        <w:spacing w:val="-4"/>
                      </w:rPr>
                      <w:t xml:space="preserve"> </w:t>
                    </w:r>
                    <w:r>
                      <w:t>REN/IMS-SC-</w:t>
                    </w:r>
                    <w:r>
                      <w:rPr>
                        <w:spacing w:val="-4"/>
                      </w:rPr>
                      <w:t>GSC/2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DD2DE" w14:textId="77777777" w:rsidR="002E5A93" w:rsidRDefault="002E5A93">
      <w:r>
        <w:separator/>
      </w:r>
    </w:p>
  </w:footnote>
  <w:footnote w:type="continuationSeparator" w:id="0">
    <w:p w14:paraId="6481B176" w14:textId="77777777" w:rsidR="002E5A93" w:rsidRDefault="002E5A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678"/>
      <w:gridCol w:w="2582"/>
      <w:gridCol w:w="966"/>
    </w:tblGrid>
    <w:tr w:rsidR="0081110D" w14:paraId="0870EF63" w14:textId="77777777" w:rsidTr="002172B7">
      <w:trPr>
        <w:trHeight w:val="537"/>
      </w:trPr>
      <w:tc>
        <w:tcPr>
          <w:tcW w:w="1980" w:type="dxa"/>
          <w:vMerge w:val="restart"/>
        </w:tcPr>
        <w:p w14:paraId="2B883704" w14:textId="77777777" w:rsidR="0081110D" w:rsidRDefault="0081110D" w:rsidP="0081110D">
          <w:pPr>
            <w:pStyle w:val="TableParagraph"/>
            <w:spacing w:before="11" w:after="1"/>
            <w:rPr>
              <w:sz w:val="20"/>
            </w:rPr>
          </w:pPr>
        </w:p>
        <w:p w14:paraId="23B35771" w14:textId="77777777" w:rsidR="0081110D" w:rsidRDefault="0081110D" w:rsidP="0081110D">
          <w:pPr>
            <w:pStyle w:val="TableParagraph"/>
            <w:ind w:left="274"/>
            <w:rPr>
              <w:sz w:val="20"/>
            </w:rPr>
          </w:pPr>
          <w:r>
            <w:rPr>
              <w:noProof/>
              <w:sz w:val="20"/>
            </w:rPr>
            <w:drawing>
              <wp:inline distT="0" distB="0" distL="0" distR="0" wp14:anchorId="3847ADBA" wp14:editId="30E0836D">
                <wp:extent cx="912253" cy="38090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912253" cy="380904"/>
                        </a:xfrm>
                        <a:prstGeom prst="rect">
                          <a:avLst/>
                        </a:prstGeom>
                      </pic:spPr>
                    </pic:pic>
                  </a:graphicData>
                </a:graphic>
              </wp:inline>
            </w:drawing>
          </w:r>
        </w:p>
      </w:tc>
      <w:tc>
        <w:tcPr>
          <w:tcW w:w="4678" w:type="dxa"/>
        </w:tcPr>
        <w:p w14:paraId="322E4C5D" w14:textId="77777777" w:rsidR="0081110D" w:rsidRDefault="0081110D" w:rsidP="0081110D">
          <w:pPr>
            <w:pStyle w:val="TableParagraph"/>
            <w:spacing w:line="268" w:lineRule="exact"/>
            <w:ind w:left="108"/>
            <w:rPr>
              <w:b/>
            </w:rPr>
          </w:pPr>
          <w:r>
            <w:rPr>
              <w:b/>
            </w:rPr>
            <w:t>DOC</w:t>
          </w:r>
          <w:r>
            <w:rPr>
              <w:b/>
              <w:spacing w:val="-5"/>
            </w:rPr>
            <w:t xml:space="preserve"> </w:t>
          </w:r>
          <w:r>
            <w:rPr>
              <w:b/>
            </w:rPr>
            <w:t>TITLE:</w:t>
          </w:r>
          <w:r>
            <w:rPr>
              <w:b/>
              <w:spacing w:val="-4"/>
            </w:rPr>
            <w:t xml:space="preserve"> </w:t>
          </w:r>
          <w:r>
            <w:rPr>
              <w:b/>
            </w:rPr>
            <w:t>Green</w:t>
          </w:r>
          <w:r>
            <w:rPr>
              <w:b/>
              <w:spacing w:val="-5"/>
            </w:rPr>
            <w:t xml:space="preserve"> </w:t>
          </w:r>
          <w:r>
            <w:rPr>
              <w:b/>
            </w:rPr>
            <w:t>Supply</w:t>
          </w:r>
          <w:r>
            <w:rPr>
              <w:b/>
              <w:spacing w:val="-4"/>
            </w:rPr>
            <w:t xml:space="preserve"> Chain</w:t>
          </w:r>
        </w:p>
      </w:tc>
      <w:tc>
        <w:tcPr>
          <w:tcW w:w="3548" w:type="dxa"/>
          <w:gridSpan w:val="2"/>
        </w:tcPr>
        <w:p w14:paraId="35345C1C" w14:textId="77777777" w:rsidR="0081110D" w:rsidRDefault="0081110D" w:rsidP="0081110D">
          <w:pPr>
            <w:pStyle w:val="TableParagraph"/>
            <w:spacing w:line="268" w:lineRule="exact"/>
            <w:ind w:left="108"/>
            <w:rPr>
              <w:b/>
            </w:rPr>
          </w:pPr>
          <w:r>
            <w:rPr>
              <w:b/>
            </w:rPr>
            <w:t>DOCUMENT</w:t>
          </w:r>
          <w:r>
            <w:rPr>
              <w:b/>
              <w:spacing w:val="-8"/>
            </w:rPr>
            <w:t xml:space="preserve"> </w:t>
          </w:r>
          <w:r>
            <w:rPr>
              <w:b/>
              <w:spacing w:val="-4"/>
            </w:rPr>
            <w:t>TYPE:</w:t>
          </w:r>
        </w:p>
        <w:p w14:paraId="34BE6D39" w14:textId="77777777" w:rsidR="0081110D" w:rsidRDefault="0081110D" w:rsidP="0081110D">
          <w:pPr>
            <w:pStyle w:val="TableParagraph"/>
            <w:spacing w:line="249" w:lineRule="exact"/>
            <w:ind w:left="108"/>
            <w:rPr>
              <w:b/>
            </w:rPr>
          </w:pPr>
          <w:r>
            <w:rPr>
              <w:b/>
            </w:rPr>
            <w:t>IMS</w:t>
          </w:r>
          <w:r>
            <w:rPr>
              <w:b/>
              <w:spacing w:val="-9"/>
            </w:rPr>
            <w:t xml:space="preserve"> </w:t>
          </w:r>
          <w:r>
            <w:rPr>
              <w:b/>
            </w:rPr>
            <w:t>MANUAL</w:t>
          </w:r>
          <w:r>
            <w:rPr>
              <w:b/>
              <w:spacing w:val="-7"/>
            </w:rPr>
            <w:t xml:space="preserve"> </w:t>
          </w:r>
          <w:r>
            <w:rPr>
              <w:b/>
            </w:rPr>
            <w:t>LEVEL-</w:t>
          </w:r>
          <w:r>
            <w:rPr>
              <w:b/>
              <w:spacing w:val="-10"/>
            </w:rPr>
            <w:t>1</w:t>
          </w:r>
        </w:p>
      </w:tc>
    </w:tr>
    <w:tr w:rsidR="0081110D" w14:paraId="15D21A4D" w14:textId="77777777" w:rsidTr="002172B7">
      <w:trPr>
        <w:trHeight w:val="546"/>
      </w:trPr>
      <w:tc>
        <w:tcPr>
          <w:tcW w:w="1980" w:type="dxa"/>
          <w:vMerge/>
          <w:tcBorders>
            <w:top w:val="nil"/>
          </w:tcBorders>
        </w:tcPr>
        <w:p w14:paraId="6F9C6DF9" w14:textId="77777777" w:rsidR="0081110D" w:rsidRDefault="0081110D" w:rsidP="0081110D">
          <w:pPr>
            <w:rPr>
              <w:sz w:val="2"/>
              <w:szCs w:val="2"/>
            </w:rPr>
          </w:pPr>
        </w:p>
      </w:tc>
      <w:tc>
        <w:tcPr>
          <w:tcW w:w="4678" w:type="dxa"/>
        </w:tcPr>
        <w:p w14:paraId="5F33CE75" w14:textId="77777777" w:rsidR="0081110D" w:rsidRDefault="0081110D" w:rsidP="0081110D">
          <w:pPr>
            <w:pStyle w:val="TableParagraph"/>
            <w:spacing w:line="268" w:lineRule="exact"/>
            <w:ind w:left="108"/>
          </w:pPr>
          <w:r>
            <w:t>DOC.</w:t>
          </w:r>
          <w:r>
            <w:rPr>
              <w:spacing w:val="-9"/>
            </w:rPr>
            <w:t xml:space="preserve"> </w:t>
          </w:r>
          <w:r>
            <w:t>NO:</w:t>
          </w:r>
          <w:r>
            <w:rPr>
              <w:spacing w:val="-6"/>
            </w:rPr>
            <w:t xml:space="preserve"> </w:t>
          </w:r>
          <w:r>
            <w:t>REN/IMS-SC-</w:t>
          </w:r>
          <w:r>
            <w:rPr>
              <w:spacing w:val="-2"/>
            </w:rPr>
            <w:t>GSC/2</w:t>
          </w:r>
        </w:p>
      </w:tc>
      <w:tc>
        <w:tcPr>
          <w:tcW w:w="2582" w:type="dxa"/>
        </w:tcPr>
        <w:p w14:paraId="61845903" w14:textId="08A68F92" w:rsidR="0081110D" w:rsidRDefault="0081110D" w:rsidP="0081110D">
          <w:pPr>
            <w:pStyle w:val="TableParagraph"/>
            <w:spacing w:line="268" w:lineRule="exact"/>
            <w:ind w:left="108"/>
          </w:pPr>
          <w:r>
            <w:t>Revision</w:t>
          </w:r>
          <w:r>
            <w:rPr>
              <w:spacing w:val="-8"/>
            </w:rPr>
            <w:t xml:space="preserve"> </w:t>
          </w:r>
          <w:r>
            <w:t>No:</w:t>
          </w:r>
          <w:r>
            <w:rPr>
              <w:spacing w:val="-6"/>
            </w:rPr>
            <w:t xml:space="preserve"> </w:t>
          </w:r>
          <w:del w:id="45" w:author="Hetvi Topiwala" w:date="2026-04-10T16:35:00Z" w16du:dateUtc="2026-04-10T11:05:00Z">
            <w:r w:rsidDel="00D6440B">
              <w:rPr>
                <w:spacing w:val="-12"/>
              </w:rPr>
              <w:delText>01</w:delText>
            </w:r>
          </w:del>
          <w:ins w:id="46" w:author="Hetvi Topiwala" w:date="2026-04-10T16:35:00Z" w16du:dateUtc="2026-04-10T11:05:00Z">
            <w:r w:rsidR="00D6440B">
              <w:rPr>
                <w:spacing w:val="-12"/>
              </w:rPr>
              <w:t>03</w:t>
            </w:r>
          </w:ins>
        </w:p>
      </w:tc>
      <w:tc>
        <w:tcPr>
          <w:tcW w:w="966" w:type="dxa"/>
        </w:tcPr>
        <w:p w14:paraId="2D57A142" w14:textId="77777777" w:rsidR="0081110D" w:rsidRDefault="0081110D" w:rsidP="0081110D">
          <w:pPr>
            <w:pStyle w:val="TableParagraph"/>
            <w:spacing w:line="268" w:lineRule="exact"/>
            <w:ind w:left="109"/>
          </w:pPr>
          <w:r>
            <w:t>Page</w:t>
          </w:r>
          <w:r>
            <w:rPr>
              <w:spacing w:val="-10"/>
            </w:rPr>
            <w:t xml:space="preserve"> </w:t>
          </w:r>
          <w:r w:rsidRPr="0081110D">
            <w:rPr>
              <w:spacing w:val="-10"/>
            </w:rPr>
            <w:fldChar w:fldCharType="begin"/>
          </w:r>
          <w:r w:rsidRPr="0081110D">
            <w:rPr>
              <w:spacing w:val="-10"/>
            </w:rPr>
            <w:instrText xml:space="preserve"> PAGE   \* MERGEFORMAT </w:instrText>
          </w:r>
          <w:r w:rsidRPr="0081110D">
            <w:rPr>
              <w:spacing w:val="-10"/>
            </w:rPr>
            <w:fldChar w:fldCharType="separate"/>
          </w:r>
          <w:r>
            <w:rPr>
              <w:noProof/>
              <w:spacing w:val="-10"/>
            </w:rPr>
            <w:t>2</w:t>
          </w:r>
          <w:r w:rsidRPr="0081110D">
            <w:rPr>
              <w:noProof/>
              <w:spacing w:val="-10"/>
            </w:rPr>
            <w:fldChar w:fldCharType="end"/>
          </w:r>
        </w:p>
      </w:tc>
    </w:tr>
  </w:tbl>
  <w:p w14:paraId="056D5FBF" w14:textId="77777777" w:rsidR="0081110D" w:rsidRDefault="008111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57AF5"/>
    <w:multiLevelType w:val="hybridMultilevel"/>
    <w:tmpl w:val="C5B68204"/>
    <w:lvl w:ilvl="0" w:tplc="4009000F">
      <w:start w:val="1"/>
      <w:numFmt w:val="decimal"/>
      <w:lvlText w:val="%1."/>
      <w:lvlJc w:val="left"/>
      <w:pPr>
        <w:ind w:left="1092" w:hanging="360"/>
      </w:pPr>
      <w:rPr>
        <w:rFonts w:hint="default"/>
      </w:rPr>
    </w:lvl>
    <w:lvl w:ilvl="1" w:tplc="FFFFFFFF" w:tentative="1">
      <w:start w:val="1"/>
      <w:numFmt w:val="lowerLetter"/>
      <w:lvlText w:val="%2."/>
      <w:lvlJc w:val="left"/>
      <w:pPr>
        <w:ind w:left="1812" w:hanging="360"/>
      </w:pPr>
    </w:lvl>
    <w:lvl w:ilvl="2" w:tplc="FFFFFFFF" w:tentative="1">
      <w:start w:val="1"/>
      <w:numFmt w:val="lowerRoman"/>
      <w:lvlText w:val="%3."/>
      <w:lvlJc w:val="right"/>
      <w:pPr>
        <w:ind w:left="2532" w:hanging="180"/>
      </w:pPr>
    </w:lvl>
    <w:lvl w:ilvl="3" w:tplc="FFFFFFFF" w:tentative="1">
      <w:start w:val="1"/>
      <w:numFmt w:val="decimal"/>
      <w:lvlText w:val="%4."/>
      <w:lvlJc w:val="left"/>
      <w:pPr>
        <w:ind w:left="3252" w:hanging="360"/>
      </w:pPr>
    </w:lvl>
    <w:lvl w:ilvl="4" w:tplc="FFFFFFFF" w:tentative="1">
      <w:start w:val="1"/>
      <w:numFmt w:val="lowerLetter"/>
      <w:lvlText w:val="%5."/>
      <w:lvlJc w:val="left"/>
      <w:pPr>
        <w:ind w:left="3972" w:hanging="360"/>
      </w:pPr>
    </w:lvl>
    <w:lvl w:ilvl="5" w:tplc="FFFFFFFF" w:tentative="1">
      <w:start w:val="1"/>
      <w:numFmt w:val="lowerRoman"/>
      <w:lvlText w:val="%6."/>
      <w:lvlJc w:val="right"/>
      <w:pPr>
        <w:ind w:left="4692" w:hanging="180"/>
      </w:pPr>
    </w:lvl>
    <w:lvl w:ilvl="6" w:tplc="FFFFFFFF" w:tentative="1">
      <w:start w:val="1"/>
      <w:numFmt w:val="decimal"/>
      <w:lvlText w:val="%7."/>
      <w:lvlJc w:val="left"/>
      <w:pPr>
        <w:ind w:left="5412" w:hanging="360"/>
      </w:pPr>
    </w:lvl>
    <w:lvl w:ilvl="7" w:tplc="FFFFFFFF" w:tentative="1">
      <w:start w:val="1"/>
      <w:numFmt w:val="lowerLetter"/>
      <w:lvlText w:val="%8."/>
      <w:lvlJc w:val="left"/>
      <w:pPr>
        <w:ind w:left="6132" w:hanging="360"/>
      </w:pPr>
    </w:lvl>
    <w:lvl w:ilvl="8" w:tplc="FFFFFFFF" w:tentative="1">
      <w:start w:val="1"/>
      <w:numFmt w:val="lowerRoman"/>
      <w:lvlText w:val="%9."/>
      <w:lvlJc w:val="right"/>
      <w:pPr>
        <w:ind w:left="6852" w:hanging="180"/>
      </w:pPr>
    </w:lvl>
  </w:abstractNum>
  <w:abstractNum w:abstractNumId="1" w15:restartNumberingAfterBreak="0">
    <w:nsid w:val="17EB4022"/>
    <w:multiLevelType w:val="hybridMultilevel"/>
    <w:tmpl w:val="A9EAEF3A"/>
    <w:lvl w:ilvl="0" w:tplc="0409000F">
      <w:start w:val="1"/>
      <w:numFmt w:val="decimal"/>
      <w:lvlText w:val="%1."/>
      <w:lvlJc w:val="left"/>
      <w:pPr>
        <w:ind w:left="1092" w:hanging="360"/>
      </w:pPr>
      <w:rPr>
        <w:rFonts w:hint="default"/>
      </w:rPr>
    </w:lvl>
    <w:lvl w:ilvl="1" w:tplc="FFFFFFFF" w:tentative="1">
      <w:start w:val="1"/>
      <w:numFmt w:val="lowerLetter"/>
      <w:lvlText w:val="%2."/>
      <w:lvlJc w:val="left"/>
      <w:pPr>
        <w:ind w:left="1812" w:hanging="360"/>
      </w:pPr>
    </w:lvl>
    <w:lvl w:ilvl="2" w:tplc="FFFFFFFF" w:tentative="1">
      <w:start w:val="1"/>
      <w:numFmt w:val="lowerRoman"/>
      <w:lvlText w:val="%3."/>
      <w:lvlJc w:val="right"/>
      <w:pPr>
        <w:ind w:left="2532" w:hanging="180"/>
      </w:pPr>
    </w:lvl>
    <w:lvl w:ilvl="3" w:tplc="FFFFFFFF" w:tentative="1">
      <w:start w:val="1"/>
      <w:numFmt w:val="decimal"/>
      <w:lvlText w:val="%4."/>
      <w:lvlJc w:val="left"/>
      <w:pPr>
        <w:ind w:left="3252" w:hanging="360"/>
      </w:pPr>
    </w:lvl>
    <w:lvl w:ilvl="4" w:tplc="FFFFFFFF" w:tentative="1">
      <w:start w:val="1"/>
      <w:numFmt w:val="lowerLetter"/>
      <w:lvlText w:val="%5."/>
      <w:lvlJc w:val="left"/>
      <w:pPr>
        <w:ind w:left="3972" w:hanging="360"/>
      </w:pPr>
    </w:lvl>
    <w:lvl w:ilvl="5" w:tplc="FFFFFFFF" w:tentative="1">
      <w:start w:val="1"/>
      <w:numFmt w:val="lowerRoman"/>
      <w:lvlText w:val="%6."/>
      <w:lvlJc w:val="right"/>
      <w:pPr>
        <w:ind w:left="4692" w:hanging="180"/>
      </w:pPr>
    </w:lvl>
    <w:lvl w:ilvl="6" w:tplc="FFFFFFFF" w:tentative="1">
      <w:start w:val="1"/>
      <w:numFmt w:val="decimal"/>
      <w:lvlText w:val="%7."/>
      <w:lvlJc w:val="left"/>
      <w:pPr>
        <w:ind w:left="5412" w:hanging="360"/>
      </w:pPr>
    </w:lvl>
    <w:lvl w:ilvl="7" w:tplc="FFFFFFFF" w:tentative="1">
      <w:start w:val="1"/>
      <w:numFmt w:val="lowerLetter"/>
      <w:lvlText w:val="%8."/>
      <w:lvlJc w:val="left"/>
      <w:pPr>
        <w:ind w:left="6132" w:hanging="360"/>
      </w:pPr>
    </w:lvl>
    <w:lvl w:ilvl="8" w:tplc="FFFFFFFF" w:tentative="1">
      <w:start w:val="1"/>
      <w:numFmt w:val="lowerRoman"/>
      <w:lvlText w:val="%9."/>
      <w:lvlJc w:val="right"/>
      <w:pPr>
        <w:ind w:left="6852" w:hanging="180"/>
      </w:pPr>
    </w:lvl>
  </w:abstractNum>
  <w:abstractNum w:abstractNumId="2" w15:restartNumberingAfterBreak="0">
    <w:nsid w:val="278127C5"/>
    <w:multiLevelType w:val="hybridMultilevel"/>
    <w:tmpl w:val="F634C0B4"/>
    <w:lvl w:ilvl="0" w:tplc="F2FC5144">
      <w:start w:val="1"/>
      <w:numFmt w:val="decimal"/>
      <w:lvlText w:val="%1."/>
      <w:lvlJc w:val="left"/>
      <w:pPr>
        <w:ind w:left="1092" w:hanging="360"/>
      </w:pPr>
      <w:rPr>
        <w:rFonts w:hint="default"/>
        <w:u w:val="single"/>
      </w:rPr>
    </w:lvl>
    <w:lvl w:ilvl="1" w:tplc="40090019" w:tentative="1">
      <w:start w:val="1"/>
      <w:numFmt w:val="lowerLetter"/>
      <w:lvlText w:val="%2."/>
      <w:lvlJc w:val="left"/>
      <w:pPr>
        <w:ind w:left="1812" w:hanging="360"/>
      </w:pPr>
    </w:lvl>
    <w:lvl w:ilvl="2" w:tplc="4009001B" w:tentative="1">
      <w:start w:val="1"/>
      <w:numFmt w:val="lowerRoman"/>
      <w:lvlText w:val="%3."/>
      <w:lvlJc w:val="right"/>
      <w:pPr>
        <w:ind w:left="2532" w:hanging="180"/>
      </w:pPr>
    </w:lvl>
    <w:lvl w:ilvl="3" w:tplc="4009000F" w:tentative="1">
      <w:start w:val="1"/>
      <w:numFmt w:val="decimal"/>
      <w:lvlText w:val="%4."/>
      <w:lvlJc w:val="left"/>
      <w:pPr>
        <w:ind w:left="3252" w:hanging="360"/>
      </w:pPr>
    </w:lvl>
    <w:lvl w:ilvl="4" w:tplc="40090019" w:tentative="1">
      <w:start w:val="1"/>
      <w:numFmt w:val="lowerLetter"/>
      <w:lvlText w:val="%5."/>
      <w:lvlJc w:val="left"/>
      <w:pPr>
        <w:ind w:left="3972" w:hanging="360"/>
      </w:pPr>
    </w:lvl>
    <w:lvl w:ilvl="5" w:tplc="4009001B" w:tentative="1">
      <w:start w:val="1"/>
      <w:numFmt w:val="lowerRoman"/>
      <w:lvlText w:val="%6."/>
      <w:lvlJc w:val="right"/>
      <w:pPr>
        <w:ind w:left="4692" w:hanging="180"/>
      </w:pPr>
    </w:lvl>
    <w:lvl w:ilvl="6" w:tplc="4009000F" w:tentative="1">
      <w:start w:val="1"/>
      <w:numFmt w:val="decimal"/>
      <w:lvlText w:val="%7."/>
      <w:lvlJc w:val="left"/>
      <w:pPr>
        <w:ind w:left="5412" w:hanging="360"/>
      </w:pPr>
    </w:lvl>
    <w:lvl w:ilvl="7" w:tplc="40090019" w:tentative="1">
      <w:start w:val="1"/>
      <w:numFmt w:val="lowerLetter"/>
      <w:lvlText w:val="%8."/>
      <w:lvlJc w:val="left"/>
      <w:pPr>
        <w:ind w:left="6132" w:hanging="360"/>
      </w:pPr>
    </w:lvl>
    <w:lvl w:ilvl="8" w:tplc="4009001B" w:tentative="1">
      <w:start w:val="1"/>
      <w:numFmt w:val="lowerRoman"/>
      <w:lvlText w:val="%9."/>
      <w:lvlJc w:val="right"/>
      <w:pPr>
        <w:ind w:left="6852" w:hanging="180"/>
      </w:pPr>
    </w:lvl>
  </w:abstractNum>
  <w:abstractNum w:abstractNumId="3" w15:restartNumberingAfterBreak="0">
    <w:nsid w:val="3FA1381B"/>
    <w:multiLevelType w:val="hybridMultilevel"/>
    <w:tmpl w:val="1996EE5A"/>
    <w:lvl w:ilvl="0" w:tplc="04090001">
      <w:start w:val="1"/>
      <w:numFmt w:val="bullet"/>
      <w:lvlText w:val=""/>
      <w:lvlJc w:val="left"/>
      <w:pPr>
        <w:ind w:left="1092" w:hanging="360"/>
      </w:pPr>
      <w:rPr>
        <w:rFonts w:ascii="Symbol" w:hAnsi="Symbol" w:hint="default"/>
      </w:rPr>
    </w:lvl>
    <w:lvl w:ilvl="1" w:tplc="FFFFFFFF" w:tentative="1">
      <w:start w:val="1"/>
      <w:numFmt w:val="lowerLetter"/>
      <w:lvlText w:val="%2."/>
      <w:lvlJc w:val="left"/>
      <w:pPr>
        <w:ind w:left="1812" w:hanging="360"/>
      </w:pPr>
    </w:lvl>
    <w:lvl w:ilvl="2" w:tplc="FFFFFFFF" w:tentative="1">
      <w:start w:val="1"/>
      <w:numFmt w:val="lowerRoman"/>
      <w:lvlText w:val="%3."/>
      <w:lvlJc w:val="right"/>
      <w:pPr>
        <w:ind w:left="2532" w:hanging="180"/>
      </w:pPr>
    </w:lvl>
    <w:lvl w:ilvl="3" w:tplc="FFFFFFFF" w:tentative="1">
      <w:start w:val="1"/>
      <w:numFmt w:val="decimal"/>
      <w:lvlText w:val="%4."/>
      <w:lvlJc w:val="left"/>
      <w:pPr>
        <w:ind w:left="3252" w:hanging="360"/>
      </w:pPr>
    </w:lvl>
    <w:lvl w:ilvl="4" w:tplc="FFFFFFFF" w:tentative="1">
      <w:start w:val="1"/>
      <w:numFmt w:val="lowerLetter"/>
      <w:lvlText w:val="%5."/>
      <w:lvlJc w:val="left"/>
      <w:pPr>
        <w:ind w:left="3972" w:hanging="360"/>
      </w:pPr>
    </w:lvl>
    <w:lvl w:ilvl="5" w:tplc="FFFFFFFF" w:tentative="1">
      <w:start w:val="1"/>
      <w:numFmt w:val="lowerRoman"/>
      <w:lvlText w:val="%6."/>
      <w:lvlJc w:val="right"/>
      <w:pPr>
        <w:ind w:left="4692" w:hanging="180"/>
      </w:pPr>
    </w:lvl>
    <w:lvl w:ilvl="6" w:tplc="FFFFFFFF" w:tentative="1">
      <w:start w:val="1"/>
      <w:numFmt w:val="decimal"/>
      <w:lvlText w:val="%7."/>
      <w:lvlJc w:val="left"/>
      <w:pPr>
        <w:ind w:left="5412" w:hanging="360"/>
      </w:pPr>
    </w:lvl>
    <w:lvl w:ilvl="7" w:tplc="FFFFFFFF" w:tentative="1">
      <w:start w:val="1"/>
      <w:numFmt w:val="lowerLetter"/>
      <w:lvlText w:val="%8."/>
      <w:lvlJc w:val="left"/>
      <w:pPr>
        <w:ind w:left="6132" w:hanging="360"/>
      </w:pPr>
    </w:lvl>
    <w:lvl w:ilvl="8" w:tplc="FFFFFFFF" w:tentative="1">
      <w:start w:val="1"/>
      <w:numFmt w:val="lowerRoman"/>
      <w:lvlText w:val="%9."/>
      <w:lvlJc w:val="right"/>
      <w:pPr>
        <w:ind w:left="6852" w:hanging="180"/>
      </w:pPr>
    </w:lvl>
  </w:abstractNum>
  <w:abstractNum w:abstractNumId="4" w15:restartNumberingAfterBreak="0">
    <w:nsid w:val="560C6263"/>
    <w:multiLevelType w:val="hybridMultilevel"/>
    <w:tmpl w:val="6262CB22"/>
    <w:lvl w:ilvl="0" w:tplc="0409000F">
      <w:start w:val="1"/>
      <w:numFmt w:val="decimal"/>
      <w:lvlText w:val="%1."/>
      <w:lvlJc w:val="left"/>
      <w:pPr>
        <w:ind w:left="1812" w:hanging="360"/>
      </w:p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5" w15:restartNumberingAfterBreak="0">
    <w:nsid w:val="5ED444C5"/>
    <w:multiLevelType w:val="hybridMultilevel"/>
    <w:tmpl w:val="9D845BC0"/>
    <w:lvl w:ilvl="0" w:tplc="0409000F">
      <w:start w:val="1"/>
      <w:numFmt w:val="decimal"/>
      <w:lvlText w:val="%1."/>
      <w:lvlJc w:val="left"/>
      <w:pPr>
        <w:ind w:left="1452" w:hanging="360"/>
      </w:pPr>
      <w:rPr>
        <w:rFonts w:hint="default"/>
        <w:b w:val="0"/>
        <w:bCs w:val="0"/>
        <w:i w:val="0"/>
        <w:iCs w:val="0"/>
        <w:spacing w:val="0"/>
        <w:w w:val="100"/>
        <w:sz w:val="22"/>
        <w:szCs w:val="22"/>
        <w:lang w:val="en-US" w:eastAsia="en-US" w:bidi="ar-SA"/>
      </w:rPr>
    </w:lvl>
    <w:lvl w:ilvl="1" w:tplc="FFFFFFFF">
      <w:numFmt w:val="bullet"/>
      <w:lvlText w:val="•"/>
      <w:lvlJc w:val="left"/>
      <w:pPr>
        <w:ind w:left="2363" w:hanging="360"/>
      </w:pPr>
      <w:rPr>
        <w:rFonts w:hint="default"/>
        <w:lang w:val="en-US" w:eastAsia="en-US" w:bidi="ar-SA"/>
      </w:rPr>
    </w:lvl>
    <w:lvl w:ilvl="2" w:tplc="FFFFFFFF">
      <w:numFmt w:val="bullet"/>
      <w:lvlText w:val="•"/>
      <w:lvlJc w:val="left"/>
      <w:pPr>
        <w:ind w:left="3266" w:hanging="360"/>
      </w:pPr>
      <w:rPr>
        <w:rFonts w:hint="default"/>
        <w:lang w:val="en-US" w:eastAsia="en-US" w:bidi="ar-SA"/>
      </w:rPr>
    </w:lvl>
    <w:lvl w:ilvl="3" w:tplc="FFFFFFFF">
      <w:numFmt w:val="bullet"/>
      <w:lvlText w:val="•"/>
      <w:lvlJc w:val="left"/>
      <w:pPr>
        <w:ind w:left="4169" w:hanging="360"/>
      </w:pPr>
      <w:rPr>
        <w:rFonts w:hint="default"/>
        <w:lang w:val="en-US" w:eastAsia="en-US" w:bidi="ar-SA"/>
      </w:rPr>
    </w:lvl>
    <w:lvl w:ilvl="4" w:tplc="FFFFFFFF">
      <w:numFmt w:val="bullet"/>
      <w:lvlText w:val="•"/>
      <w:lvlJc w:val="left"/>
      <w:pPr>
        <w:ind w:left="5072" w:hanging="360"/>
      </w:pPr>
      <w:rPr>
        <w:rFonts w:hint="default"/>
        <w:lang w:val="en-US" w:eastAsia="en-US" w:bidi="ar-SA"/>
      </w:rPr>
    </w:lvl>
    <w:lvl w:ilvl="5" w:tplc="FFFFFFFF">
      <w:numFmt w:val="bullet"/>
      <w:lvlText w:val="•"/>
      <w:lvlJc w:val="left"/>
      <w:pPr>
        <w:ind w:left="5975" w:hanging="360"/>
      </w:pPr>
      <w:rPr>
        <w:rFonts w:hint="default"/>
        <w:lang w:val="en-US" w:eastAsia="en-US" w:bidi="ar-SA"/>
      </w:rPr>
    </w:lvl>
    <w:lvl w:ilvl="6" w:tplc="FFFFFFFF">
      <w:numFmt w:val="bullet"/>
      <w:lvlText w:val="•"/>
      <w:lvlJc w:val="left"/>
      <w:pPr>
        <w:ind w:left="6878" w:hanging="360"/>
      </w:pPr>
      <w:rPr>
        <w:rFonts w:hint="default"/>
        <w:lang w:val="en-US" w:eastAsia="en-US" w:bidi="ar-SA"/>
      </w:rPr>
    </w:lvl>
    <w:lvl w:ilvl="7" w:tplc="FFFFFFFF">
      <w:numFmt w:val="bullet"/>
      <w:lvlText w:val="•"/>
      <w:lvlJc w:val="left"/>
      <w:pPr>
        <w:ind w:left="7781" w:hanging="360"/>
      </w:pPr>
      <w:rPr>
        <w:rFonts w:hint="default"/>
        <w:lang w:val="en-US" w:eastAsia="en-US" w:bidi="ar-SA"/>
      </w:rPr>
    </w:lvl>
    <w:lvl w:ilvl="8" w:tplc="FFFFFFFF">
      <w:numFmt w:val="bullet"/>
      <w:lvlText w:val="•"/>
      <w:lvlJc w:val="left"/>
      <w:pPr>
        <w:ind w:left="8684" w:hanging="360"/>
      </w:pPr>
      <w:rPr>
        <w:rFonts w:hint="default"/>
        <w:lang w:val="en-US" w:eastAsia="en-US" w:bidi="ar-SA"/>
      </w:rPr>
    </w:lvl>
  </w:abstractNum>
  <w:abstractNum w:abstractNumId="6" w15:restartNumberingAfterBreak="0">
    <w:nsid w:val="63197387"/>
    <w:multiLevelType w:val="hybridMultilevel"/>
    <w:tmpl w:val="9EEAED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6A5D3E99"/>
    <w:multiLevelType w:val="hybridMultilevel"/>
    <w:tmpl w:val="553E936E"/>
    <w:lvl w:ilvl="0" w:tplc="6E4A8DD0">
      <w:numFmt w:val="bullet"/>
      <w:lvlText w:val=""/>
      <w:lvlJc w:val="left"/>
      <w:pPr>
        <w:ind w:left="1452" w:hanging="360"/>
      </w:pPr>
      <w:rPr>
        <w:rFonts w:ascii="Symbol" w:eastAsia="Symbol" w:hAnsi="Symbol" w:cs="Symbol" w:hint="default"/>
        <w:b w:val="0"/>
        <w:bCs w:val="0"/>
        <w:i w:val="0"/>
        <w:iCs w:val="0"/>
        <w:spacing w:val="0"/>
        <w:w w:val="100"/>
        <w:sz w:val="22"/>
        <w:szCs w:val="22"/>
        <w:lang w:val="en-US" w:eastAsia="en-US" w:bidi="ar-SA"/>
      </w:rPr>
    </w:lvl>
    <w:lvl w:ilvl="1" w:tplc="F48AE8BA">
      <w:numFmt w:val="bullet"/>
      <w:lvlText w:val="•"/>
      <w:lvlJc w:val="left"/>
      <w:pPr>
        <w:ind w:left="2363" w:hanging="360"/>
      </w:pPr>
      <w:rPr>
        <w:rFonts w:hint="default"/>
        <w:lang w:val="en-US" w:eastAsia="en-US" w:bidi="ar-SA"/>
      </w:rPr>
    </w:lvl>
    <w:lvl w:ilvl="2" w:tplc="CE368878">
      <w:numFmt w:val="bullet"/>
      <w:lvlText w:val="•"/>
      <w:lvlJc w:val="left"/>
      <w:pPr>
        <w:ind w:left="3266" w:hanging="360"/>
      </w:pPr>
      <w:rPr>
        <w:rFonts w:hint="default"/>
        <w:lang w:val="en-US" w:eastAsia="en-US" w:bidi="ar-SA"/>
      </w:rPr>
    </w:lvl>
    <w:lvl w:ilvl="3" w:tplc="DD84C5C0">
      <w:numFmt w:val="bullet"/>
      <w:lvlText w:val="•"/>
      <w:lvlJc w:val="left"/>
      <w:pPr>
        <w:ind w:left="4169" w:hanging="360"/>
      </w:pPr>
      <w:rPr>
        <w:rFonts w:hint="default"/>
        <w:lang w:val="en-US" w:eastAsia="en-US" w:bidi="ar-SA"/>
      </w:rPr>
    </w:lvl>
    <w:lvl w:ilvl="4" w:tplc="DB48E626">
      <w:numFmt w:val="bullet"/>
      <w:lvlText w:val="•"/>
      <w:lvlJc w:val="left"/>
      <w:pPr>
        <w:ind w:left="5072" w:hanging="360"/>
      </w:pPr>
      <w:rPr>
        <w:rFonts w:hint="default"/>
        <w:lang w:val="en-US" w:eastAsia="en-US" w:bidi="ar-SA"/>
      </w:rPr>
    </w:lvl>
    <w:lvl w:ilvl="5" w:tplc="F3CEB310">
      <w:numFmt w:val="bullet"/>
      <w:lvlText w:val="•"/>
      <w:lvlJc w:val="left"/>
      <w:pPr>
        <w:ind w:left="5975" w:hanging="360"/>
      </w:pPr>
      <w:rPr>
        <w:rFonts w:hint="default"/>
        <w:lang w:val="en-US" w:eastAsia="en-US" w:bidi="ar-SA"/>
      </w:rPr>
    </w:lvl>
    <w:lvl w:ilvl="6" w:tplc="01F0BE20">
      <w:numFmt w:val="bullet"/>
      <w:lvlText w:val="•"/>
      <w:lvlJc w:val="left"/>
      <w:pPr>
        <w:ind w:left="6878" w:hanging="360"/>
      </w:pPr>
      <w:rPr>
        <w:rFonts w:hint="default"/>
        <w:lang w:val="en-US" w:eastAsia="en-US" w:bidi="ar-SA"/>
      </w:rPr>
    </w:lvl>
    <w:lvl w:ilvl="7" w:tplc="61268496">
      <w:numFmt w:val="bullet"/>
      <w:lvlText w:val="•"/>
      <w:lvlJc w:val="left"/>
      <w:pPr>
        <w:ind w:left="7781" w:hanging="360"/>
      </w:pPr>
      <w:rPr>
        <w:rFonts w:hint="default"/>
        <w:lang w:val="en-US" w:eastAsia="en-US" w:bidi="ar-SA"/>
      </w:rPr>
    </w:lvl>
    <w:lvl w:ilvl="8" w:tplc="18A61A2A">
      <w:numFmt w:val="bullet"/>
      <w:lvlText w:val="•"/>
      <w:lvlJc w:val="left"/>
      <w:pPr>
        <w:ind w:left="8684" w:hanging="360"/>
      </w:pPr>
      <w:rPr>
        <w:rFonts w:hint="default"/>
        <w:lang w:val="en-US" w:eastAsia="en-US" w:bidi="ar-SA"/>
      </w:rPr>
    </w:lvl>
  </w:abstractNum>
  <w:num w:numId="1" w16cid:durableId="1303388011">
    <w:abstractNumId w:val="7"/>
  </w:num>
  <w:num w:numId="2" w16cid:durableId="2052529302">
    <w:abstractNumId w:val="5"/>
  </w:num>
  <w:num w:numId="3" w16cid:durableId="1638221136">
    <w:abstractNumId w:val="4"/>
  </w:num>
  <w:num w:numId="4" w16cid:durableId="574583769">
    <w:abstractNumId w:val="1"/>
  </w:num>
  <w:num w:numId="5" w16cid:durableId="780221480">
    <w:abstractNumId w:val="3"/>
  </w:num>
  <w:num w:numId="6" w16cid:durableId="1806968910">
    <w:abstractNumId w:val="0"/>
  </w:num>
  <w:num w:numId="7" w16cid:durableId="608242504">
    <w:abstractNumId w:val="2"/>
  </w:num>
  <w:num w:numId="8" w16cid:durableId="119819858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tvi Topiwala">
    <w15:presenceInfo w15:providerId="Windows Live" w15:userId="e9a1045423399c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E6DFD"/>
    <w:rsid w:val="00004DBA"/>
    <w:rsid w:val="000411C1"/>
    <w:rsid w:val="00166E3E"/>
    <w:rsid w:val="00193136"/>
    <w:rsid w:val="001D35C3"/>
    <w:rsid w:val="001F3841"/>
    <w:rsid w:val="002949BE"/>
    <w:rsid w:val="002D3C7B"/>
    <w:rsid w:val="002E5A93"/>
    <w:rsid w:val="00300A38"/>
    <w:rsid w:val="00300FAA"/>
    <w:rsid w:val="00385445"/>
    <w:rsid w:val="003B047F"/>
    <w:rsid w:val="00497987"/>
    <w:rsid w:val="004E33D3"/>
    <w:rsid w:val="0058701D"/>
    <w:rsid w:val="005F376A"/>
    <w:rsid w:val="006203F8"/>
    <w:rsid w:val="006E0957"/>
    <w:rsid w:val="006E6DFD"/>
    <w:rsid w:val="00763660"/>
    <w:rsid w:val="007E4AA7"/>
    <w:rsid w:val="0081110D"/>
    <w:rsid w:val="009152E9"/>
    <w:rsid w:val="00937737"/>
    <w:rsid w:val="00963934"/>
    <w:rsid w:val="009A36BA"/>
    <w:rsid w:val="00A74688"/>
    <w:rsid w:val="00A9607C"/>
    <w:rsid w:val="00AD2EA3"/>
    <w:rsid w:val="00B91639"/>
    <w:rsid w:val="00BC20A7"/>
    <w:rsid w:val="00BD246A"/>
    <w:rsid w:val="00CD2C4A"/>
    <w:rsid w:val="00CF23CA"/>
    <w:rsid w:val="00D133DB"/>
    <w:rsid w:val="00D46FC7"/>
    <w:rsid w:val="00D53ABE"/>
    <w:rsid w:val="00D6440B"/>
    <w:rsid w:val="00E05595"/>
    <w:rsid w:val="00E1550C"/>
    <w:rsid w:val="00E653C3"/>
    <w:rsid w:val="00EF6049"/>
    <w:rsid w:val="00F057DA"/>
    <w:rsid w:val="00F21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BE3E9"/>
  <w15:docId w15:val="{A12876F6-86DD-4CF7-9F73-5D416FE35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32"/>
      <w:outlineLvl w:val="0"/>
    </w:pPr>
    <w:rPr>
      <w:b/>
      <w:bCs/>
      <w:u w:val="single" w:color="000000"/>
    </w:rPr>
  </w:style>
  <w:style w:type="paragraph" w:styleId="Heading2">
    <w:name w:val="heading 2"/>
    <w:basedOn w:val="Normal"/>
    <w:next w:val="Normal"/>
    <w:link w:val="Heading2Char"/>
    <w:uiPriority w:val="9"/>
    <w:semiHidden/>
    <w:unhideWhenUsed/>
    <w:qFormat/>
    <w:rsid w:val="00F057D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4"/>
      <w:ind w:left="145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8701D"/>
    <w:pPr>
      <w:tabs>
        <w:tab w:val="center" w:pos="4680"/>
        <w:tab w:val="right" w:pos="9360"/>
      </w:tabs>
    </w:pPr>
  </w:style>
  <w:style w:type="character" w:customStyle="1" w:styleId="HeaderChar">
    <w:name w:val="Header Char"/>
    <w:basedOn w:val="DefaultParagraphFont"/>
    <w:link w:val="Header"/>
    <w:uiPriority w:val="99"/>
    <w:rsid w:val="0058701D"/>
    <w:rPr>
      <w:rFonts w:ascii="Calibri" w:eastAsia="Calibri" w:hAnsi="Calibri" w:cs="Calibri"/>
    </w:rPr>
  </w:style>
  <w:style w:type="paragraph" w:styleId="Footer">
    <w:name w:val="footer"/>
    <w:basedOn w:val="Normal"/>
    <w:link w:val="FooterChar"/>
    <w:uiPriority w:val="99"/>
    <w:unhideWhenUsed/>
    <w:rsid w:val="0058701D"/>
    <w:pPr>
      <w:tabs>
        <w:tab w:val="center" w:pos="4680"/>
        <w:tab w:val="right" w:pos="9360"/>
      </w:tabs>
    </w:pPr>
  </w:style>
  <w:style w:type="character" w:customStyle="1" w:styleId="FooterChar">
    <w:name w:val="Footer Char"/>
    <w:basedOn w:val="DefaultParagraphFont"/>
    <w:link w:val="Footer"/>
    <w:uiPriority w:val="99"/>
    <w:rsid w:val="0058701D"/>
    <w:rPr>
      <w:rFonts w:ascii="Calibri" w:eastAsia="Calibri" w:hAnsi="Calibri" w:cs="Calibri"/>
    </w:rPr>
  </w:style>
  <w:style w:type="paragraph" w:styleId="Revision">
    <w:name w:val="Revision"/>
    <w:hidden/>
    <w:uiPriority w:val="99"/>
    <w:semiHidden/>
    <w:rsid w:val="00763660"/>
    <w:pPr>
      <w:widowControl/>
      <w:autoSpaceDE/>
      <w:autoSpaceDN/>
    </w:pPr>
    <w:rPr>
      <w:rFonts w:ascii="Calibri" w:eastAsia="Calibri" w:hAnsi="Calibri" w:cs="Calibri"/>
    </w:rPr>
  </w:style>
  <w:style w:type="character" w:customStyle="1" w:styleId="Heading2Char">
    <w:name w:val="Heading 2 Char"/>
    <w:basedOn w:val="DefaultParagraphFont"/>
    <w:link w:val="Heading2"/>
    <w:uiPriority w:val="9"/>
    <w:semiHidden/>
    <w:rsid w:val="00F057D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TotalTime>
  <Pages>1</Pages>
  <Words>1475</Words>
  <Characters>8413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Purva Salunke</dc:creator>
  <cp:lastModifiedBy>Hetvi Topiwala</cp:lastModifiedBy>
  <cp:revision>29</cp:revision>
  <cp:lastPrinted>2025-02-14T07:08:00Z</cp:lastPrinted>
  <dcterms:created xsi:type="dcterms:W3CDTF">2025-02-14T05:54:00Z</dcterms:created>
  <dcterms:modified xsi:type="dcterms:W3CDTF">2026-04-15T10:14:00Z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2025-02-08T00:00:00Z</vt:filetime>
  </property>
  <property fmtid="{D5CDD505-2E9C-101B-9397-08002B2CF9AE}" pid="3" name="Creator">
    <vt:lpwstr>Microsoft® Word 2021</vt:lpwstr>
  </property>
  <property fmtid="{D5CDD505-2E9C-101B-9397-08002B2CF9AE}" pid="4" name="LastSaved">
    <vt:filetime>2025-02-14T00:00:00Z</vt:filetime>
  </property>
  <property fmtid="{D5CDD505-2E9C-101B-9397-08002B2CF9AE}" pid="5" name="Producer">
    <vt:lpwstr>Microsoft® Word 2021</vt:lpwstr>
  </property>
</Properties>
</file>