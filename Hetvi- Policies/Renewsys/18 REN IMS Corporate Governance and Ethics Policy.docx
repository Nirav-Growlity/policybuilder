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74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506"/>
        <w:gridCol w:w="1195"/>
        <w:gridCol w:w="2235"/>
        <w:gridCol w:w="1590"/>
        <w:gridCol w:w="1493"/>
      </w:tblGrid>
      <w:tr w:rsidR="00885A0C" w14:paraId="56F47016" w14:textId="77777777">
        <w:trPr>
          <w:trHeight w:val="601"/>
        </w:trPr>
        <w:tc>
          <w:tcPr>
            <w:tcW w:w="2506" w:type="dxa"/>
            <w:vMerge w:val="restart"/>
            <w:tcBorders>
              <w:left w:val="single" w:sz="4" w:space="0" w:color="000000"/>
              <w:bottom w:val="single" w:sz="4" w:space="0" w:color="000000"/>
            </w:tcBorders>
          </w:tcPr>
          <w:p w14:paraId="63AC1D29" w14:textId="77777777" w:rsidR="00885A0C" w:rsidRDefault="00885A0C" w:rsidP="009A165B">
            <w:pPr>
              <w:pStyle w:val="TableParagraph"/>
              <w:spacing w:before="41"/>
              <w:jc w:val="both"/>
              <w:rPr>
                <w:rFonts w:ascii="Times New Roman"/>
                <w:sz w:val="20"/>
              </w:rPr>
            </w:pPr>
          </w:p>
          <w:p w14:paraId="5CE797C4" w14:textId="77777777" w:rsidR="00885A0C" w:rsidRDefault="00000000" w:rsidP="009A165B">
            <w:pPr>
              <w:pStyle w:val="TableParagraph"/>
              <w:ind w:left="460"/>
              <w:jc w:val="both"/>
              <w:rPr>
                <w:rFonts w:ascii="Times New Roman"/>
                <w:sz w:val="20"/>
              </w:rPr>
            </w:pPr>
            <w:r>
              <w:rPr>
                <w:rFonts w:ascii="Times New Roman"/>
                <w:noProof/>
                <w:sz w:val="20"/>
              </w:rPr>
              <w:drawing>
                <wp:inline distT="0" distB="0" distL="0" distR="0" wp14:anchorId="0F839E6F" wp14:editId="4761D07B">
                  <wp:extent cx="1042326" cy="43167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042326" cy="431673"/>
                          </a:xfrm>
                          <a:prstGeom prst="rect">
                            <a:avLst/>
                          </a:prstGeom>
                        </pic:spPr>
                      </pic:pic>
                    </a:graphicData>
                  </a:graphic>
                </wp:inline>
              </w:drawing>
            </w:r>
          </w:p>
        </w:tc>
        <w:tc>
          <w:tcPr>
            <w:tcW w:w="6513" w:type="dxa"/>
            <w:gridSpan w:val="4"/>
            <w:tcBorders>
              <w:right w:val="single" w:sz="4" w:space="0" w:color="000000"/>
            </w:tcBorders>
          </w:tcPr>
          <w:p w14:paraId="3BB62D4B" w14:textId="77777777" w:rsidR="00885A0C" w:rsidRDefault="00000000" w:rsidP="009A165B">
            <w:pPr>
              <w:pStyle w:val="TableParagraph"/>
              <w:spacing w:before="152"/>
              <w:ind w:left="97"/>
              <w:jc w:val="both"/>
              <w:rPr>
                <w:b/>
                <w:sz w:val="24"/>
              </w:rPr>
            </w:pPr>
            <w:r>
              <w:rPr>
                <w:b/>
                <w:sz w:val="24"/>
              </w:rPr>
              <w:t>DOC</w:t>
            </w:r>
            <w:r>
              <w:rPr>
                <w:b/>
                <w:spacing w:val="-6"/>
                <w:sz w:val="24"/>
              </w:rPr>
              <w:t xml:space="preserve"> </w:t>
            </w:r>
            <w:r>
              <w:rPr>
                <w:b/>
                <w:sz w:val="24"/>
              </w:rPr>
              <w:t>TITLE:</w:t>
            </w:r>
            <w:r>
              <w:rPr>
                <w:b/>
                <w:spacing w:val="-6"/>
                <w:sz w:val="24"/>
              </w:rPr>
              <w:t xml:space="preserve"> </w:t>
            </w:r>
            <w:r>
              <w:rPr>
                <w:b/>
                <w:sz w:val="24"/>
              </w:rPr>
              <w:t>Corporate</w:t>
            </w:r>
            <w:r>
              <w:rPr>
                <w:b/>
                <w:spacing w:val="-7"/>
                <w:sz w:val="24"/>
              </w:rPr>
              <w:t xml:space="preserve"> </w:t>
            </w:r>
            <w:r>
              <w:rPr>
                <w:b/>
                <w:sz w:val="24"/>
              </w:rPr>
              <w:t>Governance</w:t>
            </w:r>
            <w:r>
              <w:rPr>
                <w:b/>
                <w:spacing w:val="-6"/>
                <w:sz w:val="24"/>
              </w:rPr>
              <w:t xml:space="preserve"> </w:t>
            </w:r>
            <w:r>
              <w:rPr>
                <w:b/>
                <w:sz w:val="24"/>
              </w:rPr>
              <w:t>and</w:t>
            </w:r>
            <w:r>
              <w:rPr>
                <w:b/>
                <w:spacing w:val="-5"/>
                <w:sz w:val="24"/>
              </w:rPr>
              <w:t xml:space="preserve"> </w:t>
            </w:r>
            <w:r>
              <w:rPr>
                <w:b/>
                <w:sz w:val="24"/>
              </w:rPr>
              <w:t>Ethics</w:t>
            </w:r>
            <w:r>
              <w:rPr>
                <w:b/>
                <w:spacing w:val="-6"/>
                <w:sz w:val="24"/>
              </w:rPr>
              <w:t xml:space="preserve"> </w:t>
            </w:r>
            <w:r>
              <w:rPr>
                <w:b/>
                <w:spacing w:val="-2"/>
                <w:sz w:val="24"/>
              </w:rPr>
              <w:t>Policy</w:t>
            </w:r>
          </w:p>
        </w:tc>
      </w:tr>
      <w:tr w:rsidR="00885A0C" w14:paraId="6AA69C1A" w14:textId="77777777">
        <w:trPr>
          <w:trHeight w:val="688"/>
        </w:trPr>
        <w:tc>
          <w:tcPr>
            <w:tcW w:w="2506" w:type="dxa"/>
            <w:vMerge/>
            <w:tcBorders>
              <w:top w:val="nil"/>
              <w:left w:val="single" w:sz="4" w:space="0" w:color="000000"/>
              <w:bottom w:val="single" w:sz="4" w:space="0" w:color="000000"/>
            </w:tcBorders>
          </w:tcPr>
          <w:p w14:paraId="7A7CCDA9" w14:textId="77777777" w:rsidR="00885A0C" w:rsidRDefault="00885A0C" w:rsidP="009A165B">
            <w:pPr>
              <w:jc w:val="both"/>
              <w:rPr>
                <w:sz w:val="2"/>
                <w:szCs w:val="2"/>
              </w:rPr>
            </w:pPr>
          </w:p>
        </w:tc>
        <w:tc>
          <w:tcPr>
            <w:tcW w:w="6513" w:type="dxa"/>
            <w:gridSpan w:val="4"/>
            <w:tcBorders>
              <w:bottom w:val="single" w:sz="4" w:space="0" w:color="000000"/>
              <w:right w:val="single" w:sz="4" w:space="0" w:color="000000"/>
            </w:tcBorders>
          </w:tcPr>
          <w:p w14:paraId="20EACC26" w14:textId="77777777" w:rsidR="00885A0C" w:rsidRDefault="00000000" w:rsidP="009A165B">
            <w:pPr>
              <w:pStyle w:val="TableParagraph"/>
              <w:spacing w:before="49"/>
              <w:ind w:left="97"/>
              <w:jc w:val="both"/>
              <w:rPr>
                <w:b/>
                <w:sz w:val="24"/>
              </w:rPr>
            </w:pPr>
            <w:r>
              <w:rPr>
                <w:b/>
              </w:rPr>
              <w:t>DOC</w:t>
            </w:r>
            <w:r>
              <w:rPr>
                <w:b/>
                <w:spacing w:val="-5"/>
              </w:rPr>
              <w:t xml:space="preserve"> </w:t>
            </w:r>
            <w:r>
              <w:rPr>
                <w:b/>
              </w:rPr>
              <w:t>TYPE:</w:t>
            </w:r>
            <w:r>
              <w:rPr>
                <w:b/>
                <w:spacing w:val="-6"/>
              </w:rPr>
              <w:t xml:space="preserve"> </w:t>
            </w:r>
            <w:r>
              <w:rPr>
                <w:b/>
                <w:sz w:val="24"/>
              </w:rPr>
              <w:t>IMS</w:t>
            </w:r>
            <w:r>
              <w:rPr>
                <w:b/>
                <w:spacing w:val="-3"/>
                <w:sz w:val="24"/>
              </w:rPr>
              <w:t xml:space="preserve"> </w:t>
            </w:r>
            <w:r>
              <w:rPr>
                <w:b/>
                <w:sz w:val="24"/>
              </w:rPr>
              <w:t>MANUAL</w:t>
            </w:r>
            <w:r>
              <w:rPr>
                <w:b/>
                <w:spacing w:val="-5"/>
                <w:sz w:val="24"/>
              </w:rPr>
              <w:t xml:space="preserve"> </w:t>
            </w:r>
            <w:r>
              <w:rPr>
                <w:b/>
                <w:sz w:val="24"/>
              </w:rPr>
              <w:t>LEVEL-</w:t>
            </w:r>
            <w:r>
              <w:rPr>
                <w:b/>
                <w:spacing w:val="-10"/>
                <w:sz w:val="24"/>
              </w:rPr>
              <w:t>1</w:t>
            </w:r>
          </w:p>
        </w:tc>
      </w:tr>
      <w:tr w:rsidR="00885A0C" w14:paraId="4664152B" w14:textId="77777777">
        <w:trPr>
          <w:trHeight w:val="513"/>
        </w:trPr>
        <w:tc>
          <w:tcPr>
            <w:tcW w:w="3701" w:type="dxa"/>
            <w:gridSpan w:val="2"/>
            <w:tcBorders>
              <w:top w:val="single" w:sz="4" w:space="0" w:color="000000"/>
              <w:left w:val="single" w:sz="4" w:space="0" w:color="000000"/>
              <w:bottom w:val="single" w:sz="4" w:space="0" w:color="000000"/>
            </w:tcBorders>
          </w:tcPr>
          <w:p w14:paraId="14BF8A88" w14:textId="77777777" w:rsidR="00885A0C" w:rsidRDefault="00000000" w:rsidP="009A165B">
            <w:pPr>
              <w:pStyle w:val="TableParagraph"/>
              <w:spacing w:before="121"/>
              <w:ind w:left="107"/>
              <w:jc w:val="both"/>
            </w:pPr>
            <w:r>
              <w:t>DOC.</w:t>
            </w:r>
            <w:r>
              <w:rPr>
                <w:spacing w:val="-8"/>
              </w:rPr>
              <w:t xml:space="preserve"> </w:t>
            </w:r>
            <w:r>
              <w:t>NO:</w:t>
            </w:r>
            <w:r>
              <w:rPr>
                <w:spacing w:val="-7"/>
              </w:rPr>
              <w:t xml:space="preserve"> </w:t>
            </w:r>
            <w:r>
              <w:t>REN/IMS-HR-</w:t>
            </w:r>
            <w:r>
              <w:rPr>
                <w:spacing w:val="-2"/>
              </w:rPr>
              <w:t>CGE/18</w:t>
            </w:r>
          </w:p>
        </w:tc>
        <w:tc>
          <w:tcPr>
            <w:tcW w:w="2235" w:type="dxa"/>
            <w:tcBorders>
              <w:top w:val="single" w:sz="4" w:space="0" w:color="000000"/>
              <w:bottom w:val="single" w:sz="4" w:space="0" w:color="000000"/>
            </w:tcBorders>
          </w:tcPr>
          <w:p w14:paraId="13324B44" w14:textId="77777777" w:rsidR="00885A0C" w:rsidRDefault="00000000" w:rsidP="009A165B">
            <w:pPr>
              <w:pStyle w:val="TableParagraph"/>
              <w:spacing w:before="121"/>
              <w:ind w:left="98"/>
              <w:jc w:val="both"/>
              <w:rPr>
                <w:b/>
              </w:rPr>
            </w:pPr>
            <w:r>
              <w:t>ISSUE</w:t>
            </w:r>
            <w:r>
              <w:rPr>
                <w:spacing w:val="-5"/>
              </w:rPr>
              <w:t xml:space="preserve"> </w:t>
            </w:r>
            <w:r>
              <w:rPr>
                <w:spacing w:val="-2"/>
              </w:rPr>
              <w:t>NO</w:t>
            </w:r>
            <w:r>
              <w:rPr>
                <w:b/>
                <w:spacing w:val="-2"/>
              </w:rPr>
              <w:t>:02</w:t>
            </w:r>
          </w:p>
        </w:tc>
        <w:tc>
          <w:tcPr>
            <w:tcW w:w="1590" w:type="dxa"/>
            <w:tcBorders>
              <w:top w:val="single" w:sz="4" w:space="0" w:color="000000"/>
              <w:bottom w:val="single" w:sz="4" w:space="0" w:color="000000"/>
            </w:tcBorders>
          </w:tcPr>
          <w:p w14:paraId="0B7E2A9A" w14:textId="2754E19C" w:rsidR="00885A0C" w:rsidRDefault="00000000" w:rsidP="009A165B">
            <w:pPr>
              <w:pStyle w:val="TableParagraph"/>
              <w:spacing w:before="121"/>
              <w:ind w:left="97"/>
              <w:jc w:val="both"/>
              <w:rPr>
                <w:b/>
              </w:rPr>
            </w:pPr>
            <w:r>
              <w:rPr>
                <w:spacing w:val="-2"/>
              </w:rPr>
              <w:t>Rev.</w:t>
            </w:r>
            <w:r>
              <w:rPr>
                <w:spacing w:val="-7"/>
              </w:rPr>
              <w:t xml:space="preserve"> </w:t>
            </w:r>
            <w:r>
              <w:rPr>
                <w:spacing w:val="-2"/>
              </w:rPr>
              <w:t>No</w:t>
            </w:r>
            <w:r>
              <w:rPr>
                <w:b/>
                <w:spacing w:val="-2"/>
              </w:rPr>
              <w:t>:</w:t>
            </w:r>
            <w:r>
              <w:rPr>
                <w:b/>
                <w:spacing w:val="-7"/>
              </w:rPr>
              <w:t xml:space="preserve"> </w:t>
            </w:r>
            <w:del w:id="0" w:author="Hetvi Topiwala" w:date="2026-04-10T16:34:00Z" w16du:dateUtc="2026-04-10T11:04:00Z">
              <w:r w:rsidDel="008B2552">
                <w:rPr>
                  <w:b/>
                  <w:spacing w:val="-5"/>
                </w:rPr>
                <w:delText>01</w:delText>
              </w:r>
            </w:del>
            <w:ins w:id="1" w:author="Hetvi Topiwala" w:date="2026-04-10T16:34:00Z" w16du:dateUtc="2026-04-10T11:04:00Z">
              <w:r w:rsidR="008B2552">
                <w:rPr>
                  <w:b/>
                  <w:spacing w:val="-5"/>
                </w:rPr>
                <w:t>03</w:t>
              </w:r>
            </w:ins>
          </w:p>
        </w:tc>
        <w:tc>
          <w:tcPr>
            <w:tcW w:w="1493" w:type="dxa"/>
            <w:tcBorders>
              <w:top w:val="single" w:sz="4" w:space="0" w:color="000000"/>
              <w:bottom w:val="single" w:sz="4" w:space="0" w:color="000000"/>
              <w:right w:val="single" w:sz="4" w:space="0" w:color="000000"/>
            </w:tcBorders>
          </w:tcPr>
          <w:p w14:paraId="02350095" w14:textId="6FCA619B" w:rsidR="00885A0C" w:rsidRDefault="00000000" w:rsidP="009A165B">
            <w:pPr>
              <w:pStyle w:val="TableParagraph"/>
              <w:spacing w:before="121"/>
              <w:ind w:left="97"/>
              <w:jc w:val="both"/>
              <w:rPr>
                <w:b/>
              </w:rPr>
            </w:pPr>
            <w:r>
              <w:rPr>
                <w:b/>
                <w:spacing w:val="-2"/>
              </w:rPr>
              <w:t>Total</w:t>
            </w:r>
            <w:r>
              <w:rPr>
                <w:b/>
                <w:spacing w:val="-8"/>
              </w:rPr>
              <w:t xml:space="preserve"> </w:t>
            </w:r>
            <w:r>
              <w:rPr>
                <w:b/>
                <w:spacing w:val="-2"/>
              </w:rPr>
              <w:t>Pages:</w:t>
            </w:r>
            <w:r>
              <w:rPr>
                <w:b/>
                <w:spacing w:val="-9"/>
              </w:rPr>
              <w:t xml:space="preserve"> </w:t>
            </w:r>
            <w:r w:rsidR="00251980">
              <w:rPr>
                <w:b/>
                <w:spacing w:val="-10"/>
              </w:rPr>
              <w:t>9</w:t>
            </w:r>
          </w:p>
        </w:tc>
      </w:tr>
    </w:tbl>
    <w:p w14:paraId="088CDF94" w14:textId="77777777" w:rsidR="00885A0C" w:rsidRDefault="00885A0C" w:rsidP="009A165B">
      <w:pPr>
        <w:pStyle w:val="BodyText"/>
        <w:jc w:val="both"/>
        <w:rPr>
          <w:rFonts w:ascii="Times New Roman"/>
          <w:sz w:val="20"/>
        </w:rPr>
      </w:pPr>
    </w:p>
    <w:p w14:paraId="1F69E9CA" w14:textId="77777777" w:rsidR="00885A0C" w:rsidRDefault="00885A0C" w:rsidP="009A165B">
      <w:pPr>
        <w:pStyle w:val="BodyText"/>
        <w:jc w:val="both"/>
        <w:rPr>
          <w:rFonts w:ascii="Times New Roman"/>
          <w:sz w:val="20"/>
        </w:rPr>
      </w:pPr>
    </w:p>
    <w:p w14:paraId="3D3AA6A0" w14:textId="77777777" w:rsidR="00885A0C" w:rsidRDefault="00885A0C" w:rsidP="009A165B">
      <w:pPr>
        <w:pStyle w:val="BodyText"/>
        <w:jc w:val="both"/>
        <w:rPr>
          <w:rFonts w:ascii="Times New Roman"/>
          <w:sz w:val="20"/>
        </w:rPr>
      </w:pPr>
    </w:p>
    <w:p w14:paraId="0E172377" w14:textId="77777777" w:rsidR="00885A0C" w:rsidRDefault="00885A0C" w:rsidP="009A165B">
      <w:pPr>
        <w:pStyle w:val="BodyText"/>
        <w:jc w:val="both"/>
        <w:rPr>
          <w:rFonts w:ascii="Times New Roman"/>
          <w:sz w:val="20"/>
        </w:rPr>
      </w:pPr>
    </w:p>
    <w:p w14:paraId="28B84FD1" w14:textId="77777777" w:rsidR="00885A0C" w:rsidRDefault="00885A0C" w:rsidP="009A165B">
      <w:pPr>
        <w:pStyle w:val="BodyText"/>
        <w:jc w:val="both"/>
        <w:rPr>
          <w:rFonts w:ascii="Times New Roman"/>
          <w:sz w:val="20"/>
        </w:rPr>
      </w:pPr>
    </w:p>
    <w:p w14:paraId="41DAD89F" w14:textId="77777777" w:rsidR="00885A0C" w:rsidRDefault="00885A0C" w:rsidP="009A165B">
      <w:pPr>
        <w:pStyle w:val="BodyText"/>
        <w:spacing w:before="84"/>
        <w:jc w:val="both"/>
        <w:rPr>
          <w:rFonts w:ascii="Times New Roman"/>
          <w:sz w:val="20"/>
        </w:r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6"/>
        <w:gridCol w:w="1293"/>
        <w:gridCol w:w="808"/>
        <w:gridCol w:w="1260"/>
        <w:gridCol w:w="2520"/>
        <w:gridCol w:w="1440"/>
        <w:gridCol w:w="2068"/>
        <w:tblGridChange w:id="2">
          <w:tblGrid>
            <w:gridCol w:w="706"/>
            <w:gridCol w:w="1293"/>
            <w:gridCol w:w="808"/>
            <w:gridCol w:w="1260"/>
            <w:gridCol w:w="2520"/>
            <w:gridCol w:w="1440"/>
            <w:gridCol w:w="2068"/>
          </w:tblGrid>
        </w:tblGridChange>
      </w:tblGrid>
      <w:tr w:rsidR="00885A0C" w14:paraId="56D23DBB" w14:textId="77777777">
        <w:trPr>
          <w:trHeight w:val="268"/>
        </w:trPr>
        <w:tc>
          <w:tcPr>
            <w:tcW w:w="10095" w:type="dxa"/>
            <w:gridSpan w:val="7"/>
            <w:shd w:val="clear" w:color="auto" w:fill="BEBEBE"/>
          </w:tcPr>
          <w:p w14:paraId="03B5217C" w14:textId="77777777" w:rsidR="00885A0C" w:rsidRDefault="00000000" w:rsidP="009A165B">
            <w:pPr>
              <w:pStyle w:val="TableParagraph"/>
              <w:spacing w:line="248" w:lineRule="exact"/>
              <w:ind w:left="13"/>
              <w:jc w:val="both"/>
              <w:rPr>
                <w:b/>
              </w:rPr>
            </w:pPr>
            <w:r>
              <w:rPr>
                <w:b/>
              </w:rPr>
              <w:t>Revision</w:t>
            </w:r>
            <w:r>
              <w:rPr>
                <w:b/>
                <w:spacing w:val="-11"/>
              </w:rPr>
              <w:t xml:space="preserve"> </w:t>
            </w:r>
            <w:r>
              <w:rPr>
                <w:b/>
                <w:spacing w:val="-2"/>
              </w:rPr>
              <w:t>History</w:t>
            </w:r>
          </w:p>
        </w:tc>
      </w:tr>
      <w:tr w:rsidR="00885A0C" w14:paraId="42D586E6" w14:textId="77777777">
        <w:trPr>
          <w:trHeight w:val="537"/>
        </w:trPr>
        <w:tc>
          <w:tcPr>
            <w:tcW w:w="706" w:type="dxa"/>
            <w:shd w:val="clear" w:color="auto" w:fill="BEBEBE"/>
          </w:tcPr>
          <w:p w14:paraId="5A9704CD" w14:textId="77777777" w:rsidR="00885A0C" w:rsidRDefault="00000000" w:rsidP="009A165B">
            <w:pPr>
              <w:pStyle w:val="TableParagraph"/>
              <w:spacing w:line="268" w:lineRule="exact"/>
              <w:ind w:left="162"/>
              <w:jc w:val="both"/>
              <w:rPr>
                <w:b/>
              </w:rPr>
            </w:pPr>
            <w:r>
              <w:rPr>
                <w:b/>
                <w:spacing w:val="-4"/>
              </w:rPr>
              <w:t>Rev.</w:t>
            </w:r>
          </w:p>
          <w:p w14:paraId="6EA00C74" w14:textId="77777777" w:rsidR="00885A0C" w:rsidRDefault="00000000" w:rsidP="009A165B">
            <w:pPr>
              <w:pStyle w:val="TableParagraph"/>
              <w:spacing w:line="249" w:lineRule="exact"/>
              <w:ind w:left="191"/>
              <w:jc w:val="both"/>
              <w:rPr>
                <w:b/>
              </w:rPr>
            </w:pPr>
            <w:r>
              <w:rPr>
                <w:b/>
                <w:spacing w:val="-5"/>
              </w:rPr>
              <w:t>No.</w:t>
            </w:r>
          </w:p>
        </w:tc>
        <w:tc>
          <w:tcPr>
            <w:tcW w:w="1293" w:type="dxa"/>
            <w:shd w:val="clear" w:color="auto" w:fill="BEBEBE"/>
          </w:tcPr>
          <w:p w14:paraId="0D0AB222" w14:textId="77777777" w:rsidR="00885A0C" w:rsidRDefault="00000000" w:rsidP="009A165B">
            <w:pPr>
              <w:pStyle w:val="TableParagraph"/>
              <w:spacing w:before="133"/>
              <w:ind w:right="418"/>
              <w:jc w:val="both"/>
              <w:rPr>
                <w:b/>
              </w:rPr>
            </w:pPr>
            <w:r>
              <w:rPr>
                <w:b/>
                <w:spacing w:val="-4"/>
              </w:rPr>
              <w:t>Date</w:t>
            </w:r>
          </w:p>
        </w:tc>
        <w:tc>
          <w:tcPr>
            <w:tcW w:w="808" w:type="dxa"/>
            <w:shd w:val="clear" w:color="auto" w:fill="BEBEBE"/>
          </w:tcPr>
          <w:p w14:paraId="6E607CB8" w14:textId="77777777" w:rsidR="00885A0C" w:rsidRDefault="00000000" w:rsidP="009A165B">
            <w:pPr>
              <w:pStyle w:val="TableParagraph"/>
              <w:spacing w:before="133"/>
              <w:ind w:left="158"/>
              <w:jc w:val="both"/>
              <w:rPr>
                <w:b/>
              </w:rPr>
            </w:pPr>
            <w:r>
              <w:rPr>
                <w:b/>
                <w:spacing w:val="-4"/>
              </w:rPr>
              <w:t>DCR#</w:t>
            </w:r>
          </w:p>
        </w:tc>
        <w:tc>
          <w:tcPr>
            <w:tcW w:w="1260" w:type="dxa"/>
            <w:shd w:val="clear" w:color="auto" w:fill="BEBEBE"/>
          </w:tcPr>
          <w:p w14:paraId="069D8BCB" w14:textId="77777777" w:rsidR="00885A0C" w:rsidRDefault="00000000" w:rsidP="009A165B">
            <w:pPr>
              <w:pStyle w:val="TableParagraph"/>
              <w:spacing w:line="268" w:lineRule="exact"/>
              <w:ind w:left="14"/>
              <w:jc w:val="both"/>
              <w:rPr>
                <w:b/>
              </w:rPr>
            </w:pPr>
            <w:r>
              <w:rPr>
                <w:b/>
                <w:spacing w:val="-4"/>
              </w:rPr>
              <w:t>Page</w:t>
            </w:r>
          </w:p>
          <w:p w14:paraId="6508A26A" w14:textId="77777777" w:rsidR="00885A0C" w:rsidRDefault="00000000" w:rsidP="009A165B">
            <w:pPr>
              <w:pStyle w:val="TableParagraph"/>
              <w:spacing w:line="249" w:lineRule="exact"/>
              <w:ind w:left="14" w:right="2"/>
              <w:jc w:val="both"/>
              <w:rPr>
                <w:b/>
              </w:rPr>
            </w:pPr>
            <w:r>
              <w:rPr>
                <w:b/>
                <w:spacing w:val="-2"/>
              </w:rPr>
              <w:t>Affected</w:t>
            </w:r>
          </w:p>
        </w:tc>
        <w:tc>
          <w:tcPr>
            <w:tcW w:w="2520" w:type="dxa"/>
            <w:shd w:val="clear" w:color="auto" w:fill="BEBEBE"/>
          </w:tcPr>
          <w:p w14:paraId="174BBB24" w14:textId="77777777" w:rsidR="00885A0C" w:rsidRDefault="00000000" w:rsidP="009A165B">
            <w:pPr>
              <w:pStyle w:val="TableParagraph"/>
              <w:spacing w:before="133"/>
              <w:ind w:left="412"/>
              <w:jc w:val="both"/>
              <w:rPr>
                <w:b/>
              </w:rPr>
            </w:pPr>
            <w:r>
              <w:rPr>
                <w:b/>
              </w:rPr>
              <w:t>Reason</w:t>
            </w:r>
            <w:r>
              <w:rPr>
                <w:b/>
                <w:spacing w:val="-9"/>
              </w:rPr>
              <w:t xml:space="preserve"> </w:t>
            </w:r>
            <w:r>
              <w:rPr>
                <w:b/>
              </w:rPr>
              <w:t>for</w:t>
            </w:r>
            <w:r>
              <w:rPr>
                <w:b/>
                <w:spacing w:val="-7"/>
              </w:rPr>
              <w:t xml:space="preserve"> </w:t>
            </w:r>
            <w:r>
              <w:rPr>
                <w:b/>
                <w:spacing w:val="-2"/>
              </w:rPr>
              <w:t>Change</w:t>
            </w:r>
          </w:p>
        </w:tc>
        <w:tc>
          <w:tcPr>
            <w:tcW w:w="1440" w:type="dxa"/>
            <w:shd w:val="clear" w:color="auto" w:fill="BEBEBE"/>
          </w:tcPr>
          <w:p w14:paraId="4F570681" w14:textId="77777777" w:rsidR="00885A0C" w:rsidRDefault="00000000" w:rsidP="009A165B">
            <w:pPr>
              <w:pStyle w:val="TableParagraph"/>
              <w:spacing w:before="133"/>
              <w:ind w:left="304"/>
              <w:jc w:val="both"/>
              <w:rPr>
                <w:b/>
              </w:rPr>
            </w:pPr>
            <w:r>
              <w:rPr>
                <w:b/>
                <w:spacing w:val="-2"/>
              </w:rPr>
              <w:t>Prepared</w:t>
            </w:r>
          </w:p>
        </w:tc>
        <w:tc>
          <w:tcPr>
            <w:tcW w:w="2068" w:type="dxa"/>
            <w:shd w:val="clear" w:color="auto" w:fill="BEBEBE"/>
          </w:tcPr>
          <w:p w14:paraId="58A16611" w14:textId="77777777" w:rsidR="00885A0C" w:rsidRDefault="00000000" w:rsidP="009A165B">
            <w:pPr>
              <w:pStyle w:val="TableParagraph"/>
              <w:spacing w:before="133"/>
              <w:ind w:left="590"/>
              <w:jc w:val="both"/>
              <w:rPr>
                <w:b/>
              </w:rPr>
            </w:pPr>
            <w:r>
              <w:rPr>
                <w:b/>
                <w:spacing w:val="-2"/>
              </w:rPr>
              <w:t>Approved</w:t>
            </w:r>
          </w:p>
        </w:tc>
      </w:tr>
      <w:tr w:rsidR="00885A0C" w14:paraId="3D20F57C" w14:textId="77777777">
        <w:trPr>
          <w:trHeight w:val="602"/>
        </w:trPr>
        <w:tc>
          <w:tcPr>
            <w:tcW w:w="706" w:type="dxa"/>
          </w:tcPr>
          <w:p w14:paraId="14A4EE8A" w14:textId="77777777" w:rsidR="00885A0C" w:rsidRDefault="00885A0C" w:rsidP="009A165B">
            <w:pPr>
              <w:pStyle w:val="TableParagraph"/>
              <w:spacing w:before="79"/>
              <w:jc w:val="both"/>
              <w:rPr>
                <w:rFonts w:ascii="Times New Roman"/>
              </w:rPr>
            </w:pPr>
          </w:p>
          <w:p w14:paraId="165FD477" w14:textId="77777777" w:rsidR="00885A0C" w:rsidRDefault="00000000" w:rsidP="009A165B">
            <w:pPr>
              <w:pStyle w:val="TableParagraph"/>
              <w:spacing w:line="249" w:lineRule="exact"/>
              <w:ind w:left="107"/>
              <w:jc w:val="both"/>
            </w:pPr>
            <w:r>
              <w:rPr>
                <w:spacing w:val="-5"/>
              </w:rPr>
              <w:t>00</w:t>
            </w:r>
          </w:p>
        </w:tc>
        <w:tc>
          <w:tcPr>
            <w:tcW w:w="1293" w:type="dxa"/>
          </w:tcPr>
          <w:p w14:paraId="756692C6" w14:textId="77777777" w:rsidR="00885A0C" w:rsidRDefault="00885A0C" w:rsidP="009A165B">
            <w:pPr>
              <w:pStyle w:val="TableParagraph"/>
              <w:spacing w:before="79"/>
              <w:jc w:val="both"/>
              <w:rPr>
                <w:rFonts w:ascii="Times New Roman"/>
              </w:rPr>
            </w:pPr>
          </w:p>
          <w:p w14:paraId="7B19A2F2" w14:textId="77777777" w:rsidR="00885A0C" w:rsidRDefault="00000000" w:rsidP="009A165B">
            <w:pPr>
              <w:pStyle w:val="TableParagraph"/>
              <w:spacing w:line="249" w:lineRule="exact"/>
              <w:ind w:right="391"/>
              <w:jc w:val="both"/>
            </w:pPr>
            <w:r>
              <w:rPr>
                <w:spacing w:val="-2"/>
              </w:rPr>
              <w:t>02.05.23</w:t>
            </w:r>
          </w:p>
        </w:tc>
        <w:tc>
          <w:tcPr>
            <w:tcW w:w="808" w:type="dxa"/>
          </w:tcPr>
          <w:p w14:paraId="218D2935" w14:textId="77777777" w:rsidR="00885A0C" w:rsidRDefault="00885A0C" w:rsidP="009A165B">
            <w:pPr>
              <w:pStyle w:val="TableParagraph"/>
              <w:spacing w:before="79"/>
              <w:jc w:val="both"/>
              <w:rPr>
                <w:rFonts w:ascii="Times New Roman"/>
              </w:rPr>
            </w:pPr>
          </w:p>
          <w:p w14:paraId="3F72A381" w14:textId="77777777" w:rsidR="00885A0C" w:rsidRDefault="00000000" w:rsidP="009A165B">
            <w:pPr>
              <w:pStyle w:val="TableParagraph"/>
              <w:spacing w:line="249" w:lineRule="exact"/>
              <w:ind w:left="108"/>
              <w:jc w:val="both"/>
            </w:pPr>
            <w:r>
              <w:rPr>
                <w:spacing w:val="-5"/>
              </w:rPr>
              <w:t>NA</w:t>
            </w:r>
          </w:p>
        </w:tc>
        <w:tc>
          <w:tcPr>
            <w:tcW w:w="1260" w:type="dxa"/>
          </w:tcPr>
          <w:p w14:paraId="2BF7701E" w14:textId="77777777" w:rsidR="00885A0C" w:rsidRDefault="00885A0C" w:rsidP="009A165B">
            <w:pPr>
              <w:pStyle w:val="TableParagraph"/>
              <w:spacing w:before="79"/>
              <w:jc w:val="both"/>
              <w:rPr>
                <w:rFonts w:ascii="Times New Roman"/>
              </w:rPr>
            </w:pPr>
          </w:p>
          <w:p w14:paraId="4E950A16" w14:textId="77777777" w:rsidR="00885A0C" w:rsidRDefault="00000000" w:rsidP="009A165B">
            <w:pPr>
              <w:pStyle w:val="TableParagraph"/>
              <w:spacing w:line="249" w:lineRule="exact"/>
              <w:ind w:left="109"/>
              <w:jc w:val="both"/>
            </w:pPr>
            <w:r>
              <w:rPr>
                <w:spacing w:val="-5"/>
              </w:rPr>
              <w:t>All</w:t>
            </w:r>
          </w:p>
        </w:tc>
        <w:tc>
          <w:tcPr>
            <w:tcW w:w="2520" w:type="dxa"/>
          </w:tcPr>
          <w:p w14:paraId="46B0CA01" w14:textId="77777777" w:rsidR="00885A0C" w:rsidRDefault="00885A0C" w:rsidP="009A165B">
            <w:pPr>
              <w:pStyle w:val="TableParagraph"/>
              <w:spacing w:before="79"/>
              <w:jc w:val="both"/>
              <w:rPr>
                <w:rFonts w:ascii="Times New Roman"/>
              </w:rPr>
            </w:pPr>
          </w:p>
          <w:p w14:paraId="0742644E" w14:textId="77777777" w:rsidR="00885A0C" w:rsidRDefault="00000000" w:rsidP="009A165B">
            <w:pPr>
              <w:pStyle w:val="TableParagraph"/>
              <w:spacing w:line="249" w:lineRule="exact"/>
              <w:ind w:left="109"/>
              <w:jc w:val="both"/>
            </w:pPr>
            <w:r>
              <w:t>Initial</w:t>
            </w:r>
            <w:r>
              <w:rPr>
                <w:spacing w:val="-8"/>
              </w:rPr>
              <w:t xml:space="preserve"> </w:t>
            </w:r>
            <w:r>
              <w:rPr>
                <w:spacing w:val="-2"/>
              </w:rPr>
              <w:t>Release</w:t>
            </w:r>
          </w:p>
        </w:tc>
        <w:tc>
          <w:tcPr>
            <w:tcW w:w="1440" w:type="dxa"/>
          </w:tcPr>
          <w:p w14:paraId="190EB2F2" w14:textId="77777777" w:rsidR="00885A0C" w:rsidRDefault="00885A0C" w:rsidP="009A165B">
            <w:pPr>
              <w:pStyle w:val="TableParagraph"/>
              <w:spacing w:before="79"/>
              <w:jc w:val="both"/>
              <w:rPr>
                <w:rFonts w:ascii="Times New Roman"/>
              </w:rPr>
            </w:pPr>
          </w:p>
          <w:p w14:paraId="63F3A0A3" w14:textId="77777777" w:rsidR="00885A0C" w:rsidRDefault="00000000" w:rsidP="009A165B">
            <w:pPr>
              <w:pStyle w:val="TableParagraph"/>
              <w:spacing w:line="249" w:lineRule="exact"/>
              <w:ind w:left="110"/>
              <w:jc w:val="both"/>
            </w:pPr>
            <w:r>
              <w:rPr>
                <w:spacing w:val="-5"/>
              </w:rPr>
              <w:t>HR</w:t>
            </w:r>
          </w:p>
        </w:tc>
        <w:tc>
          <w:tcPr>
            <w:tcW w:w="2068" w:type="dxa"/>
          </w:tcPr>
          <w:p w14:paraId="14668C4C" w14:textId="77777777" w:rsidR="00885A0C" w:rsidRDefault="00000000" w:rsidP="009A165B">
            <w:pPr>
              <w:pStyle w:val="TableParagraph"/>
              <w:spacing w:before="42" w:line="270" w:lineRule="atLeast"/>
              <w:ind w:left="110"/>
              <w:jc w:val="both"/>
            </w:pPr>
            <w:r>
              <w:t>Head</w:t>
            </w:r>
            <w:r>
              <w:rPr>
                <w:spacing w:val="-13"/>
              </w:rPr>
              <w:t xml:space="preserve"> </w:t>
            </w:r>
            <w:r>
              <w:t>–</w:t>
            </w:r>
            <w:r>
              <w:rPr>
                <w:spacing w:val="-12"/>
              </w:rPr>
              <w:t xml:space="preserve"> </w:t>
            </w:r>
            <w:r>
              <w:t xml:space="preserve">Human </w:t>
            </w:r>
            <w:r>
              <w:rPr>
                <w:spacing w:val="-2"/>
              </w:rPr>
              <w:t>Resources</w:t>
            </w:r>
          </w:p>
        </w:tc>
      </w:tr>
      <w:tr w:rsidR="00885A0C" w14:paraId="42B52884" w14:textId="77777777">
        <w:trPr>
          <w:trHeight w:val="804"/>
        </w:trPr>
        <w:tc>
          <w:tcPr>
            <w:tcW w:w="706" w:type="dxa"/>
          </w:tcPr>
          <w:p w14:paraId="34766087" w14:textId="77777777" w:rsidR="00885A0C" w:rsidRDefault="00885A0C" w:rsidP="009A165B">
            <w:pPr>
              <w:pStyle w:val="TableParagraph"/>
              <w:spacing w:before="15"/>
              <w:jc w:val="both"/>
              <w:rPr>
                <w:rFonts w:ascii="Times New Roman"/>
              </w:rPr>
            </w:pPr>
          </w:p>
          <w:p w14:paraId="3C61E3A6" w14:textId="77777777" w:rsidR="00885A0C" w:rsidRDefault="00000000" w:rsidP="009A165B">
            <w:pPr>
              <w:pStyle w:val="TableParagraph"/>
              <w:ind w:left="107"/>
              <w:jc w:val="both"/>
            </w:pPr>
            <w:r>
              <w:rPr>
                <w:spacing w:val="-5"/>
              </w:rPr>
              <w:t>01</w:t>
            </w:r>
          </w:p>
        </w:tc>
        <w:tc>
          <w:tcPr>
            <w:tcW w:w="1293" w:type="dxa"/>
          </w:tcPr>
          <w:p w14:paraId="12673185" w14:textId="77777777" w:rsidR="00885A0C" w:rsidRDefault="00885A0C" w:rsidP="009A165B">
            <w:pPr>
              <w:pStyle w:val="TableParagraph"/>
              <w:spacing w:before="15"/>
              <w:jc w:val="both"/>
              <w:rPr>
                <w:rFonts w:ascii="Times New Roman"/>
              </w:rPr>
            </w:pPr>
          </w:p>
          <w:p w14:paraId="1BE38978" w14:textId="77777777" w:rsidR="00885A0C" w:rsidRDefault="00000000" w:rsidP="009A165B">
            <w:pPr>
              <w:pStyle w:val="TableParagraph"/>
              <w:ind w:right="391"/>
              <w:jc w:val="both"/>
            </w:pPr>
            <w:r>
              <w:rPr>
                <w:spacing w:val="-2"/>
              </w:rPr>
              <w:t>03.05.24</w:t>
            </w:r>
          </w:p>
        </w:tc>
        <w:tc>
          <w:tcPr>
            <w:tcW w:w="808" w:type="dxa"/>
          </w:tcPr>
          <w:p w14:paraId="031D8562" w14:textId="77777777" w:rsidR="00885A0C" w:rsidRDefault="00885A0C" w:rsidP="009A165B">
            <w:pPr>
              <w:pStyle w:val="TableParagraph"/>
              <w:spacing w:before="15"/>
              <w:jc w:val="both"/>
              <w:rPr>
                <w:rFonts w:ascii="Times New Roman"/>
              </w:rPr>
            </w:pPr>
          </w:p>
          <w:p w14:paraId="1E92AA57" w14:textId="77777777" w:rsidR="00885A0C" w:rsidRDefault="00000000" w:rsidP="009A165B">
            <w:pPr>
              <w:pStyle w:val="TableParagraph"/>
              <w:ind w:left="108"/>
              <w:jc w:val="both"/>
            </w:pPr>
            <w:r>
              <w:rPr>
                <w:spacing w:val="-5"/>
              </w:rPr>
              <w:t>NA</w:t>
            </w:r>
          </w:p>
        </w:tc>
        <w:tc>
          <w:tcPr>
            <w:tcW w:w="1260" w:type="dxa"/>
          </w:tcPr>
          <w:p w14:paraId="7B9D85C0" w14:textId="77777777" w:rsidR="00885A0C" w:rsidRDefault="00885A0C" w:rsidP="009A165B">
            <w:pPr>
              <w:pStyle w:val="TableParagraph"/>
              <w:spacing w:before="15"/>
              <w:jc w:val="both"/>
              <w:rPr>
                <w:rFonts w:ascii="Times New Roman"/>
              </w:rPr>
            </w:pPr>
          </w:p>
          <w:p w14:paraId="652105CB" w14:textId="77777777" w:rsidR="00885A0C" w:rsidRDefault="00000000" w:rsidP="009A165B">
            <w:pPr>
              <w:pStyle w:val="TableParagraph"/>
              <w:ind w:left="109"/>
              <w:jc w:val="both"/>
            </w:pPr>
            <w:r>
              <w:rPr>
                <w:spacing w:val="-5"/>
              </w:rPr>
              <w:t>All</w:t>
            </w:r>
          </w:p>
        </w:tc>
        <w:tc>
          <w:tcPr>
            <w:tcW w:w="2520" w:type="dxa"/>
          </w:tcPr>
          <w:p w14:paraId="3EE81E14" w14:textId="77777777" w:rsidR="00885A0C" w:rsidRDefault="00885A0C" w:rsidP="009A165B">
            <w:pPr>
              <w:pStyle w:val="TableParagraph"/>
              <w:spacing w:before="15"/>
              <w:jc w:val="both"/>
              <w:rPr>
                <w:rFonts w:ascii="Times New Roman"/>
              </w:rPr>
            </w:pPr>
          </w:p>
          <w:p w14:paraId="69D6BD3B" w14:textId="77777777" w:rsidR="00885A0C" w:rsidRDefault="00000000" w:rsidP="009A165B">
            <w:pPr>
              <w:pStyle w:val="TableParagraph"/>
              <w:ind w:left="109"/>
              <w:jc w:val="both"/>
            </w:pPr>
            <w:r>
              <w:t>Annual</w:t>
            </w:r>
            <w:r>
              <w:rPr>
                <w:spacing w:val="-7"/>
              </w:rPr>
              <w:t xml:space="preserve"> </w:t>
            </w:r>
            <w:r>
              <w:rPr>
                <w:spacing w:val="-2"/>
              </w:rPr>
              <w:t>Review</w:t>
            </w:r>
          </w:p>
        </w:tc>
        <w:tc>
          <w:tcPr>
            <w:tcW w:w="1440" w:type="dxa"/>
          </w:tcPr>
          <w:p w14:paraId="6E2663B6" w14:textId="77777777" w:rsidR="00885A0C" w:rsidRDefault="00885A0C" w:rsidP="009A165B">
            <w:pPr>
              <w:pStyle w:val="TableParagraph"/>
              <w:spacing w:before="15"/>
              <w:jc w:val="both"/>
              <w:rPr>
                <w:rFonts w:ascii="Times New Roman"/>
              </w:rPr>
            </w:pPr>
          </w:p>
          <w:p w14:paraId="51CC30CE" w14:textId="77777777" w:rsidR="00885A0C" w:rsidRDefault="00000000" w:rsidP="009A165B">
            <w:pPr>
              <w:pStyle w:val="TableParagraph"/>
              <w:ind w:left="110"/>
              <w:jc w:val="both"/>
            </w:pPr>
            <w:r>
              <w:rPr>
                <w:spacing w:val="-5"/>
              </w:rPr>
              <w:t>HR</w:t>
            </w:r>
          </w:p>
        </w:tc>
        <w:tc>
          <w:tcPr>
            <w:tcW w:w="2068" w:type="dxa"/>
          </w:tcPr>
          <w:p w14:paraId="21793A0F" w14:textId="77777777" w:rsidR="00885A0C" w:rsidRDefault="00000000" w:rsidP="009A165B">
            <w:pPr>
              <w:pStyle w:val="TableParagraph"/>
              <w:spacing w:before="252" w:line="266" w:lineRule="exact"/>
              <w:ind w:left="110"/>
              <w:jc w:val="both"/>
            </w:pPr>
            <w:r>
              <w:t>Head</w:t>
            </w:r>
            <w:r>
              <w:rPr>
                <w:spacing w:val="-13"/>
              </w:rPr>
              <w:t xml:space="preserve"> </w:t>
            </w:r>
            <w:r>
              <w:t>–</w:t>
            </w:r>
            <w:r>
              <w:rPr>
                <w:spacing w:val="-12"/>
              </w:rPr>
              <w:t xml:space="preserve"> </w:t>
            </w:r>
            <w:r>
              <w:t xml:space="preserve">Human </w:t>
            </w:r>
            <w:r>
              <w:rPr>
                <w:spacing w:val="-2"/>
              </w:rPr>
              <w:t>Resources</w:t>
            </w:r>
          </w:p>
        </w:tc>
      </w:tr>
      <w:tr w:rsidR="0001662A" w14:paraId="3BCE3772" w14:textId="77777777" w:rsidTr="0001662A">
        <w:tblPrEx>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Change w:id="3" w:author="Hetvi Topiwala" w:date="2026-04-10T11:37:00Z" w16du:dateUtc="2026-04-10T06:07:00Z">
            <w:tblPrEx>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
          </w:tblPrExChange>
        </w:tblPrEx>
        <w:trPr>
          <w:trHeight w:val="489"/>
          <w:trPrChange w:id="4" w:author="Hetvi Topiwala" w:date="2026-04-10T11:37:00Z" w16du:dateUtc="2026-04-10T06:07:00Z">
            <w:trPr>
              <w:trHeight w:val="489"/>
            </w:trPr>
          </w:trPrChange>
        </w:trPr>
        <w:tc>
          <w:tcPr>
            <w:tcW w:w="706" w:type="dxa"/>
            <w:vAlign w:val="center"/>
            <w:tcPrChange w:id="5" w:author="Hetvi Topiwala" w:date="2026-04-10T11:37:00Z" w16du:dateUtc="2026-04-10T06:07:00Z">
              <w:tcPr>
                <w:tcW w:w="706" w:type="dxa"/>
              </w:tcPr>
            </w:tcPrChange>
          </w:tcPr>
          <w:p w14:paraId="3AE02C57" w14:textId="5C036603" w:rsidR="0001662A" w:rsidRDefault="0001662A" w:rsidP="0001662A">
            <w:pPr>
              <w:pStyle w:val="TableParagraph"/>
              <w:jc w:val="center"/>
              <w:rPr>
                <w:rFonts w:ascii="Times New Roman"/>
                <w:sz w:val="20"/>
              </w:rPr>
            </w:pPr>
            <w:ins w:id="6" w:author="Hetvi Topiwala" w:date="2026-04-10T11:37:00Z" w16du:dateUtc="2026-04-10T06:07:00Z">
              <w:r w:rsidRPr="00096613">
                <w:rPr>
                  <w:rFonts w:asciiTheme="minorHAnsi" w:hAnsiTheme="minorHAnsi" w:cstheme="minorHAnsi"/>
                </w:rPr>
                <w:t>02</w:t>
              </w:r>
            </w:ins>
          </w:p>
        </w:tc>
        <w:tc>
          <w:tcPr>
            <w:tcW w:w="1293" w:type="dxa"/>
            <w:vAlign w:val="center"/>
            <w:tcPrChange w:id="7" w:author="Hetvi Topiwala" w:date="2026-04-10T11:37:00Z" w16du:dateUtc="2026-04-10T06:07:00Z">
              <w:tcPr>
                <w:tcW w:w="1293" w:type="dxa"/>
              </w:tcPr>
            </w:tcPrChange>
          </w:tcPr>
          <w:p w14:paraId="4511DE05" w14:textId="083D015E" w:rsidR="0001662A" w:rsidRDefault="0001662A" w:rsidP="0001662A">
            <w:pPr>
              <w:pStyle w:val="TableParagraph"/>
              <w:jc w:val="center"/>
              <w:rPr>
                <w:rFonts w:ascii="Times New Roman"/>
                <w:sz w:val="20"/>
              </w:rPr>
            </w:pPr>
            <w:ins w:id="8" w:author="Hetvi Topiwala" w:date="2026-04-10T11:37:00Z" w16du:dateUtc="2026-04-10T06:07:00Z">
              <w:r w:rsidRPr="00096613">
                <w:rPr>
                  <w:rFonts w:asciiTheme="minorHAnsi" w:hAnsiTheme="minorHAnsi" w:cstheme="minorHAnsi"/>
                </w:rPr>
                <w:t>03-05-25</w:t>
              </w:r>
            </w:ins>
          </w:p>
        </w:tc>
        <w:tc>
          <w:tcPr>
            <w:tcW w:w="808" w:type="dxa"/>
            <w:vAlign w:val="center"/>
            <w:tcPrChange w:id="9" w:author="Hetvi Topiwala" w:date="2026-04-10T11:37:00Z" w16du:dateUtc="2026-04-10T06:07:00Z">
              <w:tcPr>
                <w:tcW w:w="808" w:type="dxa"/>
              </w:tcPr>
            </w:tcPrChange>
          </w:tcPr>
          <w:p w14:paraId="597F4C8B" w14:textId="45A1D2F9" w:rsidR="0001662A" w:rsidRDefault="0001662A" w:rsidP="0001662A">
            <w:pPr>
              <w:pStyle w:val="TableParagraph"/>
              <w:jc w:val="center"/>
              <w:rPr>
                <w:rFonts w:ascii="Times New Roman"/>
                <w:sz w:val="20"/>
              </w:rPr>
            </w:pPr>
            <w:ins w:id="10" w:author="Hetvi Topiwala" w:date="2026-04-10T11:37:00Z" w16du:dateUtc="2026-04-10T06:07:00Z">
              <w:r w:rsidRPr="00096613">
                <w:rPr>
                  <w:rFonts w:asciiTheme="minorHAnsi" w:hAnsiTheme="minorHAnsi" w:cstheme="minorHAnsi"/>
                </w:rPr>
                <w:t>NA</w:t>
              </w:r>
            </w:ins>
          </w:p>
        </w:tc>
        <w:tc>
          <w:tcPr>
            <w:tcW w:w="1260" w:type="dxa"/>
            <w:vAlign w:val="center"/>
            <w:tcPrChange w:id="11" w:author="Hetvi Topiwala" w:date="2026-04-10T11:37:00Z" w16du:dateUtc="2026-04-10T06:07:00Z">
              <w:tcPr>
                <w:tcW w:w="1260" w:type="dxa"/>
              </w:tcPr>
            </w:tcPrChange>
          </w:tcPr>
          <w:p w14:paraId="03A84B77" w14:textId="6C2784C7" w:rsidR="0001662A" w:rsidRDefault="0001662A" w:rsidP="0001662A">
            <w:pPr>
              <w:pStyle w:val="TableParagraph"/>
              <w:jc w:val="center"/>
              <w:rPr>
                <w:rFonts w:ascii="Times New Roman"/>
                <w:sz w:val="20"/>
              </w:rPr>
            </w:pPr>
            <w:ins w:id="12" w:author="Hetvi Topiwala" w:date="2026-04-10T11:37:00Z" w16du:dateUtc="2026-04-10T06:07:00Z">
              <w:r w:rsidRPr="00096613">
                <w:rPr>
                  <w:rFonts w:asciiTheme="minorHAnsi" w:hAnsiTheme="minorHAnsi" w:cstheme="minorHAnsi"/>
                </w:rPr>
                <w:t>-</w:t>
              </w:r>
            </w:ins>
          </w:p>
        </w:tc>
        <w:tc>
          <w:tcPr>
            <w:tcW w:w="2520" w:type="dxa"/>
            <w:vAlign w:val="center"/>
            <w:tcPrChange w:id="13" w:author="Hetvi Topiwala" w:date="2026-04-10T11:37:00Z" w16du:dateUtc="2026-04-10T06:07:00Z">
              <w:tcPr>
                <w:tcW w:w="2520" w:type="dxa"/>
              </w:tcPr>
            </w:tcPrChange>
          </w:tcPr>
          <w:p w14:paraId="6A63B4F9" w14:textId="431DBCD4" w:rsidR="0001662A" w:rsidRDefault="0001662A" w:rsidP="0001662A">
            <w:pPr>
              <w:pStyle w:val="TableParagraph"/>
              <w:jc w:val="center"/>
              <w:rPr>
                <w:rFonts w:ascii="Times New Roman"/>
                <w:sz w:val="20"/>
              </w:rPr>
            </w:pPr>
            <w:ins w:id="14" w:author="Hetvi Topiwala" w:date="2026-04-10T11:37:00Z" w16du:dateUtc="2026-04-10T06:07:00Z">
              <w:r w:rsidRPr="00096613">
                <w:rPr>
                  <w:rFonts w:asciiTheme="minorHAnsi" w:hAnsiTheme="minorHAnsi" w:cstheme="minorHAnsi"/>
                </w:rPr>
                <w:t>Annual Review</w:t>
              </w:r>
            </w:ins>
          </w:p>
        </w:tc>
        <w:tc>
          <w:tcPr>
            <w:tcW w:w="1440" w:type="dxa"/>
            <w:vAlign w:val="center"/>
            <w:tcPrChange w:id="15" w:author="Hetvi Topiwala" w:date="2026-04-10T11:37:00Z" w16du:dateUtc="2026-04-10T06:07:00Z">
              <w:tcPr>
                <w:tcW w:w="1440" w:type="dxa"/>
              </w:tcPr>
            </w:tcPrChange>
          </w:tcPr>
          <w:p w14:paraId="0E229CC3" w14:textId="66E1F8A4" w:rsidR="0001662A" w:rsidRDefault="0001662A" w:rsidP="0001662A">
            <w:pPr>
              <w:pStyle w:val="TableParagraph"/>
              <w:jc w:val="center"/>
              <w:rPr>
                <w:rFonts w:ascii="Times New Roman"/>
                <w:sz w:val="20"/>
              </w:rPr>
            </w:pPr>
            <w:ins w:id="16" w:author="Hetvi Topiwala" w:date="2026-04-10T11:37:00Z" w16du:dateUtc="2026-04-10T06:07:00Z">
              <w:r w:rsidRPr="00096613">
                <w:rPr>
                  <w:rFonts w:asciiTheme="minorHAnsi" w:hAnsiTheme="minorHAnsi" w:cstheme="minorHAnsi"/>
                </w:rPr>
                <w:t>HR</w:t>
              </w:r>
            </w:ins>
          </w:p>
        </w:tc>
        <w:tc>
          <w:tcPr>
            <w:tcW w:w="2068" w:type="dxa"/>
            <w:vAlign w:val="center"/>
            <w:tcPrChange w:id="17" w:author="Hetvi Topiwala" w:date="2026-04-10T11:37:00Z" w16du:dateUtc="2026-04-10T06:07:00Z">
              <w:tcPr>
                <w:tcW w:w="2068" w:type="dxa"/>
              </w:tcPr>
            </w:tcPrChange>
          </w:tcPr>
          <w:p w14:paraId="60E49252" w14:textId="060C8D70" w:rsidR="0001662A" w:rsidRDefault="0001662A" w:rsidP="0001662A">
            <w:pPr>
              <w:pStyle w:val="TableParagraph"/>
              <w:jc w:val="center"/>
              <w:rPr>
                <w:rFonts w:ascii="Times New Roman"/>
                <w:sz w:val="20"/>
              </w:rPr>
            </w:pPr>
            <w:ins w:id="18" w:author="Hetvi Topiwala" w:date="2026-04-10T11:37:00Z" w16du:dateUtc="2026-04-10T06:07:00Z">
              <w:r w:rsidRPr="00096613">
                <w:rPr>
                  <w:rFonts w:asciiTheme="minorHAnsi" w:hAnsiTheme="minorHAnsi" w:cstheme="minorHAnsi"/>
                </w:rPr>
                <w:t>Head – Human Resources</w:t>
              </w:r>
            </w:ins>
          </w:p>
        </w:tc>
      </w:tr>
      <w:tr w:rsidR="0001662A" w14:paraId="5B508699" w14:textId="77777777" w:rsidTr="0001662A">
        <w:tblPrEx>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Change w:id="19" w:author="Hetvi Topiwala" w:date="2026-04-10T11:37:00Z" w16du:dateUtc="2026-04-10T06:07:00Z">
            <w:tblPrEx>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
          </w:tblPrExChange>
        </w:tblPrEx>
        <w:trPr>
          <w:trHeight w:val="489"/>
          <w:trPrChange w:id="20" w:author="Hetvi Topiwala" w:date="2026-04-10T11:37:00Z" w16du:dateUtc="2026-04-10T06:07:00Z">
            <w:trPr>
              <w:trHeight w:val="489"/>
            </w:trPr>
          </w:trPrChange>
        </w:trPr>
        <w:tc>
          <w:tcPr>
            <w:tcW w:w="706" w:type="dxa"/>
            <w:vAlign w:val="center"/>
            <w:tcPrChange w:id="21" w:author="Hetvi Topiwala" w:date="2026-04-10T11:37:00Z" w16du:dateUtc="2026-04-10T06:07:00Z">
              <w:tcPr>
                <w:tcW w:w="706" w:type="dxa"/>
              </w:tcPr>
            </w:tcPrChange>
          </w:tcPr>
          <w:p w14:paraId="7131DA37" w14:textId="2A9ABDB5" w:rsidR="0001662A" w:rsidRDefault="0001662A" w:rsidP="0001662A">
            <w:pPr>
              <w:pStyle w:val="TableParagraph"/>
              <w:jc w:val="center"/>
              <w:rPr>
                <w:rFonts w:ascii="Times New Roman"/>
                <w:sz w:val="20"/>
              </w:rPr>
            </w:pPr>
            <w:ins w:id="22" w:author="Hetvi Topiwala" w:date="2026-04-10T11:37:00Z" w16du:dateUtc="2026-04-10T06:07:00Z">
              <w:r>
                <w:rPr>
                  <w:spacing w:val="-5"/>
                </w:rPr>
                <w:t>03</w:t>
              </w:r>
            </w:ins>
          </w:p>
        </w:tc>
        <w:tc>
          <w:tcPr>
            <w:tcW w:w="1293" w:type="dxa"/>
            <w:vAlign w:val="center"/>
            <w:tcPrChange w:id="23" w:author="Hetvi Topiwala" w:date="2026-04-10T11:37:00Z" w16du:dateUtc="2026-04-10T06:07:00Z">
              <w:tcPr>
                <w:tcW w:w="1293" w:type="dxa"/>
              </w:tcPr>
            </w:tcPrChange>
          </w:tcPr>
          <w:p w14:paraId="208D6CF7" w14:textId="4542F2E2" w:rsidR="0001662A" w:rsidRDefault="0001662A" w:rsidP="0001662A">
            <w:pPr>
              <w:pStyle w:val="TableParagraph"/>
              <w:jc w:val="center"/>
              <w:rPr>
                <w:rFonts w:ascii="Times New Roman"/>
                <w:sz w:val="20"/>
              </w:rPr>
            </w:pPr>
            <w:ins w:id="24" w:author="Hetvi Topiwala" w:date="2026-04-10T11:37:00Z" w16du:dateUtc="2026-04-10T06:07:00Z">
              <w:r>
                <w:rPr>
                  <w:spacing w:val="-2"/>
                </w:rPr>
                <w:t>03-</w:t>
              </w:r>
            </w:ins>
            <w:ins w:id="25" w:author="Hetvi Topiwala" w:date="2026-04-10T11:40:00Z" w16du:dateUtc="2026-04-10T06:10:00Z">
              <w:r>
                <w:rPr>
                  <w:spacing w:val="-2"/>
                </w:rPr>
                <w:t>04</w:t>
              </w:r>
            </w:ins>
            <w:ins w:id="26" w:author="Hetvi Topiwala" w:date="2026-04-10T11:37:00Z" w16du:dateUtc="2026-04-10T06:07:00Z">
              <w:r>
                <w:rPr>
                  <w:spacing w:val="-2"/>
                </w:rPr>
                <w:t>-</w:t>
              </w:r>
            </w:ins>
            <w:ins w:id="27" w:author="Hetvi Topiwala" w:date="2026-04-10T11:40:00Z" w16du:dateUtc="2026-04-10T06:10:00Z">
              <w:r>
                <w:rPr>
                  <w:spacing w:val="-5"/>
                </w:rPr>
                <w:t>26</w:t>
              </w:r>
            </w:ins>
          </w:p>
        </w:tc>
        <w:tc>
          <w:tcPr>
            <w:tcW w:w="808" w:type="dxa"/>
            <w:vAlign w:val="center"/>
            <w:tcPrChange w:id="28" w:author="Hetvi Topiwala" w:date="2026-04-10T11:37:00Z" w16du:dateUtc="2026-04-10T06:07:00Z">
              <w:tcPr>
                <w:tcW w:w="808" w:type="dxa"/>
              </w:tcPr>
            </w:tcPrChange>
          </w:tcPr>
          <w:p w14:paraId="18BDF464" w14:textId="77777777" w:rsidR="0001662A" w:rsidRDefault="0001662A" w:rsidP="0001662A">
            <w:pPr>
              <w:pStyle w:val="TableParagraph"/>
              <w:spacing w:before="80"/>
              <w:jc w:val="center"/>
              <w:rPr>
                <w:ins w:id="29" w:author="Hetvi Topiwala" w:date="2026-04-10T11:37:00Z" w16du:dateUtc="2026-04-10T06:07:00Z"/>
                <w:rFonts w:ascii="Times New Roman"/>
              </w:rPr>
            </w:pPr>
          </w:p>
          <w:p w14:paraId="6C99F24E" w14:textId="4A554C89" w:rsidR="0001662A" w:rsidRDefault="0001662A" w:rsidP="0001662A">
            <w:pPr>
              <w:pStyle w:val="TableParagraph"/>
              <w:jc w:val="center"/>
              <w:rPr>
                <w:rFonts w:ascii="Times New Roman"/>
                <w:sz w:val="20"/>
              </w:rPr>
            </w:pPr>
            <w:ins w:id="30" w:author="Hetvi Topiwala" w:date="2026-04-10T11:37:00Z" w16du:dateUtc="2026-04-10T06:07:00Z">
              <w:r>
                <w:rPr>
                  <w:spacing w:val="-5"/>
                </w:rPr>
                <w:t>NA</w:t>
              </w:r>
            </w:ins>
          </w:p>
        </w:tc>
        <w:tc>
          <w:tcPr>
            <w:tcW w:w="1260" w:type="dxa"/>
            <w:vAlign w:val="center"/>
            <w:tcPrChange w:id="31" w:author="Hetvi Topiwala" w:date="2026-04-10T11:37:00Z" w16du:dateUtc="2026-04-10T06:07:00Z">
              <w:tcPr>
                <w:tcW w:w="1260" w:type="dxa"/>
              </w:tcPr>
            </w:tcPrChange>
          </w:tcPr>
          <w:p w14:paraId="4566040D" w14:textId="77777777" w:rsidR="0001662A" w:rsidRDefault="0001662A" w:rsidP="0001662A">
            <w:pPr>
              <w:pStyle w:val="TableParagraph"/>
              <w:spacing w:before="80"/>
              <w:jc w:val="center"/>
              <w:rPr>
                <w:ins w:id="32" w:author="Hetvi Topiwala" w:date="2026-04-10T11:37:00Z" w16du:dateUtc="2026-04-10T06:07:00Z"/>
                <w:rFonts w:ascii="Times New Roman"/>
              </w:rPr>
            </w:pPr>
          </w:p>
          <w:p w14:paraId="68F18B7A" w14:textId="75B65038" w:rsidR="0001662A" w:rsidRDefault="0001662A" w:rsidP="0001662A">
            <w:pPr>
              <w:pStyle w:val="TableParagraph"/>
              <w:jc w:val="center"/>
              <w:rPr>
                <w:rFonts w:ascii="Times New Roman"/>
                <w:sz w:val="20"/>
              </w:rPr>
            </w:pPr>
            <w:ins w:id="33" w:author="Hetvi Topiwala" w:date="2026-04-10T11:37:00Z" w16du:dateUtc="2026-04-10T06:07:00Z">
              <w:r>
                <w:rPr>
                  <w:spacing w:val="-5"/>
                </w:rPr>
                <w:t>All</w:t>
              </w:r>
            </w:ins>
          </w:p>
        </w:tc>
        <w:tc>
          <w:tcPr>
            <w:tcW w:w="2520" w:type="dxa"/>
            <w:vAlign w:val="center"/>
            <w:tcPrChange w:id="34" w:author="Hetvi Topiwala" w:date="2026-04-10T11:37:00Z" w16du:dateUtc="2026-04-10T06:07:00Z">
              <w:tcPr>
                <w:tcW w:w="2520" w:type="dxa"/>
              </w:tcPr>
            </w:tcPrChange>
          </w:tcPr>
          <w:p w14:paraId="1580ABF4" w14:textId="4FDB7DD6" w:rsidR="0001662A" w:rsidRDefault="0001662A" w:rsidP="0001662A">
            <w:pPr>
              <w:pStyle w:val="TableParagraph"/>
              <w:jc w:val="center"/>
              <w:rPr>
                <w:rFonts w:ascii="Times New Roman"/>
                <w:sz w:val="20"/>
              </w:rPr>
            </w:pPr>
            <w:ins w:id="35" w:author="Hetvi Topiwala" w:date="2026-04-10T11:37:00Z" w16du:dateUtc="2026-04-10T06:07:00Z">
              <w:r>
                <w:t>Scope revised, Alignment with SDGs</w:t>
              </w:r>
            </w:ins>
            <w:ins w:id="36" w:author="Hetvi Topiwala" w:date="2026-04-10T15:42:00Z" w16du:dateUtc="2026-04-10T10:12:00Z">
              <w:r w:rsidR="00623D3B">
                <w:t>, Guid</w:t>
              </w:r>
            </w:ins>
            <w:ins w:id="37" w:author="Hetvi Topiwala" w:date="2026-04-10T15:43:00Z" w16du:dateUtc="2026-04-10T10:13:00Z">
              <w:r w:rsidR="00623D3B">
                <w:t>ance on ethical Conduct</w:t>
              </w:r>
            </w:ins>
            <w:ins w:id="38" w:author="Hetvi Topiwala" w:date="2026-04-10T11:37:00Z" w16du:dateUtc="2026-04-10T06:07:00Z">
              <w:r>
                <w:t>– topic added</w:t>
              </w:r>
            </w:ins>
          </w:p>
        </w:tc>
        <w:tc>
          <w:tcPr>
            <w:tcW w:w="1440" w:type="dxa"/>
            <w:vAlign w:val="center"/>
            <w:tcPrChange w:id="39" w:author="Hetvi Topiwala" w:date="2026-04-10T11:37:00Z" w16du:dateUtc="2026-04-10T06:07:00Z">
              <w:tcPr>
                <w:tcW w:w="1440" w:type="dxa"/>
              </w:tcPr>
            </w:tcPrChange>
          </w:tcPr>
          <w:p w14:paraId="52840129" w14:textId="77777777" w:rsidR="0001662A" w:rsidRDefault="0001662A" w:rsidP="0001662A">
            <w:pPr>
              <w:pStyle w:val="TableParagraph"/>
              <w:spacing w:before="80"/>
              <w:jc w:val="center"/>
              <w:rPr>
                <w:ins w:id="40" w:author="Hetvi Topiwala" w:date="2026-04-10T11:37:00Z" w16du:dateUtc="2026-04-10T06:07:00Z"/>
                <w:rFonts w:ascii="Times New Roman"/>
              </w:rPr>
            </w:pPr>
          </w:p>
          <w:p w14:paraId="045160F3" w14:textId="2D2D58BD" w:rsidR="0001662A" w:rsidRDefault="0001662A" w:rsidP="0001662A">
            <w:pPr>
              <w:pStyle w:val="TableParagraph"/>
              <w:jc w:val="center"/>
              <w:rPr>
                <w:rFonts w:ascii="Times New Roman"/>
                <w:sz w:val="20"/>
              </w:rPr>
            </w:pPr>
            <w:ins w:id="41" w:author="Hetvi Topiwala" w:date="2026-04-10T11:37:00Z" w16du:dateUtc="2026-04-10T06:07:00Z">
              <w:r>
                <w:rPr>
                  <w:spacing w:val="-5"/>
                </w:rPr>
                <w:t>HR</w:t>
              </w:r>
            </w:ins>
          </w:p>
        </w:tc>
        <w:tc>
          <w:tcPr>
            <w:tcW w:w="2068" w:type="dxa"/>
            <w:vAlign w:val="center"/>
            <w:tcPrChange w:id="42" w:author="Hetvi Topiwala" w:date="2026-04-10T11:37:00Z" w16du:dateUtc="2026-04-10T06:07:00Z">
              <w:tcPr>
                <w:tcW w:w="2068" w:type="dxa"/>
              </w:tcPr>
            </w:tcPrChange>
          </w:tcPr>
          <w:p w14:paraId="4100EB52" w14:textId="3FB21224" w:rsidR="0001662A" w:rsidRDefault="0001662A" w:rsidP="0001662A">
            <w:pPr>
              <w:pStyle w:val="TableParagraph"/>
              <w:jc w:val="center"/>
              <w:rPr>
                <w:rFonts w:ascii="Times New Roman"/>
                <w:sz w:val="20"/>
              </w:rPr>
            </w:pPr>
            <w:ins w:id="43" w:author="Hetvi Topiwala" w:date="2026-04-10T11:37:00Z" w16du:dateUtc="2026-04-10T06:07:00Z">
              <w:r>
                <w:t>Head</w:t>
              </w:r>
              <w:r>
                <w:rPr>
                  <w:spacing w:val="-13"/>
                </w:rPr>
                <w:t xml:space="preserve"> </w:t>
              </w:r>
              <w:r>
                <w:t>–</w:t>
              </w:r>
              <w:r>
                <w:rPr>
                  <w:spacing w:val="-12"/>
                </w:rPr>
                <w:t xml:space="preserve"> </w:t>
              </w:r>
              <w:r>
                <w:t xml:space="preserve">Human </w:t>
              </w:r>
              <w:r>
                <w:rPr>
                  <w:spacing w:val="-2"/>
                </w:rPr>
                <w:t>Resources</w:t>
              </w:r>
            </w:ins>
          </w:p>
        </w:tc>
      </w:tr>
      <w:tr w:rsidR="00885A0C" w14:paraId="3E1956F7" w14:textId="77777777">
        <w:trPr>
          <w:trHeight w:val="486"/>
        </w:trPr>
        <w:tc>
          <w:tcPr>
            <w:tcW w:w="706" w:type="dxa"/>
          </w:tcPr>
          <w:p w14:paraId="3B48854E" w14:textId="77777777" w:rsidR="00885A0C" w:rsidRDefault="00885A0C" w:rsidP="009A165B">
            <w:pPr>
              <w:pStyle w:val="TableParagraph"/>
              <w:jc w:val="both"/>
              <w:rPr>
                <w:rFonts w:ascii="Times New Roman"/>
                <w:sz w:val="20"/>
              </w:rPr>
            </w:pPr>
          </w:p>
        </w:tc>
        <w:tc>
          <w:tcPr>
            <w:tcW w:w="1293" w:type="dxa"/>
          </w:tcPr>
          <w:p w14:paraId="682EE67D" w14:textId="77777777" w:rsidR="00885A0C" w:rsidRDefault="00885A0C" w:rsidP="009A165B">
            <w:pPr>
              <w:pStyle w:val="TableParagraph"/>
              <w:jc w:val="both"/>
              <w:rPr>
                <w:rFonts w:ascii="Times New Roman"/>
                <w:sz w:val="20"/>
              </w:rPr>
            </w:pPr>
          </w:p>
        </w:tc>
        <w:tc>
          <w:tcPr>
            <w:tcW w:w="808" w:type="dxa"/>
          </w:tcPr>
          <w:p w14:paraId="6A4D2B7D" w14:textId="77777777" w:rsidR="00885A0C" w:rsidRDefault="00885A0C" w:rsidP="009A165B">
            <w:pPr>
              <w:pStyle w:val="TableParagraph"/>
              <w:jc w:val="both"/>
              <w:rPr>
                <w:rFonts w:ascii="Times New Roman"/>
                <w:sz w:val="20"/>
              </w:rPr>
            </w:pPr>
          </w:p>
        </w:tc>
        <w:tc>
          <w:tcPr>
            <w:tcW w:w="1260" w:type="dxa"/>
          </w:tcPr>
          <w:p w14:paraId="2D8A51B3" w14:textId="77777777" w:rsidR="00885A0C" w:rsidRDefault="00885A0C" w:rsidP="009A165B">
            <w:pPr>
              <w:pStyle w:val="TableParagraph"/>
              <w:jc w:val="both"/>
              <w:rPr>
                <w:rFonts w:ascii="Times New Roman"/>
                <w:sz w:val="20"/>
              </w:rPr>
            </w:pPr>
          </w:p>
        </w:tc>
        <w:tc>
          <w:tcPr>
            <w:tcW w:w="2520" w:type="dxa"/>
          </w:tcPr>
          <w:p w14:paraId="2E6CFA19" w14:textId="77777777" w:rsidR="00885A0C" w:rsidRDefault="00885A0C" w:rsidP="009A165B">
            <w:pPr>
              <w:pStyle w:val="TableParagraph"/>
              <w:jc w:val="both"/>
              <w:rPr>
                <w:rFonts w:ascii="Times New Roman"/>
                <w:sz w:val="20"/>
              </w:rPr>
            </w:pPr>
          </w:p>
        </w:tc>
        <w:tc>
          <w:tcPr>
            <w:tcW w:w="1440" w:type="dxa"/>
          </w:tcPr>
          <w:p w14:paraId="25C36228" w14:textId="77777777" w:rsidR="00885A0C" w:rsidRDefault="00885A0C" w:rsidP="009A165B">
            <w:pPr>
              <w:pStyle w:val="TableParagraph"/>
              <w:jc w:val="both"/>
              <w:rPr>
                <w:rFonts w:ascii="Times New Roman"/>
                <w:sz w:val="20"/>
              </w:rPr>
            </w:pPr>
          </w:p>
        </w:tc>
        <w:tc>
          <w:tcPr>
            <w:tcW w:w="2068" w:type="dxa"/>
          </w:tcPr>
          <w:p w14:paraId="53996089" w14:textId="77777777" w:rsidR="00885A0C" w:rsidRDefault="00885A0C" w:rsidP="009A165B">
            <w:pPr>
              <w:pStyle w:val="TableParagraph"/>
              <w:jc w:val="both"/>
              <w:rPr>
                <w:rFonts w:ascii="Times New Roman"/>
                <w:sz w:val="20"/>
              </w:rPr>
            </w:pPr>
          </w:p>
        </w:tc>
      </w:tr>
      <w:tr w:rsidR="00885A0C" w14:paraId="03E5C489" w14:textId="77777777">
        <w:trPr>
          <w:trHeight w:val="489"/>
        </w:trPr>
        <w:tc>
          <w:tcPr>
            <w:tcW w:w="706" w:type="dxa"/>
          </w:tcPr>
          <w:p w14:paraId="6D2A0A7C" w14:textId="77777777" w:rsidR="00885A0C" w:rsidRDefault="00885A0C" w:rsidP="009A165B">
            <w:pPr>
              <w:pStyle w:val="TableParagraph"/>
              <w:jc w:val="both"/>
              <w:rPr>
                <w:rFonts w:ascii="Times New Roman"/>
                <w:sz w:val="20"/>
              </w:rPr>
            </w:pPr>
          </w:p>
        </w:tc>
        <w:tc>
          <w:tcPr>
            <w:tcW w:w="1293" w:type="dxa"/>
          </w:tcPr>
          <w:p w14:paraId="00E11F34" w14:textId="77777777" w:rsidR="00885A0C" w:rsidRDefault="00885A0C" w:rsidP="009A165B">
            <w:pPr>
              <w:pStyle w:val="TableParagraph"/>
              <w:jc w:val="both"/>
              <w:rPr>
                <w:rFonts w:ascii="Times New Roman"/>
                <w:sz w:val="20"/>
              </w:rPr>
            </w:pPr>
          </w:p>
        </w:tc>
        <w:tc>
          <w:tcPr>
            <w:tcW w:w="808" w:type="dxa"/>
          </w:tcPr>
          <w:p w14:paraId="5776AD96" w14:textId="77777777" w:rsidR="00885A0C" w:rsidRDefault="00885A0C" w:rsidP="009A165B">
            <w:pPr>
              <w:pStyle w:val="TableParagraph"/>
              <w:jc w:val="both"/>
              <w:rPr>
                <w:rFonts w:ascii="Times New Roman"/>
                <w:sz w:val="20"/>
              </w:rPr>
            </w:pPr>
          </w:p>
        </w:tc>
        <w:tc>
          <w:tcPr>
            <w:tcW w:w="1260" w:type="dxa"/>
          </w:tcPr>
          <w:p w14:paraId="7EEE26F6" w14:textId="77777777" w:rsidR="00885A0C" w:rsidRDefault="00885A0C" w:rsidP="009A165B">
            <w:pPr>
              <w:pStyle w:val="TableParagraph"/>
              <w:jc w:val="both"/>
              <w:rPr>
                <w:rFonts w:ascii="Times New Roman"/>
                <w:sz w:val="20"/>
              </w:rPr>
            </w:pPr>
          </w:p>
        </w:tc>
        <w:tc>
          <w:tcPr>
            <w:tcW w:w="2520" w:type="dxa"/>
          </w:tcPr>
          <w:p w14:paraId="11599E03" w14:textId="77777777" w:rsidR="00885A0C" w:rsidRDefault="00885A0C" w:rsidP="009A165B">
            <w:pPr>
              <w:pStyle w:val="TableParagraph"/>
              <w:jc w:val="both"/>
              <w:rPr>
                <w:rFonts w:ascii="Times New Roman"/>
                <w:sz w:val="20"/>
              </w:rPr>
            </w:pPr>
          </w:p>
        </w:tc>
        <w:tc>
          <w:tcPr>
            <w:tcW w:w="1440" w:type="dxa"/>
          </w:tcPr>
          <w:p w14:paraId="360F8945" w14:textId="77777777" w:rsidR="00885A0C" w:rsidRDefault="00885A0C" w:rsidP="009A165B">
            <w:pPr>
              <w:pStyle w:val="TableParagraph"/>
              <w:jc w:val="both"/>
              <w:rPr>
                <w:rFonts w:ascii="Times New Roman"/>
                <w:sz w:val="20"/>
              </w:rPr>
            </w:pPr>
          </w:p>
        </w:tc>
        <w:tc>
          <w:tcPr>
            <w:tcW w:w="2068" w:type="dxa"/>
          </w:tcPr>
          <w:p w14:paraId="0D11EE0B" w14:textId="77777777" w:rsidR="00885A0C" w:rsidRDefault="00885A0C" w:rsidP="009A165B">
            <w:pPr>
              <w:pStyle w:val="TableParagraph"/>
              <w:jc w:val="both"/>
              <w:rPr>
                <w:rFonts w:ascii="Times New Roman"/>
                <w:sz w:val="20"/>
              </w:rPr>
            </w:pPr>
          </w:p>
        </w:tc>
      </w:tr>
      <w:tr w:rsidR="00885A0C" w14:paraId="2D6F8527" w14:textId="77777777">
        <w:trPr>
          <w:trHeight w:val="489"/>
        </w:trPr>
        <w:tc>
          <w:tcPr>
            <w:tcW w:w="706" w:type="dxa"/>
          </w:tcPr>
          <w:p w14:paraId="20B17983" w14:textId="77777777" w:rsidR="00885A0C" w:rsidRDefault="00885A0C" w:rsidP="009A165B">
            <w:pPr>
              <w:pStyle w:val="TableParagraph"/>
              <w:jc w:val="both"/>
              <w:rPr>
                <w:rFonts w:ascii="Times New Roman"/>
                <w:sz w:val="20"/>
              </w:rPr>
            </w:pPr>
          </w:p>
        </w:tc>
        <w:tc>
          <w:tcPr>
            <w:tcW w:w="1293" w:type="dxa"/>
          </w:tcPr>
          <w:p w14:paraId="538F63D7" w14:textId="77777777" w:rsidR="00885A0C" w:rsidRDefault="00885A0C" w:rsidP="009A165B">
            <w:pPr>
              <w:pStyle w:val="TableParagraph"/>
              <w:jc w:val="both"/>
              <w:rPr>
                <w:rFonts w:ascii="Times New Roman"/>
                <w:sz w:val="20"/>
              </w:rPr>
            </w:pPr>
          </w:p>
        </w:tc>
        <w:tc>
          <w:tcPr>
            <w:tcW w:w="808" w:type="dxa"/>
          </w:tcPr>
          <w:p w14:paraId="3EF6135C" w14:textId="77777777" w:rsidR="00885A0C" w:rsidRDefault="00885A0C" w:rsidP="009A165B">
            <w:pPr>
              <w:pStyle w:val="TableParagraph"/>
              <w:jc w:val="both"/>
              <w:rPr>
                <w:rFonts w:ascii="Times New Roman"/>
                <w:sz w:val="20"/>
              </w:rPr>
            </w:pPr>
          </w:p>
        </w:tc>
        <w:tc>
          <w:tcPr>
            <w:tcW w:w="1260" w:type="dxa"/>
          </w:tcPr>
          <w:p w14:paraId="01518B9D" w14:textId="77777777" w:rsidR="00885A0C" w:rsidRDefault="00885A0C" w:rsidP="009A165B">
            <w:pPr>
              <w:pStyle w:val="TableParagraph"/>
              <w:jc w:val="both"/>
              <w:rPr>
                <w:rFonts w:ascii="Times New Roman"/>
                <w:sz w:val="20"/>
              </w:rPr>
            </w:pPr>
          </w:p>
        </w:tc>
        <w:tc>
          <w:tcPr>
            <w:tcW w:w="2520" w:type="dxa"/>
          </w:tcPr>
          <w:p w14:paraId="3065BBAF" w14:textId="77777777" w:rsidR="00885A0C" w:rsidRDefault="00885A0C" w:rsidP="009A165B">
            <w:pPr>
              <w:pStyle w:val="TableParagraph"/>
              <w:jc w:val="both"/>
              <w:rPr>
                <w:rFonts w:ascii="Times New Roman"/>
                <w:sz w:val="20"/>
              </w:rPr>
            </w:pPr>
          </w:p>
        </w:tc>
        <w:tc>
          <w:tcPr>
            <w:tcW w:w="1440" w:type="dxa"/>
          </w:tcPr>
          <w:p w14:paraId="49DE0483" w14:textId="77777777" w:rsidR="00885A0C" w:rsidRDefault="00885A0C" w:rsidP="009A165B">
            <w:pPr>
              <w:pStyle w:val="TableParagraph"/>
              <w:jc w:val="both"/>
              <w:rPr>
                <w:rFonts w:ascii="Times New Roman"/>
                <w:sz w:val="20"/>
              </w:rPr>
            </w:pPr>
          </w:p>
        </w:tc>
        <w:tc>
          <w:tcPr>
            <w:tcW w:w="2068" w:type="dxa"/>
          </w:tcPr>
          <w:p w14:paraId="655FF60F" w14:textId="77777777" w:rsidR="00885A0C" w:rsidRDefault="00885A0C" w:rsidP="009A165B">
            <w:pPr>
              <w:pStyle w:val="TableParagraph"/>
              <w:jc w:val="both"/>
              <w:rPr>
                <w:rFonts w:ascii="Times New Roman"/>
                <w:sz w:val="20"/>
              </w:rPr>
            </w:pPr>
          </w:p>
        </w:tc>
      </w:tr>
    </w:tbl>
    <w:p w14:paraId="2A53EBA2" w14:textId="77777777" w:rsidR="00885A0C" w:rsidRDefault="00885A0C" w:rsidP="009A165B">
      <w:pPr>
        <w:pStyle w:val="BodyText"/>
        <w:jc w:val="both"/>
        <w:rPr>
          <w:rFonts w:ascii="Times New Roman"/>
          <w:sz w:val="20"/>
        </w:rPr>
      </w:pPr>
    </w:p>
    <w:p w14:paraId="70835DBF" w14:textId="77777777" w:rsidR="00885A0C" w:rsidRDefault="00885A0C" w:rsidP="009A165B">
      <w:pPr>
        <w:pStyle w:val="BodyText"/>
        <w:jc w:val="both"/>
        <w:rPr>
          <w:rFonts w:ascii="Times New Roman"/>
          <w:sz w:val="20"/>
        </w:rPr>
      </w:pPr>
    </w:p>
    <w:p w14:paraId="7AB0558E" w14:textId="77777777" w:rsidR="00885A0C" w:rsidRDefault="00885A0C" w:rsidP="009A165B">
      <w:pPr>
        <w:pStyle w:val="BodyText"/>
        <w:jc w:val="both"/>
        <w:rPr>
          <w:rFonts w:ascii="Times New Roman"/>
          <w:sz w:val="20"/>
        </w:rPr>
      </w:pPr>
    </w:p>
    <w:p w14:paraId="59CF1B73" w14:textId="77777777" w:rsidR="00885A0C" w:rsidRDefault="00885A0C" w:rsidP="009A165B">
      <w:pPr>
        <w:pStyle w:val="BodyText"/>
        <w:jc w:val="both"/>
        <w:rPr>
          <w:rFonts w:ascii="Times New Roman"/>
          <w:sz w:val="20"/>
        </w:rPr>
      </w:pPr>
    </w:p>
    <w:p w14:paraId="795CF625" w14:textId="77777777" w:rsidR="00885A0C" w:rsidRDefault="00885A0C" w:rsidP="009A165B">
      <w:pPr>
        <w:pStyle w:val="BodyText"/>
        <w:spacing w:before="107"/>
        <w:jc w:val="both"/>
        <w:rPr>
          <w:rFonts w:ascii="Times New Roman"/>
          <w:sz w:val="20"/>
        </w:rPr>
      </w:pPr>
    </w:p>
    <w:tbl>
      <w:tblPr>
        <w:tblW w:w="0" w:type="auto"/>
        <w:tblInd w:w="2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28"/>
        <w:gridCol w:w="2340"/>
        <w:gridCol w:w="1980"/>
        <w:gridCol w:w="1615"/>
        <w:gridCol w:w="1391"/>
      </w:tblGrid>
      <w:tr w:rsidR="00885A0C" w14:paraId="21947236" w14:textId="77777777">
        <w:trPr>
          <w:trHeight w:val="402"/>
        </w:trPr>
        <w:tc>
          <w:tcPr>
            <w:tcW w:w="8563" w:type="dxa"/>
            <w:gridSpan w:val="4"/>
          </w:tcPr>
          <w:p w14:paraId="7E5BF4CE" w14:textId="77777777" w:rsidR="00885A0C" w:rsidRDefault="00000000" w:rsidP="009A165B">
            <w:pPr>
              <w:pStyle w:val="TableParagraph"/>
              <w:spacing w:line="268" w:lineRule="exact"/>
              <w:ind w:left="107"/>
              <w:jc w:val="both"/>
              <w:rPr>
                <w:b/>
              </w:rPr>
            </w:pPr>
            <w:r>
              <w:rPr>
                <w:b/>
              </w:rPr>
              <w:t>DISTRIBUTION</w:t>
            </w:r>
            <w:r>
              <w:rPr>
                <w:b/>
                <w:spacing w:val="37"/>
              </w:rPr>
              <w:t xml:space="preserve"> </w:t>
            </w:r>
            <w:r>
              <w:rPr>
                <w:b/>
                <w:spacing w:val="-2"/>
              </w:rPr>
              <w:t>MATRIX</w:t>
            </w:r>
          </w:p>
        </w:tc>
        <w:tc>
          <w:tcPr>
            <w:tcW w:w="1391" w:type="dxa"/>
          </w:tcPr>
          <w:p w14:paraId="28CB7D58" w14:textId="77777777" w:rsidR="00885A0C" w:rsidRDefault="00885A0C" w:rsidP="009A165B">
            <w:pPr>
              <w:pStyle w:val="TableParagraph"/>
              <w:jc w:val="both"/>
              <w:rPr>
                <w:rFonts w:ascii="Times New Roman"/>
                <w:sz w:val="20"/>
              </w:rPr>
            </w:pPr>
          </w:p>
        </w:tc>
      </w:tr>
      <w:tr w:rsidR="00885A0C" w14:paraId="4C9A2B64" w14:textId="77777777">
        <w:trPr>
          <w:trHeight w:val="268"/>
        </w:trPr>
        <w:tc>
          <w:tcPr>
            <w:tcW w:w="2628" w:type="dxa"/>
            <w:shd w:val="clear" w:color="auto" w:fill="BEBEBE"/>
          </w:tcPr>
          <w:p w14:paraId="56EE41E8" w14:textId="77777777" w:rsidR="00885A0C" w:rsidRDefault="00000000" w:rsidP="009A165B">
            <w:pPr>
              <w:pStyle w:val="TableParagraph"/>
              <w:spacing w:line="248" w:lineRule="exact"/>
              <w:ind w:left="9"/>
              <w:jc w:val="both"/>
            </w:pPr>
            <w:proofErr w:type="spellStart"/>
            <w:r>
              <w:t>Sl</w:t>
            </w:r>
            <w:proofErr w:type="spellEnd"/>
            <w:r>
              <w:rPr>
                <w:spacing w:val="-1"/>
              </w:rPr>
              <w:t xml:space="preserve"> </w:t>
            </w:r>
            <w:r>
              <w:rPr>
                <w:spacing w:val="-5"/>
              </w:rPr>
              <w:t>.No</w:t>
            </w:r>
          </w:p>
        </w:tc>
        <w:tc>
          <w:tcPr>
            <w:tcW w:w="2340" w:type="dxa"/>
            <w:shd w:val="clear" w:color="auto" w:fill="BEBEBE"/>
          </w:tcPr>
          <w:p w14:paraId="0D633547" w14:textId="77777777" w:rsidR="00885A0C" w:rsidRDefault="00000000" w:rsidP="009A165B">
            <w:pPr>
              <w:pStyle w:val="TableParagraph"/>
              <w:spacing w:line="248" w:lineRule="exact"/>
              <w:ind w:left="108"/>
              <w:jc w:val="both"/>
            </w:pPr>
            <w:r>
              <w:t>Issue</w:t>
            </w:r>
            <w:r>
              <w:rPr>
                <w:spacing w:val="-7"/>
              </w:rPr>
              <w:t xml:space="preserve"> </w:t>
            </w:r>
            <w:r>
              <w:rPr>
                <w:spacing w:val="-4"/>
              </w:rPr>
              <w:t>Mode</w:t>
            </w:r>
          </w:p>
        </w:tc>
        <w:tc>
          <w:tcPr>
            <w:tcW w:w="1980" w:type="dxa"/>
            <w:shd w:val="clear" w:color="auto" w:fill="BEBEBE"/>
          </w:tcPr>
          <w:p w14:paraId="31FFB006" w14:textId="77777777" w:rsidR="00885A0C" w:rsidRDefault="00000000" w:rsidP="009A165B">
            <w:pPr>
              <w:pStyle w:val="TableParagraph"/>
              <w:spacing w:line="248" w:lineRule="exact"/>
              <w:ind w:left="108"/>
              <w:jc w:val="both"/>
            </w:pPr>
            <w:r>
              <w:t>Copy</w:t>
            </w:r>
            <w:r>
              <w:rPr>
                <w:spacing w:val="-5"/>
              </w:rPr>
              <w:t xml:space="preserve"> No.</w:t>
            </w:r>
          </w:p>
        </w:tc>
        <w:tc>
          <w:tcPr>
            <w:tcW w:w="3006" w:type="dxa"/>
            <w:gridSpan w:val="2"/>
            <w:shd w:val="clear" w:color="auto" w:fill="BEBEBE"/>
          </w:tcPr>
          <w:p w14:paraId="391097BE" w14:textId="77777777" w:rsidR="00885A0C" w:rsidRDefault="00000000" w:rsidP="009A165B">
            <w:pPr>
              <w:pStyle w:val="TableParagraph"/>
              <w:spacing w:line="248" w:lineRule="exact"/>
              <w:ind w:left="954"/>
              <w:jc w:val="both"/>
            </w:pPr>
            <w:r>
              <w:t>Copy</w:t>
            </w:r>
            <w:r>
              <w:rPr>
                <w:spacing w:val="-7"/>
              </w:rPr>
              <w:t xml:space="preserve"> </w:t>
            </w:r>
            <w:r>
              <w:rPr>
                <w:spacing w:val="-2"/>
              </w:rPr>
              <w:t>Holder</w:t>
            </w:r>
          </w:p>
        </w:tc>
      </w:tr>
      <w:tr w:rsidR="00885A0C" w14:paraId="7E494DBA" w14:textId="77777777">
        <w:trPr>
          <w:trHeight w:val="537"/>
        </w:trPr>
        <w:tc>
          <w:tcPr>
            <w:tcW w:w="2628" w:type="dxa"/>
          </w:tcPr>
          <w:p w14:paraId="517F6D39" w14:textId="77777777" w:rsidR="00885A0C" w:rsidRDefault="00885A0C" w:rsidP="009A165B">
            <w:pPr>
              <w:pStyle w:val="TableParagraph"/>
              <w:spacing w:before="14"/>
              <w:jc w:val="both"/>
              <w:rPr>
                <w:rFonts w:ascii="Times New Roman"/>
              </w:rPr>
            </w:pPr>
          </w:p>
          <w:p w14:paraId="208E1201" w14:textId="77777777" w:rsidR="00885A0C" w:rsidRDefault="00000000" w:rsidP="009A165B">
            <w:pPr>
              <w:pStyle w:val="TableParagraph"/>
              <w:spacing w:before="1" w:line="249" w:lineRule="exact"/>
              <w:ind w:left="9"/>
              <w:jc w:val="both"/>
            </w:pPr>
            <w:r>
              <w:rPr>
                <w:spacing w:val="-10"/>
              </w:rPr>
              <w:t>1</w:t>
            </w:r>
          </w:p>
        </w:tc>
        <w:tc>
          <w:tcPr>
            <w:tcW w:w="2340" w:type="dxa"/>
          </w:tcPr>
          <w:p w14:paraId="0555723B" w14:textId="77777777" w:rsidR="00885A0C" w:rsidRDefault="00000000" w:rsidP="009A165B">
            <w:pPr>
              <w:pStyle w:val="TableParagraph"/>
              <w:spacing w:before="133"/>
              <w:ind w:left="425"/>
              <w:jc w:val="both"/>
            </w:pPr>
            <w:r>
              <w:t>Electronic</w:t>
            </w:r>
            <w:r>
              <w:rPr>
                <w:spacing w:val="-8"/>
              </w:rPr>
              <w:t xml:space="preserve"> </w:t>
            </w:r>
            <w:r>
              <w:rPr>
                <w:spacing w:val="-4"/>
              </w:rPr>
              <w:t>media</w:t>
            </w:r>
          </w:p>
        </w:tc>
        <w:tc>
          <w:tcPr>
            <w:tcW w:w="1980" w:type="dxa"/>
          </w:tcPr>
          <w:p w14:paraId="3A0BE7F3" w14:textId="77777777" w:rsidR="00885A0C" w:rsidRDefault="00000000" w:rsidP="009A165B">
            <w:pPr>
              <w:pStyle w:val="TableParagraph"/>
              <w:spacing w:before="133"/>
              <w:ind w:left="10"/>
              <w:jc w:val="both"/>
            </w:pPr>
            <w:r>
              <w:rPr>
                <w:spacing w:val="-2"/>
              </w:rPr>
              <w:t>-</w:t>
            </w:r>
            <w:r>
              <w:rPr>
                <w:spacing w:val="-12"/>
              </w:rPr>
              <w:t>-</w:t>
            </w:r>
          </w:p>
        </w:tc>
        <w:tc>
          <w:tcPr>
            <w:tcW w:w="3006" w:type="dxa"/>
            <w:gridSpan w:val="2"/>
          </w:tcPr>
          <w:p w14:paraId="75CE16B0" w14:textId="77777777" w:rsidR="00885A0C" w:rsidRDefault="00000000" w:rsidP="009A165B">
            <w:pPr>
              <w:pStyle w:val="TableParagraph"/>
              <w:spacing w:before="133"/>
              <w:ind w:left="911"/>
              <w:jc w:val="both"/>
            </w:pPr>
            <w:r>
              <w:t>All</w:t>
            </w:r>
            <w:r>
              <w:rPr>
                <w:spacing w:val="-3"/>
              </w:rPr>
              <w:t xml:space="preserve"> </w:t>
            </w:r>
            <w:r>
              <w:t>LAN</w:t>
            </w:r>
            <w:r>
              <w:rPr>
                <w:spacing w:val="-2"/>
              </w:rPr>
              <w:t xml:space="preserve"> Users</w:t>
            </w:r>
          </w:p>
        </w:tc>
      </w:tr>
      <w:tr w:rsidR="00885A0C" w14:paraId="68DB3B17" w14:textId="77777777">
        <w:trPr>
          <w:trHeight w:val="2296"/>
        </w:trPr>
        <w:tc>
          <w:tcPr>
            <w:tcW w:w="2628" w:type="dxa"/>
          </w:tcPr>
          <w:p w14:paraId="5D37D912" w14:textId="77777777" w:rsidR="00885A0C" w:rsidRDefault="00885A0C" w:rsidP="009A165B">
            <w:pPr>
              <w:pStyle w:val="TableParagraph"/>
              <w:jc w:val="both"/>
              <w:rPr>
                <w:rFonts w:ascii="Times New Roman"/>
                <w:sz w:val="20"/>
              </w:rPr>
            </w:pPr>
          </w:p>
          <w:p w14:paraId="428F7529" w14:textId="77777777" w:rsidR="00885A0C" w:rsidRDefault="00885A0C" w:rsidP="009A165B">
            <w:pPr>
              <w:pStyle w:val="TableParagraph"/>
              <w:spacing w:before="123"/>
              <w:jc w:val="both"/>
              <w:rPr>
                <w:rFonts w:ascii="Times New Roman"/>
                <w:sz w:val="20"/>
              </w:rPr>
            </w:pPr>
          </w:p>
          <w:p w14:paraId="09F5BC9E" w14:textId="77777777" w:rsidR="00F83A86" w:rsidRDefault="00F83A86" w:rsidP="009A165B">
            <w:pPr>
              <w:pStyle w:val="TableParagraph"/>
              <w:spacing w:before="123"/>
              <w:jc w:val="both"/>
              <w:rPr>
                <w:rFonts w:ascii="Times New Roman"/>
                <w:sz w:val="20"/>
              </w:rPr>
            </w:pPr>
          </w:p>
          <w:p w14:paraId="148E75C5" w14:textId="22704E40" w:rsidR="00885A0C" w:rsidRDefault="00885A0C" w:rsidP="009A165B">
            <w:pPr>
              <w:pStyle w:val="TableParagraph"/>
              <w:ind w:left="107"/>
              <w:jc w:val="both"/>
              <w:rPr>
                <w:rFonts w:ascii="Times New Roman"/>
                <w:sz w:val="20"/>
              </w:rPr>
            </w:pPr>
          </w:p>
          <w:p w14:paraId="3848D22B" w14:textId="77777777" w:rsidR="00885A0C" w:rsidRDefault="00000000" w:rsidP="009A165B">
            <w:pPr>
              <w:pStyle w:val="TableParagraph"/>
              <w:spacing w:before="73"/>
              <w:ind w:left="107"/>
              <w:jc w:val="both"/>
              <w:rPr>
                <w:b/>
              </w:rPr>
            </w:pPr>
            <w:r>
              <w:rPr>
                <w:b/>
              </w:rPr>
              <w:t>Prepared</w:t>
            </w:r>
            <w:r>
              <w:rPr>
                <w:b/>
                <w:spacing w:val="-10"/>
              </w:rPr>
              <w:t xml:space="preserve"> </w:t>
            </w:r>
            <w:r>
              <w:rPr>
                <w:b/>
                <w:spacing w:val="-5"/>
              </w:rPr>
              <w:t>by</w:t>
            </w:r>
          </w:p>
          <w:p w14:paraId="5CB3A006" w14:textId="77777777" w:rsidR="00885A0C" w:rsidRDefault="00000000" w:rsidP="009A165B">
            <w:pPr>
              <w:pStyle w:val="TableParagraph"/>
              <w:ind w:left="107"/>
              <w:jc w:val="both"/>
            </w:pPr>
            <w:r>
              <w:t>Human</w:t>
            </w:r>
            <w:r>
              <w:rPr>
                <w:spacing w:val="-6"/>
              </w:rPr>
              <w:t xml:space="preserve"> </w:t>
            </w:r>
            <w:r>
              <w:rPr>
                <w:spacing w:val="-2"/>
              </w:rPr>
              <w:t>Resources</w:t>
            </w:r>
          </w:p>
        </w:tc>
        <w:tc>
          <w:tcPr>
            <w:tcW w:w="2340" w:type="dxa"/>
          </w:tcPr>
          <w:p w14:paraId="720EEF4D" w14:textId="77777777" w:rsidR="00885A0C" w:rsidRDefault="00885A0C" w:rsidP="009A165B">
            <w:pPr>
              <w:pStyle w:val="TableParagraph"/>
              <w:jc w:val="both"/>
              <w:rPr>
                <w:rFonts w:ascii="Times New Roman"/>
                <w:sz w:val="20"/>
              </w:rPr>
            </w:pPr>
          </w:p>
          <w:p w14:paraId="41FF571B" w14:textId="77777777" w:rsidR="00885A0C" w:rsidRDefault="00885A0C" w:rsidP="009A165B">
            <w:pPr>
              <w:pStyle w:val="TableParagraph"/>
              <w:spacing w:before="153"/>
              <w:jc w:val="both"/>
              <w:rPr>
                <w:rFonts w:ascii="Times New Roman"/>
                <w:sz w:val="20"/>
              </w:rPr>
            </w:pPr>
          </w:p>
          <w:p w14:paraId="33F3AFFC" w14:textId="77777777" w:rsidR="00F83A86" w:rsidRDefault="00F83A86" w:rsidP="009A165B">
            <w:pPr>
              <w:pStyle w:val="TableParagraph"/>
              <w:spacing w:before="153"/>
              <w:jc w:val="both"/>
              <w:rPr>
                <w:rFonts w:ascii="Times New Roman"/>
                <w:sz w:val="20"/>
              </w:rPr>
            </w:pPr>
          </w:p>
          <w:p w14:paraId="7BBD83A4" w14:textId="4976A585" w:rsidR="00885A0C" w:rsidRDefault="00885A0C" w:rsidP="009A165B">
            <w:pPr>
              <w:pStyle w:val="TableParagraph"/>
              <w:ind w:left="316"/>
              <w:jc w:val="both"/>
              <w:rPr>
                <w:rFonts w:ascii="Times New Roman"/>
                <w:sz w:val="20"/>
              </w:rPr>
            </w:pPr>
          </w:p>
          <w:p w14:paraId="30702CCE" w14:textId="77777777" w:rsidR="00885A0C" w:rsidRDefault="00000000" w:rsidP="009A165B">
            <w:pPr>
              <w:pStyle w:val="TableParagraph"/>
              <w:spacing w:before="80"/>
              <w:ind w:left="108"/>
              <w:jc w:val="both"/>
              <w:rPr>
                <w:b/>
              </w:rPr>
            </w:pPr>
            <w:r>
              <w:rPr>
                <w:b/>
                <w:spacing w:val="-2"/>
              </w:rPr>
              <w:t>Reviewed</w:t>
            </w:r>
            <w:r>
              <w:rPr>
                <w:b/>
                <w:spacing w:val="3"/>
              </w:rPr>
              <w:t xml:space="preserve"> </w:t>
            </w:r>
            <w:r>
              <w:rPr>
                <w:b/>
                <w:spacing w:val="-5"/>
              </w:rPr>
              <w:t>by</w:t>
            </w:r>
          </w:p>
          <w:p w14:paraId="5A73A8FC" w14:textId="77777777" w:rsidR="00885A0C" w:rsidRDefault="00000000" w:rsidP="009A165B">
            <w:pPr>
              <w:pStyle w:val="TableParagraph"/>
              <w:spacing w:before="1"/>
              <w:ind w:left="108"/>
              <w:jc w:val="both"/>
            </w:pPr>
            <w:r>
              <w:t>Human</w:t>
            </w:r>
            <w:r>
              <w:rPr>
                <w:spacing w:val="-6"/>
              </w:rPr>
              <w:t xml:space="preserve"> </w:t>
            </w:r>
            <w:r>
              <w:rPr>
                <w:spacing w:val="-2"/>
              </w:rPr>
              <w:t>Resources</w:t>
            </w:r>
          </w:p>
        </w:tc>
        <w:tc>
          <w:tcPr>
            <w:tcW w:w="1980" w:type="dxa"/>
          </w:tcPr>
          <w:p w14:paraId="2226B6B2" w14:textId="77777777" w:rsidR="00885A0C" w:rsidRDefault="00885A0C" w:rsidP="009A165B">
            <w:pPr>
              <w:pStyle w:val="TableParagraph"/>
              <w:jc w:val="both"/>
              <w:rPr>
                <w:rFonts w:ascii="Times New Roman"/>
                <w:sz w:val="20"/>
              </w:rPr>
            </w:pPr>
          </w:p>
          <w:p w14:paraId="423B9AC3" w14:textId="77777777" w:rsidR="00885A0C" w:rsidRDefault="00885A0C" w:rsidP="009A165B">
            <w:pPr>
              <w:pStyle w:val="TableParagraph"/>
              <w:spacing w:before="118"/>
              <w:jc w:val="both"/>
              <w:rPr>
                <w:rFonts w:ascii="Times New Roman"/>
                <w:sz w:val="20"/>
              </w:rPr>
            </w:pPr>
          </w:p>
          <w:p w14:paraId="03AD0B5A" w14:textId="67B8C8F7" w:rsidR="00885A0C" w:rsidRDefault="00885A0C" w:rsidP="009A165B">
            <w:pPr>
              <w:pStyle w:val="TableParagraph"/>
              <w:ind w:left="276"/>
              <w:jc w:val="both"/>
              <w:rPr>
                <w:rFonts w:ascii="Times New Roman"/>
                <w:sz w:val="20"/>
              </w:rPr>
            </w:pPr>
          </w:p>
          <w:p w14:paraId="1232A21E" w14:textId="77777777" w:rsidR="00F83A86" w:rsidRDefault="00F83A86" w:rsidP="009A165B">
            <w:pPr>
              <w:pStyle w:val="TableParagraph"/>
              <w:ind w:left="276"/>
              <w:jc w:val="both"/>
              <w:rPr>
                <w:rFonts w:ascii="Times New Roman"/>
                <w:sz w:val="20"/>
              </w:rPr>
            </w:pPr>
          </w:p>
          <w:p w14:paraId="05EB1E85" w14:textId="77777777" w:rsidR="00F83A86" w:rsidRDefault="00F83A86" w:rsidP="009A165B">
            <w:pPr>
              <w:pStyle w:val="TableParagraph"/>
              <w:ind w:left="276"/>
              <w:jc w:val="both"/>
              <w:rPr>
                <w:rFonts w:ascii="Times New Roman"/>
                <w:sz w:val="20"/>
              </w:rPr>
            </w:pPr>
          </w:p>
          <w:p w14:paraId="20992D60" w14:textId="77777777" w:rsidR="00885A0C" w:rsidRDefault="00000000" w:rsidP="009A165B">
            <w:pPr>
              <w:pStyle w:val="TableParagraph"/>
              <w:spacing w:before="90"/>
              <w:ind w:left="108" w:right="243"/>
              <w:jc w:val="both"/>
            </w:pPr>
            <w:r>
              <w:rPr>
                <w:b/>
              </w:rPr>
              <w:t xml:space="preserve">Approved by </w:t>
            </w:r>
            <w:r>
              <w:t>Head</w:t>
            </w:r>
            <w:r>
              <w:rPr>
                <w:spacing w:val="-13"/>
              </w:rPr>
              <w:t xml:space="preserve"> </w:t>
            </w:r>
            <w:r>
              <w:t>–</w:t>
            </w:r>
            <w:r>
              <w:rPr>
                <w:spacing w:val="-12"/>
              </w:rPr>
              <w:t xml:space="preserve"> </w:t>
            </w:r>
            <w:r>
              <w:t xml:space="preserve">Human </w:t>
            </w:r>
            <w:r>
              <w:rPr>
                <w:spacing w:val="-2"/>
              </w:rPr>
              <w:t>Resources</w:t>
            </w:r>
          </w:p>
        </w:tc>
        <w:tc>
          <w:tcPr>
            <w:tcW w:w="1615" w:type="dxa"/>
          </w:tcPr>
          <w:p w14:paraId="2F6E7FC3" w14:textId="77777777" w:rsidR="00885A0C" w:rsidRDefault="00885A0C" w:rsidP="009A165B">
            <w:pPr>
              <w:pStyle w:val="TableParagraph"/>
              <w:spacing w:before="15"/>
              <w:jc w:val="both"/>
              <w:rPr>
                <w:rFonts w:ascii="Times New Roman"/>
                <w:sz w:val="20"/>
              </w:rPr>
            </w:pPr>
          </w:p>
          <w:p w14:paraId="3D28250C" w14:textId="370289EB" w:rsidR="00885A0C" w:rsidRDefault="00885A0C" w:rsidP="009A165B">
            <w:pPr>
              <w:pStyle w:val="TableParagraph"/>
              <w:ind w:left="290"/>
              <w:jc w:val="both"/>
              <w:rPr>
                <w:rFonts w:ascii="Times New Roman"/>
                <w:noProof/>
                <w:sz w:val="20"/>
              </w:rPr>
            </w:pPr>
          </w:p>
          <w:p w14:paraId="614E342A" w14:textId="77777777" w:rsidR="00F83A86" w:rsidRDefault="00F83A86" w:rsidP="009A165B">
            <w:pPr>
              <w:pStyle w:val="TableParagraph"/>
              <w:ind w:left="290"/>
              <w:jc w:val="both"/>
              <w:rPr>
                <w:rFonts w:ascii="Times New Roman"/>
                <w:noProof/>
                <w:sz w:val="20"/>
              </w:rPr>
            </w:pPr>
          </w:p>
          <w:p w14:paraId="2AD78100" w14:textId="77777777" w:rsidR="00F83A86" w:rsidRDefault="00F83A86" w:rsidP="009A165B">
            <w:pPr>
              <w:pStyle w:val="TableParagraph"/>
              <w:ind w:left="290"/>
              <w:jc w:val="both"/>
              <w:rPr>
                <w:rFonts w:ascii="Times New Roman"/>
                <w:noProof/>
                <w:sz w:val="20"/>
              </w:rPr>
            </w:pPr>
          </w:p>
          <w:p w14:paraId="51853E8A" w14:textId="77777777" w:rsidR="00F83A86" w:rsidRDefault="00F83A86" w:rsidP="009A165B">
            <w:pPr>
              <w:pStyle w:val="TableParagraph"/>
              <w:ind w:left="290"/>
              <w:jc w:val="both"/>
              <w:rPr>
                <w:rFonts w:ascii="Times New Roman"/>
                <w:sz w:val="20"/>
              </w:rPr>
            </w:pPr>
          </w:p>
          <w:p w14:paraId="48220298" w14:textId="77777777" w:rsidR="00885A0C" w:rsidRDefault="00000000" w:rsidP="009A165B">
            <w:pPr>
              <w:pStyle w:val="TableParagraph"/>
              <w:ind w:left="109"/>
              <w:jc w:val="both"/>
              <w:rPr>
                <w:b/>
              </w:rPr>
            </w:pPr>
            <w:r>
              <w:rPr>
                <w:b/>
              </w:rPr>
              <w:t>Issued</w:t>
            </w:r>
            <w:r>
              <w:rPr>
                <w:b/>
                <w:spacing w:val="-5"/>
              </w:rPr>
              <w:t xml:space="preserve"> by</w:t>
            </w:r>
          </w:p>
          <w:p w14:paraId="5BCA54C3" w14:textId="77777777" w:rsidR="00885A0C" w:rsidRDefault="00000000" w:rsidP="009A165B">
            <w:pPr>
              <w:pStyle w:val="TableParagraph"/>
              <w:ind w:left="109"/>
              <w:jc w:val="both"/>
            </w:pPr>
            <w:r>
              <w:rPr>
                <w:spacing w:val="-5"/>
              </w:rPr>
              <w:t>IMS</w:t>
            </w:r>
          </w:p>
          <w:p w14:paraId="7C22AAFB" w14:textId="77777777" w:rsidR="00885A0C" w:rsidRDefault="00000000" w:rsidP="009A165B">
            <w:pPr>
              <w:pStyle w:val="TableParagraph"/>
              <w:ind w:left="109"/>
              <w:jc w:val="both"/>
            </w:pPr>
            <w:r>
              <w:rPr>
                <w:spacing w:val="-2"/>
              </w:rPr>
              <w:t>Coordinator</w:t>
            </w:r>
          </w:p>
        </w:tc>
        <w:tc>
          <w:tcPr>
            <w:tcW w:w="1391" w:type="dxa"/>
          </w:tcPr>
          <w:p w14:paraId="59065FD6" w14:textId="77777777" w:rsidR="00885A0C" w:rsidRDefault="00885A0C" w:rsidP="009A165B">
            <w:pPr>
              <w:pStyle w:val="TableParagraph"/>
              <w:jc w:val="both"/>
              <w:rPr>
                <w:rFonts w:ascii="Times New Roman"/>
              </w:rPr>
            </w:pPr>
          </w:p>
          <w:p w14:paraId="22423DF0" w14:textId="0E682DD7" w:rsidR="001F0FE0" w:rsidRPr="001F0FE0" w:rsidRDefault="001F0FE0" w:rsidP="001F0FE0">
            <w:pPr>
              <w:pStyle w:val="TableParagraph"/>
              <w:spacing w:before="1"/>
              <w:rPr>
                <w:ins w:id="44" w:author="Hetvi Topiwala" w:date="2026-04-15T14:48:00Z" w16du:dateUtc="2026-04-15T09:18:00Z"/>
                <w:b/>
              </w:rPr>
            </w:pPr>
            <w:ins w:id="45" w:author="Hetvi Topiwala" w:date="2026-04-15T14:48:00Z" w16du:dateUtc="2026-04-15T09:18:00Z">
              <w:r>
                <w:rPr>
                  <w:b/>
                  <w:spacing w:val="-4"/>
                </w:rPr>
                <w:t>Effective Date</w:t>
              </w:r>
            </w:ins>
            <w:r>
              <w:rPr>
                <w:b/>
              </w:rPr>
              <w:t xml:space="preserve">: </w:t>
            </w:r>
            <w:ins w:id="46" w:author="Hetvi Topiwala" w:date="2026-04-15T14:48:00Z" w16du:dateUtc="2026-04-15T09:18:00Z">
              <w:r>
                <w:rPr>
                  <w:spacing w:val="-2"/>
                </w:rPr>
                <w:t>03.04.26</w:t>
              </w:r>
            </w:ins>
          </w:p>
          <w:p w14:paraId="624EECEA" w14:textId="77777777" w:rsidR="001F0FE0" w:rsidRDefault="001F0FE0" w:rsidP="001F0FE0">
            <w:pPr>
              <w:pStyle w:val="TableParagraph"/>
              <w:ind w:left="225"/>
              <w:rPr>
                <w:ins w:id="47" w:author="Hetvi Topiwala" w:date="2026-04-15T14:48:00Z" w16du:dateUtc="2026-04-15T09:18:00Z"/>
                <w:spacing w:val="-2"/>
              </w:rPr>
            </w:pPr>
          </w:p>
          <w:p w14:paraId="649769EF" w14:textId="6D95291F" w:rsidR="00885A0C" w:rsidDel="001F0FE0" w:rsidRDefault="001F0FE0" w:rsidP="001F0FE0">
            <w:pPr>
              <w:pStyle w:val="TableParagraph"/>
              <w:jc w:val="both"/>
              <w:rPr>
                <w:del w:id="48" w:author="Hetvi Topiwala" w:date="2026-04-15T14:48:00Z" w16du:dateUtc="2026-04-15T09:18:00Z"/>
                <w:rFonts w:ascii="Times New Roman"/>
              </w:rPr>
            </w:pPr>
            <w:ins w:id="49" w:author="Hetvi Topiwala" w:date="2026-04-15T14:48:00Z" w16du:dateUtc="2026-04-15T09:18:00Z">
              <w:r>
                <w:t>Next review Date: 03.04.27</w:t>
              </w:r>
            </w:ins>
          </w:p>
          <w:p w14:paraId="28448CD3" w14:textId="32BBC7A9" w:rsidR="00885A0C" w:rsidRDefault="00885A0C" w:rsidP="001F0FE0">
            <w:pPr>
              <w:pStyle w:val="TableParagraph"/>
              <w:jc w:val="both"/>
            </w:pPr>
          </w:p>
        </w:tc>
      </w:tr>
    </w:tbl>
    <w:p w14:paraId="3D76C34A" w14:textId="77777777" w:rsidR="00885A0C" w:rsidRDefault="00885A0C" w:rsidP="009A165B">
      <w:pPr>
        <w:pStyle w:val="BodyText"/>
        <w:jc w:val="both"/>
        <w:rPr>
          <w:rFonts w:ascii="Times New Roman"/>
          <w:sz w:val="16"/>
        </w:rPr>
      </w:pPr>
    </w:p>
    <w:p w14:paraId="102EB0DF" w14:textId="77777777" w:rsidR="00885A0C" w:rsidRDefault="00885A0C" w:rsidP="009A165B">
      <w:pPr>
        <w:pStyle w:val="BodyText"/>
        <w:jc w:val="both"/>
        <w:rPr>
          <w:rFonts w:ascii="Times New Roman"/>
          <w:sz w:val="16"/>
        </w:rPr>
      </w:pPr>
    </w:p>
    <w:p w14:paraId="6EE03430" w14:textId="77777777" w:rsidR="00885A0C" w:rsidRDefault="00885A0C" w:rsidP="009A165B">
      <w:pPr>
        <w:pStyle w:val="BodyText"/>
        <w:jc w:val="both"/>
        <w:rPr>
          <w:rFonts w:ascii="Times New Roman"/>
          <w:sz w:val="16"/>
        </w:rPr>
      </w:pPr>
    </w:p>
    <w:p w14:paraId="52D1BB9B" w14:textId="77777777" w:rsidR="00623D3B" w:rsidRDefault="00623D3B" w:rsidP="009A165B">
      <w:pPr>
        <w:pStyle w:val="BodyText"/>
        <w:jc w:val="both"/>
        <w:rPr>
          <w:rFonts w:ascii="Times New Roman"/>
          <w:sz w:val="16"/>
        </w:rPr>
      </w:pPr>
    </w:p>
    <w:p w14:paraId="2A3F00D0" w14:textId="77777777" w:rsidR="00885A0C" w:rsidRDefault="00885A0C" w:rsidP="009A165B">
      <w:pPr>
        <w:pStyle w:val="BodyText"/>
        <w:jc w:val="both"/>
        <w:rPr>
          <w:rFonts w:ascii="Times New Roman"/>
          <w:sz w:val="16"/>
        </w:rPr>
      </w:pPr>
    </w:p>
    <w:p w14:paraId="51E41953" w14:textId="77777777" w:rsidR="00885A0C" w:rsidRDefault="00885A0C" w:rsidP="009A165B">
      <w:pPr>
        <w:pStyle w:val="BodyText"/>
        <w:spacing w:before="119"/>
        <w:jc w:val="both"/>
        <w:rPr>
          <w:rFonts w:ascii="Times New Roman"/>
          <w:sz w:val="16"/>
        </w:rPr>
      </w:pPr>
    </w:p>
    <w:p w14:paraId="36AC6536" w14:textId="77777777" w:rsidR="00885A0C" w:rsidRDefault="00000000" w:rsidP="009A165B">
      <w:pPr>
        <w:spacing w:before="1"/>
        <w:ind w:left="732" w:right="790"/>
        <w:jc w:val="both"/>
        <w:rPr>
          <w:sz w:val="16"/>
        </w:rPr>
      </w:pPr>
      <w:proofErr w:type="spellStart"/>
      <w:r>
        <w:rPr>
          <w:b/>
          <w:sz w:val="24"/>
        </w:rPr>
        <w:t>RenewSys</w:t>
      </w:r>
      <w:proofErr w:type="spellEnd"/>
      <w:r>
        <w:rPr>
          <w:b/>
          <w:spacing w:val="-7"/>
          <w:sz w:val="24"/>
        </w:rPr>
        <w:t xml:space="preserve"> </w:t>
      </w:r>
      <w:r>
        <w:rPr>
          <w:b/>
          <w:sz w:val="24"/>
        </w:rPr>
        <w:t>CONFIDENTIAL:</w:t>
      </w:r>
      <w:r>
        <w:rPr>
          <w:b/>
          <w:spacing w:val="-3"/>
          <w:sz w:val="24"/>
        </w:rPr>
        <w:t xml:space="preserve"> </w:t>
      </w:r>
      <w:r>
        <w:rPr>
          <w:sz w:val="16"/>
        </w:rPr>
        <w:t>This</w:t>
      </w:r>
      <w:r>
        <w:rPr>
          <w:spacing w:val="-5"/>
          <w:sz w:val="16"/>
        </w:rPr>
        <w:t xml:space="preserve"> </w:t>
      </w:r>
      <w:r>
        <w:rPr>
          <w:sz w:val="16"/>
        </w:rPr>
        <w:t>document</w:t>
      </w:r>
      <w:r>
        <w:rPr>
          <w:spacing w:val="-6"/>
          <w:sz w:val="16"/>
        </w:rPr>
        <w:t xml:space="preserve"> </w:t>
      </w:r>
      <w:r>
        <w:rPr>
          <w:sz w:val="16"/>
        </w:rPr>
        <w:t>is</w:t>
      </w:r>
      <w:r>
        <w:rPr>
          <w:spacing w:val="-5"/>
          <w:sz w:val="16"/>
        </w:rPr>
        <w:t xml:space="preserve"> </w:t>
      </w:r>
      <w:r>
        <w:rPr>
          <w:sz w:val="16"/>
        </w:rPr>
        <w:t>the</w:t>
      </w:r>
      <w:r>
        <w:rPr>
          <w:spacing w:val="-6"/>
          <w:sz w:val="16"/>
        </w:rPr>
        <w:t xml:space="preserve"> </w:t>
      </w:r>
      <w:r>
        <w:rPr>
          <w:sz w:val="16"/>
        </w:rPr>
        <w:t>property</w:t>
      </w:r>
      <w:r>
        <w:rPr>
          <w:spacing w:val="-3"/>
          <w:sz w:val="16"/>
        </w:rPr>
        <w:t xml:space="preserve"> </w:t>
      </w:r>
      <w:r>
        <w:rPr>
          <w:sz w:val="16"/>
        </w:rPr>
        <w:t>of</w:t>
      </w:r>
      <w:r>
        <w:rPr>
          <w:spacing w:val="-3"/>
          <w:sz w:val="16"/>
        </w:rPr>
        <w:t xml:space="preserve"> </w:t>
      </w:r>
      <w:proofErr w:type="spellStart"/>
      <w:r>
        <w:rPr>
          <w:sz w:val="16"/>
        </w:rPr>
        <w:t>RenewSys</w:t>
      </w:r>
      <w:proofErr w:type="spellEnd"/>
      <w:r>
        <w:rPr>
          <w:spacing w:val="60"/>
          <w:sz w:val="16"/>
        </w:rPr>
        <w:t xml:space="preserve"> </w:t>
      </w:r>
      <w:r>
        <w:rPr>
          <w:sz w:val="16"/>
        </w:rPr>
        <w:t>and</w:t>
      </w:r>
      <w:r>
        <w:rPr>
          <w:spacing w:val="-5"/>
          <w:sz w:val="16"/>
        </w:rPr>
        <w:t xml:space="preserve"> </w:t>
      </w:r>
      <w:r>
        <w:rPr>
          <w:sz w:val="16"/>
        </w:rPr>
        <w:t>contains</w:t>
      </w:r>
      <w:r>
        <w:rPr>
          <w:spacing w:val="-5"/>
          <w:sz w:val="16"/>
        </w:rPr>
        <w:t xml:space="preserve"> </w:t>
      </w:r>
      <w:r>
        <w:rPr>
          <w:sz w:val="16"/>
        </w:rPr>
        <w:t>information</w:t>
      </w:r>
      <w:r>
        <w:rPr>
          <w:spacing w:val="-5"/>
          <w:sz w:val="16"/>
        </w:rPr>
        <w:t xml:space="preserve"> </w:t>
      </w:r>
      <w:r>
        <w:rPr>
          <w:sz w:val="16"/>
        </w:rPr>
        <w:t>which</w:t>
      </w:r>
      <w:r>
        <w:rPr>
          <w:spacing w:val="-5"/>
          <w:sz w:val="16"/>
        </w:rPr>
        <w:t xml:space="preserve"> </w:t>
      </w:r>
      <w:r>
        <w:rPr>
          <w:sz w:val="16"/>
        </w:rPr>
        <w:t>is</w:t>
      </w:r>
      <w:r>
        <w:rPr>
          <w:spacing w:val="-5"/>
          <w:sz w:val="16"/>
        </w:rPr>
        <w:t xml:space="preserve"> </w:t>
      </w:r>
      <w:r>
        <w:rPr>
          <w:sz w:val="16"/>
        </w:rPr>
        <w:t>confidential</w:t>
      </w:r>
      <w:r>
        <w:rPr>
          <w:spacing w:val="-6"/>
          <w:sz w:val="16"/>
        </w:rPr>
        <w:t xml:space="preserve"> </w:t>
      </w:r>
      <w:r>
        <w:rPr>
          <w:sz w:val="16"/>
        </w:rPr>
        <w:t>and</w:t>
      </w:r>
      <w:r>
        <w:rPr>
          <w:spacing w:val="40"/>
          <w:sz w:val="16"/>
        </w:rPr>
        <w:t xml:space="preserve"> </w:t>
      </w:r>
      <w:r>
        <w:rPr>
          <w:sz w:val="16"/>
        </w:rPr>
        <w:t xml:space="preserve">proprietary to </w:t>
      </w:r>
      <w:proofErr w:type="spellStart"/>
      <w:r>
        <w:rPr>
          <w:sz w:val="16"/>
        </w:rPr>
        <w:t>RenewSys</w:t>
      </w:r>
      <w:proofErr w:type="spellEnd"/>
      <w:r>
        <w:rPr>
          <w:sz w:val="16"/>
        </w:rPr>
        <w:t>. This document must not be copied, reproduced or disclosed to third parties without the written consent of</w:t>
      </w:r>
    </w:p>
    <w:p w14:paraId="0EB39D37" w14:textId="77777777" w:rsidR="00885A0C" w:rsidRDefault="00885A0C" w:rsidP="009A165B">
      <w:pPr>
        <w:jc w:val="both"/>
        <w:rPr>
          <w:sz w:val="16"/>
        </w:rPr>
        <w:sectPr w:rsidR="00885A0C">
          <w:footerReference w:type="default" r:id="rId8"/>
          <w:type w:val="continuous"/>
          <w:pgSz w:w="11910" w:h="16840"/>
          <w:pgMar w:top="560" w:right="708" w:bottom="820" w:left="708" w:header="0" w:footer="626" w:gutter="0"/>
          <w:pgNumType w:start="1"/>
          <w:cols w:space="720"/>
        </w:sectPr>
      </w:pPr>
    </w:p>
    <w:p w14:paraId="1BA2FD3B" w14:textId="77777777" w:rsidR="00885A0C" w:rsidRDefault="00885A0C" w:rsidP="009A165B">
      <w:pPr>
        <w:pStyle w:val="BodyText"/>
        <w:jc w:val="both"/>
      </w:pPr>
    </w:p>
    <w:p w14:paraId="56D98764" w14:textId="77777777" w:rsidR="00885A0C" w:rsidRDefault="00885A0C" w:rsidP="009A165B">
      <w:pPr>
        <w:pStyle w:val="BodyText"/>
        <w:spacing w:before="187"/>
        <w:jc w:val="both"/>
      </w:pPr>
    </w:p>
    <w:p w14:paraId="722BE1B0" w14:textId="3BD0F457" w:rsidR="00885A0C" w:rsidRDefault="00815EDF" w:rsidP="009A165B">
      <w:pPr>
        <w:pStyle w:val="Heading1"/>
        <w:numPr>
          <w:ilvl w:val="0"/>
          <w:numId w:val="1"/>
        </w:numPr>
        <w:tabs>
          <w:tab w:val="left" w:pos="1157"/>
        </w:tabs>
        <w:ind w:left="1157" w:hanging="358"/>
        <w:jc w:val="both"/>
      </w:pPr>
      <w:ins w:id="50" w:author="Hetvi Topiwala" w:date="2026-04-10T16:36:00Z" w16du:dateUtc="2026-04-10T11:06:00Z">
        <w:r>
          <w:rPr>
            <w:spacing w:val="-2"/>
          </w:rPr>
          <w:t xml:space="preserve">Introduction </w:t>
        </w:r>
      </w:ins>
      <w:del w:id="51" w:author="Hetvi Topiwala" w:date="2026-04-10T16:36:00Z" w16du:dateUtc="2026-04-10T11:06:00Z">
        <w:r w:rsidDel="00815EDF">
          <w:rPr>
            <w:spacing w:val="-2"/>
          </w:rPr>
          <w:delText>Purpose</w:delText>
        </w:r>
      </w:del>
      <w:r>
        <w:rPr>
          <w:spacing w:val="-2"/>
        </w:rPr>
        <w:t>:</w:t>
      </w:r>
    </w:p>
    <w:p w14:paraId="187E1F64" w14:textId="1B8998EF" w:rsidR="00885A0C" w:rsidDel="00AB5278" w:rsidRDefault="00000000" w:rsidP="009A165B">
      <w:pPr>
        <w:pStyle w:val="BodyText"/>
        <w:spacing w:before="132" w:line="360" w:lineRule="auto"/>
        <w:ind w:left="732" w:right="725"/>
        <w:jc w:val="both"/>
        <w:rPr>
          <w:del w:id="52" w:author="Hetvi Topiwala" w:date="2026-04-15T15:41:00Z" w16du:dateUtc="2026-04-15T10:11:00Z"/>
        </w:rPr>
      </w:pPr>
      <w:del w:id="53" w:author="Hetvi Topiwala" w:date="2026-04-15T15:41:00Z" w16du:dateUtc="2026-04-15T10:11:00Z">
        <w:r w:rsidDel="00AB5278">
          <w:rPr>
            <w:color w:val="0D0D0D"/>
            <w:spacing w:val="-2"/>
          </w:rPr>
          <w:delText>We</w:delText>
        </w:r>
        <w:r w:rsidDel="00AB5278">
          <w:rPr>
            <w:color w:val="0D0D0D"/>
            <w:spacing w:val="-3"/>
          </w:rPr>
          <w:delText xml:space="preserve"> </w:delText>
        </w:r>
        <w:r w:rsidDel="00AB5278">
          <w:rPr>
            <w:color w:val="0D0D0D"/>
            <w:spacing w:val="-2"/>
          </w:rPr>
          <w:delText>at</w:delText>
        </w:r>
        <w:r w:rsidDel="00AB5278">
          <w:rPr>
            <w:color w:val="0D0D0D"/>
            <w:spacing w:val="-3"/>
          </w:rPr>
          <w:delText xml:space="preserve"> </w:delText>
        </w:r>
        <w:r w:rsidDel="00AB5278">
          <w:rPr>
            <w:b/>
            <w:color w:val="0D0D0D"/>
            <w:spacing w:val="-2"/>
          </w:rPr>
          <w:delText>RenewSys</w:delText>
        </w:r>
        <w:r w:rsidDel="00AB5278">
          <w:rPr>
            <w:b/>
            <w:color w:val="0D0D0D"/>
            <w:spacing w:val="-3"/>
          </w:rPr>
          <w:delText xml:space="preserve"> </w:delText>
        </w:r>
        <w:r w:rsidDel="00AB5278">
          <w:rPr>
            <w:b/>
            <w:color w:val="0D0D0D"/>
            <w:spacing w:val="-2"/>
          </w:rPr>
          <w:delText>India</w:delText>
        </w:r>
        <w:r w:rsidDel="00AB5278">
          <w:rPr>
            <w:b/>
            <w:color w:val="0D0D0D"/>
            <w:spacing w:val="-4"/>
          </w:rPr>
          <w:delText xml:space="preserve"> </w:delText>
        </w:r>
        <w:r w:rsidDel="00AB5278">
          <w:rPr>
            <w:b/>
            <w:color w:val="0D0D0D"/>
            <w:spacing w:val="-2"/>
          </w:rPr>
          <w:delText>Pvt.</w:delText>
        </w:r>
        <w:r w:rsidDel="00AB5278">
          <w:rPr>
            <w:b/>
            <w:color w:val="0D0D0D"/>
            <w:spacing w:val="-6"/>
          </w:rPr>
          <w:delText xml:space="preserve"> </w:delText>
        </w:r>
        <w:r w:rsidDel="00AB5278">
          <w:rPr>
            <w:b/>
            <w:color w:val="0D0D0D"/>
            <w:spacing w:val="-2"/>
          </w:rPr>
          <w:delText xml:space="preserve">Ltd. </w:delText>
        </w:r>
        <w:r w:rsidDel="00AB5278">
          <w:rPr>
            <w:color w:val="0D0D0D"/>
            <w:spacing w:val="-2"/>
          </w:rPr>
          <w:delText>are</w:delText>
        </w:r>
        <w:r w:rsidDel="00AB5278">
          <w:rPr>
            <w:color w:val="0D0D0D"/>
            <w:spacing w:val="-3"/>
          </w:rPr>
          <w:delText xml:space="preserve"> </w:delText>
        </w:r>
        <w:r w:rsidDel="00AB5278">
          <w:rPr>
            <w:color w:val="0D0D0D"/>
            <w:spacing w:val="-2"/>
          </w:rPr>
          <w:delText>committed</w:delText>
        </w:r>
        <w:r w:rsidDel="00AB5278">
          <w:rPr>
            <w:color w:val="0D0D0D"/>
            <w:spacing w:val="-4"/>
          </w:rPr>
          <w:delText xml:space="preserve"> </w:delText>
        </w:r>
        <w:r w:rsidDel="00AB5278">
          <w:rPr>
            <w:color w:val="0D0D0D"/>
            <w:spacing w:val="-2"/>
          </w:rPr>
          <w:delText>to conduct</w:delText>
        </w:r>
        <w:r w:rsidDel="00AB5278">
          <w:rPr>
            <w:color w:val="0D0D0D"/>
            <w:spacing w:val="-3"/>
          </w:rPr>
          <w:delText xml:space="preserve"> </w:delText>
        </w:r>
        <w:r w:rsidDel="00AB5278">
          <w:rPr>
            <w:color w:val="0D0D0D"/>
            <w:spacing w:val="-2"/>
          </w:rPr>
          <w:delText>business</w:delText>
        </w:r>
        <w:r w:rsidDel="00AB5278">
          <w:rPr>
            <w:color w:val="0D0D0D"/>
            <w:spacing w:val="-3"/>
          </w:rPr>
          <w:delText xml:space="preserve"> </w:delText>
        </w:r>
        <w:r w:rsidDel="00AB5278">
          <w:rPr>
            <w:color w:val="0D0D0D"/>
            <w:spacing w:val="-2"/>
          </w:rPr>
          <w:delText>in</w:delText>
        </w:r>
        <w:r w:rsidDel="00AB5278">
          <w:rPr>
            <w:color w:val="0D0D0D"/>
            <w:spacing w:val="-6"/>
          </w:rPr>
          <w:delText xml:space="preserve"> </w:delText>
        </w:r>
        <w:r w:rsidDel="00AB5278">
          <w:rPr>
            <w:color w:val="0D0D0D"/>
            <w:spacing w:val="-2"/>
          </w:rPr>
          <w:delText>accordance</w:delText>
        </w:r>
        <w:r w:rsidDel="00AB5278">
          <w:rPr>
            <w:color w:val="0D0D0D"/>
            <w:spacing w:val="-8"/>
          </w:rPr>
          <w:delText xml:space="preserve"> </w:delText>
        </w:r>
        <w:r w:rsidDel="00AB5278">
          <w:rPr>
            <w:color w:val="0D0D0D"/>
            <w:spacing w:val="-2"/>
          </w:rPr>
          <w:delText>with</w:delText>
        </w:r>
        <w:r w:rsidDel="00AB5278">
          <w:rPr>
            <w:color w:val="0D0D0D"/>
            <w:spacing w:val="-4"/>
          </w:rPr>
          <w:delText xml:space="preserve"> </w:delText>
        </w:r>
        <w:r w:rsidDel="00AB5278">
          <w:rPr>
            <w:color w:val="0D0D0D"/>
            <w:spacing w:val="-2"/>
          </w:rPr>
          <w:delText>applicable</w:delText>
        </w:r>
        <w:r w:rsidDel="00AB5278">
          <w:rPr>
            <w:color w:val="0D0D0D"/>
            <w:spacing w:val="-3"/>
          </w:rPr>
          <w:delText xml:space="preserve"> </w:delText>
        </w:r>
        <w:r w:rsidDel="00AB5278">
          <w:rPr>
            <w:color w:val="0D0D0D"/>
            <w:spacing w:val="-2"/>
          </w:rPr>
          <w:delText xml:space="preserve">laws, </w:delText>
        </w:r>
        <w:r w:rsidDel="00AB5278">
          <w:rPr>
            <w:color w:val="0D0D0D"/>
          </w:rPr>
          <w:delText>rules, and regulations, while upholding the highest standards of ethics and integrity. This Corporate Governance</w:delText>
        </w:r>
        <w:r w:rsidDel="00AB5278">
          <w:rPr>
            <w:color w:val="0D0D0D"/>
            <w:spacing w:val="-4"/>
          </w:rPr>
          <w:delText xml:space="preserve"> </w:delText>
        </w:r>
        <w:r w:rsidDel="00AB5278">
          <w:rPr>
            <w:color w:val="0D0D0D"/>
          </w:rPr>
          <w:delText>and</w:delText>
        </w:r>
        <w:r w:rsidDel="00AB5278">
          <w:rPr>
            <w:color w:val="0D0D0D"/>
            <w:spacing w:val="-5"/>
          </w:rPr>
          <w:delText xml:space="preserve"> </w:delText>
        </w:r>
        <w:r w:rsidDel="00AB5278">
          <w:rPr>
            <w:color w:val="0D0D0D"/>
          </w:rPr>
          <w:delText>Ethics</w:delText>
        </w:r>
        <w:r w:rsidDel="00AB5278">
          <w:rPr>
            <w:color w:val="0D0D0D"/>
            <w:spacing w:val="-4"/>
          </w:rPr>
          <w:delText xml:space="preserve"> </w:delText>
        </w:r>
        <w:r w:rsidDel="00AB5278">
          <w:rPr>
            <w:color w:val="0D0D0D"/>
          </w:rPr>
          <w:delText>Policy</w:delText>
        </w:r>
        <w:r w:rsidDel="00AB5278">
          <w:rPr>
            <w:color w:val="0D0D0D"/>
            <w:spacing w:val="-4"/>
          </w:rPr>
          <w:delText xml:space="preserve"> </w:delText>
        </w:r>
        <w:r w:rsidDel="00AB5278">
          <w:rPr>
            <w:color w:val="0D0D0D"/>
          </w:rPr>
          <w:delText>establishes</w:delText>
        </w:r>
        <w:r w:rsidDel="00AB5278">
          <w:rPr>
            <w:color w:val="0D0D0D"/>
            <w:spacing w:val="-4"/>
          </w:rPr>
          <w:delText xml:space="preserve"> </w:delText>
        </w:r>
        <w:r w:rsidDel="00AB5278">
          <w:rPr>
            <w:color w:val="0D0D0D"/>
          </w:rPr>
          <w:delText>the</w:delText>
        </w:r>
        <w:r w:rsidDel="00AB5278">
          <w:rPr>
            <w:color w:val="0D0D0D"/>
            <w:spacing w:val="-4"/>
          </w:rPr>
          <w:delText xml:space="preserve"> </w:delText>
        </w:r>
        <w:r w:rsidDel="00AB5278">
          <w:rPr>
            <w:color w:val="0D0D0D"/>
          </w:rPr>
          <w:delText>principles</w:delText>
        </w:r>
        <w:r w:rsidDel="00AB5278">
          <w:rPr>
            <w:color w:val="0D0D0D"/>
            <w:spacing w:val="-4"/>
          </w:rPr>
          <w:delText xml:space="preserve"> </w:delText>
        </w:r>
        <w:r w:rsidDel="00AB5278">
          <w:rPr>
            <w:color w:val="0D0D0D"/>
          </w:rPr>
          <w:delText>that</w:delText>
        </w:r>
        <w:r w:rsidDel="00AB5278">
          <w:rPr>
            <w:color w:val="0D0D0D"/>
            <w:spacing w:val="-4"/>
          </w:rPr>
          <w:delText xml:space="preserve"> </w:delText>
        </w:r>
        <w:r w:rsidDel="00AB5278">
          <w:rPr>
            <w:color w:val="0D0D0D"/>
          </w:rPr>
          <w:delText>guide</w:delText>
        </w:r>
        <w:r w:rsidDel="00AB5278">
          <w:rPr>
            <w:color w:val="0D0D0D"/>
            <w:spacing w:val="-4"/>
          </w:rPr>
          <w:delText xml:space="preserve"> </w:delText>
        </w:r>
        <w:r w:rsidDel="00AB5278">
          <w:rPr>
            <w:color w:val="0D0D0D"/>
          </w:rPr>
          <w:delText>our</w:delText>
        </w:r>
        <w:r w:rsidDel="00AB5278">
          <w:rPr>
            <w:color w:val="0D0D0D"/>
            <w:spacing w:val="-4"/>
          </w:rPr>
          <w:delText xml:space="preserve"> </w:delText>
        </w:r>
        <w:r w:rsidDel="00AB5278">
          <w:rPr>
            <w:color w:val="0D0D0D"/>
          </w:rPr>
          <w:delText>operations</w:delText>
        </w:r>
        <w:r w:rsidDel="00AB5278">
          <w:rPr>
            <w:color w:val="0D0D0D"/>
            <w:spacing w:val="-7"/>
          </w:rPr>
          <w:delText xml:space="preserve"> </w:delText>
        </w:r>
        <w:r w:rsidDel="00AB5278">
          <w:rPr>
            <w:color w:val="0D0D0D"/>
          </w:rPr>
          <w:delText>and</w:delText>
        </w:r>
        <w:r w:rsidDel="00AB5278">
          <w:rPr>
            <w:color w:val="0D0D0D"/>
            <w:spacing w:val="-5"/>
          </w:rPr>
          <w:delText xml:space="preserve"> </w:delText>
        </w:r>
        <w:r w:rsidDel="00AB5278">
          <w:rPr>
            <w:color w:val="0D0D0D"/>
          </w:rPr>
          <w:delText>foster</w:delText>
        </w:r>
        <w:r w:rsidDel="00AB5278">
          <w:rPr>
            <w:color w:val="0D0D0D"/>
            <w:spacing w:val="-4"/>
          </w:rPr>
          <w:delText xml:space="preserve"> </w:delText>
        </w:r>
        <w:r w:rsidDel="00AB5278">
          <w:rPr>
            <w:color w:val="0D0D0D"/>
          </w:rPr>
          <w:delText>a</w:delText>
        </w:r>
        <w:r w:rsidDel="00AB5278">
          <w:rPr>
            <w:color w:val="0D0D0D"/>
            <w:spacing w:val="-6"/>
          </w:rPr>
          <w:delText xml:space="preserve"> </w:delText>
        </w:r>
        <w:r w:rsidDel="00AB5278">
          <w:rPr>
            <w:color w:val="0D0D0D"/>
          </w:rPr>
          <w:delText>culture of accountability and transparency. Our commitment to ethical practices extends to preventing corruption, fraud, money laundering, conflicts of interest, and anti-competitive practices, while safeguarding information security across all our operations.</w:delText>
        </w:r>
      </w:del>
    </w:p>
    <w:p w14:paraId="3986FBF2" w14:textId="7D4652F2" w:rsidR="00885A0C" w:rsidDel="00AB5278" w:rsidRDefault="00000000" w:rsidP="009A165B">
      <w:pPr>
        <w:pStyle w:val="BodyText"/>
        <w:spacing w:before="3" w:line="360" w:lineRule="auto"/>
        <w:ind w:left="732" w:right="724"/>
        <w:jc w:val="both"/>
        <w:rPr>
          <w:del w:id="54" w:author="Hetvi Topiwala" w:date="2026-04-15T15:41:00Z" w16du:dateUtc="2026-04-15T10:11:00Z"/>
          <w:color w:val="0D0D0D"/>
        </w:rPr>
      </w:pPr>
      <w:del w:id="55" w:author="Hetvi Topiwala" w:date="2026-04-15T15:41:00Z" w16du:dateUtc="2026-04-15T10:11:00Z">
        <w:r w:rsidDel="00AB5278">
          <w:rPr>
            <w:color w:val="0D0D0D"/>
          </w:rPr>
          <w:delText>Every employee is expected to adhere to this policy and integrate ethical principles into their daily activities</w:delText>
        </w:r>
        <w:r w:rsidDel="00AB5278">
          <w:rPr>
            <w:color w:val="0D0D0D"/>
            <w:spacing w:val="-8"/>
          </w:rPr>
          <w:delText xml:space="preserve"> </w:delText>
        </w:r>
        <w:r w:rsidDel="00AB5278">
          <w:rPr>
            <w:color w:val="0D0D0D"/>
          </w:rPr>
          <w:delText>and</w:delText>
        </w:r>
        <w:r w:rsidDel="00AB5278">
          <w:rPr>
            <w:color w:val="0D0D0D"/>
            <w:spacing w:val="-8"/>
          </w:rPr>
          <w:delText xml:space="preserve"> </w:delText>
        </w:r>
        <w:r w:rsidDel="00AB5278">
          <w:rPr>
            <w:color w:val="0D0D0D"/>
          </w:rPr>
          <w:delText>decision-making</w:delText>
        </w:r>
        <w:r w:rsidDel="00AB5278">
          <w:rPr>
            <w:color w:val="0D0D0D"/>
            <w:spacing w:val="-8"/>
          </w:rPr>
          <w:delText xml:space="preserve"> </w:delText>
        </w:r>
        <w:r w:rsidDel="00AB5278">
          <w:rPr>
            <w:color w:val="0D0D0D"/>
          </w:rPr>
          <w:delText>processes.</w:delText>
        </w:r>
        <w:r w:rsidDel="00AB5278">
          <w:rPr>
            <w:color w:val="0D0D0D"/>
            <w:spacing w:val="-8"/>
          </w:rPr>
          <w:delText xml:space="preserve"> </w:delText>
        </w:r>
        <w:r w:rsidDel="00AB5278">
          <w:rPr>
            <w:color w:val="0D0D0D"/>
          </w:rPr>
          <w:delText>At</w:delText>
        </w:r>
        <w:r w:rsidDel="00AB5278">
          <w:rPr>
            <w:color w:val="0D0D0D"/>
            <w:spacing w:val="-8"/>
          </w:rPr>
          <w:delText xml:space="preserve"> </w:delText>
        </w:r>
        <w:r w:rsidDel="00AB5278">
          <w:rPr>
            <w:color w:val="0D0D0D"/>
          </w:rPr>
          <w:delText>RenewSys,</w:delText>
        </w:r>
        <w:r w:rsidDel="00AB5278">
          <w:rPr>
            <w:color w:val="0D0D0D"/>
            <w:spacing w:val="-8"/>
          </w:rPr>
          <w:delText xml:space="preserve"> </w:delText>
        </w:r>
        <w:r w:rsidDel="00AB5278">
          <w:rPr>
            <w:color w:val="0D0D0D"/>
          </w:rPr>
          <w:delText>we</w:delText>
        </w:r>
        <w:r w:rsidDel="00AB5278">
          <w:rPr>
            <w:color w:val="0D0D0D"/>
            <w:spacing w:val="-8"/>
          </w:rPr>
          <w:delText xml:space="preserve"> </w:delText>
        </w:r>
        <w:r w:rsidDel="00AB5278">
          <w:rPr>
            <w:color w:val="0D0D0D"/>
          </w:rPr>
          <w:delText>believe</w:delText>
        </w:r>
        <w:r w:rsidDel="00AB5278">
          <w:rPr>
            <w:color w:val="0D0D0D"/>
            <w:spacing w:val="-8"/>
          </w:rPr>
          <w:delText xml:space="preserve"> </w:delText>
        </w:r>
        <w:r w:rsidDel="00AB5278">
          <w:rPr>
            <w:color w:val="0D0D0D"/>
          </w:rPr>
          <w:delText>that</w:delText>
        </w:r>
        <w:r w:rsidDel="00AB5278">
          <w:rPr>
            <w:color w:val="0D0D0D"/>
            <w:spacing w:val="-8"/>
          </w:rPr>
          <w:delText xml:space="preserve"> </w:delText>
        </w:r>
        <w:r w:rsidDel="00AB5278">
          <w:rPr>
            <w:color w:val="0D0D0D"/>
          </w:rPr>
          <w:delText>strong</w:delText>
        </w:r>
        <w:r w:rsidDel="00AB5278">
          <w:rPr>
            <w:color w:val="0D0D0D"/>
            <w:spacing w:val="-8"/>
          </w:rPr>
          <w:delText xml:space="preserve"> </w:delText>
        </w:r>
        <w:r w:rsidDel="00AB5278">
          <w:rPr>
            <w:color w:val="0D0D0D"/>
          </w:rPr>
          <w:delText>governance</w:delText>
        </w:r>
        <w:r w:rsidDel="00AB5278">
          <w:rPr>
            <w:color w:val="0D0D0D"/>
            <w:spacing w:val="-8"/>
          </w:rPr>
          <w:delText xml:space="preserve"> </w:delText>
        </w:r>
        <w:r w:rsidDel="00AB5278">
          <w:rPr>
            <w:color w:val="0D0D0D"/>
          </w:rPr>
          <w:delText>is</w:delText>
        </w:r>
        <w:r w:rsidDel="00AB5278">
          <w:rPr>
            <w:color w:val="0D0D0D"/>
            <w:spacing w:val="-8"/>
          </w:rPr>
          <w:delText xml:space="preserve"> </w:delText>
        </w:r>
        <w:r w:rsidDel="00AB5278">
          <w:rPr>
            <w:color w:val="0D0D0D"/>
          </w:rPr>
          <w:delText>essential for</w:delText>
        </w:r>
        <w:r w:rsidDel="00AB5278">
          <w:rPr>
            <w:color w:val="0D0D0D"/>
            <w:spacing w:val="-7"/>
          </w:rPr>
          <w:delText xml:space="preserve"> </w:delText>
        </w:r>
        <w:r w:rsidDel="00AB5278">
          <w:rPr>
            <w:color w:val="0D0D0D"/>
          </w:rPr>
          <w:delText>long-term</w:delText>
        </w:r>
        <w:r w:rsidDel="00AB5278">
          <w:rPr>
            <w:color w:val="0D0D0D"/>
            <w:spacing w:val="-8"/>
          </w:rPr>
          <w:delText xml:space="preserve"> </w:delText>
        </w:r>
        <w:r w:rsidDel="00AB5278">
          <w:rPr>
            <w:color w:val="0D0D0D"/>
          </w:rPr>
          <w:delText>success</w:delText>
        </w:r>
        <w:r w:rsidDel="00AB5278">
          <w:rPr>
            <w:color w:val="0D0D0D"/>
            <w:spacing w:val="-7"/>
          </w:rPr>
          <w:delText xml:space="preserve"> </w:delText>
        </w:r>
        <w:r w:rsidDel="00AB5278">
          <w:rPr>
            <w:color w:val="0D0D0D"/>
          </w:rPr>
          <w:delText>and</w:delText>
        </w:r>
        <w:r w:rsidDel="00AB5278">
          <w:rPr>
            <w:color w:val="0D0D0D"/>
            <w:spacing w:val="-8"/>
          </w:rPr>
          <w:delText xml:space="preserve"> </w:delText>
        </w:r>
        <w:r w:rsidDel="00AB5278">
          <w:rPr>
            <w:color w:val="0D0D0D"/>
          </w:rPr>
          <w:delText>that</w:delText>
        </w:r>
        <w:r w:rsidDel="00AB5278">
          <w:rPr>
            <w:color w:val="0D0D0D"/>
            <w:spacing w:val="-7"/>
          </w:rPr>
          <w:delText xml:space="preserve"> </w:delText>
        </w:r>
        <w:r w:rsidDel="00AB5278">
          <w:rPr>
            <w:color w:val="0D0D0D"/>
          </w:rPr>
          <w:delText>our</w:delText>
        </w:r>
        <w:r w:rsidDel="00AB5278">
          <w:rPr>
            <w:color w:val="0D0D0D"/>
            <w:spacing w:val="-7"/>
          </w:rPr>
          <w:delText xml:space="preserve"> </w:delText>
        </w:r>
        <w:r w:rsidDel="00AB5278">
          <w:rPr>
            <w:color w:val="0D0D0D"/>
          </w:rPr>
          <w:delText>business</w:delText>
        </w:r>
        <w:r w:rsidDel="00AB5278">
          <w:rPr>
            <w:color w:val="0D0D0D"/>
            <w:spacing w:val="-7"/>
          </w:rPr>
          <w:delText xml:space="preserve"> </w:delText>
        </w:r>
        <w:r w:rsidDel="00AB5278">
          <w:rPr>
            <w:color w:val="0D0D0D"/>
          </w:rPr>
          <w:delText>practices</w:delText>
        </w:r>
        <w:r w:rsidDel="00AB5278">
          <w:rPr>
            <w:color w:val="0D0D0D"/>
            <w:spacing w:val="-7"/>
          </w:rPr>
          <w:delText xml:space="preserve"> </w:delText>
        </w:r>
        <w:r w:rsidDel="00AB5278">
          <w:rPr>
            <w:color w:val="0D0D0D"/>
          </w:rPr>
          <w:delText>should</w:delText>
        </w:r>
        <w:r w:rsidDel="00AB5278">
          <w:rPr>
            <w:color w:val="0D0D0D"/>
            <w:spacing w:val="-9"/>
          </w:rPr>
          <w:delText xml:space="preserve"> </w:delText>
        </w:r>
        <w:r w:rsidDel="00AB5278">
          <w:rPr>
            <w:color w:val="0D0D0D"/>
          </w:rPr>
          <w:delText>reflect</w:delText>
        </w:r>
        <w:r w:rsidDel="00AB5278">
          <w:rPr>
            <w:color w:val="0D0D0D"/>
            <w:spacing w:val="-7"/>
          </w:rPr>
          <w:delText xml:space="preserve"> </w:delText>
        </w:r>
        <w:r w:rsidDel="00AB5278">
          <w:rPr>
            <w:color w:val="0D0D0D"/>
          </w:rPr>
          <w:delText>integrity,</w:delText>
        </w:r>
        <w:r w:rsidDel="00AB5278">
          <w:rPr>
            <w:color w:val="0D0D0D"/>
            <w:spacing w:val="-7"/>
          </w:rPr>
          <w:delText xml:space="preserve"> </w:delText>
        </w:r>
        <w:r w:rsidDel="00AB5278">
          <w:rPr>
            <w:color w:val="0D0D0D"/>
          </w:rPr>
          <w:delText>fairness,</w:delText>
        </w:r>
        <w:r w:rsidDel="00AB5278">
          <w:rPr>
            <w:color w:val="0D0D0D"/>
            <w:spacing w:val="-7"/>
          </w:rPr>
          <w:delText xml:space="preserve"> </w:delText>
        </w:r>
        <w:r w:rsidDel="00AB5278">
          <w:rPr>
            <w:color w:val="0D0D0D"/>
          </w:rPr>
          <w:delText>and</w:delText>
        </w:r>
        <w:r w:rsidDel="00AB5278">
          <w:rPr>
            <w:color w:val="0D0D0D"/>
            <w:spacing w:val="-8"/>
          </w:rPr>
          <w:delText xml:space="preserve"> </w:delText>
        </w:r>
        <w:r w:rsidDel="00AB5278">
          <w:rPr>
            <w:color w:val="0D0D0D"/>
          </w:rPr>
          <w:delText>respect</w:delText>
        </w:r>
        <w:r w:rsidDel="00AB5278">
          <w:rPr>
            <w:color w:val="0D0D0D"/>
            <w:spacing w:val="-7"/>
          </w:rPr>
          <w:delText xml:space="preserve"> </w:delText>
        </w:r>
        <w:r w:rsidDel="00AB5278">
          <w:rPr>
            <w:color w:val="0D0D0D"/>
          </w:rPr>
          <w:delText>for all stakeholders.</w:delText>
        </w:r>
      </w:del>
    </w:p>
    <w:p w14:paraId="69DB1365" w14:textId="77777777" w:rsidR="00AB5278" w:rsidRPr="00AB5278" w:rsidRDefault="00AB5278" w:rsidP="00AB5278">
      <w:pPr>
        <w:pStyle w:val="BodyText"/>
        <w:spacing w:before="3" w:line="360" w:lineRule="auto"/>
        <w:ind w:left="732" w:right="724"/>
        <w:jc w:val="both"/>
        <w:rPr>
          <w:ins w:id="56" w:author="Hetvi Topiwala" w:date="2026-04-15T15:41:00Z"/>
          <w:lang w:val="en-IN"/>
        </w:rPr>
      </w:pPr>
      <w:proofErr w:type="spellStart"/>
      <w:ins w:id="57" w:author="Hetvi Topiwala" w:date="2026-04-15T15:41:00Z">
        <w:r w:rsidRPr="00AB5278">
          <w:rPr>
            <w:lang w:val="en-IN"/>
          </w:rPr>
          <w:t>RenewSys</w:t>
        </w:r>
        <w:proofErr w:type="spellEnd"/>
        <w:r w:rsidRPr="00AB5278">
          <w:rPr>
            <w:lang w:val="en-IN"/>
          </w:rPr>
          <w:t xml:space="preserve"> India </w:t>
        </w:r>
        <w:proofErr w:type="spellStart"/>
        <w:r w:rsidRPr="00AB5278">
          <w:rPr>
            <w:lang w:val="en-IN"/>
          </w:rPr>
          <w:t>Pvt.</w:t>
        </w:r>
        <w:proofErr w:type="spellEnd"/>
        <w:r w:rsidRPr="00AB5278">
          <w:rPr>
            <w:lang w:val="en-IN"/>
          </w:rPr>
          <w:t xml:space="preserve"> Ltd. is committed to conducting its business with the highest standards of ethics, integrity, and compliance, in accordance with applicable laws, rules, and regulations. The Company recognizes that strong corporate governance is fundamental to sustainable growth and long-term stakeholder value.</w:t>
        </w:r>
      </w:ins>
    </w:p>
    <w:p w14:paraId="1483FAC3" w14:textId="77777777" w:rsidR="00AB5278" w:rsidRPr="00AB5278" w:rsidRDefault="00AB5278" w:rsidP="00AB5278">
      <w:pPr>
        <w:pStyle w:val="BodyText"/>
        <w:spacing w:before="3" w:line="360" w:lineRule="auto"/>
        <w:ind w:left="732" w:right="724"/>
        <w:jc w:val="both"/>
        <w:rPr>
          <w:ins w:id="58" w:author="Hetvi Topiwala" w:date="2026-04-15T15:41:00Z"/>
          <w:lang w:val="en-IN"/>
        </w:rPr>
      </w:pPr>
      <w:ins w:id="59" w:author="Hetvi Topiwala" w:date="2026-04-15T15:41:00Z">
        <w:r w:rsidRPr="00AB5278">
          <w:rPr>
            <w:lang w:val="en-IN"/>
          </w:rPr>
          <w:t xml:space="preserve">This Corporate Governance and Ethics Policy sets out the guiding principles that govern its operations and reinforce a culture of accountability, transparency, and responsible business conduct. It reflects the Company’s commitment to preventing unethical practices, including corruption, fraud, money laundering, conflicts of interest, and anti-competitive </w:t>
        </w:r>
        <w:proofErr w:type="spellStart"/>
        <w:r w:rsidRPr="00AB5278">
          <w:rPr>
            <w:lang w:val="en-IN"/>
          </w:rPr>
          <w:t>behavior</w:t>
        </w:r>
        <w:proofErr w:type="spellEnd"/>
        <w:r w:rsidRPr="00AB5278">
          <w:rPr>
            <w:lang w:val="en-IN"/>
          </w:rPr>
          <w:t>, while ensuring robust information security across all functions.</w:t>
        </w:r>
      </w:ins>
    </w:p>
    <w:p w14:paraId="53A5F894" w14:textId="77777777" w:rsidR="00AB5278" w:rsidRDefault="00AB5278" w:rsidP="009A165B">
      <w:pPr>
        <w:pStyle w:val="BodyText"/>
        <w:spacing w:before="3" w:line="360" w:lineRule="auto"/>
        <w:ind w:left="732" w:right="724"/>
        <w:jc w:val="both"/>
        <w:rPr>
          <w:ins w:id="60" w:author="Hetvi Topiwala" w:date="2026-04-15T15:41:00Z" w16du:dateUtc="2026-04-15T10:11:00Z"/>
        </w:rPr>
      </w:pPr>
    </w:p>
    <w:p w14:paraId="0A7C4ABC" w14:textId="77777777" w:rsidR="00885A0C" w:rsidRDefault="00885A0C" w:rsidP="009A165B">
      <w:pPr>
        <w:pStyle w:val="BodyText"/>
        <w:spacing w:before="134"/>
        <w:jc w:val="both"/>
      </w:pPr>
    </w:p>
    <w:p w14:paraId="5D4BBD47" w14:textId="77777777" w:rsidR="00885A0C" w:rsidRDefault="00000000" w:rsidP="009A165B">
      <w:pPr>
        <w:pStyle w:val="Heading1"/>
        <w:numPr>
          <w:ilvl w:val="0"/>
          <w:numId w:val="1"/>
        </w:numPr>
        <w:tabs>
          <w:tab w:val="left" w:pos="1157"/>
        </w:tabs>
        <w:ind w:left="1157" w:hanging="358"/>
        <w:jc w:val="both"/>
      </w:pPr>
      <w:r>
        <w:rPr>
          <w:spacing w:val="-2"/>
        </w:rPr>
        <w:t>Scope:</w:t>
      </w:r>
    </w:p>
    <w:p w14:paraId="3DA9225D" w14:textId="06847900" w:rsidR="00885A0C" w:rsidRDefault="00000000" w:rsidP="009A165B">
      <w:pPr>
        <w:pStyle w:val="BodyText"/>
        <w:spacing w:before="135" w:line="357" w:lineRule="auto"/>
        <w:ind w:left="732" w:right="726"/>
        <w:jc w:val="both"/>
      </w:pPr>
      <w:r>
        <w:t>This</w:t>
      </w:r>
      <w:r>
        <w:rPr>
          <w:spacing w:val="-5"/>
        </w:rPr>
        <w:t xml:space="preserve"> </w:t>
      </w:r>
      <w:r>
        <w:t>Policy</w:t>
      </w:r>
      <w:r>
        <w:rPr>
          <w:spacing w:val="-6"/>
        </w:rPr>
        <w:t xml:space="preserve"> </w:t>
      </w:r>
      <w:r>
        <w:t>is</w:t>
      </w:r>
      <w:r>
        <w:rPr>
          <w:spacing w:val="-5"/>
        </w:rPr>
        <w:t xml:space="preserve"> </w:t>
      </w:r>
      <w:r>
        <w:t>applicable</w:t>
      </w:r>
      <w:r>
        <w:rPr>
          <w:spacing w:val="-7"/>
        </w:rPr>
        <w:t xml:space="preserve"> </w:t>
      </w:r>
      <w:r>
        <w:t>to</w:t>
      </w:r>
      <w:r w:rsidR="00883780">
        <w:rPr>
          <w:spacing w:val="-4"/>
        </w:rPr>
        <w:t xml:space="preserve"> all</w:t>
      </w:r>
      <w:r>
        <w:rPr>
          <w:spacing w:val="-6"/>
        </w:rPr>
        <w:t xml:space="preserve"> </w:t>
      </w:r>
      <w:r>
        <w:t>sites</w:t>
      </w:r>
      <w:r>
        <w:rPr>
          <w:spacing w:val="-6"/>
        </w:rPr>
        <w:t xml:space="preserve"> </w:t>
      </w:r>
      <w:r>
        <w:t>and</w:t>
      </w:r>
      <w:r>
        <w:rPr>
          <w:spacing w:val="-5"/>
        </w:rPr>
        <w:t xml:space="preserve"> </w:t>
      </w:r>
      <w:r>
        <w:t>all</w:t>
      </w:r>
      <w:r>
        <w:rPr>
          <w:spacing w:val="-7"/>
        </w:rPr>
        <w:t xml:space="preserve"> </w:t>
      </w:r>
      <w:r>
        <w:t>of</w:t>
      </w:r>
      <w:r>
        <w:rPr>
          <w:spacing w:val="-5"/>
        </w:rPr>
        <w:t xml:space="preserve"> </w:t>
      </w:r>
      <w:r>
        <w:t>its</w:t>
      </w:r>
      <w:r>
        <w:rPr>
          <w:spacing w:val="-8"/>
        </w:rPr>
        <w:t xml:space="preserve"> </w:t>
      </w:r>
      <w:r>
        <w:t>employees,</w:t>
      </w:r>
      <w:r>
        <w:rPr>
          <w:spacing w:val="-5"/>
        </w:rPr>
        <w:t xml:space="preserve"> </w:t>
      </w:r>
      <w:r>
        <w:t>workers,</w:t>
      </w:r>
      <w:r>
        <w:rPr>
          <w:spacing w:val="-5"/>
        </w:rPr>
        <w:t xml:space="preserve"> </w:t>
      </w:r>
      <w:r>
        <w:t>sub-contractors</w:t>
      </w:r>
      <w:r>
        <w:rPr>
          <w:spacing w:val="-7"/>
        </w:rPr>
        <w:t xml:space="preserve"> </w:t>
      </w:r>
      <w:r>
        <w:t>and</w:t>
      </w:r>
      <w:r>
        <w:rPr>
          <w:spacing w:val="-8"/>
        </w:rPr>
        <w:t xml:space="preserve"> </w:t>
      </w:r>
      <w:r>
        <w:t xml:space="preserve">other </w:t>
      </w:r>
      <w:r>
        <w:rPr>
          <w:spacing w:val="-2"/>
        </w:rPr>
        <w:t>stakeholders:</w:t>
      </w:r>
    </w:p>
    <w:p w14:paraId="1C980DE6" w14:textId="77777777" w:rsidR="00885A0C" w:rsidRDefault="00885A0C" w:rsidP="009A165B">
      <w:pPr>
        <w:pStyle w:val="BodyText"/>
        <w:spacing w:before="6"/>
        <w:jc w:val="both"/>
        <w:rPr>
          <w:sz w:val="14"/>
        </w:r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2"/>
        <w:gridCol w:w="2398"/>
        <w:gridCol w:w="6032"/>
        <w:tblGridChange w:id="61">
          <w:tblGrid>
            <w:gridCol w:w="1022"/>
            <w:gridCol w:w="2398"/>
            <w:gridCol w:w="6032"/>
          </w:tblGrid>
        </w:tblGridChange>
      </w:tblGrid>
      <w:tr w:rsidR="00885A0C" w14:paraId="70AACB50" w14:textId="77777777">
        <w:trPr>
          <w:trHeight w:val="268"/>
        </w:trPr>
        <w:tc>
          <w:tcPr>
            <w:tcW w:w="1022" w:type="dxa"/>
          </w:tcPr>
          <w:p w14:paraId="1059E84E" w14:textId="77777777" w:rsidR="00885A0C" w:rsidRDefault="00000000" w:rsidP="009A165B">
            <w:pPr>
              <w:pStyle w:val="TableParagraph"/>
              <w:spacing w:line="248" w:lineRule="exact"/>
              <w:ind w:left="8"/>
              <w:jc w:val="both"/>
              <w:rPr>
                <w:b/>
              </w:rPr>
            </w:pPr>
            <w:r>
              <w:rPr>
                <w:b/>
                <w:spacing w:val="-5"/>
              </w:rPr>
              <w:t>Sr.</w:t>
            </w:r>
            <w:r>
              <w:rPr>
                <w:b/>
                <w:spacing w:val="-7"/>
              </w:rPr>
              <w:t xml:space="preserve"> </w:t>
            </w:r>
            <w:r>
              <w:rPr>
                <w:b/>
                <w:spacing w:val="-5"/>
              </w:rPr>
              <w:t>No.</w:t>
            </w:r>
          </w:p>
        </w:tc>
        <w:tc>
          <w:tcPr>
            <w:tcW w:w="2398" w:type="dxa"/>
          </w:tcPr>
          <w:p w14:paraId="6431B134" w14:textId="77777777" w:rsidR="00885A0C" w:rsidRDefault="00000000" w:rsidP="009A165B">
            <w:pPr>
              <w:pStyle w:val="TableParagraph"/>
              <w:spacing w:line="248" w:lineRule="exact"/>
              <w:ind w:left="6" w:right="1"/>
              <w:jc w:val="both"/>
              <w:rPr>
                <w:b/>
              </w:rPr>
            </w:pPr>
            <w:r>
              <w:rPr>
                <w:b/>
                <w:spacing w:val="-4"/>
              </w:rPr>
              <w:t>Site</w:t>
            </w:r>
          </w:p>
        </w:tc>
        <w:tc>
          <w:tcPr>
            <w:tcW w:w="6032" w:type="dxa"/>
          </w:tcPr>
          <w:p w14:paraId="616812EC" w14:textId="77777777" w:rsidR="00885A0C" w:rsidRDefault="00000000" w:rsidP="009A165B">
            <w:pPr>
              <w:pStyle w:val="TableParagraph"/>
              <w:spacing w:line="248" w:lineRule="exact"/>
              <w:ind w:left="123" w:right="116"/>
              <w:jc w:val="both"/>
              <w:rPr>
                <w:b/>
              </w:rPr>
            </w:pPr>
            <w:r>
              <w:rPr>
                <w:b/>
                <w:spacing w:val="-2"/>
              </w:rPr>
              <w:t>Address</w:t>
            </w:r>
          </w:p>
        </w:tc>
      </w:tr>
      <w:tr w:rsidR="0001662A" w14:paraId="1B2751D8" w14:textId="77777777" w:rsidTr="0001662A">
        <w:trPr>
          <w:trHeight w:val="825"/>
        </w:trPr>
        <w:tc>
          <w:tcPr>
            <w:tcW w:w="1022" w:type="dxa"/>
            <w:vAlign w:val="center"/>
          </w:tcPr>
          <w:p w14:paraId="6346A543" w14:textId="77777777" w:rsidR="0001662A" w:rsidRDefault="0001662A" w:rsidP="0001662A">
            <w:pPr>
              <w:pStyle w:val="TableParagraph"/>
              <w:spacing w:before="9"/>
              <w:jc w:val="center"/>
            </w:pPr>
          </w:p>
          <w:p w14:paraId="283ED614" w14:textId="77777777" w:rsidR="0001662A" w:rsidRDefault="0001662A" w:rsidP="0001662A">
            <w:pPr>
              <w:pStyle w:val="TableParagraph"/>
              <w:ind w:left="8" w:right="2"/>
              <w:jc w:val="center"/>
              <w:rPr>
                <w:b/>
              </w:rPr>
            </w:pPr>
            <w:r>
              <w:rPr>
                <w:b/>
                <w:spacing w:val="-10"/>
              </w:rPr>
              <w:t>1</w:t>
            </w:r>
          </w:p>
        </w:tc>
        <w:tc>
          <w:tcPr>
            <w:tcW w:w="2398" w:type="dxa"/>
            <w:vMerge w:val="restart"/>
            <w:vAlign w:val="center"/>
          </w:tcPr>
          <w:p w14:paraId="3C243B78" w14:textId="77777777" w:rsidR="0001662A" w:rsidRDefault="0001662A" w:rsidP="0001662A">
            <w:pPr>
              <w:pStyle w:val="TableParagraph"/>
              <w:spacing w:before="41"/>
            </w:pPr>
          </w:p>
          <w:p w14:paraId="550A3B97" w14:textId="77777777" w:rsidR="0001662A" w:rsidRDefault="0001662A" w:rsidP="0001662A">
            <w:pPr>
              <w:pStyle w:val="TableParagraph"/>
              <w:ind w:left="6" w:right="4"/>
              <w:jc w:val="center"/>
              <w:rPr>
                <w:b/>
              </w:rPr>
            </w:pPr>
            <w:proofErr w:type="spellStart"/>
            <w:r>
              <w:rPr>
                <w:b/>
              </w:rPr>
              <w:t>RenewSys</w:t>
            </w:r>
            <w:proofErr w:type="spellEnd"/>
            <w:r>
              <w:rPr>
                <w:b/>
                <w:spacing w:val="-12"/>
              </w:rPr>
              <w:t xml:space="preserve"> </w:t>
            </w:r>
            <w:r>
              <w:rPr>
                <w:b/>
              </w:rPr>
              <w:t>India</w:t>
            </w:r>
            <w:r>
              <w:rPr>
                <w:b/>
                <w:spacing w:val="-9"/>
              </w:rPr>
              <w:t xml:space="preserve"> </w:t>
            </w:r>
            <w:r>
              <w:rPr>
                <w:b/>
                <w:spacing w:val="-4"/>
              </w:rPr>
              <w:t>Pvt.</w:t>
            </w:r>
          </w:p>
          <w:p w14:paraId="049CF743" w14:textId="77777777" w:rsidR="0001662A" w:rsidRDefault="0001662A" w:rsidP="0001662A">
            <w:pPr>
              <w:pStyle w:val="TableParagraph"/>
              <w:ind w:left="6"/>
              <w:jc w:val="center"/>
              <w:rPr>
                <w:b/>
              </w:rPr>
            </w:pPr>
            <w:r>
              <w:rPr>
                <w:b/>
                <w:spacing w:val="-4"/>
              </w:rPr>
              <w:t>Ltd.</w:t>
            </w:r>
          </w:p>
        </w:tc>
        <w:tc>
          <w:tcPr>
            <w:tcW w:w="6032" w:type="dxa"/>
          </w:tcPr>
          <w:p w14:paraId="14C66BEE" w14:textId="77777777" w:rsidR="0001662A" w:rsidRDefault="0001662A" w:rsidP="009A165B">
            <w:pPr>
              <w:pStyle w:val="TableParagraph"/>
              <w:spacing w:before="143"/>
              <w:ind w:left="828" w:hanging="488"/>
              <w:jc w:val="both"/>
            </w:pPr>
            <w:r>
              <w:t>Unit</w:t>
            </w:r>
            <w:r>
              <w:rPr>
                <w:spacing w:val="-10"/>
              </w:rPr>
              <w:t xml:space="preserve"> </w:t>
            </w:r>
            <w:r>
              <w:t>No</w:t>
            </w:r>
            <w:r>
              <w:rPr>
                <w:spacing w:val="-12"/>
              </w:rPr>
              <w:t xml:space="preserve"> </w:t>
            </w:r>
            <w:r>
              <w:t>607,</w:t>
            </w:r>
            <w:r>
              <w:rPr>
                <w:spacing w:val="-12"/>
              </w:rPr>
              <w:t xml:space="preserve"> </w:t>
            </w:r>
            <w:r>
              <w:t>6th</w:t>
            </w:r>
            <w:r>
              <w:rPr>
                <w:spacing w:val="-10"/>
              </w:rPr>
              <w:t xml:space="preserve"> </w:t>
            </w:r>
            <w:r>
              <w:t>Floor,</w:t>
            </w:r>
            <w:r>
              <w:rPr>
                <w:spacing w:val="-13"/>
              </w:rPr>
              <w:t xml:space="preserve"> </w:t>
            </w:r>
            <w:r>
              <w:t>Trade</w:t>
            </w:r>
            <w:r>
              <w:rPr>
                <w:spacing w:val="-10"/>
              </w:rPr>
              <w:t xml:space="preserve"> </w:t>
            </w:r>
            <w:r>
              <w:t>Centre,</w:t>
            </w:r>
            <w:r>
              <w:rPr>
                <w:spacing w:val="-10"/>
              </w:rPr>
              <w:t xml:space="preserve"> </w:t>
            </w:r>
            <w:r>
              <w:t>Bandra</w:t>
            </w:r>
            <w:r>
              <w:rPr>
                <w:spacing w:val="-10"/>
              </w:rPr>
              <w:t xml:space="preserve"> </w:t>
            </w:r>
            <w:r>
              <w:t>Kurla</w:t>
            </w:r>
            <w:r>
              <w:rPr>
                <w:spacing w:val="-11"/>
              </w:rPr>
              <w:t xml:space="preserve"> </w:t>
            </w:r>
            <w:r>
              <w:t>Complex, Bandra East- 400051 Mumbai, Maharashtra India</w:t>
            </w:r>
          </w:p>
        </w:tc>
      </w:tr>
      <w:tr w:rsidR="0001662A" w14:paraId="140569F6" w14:textId="77777777" w:rsidTr="007E5C0B">
        <w:trPr>
          <w:trHeight w:val="827"/>
        </w:trPr>
        <w:tc>
          <w:tcPr>
            <w:tcW w:w="1022" w:type="dxa"/>
            <w:vAlign w:val="center"/>
          </w:tcPr>
          <w:p w14:paraId="4E7B90C7" w14:textId="77777777" w:rsidR="0001662A" w:rsidRDefault="0001662A" w:rsidP="0001662A">
            <w:pPr>
              <w:pStyle w:val="TableParagraph"/>
              <w:spacing w:before="11"/>
              <w:jc w:val="center"/>
            </w:pPr>
          </w:p>
          <w:p w14:paraId="756DFCCE" w14:textId="77777777" w:rsidR="0001662A" w:rsidRDefault="0001662A" w:rsidP="0001662A">
            <w:pPr>
              <w:pStyle w:val="TableParagraph"/>
              <w:ind w:left="8" w:right="2"/>
              <w:jc w:val="center"/>
              <w:rPr>
                <w:b/>
              </w:rPr>
            </w:pPr>
            <w:r>
              <w:rPr>
                <w:b/>
                <w:spacing w:val="-10"/>
              </w:rPr>
              <w:t>2</w:t>
            </w:r>
          </w:p>
        </w:tc>
        <w:tc>
          <w:tcPr>
            <w:tcW w:w="2398" w:type="dxa"/>
            <w:vMerge/>
          </w:tcPr>
          <w:p w14:paraId="178854DD" w14:textId="77777777" w:rsidR="0001662A" w:rsidRDefault="0001662A" w:rsidP="009A165B">
            <w:pPr>
              <w:jc w:val="both"/>
              <w:rPr>
                <w:sz w:val="2"/>
                <w:szCs w:val="2"/>
              </w:rPr>
            </w:pPr>
          </w:p>
        </w:tc>
        <w:tc>
          <w:tcPr>
            <w:tcW w:w="6032" w:type="dxa"/>
          </w:tcPr>
          <w:p w14:paraId="642C56A8" w14:textId="77777777" w:rsidR="0001662A" w:rsidRDefault="0001662A" w:rsidP="009A165B">
            <w:pPr>
              <w:pStyle w:val="TableParagraph"/>
              <w:spacing w:line="270" w:lineRule="atLeast"/>
              <w:ind w:left="123" w:right="114"/>
              <w:jc w:val="both"/>
            </w:pPr>
            <w:r>
              <w:t>Plot</w:t>
            </w:r>
            <w:r>
              <w:rPr>
                <w:spacing w:val="-8"/>
              </w:rPr>
              <w:t xml:space="preserve"> </w:t>
            </w:r>
            <w:r>
              <w:t>No.</w:t>
            </w:r>
            <w:r>
              <w:rPr>
                <w:spacing w:val="-11"/>
              </w:rPr>
              <w:t xml:space="preserve"> </w:t>
            </w:r>
            <w:r>
              <w:t>E-141,</w:t>
            </w:r>
            <w:r>
              <w:rPr>
                <w:spacing w:val="-8"/>
              </w:rPr>
              <w:t xml:space="preserve"> </w:t>
            </w:r>
            <w:r>
              <w:t>Additional</w:t>
            </w:r>
            <w:r>
              <w:rPr>
                <w:spacing w:val="-11"/>
              </w:rPr>
              <w:t xml:space="preserve"> </w:t>
            </w:r>
            <w:proofErr w:type="spellStart"/>
            <w:r>
              <w:t>Patalganga</w:t>
            </w:r>
            <w:proofErr w:type="spellEnd"/>
            <w:r>
              <w:rPr>
                <w:spacing w:val="-8"/>
              </w:rPr>
              <w:t xml:space="preserve"> </w:t>
            </w:r>
            <w:r>
              <w:t>MIDC</w:t>
            </w:r>
            <w:r>
              <w:rPr>
                <w:spacing w:val="-8"/>
              </w:rPr>
              <w:t xml:space="preserve"> </w:t>
            </w:r>
            <w:r>
              <w:t>Industrial</w:t>
            </w:r>
            <w:r>
              <w:rPr>
                <w:spacing w:val="-13"/>
              </w:rPr>
              <w:t xml:space="preserve"> </w:t>
            </w:r>
            <w:r>
              <w:t xml:space="preserve">Area, Village - </w:t>
            </w:r>
            <w:proofErr w:type="spellStart"/>
            <w:r>
              <w:t>Karade</w:t>
            </w:r>
            <w:proofErr w:type="spellEnd"/>
            <w:r>
              <w:t xml:space="preserve"> Khurd, Taluka </w:t>
            </w:r>
            <w:proofErr w:type="spellStart"/>
            <w:r>
              <w:t>Panvel</w:t>
            </w:r>
            <w:proofErr w:type="spellEnd"/>
            <w:r>
              <w:t>, District Raigad, Maharashtra - 410 206, India.</w:t>
            </w:r>
          </w:p>
        </w:tc>
      </w:tr>
      <w:tr w:rsidR="0001662A" w14:paraId="311DDA4B" w14:textId="77777777" w:rsidTr="007E5C0B">
        <w:trPr>
          <w:trHeight w:val="827"/>
        </w:trPr>
        <w:tc>
          <w:tcPr>
            <w:tcW w:w="1022" w:type="dxa"/>
            <w:vAlign w:val="center"/>
          </w:tcPr>
          <w:p w14:paraId="2EBED0AB" w14:textId="77777777" w:rsidR="0001662A" w:rsidRDefault="0001662A" w:rsidP="0001662A">
            <w:pPr>
              <w:pStyle w:val="TableParagraph"/>
              <w:spacing w:before="11"/>
              <w:jc w:val="center"/>
            </w:pPr>
          </w:p>
          <w:p w14:paraId="695802D7" w14:textId="77777777" w:rsidR="0001662A" w:rsidRDefault="0001662A" w:rsidP="0001662A">
            <w:pPr>
              <w:pStyle w:val="TableParagraph"/>
              <w:ind w:left="8" w:right="2"/>
              <w:jc w:val="center"/>
              <w:rPr>
                <w:b/>
              </w:rPr>
            </w:pPr>
            <w:r>
              <w:rPr>
                <w:b/>
                <w:spacing w:val="-10"/>
              </w:rPr>
              <w:t>3</w:t>
            </w:r>
          </w:p>
        </w:tc>
        <w:tc>
          <w:tcPr>
            <w:tcW w:w="2398" w:type="dxa"/>
            <w:vMerge/>
          </w:tcPr>
          <w:p w14:paraId="7071E053" w14:textId="77777777" w:rsidR="0001662A" w:rsidRDefault="0001662A" w:rsidP="009A165B">
            <w:pPr>
              <w:jc w:val="both"/>
              <w:rPr>
                <w:sz w:val="2"/>
                <w:szCs w:val="2"/>
              </w:rPr>
            </w:pPr>
          </w:p>
        </w:tc>
        <w:tc>
          <w:tcPr>
            <w:tcW w:w="6032" w:type="dxa"/>
          </w:tcPr>
          <w:p w14:paraId="5BB7B168" w14:textId="77777777" w:rsidR="0001662A" w:rsidRDefault="0001662A" w:rsidP="009A165B">
            <w:pPr>
              <w:pStyle w:val="TableParagraph"/>
              <w:spacing w:before="147" w:line="237" w:lineRule="auto"/>
              <w:ind w:left="655" w:hanging="248"/>
              <w:jc w:val="both"/>
            </w:pPr>
            <w:r>
              <w:t>Plot</w:t>
            </w:r>
            <w:r>
              <w:rPr>
                <w:spacing w:val="-9"/>
              </w:rPr>
              <w:t xml:space="preserve"> </w:t>
            </w:r>
            <w:r>
              <w:t>No.</w:t>
            </w:r>
            <w:r>
              <w:rPr>
                <w:spacing w:val="-12"/>
              </w:rPr>
              <w:t xml:space="preserve"> </w:t>
            </w:r>
            <w:r>
              <w:t>6,</w:t>
            </w:r>
            <w:r>
              <w:rPr>
                <w:spacing w:val="-9"/>
              </w:rPr>
              <w:t xml:space="preserve"> </w:t>
            </w:r>
            <w:r>
              <w:t>Survey</w:t>
            </w:r>
            <w:r>
              <w:rPr>
                <w:spacing w:val="-11"/>
              </w:rPr>
              <w:t xml:space="preserve"> </w:t>
            </w:r>
            <w:r>
              <w:t>#</w:t>
            </w:r>
            <w:r>
              <w:rPr>
                <w:spacing w:val="-11"/>
              </w:rPr>
              <w:t xml:space="preserve"> </w:t>
            </w:r>
            <w:r>
              <w:t>114/P,</w:t>
            </w:r>
            <w:r>
              <w:rPr>
                <w:spacing w:val="-13"/>
              </w:rPr>
              <w:t xml:space="preserve"> </w:t>
            </w:r>
            <w:r>
              <w:t>Srinagar</w:t>
            </w:r>
            <w:r>
              <w:rPr>
                <w:spacing w:val="-9"/>
              </w:rPr>
              <w:t xml:space="preserve"> </w:t>
            </w:r>
            <w:r>
              <w:t>Village,</w:t>
            </w:r>
            <w:r>
              <w:rPr>
                <w:spacing w:val="-11"/>
              </w:rPr>
              <w:t xml:space="preserve"> </w:t>
            </w:r>
            <w:r>
              <w:t xml:space="preserve">Maheshwaram Mandal, </w:t>
            </w:r>
            <w:proofErr w:type="spellStart"/>
            <w:r>
              <w:t>Rangareddy</w:t>
            </w:r>
            <w:proofErr w:type="spellEnd"/>
            <w:r>
              <w:t xml:space="preserve"> Dist. - 501 359,Telangana, India.</w:t>
            </w:r>
          </w:p>
        </w:tc>
      </w:tr>
      <w:tr w:rsidR="0001662A" w14:paraId="6340F36B" w14:textId="77777777" w:rsidTr="00282B3A">
        <w:tblPrEx>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Change w:id="62" w:author="Hetvi Topiwala" w:date="2026-04-10T11:41:00Z" w16du:dateUtc="2026-04-10T06:11:00Z">
            <w:tblPrEx>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
          </w:tblPrExChange>
        </w:tblPrEx>
        <w:trPr>
          <w:trHeight w:val="827"/>
          <w:trPrChange w:id="63" w:author="Hetvi Topiwala" w:date="2026-04-10T11:41:00Z" w16du:dateUtc="2026-04-10T06:11:00Z">
            <w:trPr>
              <w:trHeight w:val="827"/>
            </w:trPr>
          </w:trPrChange>
        </w:trPr>
        <w:tc>
          <w:tcPr>
            <w:tcW w:w="1022" w:type="dxa"/>
            <w:tcPrChange w:id="64" w:author="Hetvi Topiwala" w:date="2026-04-10T11:41:00Z" w16du:dateUtc="2026-04-10T06:11:00Z">
              <w:tcPr>
                <w:tcW w:w="1022" w:type="dxa"/>
                <w:vAlign w:val="center"/>
              </w:tcPr>
            </w:tcPrChange>
          </w:tcPr>
          <w:p w14:paraId="41827B6B" w14:textId="05342721" w:rsidR="0001662A" w:rsidRDefault="0001662A" w:rsidP="0001662A">
            <w:pPr>
              <w:pStyle w:val="TableParagraph"/>
              <w:spacing w:before="11"/>
              <w:jc w:val="center"/>
            </w:pPr>
            <w:ins w:id="65" w:author="Hetvi Topiwala" w:date="2026-04-10T11:41:00Z" w16du:dateUtc="2026-04-10T06:11:00Z">
              <w:r>
                <w:rPr>
                  <w:sz w:val="20"/>
                </w:rPr>
                <w:lastRenderedPageBreak/>
                <w:t>4</w:t>
              </w:r>
            </w:ins>
          </w:p>
        </w:tc>
        <w:tc>
          <w:tcPr>
            <w:tcW w:w="2398" w:type="dxa"/>
            <w:vMerge/>
            <w:tcPrChange w:id="66" w:author="Hetvi Topiwala" w:date="2026-04-10T11:41:00Z" w16du:dateUtc="2026-04-10T06:11:00Z">
              <w:tcPr>
                <w:tcW w:w="2398" w:type="dxa"/>
                <w:vMerge/>
                <w:vAlign w:val="center"/>
              </w:tcPr>
            </w:tcPrChange>
          </w:tcPr>
          <w:p w14:paraId="45C57E14" w14:textId="77777777" w:rsidR="0001662A" w:rsidRDefault="0001662A" w:rsidP="0001662A">
            <w:pPr>
              <w:jc w:val="center"/>
              <w:rPr>
                <w:sz w:val="2"/>
                <w:szCs w:val="2"/>
              </w:rPr>
            </w:pPr>
          </w:p>
        </w:tc>
        <w:tc>
          <w:tcPr>
            <w:tcW w:w="6032" w:type="dxa"/>
            <w:tcPrChange w:id="67" w:author="Hetvi Topiwala" w:date="2026-04-10T11:41:00Z" w16du:dateUtc="2026-04-10T06:11:00Z">
              <w:tcPr>
                <w:tcW w:w="6032" w:type="dxa"/>
                <w:vAlign w:val="center"/>
              </w:tcPr>
            </w:tcPrChange>
          </w:tcPr>
          <w:p w14:paraId="33A1BE11" w14:textId="77777777" w:rsidR="0001662A" w:rsidRDefault="0001662A" w:rsidP="0001662A">
            <w:pPr>
              <w:pStyle w:val="TableParagraph"/>
              <w:spacing w:before="8"/>
              <w:ind w:left="123" w:right="118"/>
              <w:jc w:val="center"/>
              <w:rPr>
                <w:lang w:val="en-IN"/>
              </w:rPr>
            </w:pPr>
            <w:ins w:id="68" w:author="Hetvi Topiwala" w:date="2026-04-10T11:41:00Z" w16du:dateUtc="2026-04-10T06:11:00Z">
              <w:r w:rsidRPr="00A939E8">
                <w:rPr>
                  <w:lang w:val="en-IN"/>
                </w:rPr>
                <w:t xml:space="preserve">Plot Nos. 21, 22, 23, Bommasandra - </w:t>
              </w:r>
              <w:proofErr w:type="spellStart"/>
              <w:r w:rsidRPr="00A939E8">
                <w:rPr>
                  <w:lang w:val="en-IN"/>
                </w:rPr>
                <w:t>Jigani</w:t>
              </w:r>
              <w:proofErr w:type="spellEnd"/>
              <w:r w:rsidRPr="00A939E8">
                <w:rPr>
                  <w:lang w:val="en-IN"/>
                </w:rPr>
                <w:t xml:space="preserve"> Link Road Industrial Area, Taluk </w:t>
              </w:r>
              <w:proofErr w:type="spellStart"/>
              <w:r w:rsidRPr="00A939E8">
                <w:rPr>
                  <w:lang w:val="en-IN"/>
                </w:rPr>
                <w:t>Anekal</w:t>
              </w:r>
              <w:proofErr w:type="spellEnd"/>
              <w:r w:rsidRPr="00A939E8">
                <w:rPr>
                  <w:lang w:val="en-IN"/>
                </w:rPr>
                <w:t>, Bengaluru - 560 105,</w:t>
              </w:r>
            </w:ins>
            <w:r>
              <w:rPr>
                <w:lang w:val="en-IN"/>
              </w:rPr>
              <w:t xml:space="preserve"> </w:t>
            </w:r>
          </w:p>
          <w:p w14:paraId="4482A6AC" w14:textId="4A8D8E87" w:rsidR="0001662A" w:rsidRPr="0001662A" w:rsidRDefault="0001662A" w:rsidP="0001662A">
            <w:pPr>
              <w:pStyle w:val="TableParagraph"/>
              <w:spacing w:before="8"/>
              <w:ind w:left="123" w:right="118"/>
              <w:jc w:val="center"/>
              <w:rPr>
                <w:lang w:val="en-IN"/>
              </w:rPr>
            </w:pPr>
            <w:ins w:id="69" w:author="Hetvi Topiwala" w:date="2026-04-10T11:41:00Z" w16du:dateUtc="2026-04-10T06:11:00Z">
              <w:r w:rsidRPr="00A939E8">
                <w:rPr>
                  <w:lang w:val="en-IN"/>
                </w:rPr>
                <w:t>Karnataka, India.</w:t>
              </w:r>
            </w:ins>
          </w:p>
        </w:tc>
      </w:tr>
    </w:tbl>
    <w:p w14:paraId="37AFE0F0" w14:textId="77777777" w:rsidR="00885A0C" w:rsidRDefault="00885A0C" w:rsidP="009A165B">
      <w:pPr>
        <w:pStyle w:val="BodyText"/>
        <w:jc w:val="both"/>
      </w:pPr>
    </w:p>
    <w:p w14:paraId="715534FF" w14:textId="77777777" w:rsidR="00885A0C" w:rsidRDefault="00885A0C" w:rsidP="009A165B">
      <w:pPr>
        <w:pStyle w:val="BodyText"/>
        <w:spacing w:before="26"/>
        <w:jc w:val="both"/>
      </w:pPr>
    </w:p>
    <w:p w14:paraId="6CDF045C" w14:textId="77777777" w:rsidR="00885A0C" w:rsidRDefault="00000000" w:rsidP="009A165B">
      <w:pPr>
        <w:pStyle w:val="Heading1"/>
        <w:numPr>
          <w:ilvl w:val="0"/>
          <w:numId w:val="1"/>
        </w:numPr>
        <w:tabs>
          <w:tab w:val="left" w:pos="1157"/>
        </w:tabs>
        <w:spacing w:before="1"/>
        <w:ind w:left="1157" w:hanging="358"/>
        <w:jc w:val="both"/>
      </w:pPr>
      <w:r>
        <w:t>Policy</w:t>
      </w:r>
      <w:r>
        <w:rPr>
          <w:spacing w:val="-9"/>
        </w:rPr>
        <w:t xml:space="preserve"> </w:t>
      </w:r>
      <w:r>
        <w:rPr>
          <w:spacing w:val="-2"/>
        </w:rPr>
        <w:t>Declaration:</w:t>
      </w:r>
    </w:p>
    <w:p w14:paraId="42B722A6" w14:textId="56DCCBF3" w:rsidR="00885A0C" w:rsidRDefault="00000000" w:rsidP="009A165B">
      <w:pPr>
        <w:pStyle w:val="BodyText"/>
        <w:spacing w:before="41" w:line="276" w:lineRule="auto"/>
        <w:ind w:left="732" w:right="726"/>
        <w:jc w:val="both"/>
      </w:pPr>
      <w:r>
        <w:t xml:space="preserve">Our commitment extends to promoting ethical conduct, enhancing transparency, and ensuring compliance with all applicable laws and regulations. We aim for continuous improvement in our governance practices through employee training, clear communication, and robust reporting </w:t>
      </w:r>
      <w:r>
        <w:rPr>
          <w:spacing w:val="-2"/>
        </w:rPr>
        <w:t>mechanisms. By fostering</w:t>
      </w:r>
      <w:r>
        <w:rPr>
          <w:spacing w:val="-3"/>
        </w:rPr>
        <w:t xml:space="preserve"> </w:t>
      </w:r>
      <w:r>
        <w:rPr>
          <w:spacing w:val="-2"/>
        </w:rPr>
        <w:t>a</w:t>
      </w:r>
      <w:r>
        <w:rPr>
          <w:spacing w:val="-3"/>
        </w:rPr>
        <w:t xml:space="preserve"> </w:t>
      </w:r>
      <w:r>
        <w:rPr>
          <w:spacing w:val="-2"/>
        </w:rPr>
        <w:t>culture of</w:t>
      </w:r>
      <w:r>
        <w:rPr>
          <w:spacing w:val="-3"/>
        </w:rPr>
        <w:t xml:space="preserve"> </w:t>
      </w:r>
      <w:r>
        <w:rPr>
          <w:spacing w:val="-2"/>
        </w:rPr>
        <w:t>integrity and</w:t>
      </w:r>
      <w:r>
        <w:rPr>
          <w:spacing w:val="-3"/>
        </w:rPr>
        <w:t xml:space="preserve"> </w:t>
      </w:r>
      <w:r>
        <w:rPr>
          <w:spacing w:val="-2"/>
        </w:rPr>
        <w:t>accountability, we will</w:t>
      </w:r>
      <w:r>
        <w:rPr>
          <w:spacing w:val="-3"/>
        </w:rPr>
        <w:t xml:space="preserve"> </w:t>
      </w:r>
      <w:r>
        <w:rPr>
          <w:spacing w:val="-2"/>
        </w:rPr>
        <w:t>strengthen stakeholder trust and</w:t>
      </w:r>
      <w:r>
        <w:rPr>
          <w:spacing w:val="-4"/>
        </w:rPr>
        <w:t xml:space="preserve"> </w:t>
      </w:r>
      <w:r>
        <w:rPr>
          <w:spacing w:val="-2"/>
        </w:rPr>
        <w:t>drive sustainable</w:t>
      </w:r>
      <w:r>
        <w:rPr>
          <w:spacing w:val="-3"/>
        </w:rPr>
        <w:t xml:space="preserve"> </w:t>
      </w:r>
      <w:r>
        <w:rPr>
          <w:spacing w:val="-2"/>
        </w:rPr>
        <w:t>business practices.</w:t>
      </w:r>
      <w:r>
        <w:rPr>
          <w:spacing w:val="-3"/>
        </w:rPr>
        <w:t xml:space="preserve"> </w:t>
      </w:r>
      <w:r>
        <w:rPr>
          <w:spacing w:val="-2"/>
        </w:rPr>
        <w:t>Our</w:t>
      </w:r>
      <w:r>
        <w:rPr>
          <w:spacing w:val="-3"/>
        </w:rPr>
        <w:t xml:space="preserve"> </w:t>
      </w:r>
      <w:r>
        <w:rPr>
          <w:spacing w:val="-2"/>
        </w:rPr>
        <w:t>baseline for</w:t>
      </w:r>
      <w:r>
        <w:rPr>
          <w:spacing w:val="-3"/>
        </w:rPr>
        <w:t xml:space="preserve"> </w:t>
      </w:r>
      <w:r>
        <w:rPr>
          <w:spacing w:val="-2"/>
        </w:rPr>
        <w:t>evaluating</w:t>
      </w:r>
      <w:r>
        <w:rPr>
          <w:spacing w:val="-4"/>
        </w:rPr>
        <w:t xml:space="preserve"> </w:t>
      </w:r>
      <w:r>
        <w:rPr>
          <w:spacing w:val="-2"/>
        </w:rPr>
        <w:t>and</w:t>
      </w:r>
      <w:r>
        <w:rPr>
          <w:spacing w:val="-4"/>
        </w:rPr>
        <w:t xml:space="preserve"> </w:t>
      </w:r>
      <w:r>
        <w:rPr>
          <w:spacing w:val="-2"/>
        </w:rPr>
        <w:t>tracking</w:t>
      </w:r>
      <w:r>
        <w:rPr>
          <w:spacing w:val="-4"/>
        </w:rPr>
        <w:t xml:space="preserve"> </w:t>
      </w:r>
      <w:r>
        <w:rPr>
          <w:spacing w:val="-2"/>
        </w:rPr>
        <w:t>progress</w:t>
      </w:r>
      <w:r>
        <w:rPr>
          <w:spacing w:val="-3"/>
        </w:rPr>
        <w:t xml:space="preserve"> </w:t>
      </w:r>
      <w:r>
        <w:rPr>
          <w:spacing w:val="-2"/>
        </w:rPr>
        <w:t>in</w:t>
      </w:r>
      <w:r>
        <w:rPr>
          <w:spacing w:val="-4"/>
        </w:rPr>
        <w:t xml:space="preserve"> </w:t>
      </w:r>
      <w:r>
        <w:rPr>
          <w:spacing w:val="-2"/>
        </w:rPr>
        <w:t xml:space="preserve">corporate </w:t>
      </w:r>
      <w:r>
        <w:t xml:space="preserve">governance and ethics initiatives is set for </w:t>
      </w:r>
      <w:r w:rsidR="00883780">
        <w:t xml:space="preserve">FY </w:t>
      </w:r>
      <w:r>
        <w:t>2022-23.</w:t>
      </w:r>
    </w:p>
    <w:p w14:paraId="06B9236F" w14:textId="77777777" w:rsidR="00885A0C" w:rsidRDefault="00885A0C" w:rsidP="009A165B">
      <w:pPr>
        <w:pStyle w:val="BodyText"/>
        <w:spacing w:line="276" w:lineRule="auto"/>
        <w:jc w:val="both"/>
        <w:sectPr w:rsidR="00885A0C" w:rsidSect="00251980">
          <w:headerReference w:type="default" r:id="rId9"/>
          <w:footerReference w:type="default" r:id="rId10"/>
          <w:pgSz w:w="11910" w:h="16840"/>
          <w:pgMar w:top="1740" w:right="708" w:bottom="920" w:left="708" w:header="646" w:footer="732" w:gutter="0"/>
          <w:pgNumType w:start="2"/>
          <w:cols w:space="720"/>
        </w:sectPr>
      </w:pPr>
    </w:p>
    <w:p w14:paraId="079106BC" w14:textId="77777777" w:rsidR="00885A0C" w:rsidRDefault="00885A0C" w:rsidP="009A165B">
      <w:pPr>
        <w:pStyle w:val="BodyText"/>
        <w:jc w:val="both"/>
      </w:pPr>
    </w:p>
    <w:p w14:paraId="61BC109E" w14:textId="77777777" w:rsidR="00885A0C" w:rsidRDefault="00885A0C" w:rsidP="009A165B">
      <w:pPr>
        <w:pStyle w:val="BodyText"/>
        <w:spacing w:before="139"/>
        <w:jc w:val="both"/>
      </w:pPr>
    </w:p>
    <w:p w14:paraId="06D671B1" w14:textId="71201D23" w:rsidR="00885A0C" w:rsidRDefault="00000000" w:rsidP="009A165B">
      <w:pPr>
        <w:pStyle w:val="Heading1"/>
        <w:numPr>
          <w:ilvl w:val="0"/>
          <w:numId w:val="1"/>
        </w:numPr>
        <w:tabs>
          <w:tab w:val="left" w:pos="1013"/>
        </w:tabs>
        <w:ind w:left="1013" w:hanging="358"/>
        <w:jc w:val="both"/>
      </w:pPr>
      <w:r>
        <w:rPr>
          <w:spacing w:val="-2"/>
        </w:rPr>
        <w:t>Objectives</w:t>
      </w:r>
      <w:ins w:id="74" w:author="Hetvi Topiwala" w:date="2026-04-10T15:16:00Z" w16du:dateUtc="2026-04-10T09:46:00Z">
        <w:r w:rsidR="00846936">
          <w:rPr>
            <w:spacing w:val="-2"/>
          </w:rPr>
          <w:t xml:space="preserve"> and Targets</w:t>
        </w:r>
      </w:ins>
      <w:r>
        <w:rPr>
          <w:spacing w:val="-2"/>
        </w:rPr>
        <w:t>:</w:t>
      </w:r>
    </w:p>
    <w:p w14:paraId="6BD4432D" w14:textId="5F824CD2" w:rsidR="00885A0C" w:rsidDel="00846936" w:rsidRDefault="00000000" w:rsidP="009A165B">
      <w:pPr>
        <w:pStyle w:val="BodyText"/>
        <w:spacing w:before="135"/>
        <w:ind w:left="732"/>
        <w:jc w:val="both"/>
        <w:rPr>
          <w:del w:id="75" w:author="Hetvi Topiwala" w:date="2026-04-10T15:16:00Z" w16du:dateUtc="2026-04-10T09:46:00Z"/>
        </w:rPr>
      </w:pPr>
      <w:del w:id="76" w:author="Hetvi Topiwala" w:date="2026-04-10T15:16:00Z" w16du:dateUtc="2026-04-10T09:46:00Z">
        <w:r w:rsidDel="00846936">
          <w:delText>The</w:delText>
        </w:r>
        <w:r w:rsidDel="00846936">
          <w:rPr>
            <w:spacing w:val="-5"/>
          </w:rPr>
          <w:delText xml:space="preserve"> </w:delText>
        </w:r>
        <w:r w:rsidDel="00846936">
          <w:delText>objective</w:delText>
        </w:r>
        <w:r w:rsidDel="00846936">
          <w:rPr>
            <w:spacing w:val="-7"/>
          </w:rPr>
          <w:delText xml:space="preserve"> </w:delText>
        </w:r>
        <w:r w:rsidDel="00846936">
          <w:delText>of</w:delText>
        </w:r>
        <w:r w:rsidDel="00846936">
          <w:rPr>
            <w:spacing w:val="-5"/>
          </w:rPr>
          <w:delText xml:space="preserve"> </w:delText>
        </w:r>
        <w:r w:rsidDel="00846936">
          <w:delText>the</w:delText>
        </w:r>
        <w:r w:rsidDel="00846936">
          <w:rPr>
            <w:spacing w:val="-5"/>
          </w:rPr>
          <w:delText xml:space="preserve"> </w:delText>
        </w:r>
        <w:r w:rsidDel="00846936">
          <w:delText>policy</w:delText>
        </w:r>
        <w:r w:rsidDel="00846936">
          <w:rPr>
            <w:spacing w:val="-5"/>
          </w:rPr>
          <w:delText xml:space="preserve"> </w:delText>
        </w:r>
        <w:r w:rsidDel="00846936">
          <w:delText>is</w:delText>
        </w:r>
        <w:r w:rsidDel="00846936">
          <w:rPr>
            <w:spacing w:val="-5"/>
          </w:rPr>
          <w:delText xml:space="preserve"> </w:delText>
        </w:r>
        <w:r w:rsidDel="00846936">
          <w:delText>to</w:delText>
        </w:r>
        <w:r w:rsidDel="00846936">
          <w:rPr>
            <w:spacing w:val="-7"/>
          </w:rPr>
          <w:delText xml:space="preserve"> </w:delText>
        </w:r>
        <w:r w:rsidDel="00846936">
          <w:delText>ensure,</w:delText>
        </w:r>
        <w:r w:rsidDel="00846936">
          <w:rPr>
            <w:spacing w:val="-5"/>
          </w:rPr>
          <w:delText xml:space="preserve"> </w:delText>
        </w:r>
        <w:r w:rsidDel="00846936">
          <w:delText>as</w:delText>
        </w:r>
        <w:r w:rsidDel="00846936">
          <w:rPr>
            <w:spacing w:val="-5"/>
          </w:rPr>
          <w:delText xml:space="preserve"> </w:delText>
        </w:r>
        <w:r w:rsidDel="00846936">
          <w:delText>far</w:delText>
        </w:r>
        <w:r w:rsidDel="00846936">
          <w:rPr>
            <w:spacing w:val="-7"/>
          </w:rPr>
          <w:delText xml:space="preserve"> </w:delText>
        </w:r>
        <w:r w:rsidDel="00846936">
          <w:delText>as</w:delText>
        </w:r>
        <w:r w:rsidDel="00846936">
          <w:rPr>
            <w:spacing w:val="-5"/>
          </w:rPr>
          <w:delText xml:space="preserve"> </w:delText>
        </w:r>
        <w:r w:rsidDel="00846936">
          <w:delText>reasonably</w:delText>
        </w:r>
        <w:r w:rsidDel="00846936">
          <w:rPr>
            <w:spacing w:val="-5"/>
          </w:rPr>
          <w:delText xml:space="preserve"> </w:delText>
        </w:r>
        <w:r w:rsidDel="00846936">
          <w:delText>practicable,</w:delText>
        </w:r>
        <w:r w:rsidDel="00846936">
          <w:rPr>
            <w:spacing w:val="-5"/>
          </w:rPr>
          <w:delText xml:space="preserve"> </w:delText>
        </w:r>
        <w:r w:rsidDel="00846936">
          <w:delText>are</w:delText>
        </w:r>
        <w:r w:rsidDel="00846936">
          <w:rPr>
            <w:spacing w:val="-5"/>
          </w:rPr>
          <w:delText xml:space="preserve"> </w:delText>
        </w:r>
        <w:r w:rsidDel="00846936">
          <w:delText>as</w:delText>
        </w:r>
        <w:r w:rsidDel="00846936">
          <w:rPr>
            <w:spacing w:val="-8"/>
          </w:rPr>
          <w:delText xml:space="preserve"> </w:delText>
        </w:r>
        <w:r w:rsidDel="00846936">
          <w:rPr>
            <w:spacing w:val="-2"/>
          </w:rPr>
          <w:delText>below;</w:delText>
        </w:r>
      </w:del>
    </w:p>
    <w:p w14:paraId="4922182C" w14:textId="77777777" w:rsidR="00885A0C" w:rsidRDefault="00000000" w:rsidP="00CC1262">
      <w:pPr>
        <w:pStyle w:val="ListParagraph"/>
        <w:numPr>
          <w:ilvl w:val="0"/>
          <w:numId w:val="4"/>
        </w:numPr>
        <w:tabs>
          <w:tab w:val="left" w:pos="1159"/>
        </w:tabs>
        <w:spacing w:line="357" w:lineRule="auto"/>
        <w:ind w:right="725"/>
        <w:jc w:val="both"/>
      </w:pPr>
      <w:r>
        <w:t xml:space="preserve">To promote an organizational culture that prioritizes ethical </w:t>
      </w:r>
      <w:proofErr w:type="spellStart"/>
      <w:r>
        <w:t>behaviour</w:t>
      </w:r>
      <w:proofErr w:type="spellEnd"/>
      <w:r>
        <w:t xml:space="preserve"> by </w:t>
      </w:r>
      <w:r w:rsidRPr="00CC1262">
        <w:rPr>
          <w:b/>
        </w:rPr>
        <w:t xml:space="preserve">integrating anti- corruption values </w:t>
      </w:r>
      <w:r>
        <w:t>into onboarding processes, employee handbooks and strictly implementing them in all the company’s transactions.</w:t>
      </w:r>
    </w:p>
    <w:p w14:paraId="0645FE84" w14:textId="77777777" w:rsidR="00E65DB6" w:rsidRDefault="001F0FE0" w:rsidP="00E65DB6">
      <w:pPr>
        <w:pStyle w:val="ListParagraph"/>
        <w:numPr>
          <w:ilvl w:val="0"/>
          <w:numId w:val="4"/>
        </w:numPr>
        <w:tabs>
          <w:tab w:val="left" w:pos="1159"/>
        </w:tabs>
        <w:spacing w:line="357" w:lineRule="auto"/>
        <w:ind w:right="725"/>
        <w:jc w:val="both"/>
      </w:pPr>
      <w:ins w:id="77" w:author="Hetvi Topiwala" w:date="2026-04-15T14:51:00Z">
        <w:r w:rsidRPr="001F0FE0">
          <w:t xml:space="preserve">Ensure 100% of reported corruption-related incidents are investigated and addressed within </w:t>
        </w:r>
      </w:ins>
      <w:ins w:id="78" w:author="Hetvi Topiwala" w:date="2026-04-15T14:51:00Z" w16du:dateUtc="2026-04-15T09:21:00Z">
        <w:r>
          <w:t>7 days.</w:t>
        </w:r>
      </w:ins>
    </w:p>
    <w:p w14:paraId="2509E0A2" w14:textId="77777777" w:rsidR="00E65DB6" w:rsidRDefault="001F0FE0" w:rsidP="00E65DB6">
      <w:pPr>
        <w:pStyle w:val="ListParagraph"/>
        <w:numPr>
          <w:ilvl w:val="0"/>
          <w:numId w:val="4"/>
        </w:numPr>
        <w:tabs>
          <w:tab w:val="left" w:pos="1159"/>
        </w:tabs>
        <w:spacing w:line="357" w:lineRule="auto"/>
        <w:ind w:right="725"/>
        <w:jc w:val="both"/>
      </w:pPr>
      <w:ins w:id="79" w:author="Hetvi Topiwala" w:date="2026-04-15T14:52:00Z">
        <w:r w:rsidRPr="001F0FE0">
          <w:t>Ensure 100% employee coverage in annual anti-corruption and ethics training</w:t>
        </w:r>
      </w:ins>
      <w:ins w:id="80" w:author="Hetvi Topiwala" w:date="2026-04-15T14:52:00Z" w16du:dateUtc="2026-04-15T09:22:00Z">
        <w:r>
          <w:t>.</w:t>
        </w:r>
      </w:ins>
    </w:p>
    <w:p w14:paraId="6210E066" w14:textId="77777777" w:rsidR="00E65DB6" w:rsidRDefault="001F0FE0" w:rsidP="00E65DB6">
      <w:pPr>
        <w:pStyle w:val="ListParagraph"/>
        <w:numPr>
          <w:ilvl w:val="0"/>
          <w:numId w:val="4"/>
        </w:numPr>
        <w:tabs>
          <w:tab w:val="left" w:pos="1159"/>
        </w:tabs>
        <w:spacing w:line="357" w:lineRule="auto"/>
        <w:ind w:right="725"/>
        <w:jc w:val="both"/>
      </w:pPr>
      <w:ins w:id="81" w:author="Hetvi Topiwala" w:date="2026-04-15T14:55:00Z">
        <w:r w:rsidRPr="001F0FE0">
          <w:t>Conduct annual third-party audits of anti-corruption practices and ensure 100% compliance with audit requirements by FY 2029–30.</w:t>
        </w:r>
      </w:ins>
    </w:p>
    <w:p w14:paraId="5459CB7F" w14:textId="16B61358" w:rsidR="00885A0C" w:rsidRPr="00E65DB6" w:rsidRDefault="00000000" w:rsidP="00E65DB6">
      <w:pPr>
        <w:pStyle w:val="ListParagraph"/>
        <w:numPr>
          <w:ilvl w:val="0"/>
          <w:numId w:val="4"/>
        </w:numPr>
        <w:tabs>
          <w:tab w:val="left" w:pos="1159"/>
        </w:tabs>
        <w:spacing w:line="357" w:lineRule="auto"/>
        <w:ind w:right="725"/>
        <w:jc w:val="both"/>
      </w:pPr>
      <w:r>
        <w:t xml:space="preserve">Foster a culture of transparency by </w:t>
      </w:r>
      <w:r w:rsidRPr="00E65DB6">
        <w:rPr>
          <w:b/>
        </w:rPr>
        <w:t xml:space="preserve">encouraging open communication </w:t>
      </w:r>
      <w:r>
        <w:t>about potential conflicts of interest without fear of retaliation</w:t>
      </w:r>
      <w:r w:rsidRPr="00E65DB6">
        <w:rPr>
          <w:b/>
        </w:rPr>
        <w:t>.</w:t>
      </w:r>
    </w:p>
    <w:p w14:paraId="2A89B422" w14:textId="3E88FE66" w:rsidR="00885A0C" w:rsidRPr="00E65DB6" w:rsidRDefault="00000000" w:rsidP="00CC1262">
      <w:pPr>
        <w:pStyle w:val="ListParagraph"/>
        <w:numPr>
          <w:ilvl w:val="0"/>
          <w:numId w:val="4"/>
        </w:numPr>
        <w:tabs>
          <w:tab w:val="left" w:pos="1159"/>
        </w:tabs>
        <w:spacing w:before="12" w:line="355" w:lineRule="auto"/>
        <w:ind w:right="726"/>
        <w:jc w:val="both"/>
      </w:pPr>
      <w:r>
        <w:t>To</w:t>
      </w:r>
      <w:r w:rsidRPr="00CC1262">
        <w:rPr>
          <w:spacing w:val="-13"/>
        </w:rPr>
        <w:t xml:space="preserve"> </w:t>
      </w:r>
      <w:r w:rsidRPr="00CC1262">
        <w:rPr>
          <w:b/>
        </w:rPr>
        <w:t>regularly</w:t>
      </w:r>
      <w:r w:rsidRPr="00CC1262">
        <w:rPr>
          <w:b/>
          <w:spacing w:val="-12"/>
        </w:rPr>
        <w:t xml:space="preserve"> </w:t>
      </w:r>
      <w:r w:rsidRPr="00CC1262">
        <w:rPr>
          <w:b/>
        </w:rPr>
        <w:t>resolve</w:t>
      </w:r>
      <w:r w:rsidRPr="00CC1262">
        <w:rPr>
          <w:b/>
          <w:spacing w:val="-13"/>
        </w:rPr>
        <w:t xml:space="preserve"> </w:t>
      </w:r>
      <w:r w:rsidRPr="00CC1262">
        <w:rPr>
          <w:b/>
        </w:rPr>
        <w:t>100%</w:t>
      </w:r>
      <w:r w:rsidRPr="00CC1262">
        <w:rPr>
          <w:b/>
          <w:spacing w:val="-12"/>
        </w:rPr>
        <w:t xml:space="preserve"> </w:t>
      </w:r>
      <w:r w:rsidRPr="00CC1262">
        <w:rPr>
          <w:b/>
        </w:rPr>
        <w:t>of</w:t>
      </w:r>
      <w:r w:rsidRPr="00CC1262">
        <w:rPr>
          <w:b/>
          <w:spacing w:val="-13"/>
        </w:rPr>
        <w:t xml:space="preserve"> </w:t>
      </w:r>
      <w:r w:rsidRPr="00CC1262">
        <w:rPr>
          <w:b/>
        </w:rPr>
        <w:t>declared</w:t>
      </w:r>
      <w:r w:rsidRPr="00CC1262">
        <w:rPr>
          <w:b/>
          <w:spacing w:val="-12"/>
        </w:rPr>
        <w:t xml:space="preserve"> </w:t>
      </w:r>
      <w:r w:rsidRPr="00CC1262">
        <w:rPr>
          <w:b/>
        </w:rPr>
        <w:t>conflicts</w:t>
      </w:r>
      <w:r w:rsidRPr="00CC1262">
        <w:rPr>
          <w:b/>
          <w:spacing w:val="-12"/>
        </w:rPr>
        <w:t xml:space="preserve"> </w:t>
      </w:r>
      <w:r w:rsidRPr="00CC1262">
        <w:rPr>
          <w:b/>
        </w:rPr>
        <w:t>of</w:t>
      </w:r>
      <w:r w:rsidRPr="00CC1262">
        <w:rPr>
          <w:b/>
          <w:spacing w:val="-12"/>
        </w:rPr>
        <w:t xml:space="preserve"> </w:t>
      </w:r>
      <w:r w:rsidRPr="00CC1262">
        <w:rPr>
          <w:b/>
        </w:rPr>
        <w:t>interest</w:t>
      </w:r>
      <w:r w:rsidRPr="00CC1262">
        <w:rPr>
          <w:b/>
          <w:spacing w:val="-11"/>
        </w:rPr>
        <w:t xml:space="preserve"> </w:t>
      </w:r>
      <w:r>
        <w:t>within</w:t>
      </w:r>
      <w:r w:rsidRPr="00CC1262">
        <w:rPr>
          <w:spacing w:val="-13"/>
        </w:rPr>
        <w:t xml:space="preserve"> </w:t>
      </w:r>
      <w:r>
        <w:t>30</w:t>
      </w:r>
      <w:r w:rsidRPr="00CC1262">
        <w:rPr>
          <w:spacing w:val="-9"/>
        </w:rPr>
        <w:t xml:space="preserve"> </w:t>
      </w:r>
      <w:r>
        <w:t>days</w:t>
      </w:r>
      <w:r w:rsidRPr="00CC1262">
        <w:rPr>
          <w:spacing w:val="-13"/>
        </w:rPr>
        <w:t xml:space="preserve"> </w:t>
      </w:r>
      <w:r>
        <w:t>of</w:t>
      </w:r>
      <w:r w:rsidRPr="00CC1262">
        <w:rPr>
          <w:spacing w:val="-11"/>
        </w:rPr>
        <w:t xml:space="preserve"> </w:t>
      </w:r>
      <w:r>
        <w:t>identification</w:t>
      </w:r>
      <w:r w:rsidRPr="00CC1262">
        <w:rPr>
          <w:spacing w:val="-13"/>
        </w:rPr>
        <w:t xml:space="preserve"> </w:t>
      </w:r>
      <w:r>
        <w:t>by</w:t>
      </w:r>
      <w:r w:rsidRPr="00CC1262">
        <w:rPr>
          <w:spacing w:val="-12"/>
        </w:rPr>
        <w:t xml:space="preserve"> </w:t>
      </w:r>
      <w:r w:rsidR="00B37019">
        <w:t xml:space="preserve">FY </w:t>
      </w:r>
      <w:r w:rsidRPr="00CC1262">
        <w:rPr>
          <w:spacing w:val="-2"/>
        </w:rPr>
        <w:t>2029-30.</w:t>
      </w:r>
    </w:p>
    <w:p w14:paraId="5631E82E" w14:textId="69E08466" w:rsidR="00E65DB6" w:rsidRDefault="00E65DB6" w:rsidP="00CC1262">
      <w:pPr>
        <w:pStyle w:val="ListParagraph"/>
        <w:numPr>
          <w:ilvl w:val="0"/>
          <w:numId w:val="4"/>
        </w:numPr>
        <w:tabs>
          <w:tab w:val="left" w:pos="1159"/>
        </w:tabs>
        <w:spacing w:before="12" w:line="355" w:lineRule="auto"/>
        <w:ind w:right="726"/>
        <w:jc w:val="both"/>
      </w:pPr>
      <w:ins w:id="82" w:author="Hetvi Topiwala" w:date="2026-04-15T15:05:00Z">
        <w:r w:rsidRPr="00E65DB6">
          <w:t>Ensure 100% new employees complete conflict of interest disclosure at the time of onboarding</w:t>
        </w:r>
      </w:ins>
      <w:ins w:id="83" w:author="Hetvi Topiwala" w:date="2026-04-15T15:05:00Z" w16du:dateUtc="2026-04-15T09:35:00Z">
        <w:r>
          <w:t>.</w:t>
        </w:r>
      </w:ins>
    </w:p>
    <w:p w14:paraId="7FD04900" w14:textId="77777777" w:rsidR="00885A0C" w:rsidRDefault="00000000" w:rsidP="00CC1262">
      <w:pPr>
        <w:pStyle w:val="ListParagraph"/>
        <w:numPr>
          <w:ilvl w:val="0"/>
          <w:numId w:val="4"/>
        </w:numPr>
        <w:tabs>
          <w:tab w:val="left" w:pos="1159"/>
        </w:tabs>
        <w:spacing w:before="9" w:line="355" w:lineRule="auto"/>
        <w:ind w:right="726"/>
        <w:jc w:val="both"/>
      </w:pPr>
      <w:r>
        <w:t xml:space="preserve">Maintain enforcement of </w:t>
      </w:r>
      <w:r w:rsidRPr="00CC1262">
        <w:rPr>
          <w:b/>
        </w:rPr>
        <w:t xml:space="preserve">stringent internal controls </w:t>
      </w:r>
      <w:r>
        <w:t>like Segregation of duties, regular reconciliation and access controls to minimize opportunities for fraud.</w:t>
      </w:r>
    </w:p>
    <w:p w14:paraId="748D7E3B" w14:textId="11813C10" w:rsidR="00885A0C" w:rsidRDefault="00000000" w:rsidP="00CC1262">
      <w:pPr>
        <w:pStyle w:val="ListParagraph"/>
        <w:numPr>
          <w:ilvl w:val="0"/>
          <w:numId w:val="4"/>
        </w:numPr>
        <w:tabs>
          <w:tab w:val="left" w:pos="1159"/>
        </w:tabs>
        <w:spacing w:before="11" w:line="355" w:lineRule="auto"/>
        <w:ind w:right="724"/>
        <w:jc w:val="both"/>
      </w:pPr>
      <w:r>
        <w:t xml:space="preserve">Ensure that 100% of employees complete annual </w:t>
      </w:r>
      <w:r w:rsidRPr="00CC1262">
        <w:rPr>
          <w:b/>
        </w:rPr>
        <w:t>training sessions on fraud detection and prevention</w:t>
      </w:r>
      <w:r w:rsidR="00E65DB6">
        <w:t>.</w:t>
      </w:r>
    </w:p>
    <w:p w14:paraId="733099BD" w14:textId="77777777" w:rsidR="00885A0C" w:rsidRDefault="00000000" w:rsidP="00CC1262">
      <w:pPr>
        <w:pStyle w:val="ListParagraph"/>
        <w:numPr>
          <w:ilvl w:val="0"/>
          <w:numId w:val="4"/>
        </w:numPr>
        <w:tabs>
          <w:tab w:val="left" w:pos="1158"/>
        </w:tabs>
        <w:spacing w:before="12"/>
        <w:jc w:val="both"/>
      </w:pPr>
      <w:r>
        <w:t>Implement</w:t>
      </w:r>
      <w:r w:rsidRPr="00CC1262">
        <w:rPr>
          <w:spacing w:val="-10"/>
        </w:rPr>
        <w:t xml:space="preserve"> </w:t>
      </w:r>
      <w:r w:rsidRPr="00CC1262">
        <w:rPr>
          <w:b/>
        </w:rPr>
        <w:t>Know</w:t>
      </w:r>
      <w:r w:rsidRPr="00CC1262">
        <w:rPr>
          <w:b/>
          <w:spacing w:val="-8"/>
        </w:rPr>
        <w:t xml:space="preserve"> </w:t>
      </w:r>
      <w:r w:rsidRPr="00CC1262">
        <w:rPr>
          <w:b/>
        </w:rPr>
        <w:t>Your</w:t>
      </w:r>
      <w:r w:rsidRPr="00CC1262">
        <w:rPr>
          <w:b/>
          <w:spacing w:val="-9"/>
        </w:rPr>
        <w:t xml:space="preserve"> </w:t>
      </w:r>
      <w:r w:rsidRPr="00CC1262">
        <w:rPr>
          <w:b/>
        </w:rPr>
        <w:t>Customer</w:t>
      </w:r>
      <w:r w:rsidRPr="00CC1262">
        <w:rPr>
          <w:b/>
          <w:spacing w:val="-9"/>
        </w:rPr>
        <w:t xml:space="preserve"> </w:t>
      </w:r>
      <w:r w:rsidRPr="00CC1262">
        <w:rPr>
          <w:b/>
        </w:rPr>
        <w:t>(KYC)</w:t>
      </w:r>
      <w:r w:rsidRPr="00CC1262">
        <w:rPr>
          <w:b/>
          <w:spacing w:val="-8"/>
        </w:rPr>
        <w:t xml:space="preserve"> </w:t>
      </w:r>
      <w:r w:rsidRPr="00CC1262">
        <w:rPr>
          <w:b/>
        </w:rPr>
        <w:t>protocols</w:t>
      </w:r>
      <w:r w:rsidRPr="00CC1262">
        <w:rPr>
          <w:b/>
          <w:spacing w:val="-7"/>
        </w:rPr>
        <w:t xml:space="preserve"> </w:t>
      </w:r>
      <w:r>
        <w:t>for</w:t>
      </w:r>
      <w:r w:rsidRPr="00CC1262">
        <w:rPr>
          <w:spacing w:val="-8"/>
        </w:rPr>
        <w:t xml:space="preserve"> </w:t>
      </w:r>
      <w:r>
        <w:t>100%</w:t>
      </w:r>
      <w:r w:rsidRPr="00CC1262">
        <w:rPr>
          <w:spacing w:val="-8"/>
        </w:rPr>
        <w:t xml:space="preserve"> </w:t>
      </w:r>
      <w:r>
        <w:t>of</w:t>
      </w:r>
      <w:r w:rsidRPr="00CC1262">
        <w:rPr>
          <w:spacing w:val="-11"/>
        </w:rPr>
        <w:t xml:space="preserve"> </w:t>
      </w:r>
      <w:r>
        <w:t>new</w:t>
      </w:r>
      <w:r w:rsidRPr="00CC1262">
        <w:rPr>
          <w:spacing w:val="-8"/>
        </w:rPr>
        <w:t xml:space="preserve"> </w:t>
      </w:r>
      <w:r>
        <w:t>clients</w:t>
      </w:r>
      <w:r w:rsidRPr="00CC1262">
        <w:rPr>
          <w:spacing w:val="-8"/>
        </w:rPr>
        <w:t xml:space="preserve"> </w:t>
      </w:r>
      <w:r>
        <w:t>and</w:t>
      </w:r>
      <w:r w:rsidRPr="00CC1262">
        <w:rPr>
          <w:spacing w:val="-9"/>
        </w:rPr>
        <w:t xml:space="preserve"> </w:t>
      </w:r>
      <w:r w:rsidRPr="00CC1262">
        <w:rPr>
          <w:spacing w:val="-2"/>
        </w:rPr>
        <w:t>suppliers.</w:t>
      </w:r>
    </w:p>
    <w:p w14:paraId="741E3834" w14:textId="689D1706" w:rsidR="00E65DB6" w:rsidRDefault="00E65DB6" w:rsidP="00CC1262">
      <w:pPr>
        <w:pStyle w:val="ListParagraph"/>
        <w:numPr>
          <w:ilvl w:val="0"/>
          <w:numId w:val="4"/>
        </w:numPr>
        <w:tabs>
          <w:tab w:val="left" w:pos="1159"/>
        </w:tabs>
        <w:spacing w:before="132" w:line="355" w:lineRule="auto"/>
        <w:ind w:right="726"/>
        <w:jc w:val="both"/>
      </w:pPr>
      <w:ins w:id="84" w:author="Hetvi Topiwala" w:date="2026-04-15T15:12:00Z">
        <w:r w:rsidRPr="00E65DB6">
          <w:t>Prevent the misuse of company operations for money laundering or financing of illicit activities through effective due diligence and monitoring.</w:t>
        </w:r>
      </w:ins>
    </w:p>
    <w:p w14:paraId="2A86CEB0" w14:textId="29C7E162" w:rsidR="00885A0C" w:rsidRDefault="00000000" w:rsidP="00CC1262">
      <w:pPr>
        <w:pStyle w:val="ListParagraph"/>
        <w:numPr>
          <w:ilvl w:val="0"/>
          <w:numId w:val="4"/>
        </w:numPr>
        <w:tabs>
          <w:tab w:val="left" w:pos="1159"/>
        </w:tabs>
        <w:spacing w:before="132" w:line="355" w:lineRule="auto"/>
        <w:ind w:right="726"/>
        <w:jc w:val="both"/>
      </w:pPr>
      <w:r>
        <w:t>Introduce</w:t>
      </w:r>
      <w:r w:rsidRPr="00CC1262">
        <w:rPr>
          <w:spacing w:val="-5"/>
        </w:rPr>
        <w:t xml:space="preserve"> </w:t>
      </w:r>
      <w:r>
        <w:t>mandatory</w:t>
      </w:r>
      <w:r w:rsidRPr="00CC1262">
        <w:rPr>
          <w:spacing w:val="-4"/>
        </w:rPr>
        <w:t xml:space="preserve"> </w:t>
      </w:r>
      <w:r w:rsidRPr="00CC1262">
        <w:rPr>
          <w:b/>
        </w:rPr>
        <w:t>anti-money</w:t>
      </w:r>
      <w:r w:rsidRPr="00CC1262">
        <w:rPr>
          <w:b/>
          <w:spacing w:val="-6"/>
        </w:rPr>
        <w:t xml:space="preserve"> </w:t>
      </w:r>
      <w:r w:rsidRPr="00CC1262">
        <w:rPr>
          <w:b/>
        </w:rPr>
        <w:t>laundering</w:t>
      </w:r>
      <w:r w:rsidRPr="00CC1262">
        <w:rPr>
          <w:b/>
          <w:spacing w:val="-6"/>
        </w:rPr>
        <w:t xml:space="preserve"> </w:t>
      </w:r>
      <w:r w:rsidRPr="00CC1262">
        <w:rPr>
          <w:b/>
        </w:rPr>
        <w:t>(AML)</w:t>
      </w:r>
      <w:r w:rsidRPr="00CC1262">
        <w:rPr>
          <w:b/>
          <w:spacing w:val="-5"/>
        </w:rPr>
        <w:t xml:space="preserve"> </w:t>
      </w:r>
      <w:r w:rsidRPr="00CC1262">
        <w:rPr>
          <w:b/>
        </w:rPr>
        <w:t>training</w:t>
      </w:r>
      <w:r w:rsidRPr="00CC1262">
        <w:rPr>
          <w:b/>
          <w:spacing w:val="-4"/>
        </w:rPr>
        <w:t xml:space="preserve"> </w:t>
      </w:r>
      <w:r>
        <w:t>for</w:t>
      </w:r>
      <w:r w:rsidRPr="00CC1262">
        <w:rPr>
          <w:spacing w:val="-6"/>
        </w:rPr>
        <w:t xml:space="preserve"> </w:t>
      </w:r>
      <w:r>
        <w:t>all</w:t>
      </w:r>
      <w:r w:rsidRPr="00CC1262">
        <w:rPr>
          <w:spacing w:val="-7"/>
        </w:rPr>
        <w:t xml:space="preserve"> </w:t>
      </w:r>
      <w:r>
        <w:t>employees</w:t>
      </w:r>
      <w:r w:rsidRPr="00CC1262">
        <w:rPr>
          <w:spacing w:val="-6"/>
        </w:rPr>
        <w:t xml:space="preserve"> </w:t>
      </w:r>
      <w:r>
        <w:t>handling</w:t>
      </w:r>
      <w:r w:rsidRPr="00CC1262">
        <w:rPr>
          <w:spacing w:val="-7"/>
        </w:rPr>
        <w:t xml:space="preserve"> </w:t>
      </w:r>
      <w:r>
        <w:t xml:space="preserve">financial </w:t>
      </w:r>
      <w:r w:rsidRPr="00CC1262">
        <w:rPr>
          <w:spacing w:val="-2"/>
        </w:rPr>
        <w:t>transactions.</w:t>
      </w:r>
    </w:p>
    <w:p w14:paraId="10B4067D" w14:textId="6C7FE03C" w:rsidR="00885A0C" w:rsidRDefault="00000000" w:rsidP="00CC1262">
      <w:pPr>
        <w:pStyle w:val="ListParagraph"/>
        <w:numPr>
          <w:ilvl w:val="0"/>
          <w:numId w:val="4"/>
        </w:numPr>
        <w:tabs>
          <w:tab w:val="left" w:pos="1158"/>
        </w:tabs>
        <w:spacing w:before="12"/>
        <w:jc w:val="both"/>
      </w:pPr>
      <w:r>
        <w:t>Implement</w:t>
      </w:r>
      <w:r w:rsidRPr="00CC1262">
        <w:rPr>
          <w:spacing w:val="-8"/>
        </w:rPr>
        <w:t xml:space="preserve"> </w:t>
      </w:r>
      <w:r w:rsidRPr="00CC1262">
        <w:rPr>
          <w:b/>
        </w:rPr>
        <w:t>monitoring</w:t>
      </w:r>
      <w:r w:rsidRPr="00CC1262">
        <w:rPr>
          <w:b/>
          <w:spacing w:val="-8"/>
        </w:rPr>
        <w:t xml:space="preserve"> </w:t>
      </w:r>
      <w:r w:rsidRPr="00CC1262">
        <w:rPr>
          <w:b/>
        </w:rPr>
        <w:t>systems</w:t>
      </w:r>
      <w:r w:rsidRPr="00CC1262">
        <w:rPr>
          <w:b/>
          <w:spacing w:val="-7"/>
        </w:rPr>
        <w:t xml:space="preserve"> </w:t>
      </w:r>
      <w:r>
        <w:t>to</w:t>
      </w:r>
      <w:r w:rsidRPr="00CC1262">
        <w:rPr>
          <w:spacing w:val="-8"/>
        </w:rPr>
        <w:t xml:space="preserve"> </w:t>
      </w:r>
      <w:r>
        <w:t>review</w:t>
      </w:r>
      <w:r w:rsidRPr="00CC1262">
        <w:rPr>
          <w:spacing w:val="-10"/>
        </w:rPr>
        <w:t xml:space="preserve"> </w:t>
      </w:r>
      <w:r>
        <w:t>100%</w:t>
      </w:r>
      <w:r w:rsidRPr="00CC1262">
        <w:rPr>
          <w:spacing w:val="-9"/>
        </w:rPr>
        <w:t xml:space="preserve"> </w:t>
      </w:r>
      <w:r w:rsidRPr="00CC1262">
        <w:rPr>
          <w:b/>
        </w:rPr>
        <w:t>of</w:t>
      </w:r>
      <w:r w:rsidRPr="00CC1262">
        <w:rPr>
          <w:b/>
          <w:spacing w:val="-9"/>
        </w:rPr>
        <w:t xml:space="preserve"> </w:t>
      </w:r>
      <w:r w:rsidRPr="00CC1262">
        <w:rPr>
          <w:b/>
        </w:rPr>
        <w:t>all</w:t>
      </w:r>
      <w:r w:rsidRPr="00CC1262">
        <w:rPr>
          <w:b/>
          <w:spacing w:val="-11"/>
        </w:rPr>
        <w:t xml:space="preserve"> </w:t>
      </w:r>
      <w:r w:rsidRPr="00CC1262">
        <w:rPr>
          <w:b/>
        </w:rPr>
        <w:t>high-volume</w:t>
      </w:r>
      <w:r w:rsidRPr="00CC1262">
        <w:rPr>
          <w:b/>
          <w:spacing w:val="-9"/>
        </w:rPr>
        <w:t xml:space="preserve"> </w:t>
      </w:r>
      <w:r w:rsidRPr="00CC1262">
        <w:rPr>
          <w:b/>
        </w:rPr>
        <w:t>transactions</w:t>
      </w:r>
      <w:r w:rsidRPr="00CC1262">
        <w:rPr>
          <w:b/>
          <w:spacing w:val="-9"/>
        </w:rPr>
        <w:t xml:space="preserve"> </w:t>
      </w:r>
      <w:r>
        <w:t>by</w:t>
      </w:r>
      <w:r w:rsidRPr="00CC1262">
        <w:rPr>
          <w:spacing w:val="-10"/>
        </w:rPr>
        <w:t xml:space="preserve"> </w:t>
      </w:r>
      <w:r w:rsidR="00B37019" w:rsidRPr="00CC1262">
        <w:rPr>
          <w:spacing w:val="-10"/>
        </w:rPr>
        <w:t xml:space="preserve">FY </w:t>
      </w:r>
      <w:r>
        <w:t>2029-</w:t>
      </w:r>
      <w:r w:rsidRPr="00CC1262">
        <w:rPr>
          <w:spacing w:val="-5"/>
        </w:rPr>
        <w:t>30.</w:t>
      </w:r>
    </w:p>
    <w:p w14:paraId="6569A700" w14:textId="77777777" w:rsidR="00885A0C" w:rsidRDefault="00000000" w:rsidP="00CC1262">
      <w:pPr>
        <w:pStyle w:val="ListParagraph"/>
        <w:numPr>
          <w:ilvl w:val="0"/>
          <w:numId w:val="4"/>
        </w:numPr>
        <w:tabs>
          <w:tab w:val="left" w:pos="1159"/>
        </w:tabs>
        <w:spacing w:before="134" w:line="352" w:lineRule="auto"/>
        <w:ind w:right="728"/>
        <w:jc w:val="both"/>
      </w:pPr>
      <w:r>
        <w:t xml:space="preserve">Establish a </w:t>
      </w:r>
      <w:r w:rsidRPr="00CC1262">
        <w:rPr>
          <w:b/>
        </w:rPr>
        <w:t>legal review</w:t>
      </w:r>
      <w:r w:rsidRPr="00CC1262">
        <w:rPr>
          <w:b/>
          <w:spacing w:val="22"/>
        </w:rPr>
        <w:t xml:space="preserve"> </w:t>
      </w:r>
      <w:r w:rsidRPr="00CC1262">
        <w:rPr>
          <w:b/>
        </w:rPr>
        <w:t>process</w:t>
      </w:r>
      <w:r w:rsidRPr="00CC1262">
        <w:rPr>
          <w:b/>
          <w:spacing w:val="23"/>
        </w:rPr>
        <w:t xml:space="preserve"> </w:t>
      </w:r>
      <w:r>
        <w:t>for all significant mergers, acquisitions, and joint ventures to</w:t>
      </w:r>
      <w:r w:rsidRPr="00CC1262">
        <w:rPr>
          <w:spacing w:val="40"/>
        </w:rPr>
        <w:t xml:space="preserve"> </w:t>
      </w:r>
      <w:r>
        <w:t>ensure compliance with competition laws.</w:t>
      </w:r>
    </w:p>
    <w:p w14:paraId="213890AE" w14:textId="72F61C93" w:rsidR="00885A0C" w:rsidRDefault="00000000" w:rsidP="00CC1262">
      <w:pPr>
        <w:pStyle w:val="ListParagraph"/>
        <w:numPr>
          <w:ilvl w:val="0"/>
          <w:numId w:val="4"/>
        </w:numPr>
        <w:tabs>
          <w:tab w:val="left" w:pos="1159"/>
        </w:tabs>
        <w:spacing w:before="15" w:line="355" w:lineRule="auto"/>
        <w:ind w:right="728"/>
        <w:jc w:val="both"/>
        <w:rPr>
          <w:ins w:id="85" w:author="Hetvi Topiwala" w:date="2026-04-15T15:13:00Z" w16du:dateUtc="2026-04-15T09:43:00Z"/>
        </w:rPr>
      </w:pPr>
      <w:r>
        <w:t>We will try to</w:t>
      </w:r>
      <w:r w:rsidRPr="00CC1262">
        <w:rPr>
          <w:spacing w:val="-1"/>
        </w:rPr>
        <w:t xml:space="preserve"> </w:t>
      </w:r>
      <w:r>
        <w:t>ensure that</w:t>
      </w:r>
      <w:r w:rsidRPr="00CC1262">
        <w:rPr>
          <w:spacing w:val="-2"/>
        </w:rPr>
        <w:t xml:space="preserve"> </w:t>
      </w:r>
      <w:r>
        <w:t>we maintain</w:t>
      </w:r>
      <w:r w:rsidRPr="00CC1262">
        <w:rPr>
          <w:spacing w:val="-1"/>
        </w:rPr>
        <w:t xml:space="preserve"> </w:t>
      </w:r>
      <w:r>
        <w:t xml:space="preserve">an </w:t>
      </w:r>
      <w:r w:rsidRPr="00CC1262">
        <w:rPr>
          <w:b/>
        </w:rPr>
        <w:t>anti-competitive</w:t>
      </w:r>
      <w:r w:rsidRPr="00CC1262">
        <w:rPr>
          <w:b/>
          <w:spacing w:val="-1"/>
        </w:rPr>
        <w:t xml:space="preserve"> </w:t>
      </w:r>
      <w:proofErr w:type="spellStart"/>
      <w:r w:rsidRPr="00CC1262">
        <w:rPr>
          <w:b/>
        </w:rPr>
        <w:t>behaviour</w:t>
      </w:r>
      <w:proofErr w:type="spellEnd"/>
      <w:r>
        <w:t>-related</w:t>
      </w:r>
      <w:r w:rsidRPr="00CC1262">
        <w:rPr>
          <w:spacing w:val="-2"/>
        </w:rPr>
        <w:t xml:space="preserve"> </w:t>
      </w:r>
      <w:r>
        <w:t xml:space="preserve">violations to zero by </w:t>
      </w:r>
      <w:r w:rsidR="00B37019">
        <w:t xml:space="preserve">FY </w:t>
      </w:r>
      <w:r>
        <w:t>2029-30 through preventive training.</w:t>
      </w:r>
    </w:p>
    <w:p w14:paraId="65A22063" w14:textId="77777777" w:rsidR="00E65DB6" w:rsidRDefault="00E65DB6" w:rsidP="00E65DB6">
      <w:pPr>
        <w:pStyle w:val="ListParagraph"/>
        <w:numPr>
          <w:ilvl w:val="0"/>
          <w:numId w:val="4"/>
        </w:numPr>
        <w:tabs>
          <w:tab w:val="left" w:pos="1159"/>
        </w:tabs>
        <w:spacing w:before="15" w:line="355" w:lineRule="auto"/>
        <w:ind w:right="728"/>
        <w:jc w:val="both"/>
        <w:rPr>
          <w:ins w:id="86" w:author="Hetvi Topiwala" w:date="2026-04-15T15:13:00Z" w16du:dateUtc="2026-04-15T09:43:00Z"/>
        </w:rPr>
      </w:pPr>
      <w:ins w:id="87" w:author="Hetvi Topiwala" w:date="2026-04-15T15:13:00Z" w16du:dateUtc="2026-04-15T09:43:00Z">
        <w:r>
          <w:t>Protect the confidentiality, integrity, and availability of company and stakeholder information through strong security controls.</w:t>
        </w:r>
      </w:ins>
    </w:p>
    <w:p w14:paraId="06873512" w14:textId="17C163AA" w:rsidR="00E65DB6" w:rsidRDefault="00E65DB6" w:rsidP="00E65DB6">
      <w:pPr>
        <w:pStyle w:val="ListParagraph"/>
        <w:numPr>
          <w:ilvl w:val="0"/>
          <w:numId w:val="4"/>
        </w:numPr>
        <w:tabs>
          <w:tab w:val="left" w:pos="1159"/>
        </w:tabs>
        <w:spacing w:before="15" w:line="355" w:lineRule="auto"/>
        <w:ind w:right="728"/>
        <w:jc w:val="both"/>
      </w:pPr>
      <w:ins w:id="88" w:author="Hetvi Topiwala" w:date="2026-04-15T15:13:00Z" w16du:dateUtc="2026-04-15T09:43:00Z">
        <w:r>
          <w:t xml:space="preserve">Prevent unauthorized access, misuse, or loss of information through continuous </w:t>
        </w:r>
        <w:r>
          <w:lastRenderedPageBreak/>
          <w:t>improvement of information security practices.</w:t>
        </w:r>
      </w:ins>
    </w:p>
    <w:p w14:paraId="12132959" w14:textId="77777777" w:rsidR="00885A0C" w:rsidRDefault="00000000" w:rsidP="00CC1262">
      <w:pPr>
        <w:pStyle w:val="ListParagraph"/>
        <w:numPr>
          <w:ilvl w:val="0"/>
          <w:numId w:val="4"/>
        </w:numPr>
        <w:tabs>
          <w:tab w:val="left" w:pos="1159"/>
        </w:tabs>
        <w:spacing w:before="11" w:line="352" w:lineRule="auto"/>
        <w:ind w:right="728"/>
        <w:jc w:val="both"/>
      </w:pPr>
      <w:r>
        <w:t>To</w:t>
      </w:r>
      <w:r w:rsidRPr="00CC1262">
        <w:rPr>
          <w:spacing w:val="-6"/>
        </w:rPr>
        <w:t xml:space="preserve"> </w:t>
      </w:r>
      <w:r>
        <w:t>regularly</w:t>
      </w:r>
      <w:r w:rsidRPr="00CC1262">
        <w:rPr>
          <w:spacing w:val="-6"/>
        </w:rPr>
        <w:t xml:space="preserve"> </w:t>
      </w:r>
      <w:r w:rsidRPr="00CC1262">
        <w:rPr>
          <w:b/>
        </w:rPr>
        <w:t>update</w:t>
      </w:r>
      <w:r w:rsidRPr="00CC1262">
        <w:rPr>
          <w:b/>
          <w:spacing w:val="-8"/>
        </w:rPr>
        <w:t xml:space="preserve"> </w:t>
      </w:r>
      <w:r w:rsidRPr="00CC1262">
        <w:rPr>
          <w:b/>
        </w:rPr>
        <w:t>incident</w:t>
      </w:r>
      <w:r w:rsidRPr="00CC1262">
        <w:rPr>
          <w:b/>
          <w:spacing w:val="-5"/>
        </w:rPr>
        <w:t xml:space="preserve"> </w:t>
      </w:r>
      <w:r w:rsidRPr="00CC1262">
        <w:rPr>
          <w:b/>
        </w:rPr>
        <w:t>response</w:t>
      </w:r>
      <w:r w:rsidRPr="00CC1262">
        <w:rPr>
          <w:b/>
          <w:spacing w:val="-6"/>
        </w:rPr>
        <w:t xml:space="preserve"> </w:t>
      </w:r>
      <w:r w:rsidRPr="00CC1262">
        <w:rPr>
          <w:b/>
        </w:rPr>
        <w:t>plans</w:t>
      </w:r>
      <w:r w:rsidRPr="00CC1262">
        <w:rPr>
          <w:b/>
          <w:spacing w:val="-5"/>
        </w:rPr>
        <w:t xml:space="preserve"> </w:t>
      </w:r>
      <w:r>
        <w:t>to</w:t>
      </w:r>
      <w:r w:rsidRPr="00CC1262">
        <w:rPr>
          <w:spacing w:val="-4"/>
        </w:rPr>
        <w:t xml:space="preserve"> </w:t>
      </w:r>
      <w:r>
        <w:t>ensure</w:t>
      </w:r>
      <w:r w:rsidRPr="00CC1262">
        <w:rPr>
          <w:spacing w:val="-7"/>
        </w:rPr>
        <w:t xml:space="preserve"> </w:t>
      </w:r>
      <w:r>
        <w:t>timely</w:t>
      </w:r>
      <w:r w:rsidRPr="00CC1262">
        <w:rPr>
          <w:spacing w:val="-5"/>
        </w:rPr>
        <w:t xml:space="preserve"> </w:t>
      </w:r>
      <w:r>
        <w:t>action</w:t>
      </w:r>
      <w:r w:rsidRPr="00CC1262">
        <w:rPr>
          <w:spacing w:val="-6"/>
        </w:rPr>
        <w:t xml:space="preserve"> </w:t>
      </w:r>
      <w:r>
        <w:t>and</w:t>
      </w:r>
      <w:r w:rsidRPr="00CC1262">
        <w:rPr>
          <w:spacing w:val="-7"/>
        </w:rPr>
        <w:t xml:space="preserve"> </w:t>
      </w:r>
      <w:r>
        <w:t>recovery</w:t>
      </w:r>
      <w:r w:rsidRPr="00CC1262">
        <w:rPr>
          <w:spacing w:val="-7"/>
        </w:rPr>
        <w:t xml:space="preserve"> </w:t>
      </w:r>
      <w:r>
        <w:t>in</w:t>
      </w:r>
      <w:r w:rsidRPr="00CC1262">
        <w:rPr>
          <w:spacing w:val="-7"/>
        </w:rPr>
        <w:t xml:space="preserve"> </w:t>
      </w:r>
      <w:r>
        <w:t>the</w:t>
      </w:r>
      <w:r w:rsidRPr="00CC1262">
        <w:rPr>
          <w:spacing w:val="-5"/>
        </w:rPr>
        <w:t xml:space="preserve"> </w:t>
      </w:r>
      <w:r>
        <w:t>event</w:t>
      </w:r>
      <w:r w:rsidRPr="00CC1262">
        <w:rPr>
          <w:spacing w:val="-7"/>
        </w:rPr>
        <w:t xml:space="preserve"> </w:t>
      </w:r>
      <w:r>
        <w:t>of a data breach or cyber security incident.</w:t>
      </w:r>
    </w:p>
    <w:p w14:paraId="0425EF69" w14:textId="2E3CAE05" w:rsidR="00885A0C" w:rsidRDefault="00000000" w:rsidP="00CC1262">
      <w:pPr>
        <w:pStyle w:val="ListParagraph"/>
        <w:numPr>
          <w:ilvl w:val="0"/>
          <w:numId w:val="4"/>
        </w:numPr>
        <w:tabs>
          <w:tab w:val="left" w:pos="1159"/>
        </w:tabs>
        <w:spacing w:before="15" w:line="355" w:lineRule="auto"/>
        <w:ind w:right="726"/>
        <w:jc w:val="both"/>
      </w:pPr>
      <w:r>
        <w:t xml:space="preserve">Ensure that 100% employees are utilizing </w:t>
      </w:r>
      <w:r w:rsidRPr="00CC1262">
        <w:rPr>
          <w:b/>
        </w:rPr>
        <w:t xml:space="preserve">multi-factor authentication for all critical systems </w:t>
      </w:r>
      <w:r>
        <w:t xml:space="preserve">by </w:t>
      </w:r>
      <w:r w:rsidR="00B37019">
        <w:t xml:space="preserve">FY </w:t>
      </w:r>
      <w:r w:rsidRPr="00CC1262">
        <w:rPr>
          <w:spacing w:val="-2"/>
        </w:rPr>
        <w:t>2029-30.</w:t>
      </w:r>
    </w:p>
    <w:p w14:paraId="3E5E4BD6" w14:textId="77777777" w:rsidR="00885A0C" w:rsidRDefault="00000000" w:rsidP="00CC1262">
      <w:pPr>
        <w:pStyle w:val="ListParagraph"/>
        <w:numPr>
          <w:ilvl w:val="0"/>
          <w:numId w:val="4"/>
        </w:numPr>
        <w:tabs>
          <w:tab w:val="left" w:pos="1159"/>
        </w:tabs>
        <w:spacing w:before="11"/>
        <w:jc w:val="both"/>
      </w:pPr>
      <w:r>
        <w:t>Ensure</w:t>
      </w:r>
      <w:r w:rsidRPr="00CC1262">
        <w:rPr>
          <w:spacing w:val="-10"/>
        </w:rPr>
        <w:t xml:space="preserve"> </w:t>
      </w:r>
      <w:r>
        <w:t>that</w:t>
      </w:r>
      <w:r w:rsidRPr="00CC1262">
        <w:rPr>
          <w:spacing w:val="-11"/>
        </w:rPr>
        <w:t xml:space="preserve"> </w:t>
      </w:r>
      <w:r>
        <w:t>100%</w:t>
      </w:r>
      <w:r w:rsidRPr="00CC1262">
        <w:rPr>
          <w:spacing w:val="-10"/>
        </w:rPr>
        <w:t xml:space="preserve"> </w:t>
      </w:r>
      <w:r>
        <w:t>of</w:t>
      </w:r>
      <w:r w:rsidRPr="00CC1262">
        <w:rPr>
          <w:spacing w:val="-10"/>
        </w:rPr>
        <w:t xml:space="preserve"> </w:t>
      </w:r>
      <w:r>
        <w:t>employees</w:t>
      </w:r>
      <w:r w:rsidRPr="00CC1262">
        <w:rPr>
          <w:spacing w:val="-9"/>
        </w:rPr>
        <w:t xml:space="preserve"> </w:t>
      </w:r>
      <w:r>
        <w:t>attend</w:t>
      </w:r>
      <w:r w:rsidRPr="00CC1262">
        <w:rPr>
          <w:spacing w:val="-8"/>
        </w:rPr>
        <w:t xml:space="preserve"> </w:t>
      </w:r>
      <w:r w:rsidRPr="00CC1262">
        <w:rPr>
          <w:b/>
        </w:rPr>
        <w:t>cybersecurity</w:t>
      </w:r>
      <w:r w:rsidRPr="00CC1262">
        <w:rPr>
          <w:b/>
          <w:spacing w:val="-11"/>
        </w:rPr>
        <w:t xml:space="preserve"> </w:t>
      </w:r>
      <w:r w:rsidRPr="00CC1262">
        <w:rPr>
          <w:b/>
        </w:rPr>
        <w:t>awareness</w:t>
      </w:r>
      <w:r w:rsidRPr="00CC1262">
        <w:rPr>
          <w:b/>
          <w:spacing w:val="-9"/>
        </w:rPr>
        <w:t xml:space="preserve"> </w:t>
      </w:r>
      <w:r w:rsidRPr="00CC1262">
        <w:rPr>
          <w:b/>
        </w:rPr>
        <w:t>training</w:t>
      </w:r>
      <w:r w:rsidRPr="00CC1262">
        <w:rPr>
          <w:b/>
          <w:spacing w:val="-9"/>
        </w:rPr>
        <w:t xml:space="preserve"> </w:t>
      </w:r>
      <w:r w:rsidRPr="00CC1262">
        <w:rPr>
          <w:spacing w:val="-2"/>
        </w:rPr>
        <w:t>annually.</w:t>
      </w:r>
    </w:p>
    <w:p w14:paraId="51320C94" w14:textId="6F3C1B28" w:rsidR="001F0FE0" w:rsidRPr="003B7A7F" w:rsidRDefault="00000000" w:rsidP="00E65DB6">
      <w:pPr>
        <w:pStyle w:val="ListParagraph"/>
        <w:numPr>
          <w:ilvl w:val="0"/>
          <w:numId w:val="4"/>
        </w:numPr>
        <w:tabs>
          <w:tab w:val="left" w:pos="1233"/>
        </w:tabs>
        <w:jc w:val="both"/>
        <w:rPr>
          <w:b/>
        </w:rPr>
      </w:pPr>
      <w:r w:rsidRPr="00CC1262">
        <w:rPr>
          <w:spacing w:val="-2"/>
        </w:rPr>
        <w:t>Perform</w:t>
      </w:r>
      <w:r w:rsidRPr="00CC1262">
        <w:rPr>
          <w:spacing w:val="-4"/>
        </w:rPr>
        <w:t xml:space="preserve"> </w:t>
      </w:r>
      <w:ins w:id="89" w:author="Hetvi Topiwala" w:date="2026-04-15T15:09:00Z" w16du:dateUtc="2026-04-15T09:39:00Z">
        <w:r w:rsidR="00E65DB6">
          <w:rPr>
            <w:spacing w:val="-4"/>
          </w:rPr>
          <w:t xml:space="preserve">information </w:t>
        </w:r>
      </w:ins>
      <w:r w:rsidRPr="00CC1262">
        <w:rPr>
          <w:b/>
          <w:spacing w:val="-2"/>
        </w:rPr>
        <w:t>security</w:t>
      </w:r>
      <w:r w:rsidRPr="00CC1262">
        <w:rPr>
          <w:b/>
          <w:spacing w:val="1"/>
        </w:rPr>
        <w:t xml:space="preserve"> </w:t>
      </w:r>
      <w:r w:rsidRPr="00CC1262">
        <w:rPr>
          <w:b/>
          <w:spacing w:val="-2"/>
        </w:rPr>
        <w:t>audits</w:t>
      </w:r>
      <w:r w:rsidRPr="00CC1262">
        <w:rPr>
          <w:b/>
          <w:spacing w:val="-1"/>
        </w:rPr>
        <w:t xml:space="preserve"> </w:t>
      </w:r>
      <w:r w:rsidRPr="00CC1262">
        <w:rPr>
          <w:spacing w:val="-2"/>
        </w:rPr>
        <w:t>on</w:t>
      </w:r>
      <w:r w:rsidRPr="00CC1262">
        <w:rPr>
          <w:spacing w:val="-3"/>
        </w:rPr>
        <w:t xml:space="preserve"> </w:t>
      </w:r>
      <w:r w:rsidRPr="00CC1262">
        <w:rPr>
          <w:spacing w:val="-2"/>
        </w:rPr>
        <w:t>bi-annual</w:t>
      </w:r>
      <w:r w:rsidRPr="00CC1262">
        <w:rPr>
          <w:spacing w:val="-1"/>
        </w:rPr>
        <w:t xml:space="preserve"> </w:t>
      </w:r>
      <w:r w:rsidRPr="00CC1262">
        <w:rPr>
          <w:spacing w:val="-2"/>
        </w:rPr>
        <w:t>basis,</w:t>
      </w:r>
      <w:r>
        <w:t xml:space="preserve"> </w:t>
      </w:r>
      <w:r w:rsidRPr="00CC1262">
        <w:rPr>
          <w:spacing w:val="-2"/>
        </w:rPr>
        <w:t>ensuring all</w:t>
      </w:r>
      <w:r w:rsidRPr="00CC1262">
        <w:rPr>
          <w:spacing w:val="-4"/>
        </w:rPr>
        <w:t xml:space="preserve"> </w:t>
      </w:r>
      <w:r w:rsidRPr="00CC1262">
        <w:rPr>
          <w:b/>
          <w:spacing w:val="-2"/>
        </w:rPr>
        <w:t>findings</w:t>
      </w:r>
      <w:r w:rsidRPr="00CC1262">
        <w:rPr>
          <w:b/>
          <w:spacing w:val="1"/>
        </w:rPr>
        <w:t xml:space="preserve"> </w:t>
      </w:r>
      <w:r w:rsidRPr="00CC1262">
        <w:rPr>
          <w:b/>
          <w:spacing w:val="-2"/>
        </w:rPr>
        <w:t>are</w:t>
      </w:r>
      <w:r w:rsidRPr="00CC1262">
        <w:rPr>
          <w:b/>
          <w:spacing w:val="-1"/>
        </w:rPr>
        <w:t xml:space="preserve"> </w:t>
      </w:r>
      <w:r w:rsidRPr="00CC1262">
        <w:rPr>
          <w:b/>
          <w:spacing w:val="-2"/>
        </w:rPr>
        <w:t>documented and</w:t>
      </w:r>
      <w:r w:rsidRPr="00CC1262">
        <w:rPr>
          <w:b/>
          <w:spacing w:val="-1"/>
        </w:rPr>
        <w:t xml:space="preserve"> </w:t>
      </w:r>
      <w:r w:rsidRPr="00CC1262">
        <w:rPr>
          <w:b/>
          <w:spacing w:val="-2"/>
        </w:rPr>
        <w:t>addressed</w:t>
      </w:r>
      <w:r w:rsidR="00CC1262">
        <w:rPr>
          <w:b/>
          <w:spacing w:val="-2"/>
        </w:rPr>
        <w:t xml:space="preserve"> </w:t>
      </w:r>
      <w:r>
        <w:t>within</w:t>
      </w:r>
      <w:r w:rsidRPr="00E65DB6">
        <w:rPr>
          <w:spacing w:val="-8"/>
        </w:rPr>
        <w:t xml:space="preserve"> </w:t>
      </w:r>
      <w:r>
        <w:t>30</w:t>
      </w:r>
      <w:r w:rsidRPr="00E65DB6">
        <w:rPr>
          <w:spacing w:val="-3"/>
        </w:rPr>
        <w:t xml:space="preserve"> </w:t>
      </w:r>
      <w:r w:rsidRPr="00E65DB6">
        <w:rPr>
          <w:spacing w:val="-4"/>
        </w:rPr>
        <w:t>days</w:t>
      </w:r>
      <w:ins w:id="90" w:author="Hetvi Topiwala" w:date="2026-04-15T15:01:00Z" w16du:dateUtc="2026-04-15T09:31:00Z">
        <w:r w:rsidR="001F0FE0" w:rsidRPr="00E65DB6">
          <w:rPr>
            <w:spacing w:val="-4"/>
          </w:rPr>
          <w:t>.</w:t>
        </w:r>
      </w:ins>
    </w:p>
    <w:p w14:paraId="1231A65F" w14:textId="35A5AE9E" w:rsidR="003B7A7F" w:rsidRPr="003B7A7F" w:rsidRDefault="003B7A7F" w:rsidP="003B7A7F">
      <w:pPr>
        <w:pStyle w:val="ListParagraph"/>
        <w:numPr>
          <w:ilvl w:val="0"/>
          <w:numId w:val="4"/>
        </w:numPr>
        <w:tabs>
          <w:tab w:val="left" w:pos="1233"/>
        </w:tabs>
        <w:jc w:val="both"/>
        <w:rPr>
          <w:ins w:id="91" w:author="Hetvi Topiwala" w:date="2026-04-15T15:01:00Z" w16du:dateUtc="2026-04-15T09:31:00Z"/>
          <w:b/>
          <w:rPrChange w:id="92" w:author="Hetvi Topiwala" w:date="2026-04-15T15:09:00Z" w16du:dateUtc="2026-04-15T09:39:00Z">
            <w:rPr>
              <w:ins w:id="93" w:author="Hetvi Topiwala" w:date="2026-04-15T15:01:00Z" w16du:dateUtc="2026-04-15T09:31:00Z"/>
            </w:rPr>
          </w:rPrChange>
        </w:rPr>
      </w:pPr>
      <w:ins w:id="94" w:author="Hetvi Topiwala" w:date="2026-04-15T15:01:00Z" w16du:dateUtc="2026-04-15T09:31:00Z">
        <w:r w:rsidRPr="001F0FE0">
          <w:rPr>
            <w:b/>
          </w:rPr>
          <w:t>Ensure 100% employees have access to a formal whistleblower mechanism and are trained on how to report unethical conduct, including corruption, fraud, information security breaches, and money laundering, by FY 2029–30.</w:t>
        </w:r>
      </w:ins>
    </w:p>
    <w:p w14:paraId="114FD817" w14:textId="77777777" w:rsidR="00336F35" w:rsidRDefault="00336F35" w:rsidP="009A165B">
      <w:pPr>
        <w:pStyle w:val="BodyText"/>
        <w:jc w:val="both"/>
      </w:pPr>
    </w:p>
    <w:p w14:paraId="2AB7FD55" w14:textId="7B98A921" w:rsidR="00336F35" w:rsidRPr="00336F35" w:rsidRDefault="00336F35" w:rsidP="00336F35">
      <w:pPr>
        <w:pStyle w:val="Heading1"/>
        <w:numPr>
          <w:ilvl w:val="0"/>
          <w:numId w:val="1"/>
        </w:numPr>
        <w:tabs>
          <w:tab w:val="left" w:pos="1013"/>
        </w:tabs>
        <w:ind w:left="1013" w:hanging="358"/>
        <w:jc w:val="both"/>
        <w:rPr>
          <w:ins w:id="95" w:author="Hetvi Topiwala" w:date="2026-04-10T12:36:00Z" w16du:dateUtc="2026-04-10T07:06:00Z"/>
          <w:spacing w:val="-2"/>
        </w:rPr>
      </w:pPr>
      <w:ins w:id="96" w:author="Hetvi Topiwala" w:date="2026-04-10T12:37:00Z">
        <w:r w:rsidRPr="00336F35">
          <w:rPr>
            <w:spacing w:val="-2"/>
          </w:rPr>
          <w:t>Guidance on Ethical Conduct</w:t>
        </w:r>
      </w:ins>
    </w:p>
    <w:p w14:paraId="224843B3" w14:textId="77777777" w:rsidR="00336F35" w:rsidRDefault="00336F35" w:rsidP="009A165B">
      <w:pPr>
        <w:pStyle w:val="BodyText"/>
        <w:jc w:val="both"/>
      </w:pPr>
    </w:p>
    <w:tbl>
      <w:tblPr>
        <w:tblStyle w:val="TableGrid"/>
        <w:tblW w:w="9156" w:type="dxa"/>
        <w:jc w:val="center"/>
        <w:tblLook w:val="04A0" w:firstRow="1" w:lastRow="0" w:firstColumn="1" w:lastColumn="0" w:noHBand="0" w:noVBand="1"/>
      </w:tblPr>
      <w:tblGrid>
        <w:gridCol w:w="1567"/>
        <w:gridCol w:w="2656"/>
        <w:gridCol w:w="4933"/>
      </w:tblGrid>
      <w:tr w:rsidR="00336F35" w:rsidRPr="00336F35" w14:paraId="2E65EEBE" w14:textId="77777777" w:rsidTr="00336F35">
        <w:trPr>
          <w:jc w:val="center"/>
          <w:ins w:id="97" w:author="Hetvi Topiwala" w:date="2026-04-10T12:36:00Z"/>
        </w:trPr>
        <w:tc>
          <w:tcPr>
            <w:tcW w:w="1017" w:type="dxa"/>
            <w:hideMark/>
          </w:tcPr>
          <w:p w14:paraId="3FC28116" w14:textId="77777777" w:rsidR="00336F35" w:rsidRPr="00336F35" w:rsidRDefault="00336F35" w:rsidP="00336F35">
            <w:pPr>
              <w:pStyle w:val="BodyText"/>
              <w:jc w:val="both"/>
              <w:rPr>
                <w:ins w:id="98" w:author="Hetvi Topiwala" w:date="2026-04-10T12:36:00Z"/>
                <w:b/>
                <w:bCs/>
                <w:lang w:val="en-IN"/>
              </w:rPr>
            </w:pPr>
            <w:ins w:id="99" w:author="Hetvi Topiwala" w:date="2026-04-10T12:36:00Z">
              <w:r w:rsidRPr="00336F35">
                <w:rPr>
                  <w:b/>
                  <w:bCs/>
                  <w:lang w:val="en-IN"/>
                </w:rPr>
                <w:t>Topic</w:t>
              </w:r>
            </w:ins>
          </w:p>
        </w:tc>
        <w:tc>
          <w:tcPr>
            <w:tcW w:w="0" w:type="auto"/>
            <w:hideMark/>
          </w:tcPr>
          <w:p w14:paraId="23DEEE87" w14:textId="5F23B54C" w:rsidR="00336F35" w:rsidRPr="00336F35" w:rsidRDefault="00336F35" w:rsidP="00336F35">
            <w:pPr>
              <w:pStyle w:val="BodyText"/>
              <w:jc w:val="both"/>
              <w:rPr>
                <w:ins w:id="100" w:author="Hetvi Topiwala" w:date="2026-04-10T12:36:00Z"/>
                <w:b/>
                <w:bCs/>
                <w:lang w:val="en-IN"/>
              </w:rPr>
            </w:pPr>
            <w:ins w:id="101" w:author="Hetvi Topiwala" w:date="2026-04-10T12:36:00Z">
              <w:r w:rsidRPr="00336F35">
                <w:rPr>
                  <w:b/>
                  <w:bCs/>
                  <w:lang w:val="en-IN"/>
                </w:rPr>
                <w:t>Example</w:t>
              </w:r>
            </w:ins>
          </w:p>
        </w:tc>
        <w:tc>
          <w:tcPr>
            <w:tcW w:w="4933" w:type="dxa"/>
            <w:hideMark/>
          </w:tcPr>
          <w:p w14:paraId="3A717A19" w14:textId="77777777" w:rsidR="00336F35" w:rsidRPr="00336F35" w:rsidRDefault="00336F35" w:rsidP="00336F35">
            <w:pPr>
              <w:pStyle w:val="BodyText"/>
              <w:jc w:val="both"/>
              <w:rPr>
                <w:ins w:id="102" w:author="Hetvi Topiwala" w:date="2026-04-10T12:36:00Z"/>
                <w:b/>
                <w:bCs/>
                <w:lang w:val="en-IN"/>
              </w:rPr>
            </w:pPr>
            <w:ins w:id="103" w:author="Hetvi Topiwala" w:date="2026-04-10T12:36:00Z">
              <w:r w:rsidRPr="00336F35">
                <w:rPr>
                  <w:b/>
                  <w:bCs/>
                  <w:lang w:val="en-IN"/>
                </w:rPr>
                <w:t>Guidance / Expected Action</w:t>
              </w:r>
            </w:ins>
          </w:p>
        </w:tc>
      </w:tr>
      <w:tr w:rsidR="00336F35" w:rsidRPr="00336F35" w14:paraId="4898F530" w14:textId="77777777" w:rsidTr="00336F35">
        <w:trPr>
          <w:jc w:val="center"/>
          <w:ins w:id="104" w:author="Hetvi Topiwala" w:date="2026-04-10T12:36:00Z"/>
        </w:trPr>
        <w:tc>
          <w:tcPr>
            <w:tcW w:w="1017" w:type="dxa"/>
            <w:hideMark/>
          </w:tcPr>
          <w:p w14:paraId="1784CAD0" w14:textId="77777777" w:rsidR="00336F35" w:rsidRPr="00336F35" w:rsidRDefault="00336F35" w:rsidP="00336F35">
            <w:pPr>
              <w:pStyle w:val="BodyText"/>
              <w:jc w:val="both"/>
              <w:rPr>
                <w:ins w:id="105" w:author="Hetvi Topiwala" w:date="2026-04-10T12:36:00Z"/>
                <w:lang w:val="en-IN"/>
              </w:rPr>
            </w:pPr>
            <w:ins w:id="106" w:author="Hetvi Topiwala" w:date="2026-04-10T12:36:00Z">
              <w:r w:rsidRPr="00336F35">
                <w:rPr>
                  <w:b/>
                  <w:bCs/>
                  <w:lang w:val="en-IN"/>
                </w:rPr>
                <w:t>Anti-Corruption</w:t>
              </w:r>
            </w:ins>
          </w:p>
        </w:tc>
        <w:tc>
          <w:tcPr>
            <w:tcW w:w="0" w:type="auto"/>
            <w:hideMark/>
          </w:tcPr>
          <w:p w14:paraId="5C655498" w14:textId="77777777" w:rsidR="00336F35" w:rsidRPr="00336F35" w:rsidRDefault="00336F35" w:rsidP="00336F35">
            <w:pPr>
              <w:pStyle w:val="BodyText"/>
              <w:jc w:val="both"/>
              <w:rPr>
                <w:ins w:id="107" w:author="Hetvi Topiwala" w:date="2026-04-10T12:36:00Z"/>
                <w:lang w:val="en-IN"/>
              </w:rPr>
            </w:pPr>
            <w:ins w:id="108" w:author="Hetvi Topiwala" w:date="2026-04-10T12:36:00Z">
              <w:r w:rsidRPr="00336F35">
                <w:rPr>
                  <w:lang w:val="en-IN"/>
                </w:rPr>
                <w:t xml:space="preserve">A vendor offers an employee luxury event tickets in exchange for </w:t>
              </w:r>
              <w:proofErr w:type="spellStart"/>
              <w:r w:rsidRPr="00336F35">
                <w:rPr>
                  <w:lang w:val="en-IN"/>
                </w:rPr>
                <w:t>favorable</w:t>
              </w:r>
              <w:proofErr w:type="spellEnd"/>
              <w:r w:rsidRPr="00336F35">
                <w:rPr>
                  <w:lang w:val="en-IN"/>
                </w:rPr>
                <w:t xml:space="preserve"> contract allocation.</w:t>
              </w:r>
            </w:ins>
          </w:p>
        </w:tc>
        <w:tc>
          <w:tcPr>
            <w:tcW w:w="4933" w:type="dxa"/>
            <w:hideMark/>
          </w:tcPr>
          <w:p w14:paraId="366B2C8D" w14:textId="77777777" w:rsidR="00336F35" w:rsidRPr="00336F35" w:rsidRDefault="00336F35" w:rsidP="00336F35">
            <w:pPr>
              <w:pStyle w:val="BodyText"/>
              <w:jc w:val="both"/>
              <w:rPr>
                <w:ins w:id="109" w:author="Hetvi Topiwala" w:date="2026-04-10T12:36:00Z"/>
                <w:lang w:val="en-IN"/>
              </w:rPr>
            </w:pPr>
            <w:ins w:id="110" w:author="Hetvi Topiwala" w:date="2026-04-10T12:36:00Z">
              <w:r w:rsidRPr="00336F35">
                <w:rPr>
                  <w:lang w:val="en-IN"/>
                </w:rPr>
                <w:t>The offer must be strictly declined and reported immediately through the designated compliance channel. Employees shall not accept any gifts or benefits that may influence or appear to influence business decisions.</w:t>
              </w:r>
            </w:ins>
          </w:p>
        </w:tc>
      </w:tr>
      <w:tr w:rsidR="00336F35" w:rsidRPr="00336F35" w14:paraId="34E86A89" w14:textId="77777777" w:rsidTr="00336F35">
        <w:trPr>
          <w:jc w:val="center"/>
          <w:ins w:id="111" w:author="Hetvi Topiwala" w:date="2026-04-10T12:36:00Z"/>
        </w:trPr>
        <w:tc>
          <w:tcPr>
            <w:tcW w:w="1017" w:type="dxa"/>
            <w:hideMark/>
          </w:tcPr>
          <w:p w14:paraId="2F0315B8" w14:textId="77777777" w:rsidR="00336F35" w:rsidRPr="00336F35" w:rsidRDefault="00336F35" w:rsidP="00336F35">
            <w:pPr>
              <w:pStyle w:val="BodyText"/>
              <w:jc w:val="both"/>
              <w:rPr>
                <w:ins w:id="112" w:author="Hetvi Topiwala" w:date="2026-04-10T12:36:00Z"/>
                <w:lang w:val="en-IN"/>
              </w:rPr>
            </w:pPr>
            <w:ins w:id="113" w:author="Hetvi Topiwala" w:date="2026-04-10T12:36:00Z">
              <w:r w:rsidRPr="00336F35">
                <w:rPr>
                  <w:b/>
                  <w:bCs/>
                  <w:lang w:val="en-IN"/>
                </w:rPr>
                <w:t>Conflict of Interest</w:t>
              </w:r>
            </w:ins>
          </w:p>
        </w:tc>
        <w:tc>
          <w:tcPr>
            <w:tcW w:w="0" w:type="auto"/>
            <w:hideMark/>
          </w:tcPr>
          <w:p w14:paraId="2465012C" w14:textId="77777777" w:rsidR="00336F35" w:rsidRPr="00336F35" w:rsidRDefault="00336F35" w:rsidP="00336F35">
            <w:pPr>
              <w:pStyle w:val="BodyText"/>
              <w:jc w:val="both"/>
              <w:rPr>
                <w:ins w:id="114" w:author="Hetvi Topiwala" w:date="2026-04-10T12:36:00Z"/>
                <w:lang w:val="en-IN"/>
              </w:rPr>
            </w:pPr>
            <w:ins w:id="115" w:author="Hetvi Topiwala" w:date="2026-04-10T12:36:00Z">
              <w:r w:rsidRPr="00336F35">
                <w:rPr>
                  <w:lang w:val="en-IN"/>
                </w:rPr>
                <w:t>An employee is assigned to evaluate a supplier in which a close family member has a financial interest.</w:t>
              </w:r>
            </w:ins>
          </w:p>
        </w:tc>
        <w:tc>
          <w:tcPr>
            <w:tcW w:w="4933" w:type="dxa"/>
            <w:hideMark/>
          </w:tcPr>
          <w:p w14:paraId="51EAB9D8" w14:textId="77777777" w:rsidR="00336F35" w:rsidRPr="00336F35" w:rsidRDefault="00336F35" w:rsidP="00336F35">
            <w:pPr>
              <w:pStyle w:val="BodyText"/>
              <w:jc w:val="both"/>
              <w:rPr>
                <w:ins w:id="116" w:author="Hetvi Topiwala" w:date="2026-04-10T12:36:00Z"/>
                <w:lang w:val="en-IN"/>
              </w:rPr>
            </w:pPr>
            <w:ins w:id="117" w:author="Hetvi Topiwala" w:date="2026-04-10T12:36:00Z">
              <w:r w:rsidRPr="00336F35">
                <w:rPr>
                  <w:lang w:val="en-IN"/>
                </w:rPr>
                <w:t>The employee must disclose the conflict immediately and recuse themselves from the decision-making process. All actual or potential conflicts must be declared as per Company procedures.</w:t>
              </w:r>
            </w:ins>
          </w:p>
        </w:tc>
      </w:tr>
      <w:tr w:rsidR="00336F35" w:rsidRPr="00336F35" w14:paraId="1A31348B" w14:textId="77777777" w:rsidTr="00336F35">
        <w:trPr>
          <w:jc w:val="center"/>
          <w:ins w:id="118" w:author="Hetvi Topiwala" w:date="2026-04-10T12:36:00Z"/>
        </w:trPr>
        <w:tc>
          <w:tcPr>
            <w:tcW w:w="1017" w:type="dxa"/>
            <w:hideMark/>
          </w:tcPr>
          <w:p w14:paraId="534BE628" w14:textId="77777777" w:rsidR="00336F35" w:rsidRPr="00336F35" w:rsidRDefault="00336F35" w:rsidP="00336F35">
            <w:pPr>
              <w:pStyle w:val="BodyText"/>
              <w:jc w:val="both"/>
              <w:rPr>
                <w:ins w:id="119" w:author="Hetvi Topiwala" w:date="2026-04-10T12:36:00Z"/>
                <w:lang w:val="en-IN"/>
              </w:rPr>
            </w:pPr>
            <w:ins w:id="120" w:author="Hetvi Topiwala" w:date="2026-04-10T12:36:00Z">
              <w:r w:rsidRPr="00336F35">
                <w:rPr>
                  <w:b/>
                  <w:bCs/>
                  <w:lang w:val="en-IN"/>
                </w:rPr>
                <w:t>Fraud Prevention</w:t>
              </w:r>
            </w:ins>
          </w:p>
        </w:tc>
        <w:tc>
          <w:tcPr>
            <w:tcW w:w="0" w:type="auto"/>
            <w:hideMark/>
          </w:tcPr>
          <w:p w14:paraId="21C964F3" w14:textId="77777777" w:rsidR="00336F35" w:rsidRPr="00336F35" w:rsidRDefault="00336F35" w:rsidP="00336F35">
            <w:pPr>
              <w:pStyle w:val="BodyText"/>
              <w:jc w:val="both"/>
              <w:rPr>
                <w:ins w:id="121" w:author="Hetvi Topiwala" w:date="2026-04-10T12:36:00Z"/>
                <w:lang w:val="en-IN"/>
              </w:rPr>
            </w:pPr>
            <w:ins w:id="122" w:author="Hetvi Topiwala" w:date="2026-04-10T12:36:00Z">
              <w:r w:rsidRPr="00336F35">
                <w:rPr>
                  <w:lang w:val="en-IN"/>
                </w:rPr>
                <w:t>Duplicate or suspicious invoices are identified during financial review.</w:t>
              </w:r>
            </w:ins>
          </w:p>
        </w:tc>
        <w:tc>
          <w:tcPr>
            <w:tcW w:w="4933" w:type="dxa"/>
            <w:hideMark/>
          </w:tcPr>
          <w:p w14:paraId="46327EA4" w14:textId="77777777" w:rsidR="00336F35" w:rsidRPr="00336F35" w:rsidRDefault="00336F35" w:rsidP="00336F35">
            <w:pPr>
              <w:pStyle w:val="BodyText"/>
              <w:jc w:val="both"/>
              <w:rPr>
                <w:ins w:id="123" w:author="Hetvi Topiwala" w:date="2026-04-10T12:36:00Z"/>
                <w:lang w:val="en-IN"/>
              </w:rPr>
            </w:pPr>
            <w:ins w:id="124" w:author="Hetvi Topiwala" w:date="2026-04-10T12:36:00Z">
              <w:r w:rsidRPr="00336F35">
                <w:rPr>
                  <w:lang w:val="en-IN"/>
                </w:rPr>
                <w:t>The matter must be escalated immediately for investigation. Employees must ensure accuracy, validity, and proper authorization of all financial transactions.</w:t>
              </w:r>
            </w:ins>
          </w:p>
        </w:tc>
      </w:tr>
      <w:tr w:rsidR="00336F35" w:rsidRPr="00336F35" w14:paraId="5C7BF496" w14:textId="77777777" w:rsidTr="00336F35">
        <w:trPr>
          <w:jc w:val="center"/>
          <w:ins w:id="125" w:author="Hetvi Topiwala" w:date="2026-04-10T12:36:00Z"/>
        </w:trPr>
        <w:tc>
          <w:tcPr>
            <w:tcW w:w="1017" w:type="dxa"/>
            <w:hideMark/>
          </w:tcPr>
          <w:p w14:paraId="6CB97F9A" w14:textId="77777777" w:rsidR="00336F35" w:rsidRPr="00336F35" w:rsidRDefault="00336F35" w:rsidP="00336F35">
            <w:pPr>
              <w:pStyle w:val="BodyText"/>
              <w:jc w:val="both"/>
              <w:rPr>
                <w:ins w:id="126" w:author="Hetvi Topiwala" w:date="2026-04-10T12:36:00Z"/>
                <w:lang w:val="en-IN"/>
              </w:rPr>
            </w:pPr>
            <w:ins w:id="127" w:author="Hetvi Topiwala" w:date="2026-04-10T12:36:00Z">
              <w:r w:rsidRPr="00336F35">
                <w:rPr>
                  <w:b/>
                  <w:bCs/>
                  <w:lang w:val="en-IN"/>
                </w:rPr>
                <w:t>Anti-Money Laundering (AML)</w:t>
              </w:r>
            </w:ins>
          </w:p>
        </w:tc>
        <w:tc>
          <w:tcPr>
            <w:tcW w:w="0" w:type="auto"/>
            <w:hideMark/>
          </w:tcPr>
          <w:p w14:paraId="23611F3F" w14:textId="77777777" w:rsidR="00336F35" w:rsidRPr="00336F35" w:rsidRDefault="00336F35" w:rsidP="00336F35">
            <w:pPr>
              <w:pStyle w:val="BodyText"/>
              <w:jc w:val="both"/>
              <w:rPr>
                <w:ins w:id="128" w:author="Hetvi Topiwala" w:date="2026-04-10T12:36:00Z"/>
                <w:lang w:val="en-IN"/>
              </w:rPr>
            </w:pPr>
            <w:ins w:id="129" w:author="Hetvi Topiwala" w:date="2026-04-10T12:36:00Z">
              <w:r w:rsidRPr="00336F35">
                <w:rPr>
                  <w:lang w:val="en-IN"/>
                </w:rPr>
                <w:t>A client requests splitting a large payment into smaller amounts without business justification.</w:t>
              </w:r>
            </w:ins>
          </w:p>
        </w:tc>
        <w:tc>
          <w:tcPr>
            <w:tcW w:w="4933" w:type="dxa"/>
            <w:hideMark/>
          </w:tcPr>
          <w:p w14:paraId="5FF887BB" w14:textId="77777777" w:rsidR="00336F35" w:rsidRPr="00336F35" w:rsidRDefault="00336F35" w:rsidP="00336F35">
            <w:pPr>
              <w:pStyle w:val="BodyText"/>
              <w:jc w:val="both"/>
              <w:rPr>
                <w:ins w:id="130" w:author="Hetvi Topiwala" w:date="2026-04-10T12:36:00Z"/>
                <w:lang w:val="en-IN"/>
              </w:rPr>
            </w:pPr>
            <w:ins w:id="131" w:author="Hetvi Topiwala" w:date="2026-04-10T12:36:00Z">
              <w:r w:rsidRPr="00336F35">
                <w:rPr>
                  <w:lang w:val="en-IN"/>
                </w:rPr>
                <w:t>Such activity must be treated as a red flag and reported immediately. Employees must comply with AML regulations and internal monitoring procedures.</w:t>
              </w:r>
            </w:ins>
          </w:p>
        </w:tc>
      </w:tr>
      <w:tr w:rsidR="00336F35" w:rsidRPr="00336F35" w14:paraId="2D02D9B0" w14:textId="77777777" w:rsidTr="00336F35">
        <w:trPr>
          <w:jc w:val="center"/>
          <w:ins w:id="132" w:author="Hetvi Topiwala" w:date="2026-04-10T12:36:00Z"/>
        </w:trPr>
        <w:tc>
          <w:tcPr>
            <w:tcW w:w="1017" w:type="dxa"/>
            <w:hideMark/>
          </w:tcPr>
          <w:p w14:paraId="1A630EAA" w14:textId="77777777" w:rsidR="00336F35" w:rsidRPr="00336F35" w:rsidRDefault="00336F35" w:rsidP="00336F35">
            <w:pPr>
              <w:pStyle w:val="BodyText"/>
              <w:jc w:val="both"/>
              <w:rPr>
                <w:ins w:id="133" w:author="Hetvi Topiwala" w:date="2026-04-10T12:36:00Z"/>
                <w:lang w:val="en-IN"/>
              </w:rPr>
            </w:pPr>
            <w:ins w:id="134" w:author="Hetvi Topiwala" w:date="2026-04-10T12:36:00Z">
              <w:r w:rsidRPr="00336F35">
                <w:rPr>
                  <w:b/>
                  <w:bCs/>
                  <w:lang w:val="en-IN"/>
                </w:rPr>
                <w:t>Information Security and Confidentiality</w:t>
              </w:r>
            </w:ins>
          </w:p>
        </w:tc>
        <w:tc>
          <w:tcPr>
            <w:tcW w:w="0" w:type="auto"/>
            <w:hideMark/>
          </w:tcPr>
          <w:p w14:paraId="65364002" w14:textId="77777777" w:rsidR="00336F35" w:rsidRPr="00336F35" w:rsidRDefault="00336F35" w:rsidP="00336F35">
            <w:pPr>
              <w:pStyle w:val="BodyText"/>
              <w:jc w:val="both"/>
              <w:rPr>
                <w:ins w:id="135" w:author="Hetvi Topiwala" w:date="2026-04-10T12:36:00Z"/>
                <w:lang w:val="en-IN"/>
              </w:rPr>
            </w:pPr>
            <w:ins w:id="136" w:author="Hetvi Topiwala" w:date="2026-04-10T12:36:00Z">
              <w:r w:rsidRPr="00336F35">
                <w:rPr>
                  <w:lang w:val="en-IN"/>
                </w:rPr>
                <w:t>Confidential company or client information is accidentally left unattended in a public area.</w:t>
              </w:r>
            </w:ins>
          </w:p>
        </w:tc>
        <w:tc>
          <w:tcPr>
            <w:tcW w:w="4933" w:type="dxa"/>
            <w:hideMark/>
          </w:tcPr>
          <w:p w14:paraId="6D428C07" w14:textId="77777777" w:rsidR="00336F35" w:rsidRPr="00336F35" w:rsidRDefault="00336F35" w:rsidP="00336F35">
            <w:pPr>
              <w:pStyle w:val="BodyText"/>
              <w:jc w:val="both"/>
              <w:rPr>
                <w:ins w:id="137" w:author="Hetvi Topiwala" w:date="2026-04-10T12:36:00Z"/>
                <w:lang w:val="en-IN"/>
              </w:rPr>
            </w:pPr>
            <w:ins w:id="138" w:author="Hetvi Topiwala" w:date="2026-04-10T12:36:00Z">
              <w:r w:rsidRPr="00336F35">
                <w:rPr>
                  <w:lang w:val="en-IN"/>
                </w:rPr>
                <w:t>The incident must be reported immediately to IT and Compliance. Employees must ensure strict adherence to data protection, secure storage, and controlled access protocols.</w:t>
              </w:r>
            </w:ins>
          </w:p>
        </w:tc>
      </w:tr>
    </w:tbl>
    <w:p w14:paraId="1EBE2A11" w14:textId="77777777" w:rsidR="00336F35" w:rsidRDefault="00336F35" w:rsidP="009A165B">
      <w:pPr>
        <w:pStyle w:val="BodyText"/>
        <w:jc w:val="both"/>
      </w:pPr>
    </w:p>
    <w:p w14:paraId="77765406" w14:textId="77777777" w:rsidR="00336F35" w:rsidRDefault="00336F35" w:rsidP="009A165B">
      <w:pPr>
        <w:pStyle w:val="BodyText"/>
        <w:jc w:val="both"/>
      </w:pPr>
    </w:p>
    <w:p w14:paraId="24C849A6" w14:textId="624459AF" w:rsidR="00336F35" w:rsidRDefault="00336F35" w:rsidP="009A165B">
      <w:pPr>
        <w:pStyle w:val="BodyText"/>
        <w:jc w:val="both"/>
        <w:sectPr w:rsidR="00336F35">
          <w:headerReference w:type="default" r:id="rId11"/>
          <w:footerReference w:type="default" r:id="rId12"/>
          <w:pgSz w:w="11910" w:h="16840"/>
          <w:pgMar w:top="1740" w:right="708" w:bottom="920" w:left="708" w:header="646" w:footer="732" w:gutter="0"/>
          <w:cols w:space="720"/>
        </w:sectPr>
      </w:pPr>
    </w:p>
    <w:p w14:paraId="32BE25E5" w14:textId="77777777" w:rsidR="00885A0C" w:rsidRDefault="00885A0C" w:rsidP="009A165B">
      <w:pPr>
        <w:pStyle w:val="BodyText"/>
        <w:spacing w:before="4"/>
        <w:jc w:val="both"/>
      </w:pPr>
    </w:p>
    <w:p w14:paraId="1DFBBB96" w14:textId="77777777" w:rsidR="00FE16FF" w:rsidRPr="00FE16FF" w:rsidRDefault="00FE16FF">
      <w:pPr>
        <w:pStyle w:val="Heading1"/>
        <w:numPr>
          <w:ilvl w:val="0"/>
          <w:numId w:val="1"/>
        </w:numPr>
        <w:tabs>
          <w:tab w:val="left" w:pos="1157"/>
        </w:tabs>
        <w:spacing w:before="135"/>
        <w:ind w:left="1157" w:hanging="358"/>
        <w:jc w:val="both"/>
        <w:rPr>
          <w:ins w:id="143" w:author="Hetvi Topiwala" w:date="2026-04-10T11:50:00Z"/>
          <w:spacing w:val="-2"/>
          <w:rPrChange w:id="144" w:author="Hetvi Topiwala" w:date="2026-04-10T11:50:00Z" w16du:dateUtc="2026-04-10T06:20:00Z">
            <w:rPr>
              <w:ins w:id="145" w:author="Hetvi Topiwala" w:date="2026-04-10T11:50:00Z"/>
              <w:spacing w:val="-10"/>
              <w:lang w:val="en-IN"/>
            </w:rPr>
          </w:rPrChange>
        </w:rPr>
        <w:pPrChange w:id="146" w:author="Hetvi Topiwala" w:date="2026-04-10T11:50:00Z" w16du:dateUtc="2026-04-10T06:20:00Z">
          <w:pPr>
            <w:ind w:left="720"/>
            <w:jc w:val="both"/>
          </w:pPr>
        </w:pPrChange>
      </w:pPr>
      <w:ins w:id="147" w:author="Hetvi Topiwala" w:date="2026-04-10T11:50:00Z">
        <w:r w:rsidRPr="00FE16FF">
          <w:rPr>
            <w:spacing w:val="-2"/>
            <w:rPrChange w:id="148" w:author="Hetvi Topiwala" w:date="2026-04-10T11:50:00Z" w16du:dateUtc="2026-04-10T06:20:00Z">
              <w:rPr>
                <w:b/>
                <w:bCs/>
                <w:spacing w:val="-10"/>
                <w:lang w:val="en-IN"/>
              </w:rPr>
            </w:rPrChange>
          </w:rPr>
          <w:t>Alignment with Sustainable Development Goals (SDGs)</w:t>
        </w:r>
      </w:ins>
    </w:p>
    <w:p w14:paraId="5D58268F" w14:textId="22024BBD" w:rsidR="00FE16FF" w:rsidRPr="00FE16FF" w:rsidRDefault="00FE16FF" w:rsidP="00FE16FF">
      <w:pPr>
        <w:ind w:left="720"/>
        <w:jc w:val="both"/>
        <w:rPr>
          <w:ins w:id="149" w:author="Hetvi Topiwala" w:date="2026-04-10T11:50:00Z"/>
          <w:spacing w:val="-10"/>
          <w:lang w:val="en-IN"/>
        </w:rPr>
      </w:pPr>
      <w:ins w:id="150" w:author="Hetvi Topiwala" w:date="2026-04-10T11:50:00Z">
        <w:r w:rsidRPr="00FE16FF">
          <w:rPr>
            <w:spacing w:val="-10"/>
            <w:lang w:val="en-IN"/>
          </w:rPr>
          <w:t xml:space="preserve">The Company’s </w:t>
        </w:r>
      </w:ins>
      <w:ins w:id="151" w:author="Hetvi Topiwala" w:date="2026-04-10T11:51:00Z" w16du:dateUtc="2026-04-10T06:21:00Z">
        <w:r>
          <w:rPr>
            <w:spacing w:val="-10"/>
            <w:lang w:val="en-IN"/>
          </w:rPr>
          <w:t>ethics</w:t>
        </w:r>
      </w:ins>
      <w:ins w:id="152" w:author="Hetvi Topiwala" w:date="2026-04-10T11:50:00Z">
        <w:r w:rsidRPr="00FE16FF">
          <w:rPr>
            <w:spacing w:val="-10"/>
            <w:lang w:val="en-IN"/>
          </w:rPr>
          <w:t xml:space="preserve"> and compliance initiatives are aligned with the Sustainable Development Goals established by the United Nations, particularly:</w:t>
        </w:r>
      </w:ins>
    </w:p>
    <w:p w14:paraId="19CC1737" w14:textId="77777777" w:rsidR="00FE16FF" w:rsidRPr="00FE16FF" w:rsidRDefault="00FE16FF" w:rsidP="00FE16FF">
      <w:pPr>
        <w:pStyle w:val="ListParagraph"/>
        <w:numPr>
          <w:ilvl w:val="0"/>
          <w:numId w:val="6"/>
        </w:numPr>
        <w:jc w:val="both"/>
        <w:rPr>
          <w:ins w:id="153" w:author="Hetvi Topiwala" w:date="2026-04-10T11:50:00Z"/>
          <w:spacing w:val="-10"/>
          <w:lang w:val="en-IN"/>
        </w:rPr>
      </w:pPr>
      <w:ins w:id="154" w:author="Hetvi Topiwala" w:date="2026-04-10T11:50:00Z">
        <w:r w:rsidRPr="00FE16FF">
          <w:rPr>
            <w:b/>
            <w:bCs/>
            <w:spacing w:val="-10"/>
            <w:lang w:val="en-IN"/>
          </w:rPr>
          <w:t>SDG 16: Peace, Justice and Strong Institutions</w:t>
        </w:r>
        <w:r w:rsidRPr="00FE16FF">
          <w:rPr>
            <w:spacing w:val="-10"/>
            <w:lang w:val="en-IN"/>
          </w:rPr>
          <w:t xml:space="preserve"> – Through strong anti-corruption controls, transparent governance, fraud prevention, and ethical business practices. </w:t>
        </w:r>
      </w:ins>
    </w:p>
    <w:p w14:paraId="45A35599" w14:textId="77777777" w:rsidR="00FE16FF" w:rsidRPr="00FE16FF" w:rsidRDefault="00FE16FF" w:rsidP="00FE16FF">
      <w:pPr>
        <w:pStyle w:val="ListParagraph"/>
        <w:numPr>
          <w:ilvl w:val="0"/>
          <w:numId w:val="6"/>
        </w:numPr>
        <w:jc w:val="both"/>
        <w:rPr>
          <w:ins w:id="155" w:author="Hetvi Topiwala" w:date="2026-04-10T11:50:00Z"/>
          <w:spacing w:val="-10"/>
          <w:lang w:val="en-IN"/>
        </w:rPr>
      </w:pPr>
      <w:ins w:id="156" w:author="Hetvi Topiwala" w:date="2026-04-10T11:50:00Z">
        <w:r w:rsidRPr="00FE16FF">
          <w:rPr>
            <w:b/>
            <w:bCs/>
            <w:spacing w:val="-10"/>
            <w:lang w:val="en-IN"/>
          </w:rPr>
          <w:t>SDG 8: Decent Work and Economic Growth</w:t>
        </w:r>
        <w:r w:rsidRPr="00FE16FF">
          <w:rPr>
            <w:spacing w:val="-10"/>
            <w:lang w:val="en-IN"/>
          </w:rPr>
          <w:t xml:space="preserve"> – Through fair business conduct, AML compliance, and prevention of anti-competitive practices. </w:t>
        </w:r>
      </w:ins>
    </w:p>
    <w:p w14:paraId="5087AFC8" w14:textId="3108CB93" w:rsidR="00FE16FF" w:rsidRPr="00FE16FF" w:rsidRDefault="00FE16FF" w:rsidP="00FE16FF">
      <w:pPr>
        <w:pStyle w:val="ListParagraph"/>
        <w:numPr>
          <w:ilvl w:val="0"/>
          <w:numId w:val="6"/>
        </w:numPr>
        <w:jc w:val="both"/>
        <w:rPr>
          <w:spacing w:val="-10"/>
          <w:lang w:val="en-IN"/>
        </w:rPr>
      </w:pPr>
      <w:ins w:id="157" w:author="Hetvi Topiwala" w:date="2026-04-10T11:50:00Z">
        <w:r w:rsidRPr="00FE16FF">
          <w:rPr>
            <w:b/>
            <w:bCs/>
            <w:spacing w:val="-10"/>
            <w:lang w:val="en-IN"/>
          </w:rPr>
          <w:t>SDG 9: Industry, Innovation and Infrastructure</w:t>
        </w:r>
        <w:r w:rsidRPr="00FE16FF">
          <w:rPr>
            <w:spacing w:val="-10"/>
            <w:lang w:val="en-IN"/>
          </w:rPr>
          <w:t xml:space="preserve"> – Through strengthened cybersecurity, secure systems, and resilient digital infrastructure.</w:t>
        </w:r>
      </w:ins>
    </w:p>
    <w:p w14:paraId="544A1DFE" w14:textId="77777777" w:rsidR="00FE16FF" w:rsidRDefault="00FE16FF" w:rsidP="00FE16FF">
      <w:pPr>
        <w:jc w:val="both"/>
      </w:pPr>
    </w:p>
    <w:p w14:paraId="4CBC0CC5" w14:textId="77777777" w:rsidR="00885A0C" w:rsidRDefault="00000000" w:rsidP="009A165B">
      <w:pPr>
        <w:pStyle w:val="Heading1"/>
        <w:numPr>
          <w:ilvl w:val="0"/>
          <w:numId w:val="1"/>
        </w:numPr>
        <w:tabs>
          <w:tab w:val="left" w:pos="1157"/>
        </w:tabs>
        <w:spacing w:before="135"/>
        <w:ind w:left="1157" w:hanging="358"/>
        <w:jc w:val="both"/>
      </w:pPr>
      <w:r>
        <w:rPr>
          <w:spacing w:val="-2"/>
        </w:rPr>
        <w:t>Continuous</w:t>
      </w:r>
      <w:r>
        <w:rPr>
          <w:spacing w:val="6"/>
        </w:rPr>
        <w:t xml:space="preserve"> </w:t>
      </w:r>
      <w:r>
        <w:rPr>
          <w:spacing w:val="-2"/>
        </w:rPr>
        <w:t>Improvement:</w:t>
      </w:r>
    </w:p>
    <w:p w14:paraId="6542CAFD" w14:textId="77777777" w:rsidR="00885A0C" w:rsidRDefault="00000000" w:rsidP="009A165B">
      <w:pPr>
        <w:pStyle w:val="BodyText"/>
        <w:spacing w:before="135" w:line="360" w:lineRule="auto"/>
        <w:ind w:left="732" w:right="724"/>
        <w:jc w:val="both"/>
      </w:pPr>
      <w:proofErr w:type="spellStart"/>
      <w:r>
        <w:t>RenewSys</w:t>
      </w:r>
      <w:proofErr w:type="spellEnd"/>
      <w:r>
        <w:t xml:space="preserve"> India Pvt. Ltd. is committed to maintaining the highest standards</w:t>
      </w:r>
      <w:r>
        <w:rPr>
          <w:spacing w:val="-1"/>
        </w:rPr>
        <w:t xml:space="preserve"> </w:t>
      </w:r>
      <w:r>
        <w:t>of corporate governance and ethical conduct in all its operations. Our Corporate Governance and Ethics Policy is designed to align with evolving business practices, regulatory requirements, and societal expectations. The Compliance</w:t>
      </w:r>
      <w:r>
        <w:rPr>
          <w:spacing w:val="-13"/>
        </w:rPr>
        <w:t xml:space="preserve"> </w:t>
      </w:r>
      <w:r>
        <w:t>Officer</w:t>
      </w:r>
      <w:r>
        <w:rPr>
          <w:spacing w:val="-12"/>
        </w:rPr>
        <w:t xml:space="preserve"> </w:t>
      </w:r>
      <w:r>
        <w:t>will</w:t>
      </w:r>
      <w:r>
        <w:rPr>
          <w:spacing w:val="-13"/>
        </w:rPr>
        <w:t xml:space="preserve"> </w:t>
      </w:r>
      <w:r>
        <w:t>conduct</w:t>
      </w:r>
      <w:r>
        <w:rPr>
          <w:spacing w:val="-12"/>
        </w:rPr>
        <w:t xml:space="preserve"> </w:t>
      </w:r>
      <w:r>
        <w:t>an</w:t>
      </w:r>
      <w:r>
        <w:rPr>
          <w:spacing w:val="-13"/>
        </w:rPr>
        <w:t xml:space="preserve"> </w:t>
      </w:r>
      <w:r>
        <w:t>annual</w:t>
      </w:r>
      <w:r>
        <w:rPr>
          <w:spacing w:val="-12"/>
        </w:rPr>
        <w:t xml:space="preserve"> </w:t>
      </w:r>
      <w:r>
        <w:t>review</w:t>
      </w:r>
      <w:r>
        <w:rPr>
          <w:spacing w:val="-13"/>
        </w:rPr>
        <w:t xml:space="preserve"> </w:t>
      </w:r>
      <w:r>
        <w:t>of</w:t>
      </w:r>
      <w:r>
        <w:rPr>
          <w:spacing w:val="-12"/>
        </w:rPr>
        <w:t xml:space="preserve"> </w:t>
      </w:r>
      <w:r>
        <w:t>the</w:t>
      </w:r>
      <w:r>
        <w:rPr>
          <w:spacing w:val="-12"/>
        </w:rPr>
        <w:t xml:space="preserve"> </w:t>
      </w:r>
      <w:r>
        <w:t>policy,</w:t>
      </w:r>
      <w:r>
        <w:rPr>
          <w:spacing w:val="-13"/>
        </w:rPr>
        <w:t xml:space="preserve"> </w:t>
      </w:r>
      <w:r>
        <w:t>incorporating</w:t>
      </w:r>
      <w:r>
        <w:rPr>
          <w:spacing w:val="-12"/>
        </w:rPr>
        <w:t xml:space="preserve"> </w:t>
      </w:r>
      <w:r>
        <w:t>insights</w:t>
      </w:r>
      <w:r>
        <w:rPr>
          <w:spacing w:val="-13"/>
        </w:rPr>
        <w:t xml:space="preserve"> </w:t>
      </w:r>
      <w:r>
        <w:t>from</w:t>
      </w:r>
      <w:r>
        <w:rPr>
          <w:spacing w:val="-12"/>
        </w:rPr>
        <w:t xml:space="preserve"> </w:t>
      </w:r>
      <w:r>
        <w:t>employees, stakeholders,</w:t>
      </w:r>
      <w:r>
        <w:rPr>
          <w:spacing w:val="-3"/>
        </w:rPr>
        <w:t xml:space="preserve"> </w:t>
      </w:r>
      <w:r>
        <w:t>and</w:t>
      </w:r>
      <w:r>
        <w:rPr>
          <w:spacing w:val="-6"/>
        </w:rPr>
        <w:t xml:space="preserve"> </w:t>
      </w:r>
      <w:r>
        <w:t>industry</w:t>
      </w:r>
      <w:r>
        <w:rPr>
          <w:spacing w:val="-5"/>
        </w:rPr>
        <w:t xml:space="preserve"> </w:t>
      </w:r>
      <w:r>
        <w:t>experts,</w:t>
      </w:r>
      <w:r>
        <w:rPr>
          <w:spacing w:val="-2"/>
        </w:rPr>
        <w:t xml:space="preserve"> </w:t>
      </w:r>
      <w:r>
        <w:t>alongside</w:t>
      </w:r>
      <w:r>
        <w:rPr>
          <w:spacing w:val="-5"/>
        </w:rPr>
        <w:t xml:space="preserve"> </w:t>
      </w:r>
      <w:r>
        <w:t>periodic</w:t>
      </w:r>
      <w:r>
        <w:rPr>
          <w:spacing w:val="-8"/>
        </w:rPr>
        <w:t xml:space="preserve"> </w:t>
      </w:r>
      <w:r>
        <w:t>audits</w:t>
      </w:r>
      <w:r>
        <w:rPr>
          <w:spacing w:val="-2"/>
        </w:rPr>
        <w:t xml:space="preserve"> </w:t>
      </w:r>
      <w:r>
        <w:t>and</w:t>
      </w:r>
      <w:r>
        <w:rPr>
          <w:spacing w:val="-3"/>
        </w:rPr>
        <w:t xml:space="preserve"> </w:t>
      </w:r>
      <w:r>
        <w:t>benchmarking</w:t>
      </w:r>
      <w:r>
        <w:rPr>
          <w:spacing w:val="-3"/>
        </w:rPr>
        <w:t xml:space="preserve"> </w:t>
      </w:r>
      <w:r>
        <w:t>against</w:t>
      </w:r>
      <w:r>
        <w:rPr>
          <w:spacing w:val="-2"/>
        </w:rPr>
        <w:t xml:space="preserve"> </w:t>
      </w:r>
      <w:r>
        <w:t>best</w:t>
      </w:r>
      <w:r>
        <w:rPr>
          <w:spacing w:val="-5"/>
        </w:rPr>
        <w:t xml:space="preserve"> </w:t>
      </w:r>
      <w:r>
        <w:t xml:space="preserve">industry </w:t>
      </w:r>
      <w:r>
        <w:rPr>
          <w:spacing w:val="-2"/>
        </w:rPr>
        <w:t>practices.</w:t>
      </w:r>
      <w:r>
        <w:rPr>
          <w:spacing w:val="-3"/>
        </w:rPr>
        <w:t xml:space="preserve"> </w:t>
      </w:r>
      <w:r>
        <w:rPr>
          <w:spacing w:val="-2"/>
        </w:rPr>
        <w:t>This</w:t>
      </w:r>
      <w:r>
        <w:rPr>
          <w:spacing w:val="-3"/>
        </w:rPr>
        <w:t xml:space="preserve"> </w:t>
      </w:r>
      <w:r>
        <w:rPr>
          <w:spacing w:val="-2"/>
        </w:rPr>
        <w:t>ensures the</w:t>
      </w:r>
      <w:r>
        <w:rPr>
          <w:spacing w:val="-6"/>
        </w:rPr>
        <w:t xml:space="preserve"> </w:t>
      </w:r>
      <w:r>
        <w:rPr>
          <w:spacing w:val="-2"/>
        </w:rPr>
        <w:t>policy remains</w:t>
      </w:r>
      <w:r>
        <w:rPr>
          <w:spacing w:val="-3"/>
        </w:rPr>
        <w:t xml:space="preserve"> </w:t>
      </w:r>
      <w:r>
        <w:rPr>
          <w:spacing w:val="-2"/>
        </w:rPr>
        <w:t>dynamic</w:t>
      </w:r>
      <w:r>
        <w:rPr>
          <w:spacing w:val="-3"/>
        </w:rPr>
        <w:t xml:space="preserve"> </w:t>
      </w:r>
      <w:r>
        <w:rPr>
          <w:spacing w:val="-2"/>
        </w:rPr>
        <w:t>and</w:t>
      </w:r>
      <w:r>
        <w:rPr>
          <w:spacing w:val="-7"/>
        </w:rPr>
        <w:t xml:space="preserve"> </w:t>
      </w:r>
      <w:r>
        <w:rPr>
          <w:spacing w:val="-2"/>
        </w:rPr>
        <w:t>responsive to emerging</w:t>
      </w:r>
      <w:r>
        <w:rPr>
          <w:spacing w:val="-4"/>
        </w:rPr>
        <w:t xml:space="preserve"> </w:t>
      </w:r>
      <w:r>
        <w:rPr>
          <w:spacing w:val="-2"/>
        </w:rPr>
        <w:t>challenges.</w:t>
      </w:r>
      <w:r>
        <w:rPr>
          <w:spacing w:val="-3"/>
        </w:rPr>
        <w:t xml:space="preserve"> </w:t>
      </w:r>
      <w:r>
        <w:rPr>
          <w:spacing w:val="-2"/>
        </w:rPr>
        <w:t xml:space="preserve">By fostering </w:t>
      </w:r>
      <w:r>
        <w:t>a</w:t>
      </w:r>
      <w:r>
        <w:rPr>
          <w:spacing w:val="-8"/>
        </w:rPr>
        <w:t xml:space="preserve"> </w:t>
      </w:r>
      <w:r>
        <w:t>culture</w:t>
      </w:r>
      <w:r>
        <w:rPr>
          <w:spacing w:val="-10"/>
        </w:rPr>
        <w:t xml:space="preserve"> </w:t>
      </w:r>
      <w:r>
        <w:t>of</w:t>
      </w:r>
      <w:r>
        <w:rPr>
          <w:spacing w:val="-11"/>
        </w:rPr>
        <w:t xml:space="preserve"> </w:t>
      </w:r>
      <w:r>
        <w:t>integrity,</w:t>
      </w:r>
      <w:r>
        <w:rPr>
          <w:spacing w:val="-11"/>
        </w:rPr>
        <w:t xml:space="preserve"> </w:t>
      </w:r>
      <w:r>
        <w:t>transparency,</w:t>
      </w:r>
      <w:r>
        <w:rPr>
          <w:spacing w:val="-11"/>
        </w:rPr>
        <w:t xml:space="preserve"> </w:t>
      </w:r>
      <w:r>
        <w:t>and</w:t>
      </w:r>
      <w:r>
        <w:rPr>
          <w:spacing w:val="-10"/>
        </w:rPr>
        <w:t xml:space="preserve"> </w:t>
      </w:r>
      <w:r>
        <w:t>accountability,</w:t>
      </w:r>
      <w:r>
        <w:rPr>
          <w:spacing w:val="-8"/>
        </w:rPr>
        <w:t xml:space="preserve"> </w:t>
      </w:r>
      <w:r>
        <w:t>we</w:t>
      </w:r>
      <w:r>
        <w:rPr>
          <w:spacing w:val="-10"/>
        </w:rPr>
        <w:t xml:space="preserve"> </w:t>
      </w:r>
      <w:r>
        <w:t>empower</w:t>
      </w:r>
      <w:r>
        <w:rPr>
          <w:spacing w:val="-10"/>
        </w:rPr>
        <w:t xml:space="preserve"> </w:t>
      </w:r>
      <w:r>
        <w:t>our</w:t>
      </w:r>
      <w:r>
        <w:rPr>
          <w:spacing w:val="-10"/>
        </w:rPr>
        <w:t xml:space="preserve"> </w:t>
      </w:r>
      <w:r>
        <w:t>employees</w:t>
      </w:r>
      <w:r>
        <w:rPr>
          <w:spacing w:val="-8"/>
        </w:rPr>
        <w:t xml:space="preserve"> </w:t>
      </w:r>
      <w:r>
        <w:t>and</w:t>
      </w:r>
      <w:r>
        <w:rPr>
          <w:spacing w:val="-12"/>
        </w:rPr>
        <w:t xml:space="preserve"> </w:t>
      </w:r>
      <w:r>
        <w:t>leadership</w:t>
      </w:r>
      <w:r>
        <w:rPr>
          <w:spacing w:val="-12"/>
        </w:rPr>
        <w:t xml:space="preserve"> </w:t>
      </w:r>
      <w:r>
        <w:t xml:space="preserve">to uphold ethical principles in every aspect of their work, ensuring trust and excellence across our </w:t>
      </w:r>
      <w:r>
        <w:rPr>
          <w:spacing w:val="-2"/>
        </w:rPr>
        <w:t>organization.</w:t>
      </w:r>
    </w:p>
    <w:p w14:paraId="4E723B8E" w14:textId="77777777" w:rsidR="00885A0C" w:rsidRDefault="00885A0C" w:rsidP="009A165B">
      <w:pPr>
        <w:pStyle w:val="BodyText"/>
        <w:spacing w:before="133"/>
        <w:jc w:val="both"/>
      </w:pPr>
    </w:p>
    <w:p w14:paraId="0F6382CB" w14:textId="77777777" w:rsidR="00885A0C" w:rsidRDefault="00000000" w:rsidP="009A165B">
      <w:pPr>
        <w:pStyle w:val="Heading1"/>
        <w:numPr>
          <w:ilvl w:val="0"/>
          <w:numId w:val="1"/>
        </w:numPr>
        <w:tabs>
          <w:tab w:val="left" w:pos="1157"/>
        </w:tabs>
        <w:spacing w:before="1"/>
        <w:ind w:left="1157" w:hanging="358"/>
        <w:jc w:val="both"/>
      </w:pPr>
      <w:r>
        <w:rPr>
          <w:spacing w:val="-2"/>
        </w:rPr>
        <w:t>Performance</w:t>
      </w:r>
      <w:r>
        <w:rPr>
          <w:spacing w:val="6"/>
        </w:rPr>
        <w:t xml:space="preserve"> </w:t>
      </w:r>
      <w:r>
        <w:rPr>
          <w:spacing w:val="-2"/>
        </w:rPr>
        <w:t>Reporting:</w:t>
      </w:r>
    </w:p>
    <w:p w14:paraId="779D4ECE" w14:textId="77777777" w:rsidR="00885A0C" w:rsidRDefault="00000000" w:rsidP="009A165B">
      <w:pPr>
        <w:pStyle w:val="BodyText"/>
        <w:spacing w:before="134" w:line="360" w:lineRule="auto"/>
        <w:ind w:left="732" w:right="790"/>
        <w:jc w:val="both"/>
      </w:pPr>
      <w:r>
        <w:t>To ensure transparency and accountability in our governance initiatives, an annual performance report</w:t>
      </w:r>
      <w:r>
        <w:rPr>
          <w:spacing w:val="-8"/>
        </w:rPr>
        <w:t xml:space="preserve"> </w:t>
      </w:r>
      <w:r>
        <w:t>will</w:t>
      </w:r>
      <w:r>
        <w:rPr>
          <w:spacing w:val="-5"/>
        </w:rPr>
        <w:t xml:space="preserve"> </w:t>
      </w:r>
      <w:r>
        <w:t>be</w:t>
      </w:r>
      <w:r>
        <w:rPr>
          <w:spacing w:val="-5"/>
        </w:rPr>
        <w:t xml:space="preserve"> </w:t>
      </w:r>
      <w:r>
        <w:t>provided</w:t>
      </w:r>
      <w:r>
        <w:rPr>
          <w:spacing w:val="-5"/>
        </w:rPr>
        <w:t xml:space="preserve"> </w:t>
      </w:r>
      <w:r>
        <w:t>detailing</w:t>
      </w:r>
      <w:r>
        <w:rPr>
          <w:spacing w:val="-6"/>
        </w:rPr>
        <w:t xml:space="preserve"> </w:t>
      </w:r>
      <w:r>
        <w:t>our</w:t>
      </w:r>
      <w:r>
        <w:rPr>
          <w:spacing w:val="-5"/>
        </w:rPr>
        <w:t xml:space="preserve"> </w:t>
      </w:r>
      <w:r>
        <w:t>progress</w:t>
      </w:r>
      <w:r>
        <w:rPr>
          <w:spacing w:val="-5"/>
        </w:rPr>
        <w:t xml:space="preserve"> </w:t>
      </w:r>
      <w:r>
        <w:t>and</w:t>
      </w:r>
      <w:r>
        <w:rPr>
          <w:spacing w:val="-7"/>
        </w:rPr>
        <w:t xml:space="preserve"> </w:t>
      </w:r>
      <w:r>
        <w:t>adherence</w:t>
      </w:r>
      <w:r>
        <w:rPr>
          <w:spacing w:val="-7"/>
        </w:rPr>
        <w:t xml:space="preserve"> </w:t>
      </w:r>
      <w:r>
        <w:t>to</w:t>
      </w:r>
      <w:r>
        <w:rPr>
          <w:spacing w:val="-4"/>
        </w:rPr>
        <w:t xml:space="preserve"> </w:t>
      </w:r>
      <w:r>
        <w:t>this</w:t>
      </w:r>
      <w:r>
        <w:rPr>
          <w:spacing w:val="-5"/>
        </w:rPr>
        <w:t xml:space="preserve"> </w:t>
      </w:r>
      <w:r>
        <w:t>policy.</w:t>
      </w:r>
      <w:r>
        <w:rPr>
          <w:spacing w:val="-5"/>
        </w:rPr>
        <w:t xml:space="preserve"> </w:t>
      </w:r>
      <w:r>
        <w:t>This</w:t>
      </w:r>
      <w:r>
        <w:rPr>
          <w:spacing w:val="-8"/>
        </w:rPr>
        <w:t xml:space="preserve"> </w:t>
      </w:r>
      <w:r>
        <w:t>report</w:t>
      </w:r>
      <w:r>
        <w:rPr>
          <w:spacing w:val="-7"/>
        </w:rPr>
        <w:t xml:space="preserve"> </w:t>
      </w:r>
      <w:r>
        <w:t>will</w:t>
      </w:r>
      <w:r>
        <w:rPr>
          <w:spacing w:val="-5"/>
        </w:rPr>
        <w:t xml:space="preserve"> </w:t>
      </w:r>
      <w:r>
        <w:t>include key performance indicators (KPIs) aligned with both the quantitative and qualitative targets</w:t>
      </w:r>
    </w:p>
    <w:p w14:paraId="68E5235A" w14:textId="77777777" w:rsidR="00885A0C" w:rsidRDefault="00000000" w:rsidP="009A165B">
      <w:pPr>
        <w:pStyle w:val="BodyText"/>
        <w:spacing w:before="1" w:line="360" w:lineRule="auto"/>
        <w:ind w:left="732" w:right="790"/>
        <w:jc w:val="both"/>
      </w:pPr>
      <w:r>
        <w:t>established,</w:t>
      </w:r>
      <w:r>
        <w:rPr>
          <w:spacing w:val="-8"/>
        </w:rPr>
        <w:t xml:space="preserve"> </w:t>
      </w:r>
      <w:r>
        <w:t>offering</w:t>
      </w:r>
      <w:r>
        <w:rPr>
          <w:spacing w:val="-7"/>
        </w:rPr>
        <w:t xml:space="preserve"> </w:t>
      </w:r>
      <w:r>
        <w:t>a</w:t>
      </w:r>
      <w:r>
        <w:rPr>
          <w:spacing w:val="-8"/>
        </w:rPr>
        <w:t xml:space="preserve"> </w:t>
      </w:r>
      <w:r>
        <w:t>comprehensive</w:t>
      </w:r>
      <w:r>
        <w:rPr>
          <w:spacing w:val="-6"/>
        </w:rPr>
        <w:t xml:space="preserve"> </w:t>
      </w:r>
      <w:r>
        <w:t>evaluation</w:t>
      </w:r>
      <w:r>
        <w:rPr>
          <w:spacing w:val="-8"/>
        </w:rPr>
        <w:t xml:space="preserve"> </w:t>
      </w:r>
      <w:r>
        <w:t>of</w:t>
      </w:r>
      <w:r>
        <w:rPr>
          <w:spacing w:val="-8"/>
        </w:rPr>
        <w:t xml:space="preserve"> </w:t>
      </w:r>
      <w:r>
        <w:t>our</w:t>
      </w:r>
      <w:r>
        <w:rPr>
          <w:spacing w:val="-6"/>
        </w:rPr>
        <w:t xml:space="preserve"> </w:t>
      </w:r>
      <w:r>
        <w:t>successes,</w:t>
      </w:r>
      <w:r>
        <w:rPr>
          <w:spacing w:val="-5"/>
        </w:rPr>
        <w:t xml:space="preserve"> </w:t>
      </w:r>
      <w:r>
        <w:t>challenges,</w:t>
      </w:r>
      <w:r>
        <w:rPr>
          <w:spacing w:val="-5"/>
        </w:rPr>
        <w:t xml:space="preserve"> </w:t>
      </w:r>
      <w:r>
        <w:t>and</w:t>
      </w:r>
      <w:r>
        <w:rPr>
          <w:spacing w:val="-7"/>
        </w:rPr>
        <w:t xml:space="preserve"> </w:t>
      </w:r>
      <w:r>
        <w:t>opportunities</w:t>
      </w:r>
      <w:r>
        <w:rPr>
          <w:spacing w:val="-8"/>
        </w:rPr>
        <w:t xml:space="preserve"> </w:t>
      </w:r>
      <w:r>
        <w:t xml:space="preserve">for </w:t>
      </w:r>
      <w:r>
        <w:rPr>
          <w:spacing w:val="-2"/>
        </w:rPr>
        <w:t>improvement.</w:t>
      </w:r>
    </w:p>
    <w:p w14:paraId="398A30E7" w14:textId="77777777" w:rsidR="00885A0C" w:rsidRDefault="00000000" w:rsidP="009A165B">
      <w:pPr>
        <w:pStyle w:val="BodyText"/>
        <w:spacing w:line="267" w:lineRule="exact"/>
        <w:ind w:left="732"/>
        <w:jc w:val="both"/>
      </w:pPr>
      <w:r>
        <w:t>Our</w:t>
      </w:r>
      <w:r>
        <w:rPr>
          <w:spacing w:val="-8"/>
        </w:rPr>
        <w:t xml:space="preserve"> </w:t>
      </w:r>
      <w:r>
        <w:t>reporting</w:t>
      </w:r>
      <w:r>
        <w:rPr>
          <w:spacing w:val="-7"/>
        </w:rPr>
        <w:t xml:space="preserve"> </w:t>
      </w:r>
      <w:r>
        <w:t>will</w:t>
      </w:r>
      <w:r>
        <w:rPr>
          <w:spacing w:val="-8"/>
        </w:rPr>
        <w:t xml:space="preserve"> </w:t>
      </w:r>
      <w:r>
        <w:t>encompass</w:t>
      </w:r>
      <w:r>
        <w:rPr>
          <w:spacing w:val="-7"/>
        </w:rPr>
        <w:t xml:space="preserve"> </w:t>
      </w:r>
      <w:r>
        <w:t>various</w:t>
      </w:r>
      <w:r>
        <w:rPr>
          <w:spacing w:val="-9"/>
        </w:rPr>
        <w:t xml:space="preserve"> </w:t>
      </w:r>
      <w:r>
        <w:t>critical</w:t>
      </w:r>
      <w:r>
        <w:rPr>
          <w:spacing w:val="-7"/>
        </w:rPr>
        <w:t xml:space="preserve"> </w:t>
      </w:r>
      <w:r>
        <w:t>areas,</w:t>
      </w:r>
      <w:r>
        <w:rPr>
          <w:spacing w:val="-6"/>
        </w:rPr>
        <w:t xml:space="preserve"> </w:t>
      </w:r>
      <w:r>
        <w:rPr>
          <w:spacing w:val="-2"/>
        </w:rPr>
        <w:t>including:</w:t>
      </w:r>
    </w:p>
    <w:p w14:paraId="0582D567" w14:textId="77777777" w:rsidR="00885A0C" w:rsidRDefault="00000000" w:rsidP="009A165B">
      <w:pPr>
        <w:pStyle w:val="ListParagraph"/>
        <w:numPr>
          <w:ilvl w:val="1"/>
          <w:numId w:val="1"/>
        </w:numPr>
        <w:tabs>
          <w:tab w:val="left" w:pos="1233"/>
        </w:tabs>
        <w:ind w:left="1233" w:hanging="359"/>
        <w:jc w:val="both"/>
      </w:pPr>
      <w:r>
        <w:t>Progress</w:t>
      </w:r>
      <w:r>
        <w:rPr>
          <w:spacing w:val="-12"/>
        </w:rPr>
        <w:t xml:space="preserve"> </w:t>
      </w:r>
      <w:r>
        <w:t>on</w:t>
      </w:r>
      <w:r>
        <w:rPr>
          <w:spacing w:val="-10"/>
        </w:rPr>
        <w:t xml:space="preserve"> </w:t>
      </w:r>
      <w:r>
        <w:t>anti-corruption</w:t>
      </w:r>
      <w:r>
        <w:rPr>
          <w:spacing w:val="-10"/>
        </w:rPr>
        <w:t xml:space="preserve"> </w:t>
      </w:r>
      <w:r>
        <w:t>and</w:t>
      </w:r>
      <w:r>
        <w:rPr>
          <w:spacing w:val="-11"/>
        </w:rPr>
        <w:t xml:space="preserve"> </w:t>
      </w:r>
      <w:r>
        <w:t>fraud</w:t>
      </w:r>
      <w:r>
        <w:rPr>
          <w:spacing w:val="-10"/>
        </w:rPr>
        <w:t xml:space="preserve"> </w:t>
      </w:r>
      <w:r>
        <w:t>prevention</w:t>
      </w:r>
      <w:r>
        <w:rPr>
          <w:spacing w:val="-10"/>
        </w:rPr>
        <w:t xml:space="preserve"> </w:t>
      </w:r>
      <w:r>
        <w:rPr>
          <w:spacing w:val="-2"/>
        </w:rPr>
        <w:t>initiatives</w:t>
      </w:r>
    </w:p>
    <w:p w14:paraId="07418ED6" w14:textId="77777777" w:rsidR="00885A0C" w:rsidRDefault="00000000" w:rsidP="009A165B">
      <w:pPr>
        <w:pStyle w:val="ListParagraph"/>
        <w:numPr>
          <w:ilvl w:val="1"/>
          <w:numId w:val="1"/>
        </w:numPr>
        <w:tabs>
          <w:tab w:val="left" w:pos="1233"/>
        </w:tabs>
        <w:ind w:left="1233" w:hanging="359"/>
        <w:jc w:val="both"/>
      </w:pPr>
      <w:r>
        <w:t>Compliance</w:t>
      </w:r>
      <w:r>
        <w:rPr>
          <w:spacing w:val="-9"/>
        </w:rPr>
        <w:t xml:space="preserve"> </w:t>
      </w:r>
      <w:r>
        <w:t>with</w:t>
      </w:r>
      <w:r>
        <w:rPr>
          <w:spacing w:val="-8"/>
        </w:rPr>
        <w:t xml:space="preserve"> </w:t>
      </w:r>
      <w:r>
        <w:t>conflict</w:t>
      </w:r>
      <w:r>
        <w:rPr>
          <w:spacing w:val="-9"/>
        </w:rPr>
        <w:t xml:space="preserve"> </w:t>
      </w:r>
      <w:r>
        <w:t>of</w:t>
      </w:r>
      <w:r>
        <w:rPr>
          <w:spacing w:val="-10"/>
        </w:rPr>
        <w:t xml:space="preserve"> </w:t>
      </w:r>
      <w:r>
        <w:t>interest</w:t>
      </w:r>
      <w:r>
        <w:rPr>
          <w:spacing w:val="-7"/>
        </w:rPr>
        <w:t xml:space="preserve"> </w:t>
      </w:r>
      <w:r>
        <w:t>and</w:t>
      </w:r>
      <w:r>
        <w:rPr>
          <w:spacing w:val="-8"/>
        </w:rPr>
        <w:t xml:space="preserve"> </w:t>
      </w:r>
      <w:r>
        <w:t>transparency</w:t>
      </w:r>
      <w:r>
        <w:rPr>
          <w:spacing w:val="-11"/>
        </w:rPr>
        <w:t xml:space="preserve"> </w:t>
      </w:r>
      <w:r>
        <w:rPr>
          <w:spacing w:val="-2"/>
        </w:rPr>
        <w:t>standards</w:t>
      </w:r>
    </w:p>
    <w:p w14:paraId="791166FA" w14:textId="77777777" w:rsidR="00885A0C" w:rsidRDefault="00000000" w:rsidP="009A165B">
      <w:pPr>
        <w:pStyle w:val="ListParagraph"/>
        <w:numPr>
          <w:ilvl w:val="1"/>
          <w:numId w:val="1"/>
        </w:numPr>
        <w:tabs>
          <w:tab w:val="left" w:pos="1233"/>
        </w:tabs>
        <w:ind w:left="1233" w:hanging="359"/>
        <w:jc w:val="both"/>
      </w:pPr>
      <w:r>
        <w:t>Effectiveness</w:t>
      </w:r>
      <w:r>
        <w:rPr>
          <w:spacing w:val="-12"/>
        </w:rPr>
        <w:t xml:space="preserve"> </w:t>
      </w:r>
      <w:r>
        <w:t>of</w:t>
      </w:r>
      <w:r>
        <w:rPr>
          <w:spacing w:val="-11"/>
        </w:rPr>
        <w:t xml:space="preserve"> </w:t>
      </w:r>
      <w:r>
        <w:t>internal</w:t>
      </w:r>
      <w:r>
        <w:rPr>
          <w:spacing w:val="-12"/>
        </w:rPr>
        <w:t xml:space="preserve"> </w:t>
      </w:r>
      <w:r>
        <w:t>controls</w:t>
      </w:r>
      <w:r>
        <w:rPr>
          <w:spacing w:val="-12"/>
        </w:rPr>
        <w:t xml:space="preserve"> </w:t>
      </w:r>
      <w:r>
        <w:t>and</w:t>
      </w:r>
      <w:r>
        <w:rPr>
          <w:spacing w:val="-12"/>
        </w:rPr>
        <w:t xml:space="preserve"> </w:t>
      </w:r>
      <w:r>
        <w:t>risk</w:t>
      </w:r>
      <w:r>
        <w:rPr>
          <w:spacing w:val="-10"/>
        </w:rPr>
        <w:t xml:space="preserve"> </w:t>
      </w:r>
      <w:r>
        <w:t>management</w:t>
      </w:r>
      <w:r>
        <w:rPr>
          <w:spacing w:val="-10"/>
        </w:rPr>
        <w:t xml:space="preserve"> </w:t>
      </w:r>
      <w:r>
        <w:rPr>
          <w:spacing w:val="-2"/>
        </w:rPr>
        <w:t>measures</w:t>
      </w:r>
    </w:p>
    <w:p w14:paraId="2BA890B7" w14:textId="77777777" w:rsidR="00885A0C" w:rsidRDefault="00000000" w:rsidP="009A165B">
      <w:pPr>
        <w:pStyle w:val="ListParagraph"/>
        <w:numPr>
          <w:ilvl w:val="1"/>
          <w:numId w:val="1"/>
        </w:numPr>
        <w:tabs>
          <w:tab w:val="left" w:pos="1233"/>
        </w:tabs>
        <w:spacing w:before="133"/>
        <w:ind w:left="1233" w:hanging="359"/>
        <w:jc w:val="both"/>
      </w:pPr>
      <w:r>
        <w:t>Employee</w:t>
      </w:r>
      <w:r>
        <w:rPr>
          <w:spacing w:val="-12"/>
        </w:rPr>
        <w:t xml:space="preserve"> </w:t>
      </w:r>
      <w:r>
        <w:t>training</w:t>
      </w:r>
      <w:r>
        <w:rPr>
          <w:spacing w:val="-9"/>
        </w:rPr>
        <w:t xml:space="preserve"> </w:t>
      </w:r>
      <w:r>
        <w:t>and</w:t>
      </w:r>
      <w:r>
        <w:rPr>
          <w:spacing w:val="-10"/>
        </w:rPr>
        <w:t xml:space="preserve"> </w:t>
      </w:r>
      <w:r>
        <w:t>awareness</w:t>
      </w:r>
      <w:r>
        <w:rPr>
          <w:spacing w:val="-8"/>
        </w:rPr>
        <w:t xml:space="preserve"> </w:t>
      </w:r>
      <w:r>
        <w:t>programs</w:t>
      </w:r>
      <w:r>
        <w:rPr>
          <w:spacing w:val="-10"/>
        </w:rPr>
        <w:t xml:space="preserve"> </w:t>
      </w:r>
      <w:r>
        <w:t>related</w:t>
      </w:r>
      <w:r>
        <w:rPr>
          <w:spacing w:val="-8"/>
        </w:rPr>
        <w:t xml:space="preserve"> </w:t>
      </w:r>
      <w:r>
        <w:t>to</w:t>
      </w:r>
      <w:r>
        <w:rPr>
          <w:spacing w:val="-9"/>
        </w:rPr>
        <w:t xml:space="preserve"> </w:t>
      </w:r>
      <w:r>
        <w:t>ethics</w:t>
      </w:r>
      <w:r>
        <w:rPr>
          <w:spacing w:val="-8"/>
        </w:rPr>
        <w:t xml:space="preserve"> </w:t>
      </w:r>
      <w:r>
        <w:t>and</w:t>
      </w:r>
      <w:r>
        <w:rPr>
          <w:spacing w:val="-9"/>
        </w:rPr>
        <w:t xml:space="preserve"> </w:t>
      </w:r>
      <w:r>
        <w:rPr>
          <w:spacing w:val="-2"/>
        </w:rPr>
        <w:t>governance</w:t>
      </w:r>
    </w:p>
    <w:p w14:paraId="7CC474C0" w14:textId="77777777" w:rsidR="00885A0C" w:rsidRDefault="00000000" w:rsidP="009A165B">
      <w:pPr>
        <w:pStyle w:val="ListParagraph"/>
        <w:numPr>
          <w:ilvl w:val="1"/>
          <w:numId w:val="1"/>
        </w:numPr>
        <w:tabs>
          <w:tab w:val="left" w:pos="1233"/>
        </w:tabs>
        <w:ind w:left="1233" w:hanging="359"/>
        <w:jc w:val="both"/>
      </w:pPr>
      <w:r>
        <w:rPr>
          <w:spacing w:val="-2"/>
        </w:rPr>
        <w:t>Engagement</w:t>
      </w:r>
      <w:r>
        <w:rPr>
          <w:spacing w:val="1"/>
        </w:rPr>
        <w:t xml:space="preserve"> </w:t>
      </w:r>
      <w:r>
        <w:rPr>
          <w:spacing w:val="-2"/>
        </w:rPr>
        <w:t>with</w:t>
      </w:r>
      <w:r>
        <w:rPr>
          <w:spacing w:val="6"/>
        </w:rPr>
        <w:t xml:space="preserve"> </w:t>
      </w:r>
      <w:r>
        <w:rPr>
          <w:spacing w:val="-2"/>
        </w:rPr>
        <w:t>external</w:t>
      </w:r>
      <w:r>
        <w:t xml:space="preserve"> </w:t>
      </w:r>
      <w:r>
        <w:rPr>
          <w:spacing w:val="-2"/>
        </w:rPr>
        <w:t>stakeholders</w:t>
      </w:r>
      <w:r>
        <w:rPr>
          <w:spacing w:val="5"/>
        </w:rPr>
        <w:t xml:space="preserve"> </w:t>
      </w:r>
      <w:r>
        <w:rPr>
          <w:spacing w:val="-2"/>
        </w:rPr>
        <w:t>regarding</w:t>
      </w:r>
      <w:r>
        <w:rPr>
          <w:spacing w:val="5"/>
        </w:rPr>
        <w:t xml:space="preserve"> </w:t>
      </w:r>
      <w:r>
        <w:rPr>
          <w:spacing w:val="-2"/>
        </w:rPr>
        <w:t>governance</w:t>
      </w:r>
      <w:r>
        <w:rPr>
          <w:spacing w:val="7"/>
        </w:rPr>
        <w:t xml:space="preserve"> </w:t>
      </w:r>
      <w:r>
        <w:rPr>
          <w:spacing w:val="-2"/>
        </w:rPr>
        <w:t>practices</w:t>
      </w:r>
    </w:p>
    <w:p w14:paraId="17BFD367" w14:textId="77777777" w:rsidR="00885A0C" w:rsidRDefault="00000000" w:rsidP="009A165B">
      <w:pPr>
        <w:pStyle w:val="BodyText"/>
        <w:spacing w:before="134"/>
        <w:ind w:left="732"/>
        <w:jc w:val="both"/>
      </w:pPr>
      <w:r>
        <w:t>Additionally,</w:t>
      </w:r>
      <w:r>
        <w:rPr>
          <w:spacing w:val="-7"/>
        </w:rPr>
        <w:t xml:space="preserve"> </w:t>
      </w:r>
      <w:r>
        <w:t>the</w:t>
      </w:r>
      <w:r>
        <w:rPr>
          <w:spacing w:val="-7"/>
        </w:rPr>
        <w:t xml:space="preserve"> </w:t>
      </w:r>
      <w:r>
        <w:t>results</w:t>
      </w:r>
      <w:r>
        <w:rPr>
          <w:spacing w:val="-9"/>
        </w:rPr>
        <w:t xml:space="preserve"> </w:t>
      </w:r>
      <w:r>
        <w:t>of</w:t>
      </w:r>
      <w:r>
        <w:rPr>
          <w:spacing w:val="-8"/>
        </w:rPr>
        <w:t xml:space="preserve"> </w:t>
      </w:r>
      <w:r>
        <w:t>our</w:t>
      </w:r>
      <w:r>
        <w:rPr>
          <w:spacing w:val="-7"/>
        </w:rPr>
        <w:t xml:space="preserve"> </w:t>
      </w:r>
      <w:r>
        <w:t>annual</w:t>
      </w:r>
      <w:r>
        <w:rPr>
          <w:spacing w:val="-6"/>
        </w:rPr>
        <w:t xml:space="preserve"> </w:t>
      </w:r>
      <w:r>
        <w:t>employee</w:t>
      </w:r>
      <w:r>
        <w:rPr>
          <w:spacing w:val="-9"/>
        </w:rPr>
        <w:t xml:space="preserve"> </w:t>
      </w:r>
      <w:r>
        <w:t>surveys,</w:t>
      </w:r>
      <w:r>
        <w:rPr>
          <w:spacing w:val="-6"/>
        </w:rPr>
        <w:t xml:space="preserve"> </w:t>
      </w:r>
      <w:r>
        <w:t>internal</w:t>
      </w:r>
      <w:r>
        <w:rPr>
          <w:spacing w:val="-9"/>
        </w:rPr>
        <w:t xml:space="preserve"> </w:t>
      </w:r>
      <w:r>
        <w:t>audit</w:t>
      </w:r>
      <w:r>
        <w:rPr>
          <w:spacing w:val="-6"/>
        </w:rPr>
        <w:t xml:space="preserve"> </w:t>
      </w:r>
      <w:r>
        <w:t>findings,</w:t>
      </w:r>
      <w:r>
        <w:rPr>
          <w:spacing w:val="-7"/>
        </w:rPr>
        <w:t xml:space="preserve"> </w:t>
      </w:r>
      <w:r>
        <w:t>and</w:t>
      </w:r>
      <w:r>
        <w:rPr>
          <w:spacing w:val="-7"/>
        </w:rPr>
        <w:t xml:space="preserve"> </w:t>
      </w:r>
      <w:r>
        <w:rPr>
          <w:spacing w:val="-2"/>
        </w:rPr>
        <w:t>compliance</w:t>
      </w:r>
    </w:p>
    <w:p w14:paraId="0F1EE13E" w14:textId="605C062E" w:rsidR="00885A0C" w:rsidRDefault="00000000" w:rsidP="00895562">
      <w:pPr>
        <w:pStyle w:val="BodyText"/>
        <w:spacing w:before="135" w:line="360" w:lineRule="auto"/>
        <w:ind w:left="732" w:right="790"/>
        <w:jc w:val="both"/>
      </w:pPr>
      <w:r>
        <w:t>assessments will be</w:t>
      </w:r>
      <w:r>
        <w:rPr>
          <w:spacing w:val="-1"/>
        </w:rPr>
        <w:t xml:space="preserve"> </w:t>
      </w:r>
      <w:r>
        <w:t>published by the Compliance and</w:t>
      </w:r>
      <w:r>
        <w:rPr>
          <w:spacing w:val="-1"/>
        </w:rPr>
        <w:t xml:space="preserve"> </w:t>
      </w:r>
      <w:r>
        <w:t>Audit Department and made accessible to all stakeholders,</w:t>
      </w:r>
      <w:r>
        <w:rPr>
          <w:spacing w:val="-8"/>
        </w:rPr>
        <w:t xml:space="preserve"> </w:t>
      </w:r>
      <w:r>
        <w:t>including</w:t>
      </w:r>
      <w:r>
        <w:rPr>
          <w:spacing w:val="-8"/>
        </w:rPr>
        <w:t xml:space="preserve"> </w:t>
      </w:r>
      <w:r>
        <w:t>employees,</w:t>
      </w:r>
      <w:r>
        <w:rPr>
          <w:spacing w:val="-8"/>
        </w:rPr>
        <w:t xml:space="preserve"> </w:t>
      </w:r>
      <w:r>
        <w:t>shareholders,</w:t>
      </w:r>
      <w:r>
        <w:rPr>
          <w:spacing w:val="-9"/>
        </w:rPr>
        <w:t xml:space="preserve"> </w:t>
      </w:r>
      <w:r>
        <w:t>suppliers,</w:t>
      </w:r>
      <w:r>
        <w:rPr>
          <w:spacing w:val="-8"/>
        </w:rPr>
        <w:t xml:space="preserve"> </w:t>
      </w:r>
      <w:r>
        <w:t>and</w:t>
      </w:r>
      <w:r>
        <w:rPr>
          <w:spacing w:val="-8"/>
        </w:rPr>
        <w:t xml:space="preserve"> </w:t>
      </w:r>
      <w:r>
        <w:t>external</w:t>
      </w:r>
      <w:r>
        <w:rPr>
          <w:spacing w:val="-8"/>
        </w:rPr>
        <w:t xml:space="preserve"> </w:t>
      </w:r>
      <w:r>
        <w:t>partners.</w:t>
      </w:r>
      <w:r>
        <w:rPr>
          <w:spacing w:val="-8"/>
        </w:rPr>
        <w:t xml:space="preserve"> </w:t>
      </w:r>
      <w:r>
        <w:t>This</w:t>
      </w:r>
      <w:r>
        <w:rPr>
          <w:spacing w:val="-8"/>
        </w:rPr>
        <w:t xml:space="preserve"> </w:t>
      </w:r>
      <w:r>
        <w:t>ensures</w:t>
      </w:r>
      <w:r>
        <w:rPr>
          <w:spacing w:val="-7"/>
        </w:rPr>
        <w:t xml:space="preserve"> </w:t>
      </w:r>
      <w:r>
        <w:t xml:space="preserve">that </w:t>
      </w:r>
      <w:r>
        <w:lastRenderedPageBreak/>
        <w:t xml:space="preserve">all parties remain informed and engaged in our commitment to corporate governance and ethical </w:t>
      </w:r>
      <w:r>
        <w:rPr>
          <w:spacing w:val="-2"/>
        </w:rPr>
        <w:t>standards.</w:t>
      </w:r>
    </w:p>
    <w:p w14:paraId="2EB3BFCC" w14:textId="77777777" w:rsidR="00885A0C" w:rsidRDefault="00000000" w:rsidP="009A165B">
      <w:pPr>
        <w:pStyle w:val="Heading1"/>
        <w:numPr>
          <w:ilvl w:val="0"/>
          <w:numId w:val="1"/>
        </w:numPr>
        <w:tabs>
          <w:tab w:val="left" w:pos="1157"/>
        </w:tabs>
        <w:ind w:left="1157" w:hanging="358"/>
        <w:jc w:val="both"/>
      </w:pPr>
      <w:r>
        <w:rPr>
          <w:spacing w:val="-2"/>
        </w:rPr>
        <w:t>Responsibilities:</w:t>
      </w:r>
    </w:p>
    <w:p w14:paraId="40D1B865" w14:textId="77777777" w:rsidR="00885A0C" w:rsidRDefault="00000000" w:rsidP="009A165B">
      <w:pPr>
        <w:pStyle w:val="BodyText"/>
        <w:spacing w:before="135" w:line="360" w:lineRule="auto"/>
        <w:ind w:left="732" w:right="836"/>
        <w:jc w:val="both"/>
      </w:pPr>
      <w:r>
        <w:t>The Compliance Officer will be responsible for compiling and preparing the annual corporate governance</w:t>
      </w:r>
      <w:r>
        <w:rPr>
          <w:spacing w:val="-4"/>
        </w:rPr>
        <w:t xml:space="preserve"> </w:t>
      </w:r>
      <w:r>
        <w:t>and</w:t>
      </w:r>
      <w:r>
        <w:rPr>
          <w:spacing w:val="-5"/>
        </w:rPr>
        <w:t xml:space="preserve"> </w:t>
      </w:r>
      <w:r>
        <w:t>ethics</w:t>
      </w:r>
      <w:r>
        <w:rPr>
          <w:spacing w:val="-7"/>
        </w:rPr>
        <w:t xml:space="preserve"> </w:t>
      </w:r>
      <w:r>
        <w:t>performance</w:t>
      </w:r>
      <w:r>
        <w:rPr>
          <w:spacing w:val="-6"/>
        </w:rPr>
        <w:t xml:space="preserve"> </w:t>
      </w:r>
      <w:r>
        <w:t>report.</w:t>
      </w:r>
      <w:r>
        <w:rPr>
          <w:spacing w:val="-4"/>
        </w:rPr>
        <w:t xml:space="preserve"> </w:t>
      </w:r>
      <w:r>
        <w:t>This</w:t>
      </w:r>
      <w:r>
        <w:rPr>
          <w:spacing w:val="-7"/>
        </w:rPr>
        <w:t xml:space="preserve"> </w:t>
      </w:r>
      <w:r>
        <w:t>will</w:t>
      </w:r>
      <w:r>
        <w:rPr>
          <w:spacing w:val="-4"/>
        </w:rPr>
        <w:t xml:space="preserve"> </w:t>
      </w:r>
      <w:r>
        <w:t>be</w:t>
      </w:r>
      <w:r>
        <w:rPr>
          <w:spacing w:val="-4"/>
        </w:rPr>
        <w:t xml:space="preserve"> </w:t>
      </w:r>
      <w:r>
        <w:t>done</w:t>
      </w:r>
      <w:r>
        <w:rPr>
          <w:spacing w:val="-6"/>
        </w:rPr>
        <w:t xml:space="preserve"> </w:t>
      </w:r>
      <w:r>
        <w:t>in</w:t>
      </w:r>
      <w:r>
        <w:rPr>
          <w:spacing w:val="-4"/>
        </w:rPr>
        <w:t xml:space="preserve"> </w:t>
      </w:r>
      <w:r>
        <w:t>coordination</w:t>
      </w:r>
      <w:r>
        <w:rPr>
          <w:spacing w:val="-7"/>
        </w:rPr>
        <w:t xml:space="preserve"> </w:t>
      </w:r>
      <w:r>
        <w:t>with</w:t>
      </w:r>
      <w:r>
        <w:rPr>
          <w:spacing w:val="-5"/>
        </w:rPr>
        <w:t xml:space="preserve"> </w:t>
      </w:r>
      <w:r>
        <w:t>the</w:t>
      </w:r>
      <w:r>
        <w:rPr>
          <w:spacing w:val="-4"/>
        </w:rPr>
        <w:t xml:space="preserve"> </w:t>
      </w:r>
      <w:r>
        <w:t>reporting given by the following:</w:t>
      </w:r>
    </w:p>
    <w:p w14:paraId="489BD8E0" w14:textId="77777777" w:rsidR="00885A0C" w:rsidRDefault="00000000" w:rsidP="009A165B">
      <w:pPr>
        <w:pStyle w:val="ListParagraph"/>
        <w:numPr>
          <w:ilvl w:val="1"/>
          <w:numId w:val="1"/>
        </w:numPr>
        <w:tabs>
          <w:tab w:val="left" w:pos="1233"/>
        </w:tabs>
        <w:spacing w:before="0" w:line="279" w:lineRule="exact"/>
        <w:ind w:left="1233" w:hanging="359"/>
        <w:jc w:val="both"/>
      </w:pPr>
      <w:r>
        <w:t>The</w:t>
      </w:r>
      <w:r>
        <w:rPr>
          <w:spacing w:val="-9"/>
        </w:rPr>
        <w:t xml:space="preserve"> </w:t>
      </w:r>
      <w:r>
        <w:rPr>
          <w:b/>
        </w:rPr>
        <w:t>Compliance</w:t>
      </w:r>
      <w:r>
        <w:rPr>
          <w:b/>
          <w:spacing w:val="-10"/>
        </w:rPr>
        <w:t xml:space="preserve"> </w:t>
      </w:r>
      <w:r>
        <w:rPr>
          <w:b/>
        </w:rPr>
        <w:t>Officer</w:t>
      </w:r>
      <w:r>
        <w:rPr>
          <w:b/>
          <w:spacing w:val="-7"/>
        </w:rPr>
        <w:t xml:space="preserve"> </w:t>
      </w:r>
      <w:r>
        <w:t>for</w:t>
      </w:r>
      <w:r>
        <w:rPr>
          <w:spacing w:val="-11"/>
        </w:rPr>
        <w:t xml:space="preserve"> </w:t>
      </w:r>
      <w:r>
        <w:t>anti-corruption</w:t>
      </w:r>
      <w:r>
        <w:rPr>
          <w:spacing w:val="-8"/>
        </w:rPr>
        <w:t xml:space="preserve"> </w:t>
      </w:r>
      <w:r>
        <w:t>and</w:t>
      </w:r>
      <w:r>
        <w:rPr>
          <w:spacing w:val="-11"/>
        </w:rPr>
        <w:t xml:space="preserve"> </w:t>
      </w:r>
      <w:r>
        <w:t>fraud</w:t>
      </w:r>
      <w:r>
        <w:rPr>
          <w:spacing w:val="-11"/>
        </w:rPr>
        <w:t xml:space="preserve"> </w:t>
      </w:r>
      <w:r>
        <w:rPr>
          <w:spacing w:val="-2"/>
        </w:rPr>
        <w:t>metrics</w:t>
      </w:r>
    </w:p>
    <w:p w14:paraId="1DDBEF94" w14:textId="77777777" w:rsidR="00885A0C" w:rsidRDefault="00000000" w:rsidP="009A165B">
      <w:pPr>
        <w:pStyle w:val="ListParagraph"/>
        <w:numPr>
          <w:ilvl w:val="1"/>
          <w:numId w:val="1"/>
        </w:numPr>
        <w:tabs>
          <w:tab w:val="left" w:pos="1233"/>
        </w:tabs>
        <w:ind w:left="1233" w:hanging="359"/>
        <w:jc w:val="both"/>
      </w:pPr>
      <w:r>
        <w:t>The</w:t>
      </w:r>
      <w:r>
        <w:rPr>
          <w:spacing w:val="-8"/>
        </w:rPr>
        <w:t xml:space="preserve"> </w:t>
      </w:r>
      <w:r>
        <w:rPr>
          <w:b/>
        </w:rPr>
        <w:t>Internal</w:t>
      </w:r>
      <w:r>
        <w:rPr>
          <w:b/>
          <w:spacing w:val="-8"/>
        </w:rPr>
        <w:t xml:space="preserve"> </w:t>
      </w:r>
      <w:r>
        <w:rPr>
          <w:b/>
        </w:rPr>
        <w:t>Audit</w:t>
      </w:r>
      <w:r>
        <w:rPr>
          <w:b/>
          <w:spacing w:val="-9"/>
        </w:rPr>
        <w:t xml:space="preserve"> </w:t>
      </w:r>
      <w:r>
        <w:rPr>
          <w:b/>
        </w:rPr>
        <w:t>Team</w:t>
      </w:r>
      <w:r>
        <w:rPr>
          <w:b/>
          <w:spacing w:val="-6"/>
        </w:rPr>
        <w:t xml:space="preserve"> </w:t>
      </w:r>
      <w:r>
        <w:t>for</w:t>
      </w:r>
      <w:r>
        <w:rPr>
          <w:spacing w:val="-7"/>
        </w:rPr>
        <w:t xml:space="preserve"> </w:t>
      </w:r>
      <w:r>
        <w:t>audit</w:t>
      </w:r>
      <w:r>
        <w:rPr>
          <w:spacing w:val="-8"/>
        </w:rPr>
        <w:t xml:space="preserve"> </w:t>
      </w:r>
      <w:r>
        <w:t>findings</w:t>
      </w:r>
      <w:r>
        <w:rPr>
          <w:spacing w:val="-8"/>
        </w:rPr>
        <w:t xml:space="preserve"> </w:t>
      </w:r>
      <w:r>
        <w:t>and</w:t>
      </w:r>
      <w:r>
        <w:rPr>
          <w:spacing w:val="-9"/>
        </w:rPr>
        <w:t xml:space="preserve"> </w:t>
      </w:r>
      <w:r>
        <w:t>compliance</w:t>
      </w:r>
      <w:r>
        <w:rPr>
          <w:spacing w:val="-7"/>
        </w:rPr>
        <w:t xml:space="preserve"> </w:t>
      </w:r>
      <w:r>
        <w:rPr>
          <w:spacing w:val="-4"/>
        </w:rPr>
        <w:t>data</w:t>
      </w:r>
    </w:p>
    <w:p w14:paraId="1982D151" w14:textId="77777777" w:rsidR="00885A0C" w:rsidRDefault="00000000" w:rsidP="009A165B">
      <w:pPr>
        <w:pStyle w:val="ListParagraph"/>
        <w:numPr>
          <w:ilvl w:val="1"/>
          <w:numId w:val="1"/>
        </w:numPr>
        <w:tabs>
          <w:tab w:val="left" w:pos="1234"/>
        </w:tabs>
        <w:spacing w:line="355" w:lineRule="auto"/>
        <w:ind w:left="1234" w:right="1556"/>
        <w:jc w:val="both"/>
      </w:pPr>
      <w:r>
        <w:t>The</w:t>
      </w:r>
      <w:r>
        <w:rPr>
          <w:spacing w:val="-6"/>
        </w:rPr>
        <w:t xml:space="preserve"> </w:t>
      </w:r>
      <w:r>
        <w:rPr>
          <w:b/>
        </w:rPr>
        <w:t>Human</w:t>
      </w:r>
      <w:r>
        <w:rPr>
          <w:b/>
          <w:spacing w:val="-8"/>
        </w:rPr>
        <w:t xml:space="preserve"> </w:t>
      </w:r>
      <w:r>
        <w:rPr>
          <w:b/>
        </w:rPr>
        <w:t>Resources</w:t>
      </w:r>
      <w:r>
        <w:rPr>
          <w:b/>
          <w:spacing w:val="-6"/>
        </w:rPr>
        <w:t xml:space="preserve"> </w:t>
      </w:r>
      <w:r>
        <w:rPr>
          <w:b/>
        </w:rPr>
        <w:t>Department</w:t>
      </w:r>
      <w:r>
        <w:rPr>
          <w:b/>
          <w:spacing w:val="-5"/>
        </w:rPr>
        <w:t xml:space="preserve"> </w:t>
      </w:r>
      <w:r>
        <w:t>for</w:t>
      </w:r>
      <w:r>
        <w:rPr>
          <w:spacing w:val="-8"/>
        </w:rPr>
        <w:t xml:space="preserve"> </w:t>
      </w:r>
      <w:r>
        <w:t>reporting</w:t>
      </w:r>
      <w:r>
        <w:rPr>
          <w:spacing w:val="-7"/>
        </w:rPr>
        <w:t xml:space="preserve"> </w:t>
      </w:r>
      <w:r>
        <w:t>on</w:t>
      </w:r>
      <w:r>
        <w:rPr>
          <w:spacing w:val="-9"/>
        </w:rPr>
        <w:t xml:space="preserve"> </w:t>
      </w:r>
      <w:r>
        <w:t>employee</w:t>
      </w:r>
      <w:r>
        <w:rPr>
          <w:spacing w:val="-8"/>
        </w:rPr>
        <w:t xml:space="preserve"> </w:t>
      </w:r>
      <w:r>
        <w:t>training</w:t>
      </w:r>
      <w:r>
        <w:rPr>
          <w:spacing w:val="-7"/>
        </w:rPr>
        <w:t xml:space="preserve"> </w:t>
      </w:r>
      <w:r>
        <w:t>and</w:t>
      </w:r>
      <w:r>
        <w:rPr>
          <w:spacing w:val="-8"/>
        </w:rPr>
        <w:t xml:space="preserve"> </w:t>
      </w:r>
      <w:r>
        <w:t xml:space="preserve">awareness </w:t>
      </w:r>
      <w:r>
        <w:rPr>
          <w:spacing w:val="-2"/>
        </w:rPr>
        <w:t>initiatives</w:t>
      </w:r>
    </w:p>
    <w:p w14:paraId="4AA4CE04" w14:textId="77777777" w:rsidR="00885A0C" w:rsidRDefault="00000000" w:rsidP="009A165B">
      <w:pPr>
        <w:pStyle w:val="ListParagraph"/>
        <w:numPr>
          <w:ilvl w:val="1"/>
          <w:numId w:val="1"/>
        </w:numPr>
        <w:tabs>
          <w:tab w:val="left" w:pos="1233"/>
        </w:tabs>
        <w:spacing w:before="9"/>
        <w:ind w:left="1233" w:hanging="359"/>
        <w:jc w:val="both"/>
      </w:pPr>
      <w:r>
        <w:t>The</w:t>
      </w:r>
      <w:r>
        <w:rPr>
          <w:spacing w:val="-9"/>
        </w:rPr>
        <w:t xml:space="preserve"> </w:t>
      </w:r>
      <w:r>
        <w:rPr>
          <w:b/>
        </w:rPr>
        <w:t>Risk</w:t>
      </w:r>
      <w:r>
        <w:rPr>
          <w:b/>
          <w:spacing w:val="-9"/>
        </w:rPr>
        <w:t xml:space="preserve"> </w:t>
      </w:r>
      <w:r>
        <w:rPr>
          <w:b/>
        </w:rPr>
        <w:t>Management</w:t>
      </w:r>
      <w:r>
        <w:rPr>
          <w:b/>
          <w:spacing w:val="-10"/>
        </w:rPr>
        <w:t xml:space="preserve"> </w:t>
      </w:r>
      <w:r>
        <w:rPr>
          <w:b/>
        </w:rPr>
        <w:t>Committee</w:t>
      </w:r>
      <w:r>
        <w:rPr>
          <w:b/>
          <w:spacing w:val="-8"/>
        </w:rPr>
        <w:t xml:space="preserve"> </w:t>
      </w:r>
      <w:r>
        <w:t>for</w:t>
      </w:r>
      <w:r>
        <w:rPr>
          <w:spacing w:val="-9"/>
        </w:rPr>
        <w:t xml:space="preserve"> </w:t>
      </w:r>
      <w:r>
        <w:t>updates</w:t>
      </w:r>
      <w:r>
        <w:rPr>
          <w:spacing w:val="-11"/>
        </w:rPr>
        <w:t xml:space="preserve"> </w:t>
      </w:r>
      <w:r>
        <w:t>on</w:t>
      </w:r>
      <w:r>
        <w:rPr>
          <w:spacing w:val="-11"/>
        </w:rPr>
        <w:t xml:space="preserve"> </w:t>
      </w:r>
      <w:r>
        <w:t>risk</w:t>
      </w:r>
      <w:r>
        <w:rPr>
          <w:spacing w:val="-9"/>
        </w:rPr>
        <w:t xml:space="preserve"> </w:t>
      </w:r>
      <w:r>
        <w:t>mitigation</w:t>
      </w:r>
      <w:r>
        <w:rPr>
          <w:spacing w:val="-10"/>
        </w:rPr>
        <w:t xml:space="preserve"> </w:t>
      </w:r>
      <w:r>
        <w:t>efforts</w:t>
      </w:r>
      <w:r>
        <w:rPr>
          <w:spacing w:val="-10"/>
        </w:rPr>
        <w:t xml:space="preserve"> </w:t>
      </w:r>
      <w:r>
        <w:t>and</w:t>
      </w:r>
      <w:r>
        <w:rPr>
          <w:spacing w:val="-10"/>
        </w:rPr>
        <w:t xml:space="preserve"> </w:t>
      </w:r>
      <w:r>
        <w:t>internal</w:t>
      </w:r>
      <w:r>
        <w:rPr>
          <w:spacing w:val="-9"/>
        </w:rPr>
        <w:t xml:space="preserve"> </w:t>
      </w:r>
      <w:r>
        <w:rPr>
          <w:spacing w:val="-2"/>
        </w:rPr>
        <w:t>controls.</w:t>
      </w:r>
    </w:p>
    <w:p w14:paraId="2F805522" w14:textId="77777777" w:rsidR="00885A0C" w:rsidRDefault="00885A0C" w:rsidP="009A165B">
      <w:pPr>
        <w:pStyle w:val="BodyText"/>
        <w:jc w:val="both"/>
      </w:pPr>
    </w:p>
    <w:p w14:paraId="694EBF7B" w14:textId="77777777" w:rsidR="00885A0C" w:rsidRDefault="00885A0C" w:rsidP="009A165B">
      <w:pPr>
        <w:pStyle w:val="BodyText"/>
        <w:spacing w:before="1"/>
        <w:jc w:val="both"/>
      </w:pPr>
    </w:p>
    <w:p w14:paraId="0D14D27D" w14:textId="4A82A064" w:rsidR="00885A0C" w:rsidRDefault="003E1E43" w:rsidP="009A165B">
      <w:pPr>
        <w:pStyle w:val="Heading1"/>
        <w:numPr>
          <w:ilvl w:val="0"/>
          <w:numId w:val="1"/>
        </w:numPr>
        <w:tabs>
          <w:tab w:val="left" w:pos="1157"/>
        </w:tabs>
        <w:ind w:left="1157" w:hanging="358"/>
        <w:jc w:val="both"/>
      </w:pPr>
      <w:ins w:id="158" w:author="Hetvi Topiwala" w:date="2026-04-10T15:33:00Z">
        <w:r w:rsidRPr="003E1E43">
          <w:t>Handling Policy Violations</w:t>
        </w:r>
      </w:ins>
      <w:del w:id="159" w:author="Hetvi Topiwala" w:date="2026-04-10T15:32:00Z" w16du:dateUtc="2026-04-10T10:02:00Z">
        <w:r w:rsidDel="003E1E43">
          <w:delText>Addressing</w:delText>
        </w:r>
        <w:r w:rsidDel="003E1E43">
          <w:rPr>
            <w:spacing w:val="-10"/>
          </w:rPr>
          <w:delText xml:space="preserve"> </w:delText>
        </w:r>
        <w:r w:rsidDel="003E1E43">
          <w:delText>Policy</w:delText>
        </w:r>
        <w:r w:rsidDel="003E1E43">
          <w:rPr>
            <w:spacing w:val="-9"/>
          </w:rPr>
          <w:delText xml:space="preserve"> </w:delText>
        </w:r>
        <w:r w:rsidDel="003E1E43">
          <w:rPr>
            <w:spacing w:val="-2"/>
          </w:rPr>
          <w:delText>Violations</w:delText>
        </w:r>
      </w:del>
      <w:r>
        <w:rPr>
          <w:spacing w:val="-2"/>
        </w:rPr>
        <w:t>:</w:t>
      </w:r>
    </w:p>
    <w:p w14:paraId="72DBC219" w14:textId="060B144B" w:rsidR="00885A0C" w:rsidRDefault="00000000" w:rsidP="009A165B">
      <w:pPr>
        <w:pStyle w:val="BodyText"/>
        <w:spacing w:before="135" w:line="360" w:lineRule="auto"/>
        <w:ind w:left="732" w:right="558"/>
        <w:jc w:val="both"/>
        <w:rPr>
          <w:ins w:id="160" w:author="Hetvi Topiwala" w:date="2026-04-10T15:33:00Z" w16du:dateUtc="2026-04-10T10:03:00Z"/>
        </w:rPr>
      </w:pPr>
      <w:del w:id="161" w:author="Hetvi Topiwala" w:date="2026-04-10T15:33:00Z" w16du:dateUtc="2026-04-10T10:03:00Z">
        <w:r w:rsidDel="003E1E43">
          <w:delText>RenewSys India Pvt. Ltd. is committed to addressing policy violations with utmost seriousness to uphold the highest</w:delText>
        </w:r>
        <w:r w:rsidDel="003E1E43">
          <w:rPr>
            <w:spacing w:val="27"/>
          </w:rPr>
          <w:delText xml:space="preserve"> </w:delText>
        </w:r>
        <w:r w:rsidDel="003E1E43">
          <w:delText>standards of</w:delText>
        </w:r>
        <w:r w:rsidDel="003E1E43">
          <w:rPr>
            <w:spacing w:val="26"/>
          </w:rPr>
          <w:delText xml:space="preserve"> </w:delText>
        </w:r>
        <w:r w:rsidDel="003E1E43">
          <w:delText>ethical</w:delText>
        </w:r>
        <w:r w:rsidDel="003E1E43">
          <w:rPr>
            <w:spacing w:val="26"/>
          </w:rPr>
          <w:delText xml:space="preserve"> </w:delText>
        </w:r>
        <w:r w:rsidDel="003E1E43">
          <w:delText>conduct.</w:delText>
        </w:r>
        <w:r w:rsidDel="003E1E43">
          <w:rPr>
            <w:spacing w:val="26"/>
          </w:rPr>
          <w:delText xml:space="preserve"> </w:delText>
        </w:r>
        <w:r w:rsidDel="003E1E43">
          <w:delText>Corrective actions may</w:delText>
        </w:r>
        <w:r w:rsidDel="003E1E43">
          <w:rPr>
            <w:spacing w:val="27"/>
          </w:rPr>
          <w:delText xml:space="preserve"> </w:delText>
        </w:r>
        <w:r w:rsidDel="003E1E43">
          <w:delText>include verbal or written warnings</w:delText>
        </w:r>
        <w:r w:rsidDel="003E1E43">
          <w:rPr>
            <w:spacing w:val="40"/>
          </w:rPr>
          <w:delText xml:space="preserve"> </w:delText>
        </w:r>
        <w:r w:rsidDel="003E1E43">
          <w:delText>for</w:delText>
        </w:r>
        <w:r w:rsidDel="003E1E43">
          <w:rPr>
            <w:spacing w:val="40"/>
          </w:rPr>
          <w:delText xml:space="preserve"> </w:delText>
        </w:r>
        <w:r w:rsidDel="003E1E43">
          <w:delText>minor</w:delText>
        </w:r>
        <w:r w:rsidDel="003E1E43">
          <w:rPr>
            <w:spacing w:val="40"/>
          </w:rPr>
          <w:delText xml:space="preserve"> </w:delText>
        </w:r>
        <w:r w:rsidDel="003E1E43">
          <w:delText>infractions,</w:delText>
        </w:r>
        <w:r w:rsidDel="003E1E43">
          <w:rPr>
            <w:spacing w:val="40"/>
          </w:rPr>
          <w:delText xml:space="preserve"> </w:delText>
        </w:r>
        <w:r w:rsidDel="003E1E43">
          <w:delText>probation</w:delText>
        </w:r>
        <w:r w:rsidDel="003E1E43">
          <w:rPr>
            <w:spacing w:val="40"/>
          </w:rPr>
          <w:delText xml:space="preserve"> </w:delText>
        </w:r>
        <w:r w:rsidDel="003E1E43">
          <w:delText>or</w:delText>
        </w:r>
        <w:r w:rsidDel="003E1E43">
          <w:rPr>
            <w:spacing w:val="40"/>
          </w:rPr>
          <w:delText xml:space="preserve"> </w:delText>
        </w:r>
        <w:r w:rsidDel="003E1E43">
          <w:delText>suspension</w:delText>
        </w:r>
        <w:r w:rsidDel="003E1E43">
          <w:rPr>
            <w:spacing w:val="40"/>
          </w:rPr>
          <w:delText xml:space="preserve"> </w:delText>
        </w:r>
        <w:r w:rsidDel="003E1E43">
          <w:delText>for</w:delText>
        </w:r>
        <w:r w:rsidDel="003E1E43">
          <w:rPr>
            <w:spacing w:val="40"/>
          </w:rPr>
          <w:delText xml:space="preserve"> </w:delText>
        </w:r>
        <w:r w:rsidDel="003E1E43">
          <w:delText>repeated</w:delText>
        </w:r>
        <w:r w:rsidDel="003E1E43">
          <w:rPr>
            <w:spacing w:val="40"/>
          </w:rPr>
          <w:delText xml:space="preserve"> </w:delText>
        </w:r>
        <w:r w:rsidDel="003E1E43">
          <w:delText>offenses,</w:delText>
        </w:r>
        <w:r w:rsidDel="003E1E43">
          <w:rPr>
            <w:spacing w:val="40"/>
          </w:rPr>
          <w:delText xml:space="preserve"> </w:delText>
        </w:r>
        <w:r w:rsidDel="003E1E43">
          <w:delText>and</w:delText>
        </w:r>
        <w:r w:rsidDel="003E1E43">
          <w:rPr>
            <w:spacing w:val="40"/>
          </w:rPr>
          <w:delText xml:space="preserve"> </w:delText>
        </w:r>
        <w:r w:rsidDel="003E1E43">
          <w:delText>immediate termination</w:delText>
        </w:r>
        <w:r w:rsidDel="003E1E43">
          <w:rPr>
            <w:spacing w:val="78"/>
          </w:rPr>
          <w:delText xml:space="preserve"> </w:delText>
        </w:r>
        <w:r w:rsidDel="003E1E43">
          <w:delText>for</w:delText>
        </w:r>
        <w:r w:rsidDel="003E1E43">
          <w:rPr>
            <w:spacing w:val="78"/>
          </w:rPr>
          <w:delText xml:space="preserve"> </w:delText>
        </w:r>
        <w:r w:rsidDel="003E1E43">
          <w:delText>serious</w:delText>
        </w:r>
        <w:r w:rsidDel="003E1E43">
          <w:rPr>
            <w:spacing w:val="76"/>
          </w:rPr>
          <w:delText xml:space="preserve"> </w:delText>
        </w:r>
        <w:r w:rsidDel="003E1E43">
          <w:delText>violations</w:delText>
        </w:r>
        <w:r w:rsidDel="003E1E43">
          <w:rPr>
            <w:spacing w:val="79"/>
          </w:rPr>
          <w:delText xml:space="preserve"> </w:delText>
        </w:r>
        <w:r w:rsidDel="003E1E43">
          <w:delText>such</w:delText>
        </w:r>
        <w:r w:rsidDel="003E1E43">
          <w:rPr>
            <w:spacing w:val="79"/>
          </w:rPr>
          <w:delText xml:space="preserve"> </w:delText>
        </w:r>
        <w:r w:rsidDel="003E1E43">
          <w:delText>as</w:delText>
        </w:r>
        <w:r w:rsidDel="003E1E43">
          <w:rPr>
            <w:spacing w:val="80"/>
          </w:rPr>
          <w:delText xml:space="preserve"> </w:delText>
        </w:r>
        <w:r w:rsidDel="003E1E43">
          <w:delText>fraud,</w:delText>
        </w:r>
        <w:r w:rsidDel="003E1E43">
          <w:rPr>
            <w:spacing w:val="79"/>
          </w:rPr>
          <w:delText xml:space="preserve"> </w:delText>
        </w:r>
        <w:r w:rsidDel="003E1E43">
          <w:delText>bribery,</w:delText>
        </w:r>
        <w:r w:rsidDel="003E1E43">
          <w:rPr>
            <w:spacing w:val="76"/>
          </w:rPr>
          <w:delText xml:space="preserve"> </w:delText>
        </w:r>
        <w:r w:rsidDel="003E1E43">
          <w:delText>or</w:delText>
        </w:r>
        <w:r w:rsidDel="003E1E43">
          <w:rPr>
            <w:spacing w:val="80"/>
          </w:rPr>
          <w:delText xml:space="preserve"> </w:delText>
        </w:r>
        <w:r w:rsidDel="003E1E43">
          <w:delText>harassment.</w:delText>
        </w:r>
        <w:r w:rsidDel="003E1E43">
          <w:rPr>
            <w:spacing w:val="78"/>
          </w:rPr>
          <w:delText xml:space="preserve"> </w:delText>
        </w:r>
        <w:r w:rsidDel="003E1E43">
          <w:delText>Furthermore,</w:delText>
        </w:r>
        <w:r w:rsidDel="003E1E43">
          <w:rPr>
            <w:spacing w:val="79"/>
          </w:rPr>
          <w:delText xml:space="preserve"> </w:delText>
        </w:r>
        <w:r w:rsidDel="003E1E43">
          <w:delText>legal proceedings may be initiated in cases of unlawful activities. These measures reinforce accountability and act as a strong deterrent against unethical practices, ensuring trust and integrity throughout the organization and among stakeholders</w:delText>
        </w:r>
      </w:del>
      <w:r>
        <w:t>.</w:t>
      </w:r>
    </w:p>
    <w:p w14:paraId="5EDD0571" w14:textId="77777777" w:rsidR="003E1E43" w:rsidRPr="003E1E43" w:rsidRDefault="003E1E43" w:rsidP="003E1E43">
      <w:pPr>
        <w:pStyle w:val="BodyText"/>
        <w:spacing w:before="135" w:line="360" w:lineRule="auto"/>
        <w:ind w:left="732" w:right="558"/>
        <w:jc w:val="both"/>
        <w:rPr>
          <w:ins w:id="162" w:author="Hetvi Topiwala" w:date="2026-04-10T15:33:00Z"/>
          <w:lang w:val="en-IN"/>
        </w:rPr>
      </w:pPr>
      <w:proofErr w:type="spellStart"/>
      <w:ins w:id="163" w:author="Hetvi Topiwala" w:date="2026-04-10T15:33:00Z">
        <w:r w:rsidRPr="003E1E43">
          <w:rPr>
            <w:lang w:val="en-IN"/>
          </w:rPr>
          <w:t>RenewSys</w:t>
        </w:r>
        <w:proofErr w:type="spellEnd"/>
        <w:r w:rsidRPr="003E1E43">
          <w:rPr>
            <w:lang w:val="en-IN"/>
          </w:rPr>
          <w:t xml:space="preserve"> India </w:t>
        </w:r>
        <w:proofErr w:type="spellStart"/>
        <w:r w:rsidRPr="003E1E43">
          <w:rPr>
            <w:lang w:val="en-IN"/>
          </w:rPr>
          <w:t>Pvt.</w:t>
        </w:r>
        <w:proofErr w:type="spellEnd"/>
        <w:r w:rsidRPr="003E1E43">
          <w:rPr>
            <w:lang w:val="en-IN"/>
          </w:rPr>
          <w:t xml:space="preserve"> Ltd. maintains a zero-tolerance approach toward violations of this policy and is committed to enforcing appropriate disciplinary measures to uphold ethical conduct and organizational integrity.</w:t>
        </w:r>
      </w:ins>
    </w:p>
    <w:p w14:paraId="6026B4A3" w14:textId="66B8020E" w:rsidR="003E1E43" w:rsidRPr="003E1E43" w:rsidRDefault="003E1E43" w:rsidP="003E1E43">
      <w:pPr>
        <w:pStyle w:val="BodyText"/>
        <w:spacing w:before="135" w:line="360" w:lineRule="auto"/>
        <w:ind w:left="732" w:right="558"/>
        <w:jc w:val="both"/>
        <w:rPr>
          <w:ins w:id="164" w:author="Hetvi Topiwala" w:date="2026-04-10T15:33:00Z"/>
          <w:lang w:val="en-IN"/>
        </w:rPr>
      </w:pPr>
      <w:ins w:id="165" w:author="Hetvi Topiwala" w:date="2026-04-10T15:33:00Z">
        <w:r w:rsidRPr="003E1E43">
          <w:rPr>
            <w:lang w:val="en-IN"/>
          </w:rPr>
          <w:t>Employees are encouraged to report any suspected or actual violations of this policy</w:t>
        </w:r>
      </w:ins>
      <w:ins w:id="166" w:author="Hetvi Topiwala" w:date="2026-04-10T15:37:00Z" w16du:dateUtc="2026-04-10T10:07:00Z">
        <w:r w:rsidR="001174D7" w:rsidRPr="001174D7">
          <w:rPr>
            <w:lang w:val="en-IN"/>
          </w:rPr>
          <w:t xml:space="preserve"> either by </w:t>
        </w:r>
      </w:ins>
      <w:ins w:id="167" w:author="Hetvi Topiwala" w:date="2026-04-10T15:37:00Z">
        <w:r w:rsidR="001174D7" w:rsidRPr="001174D7">
          <w:t xml:space="preserve">sending an email to the </w:t>
        </w:r>
      </w:ins>
      <w:ins w:id="168" w:author="Hetvi Topiwala" w:date="2026-04-10T15:38:00Z" w16du:dateUtc="2026-04-10T10:08:00Z">
        <w:r w:rsidR="001174D7" w:rsidRPr="001174D7">
          <w:t>C</w:t>
        </w:r>
      </w:ins>
      <w:ins w:id="169" w:author="Hetvi Topiwala" w:date="2026-04-10T15:37:00Z">
        <w:r w:rsidR="001174D7" w:rsidRPr="001174D7">
          <w:t xml:space="preserve">ompliance </w:t>
        </w:r>
      </w:ins>
      <w:ins w:id="170" w:author="Hetvi Topiwala" w:date="2026-04-10T15:38:00Z" w16du:dateUtc="2026-04-10T10:08:00Z">
        <w:r w:rsidR="001174D7" w:rsidRPr="001174D7">
          <w:t xml:space="preserve">Officer: </w:t>
        </w:r>
      </w:ins>
      <w:ins w:id="171" w:author="Hetvi Topiwala" w:date="2026-04-10T15:39:00Z" w16du:dateUtc="2026-04-10T10:09:00Z">
        <w:r w:rsidR="001174D7" w:rsidRPr="001174D7">
          <w:t xml:space="preserve">compliance@renewsys.com </w:t>
        </w:r>
      </w:ins>
      <w:ins w:id="172" w:author="Hetvi Topiwala" w:date="2026-04-10T15:37:00Z">
        <w:r w:rsidR="001174D7" w:rsidRPr="001174D7">
          <w:t>or by informing their immediate supervisor</w:t>
        </w:r>
      </w:ins>
      <w:ins w:id="173" w:author="Hetvi Topiwala" w:date="2026-04-10T15:33:00Z">
        <w:r w:rsidRPr="003E1E43">
          <w:rPr>
            <w:lang w:val="en-IN"/>
          </w:rPr>
          <w:t>. All reported concerns shall be treated with due seriousness and handled in a confidential manner, to the extent possible.</w:t>
        </w:r>
      </w:ins>
    </w:p>
    <w:p w14:paraId="47ECC355" w14:textId="77777777" w:rsidR="003E1E43" w:rsidRPr="003E1E43" w:rsidRDefault="003E1E43" w:rsidP="003E1E43">
      <w:pPr>
        <w:pStyle w:val="BodyText"/>
        <w:spacing w:before="135" w:line="360" w:lineRule="auto"/>
        <w:ind w:left="732" w:right="558"/>
        <w:jc w:val="both"/>
        <w:rPr>
          <w:ins w:id="174" w:author="Hetvi Topiwala" w:date="2026-04-10T15:33:00Z"/>
          <w:lang w:val="en-IN"/>
        </w:rPr>
      </w:pPr>
      <w:ins w:id="175" w:author="Hetvi Topiwala" w:date="2026-04-10T15:33:00Z">
        <w:r w:rsidRPr="003E1E43">
          <w:rPr>
            <w:lang w:val="en-IN"/>
          </w:rPr>
          <w:t>Upon receiving a report of a potential violation, the Company shall conduct a fair, impartial, and timely investigation in accordance with established internal procedures. Employees are expected to cooperate fully during the investigation process. Appropriate corrective or disciplinary actions shall be determined based on the findings of the investigation and the severity of the violation.</w:t>
        </w:r>
      </w:ins>
    </w:p>
    <w:p w14:paraId="610E5FDB" w14:textId="77777777" w:rsidR="003E1E43" w:rsidRPr="003E1E43" w:rsidRDefault="003E1E43" w:rsidP="003E1E43">
      <w:pPr>
        <w:pStyle w:val="BodyText"/>
        <w:spacing w:before="135" w:line="360" w:lineRule="auto"/>
        <w:ind w:left="732" w:right="558"/>
        <w:jc w:val="both"/>
        <w:rPr>
          <w:ins w:id="176" w:author="Hetvi Topiwala" w:date="2026-04-10T15:33:00Z"/>
          <w:lang w:val="en-IN"/>
        </w:rPr>
      </w:pPr>
      <w:ins w:id="177" w:author="Hetvi Topiwala" w:date="2026-04-10T15:33:00Z">
        <w:r w:rsidRPr="003E1E43">
          <w:rPr>
            <w:lang w:val="en-IN"/>
          </w:rPr>
          <w:t xml:space="preserve">Disciplinary actions may include verbal or written warnings for minor infractions, probation or suspension for repeated or moderate violations, and termination of employment for serious misconduct such as fraud, bribery, corruption, harassment, or deliberate non-compliance with </w:t>
        </w:r>
        <w:r w:rsidRPr="003E1E43">
          <w:rPr>
            <w:lang w:val="en-IN"/>
          </w:rPr>
          <w:lastRenderedPageBreak/>
          <w:t>Company policies. Where violations involve unlawful activities, the Company may also initiate legal proceedings in accordance with applicable laws.</w:t>
        </w:r>
      </w:ins>
    </w:p>
    <w:p w14:paraId="256C13BB" w14:textId="18DF5B6E" w:rsidR="003E1E43" w:rsidRPr="003E1E43" w:rsidRDefault="003E1E43" w:rsidP="003E1E43">
      <w:pPr>
        <w:pStyle w:val="BodyText"/>
        <w:spacing w:before="135" w:line="360" w:lineRule="auto"/>
        <w:ind w:left="732" w:right="558"/>
        <w:jc w:val="both"/>
        <w:rPr>
          <w:lang w:val="en-IN"/>
          <w:rPrChange w:id="178" w:author="Hetvi Topiwala" w:date="2026-04-10T15:33:00Z" w16du:dateUtc="2026-04-10T10:03:00Z">
            <w:rPr/>
          </w:rPrChange>
        </w:rPr>
      </w:pPr>
      <w:ins w:id="179" w:author="Hetvi Topiwala" w:date="2026-04-10T15:33:00Z">
        <w:r w:rsidRPr="003E1E43">
          <w:rPr>
            <w:lang w:val="en-IN"/>
          </w:rPr>
          <w:t>These measures are intended to ensure accountability, reinforce ethical behaviour, and maintain a culture of integrity, transparency, and compliance throughout the organization.</w:t>
        </w:r>
      </w:ins>
    </w:p>
    <w:p w14:paraId="73B23E3A" w14:textId="77777777" w:rsidR="00885A0C" w:rsidRDefault="00885A0C" w:rsidP="009A165B">
      <w:pPr>
        <w:pStyle w:val="BodyText"/>
        <w:spacing w:before="171"/>
        <w:jc w:val="both"/>
      </w:pPr>
    </w:p>
    <w:p w14:paraId="180A2EBC" w14:textId="77777777" w:rsidR="00885A0C" w:rsidRDefault="00000000" w:rsidP="009A165B">
      <w:pPr>
        <w:pStyle w:val="Heading1"/>
        <w:numPr>
          <w:ilvl w:val="0"/>
          <w:numId w:val="1"/>
        </w:numPr>
        <w:tabs>
          <w:tab w:val="left" w:pos="1157"/>
        </w:tabs>
        <w:ind w:left="1157" w:hanging="358"/>
        <w:jc w:val="both"/>
      </w:pPr>
      <w:r>
        <w:t>Review</w:t>
      </w:r>
      <w:r>
        <w:rPr>
          <w:spacing w:val="-9"/>
        </w:rPr>
        <w:t xml:space="preserve"> </w:t>
      </w:r>
      <w:r>
        <w:rPr>
          <w:spacing w:val="-2"/>
        </w:rPr>
        <w:t>Mechanism:</w:t>
      </w:r>
    </w:p>
    <w:p w14:paraId="59AF98EB" w14:textId="14AE2341" w:rsidR="00885A0C" w:rsidRDefault="00000000" w:rsidP="009A165B">
      <w:pPr>
        <w:pStyle w:val="BodyText"/>
        <w:spacing w:before="134" w:line="360" w:lineRule="auto"/>
        <w:ind w:left="874" w:right="726"/>
        <w:jc w:val="both"/>
      </w:pPr>
      <w:r>
        <w:t xml:space="preserve">The Corporate Governance and Ethics Policy will undergo an annual review led by the </w:t>
      </w:r>
      <w:r w:rsidR="009A165B">
        <w:t xml:space="preserve">Human Resources Manager </w:t>
      </w:r>
      <w:r>
        <w:t>to ensure its relevance and effectiveness. This review will evaluate the policy’s alignment with current legal frameworks, industry standards, and the company’s strategic goals. It will</w:t>
      </w:r>
      <w:r>
        <w:rPr>
          <w:spacing w:val="-13"/>
        </w:rPr>
        <w:t xml:space="preserve"> </w:t>
      </w:r>
      <w:r>
        <w:t>include</w:t>
      </w:r>
      <w:r>
        <w:rPr>
          <w:spacing w:val="-12"/>
        </w:rPr>
        <w:t xml:space="preserve"> </w:t>
      </w:r>
      <w:r>
        <w:t>an</w:t>
      </w:r>
      <w:r>
        <w:rPr>
          <w:spacing w:val="-13"/>
        </w:rPr>
        <w:t xml:space="preserve"> </w:t>
      </w:r>
      <w:r>
        <w:t>assessment</w:t>
      </w:r>
      <w:r>
        <w:rPr>
          <w:spacing w:val="-12"/>
        </w:rPr>
        <w:t xml:space="preserve"> </w:t>
      </w:r>
      <w:r>
        <w:t>of</w:t>
      </w:r>
      <w:r>
        <w:rPr>
          <w:spacing w:val="-13"/>
        </w:rPr>
        <w:t xml:space="preserve"> </w:t>
      </w:r>
      <w:r>
        <w:t>policy</w:t>
      </w:r>
      <w:r>
        <w:rPr>
          <w:spacing w:val="-12"/>
        </w:rPr>
        <w:t xml:space="preserve"> </w:t>
      </w:r>
      <w:r>
        <w:t>implementation,</w:t>
      </w:r>
      <w:r>
        <w:rPr>
          <w:spacing w:val="-13"/>
        </w:rPr>
        <w:t xml:space="preserve"> </w:t>
      </w:r>
      <w:r>
        <w:t>monitoring</w:t>
      </w:r>
      <w:r>
        <w:rPr>
          <w:spacing w:val="-12"/>
        </w:rPr>
        <w:t xml:space="preserve"> </w:t>
      </w:r>
      <w:r>
        <w:t>of</w:t>
      </w:r>
      <w:r>
        <w:rPr>
          <w:spacing w:val="-12"/>
        </w:rPr>
        <w:t xml:space="preserve"> </w:t>
      </w:r>
      <w:r>
        <w:t>ethical</w:t>
      </w:r>
      <w:r>
        <w:rPr>
          <w:spacing w:val="-13"/>
        </w:rPr>
        <w:t xml:space="preserve"> </w:t>
      </w:r>
      <w:r>
        <w:t>compliance,</w:t>
      </w:r>
      <w:r>
        <w:rPr>
          <w:spacing w:val="-12"/>
        </w:rPr>
        <w:t xml:space="preserve"> </w:t>
      </w:r>
      <w:r>
        <w:t>and</w:t>
      </w:r>
      <w:r>
        <w:rPr>
          <w:spacing w:val="-13"/>
        </w:rPr>
        <w:t xml:space="preserve"> </w:t>
      </w:r>
      <w:r>
        <w:t>feedback from internal audits and external stakeholders. Based on the findings, revisions or updates will be made</w:t>
      </w:r>
      <w:r>
        <w:rPr>
          <w:spacing w:val="-6"/>
        </w:rPr>
        <w:t xml:space="preserve"> </w:t>
      </w:r>
      <w:r>
        <w:t>to</w:t>
      </w:r>
      <w:r>
        <w:rPr>
          <w:spacing w:val="-8"/>
        </w:rPr>
        <w:t xml:space="preserve"> </w:t>
      </w:r>
      <w:r>
        <w:t>strengthen</w:t>
      </w:r>
      <w:r>
        <w:rPr>
          <w:spacing w:val="-8"/>
        </w:rPr>
        <w:t xml:space="preserve"> </w:t>
      </w:r>
      <w:r>
        <w:t>governance</w:t>
      </w:r>
      <w:r>
        <w:rPr>
          <w:spacing w:val="-5"/>
        </w:rPr>
        <w:t xml:space="preserve"> </w:t>
      </w:r>
      <w:r>
        <w:t>practices,</w:t>
      </w:r>
      <w:r>
        <w:rPr>
          <w:spacing w:val="-8"/>
        </w:rPr>
        <w:t xml:space="preserve"> </w:t>
      </w:r>
      <w:r>
        <w:t>address</w:t>
      </w:r>
      <w:r>
        <w:rPr>
          <w:spacing w:val="-8"/>
        </w:rPr>
        <w:t xml:space="preserve"> </w:t>
      </w:r>
      <w:r>
        <w:t>emerging</w:t>
      </w:r>
      <w:r>
        <w:rPr>
          <w:spacing w:val="-7"/>
        </w:rPr>
        <w:t xml:space="preserve"> </w:t>
      </w:r>
      <w:r>
        <w:t>risks,</w:t>
      </w:r>
      <w:r>
        <w:rPr>
          <w:spacing w:val="-6"/>
        </w:rPr>
        <w:t xml:space="preserve"> </w:t>
      </w:r>
      <w:r>
        <w:t>and</w:t>
      </w:r>
      <w:r>
        <w:rPr>
          <w:spacing w:val="-7"/>
        </w:rPr>
        <w:t xml:space="preserve"> </w:t>
      </w:r>
      <w:r>
        <w:t>ensure</w:t>
      </w:r>
      <w:r>
        <w:rPr>
          <w:spacing w:val="-8"/>
        </w:rPr>
        <w:t xml:space="preserve"> </w:t>
      </w:r>
      <w:r>
        <w:t>continued</w:t>
      </w:r>
      <w:r>
        <w:rPr>
          <w:spacing w:val="-6"/>
        </w:rPr>
        <w:t xml:space="preserve"> </w:t>
      </w:r>
      <w:r>
        <w:t>adherence to ethical principles across all business operations.</w:t>
      </w:r>
    </w:p>
    <w:p w14:paraId="408A592C" w14:textId="77777777" w:rsidR="00885A0C" w:rsidRDefault="00885A0C" w:rsidP="009A165B">
      <w:pPr>
        <w:pStyle w:val="BodyText"/>
        <w:spacing w:line="360" w:lineRule="auto"/>
        <w:jc w:val="both"/>
        <w:sectPr w:rsidR="00885A0C">
          <w:headerReference w:type="default" r:id="rId13"/>
          <w:footerReference w:type="default" r:id="rId14"/>
          <w:pgSz w:w="11910" w:h="16840"/>
          <w:pgMar w:top="1740" w:right="708" w:bottom="920" w:left="708" w:header="646" w:footer="732" w:gutter="0"/>
          <w:cols w:space="720"/>
        </w:sectPr>
      </w:pPr>
    </w:p>
    <w:p w14:paraId="168BB2BF" w14:textId="77777777" w:rsidR="00885A0C" w:rsidRDefault="00885A0C" w:rsidP="009A165B">
      <w:pPr>
        <w:pStyle w:val="BodyText"/>
        <w:jc w:val="both"/>
      </w:pPr>
    </w:p>
    <w:p w14:paraId="085500FD" w14:textId="77777777" w:rsidR="00885A0C" w:rsidRDefault="00885A0C" w:rsidP="009A165B">
      <w:pPr>
        <w:pStyle w:val="BodyText"/>
        <w:jc w:val="both"/>
      </w:pPr>
    </w:p>
    <w:p w14:paraId="401394D8" w14:textId="77777777" w:rsidR="00885A0C" w:rsidRDefault="00885A0C" w:rsidP="009A165B">
      <w:pPr>
        <w:pStyle w:val="BodyText"/>
        <w:spacing w:before="31"/>
        <w:jc w:val="both"/>
      </w:pPr>
    </w:p>
    <w:p w14:paraId="4A41FF61" w14:textId="64FA6367" w:rsidR="00885A0C" w:rsidDel="00D73326" w:rsidRDefault="00000000" w:rsidP="009A165B">
      <w:pPr>
        <w:pStyle w:val="Heading1"/>
        <w:ind w:left="4" w:firstLine="0"/>
        <w:rPr>
          <w:del w:id="184" w:author="Hetvi Topiwala" w:date="2026-04-10T12:21:00Z" w16du:dateUtc="2026-04-10T06:51:00Z"/>
        </w:rPr>
      </w:pPr>
      <w:del w:id="185" w:author="Hetvi Topiwala" w:date="2026-04-10T12:21:00Z" w16du:dateUtc="2026-04-10T06:51:00Z">
        <w:r w:rsidDel="00D73326">
          <w:delText>Employee</w:delText>
        </w:r>
        <w:r w:rsidDel="00D73326">
          <w:rPr>
            <w:spacing w:val="-9"/>
          </w:rPr>
          <w:delText xml:space="preserve"> </w:delText>
        </w:r>
        <w:r w:rsidDel="00D73326">
          <w:rPr>
            <w:spacing w:val="-2"/>
          </w:rPr>
          <w:delText>Acknowledgement</w:delText>
        </w:r>
      </w:del>
    </w:p>
    <w:p w14:paraId="60EF0F11" w14:textId="74C452C3" w:rsidR="00885A0C" w:rsidDel="00D73326" w:rsidRDefault="00885A0C" w:rsidP="009A165B">
      <w:pPr>
        <w:pStyle w:val="BodyText"/>
        <w:spacing w:before="25"/>
        <w:jc w:val="both"/>
        <w:rPr>
          <w:del w:id="186" w:author="Hetvi Topiwala" w:date="2026-04-10T12:21:00Z" w16du:dateUtc="2026-04-10T06:51:00Z"/>
          <w:b/>
        </w:rPr>
      </w:pPr>
    </w:p>
    <w:p w14:paraId="4E21EF6B" w14:textId="3A1EC802" w:rsidR="00885A0C" w:rsidDel="00D73326" w:rsidRDefault="00000000" w:rsidP="009A165B">
      <w:pPr>
        <w:pStyle w:val="BodyText"/>
        <w:spacing w:line="360" w:lineRule="auto"/>
        <w:ind w:left="1452" w:right="728"/>
        <w:jc w:val="both"/>
        <w:rPr>
          <w:del w:id="187" w:author="Hetvi Topiwala" w:date="2026-04-10T12:21:00Z" w16du:dateUtc="2026-04-10T06:51:00Z"/>
        </w:rPr>
      </w:pPr>
      <w:del w:id="188" w:author="Hetvi Topiwala" w:date="2026-04-10T12:21:00Z" w16du:dateUtc="2026-04-10T06:51:00Z">
        <w:r w:rsidDel="00D73326">
          <w:delText>I, the undersigned, confirm that I have received, read, and understood the Corporate Governance</w:delText>
        </w:r>
        <w:r w:rsidDel="00D73326">
          <w:rPr>
            <w:spacing w:val="-1"/>
          </w:rPr>
          <w:delText xml:space="preserve"> </w:delText>
        </w:r>
        <w:r w:rsidDel="00D73326">
          <w:delText>and</w:delText>
        </w:r>
        <w:r w:rsidDel="00D73326">
          <w:rPr>
            <w:spacing w:val="-2"/>
          </w:rPr>
          <w:delText xml:space="preserve"> </w:delText>
        </w:r>
        <w:r w:rsidDel="00D73326">
          <w:delText>Ethics</w:delText>
        </w:r>
        <w:r w:rsidDel="00D73326">
          <w:rPr>
            <w:spacing w:val="-1"/>
          </w:rPr>
          <w:delText xml:space="preserve"> </w:delText>
        </w:r>
        <w:r w:rsidDel="00D73326">
          <w:delText>Policy</w:delText>
        </w:r>
        <w:r w:rsidDel="00D73326">
          <w:rPr>
            <w:spacing w:val="-1"/>
          </w:rPr>
          <w:delText xml:space="preserve"> </w:delText>
        </w:r>
        <w:r w:rsidDel="00D73326">
          <w:delText>of</w:delText>
        </w:r>
        <w:r w:rsidDel="00D73326">
          <w:rPr>
            <w:spacing w:val="-2"/>
          </w:rPr>
          <w:delText xml:space="preserve"> </w:delText>
        </w:r>
        <w:r w:rsidDel="00D73326">
          <w:delText>RenewSys</w:delText>
        </w:r>
        <w:r w:rsidDel="00D73326">
          <w:rPr>
            <w:spacing w:val="-2"/>
          </w:rPr>
          <w:delText xml:space="preserve"> </w:delText>
        </w:r>
        <w:r w:rsidDel="00D73326">
          <w:delText>India</w:delText>
        </w:r>
        <w:r w:rsidDel="00D73326">
          <w:rPr>
            <w:spacing w:val="-2"/>
          </w:rPr>
          <w:delText xml:space="preserve"> </w:delText>
        </w:r>
        <w:r w:rsidDel="00D73326">
          <w:delText>Pvt.</w:delText>
        </w:r>
        <w:r w:rsidDel="00D73326">
          <w:rPr>
            <w:spacing w:val="-2"/>
          </w:rPr>
          <w:delText xml:space="preserve"> </w:delText>
        </w:r>
        <w:r w:rsidDel="00D73326">
          <w:delText>Ltd.</w:delText>
        </w:r>
        <w:r w:rsidDel="00D73326">
          <w:rPr>
            <w:spacing w:val="-2"/>
          </w:rPr>
          <w:delText xml:space="preserve"> </w:delText>
        </w:r>
        <w:r w:rsidDel="00D73326">
          <w:delText>I</w:delText>
        </w:r>
        <w:r w:rsidDel="00D73326">
          <w:rPr>
            <w:spacing w:val="-2"/>
          </w:rPr>
          <w:delText xml:space="preserve"> </w:delText>
        </w:r>
        <w:r w:rsidDel="00D73326">
          <w:delText>pledge</w:delText>
        </w:r>
        <w:r w:rsidDel="00D73326">
          <w:rPr>
            <w:spacing w:val="-1"/>
          </w:rPr>
          <w:delText xml:space="preserve"> </w:delText>
        </w:r>
        <w:r w:rsidDel="00D73326">
          <w:delText>to</w:delText>
        </w:r>
        <w:r w:rsidDel="00D73326">
          <w:rPr>
            <w:spacing w:val="-1"/>
          </w:rPr>
          <w:delText xml:space="preserve"> </w:delText>
        </w:r>
        <w:r w:rsidDel="00D73326">
          <w:delText>adhere</w:delText>
        </w:r>
        <w:r w:rsidDel="00D73326">
          <w:rPr>
            <w:spacing w:val="-1"/>
          </w:rPr>
          <w:delText xml:space="preserve"> </w:delText>
        </w:r>
        <w:r w:rsidDel="00D73326">
          <w:delText>to</w:delText>
        </w:r>
        <w:r w:rsidDel="00D73326">
          <w:rPr>
            <w:spacing w:val="-1"/>
          </w:rPr>
          <w:delText xml:space="preserve"> </w:delText>
        </w:r>
        <w:r w:rsidDel="00D73326">
          <w:delText>the</w:delText>
        </w:r>
        <w:r w:rsidDel="00D73326">
          <w:rPr>
            <w:spacing w:val="-1"/>
          </w:rPr>
          <w:delText xml:space="preserve"> </w:delText>
        </w:r>
        <w:r w:rsidDel="00D73326">
          <w:delText>guidelines set forth in the policy and to uphold the principles of integrity, transparency, and ethical behaviour</w:delText>
        </w:r>
        <w:r w:rsidDel="00D73326">
          <w:rPr>
            <w:spacing w:val="-4"/>
          </w:rPr>
          <w:delText xml:space="preserve"> </w:delText>
        </w:r>
        <w:r w:rsidDel="00D73326">
          <w:delText>it</w:delText>
        </w:r>
        <w:r w:rsidDel="00D73326">
          <w:rPr>
            <w:spacing w:val="-6"/>
          </w:rPr>
          <w:delText xml:space="preserve"> </w:delText>
        </w:r>
        <w:r w:rsidDel="00D73326">
          <w:delText>embodies.</w:delText>
        </w:r>
        <w:r w:rsidDel="00D73326">
          <w:rPr>
            <w:spacing w:val="-7"/>
          </w:rPr>
          <w:delText xml:space="preserve"> </w:delText>
        </w:r>
        <w:r w:rsidDel="00D73326">
          <w:delText>I</w:delText>
        </w:r>
        <w:r w:rsidDel="00D73326">
          <w:rPr>
            <w:spacing w:val="-4"/>
          </w:rPr>
          <w:delText xml:space="preserve"> </w:delText>
        </w:r>
        <w:r w:rsidDel="00D73326">
          <w:delText>acknowledge</w:delText>
        </w:r>
        <w:r w:rsidDel="00D73326">
          <w:rPr>
            <w:spacing w:val="-6"/>
          </w:rPr>
          <w:delText xml:space="preserve"> </w:delText>
        </w:r>
        <w:r w:rsidDel="00D73326">
          <w:delText>that</w:delText>
        </w:r>
        <w:r w:rsidDel="00D73326">
          <w:rPr>
            <w:spacing w:val="-4"/>
          </w:rPr>
          <w:delText xml:space="preserve"> </w:delText>
        </w:r>
        <w:r w:rsidDel="00D73326">
          <w:delText>any</w:delText>
        </w:r>
        <w:r w:rsidDel="00D73326">
          <w:rPr>
            <w:spacing w:val="-8"/>
          </w:rPr>
          <w:delText xml:space="preserve"> </w:delText>
        </w:r>
        <w:r w:rsidDel="00D73326">
          <w:delText>violation</w:delText>
        </w:r>
        <w:r w:rsidDel="00D73326">
          <w:rPr>
            <w:spacing w:val="-7"/>
          </w:rPr>
          <w:delText xml:space="preserve"> </w:delText>
        </w:r>
        <w:r w:rsidDel="00D73326">
          <w:delText>of</w:delText>
        </w:r>
        <w:r w:rsidDel="00D73326">
          <w:rPr>
            <w:spacing w:val="-6"/>
          </w:rPr>
          <w:delText xml:space="preserve"> </w:delText>
        </w:r>
        <w:r w:rsidDel="00D73326">
          <w:delText>this</w:delText>
        </w:r>
        <w:r w:rsidDel="00D73326">
          <w:rPr>
            <w:spacing w:val="-4"/>
          </w:rPr>
          <w:delText xml:space="preserve"> </w:delText>
        </w:r>
        <w:r w:rsidDel="00D73326">
          <w:delText>policy</w:delText>
        </w:r>
        <w:r w:rsidDel="00D73326">
          <w:rPr>
            <w:spacing w:val="-6"/>
          </w:rPr>
          <w:delText xml:space="preserve"> </w:delText>
        </w:r>
        <w:r w:rsidDel="00D73326">
          <w:delText>may</w:delText>
        </w:r>
        <w:r w:rsidDel="00D73326">
          <w:rPr>
            <w:spacing w:val="-6"/>
          </w:rPr>
          <w:delText xml:space="preserve"> </w:delText>
        </w:r>
        <w:r w:rsidDel="00D73326">
          <w:delText>result</w:delText>
        </w:r>
        <w:r w:rsidDel="00D73326">
          <w:rPr>
            <w:spacing w:val="-9"/>
          </w:rPr>
          <w:delText xml:space="preserve"> </w:delText>
        </w:r>
        <w:r w:rsidDel="00D73326">
          <w:delText>in</w:delText>
        </w:r>
        <w:r w:rsidDel="00D73326">
          <w:rPr>
            <w:spacing w:val="-6"/>
          </w:rPr>
          <w:delText xml:space="preserve"> </w:delText>
        </w:r>
        <w:r w:rsidDel="00D73326">
          <w:delText>corrective actions,</w:delText>
        </w:r>
        <w:r w:rsidDel="00D73326">
          <w:rPr>
            <w:spacing w:val="-12"/>
          </w:rPr>
          <w:delText xml:space="preserve"> </w:delText>
        </w:r>
        <w:r w:rsidDel="00D73326">
          <w:delText>including</w:delText>
        </w:r>
        <w:r w:rsidDel="00D73326">
          <w:rPr>
            <w:spacing w:val="-12"/>
          </w:rPr>
          <w:delText xml:space="preserve"> </w:delText>
        </w:r>
        <w:r w:rsidDel="00D73326">
          <w:delText>warnings,</w:delText>
        </w:r>
        <w:r w:rsidDel="00D73326">
          <w:rPr>
            <w:spacing w:val="-13"/>
          </w:rPr>
          <w:delText xml:space="preserve"> </w:delText>
        </w:r>
        <w:r w:rsidDel="00D73326">
          <w:delText>suspension,</w:delText>
        </w:r>
        <w:r w:rsidDel="00D73326">
          <w:rPr>
            <w:spacing w:val="-12"/>
          </w:rPr>
          <w:delText xml:space="preserve"> </w:delText>
        </w:r>
        <w:r w:rsidDel="00D73326">
          <w:delText>or</w:delText>
        </w:r>
        <w:r w:rsidDel="00D73326">
          <w:rPr>
            <w:spacing w:val="-11"/>
          </w:rPr>
          <w:delText xml:space="preserve"> </w:delText>
        </w:r>
        <w:r w:rsidDel="00D73326">
          <w:delText>termination,</w:delText>
        </w:r>
        <w:r w:rsidDel="00D73326">
          <w:rPr>
            <w:spacing w:val="-11"/>
          </w:rPr>
          <w:delText xml:space="preserve"> </w:delText>
        </w:r>
        <w:r w:rsidDel="00D73326">
          <w:delText>depending</w:delText>
        </w:r>
        <w:r w:rsidDel="00D73326">
          <w:rPr>
            <w:spacing w:val="-12"/>
          </w:rPr>
          <w:delText xml:space="preserve"> </w:delText>
        </w:r>
        <w:r w:rsidDel="00D73326">
          <w:delText>on</w:delText>
        </w:r>
        <w:r w:rsidDel="00D73326">
          <w:rPr>
            <w:spacing w:val="-12"/>
          </w:rPr>
          <w:delText xml:space="preserve"> </w:delText>
        </w:r>
        <w:r w:rsidDel="00D73326">
          <w:delText>the</w:delText>
        </w:r>
        <w:r w:rsidDel="00D73326">
          <w:rPr>
            <w:spacing w:val="-11"/>
          </w:rPr>
          <w:delText xml:space="preserve"> </w:delText>
        </w:r>
        <w:r w:rsidDel="00D73326">
          <w:delText>nature</w:delText>
        </w:r>
        <w:r w:rsidDel="00D73326">
          <w:rPr>
            <w:spacing w:val="-10"/>
          </w:rPr>
          <w:delText xml:space="preserve"> </w:delText>
        </w:r>
        <w:r w:rsidDel="00D73326">
          <w:delText>and</w:delText>
        </w:r>
        <w:r w:rsidDel="00D73326">
          <w:rPr>
            <w:spacing w:val="-12"/>
          </w:rPr>
          <w:delText xml:space="preserve"> </w:delText>
        </w:r>
        <w:r w:rsidDel="00D73326">
          <w:delText>severity of the breach. I also commit to reporting any unethical behaviour I become aware of and to actively participate in training and awareness programs as required by the company.</w:delText>
        </w:r>
      </w:del>
    </w:p>
    <w:p w14:paraId="06EAB976" w14:textId="49EBC4E6" w:rsidR="00885A0C" w:rsidDel="00D73326" w:rsidRDefault="00885A0C" w:rsidP="009A165B">
      <w:pPr>
        <w:pStyle w:val="BodyText"/>
        <w:spacing w:before="3"/>
        <w:jc w:val="both"/>
        <w:rPr>
          <w:del w:id="189" w:author="Hetvi Topiwala" w:date="2026-04-10T12:21:00Z" w16du:dateUtc="2026-04-10T06:51:00Z"/>
          <w:sz w:val="13"/>
        </w:r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3540"/>
        <w:gridCol w:w="2757"/>
        <w:gridCol w:w="2004"/>
      </w:tblGrid>
      <w:tr w:rsidR="00885A0C" w:rsidDel="00D73326" w14:paraId="11C9C0B0" w14:textId="29609A2C">
        <w:trPr>
          <w:trHeight w:val="877"/>
          <w:del w:id="190" w:author="Hetvi Topiwala" w:date="2026-04-10T12:21:00Z"/>
        </w:trPr>
        <w:tc>
          <w:tcPr>
            <w:tcW w:w="715" w:type="dxa"/>
          </w:tcPr>
          <w:p w14:paraId="75D99252" w14:textId="592E6DD3" w:rsidR="00885A0C" w:rsidDel="00D73326" w:rsidRDefault="00000000" w:rsidP="009A165B">
            <w:pPr>
              <w:pStyle w:val="TableParagraph"/>
              <w:ind w:left="235"/>
              <w:jc w:val="both"/>
              <w:rPr>
                <w:del w:id="191" w:author="Hetvi Topiwala" w:date="2026-04-10T12:21:00Z" w16du:dateUtc="2026-04-10T06:51:00Z"/>
                <w:rFonts w:ascii="Segoe UI"/>
              </w:rPr>
            </w:pPr>
            <w:del w:id="192" w:author="Hetvi Topiwala" w:date="2026-04-10T12:21:00Z" w16du:dateUtc="2026-04-10T06:51:00Z">
              <w:r w:rsidDel="00D73326">
                <w:rPr>
                  <w:rFonts w:ascii="Segoe UI"/>
                  <w:spacing w:val="-5"/>
                </w:rPr>
                <w:delText>Sr.</w:delText>
              </w:r>
            </w:del>
          </w:p>
          <w:p w14:paraId="36CF454E" w14:textId="3587C37A" w:rsidR="00885A0C" w:rsidDel="00D73326" w:rsidRDefault="00000000" w:rsidP="009A165B">
            <w:pPr>
              <w:pStyle w:val="TableParagraph"/>
              <w:spacing w:before="146"/>
              <w:ind w:left="206"/>
              <w:jc w:val="both"/>
              <w:rPr>
                <w:del w:id="193" w:author="Hetvi Topiwala" w:date="2026-04-10T12:21:00Z" w16du:dateUtc="2026-04-10T06:51:00Z"/>
                <w:rFonts w:ascii="Segoe UI"/>
              </w:rPr>
            </w:pPr>
            <w:del w:id="194" w:author="Hetvi Topiwala" w:date="2026-04-10T12:21:00Z" w16du:dateUtc="2026-04-10T06:51:00Z">
              <w:r w:rsidDel="00D73326">
                <w:rPr>
                  <w:rFonts w:ascii="Segoe UI"/>
                  <w:spacing w:val="-5"/>
                </w:rPr>
                <w:delText>no.</w:delText>
              </w:r>
            </w:del>
          </w:p>
        </w:tc>
        <w:tc>
          <w:tcPr>
            <w:tcW w:w="3540" w:type="dxa"/>
          </w:tcPr>
          <w:p w14:paraId="48A2A25E" w14:textId="5DA0BB38" w:rsidR="00885A0C" w:rsidDel="00D73326" w:rsidRDefault="00000000" w:rsidP="009A165B">
            <w:pPr>
              <w:pStyle w:val="TableParagraph"/>
              <w:ind w:left="974"/>
              <w:jc w:val="both"/>
              <w:rPr>
                <w:del w:id="195" w:author="Hetvi Topiwala" w:date="2026-04-10T12:21:00Z" w16du:dateUtc="2026-04-10T06:51:00Z"/>
                <w:rFonts w:ascii="Segoe UI"/>
              </w:rPr>
            </w:pPr>
            <w:del w:id="196" w:author="Hetvi Topiwala" w:date="2026-04-10T12:21:00Z" w16du:dateUtc="2026-04-10T06:51:00Z">
              <w:r w:rsidDel="00D73326">
                <w:rPr>
                  <w:rFonts w:ascii="Segoe UI"/>
                </w:rPr>
                <w:delText>Employee</w:delText>
              </w:r>
              <w:r w:rsidDel="00D73326">
                <w:rPr>
                  <w:rFonts w:ascii="Segoe UI"/>
                  <w:spacing w:val="-4"/>
                </w:rPr>
                <w:delText xml:space="preserve"> Name</w:delText>
              </w:r>
            </w:del>
          </w:p>
        </w:tc>
        <w:tc>
          <w:tcPr>
            <w:tcW w:w="2757" w:type="dxa"/>
          </w:tcPr>
          <w:p w14:paraId="223BD29B" w14:textId="5E474318" w:rsidR="00885A0C" w:rsidDel="00D73326" w:rsidRDefault="00000000" w:rsidP="009A165B">
            <w:pPr>
              <w:pStyle w:val="TableParagraph"/>
              <w:ind w:left="11"/>
              <w:jc w:val="both"/>
              <w:rPr>
                <w:del w:id="197" w:author="Hetvi Topiwala" w:date="2026-04-10T12:21:00Z" w16du:dateUtc="2026-04-10T06:51:00Z"/>
                <w:rFonts w:ascii="Segoe UI"/>
              </w:rPr>
            </w:pPr>
            <w:del w:id="198" w:author="Hetvi Topiwala" w:date="2026-04-10T12:21:00Z" w16du:dateUtc="2026-04-10T06:51:00Z">
              <w:r w:rsidDel="00D73326">
                <w:rPr>
                  <w:rFonts w:ascii="Segoe UI"/>
                </w:rPr>
                <w:delText>Employee</w:delText>
              </w:r>
              <w:r w:rsidDel="00D73326">
                <w:rPr>
                  <w:rFonts w:ascii="Segoe UI"/>
                  <w:spacing w:val="-9"/>
                </w:rPr>
                <w:delText xml:space="preserve"> </w:delText>
              </w:r>
              <w:r w:rsidDel="00D73326">
                <w:rPr>
                  <w:rFonts w:ascii="Segoe UI"/>
                </w:rPr>
                <w:delText>Designation</w:delText>
              </w:r>
              <w:r w:rsidDel="00D73326">
                <w:rPr>
                  <w:rFonts w:ascii="Segoe UI"/>
                  <w:spacing w:val="-6"/>
                </w:rPr>
                <w:delText xml:space="preserve"> </w:delText>
              </w:r>
              <w:r w:rsidDel="00D73326">
                <w:rPr>
                  <w:rFonts w:ascii="Segoe UI"/>
                  <w:spacing w:val="-10"/>
                </w:rPr>
                <w:delText>/</w:delText>
              </w:r>
            </w:del>
          </w:p>
          <w:p w14:paraId="6C0B51B5" w14:textId="01DC7455" w:rsidR="00885A0C" w:rsidDel="00D73326" w:rsidRDefault="00000000" w:rsidP="009A165B">
            <w:pPr>
              <w:pStyle w:val="TableParagraph"/>
              <w:spacing w:before="146"/>
              <w:ind w:left="11" w:right="1"/>
              <w:jc w:val="both"/>
              <w:rPr>
                <w:del w:id="199" w:author="Hetvi Topiwala" w:date="2026-04-10T12:21:00Z" w16du:dateUtc="2026-04-10T06:51:00Z"/>
                <w:rFonts w:ascii="Segoe UI"/>
              </w:rPr>
            </w:pPr>
            <w:del w:id="200" w:author="Hetvi Topiwala" w:date="2026-04-10T12:21:00Z" w16du:dateUtc="2026-04-10T06:51:00Z">
              <w:r w:rsidDel="00D73326">
                <w:rPr>
                  <w:rFonts w:ascii="Segoe UI"/>
                  <w:spacing w:val="-2"/>
                </w:rPr>
                <w:delText>Department</w:delText>
              </w:r>
            </w:del>
          </w:p>
        </w:tc>
        <w:tc>
          <w:tcPr>
            <w:tcW w:w="2004" w:type="dxa"/>
          </w:tcPr>
          <w:p w14:paraId="094A7EF3" w14:textId="7A8E5CF1" w:rsidR="00885A0C" w:rsidDel="00D73326" w:rsidRDefault="00000000" w:rsidP="009A165B">
            <w:pPr>
              <w:pStyle w:val="TableParagraph"/>
              <w:ind w:left="527"/>
              <w:jc w:val="both"/>
              <w:rPr>
                <w:del w:id="201" w:author="Hetvi Topiwala" w:date="2026-04-10T12:21:00Z" w16du:dateUtc="2026-04-10T06:51:00Z"/>
                <w:rFonts w:ascii="Segoe UI"/>
              </w:rPr>
            </w:pPr>
            <w:del w:id="202" w:author="Hetvi Topiwala" w:date="2026-04-10T12:21:00Z" w16du:dateUtc="2026-04-10T06:51:00Z">
              <w:r w:rsidDel="00D73326">
                <w:rPr>
                  <w:rFonts w:ascii="Segoe UI"/>
                  <w:spacing w:val="-2"/>
                </w:rPr>
                <w:delText>Employee</w:delText>
              </w:r>
            </w:del>
          </w:p>
          <w:p w14:paraId="09F4DCDD" w14:textId="3C15BF81" w:rsidR="00885A0C" w:rsidDel="00D73326" w:rsidRDefault="00000000" w:rsidP="009A165B">
            <w:pPr>
              <w:pStyle w:val="TableParagraph"/>
              <w:spacing w:before="146"/>
              <w:ind w:left="539"/>
              <w:jc w:val="both"/>
              <w:rPr>
                <w:del w:id="203" w:author="Hetvi Topiwala" w:date="2026-04-10T12:21:00Z" w16du:dateUtc="2026-04-10T06:51:00Z"/>
                <w:rFonts w:ascii="Segoe UI"/>
              </w:rPr>
            </w:pPr>
            <w:del w:id="204" w:author="Hetvi Topiwala" w:date="2026-04-10T12:21:00Z" w16du:dateUtc="2026-04-10T06:51:00Z">
              <w:r w:rsidDel="00D73326">
                <w:rPr>
                  <w:rFonts w:ascii="Segoe UI"/>
                  <w:spacing w:val="-2"/>
                </w:rPr>
                <w:delText>Signature</w:delText>
              </w:r>
            </w:del>
          </w:p>
        </w:tc>
      </w:tr>
      <w:tr w:rsidR="00885A0C" w:rsidDel="00D73326" w14:paraId="019CE7C2" w14:textId="29E8F4AF">
        <w:trPr>
          <w:trHeight w:val="402"/>
          <w:del w:id="205" w:author="Hetvi Topiwala" w:date="2026-04-10T12:21:00Z"/>
        </w:trPr>
        <w:tc>
          <w:tcPr>
            <w:tcW w:w="715" w:type="dxa"/>
          </w:tcPr>
          <w:p w14:paraId="03F1CE79" w14:textId="049994DA" w:rsidR="00885A0C" w:rsidDel="00D73326" w:rsidRDefault="00000000" w:rsidP="009A165B">
            <w:pPr>
              <w:pStyle w:val="TableParagraph"/>
              <w:spacing w:line="268" w:lineRule="exact"/>
              <w:ind w:right="66"/>
              <w:jc w:val="both"/>
              <w:rPr>
                <w:del w:id="206" w:author="Hetvi Topiwala" w:date="2026-04-10T12:21:00Z" w16du:dateUtc="2026-04-10T06:51:00Z"/>
              </w:rPr>
            </w:pPr>
            <w:del w:id="207" w:author="Hetvi Topiwala" w:date="2026-04-10T12:21:00Z" w16du:dateUtc="2026-04-10T06:51:00Z">
              <w:r w:rsidDel="00D73326">
                <w:rPr>
                  <w:spacing w:val="-5"/>
                </w:rPr>
                <w:delText>1.</w:delText>
              </w:r>
            </w:del>
          </w:p>
        </w:tc>
        <w:tc>
          <w:tcPr>
            <w:tcW w:w="3540" w:type="dxa"/>
          </w:tcPr>
          <w:p w14:paraId="6E8AA3B6" w14:textId="12F01B2E" w:rsidR="00885A0C" w:rsidDel="00D73326" w:rsidRDefault="00885A0C" w:rsidP="009A165B">
            <w:pPr>
              <w:pStyle w:val="TableParagraph"/>
              <w:jc w:val="both"/>
              <w:rPr>
                <w:del w:id="208" w:author="Hetvi Topiwala" w:date="2026-04-10T12:21:00Z" w16du:dateUtc="2026-04-10T06:51:00Z"/>
                <w:rFonts w:ascii="Times New Roman"/>
              </w:rPr>
            </w:pPr>
          </w:p>
        </w:tc>
        <w:tc>
          <w:tcPr>
            <w:tcW w:w="2757" w:type="dxa"/>
          </w:tcPr>
          <w:p w14:paraId="57B78051" w14:textId="204F7F17" w:rsidR="00885A0C" w:rsidDel="00D73326" w:rsidRDefault="00885A0C" w:rsidP="009A165B">
            <w:pPr>
              <w:pStyle w:val="TableParagraph"/>
              <w:jc w:val="both"/>
              <w:rPr>
                <w:del w:id="209" w:author="Hetvi Topiwala" w:date="2026-04-10T12:21:00Z" w16du:dateUtc="2026-04-10T06:51:00Z"/>
                <w:rFonts w:ascii="Times New Roman"/>
              </w:rPr>
            </w:pPr>
          </w:p>
        </w:tc>
        <w:tc>
          <w:tcPr>
            <w:tcW w:w="2004" w:type="dxa"/>
          </w:tcPr>
          <w:p w14:paraId="35C27F5D" w14:textId="24CB64DB" w:rsidR="00885A0C" w:rsidDel="00D73326" w:rsidRDefault="00885A0C" w:rsidP="009A165B">
            <w:pPr>
              <w:pStyle w:val="TableParagraph"/>
              <w:jc w:val="both"/>
              <w:rPr>
                <w:del w:id="210" w:author="Hetvi Topiwala" w:date="2026-04-10T12:21:00Z" w16du:dateUtc="2026-04-10T06:51:00Z"/>
                <w:rFonts w:ascii="Times New Roman"/>
              </w:rPr>
            </w:pPr>
          </w:p>
        </w:tc>
      </w:tr>
      <w:tr w:rsidR="00885A0C" w:rsidDel="00D73326" w14:paraId="028D3B61" w14:textId="4A7D831E">
        <w:trPr>
          <w:trHeight w:val="402"/>
          <w:del w:id="211" w:author="Hetvi Topiwala" w:date="2026-04-10T12:21:00Z"/>
        </w:trPr>
        <w:tc>
          <w:tcPr>
            <w:tcW w:w="715" w:type="dxa"/>
          </w:tcPr>
          <w:p w14:paraId="7B73B033" w14:textId="34183B99" w:rsidR="00885A0C" w:rsidDel="00D73326" w:rsidRDefault="00000000" w:rsidP="009A165B">
            <w:pPr>
              <w:pStyle w:val="TableParagraph"/>
              <w:spacing w:line="268" w:lineRule="exact"/>
              <w:ind w:right="66"/>
              <w:jc w:val="both"/>
              <w:rPr>
                <w:del w:id="212" w:author="Hetvi Topiwala" w:date="2026-04-10T12:21:00Z" w16du:dateUtc="2026-04-10T06:51:00Z"/>
              </w:rPr>
            </w:pPr>
            <w:del w:id="213" w:author="Hetvi Topiwala" w:date="2026-04-10T12:21:00Z" w16du:dateUtc="2026-04-10T06:51:00Z">
              <w:r w:rsidDel="00D73326">
                <w:rPr>
                  <w:spacing w:val="-5"/>
                </w:rPr>
                <w:delText>2.</w:delText>
              </w:r>
            </w:del>
          </w:p>
        </w:tc>
        <w:tc>
          <w:tcPr>
            <w:tcW w:w="3540" w:type="dxa"/>
          </w:tcPr>
          <w:p w14:paraId="203B939C" w14:textId="20B31B99" w:rsidR="00885A0C" w:rsidDel="00D73326" w:rsidRDefault="00885A0C" w:rsidP="009A165B">
            <w:pPr>
              <w:pStyle w:val="TableParagraph"/>
              <w:jc w:val="both"/>
              <w:rPr>
                <w:del w:id="214" w:author="Hetvi Topiwala" w:date="2026-04-10T12:21:00Z" w16du:dateUtc="2026-04-10T06:51:00Z"/>
                <w:rFonts w:ascii="Times New Roman"/>
              </w:rPr>
            </w:pPr>
          </w:p>
        </w:tc>
        <w:tc>
          <w:tcPr>
            <w:tcW w:w="2757" w:type="dxa"/>
          </w:tcPr>
          <w:p w14:paraId="289A8916" w14:textId="12368D35" w:rsidR="00885A0C" w:rsidDel="00D73326" w:rsidRDefault="00885A0C" w:rsidP="009A165B">
            <w:pPr>
              <w:pStyle w:val="TableParagraph"/>
              <w:jc w:val="both"/>
              <w:rPr>
                <w:del w:id="215" w:author="Hetvi Topiwala" w:date="2026-04-10T12:21:00Z" w16du:dateUtc="2026-04-10T06:51:00Z"/>
                <w:rFonts w:ascii="Times New Roman"/>
              </w:rPr>
            </w:pPr>
          </w:p>
        </w:tc>
        <w:tc>
          <w:tcPr>
            <w:tcW w:w="2004" w:type="dxa"/>
          </w:tcPr>
          <w:p w14:paraId="4B89DA6C" w14:textId="51D3EED0" w:rsidR="00885A0C" w:rsidDel="00D73326" w:rsidRDefault="00885A0C" w:rsidP="009A165B">
            <w:pPr>
              <w:pStyle w:val="TableParagraph"/>
              <w:jc w:val="both"/>
              <w:rPr>
                <w:del w:id="216" w:author="Hetvi Topiwala" w:date="2026-04-10T12:21:00Z" w16du:dateUtc="2026-04-10T06:51:00Z"/>
                <w:rFonts w:ascii="Times New Roman"/>
              </w:rPr>
            </w:pPr>
          </w:p>
        </w:tc>
      </w:tr>
      <w:tr w:rsidR="00885A0C" w:rsidDel="00D73326" w14:paraId="4B71A1A7" w14:textId="1C341537">
        <w:trPr>
          <w:trHeight w:val="402"/>
          <w:del w:id="217" w:author="Hetvi Topiwala" w:date="2026-04-10T12:21:00Z"/>
        </w:trPr>
        <w:tc>
          <w:tcPr>
            <w:tcW w:w="715" w:type="dxa"/>
          </w:tcPr>
          <w:p w14:paraId="7F2B990E" w14:textId="69A3167B" w:rsidR="00885A0C" w:rsidDel="00D73326" w:rsidRDefault="00000000" w:rsidP="009A165B">
            <w:pPr>
              <w:pStyle w:val="TableParagraph"/>
              <w:spacing w:line="268" w:lineRule="exact"/>
              <w:ind w:right="66"/>
              <w:jc w:val="both"/>
              <w:rPr>
                <w:del w:id="218" w:author="Hetvi Topiwala" w:date="2026-04-10T12:21:00Z" w16du:dateUtc="2026-04-10T06:51:00Z"/>
              </w:rPr>
            </w:pPr>
            <w:del w:id="219" w:author="Hetvi Topiwala" w:date="2026-04-10T12:21:00Z" w16du:dateUtc="2026-04-10T06:51:00Z">
              <w:r w:rsidDel="00D73326">
                <w:rPr>
                  <w:spacing w:val="-5"/>
                </w:rPr>
                <w:delText>3.</w:delText>
              </w:r>
            </w:del>
          </w:p>
        </w:tc>
        <w:tc>
          <w:tcPr>
            <w:tcW w:w="3540" w:type="dxa"/>
          </w:tcPr>
          <w:p w14:paraId="469B9D5B" w14:textId="30A26180" w:rsidR="00885A0C" w:rsidDel="00D73326" w:rsidRDefault="00885A0C" w:rsidP="009A165B">
            <w:pPr>
              <w:pStyle w:val="TableParagraph"/>
              <w:jc w:val="both"/>
              <w:rPr>
                <w:del w:id="220" w:author="Hetvi Topiwala" w:date="2026-04-10T12:21:00Z" w16du:dateUtc="2026-04-10T06:51:00Z"/>
                <w:rFonts w:ascii="Times New Roman"/>
              </w:rPr>
            </w:pPr>
          </w:p>
        </w:tc>
        <w:tc>
          <w:tcPr>
            <w:tcW w:w="2757" w:type="dxa"/>
          </w:tcPr>
          <w:p w14:paraId="5AF092C9" w14:textId="608325CB" w:rsidR="00885A0C" w:rsidDel="00D73326" w:rsidRDefault="00885A0C" w:rsidP="009A165B">
            <w:pPr>
              <w:pStyle w:val="TableParagraph"/>
              <w:jc w:val="both"/>
              <w:rPr>
                <w:del w:id="221" w:author="Hetvi Topiwala" w:date="2026-04-10T12:21:00Z" w16du:dateUtc="2026-04-10T06:51:00Z"/>
                <w:rFonts w:ascii="Times New Roman"/>
              </w:rPr>
            </w:pPr>
          </w:p>
        </w:tc>
        <w:tc>
          <w:tcPr>
            <w:tcW w:w="2004" w:type="dxa"/>
          </w:tcPr>
          <w:p w14:paraId="5A3C03FB" w14:textId="224DC2BA" w:rsidR="00885A0C" w:rsidDel="00D73326" w:rsidRDefault="00885A0C" w:rsidP="009A165B">
            <w:pPr>
              <w:pStyle w:val="TableParagraph"/>
              <w:jc w:val="both"/>
              <w:rPr>
                <w:del w:id="222" w:author="Hetvi Topiwala" w:date="2026-04-10T12:21:00Z" w16du:dateUtc="2026-04-10T06:51:00Z"/>
                <w:rFonts w:ascii="Times New Roman"/>
              </w:rPr>
            </w:pPr>
          </w:p>
        </w:tc>
      </w:tr>
      <w:tr w:rsidR="00885A0C" w:rsidDel="00D73326" w14:paraId="4085520C" w14:textId="7693DF40">
        <w:trPr>
          <w:trHeight w:val="402"/>
          <w:del w:id="223" w:author="Hetvi Topiwala" w:date="2026-04-10T12:21:00Z"/>
        </w:trPr>
        <w:tc>
          <w:tcPr>
            <w:tcW w:w="715" w:type="dxa"/>
          </w:tcPr>
          <w:p w14:paraId="61536BF7" w14:textId="5443BD61" w:rsidR="00885A0C" w:rsidDel="00D73326" w:rsidRDefault="00000000" w:rsidP="009A165B">
            <w:pPr>
              <w:pStyle w:val="TableParagraph"/>
              <w:spacing w:line="268" w:lineRule="exact"/>
              <w:ind w:right="66"/>
              <w:jc w:val="both"/>
              <w:rPr>
                <w:del w:id="224" w:author="Hetvi Topiwala" w:date="2026-04-10T12:21:00Z" w16du:dateUtc="2026-04-10T06:51:00Z"/>
              </w:rPr>
            </w:pPr>
            <w:del w:id="225" w:author="Hetvi Topiwala" w:date="2026-04-10T12:21:00Z" w16du:dateUtc="2026-04-10T06:51:00Z">
              <w:r w:rsidDel="00D73326">
                <w:rPr>
                  <w:spacing w:val="-5"/>
                </w:rPr>
                <w:delText>4.</w:delText>
              </w:r>
            </w:del>
          </w:p>
        </w:tc>
        <w:tc>
          <w:tcPr>
            <w:tcW w:w="3540" w:type="dxa"/>
          </w:tcPr>
          <w:p w14:paraId="5861DCF0" w14:textId="45C502F0" w:rsidR="00885A0C" w:rsidDel="00D73326" w:rsidRDefault="00885A0C" w:rsidP="009A165B">
            <w:pPr>
              <w:pStyle w:val="TableParagraph"/>
              <w:jc w:val="both"/>
              <w:rPr>
                <w:del w:id="226" w:author="Hetvi Topiwala" w:date="2026-04-10T12:21:00Z" w16du:dateUtc="2026-04-10T06:51:00Z"/>
                <w:rFonts w:ascii="Times New Roman"/>
              </w:rPr>
            </w:pPr>
          </w:p>
        </w:tc>
        <w:tc>
          <w:tcPr>
            <w:tcW w:w="2757" w:type="dxa"/>
          </w:tcPr>
          <w:p w14:paraId="3D65C6D8" w14:textId="320E7CB7" w:rsidR="00885A0C" w:rsidDel="00D73326" w:rsidRDefault="00885A0C" w:rsidP="009A165B">
            <w:pPr>
              <w:pStyle w:val="TableParagraph"/>
              <w:jc w:val="both"/>
              <w:rPr>
                <w:del w:id="227" w:author="Hetvi Topiwala" w:date="2026-04-10T12:21:00Z" w16du:dateUtc="2026-04-10T06:51:00Z"/>
                <w:rFonts w:ascii="Times New Roman"/>
              </w:rPr>
            </w:pPr>
          </w:p>
        </w:tc>
        <w:tc>
          <w:tcPr>
            <w:tcW w:w="2004" w:type="dxa"/>
          </w:tcPr>
          <w:p w14:paraId="048A1647" w14:textId="70D355EA" w:rsidR="00885A0C" w:rsidDel="00D73326" w:rsidRDefault="00885A0C" w:rsidP="009A165B">
            <w:pPr>
              <w:pStyle w:val="TableParagraph"/>
              <w:jc w:val="both"/>
              <w:rPr>
                <w:del w:id="228" w:author="Hetvi Topiwala" w:date="2026-04-10T12:21:00Z" w16du:dateUtc="2026-04-10T06:51:00Z"/>
                <w:rFonts w:ascii="Times New Roman"/>
              </w:rPr>
            </w:pPr>
          </w:p>
        </w:tc>
      </w:tr>
      <w:tr w:rsidR="00885A0C" w:rsidDel="00D73326" w14:paraId="542354E8" w14:textId="2397E4DF">
        <w:trPr>
          <w:trHeight w:val="402"/>
          <w:del w:id="229" w:author="Hetvi Topiwala" w:date="2026-04-10T12:21:00Z"/>
        </w:trPr>
        <w:tc>
          <w:tcPr>
            <w:tcW w:w="715" w:type="dxa"/>
          </w:tcPr>
          <w:p w14:paraId="55A96F4C" w14:textId="7288B0BF" w:rsidR="00885A0C" w:rsidDel="00D73326" w:rsidRDefault="00000000" w:rsidP="009A165B">
            <w:pPr>
              <w:pStyle w:val="TableParagraph"/>
              <w:spacing w:line="268" w:lineRule="exact"/>
              <w:ind w:right="66"/>
              <w:jc w:val="both"/>
              <w:rPr>
                <w:del w:id="230" w:author="Hetvi Topiwala" w:date="2026-04-10T12:21:00Z" w16du:dateUtc="2026-04-10T06:51:00Z"/>
              </w:rPr>
            </w:pPr>
            <w:del w:id="231" w:author="Hetvi Topiwala" w:date="2026-04-10T12:21:00Z" w16du:dateUtc="2026-04-10T06:51:00Z">
              <w:r w:rsidDel="00D73326">
                <w:rPr>
                  <w:spacing w:val="-5"/>
                </w:rPr>
                <w:delText>5.</w:delText>
              </w:r>
            </w:del>
          </w:p>
        </w:tc>
        <w:tc>
          <w:tcPr>
            <w:tcW w:w="3540" w:type="dxa"/>
          </w:tcPr>
          <w:p w14:paraId="601FA7C0" w14:textId="00F19703" w:rsidR="00885A0C" w:rsidDel="00D73326" w:rsidRDefault="00885A0C" w:rsidP="009A165B">
            <w:pPr>
              <w:pStyle w:val="TableParagraph"/>
              <w:jc w:val="both"/>
              <w:rPr>
                <w:del w:id="232" w:author="Hetvi Topiwala" w:date="2026-04-10T12:21:00Z" w16du:dateUtc="2026-04-10T06:51:00Z"/>
                <w:rFonts w:ascii="Times New Roman"/>
              </w:rPr>
            </w:pPr>
          </w:p>
        </w:tc>
        <w:tc>
          <w:tcPr>
            <w:tcW w:w="2757" w:type="dxa"/>
          </w:tcPr>
          <w:p w14:paraId="3973553B" w14:textId="4F3AF8E0" w:rsidR="00885A0C" w:rsidDel="00D73326" w:rsidRDefault="00885A0C" w:rsidP="009A165B">
            <w:pPr>
              <w:pStyle w:val="TableParagraph"/>
              <w:jc w:val="both"/>
              <w:rPr>
                <w:del w:id="233" w:author="Hetvi Topiwala" w:date="2026-04-10T12:21:00Z" w16du:dateUtc="2026-04-10T06:51:00Z"/>
                <w:rFonts w:ascii="Times New Roman"/>
              </w:rPr>
            </w:pPr>
          </w:p>
        </w:tc>
        <w:tc>
          <w:tcPr>
            <w:tcW w:w="2004" w:type="dxa"/>
          </w:tcPr>
          <w:p w14:paraId="1899822A" w14:textId="246A785A" w:rsidR="00885A0C" w:rsidDel="00D73326" w:rsidRDefault="00885A0C" w:rsidP="009A165B">
            <w:pPr>
              <w:pStyle w:val="TableParagraph"/>
              <w:jc w:val="both"/>
              <w:rPr>
                <w:del w:id="234" w:author="Hetvi Topiwala" w:date="2026-04-10T12:21:00Z" w16du:dateUtc="2026-04-10T06:51:00Z"/>
                <w:rFonts w:ascii="Times New Roman"/>
              </w:rPr>
            </w:pPr>
          </w:p>
        </w:tc>
      </w:tr>
      <w:tr w:rsidR="00885A0C" w:rsidDel="00D73326" w14:paraId="419BCFE0" w14:textId="2B30CFB3">
        <w:trPr>
          <w:trHeight w:val="403"/>
          <w:del w:id="235" w:author="Hetvi Topiwala" w:date="2026-04-10T12:21:00Z"/>
        </w:trPr>
        <w:tc>
          <w:tcPr>
            <w:tcW w:w="715" w:type="dxa"/>
          </w:tcPr>
          <w:p w14:paraId="6A7D2557" w14:textId="06F59F8C" w:rsidR="00885A0C" w:rsidDel="00D73326" w:rsidRDefault="00000000" w:rsidP="009A165B">
            <w:pPr>
              <w:pStyle w:val="TableParagraph"/>
              <w:spacing w:line="268" w:lineRule="exact"/>
              <w:ind w:right="66"/>
              <w:jc w:val="both"/>
              <w:rPr>
                <w:del w:id="236" w:author="Hetvi Topiwala" w:date="2026-04-10T12:21:00Z" w16du:dateUtc="2026-04-10T06:51:00Z"/>
              </w:rPr>
            </w:pPr>
            <w:del w:id="237" w:author="Hetvi Topiwala" w:date="2026-04-10T12:21:00Z" w16du:dateUtc="2026-04-10T06:51:00Z">
              <w:r w:rsidDel="00D73326">
                <w:rPr>
                  <w:spacing w:val="-5"/>
                </w:rPr>
                <w:delText>6.</w:delText>
              </w:r>
            </w:del>
          </w:p>
        </w:tc>
        <w:tc>
          <w:tcPr>
            <w:tcW w:w="3540" w:type="dxa"/>
          </w:tcPr>
          <w:p w14:paraId="5E0E6B5F" w14:textId="17F6821F" w:rsidR="00885A0C" w:rsidDel="00D73326" w:rsidRDefault="00885A0C" w:rsidP="009A165B">
            <w:pPr>
              <w:pStyle w:val="TableParagraph"/>
              <w:jc w:val="both"/>
              <w:rPr>
                <w:del w:id="238" w:author="Hetvi Topiwala" w:date="2026-04-10T12:21:00Z" w16du:dateUtc="2026-04-10T06:51:00Z"/>
                <w:rFonts w:ascii="Times New Roman"/>
              </w:rPr>
            </w:pPr>
          </w:p>
        </w:tc>
        <w:tc>
          <w:tcPr>
            <w:tcW w:w="2757" w:type="dxa"/>
          </w:tcPr>
          <w:p w14:paraId="6A3A0383" w14:textId="66EAA4F1" w:rsidR="00885A0C" w:rsidDel="00D73326" w:rsidRDefault="00885A0C" w:rsidP="009A165B">
            <w:pPr>
              <w:pStyle w:val="TableParagraph"/>
              <w:jc w:val="both"/>
              <w:rPr>
                <w:del w:id="239" w:author="Hetvi Topiwala" w:date="2026-04-10T12:21:00Z" w16du:dateUtc="2026-04-10T06:51:00Z"/>
                <w:rFonts w:ascii="Times New Roman"/>
              </w:rPr>
            </w:pPr>
          </w:p>
        </w:tc>
        <w:tc>
          <w:tcPr>
            <w:tcW w:w="2004" w:type="dxa"/>
          </w:tcPr>
          <w:p w14:paraId="4EA596ED" w14:textId="52C6AEE8" w:rsidR="00885A0C" w:rsidDel="00D73326" w:rsidRDefault="00885A0C" w:rsidP="009A165B">
            <w:pPr>
              <w:pStyle w:val="TableParagraph"/>
              <w:jc w:val="both"/>
              <w:rPr>
                <w:del w:id="240" w:author="Hetvi Topiwala" w:date="2026-04-10T12:21:00Z" w16du:dateUtc="2026-04-10T06:51:00Z"/>
                <w:rFonts w:ascii="Times New Roman"/>
              </w:rPr>
            </w:pPr>
          </w:p>
        </w:tc>
      </w:tr>
      <w:tr w:rsidR="00885A0C" w:rsidDel="00D73326" w14:paraId="74FABE41" w14:textId="1A43A63D">
        <w:trPr>
          <w:trHeight w:val="402"/>
          <w:del w:id="241" w:author="Hetvi Topiwala" w:date="2026-04-10T12:21:00Z"/>
        </w:trPr>
        <w:tc>
          <w:tcPr>
            <w:tcW w:w="715" w:type="dxa"/>
          </w:tcPr>
          <w:p w14:paraId="11828CAF" w14:textId="3FAC94AA" w:rsidR="00885A0C" w:rsidDel="00D73326" w:rsidRDefault="00000000" w:rsidP="009A165B">
            <w:pPr>
              <w:pStyle w:val="TableParagraph"/>
              <w:spacing w:line="268" w:lineRule="exact"/>
              <w:ind w:right="66"/>
              <w:jc w:val="both"/>
              <w:rPr>
                <w:del w:id="242" w:author="Hetvi Topiwala" w:date="2026-04-10T12:21:00Z" w16du:dateUtc="2026-04-10T06:51:00Z"/>
              </w:rPr>
            </w:pPr>
            <w:del w:id="243" w:author="Hetvi Topiwala" w:date="2026-04-10T12:21:00Z" w16du:dateUtc="2026-04-10T06:51:00Z">
              <w:r w:rsidDel="00D73326">
                <w:rPr>
                  <w:spacing w:val="-5"/>
                </w:rPr>
                <w:delText>7.</w:delText>
              </w:r>
            </w:del>
          </w:p>
        </w:tc>
        <w:tc>
          <w:tcPr>
            <w:tcW w:w="3540" w:type="dxa"/>
          </w:tcPr>
          <w:p w14:paraId="585BD3EA" w14:textId="5AD01C3E" w:rsidR="00885A0C" w:rsidDel="00D73326" w:rsidRDefault="00885A0C" w:rsidP="009A165B">
            <w:pPr>
              <w:pStyle w:val="TableParagraph"/>
              <w:jc w:val="both"/>
              <w:rPr>
                <w:del w:id="244" w:author="Hetvi Topiwala" w:date="2026-04-10T12:21:00Z" w16du:dateUtc="2026-04-10T06:51:00Z"/>
                <w:rFonts w:ascii="Times New Roman"/>
              </w:rPr>
            </w:pPr>
          </w:p>
        </w:tc>
        <w:tc>
          <w:tcPr>
            <w:tcW w:w="2757" w:type="dxa"/>
          </w:tcPr>
          <w:p w14:paraId="55DD96A4" w14:textId="7CD8523B" w:rsidR="00885A0C" w:rsidDel="00D73326" w:rsidRDefault="00885A0C" w:rsidP="009A165B">
            <w:pPr>
              <w:pStyle w:val="TableParagraph"/>
              <w:jc w:val="both"/>
              <w:rPr>
                <w:del w:id="245" w:author="Hetvi Topiwala" w:date="2026-04-10T12:21:00Z" w16du:dateUtc="2026-04-10T06:51:00Z"/>
                <w:rFonts w:ascii="Times New Roman"/>
              </w:rPr>
            </w:pPr>
          </w:p>
        </w:tc>
        <w:tc>
          <w:tcPr>
            <w:tcW w:w="2004" w:type="dxa"/>
          </w:tcPr>
          <w:p w14:paraId="30E8FB3A" w14:textId="11D7AE3A" w:rsidR="00885A0C" w:rsidDel="00D73326" w:rsidRDefault="00885A0C" w:rsidP="009A165B">
            <w:pPr>
              <w:pStyle w:val="TableParagraph"/>
              <w:jc w:val="both"/>
              <w:rPr>
                <w:del w:id="246" w:author="Hetvi Topiwala" w:date="2026-04-10T12:21:00Z" w16du:dateUtc="2026-04-10T06:51:00Z"/>
                <w:rFonts w:ascii="Times New Roman"/>
              </w:rPr>
            </w:pPr>
          </w:p>
        </w:tc>
      </w:tr>
      <w:tr w:rsidR="00885A0C" w:rsidDel="00D73326" w14:paraId="368A5649" w14:textId="055FF804">
        <w:trPr>
          <w:trHeight w:val="402"/>
          <w:del w:id="247" w:author="Hetvi Topiwala" w:date="2026-04-10T12:21:00Z"/>
        </w:trPr>
        <w:tc>
          <w:tcPr>
            <w:tcW w:w="715" w:type="dxa"/>
          </w:tcPr>
          <w:p w14:paraId="5261A9D1" w14:textId="1B5EC7BE" w:rsidR="00885A0C" w:rsidDel="00D73326" w:rsidRDefault="00000000" w:rsidP="009A165B">
            <w:pPr>
              <w:pStyle w:val="TableParagraph"/>
              <w:spacing w:line="268" w:lineRule="exact"/>
              <w:ind w:right="66"/>
              <w:jc w:val="both"/>
              <w:rPr>
                <w:del w:id="248" w:author="Hetvi Topiwala" w:date="2026-04-10T12:21:00Z" w16du:dateUtc="2026-04-10T06:51:00Z"/>
              </w:rPr>
            </w:pPr>
            <w:del w:id="249" w:author="Hetvi Topiwala" w:date="2026-04-10T12:21:00Z" w16du:dateUtc="2026-04-10T06:51:00Z">
              <w:r w:rsidDel="00D73326">
                <w:rPr>
                  <w:spacing w:val="-5"/>
                </w:rPr>
                <w:delText>8.</w:delText>
              </w:r>
            </w:del>
          </w:p>
        </w:tc>
        <w:tc>
          <w:tcPr>
            <w:tcW w:w="3540" w:type="dxa"/>
          </w:tcPr>
          <w:p w14:paraId="07BC877A" w14:textId="1E217FF8" w:rsidR="00885A0C" w:rsidDel="00D73326" w:rsidRDefault="00885A0C" w:rsidP="009A165B">
            <w:pPr>
              <w:pStyle w:val="TableParagraph"/>
              <w:jc w:val="both"/>
              <w:rPr>
                <w:del w:id="250" w:author="Hetvi Topiwala" w:date="2026-04-10T12:21:00Z" w16du:dateUtc="2026-04-10T06:51:00Z"/>
                <w:rFonts w:ascii="Times New Roman"/>
              </w:rPr>
            </w:pPr>
          </w:p>
        </w:tc>
        <w:tc>
          <w:tcPr>
            <w:tcW w:w="2757" w:type="dxa"/>
          </w:tcPr>
          <w:p w14:paraId="66A610E9" w14:textId="06370C90" w:rsidR="00885A0C" w:rsidDel="00D73326" w:rsidRDefault="00885A0C" w:rsidP="009A165B">
            <w:pPr>
              <w:pStyle w:val="TableParagraph"/>
              <w:jc w:val="both"/>
              <w:rPr>
                <w:del w:id="251" w:author="Hetvi Topiwala" w:date="2026-04-10T12:21:00Z" w16du:dateUtc="2026-04-10T06:51:00Z"/>
                <w:rFonts w:ascii="Times New Roman"/>
              </w:rPr>
            </w:pPr>
          </w:p>
        </w:tc>
        <w:tc>
          <w:tcPr>
            <w:tcW w:w="2004" w:type="dxa"/>
          </w:tcPr>
          <w:p w14:paraId="0BE3A053" w14:textId="08E99E06" w:rsidR="00885A0C" w:rsidDel="00D73326" w:rsidRDefault="00885A0C" w:rsidP="009A165B">
            <w:pPr>
              <w:pStyle w:val="TableParagraph"/>
              <w:jc w:val="both"/>
              <w:rPr>
                <w:del w:id="252" w:author="Hetvi Topiwala" w:date="2026-04-10T12:21:00Z" w16du:dateUtc="2026-04-10T06:51:00Z"/>
                <w:rFonts w:ascii="Times New Roman"/>
              </w:rPr>
            </w:pPr>
          </w:p>
        </w:tc>
      </w:tr>
      <w:tr w:rsidR="00885A0C" w:rsidDel="00D73326" w14:paraId="0578B48B" w14:textId="59EEEFE5">
        <w:trPr>
          <w:trHeight w:val="402"/>
          <w:del w:id="253" w:author="Hetvi Topiwala" w:date="2026-04-10T12:21:00Z"/>
        </w:trPr>
        <w:tc>
          <w:tcPr>
            <w:tcW w:w="715" w:type="dxa"/>
          </w:tcPr>
          <w:p w14:paraId="741D08F5" w14:textId="043D1EF0" w:rsidR="00885A0C" w:rsidDel="00D73326" w:rsidRDefault="00000000" w:rsidP="009A165B">
            <w:pPr>
              <w:pStyle w:val="TableParagraph"/>
              <w:spacing w:line="268" w:lineRule="exact"/>
              <w:ind w:right="66"/>
              <w:jc w:val="both"/>
              <w:rPr>
                <w:del w:id="254" w:author="Hetvi Topiwala" w:date="2026-04-10T12:21:00Z" w16du:dateUtc="2026-04-10T06:51:00Z"/>
              </w:rPr>
            </w:pPr>
            <w:del w:id="255" w:author="Hetvi Topiwala" w:date="2026-04-10T12:21:00Z" w16du:dateUtc="2026-04-10T06:51:00Z">
              <w:r w:rsidDel="00D73326">
                <w:rPr>
                  <w:spacing w:val="-5"/>
                </w:rPr>
                <w:delText>9.</w:delText>
              </w:r>
            </w:del>
          </w:p>
        </w:tc>
        <w:tc>
          <w:tcPr>
            <w:tcW w:w="3540" w:type="dxa"/>
          </w:tcPr>
          <w:p w14:paraId="18ED8210" w14:textId="37D88533" w:rsidR="00885A0C" w:rsidDel="00D73326" w:rsidRDefault="00885A0C" w:rsidP="009A165B">
            <w:pPr>
              <w:pStyle w:val="TableParagraph"/>
              <w:jc w:val="both"/>
              <w:rPr>
                <w:del w:id="256" w:author="Hetvi Topiwala" w:date="2026-04-10T12:21:00Z" w16du:dateUtc="2026-04-10T06:51:00Z"/>
                <w:rFonts w:ascii="Times New Roman"/>
              </w:rPr>
            </w:pPr>
          </w:p>
        </w:tc>
        <w:tc>
          <w:tcPr>
            <w:tcW w:w="2757" w:type="dxa"/>
          </w:tcPr>
          <w:p w14:paraId="6AA35862" w14:textId="087ACF38" w:rsidR="00885A0C" w:rsidDel="00D73326" w:rsidRDefault="00885A0C" w:rsidP="009A165B">
            <w:pPr>
              <w:pStyle w:val="TableParagraph"/>
              <w:jc w:val="both"/>
              <w:rPr>
                <w:del w:id="257" w:author="Hetvi Topiwala" w:date="2026-04-10T12:21:00Z" w16du:dateUtc="2026-04-10T06:51:00Z"/>
                <w:rFonts w:ascii="Times New Roman"/>
              </w:rPr>
            </w:pPr>
          </w:p>
        </w:tc>
        <w:tc>
          <w:tcPr>
            <w:tcW w:w="2004" w:type="dxa"/>
          </w:tcPr>
          <w:p w14:paraId="178286C3" w14:textId="6A6C5B14" w:rsidR="00885A0C" w:rsidDel="00D73326" w:rsidRDefault="00885A0C" w:rsidP="009A165B">
            <w:pPr>
              <w:pStyle w:val="TableParagraph"/>
              <w:jc w:val="both"/>
              <w:rPr>
                <w:del w:id="258" w:author="Hetvi Topiwala" w:date="2026-04-10T12:21:00Z" w16du:dateUtc="2026-04-10T06:51:00Z"/>
                <w:rFonts w:ascii="Times New Roman"/>
              </w:rPr>
            </w:pPr>
          </w:p>
        </w:tc>
      </w:tr>
      <w:tr w:rsidR="00885A0C" w:rsidDel="00D73326" w14:paraId="72A63F8B" w14:textId="2B32B319">
        <w:trPr>
          <w:trHeight w:val="402"/>
          <w:del w:id="259" w:author="Hetvi Topiwala" w:date="2026-04-10T12:21:00Z"/>
        </w:trPr>
        <w:tc>
          <w:tcPr>
            <w:tcW w:w="715" w:type="dxa"/>
          </w:tcPr>
          <w:p w14:paraId="02B2F9D6" w14:textId="5384BDB3" w:rsidR="00885A0C" w:rsidDel="00D73326" w:rsidRDefault="00000000" w:rsidP="009A165B">
            <w:pPr>
              <w:pStyle w:val="TableParagraph"/>
              <w:spacing w:line="268" w:lineRule="exact"/>
              <w:ind w:right="9"/>
              <w:jc w:val="both"/>
              <w:rPr>
                <w:del w:id="260" w:author="Hetvi Topiwala" w:date="2026-04-10T12:21:00Z" w16du:dateUtc="2026-04-10T06:51:00Z"/>
              </w:rPr>
            </w:pPr>
            <w:del w:id="261" w:author="Hetvi Topiwala" w:date="2026-04-10T12:21:00Z" w16du:dateUtc="2026-04-10T06:51:00Z">
              <w:r w:rsidDel="00D73326">
                <w:rPr>
                  <w:spacing w:val="-5"/>
                </w:rPr>
                <w:delText>10</w:delText>
              </w:r>
            </w:del>
          </w:p>
        </w:tc>
        <w:tc>
          <w:tcPr>
            <w:tcW w:w="3540" w:type="dxa"/>
          </w:tcPr>
          <w:p w14:paraId="27274935" w14:textId="266E7138" w:rsidR="00885A0C" w:rsidDel="00D73326" w:rsidRDefault="00885A0C" w:rsidP="009A165B">
            <w:pPr>
              <w:pStyle w:val="TableParagraph"/>
              <w:jc w:val="both"/>
              <w:rPr>
                <w:del w:id="262" w:author="Hetvi Topiwala" w:date="2026-04-10T12:21:00Z" w16du:dateUtc="2026-04-10T06:51:00Z"/>
                <w:rFonts w:ascii="Times New Roman"/>
              </w:rPr>
            </w:pPr>
          </w:p>
        </w:tc>
        <w:tc>
          <w:tcPr>
            <w:tcW w:w="2757" w:type="dxa"/>
          </w:tcPr>
          <w:p w14:paraId="29302E28" w14:textId="75FA281D" w:rsidR="00885A0C" w:rsidDel="00D73326" w:rsidRDefault="00885A0C" w:rsidP="009A165B">
            <w:pPr>
              <w:pStyle w:val="TableParagraph"/>
              <w:jc w:val="both"/>
              <w:rPr>
                <w:del w:id="263" w:author="Hetvi Topiwala" w:date="2026-04-10T12:21:00Z" w16du:dateUtc="2026-04-10T06:51:00Z"/>
                <w:rFonts w:ascii="Times New Roman"/>
              </w:rPr>
            </w:pPr>
          </w:p>
        </w:tc>
        <w:tc>
          <w:tcPr>
            <w:tcW w:w="2004" w:type="dxa"/>
          </w:tcPr>
          <w:p w14:paraId="38676BFB" w14:textId="18E1D846" w:rsidR="00885A0C" w:rsidDel="00D73326" w:rsidRDefault="00885A0C" w:rsidP="009A165B">
            <w:pPr>
              <w:pStyle w:val="TableParagraph"/>
              <w:jc w:val="both"/>
              <w:rPr>
                <w:del w:id="264" w:author="Hetvi Topiwala" w:date="2026-04-10T12:21:00Z" w16du:dateUtc="2026-04-10T06:51:00Z"/>
                <w:rFonts w:ascii="Times New Roman"/>
              </w:rPr>
            </w:pPr>
          </w:p>
        </w:tc>
      </w:tr>
      <w:tr w:rsidR="00885A0C" w:rsidDel="00D73326" w14:paraId="43A2A2EC" w14:textId="10901BE9">
        <w:trPr>
          <w:trHeight w:val="402"/>
          <w:del w:id="265" w:author="Hetvi Topiwala" w:date="2026-04-10T12:21:00Z"/>
        </w:trPr>
        <w:tc>
          <w:tcPr>
            <w:tcW w:w="715" w:type="dxa"/>
          </w:tcPr>
          <w:p w14:paraId="6EE09CA6" w14:textId="49CEB429" w:rsidR="00885A0C" w:rsidDel="00D73326" w:rsidRDefault="00000000" w:rsidP="009A165B">
            <w:pPr>
              <w:pStyle w:val="TableParagraph"/>
              <w:spacing w:line="268" w:lineRule="exact"/>
              <w:ind w:right="9"/>
              <w:jc w:val="both"/>
              <w:rPr>
                <w:del w:id="266" w:author="Hetvi Topiwala" w:date="2026-04-10T12:21:00Z" w16du:dateUtc="2026-04-10T06:51:00Z"/>
              </w:rPr>
            </w:pPr>
            <w:del w:id="267" w:author="Hetvi Topiwala" w:date="2026-04-10T12:21:00Z" w16du:dateUtc="2026-04-10T06:51:00Z">
              <w:r w:rsidDel="00D73326">
                <w:rPr>
                  <w:spacing w:val="-5"/>
                </w:rPr>
                <w:delText>11</w:delText>
              </w:r>
            </w:del>
          </w:p>
        </w:tc>
        <w:tc>
          <w:tcPr>
            <w:tcW w:w="3540" w:type="dxa"/>
          </w:tcPr>
          <w:p w14:paraId="39E66E89" w14:textId="19E263B6" w:rsidR="00885A0C" w:rsidDel="00D73326" w:rsidRDefault="00885A0C" w:rsidP="009A165B">
            <w:pPr>
              <w:pStyle w:val="TableParagraph"/>
              <w:jc w:val="both"/>
              <w:rPr>
                <w:del w:id="268" w:author="Hetvi Topiwala" w:date="2026-04-10T12:21:00Z" w16du:dateUtc="2026-04-10T06:51:00Z"/>
                <w:rFonts w:ascii="Times New Roman"/>
              </w:rPr>
            </w:pPr>
          </w:p>
        </w:tc>
        <w:tc>
          <w:tcPr>
            <w:tcW w:w="2757" w:type="dxa"/>
          </w:tcPr>
          <w:p w14:paraId="582B5CB4" w14:textId="1D17F64A" w:rsidR="00885A0C" w:rsidDel="00D73326" w:rsidRDefault="00885A0C" w:rsidP="009A165B">
            <w:pPr>
              <w:pStyle w:val="TableParagraph"/>
              <w:jc w:val="both"/>
              <w:rPr>
                <w:del w:id="269" w:author="Hetvi Topiwala" w:date="2026-04-10T12:21:00Z" w16du:dateUtc="2026-04-10T06:51:00Z"/>
                <w:rFonts w:ascii="Times New Roman"/>
              </w:rPr>
            </w:pPr>
          </w:p>
        </w:tc>
        <w:tc>
          <w:tcPr>
            <w:tcW w:w="2004" w:type="dxa"/>
          </w:tcPr>
          <w:p w14:paraId="1290448D" w14:textId="3B503F10" w:rsidR="00885A0C" w:rsidDel="00D73326" w:rsidRDefault="00885A0C" w:rsidP="009A165B">
            <w:pPr>
              <w:pStyle w:val="TableParagraph"/>
              <w:jc w:val="both"/>
              <w:rPr>
                <w:del w:id="270" w:author="Hetvi Topiwala" w:date="2026-04-10T12:21:00Z" w16du:dateUtc="2026-04-10T06:51:00Z"/>
                <w:rFonts w:ascii="Times New Roman"/>
              </w:rPr>
            </w:pPr>
          </w:p>
        </w:tc>
      </w:tr>
      <w:tr w:rsidR="00885A0C" w:rsidDel="00D73326" w14:paraId="2FB16FFA" w14:textId="35886C86">
        <w:trPr>
          <w:trHeight w:val="402"/>
          <w:del w:id="271" w:author="Hetvi Topiwala" w:date="2026-04-10T12:21:00Z"/>
        </w:trPr>
        <w:tc>
          <w:tcPr>
            <w:tcW w:w="715" w:type="dxa"/>
          </w:tcPr>
          <w:p w14:paraId="51511F6F" w14:textId="196CD2D7" w:rsidR="00885A0C" w:rsidDel="00D73326" w:rsidRDefault="00000000" w:rsidP="009A165B">
            <w:pPr>
              <w:pStyle w:val="TableParagraph"/>
              <w:spacing w:line="268" w:lineRule="exact"/>
              <w:ind w:right="9"/>
              <w:jc w:val="both"/>
              <w:rPr>
                <w:del w:id="272" w:author="Hetvi Topiwala" w:date="2026-04-10T12:21:00Z" w16du:dateUtc="2026-04-10T06:51:00Z"/>
              </w:rPr>
            </w:pPr>
            <w:del w:id="273" w:author="Hetvi Topiwala" w:date="2026-04-10T12:21:00Z" w16du:dateUtc="2026-04-10T06:51:00Z">
              <w:r w:rsidDel="00D73326">
                <w:rPr>
                  <w:spacing w:val="-5"/>
                </w:rPr>
                <w:delText>12</w:delText>
              </w:r>
            </w:del>
          </w:p>
        </w:tc>
        <w:tc>
          <w:tcPr>
            <w:tcW w:w="3540" w:type="dxa"/>
          </w:tcPr>
          <w:p w14:paraId="302FCE26" w14:textId="7EE12E9C" w:rsidR="00885A0C" w:rsidDel="00D73326" w:rsidRDefault="00885A0C" w:rsidP="009A165B">
            <w:pPr>
              <w:pStyle w:val="TableParagraph"/>
              <w:jc w:val="both"/>
              <w:rPr>
                <w:del w:id="274" w:author="Hetvi Topiwala" w:date="2026-04-10T12:21:00Z" w16du:dateUtc="2026-04-10T06:51:00Z"/>
                <w:rFonts w:ascii="Times New Roman"/>
              </w:rPr>
            </w:pPr>
          </w:p>
        </w:tc>
        <w:tc>
          <w:tcPr>
            <w:tcW w:w="2757" w:type="dxa"/>
          </w:tcPr>
          <w:p w14:paraId="35046611" w14:textId="1FC612D5" w:rsidR="00885A0C" w:rsidDel="00D73326" w:rsidRDefault="00885A0C" w:rsidP="009A165B">
            <w:pPr>
              <w:pStyle w:val="TableParagraph"/>
              <w:jc w:val="both"/>
              <w:rPr>
                <w:del w:id="275" w:author="Hetvi Topiwala" w:date="2026-04-10T12:21:00Z" w16du:dateUtc="2026-04-10T06:51:00Z"/>
                <w:rFonts w:ascii="Times New Roman"/>
              </w:rPr>
            </w:pPr>
          </w:p>
        </w:tc>
        <w:tc>
          <w:tcPr>
            <w:tcW w:w="2004" w:type="dxa"/>
          </w:tcPr>
          <w:p w14:paraId="04CC60FD" w14:textId="0CCD281C" w:rsidR="00885A0C" w:rsidDel="00D73326" w:rsidRDefault="00885A0C" w:rsidP="009A165B">
            <w:pPr>
              <w:pStyle w:val="TableParagraph"/>
              <w:jc w:val="both"/>
              <w:rPr>
                <w:del w:id="276" w:author="Hetvi Topiwala" w:date="2026-04-10T12:21:00Z" w16du:dateUtc="2026-04-10T06:51:00Z"/>
                <w:rFonts w:ascii="Times New Roman"/>
              </w:rPr>
            </w:pPr>
          </w:p>
        </w:tc>
      </w:tr>
      <w:tr w:rsidR="00885A0C" w:rsidDel="00D73326" w14:paraId="198AF568" w14:textId="48435B37">
        <w:trPr>
          <w:trHeight w:val="402"/>
          <w:del w:id="277" w:author="Hetvi Topiwala" w:date="2026-04-10T12:21:00Z"/>
        </w:trPr>
        <w:tc>
          <w:tcPr>
            <w:tcW w:w="715" w:type="dxa"/>
          </w:tcPr>
          <w:p w14:paraId="452187C9" w14:textId="2D9FFDDA" w:rsidR="00885A0C" w:rsidDel="00D73326" w:rsidRDefault="00000000" w:rsidP="009A165B">
            <w:pPr>
              <w:pStyle w:val="TableParagraph"/>
              <w:spacing w:line="268" w:lineRule="exact"/>
              <w:ind w:right="9"/>
              <w:jc w:val="both"/>
              <w:rPr>
                <w:del w:id="278" w:author="Hetvi Topiwala" w:date="2026-04-10T12:21:00Z" w16du:dateUtc="2026-04-10T06:51:00Z"/>
              </w:rPr>
            </w:pPr>
            <w:del w:id="279" w:author="Hetvi Topiwala" w:date="2026-04-10T12:21:00Z" w16du:dateUtc="2026-04-10T06:51:00Z">
              <w:r w:rsidDel="00D73326">
                <w:rPr>
                  <w:spacing w:val="-5"/>
                </w:rPr>
                <w:delText>13</w:delText>
              </w:r>
            </w:del>
          </w:p>
        </w:tc>
        <w:tc>
          <w:tcPr>
            <w:tcW w:w="3540" w:type="dxa"/>
          </w:tcPr>
          <w:p w14:paraId="32630C2D" w14:textId="6DDA5CCC" w:rsidR="00885A0C" w:rsidDel="00D73326" w:rsidRDefault="00885A0C" w:rsidP="009A165B">
            <w:pPr>
              <w:pStyle w:val="TableParagraph"/>
              <w:jc w:val="both"/>
              <w:rPr>
                <w:del w:id="280" w:author="Hetvi Topiwala" w:date="2026-04-10T12:21:00Z" w16du:dateUtc="2026-04-10T06:51:00Z"/>
                <w:rFonts w:ascii="Times New Roman"/>
              </w:rPr>
            </w:pPr>
          </w:p>
        </w:tc>
        <w:tc>
          <w:tcPr>
            <w:tcW w:w="2757" w:type="dxa"/>
          </w:tcPr>
          <w:p w14:paraId="1CD6F23E" w14:textId="6D26FEAF" w:rsidR="00885A0C" w:rsidDel="00D73326" w:rsidRDefault="00885A0C" w:rsidP="009A165B">
            <w:pPr>
              <w:pStyle w:val="TableParagraph"/>
              <w:jc w:val="both"/>
              <w:rPr>
                <w:del w:id="281" w:author="Hetvi Topiwala" w:date="2026-04-10T12:21:00Z" w16du:dateUtc="2026-04-10T06:51:00Z"/>
                <w:rFonts w:ascii="Times New Roman"/>
              </w:rPr>
            </w:pPr>
          </w:p>
        </w:tc>
        <w:tc>
          <w:tcPr>
            <w:tcW w:w="2004" w:type="dxa"/>
          </w:tcPr>
          <w:p w14:paraId="7D17EA78" w14:textId="0C057417" w:rsidR="00885A0C" w:rsidDel="00D73326" w:rsidRDefault="00885A0C" w:rsidP="009A165B">
            <w:pPr>
              <w:pStyle w:val="TableParagraph"/>
              <w:jc w:val="both"/>
              <w:rPr>
                <w:del w:id="282" w:author="Hetvi Topiwala" w:date="2026-04-10T12:21:00Z" w16du:dateUtc="2026-04-10T06:51:00Z"/>
                <w:rFonts w:ascii="Times New Roman"/>
              </w:rPr>
            </w:pPr>
          </w:p>
        </w:tc>
      </w:tr>
      <w:tr w:rsidR="00885A0C" w:rsidDel="00D73326" w14:paraId="3F68C502" w14:textId="08D971E2">
        <w:trPr>
          <w:trHeight w:val="402"/>
          <w:del w:id="283" w:author="Hetvi Topiwala" w:date="2026-04-10T12:21:00Z"/>
        </w:trPr>
        <w:tc>
          <w:tcPr>
            <w:tcW w:w="715" w:type="dxa"/>
          </w:tcPr>
          <w:p w14:paraId="02F55B58" w14:textId="6EE6BCBE" w:rsidR="00885A0C" w:rsidDel="00D73326" w:rsidRDefault="00000000" w:rsidP="009A165B">
            <w:pPr>
              <w:pStyle w:val="TableParagraph"/>
              <w:spacing w:line="268" w:lineRule="exact"/>
              <w:ind w:right="9"/>
              <w:jc w:val="both"/>
              <w:rPr>
                <w:del w:id="284" w:author="Hetvi Topiwala" w:date="2026-04-10T12:21:00Z" w16du:dateUtc="2026-04-10T06:51:00Z"/>
              </w:rPr>
            </w:pPr>
            <w:del w:id="285" w:author="Hetvi Topiwala" w:date="2026-04-10T12:21:00Z" w16du:dateUtc="2026-04-10T06:51:00Z">
              <w:r w:rsidDel="00D73326">
                <w:rPr>
                  <w:spacing w:val="-5"/>
                </w:rPr>
                <w:delText>14</w:delText>
              </w:r>
            </w:del>
          </w:p>
        </w:tc>
        <w:tc>
          <w:tcPr>
            <w:tcW w:w="3540" w:type="dxa"/>
          </w:tcPr>
          <w:p w14:paraId="19BDFA2A" w14:textId="24E3C3CE" w:rsidR="00885A0C" w:rsidDel="00D73326" w:rsidRDefault="00885A0C" w:rsidP="009A165B">
            <w:pPr>
              <w:pStyle w:val="TableParagraph"/>
              <w:jc w:val="both"/>
              <w:rPr>
                <w:del w:id="286" w:author="Hetvi Topiwala" w:date="2026-04-10T12:21:00Z" w16du:dateUtc="2026-04-10T06:51:00Z"/>
                <w:rFonts w:ascii="Times New Roman"/>
              </w:rPr>
            </w:pPr>
          </w:p>
        </w:tc>
        <w:tc>
          <w:tcPr>
            <w:tcW w:w="2757" w:type="dxa"/>
          </w:tcPr>
          <w:p w14:paraId="2832E3C5" w14:textId="50DB7633" w:rsidR="00885A0C" w:rsidDel="00D73326" w:rsidRDefault="00885A0C" w:rsidP="009A165B">
            <w:pPr>
              <w:pStyle w:val="TableParagraph"/>
              <w:jc w:val="both"/>
              <w:rPr>
                <w:del w:id="287" w:author="Hetvi Topiwala" w:date="2026-04-10T12:21:00Z" w16du:dateUtc="2026-04-10T06:51:00Z"/>
                <w:rFonts w:ascii="Times New Roman"/>
              </w:rPr>
            </w:pPr>
          </w:p>
        </w:tc>
        <w:tc>
          <w:tcPr>
            <w:tcW w:w="2004" w:type="dxa"/>
          </w:tcPr>
          <w:p w14:paraId="4358C420" w14:textId="0E525D7E" w:rsidR="00885A0C" w:rsidDel="00D73326" w:rsidRDefault="00885A0C" w:rsidP="009A165B">
            <w:pPr>
              <w:pStyle w:val="TableParagraph"/>
              <w:jc w:val="both"/>
              <w:rPr>
                <w:del w:id="288" w:author="Hetvi Topiwala" w:date="2026-04-10T12:21:00Z" w16du:dateUtc="2026-04-10T06:51:00Z"/>
                <w:rFonts w:ascii="Times New Roman"/>
              </w:rPr>
            </w:pPr>
          </w:p>
        </w:tc>
      </w:tr>
      <w:tr w:rsidR="00885A0C" w:rsidDel="00D73326" w14:paraId="61F55E2D" w14:textId="141DE4F7">
        <w:trPr>
          <w:trHeight w:val="403"/>
          <w:del w:id="289" w:author="Hetvi Topiwala" w:date="2026-04-10T12:21:00Z"/>
        </w:trPr>
        <w:tc>
          <w:tcPr>
            <w:tcW w:w="715" w:type="dxa"/>
          </w:tcPr>
          <w:p w14:paraId="315ABF36" w14:textId="30E52C7B" w:rsidR="00885A0C" w:rsidDel="00D73326" w:rsidRDefault="00000000" w:rsidP="009A165B">
            <w:pPr>
              <w:pStyle w:val="TableParagraph"/>
              <w:spacing w:line="268" w:lineRule="exact"/>
              <w:ind w:right="9"/>
              <w:jc w:val="both"/>
              <w:rPr>
                <w:del w:id="290" w:author="Hetvi Topiwala" w:date="2026-04-10T12:21:00Z" w16du:dateUtc="2026-04-10T06:51:00Z"/>
              </w:rPr>
            </w:pPr>
            <w:del w:id="291" w:author="Hetvi Topiwala" w:date="2026-04-10T12:21:00Z" w16du:dateUtc="2026-04-10T06:51:00Z">
              <w:r w:rsidDel="00D73326">
                <w:rPr>
                  <w:spacing w:val="-5"/>
                </w:rPr>
                <w:delText>15</w:delText>
              </w:r>
            </w:del>
          </w:p>
        </w:tc>
        <w:tc>
          <w:tcPr>
            <w:tcW w:w="3540" w:type="dxa"/>
          </w:tcPr>
          <w:p w14:paraId="01663A29" w14:textId="62E827F9" w:rsidR="00885A0C" w:rsidDel="00D73326" w:rsidRDefault="00885A0C" w:rsidP="009A165B">
            <w:pPr>
              <w:pStyle w:val="TableParagraph"/>
              <w:jc w:val="both"/>
              <w:rPr>
                <w:del w:id="292" w:author="Hetvi Topiwala" w:date="2026-04-10T12:21:00Z" w16du:dateUtc="2026-04-10T06:51:00Z"/>
                <w:rFonts w:ascii="Times New Roman"/>
              </w:rPr>
            </w:pPr>
          </w:p>
        </w:tc>
        <w:tc>
          <w:tcPr>
            <w:tcW w:w="2757" w:type="dxa"/>
          </w:tcPr>
          <w:p w14:paraId="49D1EB92" w14:textId="7F526B9F" w:rsidR="00885A0C" w:rsidDel="00D73326" w:rsidRDefault="00885A0C" w:rsidP="009A165B">
            <w:pPr>
              <w:pStyle w:val="TableParagraph"/>
              <w:jc w:val="both"/>
              <w:rPr>
                <w:del w:id="293" w:author="Hetvi Topiwala" w:date="2026-04-10T12:21:00Z" w16du:dateUtc="2026-04-10T06:51:00Z"/>
                <w:rFonts w:ascii="Times New Roman"/>
              </w:rPr>
            </w:pPr>
          </w:p>
        </w:tc>
        <w:tc>
          <w:tcPr>
            <w:tcW w:w="2004" w:type="dxa"/>
          </w:tcPr>
          <w:p w14:paraId="15470E1E" w14:textId="17F7AFBF" w:rsidR="00885A0C" w:rsidDel="00D73326" w:rsidRDefault="00885A0C" w:rsidP="009A165B">
            <w:pPr>
              <w:pStyle w:val="TableParagraph"/>
              <w:jc w:val="both"/>
              <w:rPr>
                <w:del w:id="294" w:author="Hetvi Topiwala" w:date="2026-04-10T12:21:00Z" w16du:dateUtc="2026-04-10T06:51:00Z"/>
                <w:rFonts w:ascii="Times New Roman"/>
              </w:rPr>
            </w:pPr>
          </w:p>
        </w:tc>
      </w:tr>
    </w:tbl>
    <w:p w14:paraId="1D2AD6EA" w14:textId="77777777" w:rsidR="00E234A2" w:rsidRDefault="00E234A2" w:rsidP="009A165B">
      <w:pPr>
        <w:jc w:val="both"/>
      </w:pPr>
    </w:p>
    <w:p w14:paraId="36DDB53E" w14:textId="77777777" w:rsidR="00A440E6" w:rsidRDefault="00A440E6" w:rsidP="009A165B">
      <w:pPr>
        <w:jc w:val="both"/>
      </w:pPr>
    </w:p>
    <w:p w14:paraId="37EC0676" w14:textId="77777777" w:rsidR="00A440E6" w:rsidRDefault="00A440E6" w:rsidP="009A165B">
      <w:pPr>
        <w:jc w:val="both"/>
      </w:pPr>
    </w:p>
    <w:p w14:paraId="122B432D" w14:textId="77777777" w:rsidR="00A440E6" w:rsidRDefault="00A440E6" w:rsidP="009A165B">
      <w:pPr>
        <w:jc w:val="both"/>
      </w:pPr>
    </w:p>
    <w:p w14:paraId="130C2FFD" w14:textId="77777777" w:rsidR="00A440E6" w:rsidRDefault="00A440E6" w:rsidP="009A165B">
      <w:pPr>
        <w:jc w:val="both"/>
      </w:pPr>
    </w:p>
    <w:p w14:paraId="568042DC" w14:textId="77777777" w:rsidR="00A440E6" w:rsidRDefault="00A440E6" w:rsidP="009A165B">
      <w:pPr>
        <w:jc w:val="both"/>
      </w:pPr>
    </w:p>
    <w:p w14:paraId="1E3F4531" w14:textId="77777777" w:rsidR="00A440E6" w:rsidRDefault="00A440E6" w:rsidP="009A165B">
      <w:pPr>
        <w:jc w:val="both"/>
      </w:pPr>
    </w:p>
    <w:p w14:paraId="11600D4B" w14:textId="77777777" w:rsidR="00A440E6" w:rsidRDefault="00A440E6" w:rsidP="009A165B">
      <w:pPr>
        <w:jc w:val="both"/>
      </w:pPr>
    </w:p>
    <w:p w14:paraId="28A7F43B" w14:textId="77777777" w:rsidR="00A440E6" w:rsidRDefault="00A440E6" w:rsidP="009A165B">
      <w:pPr>
        <w:jc w:val="both"/>
      </w:pPr>
    </w:p>
    <w:p w14:paraId="1A9062EB" w14:textId="77777777" w:rsidR="00A440E6" w:rsidRDefault="00A440E6" w:rsidP="009A165B">
      <w:pPr>
        <w:jc w:val="both"/>
      </w:pPr>
    </w:p>
    <w:p w14:paraId="4E933ADC" w14:textId="77777777" w:rsidR="00A440E6" w:rsidRDefault="00A440E6" w:rsidP="009A165B">
      <w:pPr>
        <w:jc w:val="both"/>
      </w:pPr>
    </w:p>
    <w:p w14:paraId="1A4EBAEB" w14:textId="77777777" w:rsidR="00D73326" w:rsidRDefault="00D73326" w:rsidP="009A165B">
      <w:pPr>
        <w:jc w:val="both"/>
      </w:pPr>
    </w:p>
    <w:p w14:paraId="376BEE1B" w14:textId="77777777" w:rsidR="00A440E6" w:rsidRPr="00A440E6" w:rsidRDefault="00A440E6" w:rsidP="00A440E6">
      <w:pPr>
        <w:jc w:val="center"/>
        <w:rPr>
          <w:ins w:id="295" w:author="Hetvi Topiwala" w:date="2026-04-10T12:21:00Z"/>
          <w:b/>
          <w:bCs/>
          <w:lang w:val="en-IN"/>
        </w:rPr>
      </w:pPr>
      <w:ins w:id="296" w:author="Hetvi Topiwala" w:date="2026-04-10T12:21:00Z">
        <w:r w:rsidRPr="00A440E6">
          <w:rPr>
            <w:b/>
            <w:bCs/>
            <w:lang w:val="en-IN"/>
          </w:rPr>
          <w:t>Employee Acknowledgment Form</w:t>
        </w:r>
      </w:ins>
    </w:p>
    <w:p w14:paraId="429A5355" w14:textId="77777777" w:rsidR="00A440E6" w:rsidRPr="00A440E6" w:rsidRDefault="00A440E6" w:rsidP="00A440E6">
      <w:pPr>
        <w:pStyle w:val="BodyText"/>
        <w:spacing w:before="134" w:line="360" w:lineRule="auto"/>
        <w:ind w:left="874" w:right="726"/>
        <w:jc w:val="both"/>
        <w:rPr>
          <w:ins w:id="297" w:author="Hetvi Topiwala" w:date="2026-04-10T12:21:00Z"/>
        </w:rPr>
      </w:pPr>
      <w:ins w:id="298" w:author="Hetvi Topiwala" w:date="2026-04-10T12:21:00Z">
        <w:r w:rsidRPr="00A440E6">
          <w:t xml:space="preserve">I acknowledge that I have received, read, and understood the Corporate Governance and Ethics Policy of </w:t>
        </w:r>
        <w:proofErr w:type="spellStart"/>
        <w:r w:rsidRPr="00A440E6">
          <w:t>RenewSys</w:t>
        </w:r>
        <w:proofErr w:type="spellEnd"/>
        <w:r w:rsidRPr="00A440E6">
          <w:t xml:space="preserve"> India Pvt. Ltd. and agree to comply with the principles set forth therein, including prevention of bribery and corruption, identification and disclosure of conflicts of interest, prevention of fraud, compliance with anti-money laundering requirements, and protection of confidential company and client information.</w:t>
        </w:r>
      </w:ins>
    </w:p>
    <w:p w14:paraId="357BAF55" w14:textId="168B696B" w:rsidR="00A440E6" w:rsidRPr="00A440E6" w:rsidRDefault="00A440E6" w:rsidP="00A440E6">
      <w:pPr>
        <w:pStyle w:val="BodyText"/>
        <w:spacing w:before="134" w:line="360" w:lineRule="auto"/>
        <w:ind w:left="874" w:right="726"/>
        <w:jc w:val="both"/>
        <w:rPr>
          <w:ins w:id="299" w:author="Hetvi Topiwala" w:date="2026-04-10T12:21:00Z"/>
        </w:rPr>
      </w:pPr>
      <w:ins w:id="300" w:author="Hetvi Topiwala" w:date="2026-04-10T12:21:00Z">
        <w:r w:rsidRPr="00A440E6">
          <w:t xml:space="preserve">I understand that it is my responsibility to adhere to this policy in all aspects of my professional conduct and to promptly report any suspected violations or unethical </w:t>
        </w:r>
        <w:proofErr w:type="spellStart"/>
        <w:r w:rsidRPr="00A440E6">
          <w:t>behaviour</w:t>
        </w:r>
        <w:proofErr w:type="spellEnd"/>
        <w:r w:rsidRPr="00A440E6">
          <w:t xml:space="preserve"> through the Company’s confidential whistleblower mechanism. I also understand that any breach of this policy may result in appropriate disciplinary action as per Company guidelines.</w:t>
        </w:r>
      </w:ins>
    </w:p>
    <w:p w14:paraId="65022658" w14:textId="47556232" w:rsidR="00A440E6" w:rsidRPr="00A440E6" w:rsidRDefault="00A440E6" w:rsidP="00A440E6">
      <w:pPr>
        <w:pStyle w:val="BodyText"/>
        <w:spacing w:before="134" w:line="360" w:lineRule="auto"/>
        <w:ind w:left="874" w:right="726"/>
        <w:jc w:val="both"/>
        <w:rPr>
          <w:ins w:id="301" w:author="Hetvi Topiwala" w:date="2026-04-10T12:21:00Z"/>
        </w:rPr>
      </w:pPr>
      <w:ins w:id="302" w:author="Hetvi Topiwala" w:date="2026-04-10T12:21:00Z">
        <w:r w:rsidRPr="00A440E6">
          <w:t xml:space="preserve">By signing this declaration, I confirm my commitment to maintaining the highest standards of integrity, accountability, transparency, and ethical conduct in all my responsibilities at </w:t>
        </w:r>
        <w:proofErr w:type="spellStart"/>
        <w:r w:rsidRPr="00A440E6">
          <w:t>RenewSys</w:t>
        </w:r>
      </w:ins>
      <w:proofErr w:type="spellEnd"/>
      <w:r w:rsidR="00372706">
        <w:t>,</w:t>
      </w:r>
    </w:p>
    <w:p w14:paraId="1E85EF56" w14:textId="6B46E2D5" w:rsidR="00A440E6" w:rsidRPr="00A440E6" w:rsidRDefault="00A440E6" w:rsidP="00A440E6">
      <w:pPr>
        <w:jc w:val="both"/>
        <w:rPr>
          <w:ins w:id="303" w:author="Hetvi Topiwala" w:date="2026-04-10T12:21:00Z"/>
          <w:lang w:val="en-IN"/>
        </w:rPr>
      </w:pPr>
    </w:p>
    <w:p w14:paraId="133B8944" w14:textId="77777777" w:rsidR="00A440E6" w:rsidRPr="00A440E6" w:rsidRDefault="00A440E6" w:rsidP="00A440E6">
      <w:pPr>
        <w:spacing w:line="600" w:lineRule="auto"/>
        <w:ind w:left="874"/>
        <w:rPr>
          <w:ins w:id="304" w:author="Hetvi Topiwala" w:date="2026-04-10T12:21:00Z"/>
          <w:lang w:val="en-IN"/>
        </w:rPr>
      </w:pPr>
      <w:ins w:id="305" w:author="Hetvi Topiwala" w:date="2026-04-10T12:21:00Z">
        <w:r w:rsidRPr="00A440E6">
          <w:rPr>
            <w:b/>
            <w:bCs/>
            <w:lang w:val="en-IN"/>
          </w:rPr>
          <w:t>Employee Name</w:t>
        </w:r>
        <w:r w:rsidRPr="00A440E6">
          <w:rPr>
            <w:lang w:val="en-IN"/>
          </w:rPr>
          <w:t>: _________________________</w:t>
        </w:r>
        <w:r w:rsidRPr="00A440E6">
          <w:rPr>
            <w:lang w:val="en-IN"/>
          </w:rPr>
          <w:br/>
        </w:r>
        <w:r w:rsidRPr="00A440E6">
          <w:rPr>
            <w:b/>
            <w:bCs/>
            <w:lang w:val="en-IN"/>
          </w:rPr>
          <w:t>Employee ID</w:t>
        </w:r>
        <w:r w:rsidRPr="00A440E6">
          <w:rPr>
            <w:lang w:val="en-IN"/>
          </w:rPr>
          <w:t>: _________________________</w:t>
        </w:r>
        <w:r w:rsidRPr="00A440E6">
          <w:rPr>
            <w:lang w:val="en-IN"/>
          </w:rPr>
          <w:br/>
        </w:r>
        <w:r w:rsidRPr="00A440E6">
          <w:rPr>
            <w:b/>
            <w:bCs/>
            <w:lang w:val="en-IN"/>
          </w:rPr>
          <w:t>Department</w:t>
        </w:r>
        <w:r w:rsidRPr="00A440E6">
          <w:rPr>
            <w:lang w:val="en-IN"/>
          </w:rPr>
          <w:t>: _________________________</w:t>
        </w:r>
        <w:r w:rsidRPr="00A440E6">
          <w:rPr>
            <w:lang w:val="en-IN"/>
          </w:rPr>
          <w:br/>
        </w:r>
        <w:r w:rsidRPr="00A440E6">
          <w:rPr>
            <w:b/>
            <w:bCs/>
            <w:lang w:val="en-IN"/>
          </w:rPr>
          <w:t>Signature</w:t>
        </w:r>
        <w:r w:rsidRPr="00A440E6">
          <w:rPr>
            <w:lang w:val="en-IN"/>
          </w:rPr>
          <w:t>: _________________________</w:t>
        </w:r>
      </w:ins>
    </w:p>
    <w:p w14:paraId="14E9EBB1" w14:textId="77777777" w:rsidR="00D73326" w:rsidRDefault="00D73326" w:rsidP="009A165B">
      <w:pPr>
        <w:jc w:val="both"/>
      </w:pPr>
    </w:p>
    <w:sectPr w:rsidR="00D73326">
      <w:headerReference w:type="default" r:id="rId15"/>
      <w:footerReference w:type="default" r:id="rId16"/>
      <w:pgSz w:w="11910" w:h="16840"/>
      <w:pgMar w:top="1740" w:right="708" w:bottom="920" w:left="708" w:header="646" w:footer="7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E87FA" w14:textId="77777777" w:rsidR="005C5F1F" w:rsidRDefault="005C5F1F">
      <w:r>
        <w:separator/>
      </w:r>
    </w:p>
  </w:endnote>
  <w:endnote w:type="continuationSeparator" w:id="0">
    <w:p w14:paraId="2FFBCE82" w14:textId="77777777" w:rsidR="005C5F1F" w:rsidRDefault="005C5F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C0BFF" w14:textId="77777777" w:rsidR="00885A0C" w:rsidRDefault="00000000">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5E785915" wp14:editId="7AA72257">
              <wp:simplePos x="0" y="0"/>
              <wp:positionH relativeFrom="page">
                <wp:posOffset>901700</wp:posOffset>
              </wp:positionH>
              <wp:positionV relativeFrom="page">
                <wp:posOffset>10126345</wp:posOffset>
              </wp:positionV>
              <wp:extent cx="2954655" cy="1276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4655" cy="127635"/>
                      </a:xfrm>
                      <a:prstGeom prst="rect">
                        <a:avLst/>
                      </a:prstGeom>
                    </wps:spPr>
                    <wps:txbx>
                      <w:txbxContent>
                        <w:p w14:paraId="581C112E" w14:textId="77777777" w:rsidR="00885A0C" w:rsidRDefault="00000000">
                          <w:pPr>
                            <w:spacing w:line="184" w:lineRule="exact"/>
                            <w:ind w:left="20"/>
                            <w:rPr>
                              <w:sz w:val="16"/>
                            </w:rPr>
                          </w:pPr>
                          <w:proofErr w:type="spellStart"/>
                          <w:r>
                            <w:rPr>
                              <w:sz w:val="16"/>
                            </w:rPr>
                            <w:t>RenewSys</w:t>
                          </w:r>
                          <w:proofErr w:type="spellEnd"/>
                          <w:r>
                            <w:rPr>
                              <w:sz w:val="16"/>
                            </w:rPr>
                            <w:t>.</w:t>
                          </w:r>
                          <w:r>
                            <w:rPr>
                              <w:spacing w:val="-7"/>
                              <w:sz w:val="16"/>
                            </w:rPr>
                            <w:t xml:space="preserve"> </w:t>
                          </w:r>
                          <w:r>
                            <w:rPr>
                              <w:sz w:val="16"/>
                            </w:rPr>
                            <w:t>This</w:t>
                          </w:r>
                          <w:r>
                            <w:rPr>
                              <w:spacing w:val="-6"/>
                              <w:sz w:val="16"/>
                            </w:rPr>
                            <w:t xml:space="preserve"> </w:t>
                          </w:r>
                          <w:r>
                            <w:rPr>
                              <w:sz w:val="16"/>
                            </w:rPr>
                            <w:t>document</w:t>
                          </w:r>
                          <w:r>
                            <w:rPr>
                              <w:spacing w:val="-8"/>
                              <w:sz w:val="16"/>
                            </w:rPr>
                            <w:t xml:space="preserve"> </w:t>
                          </w:r>
                          <w:r>
                            <w:rPr>
                              <w:sz w:val="16"/>
                            </w:rPr>
                            <w:t>is</w:t>
                          </w:r>
                          <w:r>
                            <w:rPr>
                              <w:spacing w:val="-6"/>
                              <w:sz w:val="16"/>
                            </w:rPr>
                            <w:t xml:space="preserve"> </w:t>
                          </w:r>
                          <w:r>
                            <w:rPr>
                              <w:sz w:val="16"/>
                            </w:rPr>
                            <w:t>uncontrolled</w:t>
                          </w:r>
                          <w:r>
                            <w:rPr>
                              <w:spacing w:val="-6"/>
                              <w:sz w:val="16"/>
                            </w:rPr>
                            <w:t xml:space="preserve"> </w:t>
                          </w:r>
                          <w:r>
                            <w:rPr>
                              <w:sz w:val="16"/>
                            </w:rPr>
                            <w:t>unless</w:t>
                          </w:r>
                          <w:r>
                            <w:rPr>
                              <w:spacing w:val="-7"/>
                              <w:sz w:val="16"/>
                            </w:rPr>
                            <w:t xml:space="preserve"> </w:t>
                          </w:r>
                          <w:r>
                            <w:rPr>
                              <w:sz w:val="16"/>
                            </w:rPr>
                            <w:t>it</w:t>
                          </w:r>
                          <w:r>
                            <w:rPr>
                              <w:spacing w:val="-5"/>
                              <w:sz w:val="16"/>
                            </w:rPr>
                            <w:t xml:space="preserve"> </w:t>
                          </w:r>
                          <w:r>
                            <w:rPr>
                              <w:sz w:val="16"/>
                            </w:rPr>
                            <w:t>is</w:t>
                          </w:r>
                          <w:r>
                            <w:rPr>
                              <w:spacing w:val="-7"/>
                              <w:sz w:val="16"/>
                            </w:rPr>
                            <w:t xml:space="preserve"> </w:t>
                          </w:r>
                          <w:r>
                            <w:rPr>
                              <w:sz w:val="16"/>
                            </w:rPr>
                            <w:t>a</w:t>
                          </w:r>
                          <w:r>
                            <w:rPr>
                              <w:spacing w:val="-6"/>
                              <w:sz w:val="16"/>
                            </w:rPr>
                            <w:t xml:space="preserve"> </w:t>
                          </w:r>
                          <w:r>
                            <w:rPr>
                              <w:sz w:val="16"/>
                            </w:rPr>
                            <w:t>Controlled</w:t>
                          </w:r>
                          <w:r>
                            <w:rPr>
                              <w:spacing w:val="-6"/>
                              <w:sz w:val="16"/>
                            </w:rPr>
                            <w:t xml:space="preserve"> </w:t>
                          </w:r>
                          <w:r>
                            <w:rPr>
                              <w:spacing w:val="-4"/>
                              <w:sz w:val="16"/>
                            </w:rPr>
                            <w:t>Copy.</w:t>
                          </w:r>
                        </w:p>
                      </w:txbxContent>
                    </wps:txbx>
                    <wps:bodyPr wrap="square" lIns="0" tIns="0" rIns="0" bIns="0" rtlCol="0">
                      <a:noAutofit/>
                    </wps:bodyPr>
                  </wps:wsp>
                </a:graphicData>
              </a:graphic>
            </wp:anchor>
          </w:drawing>
        </mc:Choice>
        <mc:Fallback>
          <w:pict>
            <v:shapetype w14:anchorId="5E785915" id="_x0000_t202" coordsize="21600,21600" o:spt="202" path="m,l,21600r21600,l21600,xe">
              <v:stroke joinstyle="miter"/>
              <v:path gradientshapeok="t" o:connecttype="rect"/>
            </v:shapetype>
            <v:shape id="Textbox 1" o:spid="_x0000_s1026" type="#_x0000_t202" style="position:absolute;margin-left:71pt;margin-top:797.35pt;width:232.65pt;height:10.0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" filled="f" stroked="f">
              <v:textbox inset="0,0,0,0">
                <w:txbxContent>
                  <w:p w14:paraId="581C112E" w14:textId="77777777" w:rsidR="00885A0C" w:rsidRDefault="00000000">
                    <w:pPr>
                      <w:spacing w:line="184" w:lineRule="exact"/>
                      <w:ind w:left="20"/>
                      <w:rPr>
                        <w:sz w:val="16"/>
                      </w:rPr>
                    </w:pPr>
                    <w:proofErr w:type="spellStart"/>
                    <w:r>
                      <w:rPr>
                        <w:sz w:val="16"/>
                      </w:rPr>
                      <w:t>RenewSys</w:t>
                    </w:r>
                    <w:proofErr w:type="spellEnd"/>
                    <w:r>
                      <w:rPr>
                        <w:sz w:val="16"/>
                      </w:rPr>
                      <w:t>.</w:t>
                    </w:r>
                    <w:r>
                      <w:rPr>
                        <w:spacing w:val="-7"/>
                        <w:sz w:val="16"/>
                      </w:rPr>
                      <w:t xml:space="preserve"> </w:t>
                    </w:r>
                    <w:r>
                      <w:rPr>
                        <w:sz w:val="16"/>
                      </w:rPr>
                      <w:t>This</w:t>
                    </w:r>
                    <w:r>
                      <w:rPr>
                        <w:spacing w:val="-6"/>
                        <w:sz w:val="16"/>
                      </w:rPr>
                      <w:t xml:space="preserve"> </w:t>
                    </w:r>
                    <w:r>
                      <w:rPr>
                        <w:sz w:val="16"/>
                      </w:rPr>
                      <w:t>document</w:t>
                    </w:r>
                    <w:r>
                      <w:rPr>
                        <w:spacing w:val="-8"/>
                        <w:sz w:val="16"/>
                      </w:rPr>
                      <w:t xml:space="preserve"> </w:t>
                    </w:r>
                    <w:r>
                      <w:rPr>
                        <w:sz w:val="16"/>
                      </w:rPr>
                      <w:t>is</w:t>
                    </w:r>
                    <w:r>
                      <w:rPr>
                        <w:spacing w:val="-6"/>
                        <w:sz w:val="16"/>
                      </w:rPr>
                      <w:t xml:space="preserve"> </w:t>
                    </w:r>
                    <w:r>
                      <w:rPr>
                        <w:sz w:val="16"/>
                      </w:rPr>
                      <w:t>uncontrolled</w:t>
                    </w:r>
                    <w:r>
                      <w:rPr>
                        <w:spacing w:val="-6"/>
                        <w:sz w:val="16"/>
                      </w:rPr>
                      <w:t xml:space="preserve"> </w:t>
                    </w:r>
                    <w:r>
                      <w:rPr>
                        <w:sz w:val="16"/>
                      </w:rPr>
                      <w:t>unless</w:t>
                    </w:r>
                    <w:r>
                      <w:rPr>
                        <w:spacing w:val="-7"/>
                        <w:sz w:val="16"/>
                      </w:rPr>
                      <w:t xml:space="preserve"> </w:t>
                    </w:r>
                    <w:r>
                      <w:rPr>
                        <w:sz w:val="16"/>
                      </w:rPr>
                      <w:t>it</w:t>
                    </w:r>
                    <w:r>
                      <w:rPr>
                        <w:spacing w:val="-5"/>
                        <w:sz w:val="16"/>
                      </w:rPr>
                      <w:t xml:space="preserve"> </w:t>
                    </w:r>
                    <w:r>
                      <w:rPr>
                        <w:sz w:val="16"/>
                      </w:rPr>
                      <w:t>is</w:t>
                    </w:r>
                    <w:r>
                      <w:rPr>
                        <w:spacing w:val="-7"/>
                        <w:sz w:val="16"/>
                      </w:rPr>
                      <w:t xml:space="preserve"> </w:t>
                    </w:r>
                    <w:r>
                      <w:rPr>
                        <w:sz w:val="16"/>
                      </w:rPr>
                      <w:t>a</w:t>
                    </w:r>
                    <w:r>
                      <w:rPr>
                        <w:spacing w:val="-6"/>
                        <w:sz w:val="16"/>
                      </w:rPr>
                      <w:t xml:space="preserve"> </w:t>
                    </w:r>
                    <w:r>
                      <w:rPr>
                        <w:sz w:val="16"/>
                      </w:rPr>
                      <w:t>Controlled</w:t>
                    </w:r>
                    <w:r>
                      <w:rPr>
                        <w:spacing w:val="-6"/>
                        <w:sz w:val="16"/>
                      </w:rPr>
                      <w:t xml:space="preserve"> </w:t>
                    </w:r>
                    <w:r>
                      <w:rPr>
                        <w:spacing w:val="-4"/>
                        <w:sz w:val="16"/>
                      </w:rPr>
                      <w:t>Copy.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13569" w14:textId="4786764C" w:rsidR="00885A0C" w:rsidRDefault="00000000">
    <w:pPr>
      <w:pStyle w:val="BodyText"/>
      <w:spacing w:line="14" w:lineRule="auto"/>
      <w:rPr>
        <w:sz w:val="20"/>
      </w:rPr>
    </w:pPr>
    <w:r>
      <w:rPr>
        <w:noProof/>
        <w:sz w:val="20"/>
      </w:rPr>
      <mc:AlternateContent>
        <mc:Choice Requires="wps">
          <w:drawing>
            <wp:anchor distT="0" distB="0" distL="0" distR="0" simplePos="0" relativeHeight="251659776" behindDoc="1" locked="0" layoutInCell="1" allowOverlap="1" wp14:anchorId="32E17035" wp14:editId="6FB1DF56">
              <wp:simplePos x="0" y="0"/>
              <wp:positionH relativeFrom="page">
                <wp:posOffset>902004</wp:posOffset>
              </wp:positionH>
              <wp:positionV relativeFrom="page">
                <wp:posOffset>10088067</wp:posOffset>
              </wp:positionV>
              <wp:extent cx="1725930"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5930" cy="165735"/>
                      </a:xfrm>
                      <a:prstGeom prst="rect">
                        <a:avLst/>
                      </a:prstGeom>
                    </wps:spPr>
                    <wps:txbx>
                      <w:txbxContent>
                        <w:p w14:paraId="04BC7AD5" w14:textId="77777777" w:rsidR="00885A0C" w:rsidRDefault="00000000">
                          <w:pPr>
                            <w:pStyle w:val="BodyText"/>
                            <w:spacing w:line="245" w:lineRule="exact"/>
                            <w:ind w:left="20"/>
                          </w:pPr>
                          <w:r>
                            <w:t>Doc.</w:t>
                          </w:r>
                          <w:r>
                            <w:rPr>
                              <w:spacing w:val="-10"/>
                            </w:rPr>
                            <w:t xml:space="preserve"> </w:t>
                          </w:r>
                          <w:r>
                            <w:t>No:</w:t>
                          </w:r>
                          <w:r>
                            <w:rPr>
                              <w:spacing w:val="-6"/>
                            </w:rPr>
                            <w:t xml:space="preserve"> </w:t>
                          </w:r>
                          <w:r>
                            <w:t>REN/IMS-HR-</w:t>
                          </w:r>
                          <w:r>
                            <w:rPr>
                              <w:spacing w:val="-2"/>
                            </w:rPr>
                            <w:t>CGE/18</w:t>
                          </w:r>
                        </w:p>
                      </w:txbxContent>
                    </wps:txbx>
                    <wps:bodyPr wrap="square" lIns="0" tIns="0" rIns="0" bIns="0" rtlCol="0">
                      <a:noAutofit/>
                    </wps:bodyPr>
                  </wps:wsp>
                </a:graphicData>
              </a:graphic>
            </wp:anchor>
          </w:drawing>
        </mc:Choice>
        <mc:Fallback>
          <w:pict>
            <v:shapetype w14:anchorId="32E17035" id="_x0000_t202" coordsize="21600,21600" o:spt="202" path="m,l,21600r21600,l21600,xe">
              <v:stroke joinstyle="miter"/>
              <v:path gradientshapeok="t" o:connecttype="rect"/>
            </v:shapetype>
            <v:shape id="Textbox 9" o:spid="_x0000_s1028" type="#_x0000_t202" style="position:absolute;margin-left:71pt;margin-top:794.35pt;width:135.9pt;height:13.0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" filled="f" stroked="f">
              <v:textbox inset="0,0,0,0">
                <w:txbxContent>
                  <w:p w14:paraId="04BC7AD5" w14:textId="77777777" w:rsidR="00885A0C" w:rsidRDefault="00000000">
                    <w:pPr>
                      <w:pStyle w:val="BodyText"/>
                      <w:spacing w:line="245" w:lineRule="exact"/>
                      <w:ind w:left="20"/>
                    </w:pPr>
                    <w:r>
                      <w:t>Doc.</w:t>
                    </w:r>
                    <w:r>
                      <w:rPr>
                        <w:spacing w:val="-10"/>
                      </w:rPr>
                      <w:t xml:space="preserve"> </w:t>
                    </w:r>
                    <w:r>
                      <w:t>No:</w:t>
                    </w:r>
                    <w:r>
                      <w:rPr>
                        <w:spacing w:val="-6"/>
                      </w:rPr>
                      <w:t xml:space="preserve"> </w:t>
                    </w:r>
                    <w:r>
                      <w:t>REN/IMS-HR-</w:t>
                    </w:r>
                    <w:r>
                      <w:rPr>
                        <w:spacing w:val="-2"/>
                      </w:rPr>
                      <w:t>CGE/18</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903E7" w14:textId="10307D55" w:rsidR="00885A0C" w:rsidRDefault="00000000">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69FA6D1F" wp14:editId="0C2277C7">
              <wp:simplePos x="0" y="0"/>
              <wp:positionH relativeFrom="page">
                <wp:posOffset>902004</wp:posOffset>
              </wp:positionH>
              <wp:positionV relativeFrom="page">
                <wp:posOffset>10088067</wp:posOffset>
              </wp:positionV>
              <wp:extent cx="1725930" cy="1657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5930" cy="165735"/>
                      </a:xfrm>
                      <a:prstGeom prst="rect">
                        <a:avLst/>
                      </a:prstGeom>
                    </wps:spPr>
                    <wps:txbx>
                      <w:txbxContent>
                        <w:p w14:paraId="57A35B48" w14:textId="77777777" w:rsidR="00885A0C" w:rsidRDefault="00000000">
                          <w:pPr>
                            <w:pStyle w:val="BodyText"/>
                            <w:spacing w:line="245" w:lineRule="exact"/>
                            <w:ind w:left="20"/>
                          </w:pPr>
                          <w:r>
                            <w:t>Doc.</w:t>
                          </w:r>
                          <w:r>
                            <w:rPr>
                              <w:spacing w:val="-10"/>
                            </w:rPr>
                            <w:t xml:space="preserve"> </w:t>
                          </w:r>
                          <w:r>
                            <w:t>No:</w:t>
                          </w:r>
                          <w:r>
                            <w:rPr>
                              <w:spacing w:val="-6"/>
                            </w:rPr>
                            <w:t xml:space="preserve"> </w:t>
                          </w:r>
                          <w:r>
                            <w:t>REN/IMS-HR-</w:t>
                          </w:r>
                          <w:r>
                            <w:rPr>
                              <w:spacing w:val="-2"/>
                            </w:rPr>
                            <w:t>CGE/18</w:t>
                          </w:r>
                        </w:p>
                      </w:txbxContent>
                    </wps:txbx>
                    <wps:bodyPr wrap="square" lIns="0" tIns="0" rIns="0" bIns="0" rtlCol="0">
                      <a:noAutofit/>
                    </wps:bodyPr>
                  </wps:wsp>
                </a:graphicData>
              </a:graphic>
            </wp:anchor>
          </w:drawing>
        </mc:Choice>
        <mc:Fallback>
          <w:pict>
            <v:shapetype w14:anchorId="69FA6D1F" id="_x0000_t202" coordsize="21600,21600" o:spt="202" path="m,l,21600r21600,l21600,xe">
              <v:stroke joinstyle="miter"/>
              <v:path gradientshapeok="t" o:connecttype="rect"/>
            </v:shapetype>
            <v:shape id="Textbox 13" o:spid="_x0000_s1030" type="#_x0000_t202" style="position:absolute;margin-left:71pt;margin-top:794.35pt;width:135.9pt;height:13.0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" filled="f" stroked="f">
              <v:textbox inset="0,0,0,0">
                <w:txbxContent>
                  <w:p w14:paraId="57A35B48" w14:textId="77777777" w:rsidR="00885A0C" w:rsidRDefault="00000000">
                    <w:pPr>
                      <w:pStyle w:val="BodyText"/>
                      <w:spacing w:line="245" w:lineRule="exact"/>
                      <w:ind w:left="20"/>
                    </w:pPr>
                    <w:r>
                      <w:t>Doc.</w:t>
                    </w:r>
                    <w:r>
                      <w:rPr>
                        <w:spacing w:val="-10"/>
                      </w:rPr>
                      <w:t xml:space="preserve"> </w:t>
                    </w:r>
                    <w:r>
                      <w:t>No:</w:t>
                    </w:r>
                    <w:r>
                      <w:rPr>
                        <w:spacing w:val="-6"/>
                      </w:rPr>
                      <w:t xml:space="preserve"> </w:t>
                    </w:r>
                    <w:r>
                      <w:t>REN/IMS-HR-</w:t>
                    </w:r>
                    <w:r>
                      <w:rPr>
                        <w:spacing w:val="-2"/>
                      </w:rPr>
                      <w:t>CGE/18</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8FF64" w14:textId="1F001E4F" w:rsidR="00885A0C" w:rsidRDefault="00000000">
    <w:pPr>
      <w:pStyle w:val="BodyText"/>
      <w:spacing w:line="14" w:lineRule="auto"/>
      <w:rPr>
        <w:sz w:val="20"/>
      </w:rPr>
    </w:pPr>
    <w:r>
      <w:rPr>
        <w:noProof/>
        <w:sz w:val="20"/>
      </w:rPr>
      <mc:AlternateContent>
        <mc:Choice Requires="wps">
          <w:drawing>
            <wp:anchor distT="0" distB="0" distL="0" distR="0" simplePos="0" relativeHeight="251661824" behindDoc="1" locked="0" layoutInCell="1" allowOverlap="1" wp14:anchorId="3BB7EBD4" wp14:editId="2D5219E4">
              <wp:simplePos x="0" y="0"/>
              <wp:positionH relativeFrom="page">
                <wp:posOffset>902004</wp:posOffset>
              </wp:positionH>
              <wp:positionV relativeFrom="page">
                <wp:posOffset>10088067</wp:posOffset>
              </wp:positionV>
              <wp:extent cx="1725930" cy="16573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5930" cy="165735"/>
                      </a:xfrm>
                      <a:prstGeom prst="rect">
                        <a:avLst/>
                      </a:prstGeom>
                    </wps:spPr>
                    <wps:txbx>
                      <w:txbxContent>
                        <w:p w14:paraId="320B93D4" w14:textId="77777777" w:rsidR="00885A0C" w:rsidRDefault="00000000">
                          <w:pPr>
                            <w:pStyle w:val="BodyText"/>
                            <w:spacing w:line="245" w:lineRule="exact"/>
                            <w:ind w:left="20"/>
                          </w:pPr>
                          <w:r>
                            <w:t>Doc.</w:t>
                          </w:r>
                          <w:r>
                            <w:rPr>
                              <w:spacing w:val="-10"/>
                            </w:rPr>
                            <w:t xml:space="preserve"> </w:t>
                          </w:r>
                          <w:r>
                            <w:t>No:</w:t>
                          </w:r>
                          <w:r>
                            <w:rPr>
                              <w:spacing w:val="-6"/>
                            </w:rPr>
                            <w:t xml:space="preserve"> </w:t>
                          </w:r>
                          <w:r>
                            <w:t>REN/IMS-HR-</w:t>
                          </w:r>
                          <w:r>
                            <w:rPr>
                              <w:spacing w:val="-2"/>
                            </w:rPr>
                            <w:t>CGE/18</w:t>
                          </w:r>
                        </w:p>
                      </w:txbxContent>
                    </wps:txbx>
                    <wps:bodyPr wrap="square" lIns="0" tIns="0" rIns="0" bIns="0" rtlCol="0">
                      <a:noAutofit/>
                    </wps:bodyPr>
                  </wps:wsp>
                </a:graphicData>
              </a:graphic>
            </wp:anchor>
          </w:drawing>
        </mc:Choice>
        <mc:Fallback>
          <w:pict>
            <v:shapetype w14:anchorId="3BB7EBD4" id="_x0000_t202" coordsize="21600,21600" o:spt="202" path="m,l,21600r21600,l21600,xe">
              <v:stroke joinstyle="miter"/>
              <v:path gradientshapeok="t" o:connecttype="rect"/>
            </v:shapetype>
            <v:shape id="Textbox 21" o:spid="_x0000_s1032" type="#_x0000_t202" style="position:absolute;margin-left:71pt;margin-top:794.35pt;width:135.9pt;height:13.0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" filled="f" stroked="f">
              <v:textbox inset="0,0,0,0">
                <w:txbxContent>
                  <w:p w14:paraId="320B93D4" w14:textId="77777777" w:rsidR="00885A0C" w:rsidRDefault="00000000">
                    <w:pPr>
                      <w:pStyle w:val="BodyText"/>
                      <w:spacing w:line="245" w:lineRule="exact"/>
                      <w:ind w:left="20"/>
                    </w:pPr>
                    <w:r>
                      <w:t>Doc.</w:t>
                    </w:r>
                    <w:r>
                      <w:rPr>
                        <w:spacing w:val="-10"/>
                      </w:rPr>
                      <w:t xml:space="preserve"> </w:t>
                    </w:r>
                    <w:r>
                      <w:t>No:</w:t>
                    </w:r>
                    <w:r>
                      <w:rPr>
                        <w:spacing w:val="-6"/>
                      </w:rPr>
                      <w:t xml:space="preserve"> </w:t>
                    </w:r>
                    <w:r>
                      <w:t>REN/IMS-HR-</w:t>
                    </w:r>
                    <w:r>
                      <w:rPr>
                        <w:spacing w:val="-2"/>
                      </w:rPr>
                      <w:t>CGE/18</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DFCB3" w14:textId="54E11722" w:rsidR="00885A0C" w:rsidRDefault="00000000">
    <w:pPr>
      <w:pStyle w:val="BodyText"/>
      <w:spacing w:line="14" w:lineRule="auto"/>
      <w:rPr>
        <w:sz w:val="20"/>
      </w:rPr>
    </w:pPr>
    <w:r>
      <w:rPr>
        <w:noProof/>
        <w:sz w:val="20"/>
      </w:rPr>
      <mc:AlternateContent>
        <mc:Choice Requires="wps">
          <w:drawing>
            <wp:anchor distT="0" distB="0" distL="0" distR="0" simplePos="0" relativeHeight="251663872" behindDoc="1" locked="0" layoutInCell="1" allowOverlap="1" wp14:anchorId="3C8F4874" wp14:editId="4CE33C22">
              <wp:simplePos x="0" y="0"/>
              <wp:positionH relativeFrom="page">
                <wp:posOffset>902004</wp:posOffset>
              </wp:positionH>
              <wp:positionV relativeFrom="page">
                <wp:posOffset>10088067</wp:posOffset>
              </wp:positionV>
              <wp:extent cx="1725930" cy="16573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5930" cy="165735"/>
                      </a:xfrm>
                      <a:prstGeom prst="rect">
                        <a:avLst/>
                      </a:prstGeom>
                    </wps:spPr>
                    <wps:txbx>
                      <w:txbxContent>
                        <w:p w14:paraId="01FB0464" w14:textId="77777777" w:rsidR="00885A0C" w:rsidRDefault="00000000">
                          <w:pPr>
                            <w:pStyle w:val="BodyText"/>
                            <w:spacing w:line="245" w:lineRule="exact"/>
                            <w:ind w:left="20"/>
                          </w:pPr>
                          <w:r>
                            <w:t>Doc.</w:t>
                          </w:r>
                          <w:r>
                            <w:rPr>
                              <w:spacing w:val="-10"/>
                            </w:rPr>
                            <w:t xml:space="preserve"> </w:t>
                          </w:r>
                          <w:r>
                            <w:t>No:</w:t>
                          </w:r>
                          <w:r>
                            <w:rPr>
                              <w:spacing w:val="-6"/>
                            </w:rPr>
                            <w:t xml:space="preserve"> </w:t>
                          </w:r>
                          <w:r>
                            <w:t>REN/IMS-HR-</w:t>
                          </w:r>
                          <w:r>
                            <w:rPr>
                              <w:spacing w:val="-2"/>
                            </w:rPr>
                            <w:t>CGE/18</w:t>
                          </w:r>
                        </w:p>
                      </w:txbxContent>
                    </wps:txbx>
                    <wps:bodyPr wrap="square" lIns="0" tIns="0" rIns="0" bIns="0" rtlCol="0">
                      <a:noAutofit/>
                    </wps:bodyPr>
                  </wps:wsp>
                </a:graphicData>
              </a:graphic>
            </wp:anchor>
          </w:drawing>
        </mc:Choice>
        <mc:Fallback>
          <w:pict>
            <v:shapetype w14:anchorId="3C8F4874" id="_x0000_t202" coordsize="21600,21600" o:spt="202" path="m,l,21600r21600,l21600,xe">
              <v:stroke joinstyle="miter"/>
              <v:path gradientshapeok="t" o:connecttype="rect"/>
            </v:shapetype>
            <v:shape id="Textbox 25" o:spid="_x0000_s1034" type="#_x0000_t202" style="position:absolute;margin-left:71pt;margin-top:794.35pt;width:135.9pt;height:13.05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" filled="f" stroked="f">
              <v:textbox inset="0,0,0,0">
                <w:txbxContent>
                  <w:p w14:paraId="01FB0464" w14:textId="77777777" w:rsidR="00885A0C" w:rsidRDefault="00000000">
                    <w:pPr>
                      <w:pStyle w:val="BodyText"/>
                      <w:spacing w:line="245" w:lineRule="exact"/>
                      <w:ind w:left="20"/>
                    </w:pPr>
                    <w:r>
                      <w:t>Doc.</w:t>
                    </w:r>
                    <w:r>
                      <w:rPr>
                        <w:spacing w:val="-10"/>
                      </w:rPr>
                      <w:t xml:space="preserve"> </w:t>
                    </w:r>
                    <w:r>
                      <w:t>No:</w:t>
                    </w:r>
                    <w:r>
                      <w:rPr>
                        <w:spacing w:val="-6"/>
                      </w:rPr>
                      <w:t xml:space="preserve"> </w:t>
                    </w:r>
                    <w:r>
                      <w:t>REN/IMS-HR-</w:t>
                    </w:r>
                    <w:r>
                      <w:rPr>
                        <w:spacing w:val="-2"/>
                      </w:rPr>
                      <w:t>CGE/18</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2F6CF" w14:textId="77777777" w:rsidR="005C5F1F" w:rsidRDefault="005C5F1F">
      <w:r>
        <w:separator/>
      </w:r>
    </w:p>
  </w:footnote>
  <w:footnote w:type="continuationSeparator" w:id="0">
    <w:p w14:paraId="4FA710BC" w14:textId="77777777" w:rsidR="005C5F1F" w:rsidRDefault="005C5F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82674" w14:textId="77777777" w:rsidR="00885A0C" w:rsidRDefault="00000000">
    <w:pPr>
      <w:pStyle w:val="BodyText"/>
      <w:spacing w:line="14" w:lineRule="auto"/>
      <w:rPr>
        <w:sz w:val="20"/>
      </w:rPr>
    </w:pPr>
    <w:r>
      <w:rPr>
        <w:noProof/>
        <w:sz w:val="20"/>
      </w:rPr>
      <mc:AlternateContent>
        <mc:Choice Requires="wps">
          <w:drawing>
            <wp:anchor distT="0" distB="0" distL="0" distR="0" simplePos="0" relativeHeight="251651584" behindDoc="0" locked="0" layoutInCell="1" allowOverlap="1" wp14:anchorId="3F9BF301" wp14:editId="0D486277">
              <wp:simplePos x="0" y="0"/>
              <wp:positionH relativeFrom="page">
                <wp:posOffset>498347</wp:posOffset>
              </wp:positionH>
              <wp:positionV relativeFrom="page">
                <wp:posOffset>406907</wp:posOffset>
              </wp:positionV>
              <wp:extent cx="6565265" cy="70675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5265" cy="70675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4541"/>
                            <w:gridCol w:w="2719"/>
                            <w:gridCol w:w="966"/>
                          </w:tblGrid>
                          <w:tr w:rsidR="00885A0C" w14:paraId="715E3861" w14:textId="77777777">
                            <w:trPr>
                              <w:trHeight w:val="537"/>
                            </w:trPr>
                            <w:tc>
                              <w:tcPr>
                                <w:tcW w:w="1980" w:type="dxa"/>
                                <w:vMerge w:val="restart"/>
                              </w:tcPr>
                              <w:p w14:paraId="74FE730E" w14:textId="77777777" w:rsidR="00885A0C" w:rsidRDefault="00885A0C">
                                <w:pPr>
                                  <w:pStyle w:val="TableParagraph"/>
                                  <w:rPr>
                                    <w:rFonts w:ascii="Times New Roman"/>
                                  </w:rPr>
                                </w:pPr>
                              </w:p>
                            </w:tc>
                            <w:tc>
                              <w:tcPr>
                                <w:tcW w:w="4541" w:type="dxa"/>
                              </w:tcPr>
                              <w:p w14:paraId="6090DE90" w14:textId="77777777" w:rsidR="00885A0C" w:rsidRDefault="00000000">
                                <w:pPr>
                                  <w:pStyle w:val="TableParagraph"/>
                                  <w:spacing w:line="268" w:lineRule="exact"/>
                                  <w:ind w:left="108"/>
                                  <w:rPr>
                                    <w:b/>
                                  </w:rPr>
                                </w:pPr>
                                <w:r>
                                  <w:rPr>
                                    <w:b/>
                                  </w:rPr>
                                  <w:t>DOC</w:t>
                                </w:r>
                                <w:r>
                                  <w:rPr>
                                    <w:b/>
                                    <w:spacing w:val="-7"/>
                                  </w:rPr>
                                  <w:t xml:space="preserve"> </w:t>
                                </w:r>
                                <w:r>
                                  <w:rPr>
                                    <w:b/>
                                  </w:rPr>
                                  <w:t>TITLE:</w:t>
                                </w:r>
                                <w:r>
                                  <w:rPr>
                                    <w:b/>
                                    <w:spacing w:val="-7"/>
                                  </w:rPr>
                                  <w:t xml:space="preserve"> </w:t>
                                </w:r>
                                <w:r>
                                  <w:rPr>
                                    <w:b/>
                                  </w:rPr>
                                  <w:t>Corporate</w:t>
                                </w:r>
                                <w:r>
                                  <w:rPr>
                                    <w:b/>
                                    <w:spacing w:val="-5"/>
                                  </w:rPr>
                                  <w:t xml:space="preserve"> </w:t>
                                </w:r>
                                <w:r>
                                  <w:rPr>
                                    <w:b/>
                                  </w:rPr>
                                  <w:t>Governance</w:t>
                                </w:r>
                                <w:r>
                                  <w:rPr>
                                    <w:b/>
                                    <w:spacing w:val="-6"/>
                                  </w:rPr>
                                  <w:t xml:space="preserve"> </w:t>
                                </w:r>
                                <w:r>
                                  <w:rPr>
                                    <w:b/>
                                  </w:rPr>
                                  <w:t>and</w:t>
                                </w:r>
                                <w:r>
                                  <w:rPr>
                                    <w:b/>
                                    <w:spacing w:val="-5"/>
                                  </w:rPr>
                                  <w:t xml:space="preserve"> </w:t>
                                </w:r>
                                <w:r>
                                  <w:rPr>
                                    <w:b/>
                                    <w:spacing w:val="-2"/>
                                  </w:rPr>
                                  <w:t>Ethics</w:t>
                                </w:r>
                              </w:p>
                            </w:tc>
                            <w:tc>
                              <w:tcPr>
                                <w:tcW w:w="3685" w:type="dxa"/>
                                <w:gridSpan w:val="2"/>
                              </w:tcPr>
                              <w:p w14:paraId="30B72B88" w14:textId="77777777" w:rsidR="00885A0C" w:rsidRDefault="00000000">
                                <w:pPr>
                                  <w:pStyle w:val="TableParagraph"/>
                                  <w:spacing w:line="268" w:lineRule="exact"/>
                                  <w:ind w:left="109"/>
                                  <w:rPr>
                                    <w:b/>
                                  </w:rPr>
                                </w:pPr>
                                <w:r>
                                  <w:rPr>
                                    <w:b/>
                                  </w:rPr>
                                  <w:t>DOCUMENT</w:t>
                                </w:r>
                                <w:r>
                                  <w:rPr>
                                    <w:b/>
                                    <w:spacing w:val="-8"/>
                                  </w:rPr>
                                  <w:t xml:space="preserve"> </w:t>
                                </w:r>
                                <w:r>
                                  <w:rPr>
                                    <w:b/>
                                    <w:spacing w:val="-4"/>
                                  </w:rPr>
                                  <w:t>TYPE:</w:t>
                                </w:r>
                              </w:p>
                              <w:p w14:paraId="7E0DC57D" w14:textId="77777777" w:rsidR="00885A0C" w:rsidRDefault="00000000">
                                <w:pPr>
                                  <w:pStyle w:val="TableParagraph"/>
                                  <w:spacing w:line="249" w:lineRule="exact"/>
                                  <w:ind w:left="109"/>
                                  <w:rPr>
                                    <w:b/>
                                  </w:rPr>
                                </w:pPr>
                                <w:r>
                                  <w:rPr>
                                    <w:b/>
                                  </w:rPr>
                                  <w:t>IMS</w:t>
                                </w:r>
                                <w:r>
                                  <w:rPr>
                                    <w:b/>
                                    <w:spacing w:val="-9"/>
                                  </w:rPr>
                                  <w:t xml:space="preserve"> </w:t>
                                </w:r>
                                <w:r>
                                  <w:rPr>
                                    <w:b/>
                                  </w:rPr>
                                  <w:t>MANUAL</w:t>
                                </w:r>
                                <w:r>
                                  <w:rPr>
                                    <w:b/>
                                    <w:spacing w:val="-7"/>
                                  </w:rPr>
                                  <w:t xml:space="preserve"> </w:t>
                                </w:r>
                                <w:r>
                                  <w:rPr>
                                    <w:b/>
                                  </w:rPr>
                                  <w:t>LEVEL-</w:t>
                                </w:r>
                                <w:r>
                                  <w:rPr>
                                    <w:b/>
                                    <w:spacing w:val="-10"/>
                                  </w:rPr>
                                  <w:t>1</w:t>
                                </w:r>
                              </w:p>
                            </w:tc>
                          </w:tr>
                          <w:tr w:rsidR="00885A0C" w14:paraId="2FB4C530" w14:textId="77777777">
                            <w:trPr>
                              <w:trHeight w:val="546"/>
                            </w:trPr>
                            <w:tc>
                              <w:tcPr>
                                <w:tcW w:w="1980" w:type="dxa"/>
                                <w:vMerge/>
                                <w:tcBorders>
                                  <w:top w:val="nil"/>
                                </w:tcBorders>
                              </w:tcPr>
                              <w:p w14:paraId="46A5D7B3" w14:textId="77777777" w:rsidR="00885A0C" w:rsidRDefault="00885A0C">
                                <w:pPr>
                                  <w:rPr>
                                    <w:sz w:val="2"/>
                                    <w:szCs w:val="2"/>
                                  </w:rPr>
                                </w:pPr>
                              </w:p>
                            </w:tc>
                            <w:tc>
                              <w:tcPr>
                                <w:tcW w:w="4541" w:type="dxa"/>
                              </w:tcPr>
                              <w:p w14:paraId="6350CE9C" w14:textId="77777777" w:rsidR="00885A0C" w:rsidRDefault="00000000">
                                <w:pPr>
                                  <w:pStyle w:val="TableParagraph"/>
                                  <w:spacing w:line="268" w:lineRule="exact"/>
                                  <w:ind w:left="108"/>
                                </w:pPr>
                                <w:r>
                                  <w:t>DOC.</w:t>
                                </w:r>
                                <w:r>
                                  <w:rPr>
                                    <w:spacing w:val="-5"/>
                                  </w:rPr>
                                  <w:t xml:space="preserve"> </w:t>
                                </w:r>
                                <w:r>
                                  <w:t>NO:</w:t>
                                </w:r>
                                <w:r>
                                  <w:rPr>
                                    <w:spacing w:val="39"/>
                                  </w:rPr>
                                  <w:t xml:space="preserve"> </w:t>
                                </w:r>
                                <w:r>
                                  <w:t>REN/IMS-HR-</w:t>
                                </w:r>
                                <w:r>
                                  <w:rPr>
                                    <w:spacing w:val="-2"/>
                                  </w:rPr>
                                  <w:t>CGE/18</w:t>
                                </w:r>
                              </w:p>
                            </w:tc>
                            <w:tc>
                              <w:tcPr>
                                <w:tcW w:w="2719" w:type="dxa"/>
                              </w:tcPr>
                              <w:p w14:paraId="2E1315AF" w14:textId="5BDFF98B" w:rsidR="00885A0C" w:rsidRDefault="00000000">
                                <w:pPr>
                                  <w:pStyle w:val="TableParagraph"/>
                                  <w:spacing w:line="268" w:lineRule="exact"/>
                                  <w:ind w:left="109"/>
                                </w:pPr>
                                <w:r>
                                  <w:t>Revision</w:t>
                                </w:r>
                                <w:r>
                                  <w:rPr>
                                    <w:spacing w:val="-8"/>
                                  </w:rPr>
                                  <w:t xml:space="preserve"> </w:t>
                                </w:r>
                                <w:r>
                                  <w:t>No:</w:t>
                                </w:r>
                                <w:r>
                                  <w:rPr>
                                    <w:spacing w:val="-6"/>
                                  </w:rPr>
                                  <w:t xml:space="preserve"> </w:t>
                                </w:r>
                                <w:del w:id="70" w:author="Hetvi Topiwala" w:date="2026-04-10T16:34:00Z" w16du:dateUtc="2026-04-10T11:04:00Z">
                                  <w:r w:rsidDel="008B2552">
                                    <w:rPr>
                                      <w:spacing w:val="-7"/>
                                    </w:rPr>
                                    <w:delText>01</w:delText>
                                  </w:r>
                                </w:del>
                                <w:ins w:id="71" w:author="Hetvi Topiwala" w:date="2026-04-10T16:34:00Z" w16du:dateUtc="2026-04-10T11:04:00Z">
                                  <w:r w:rsidR="008B2552">
                                    <w:rPr>
                                      <w:spacing w:val="-7"/>
                                    </w:rPr>
                                    <w:t>03</w:t>
                                  </w:r>
                                </w:ins>
                              </w:p>
                            </w:tc>
                            <w:tc>
                              <w:tcPr>
                                <w:tcW w:w="966" w:type="dxa"/>
                              </w:tcPr>
                              <w:p w14:paraId="2D339A57" w14:textId="77777777" w:rsidR="00885A0C" w:rsidRDefault="00000000">
                                <w:pPr>
                                  <w:pStyle w:val="TableParagraph"/>
                                  <w:spacing w:line="268" w:lineRule="exact"/>
                                  <w:ind w:left="109"/>
                                </w:pPr>
                                <w:r>
                                  <w:t>Page</w:t>
                                </w:r>
                                <w:r>
                                  <w:rPr>
                                    <w:spacing w:val="-10"/>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c>
                          </w:tr>
                        </w:tbl>
                        <w:p w14:paraId="44FD8426" w14:textId="77777777" w:rsidR="00885A0C" w:rsidRDefault="00885A0C">
                          <w:pPr>
                            <w:pStyle w:val="BodyText"/>
                          </w:pPr>
                        </w:p>
                      </w:txbxContent>
                    </wps:txbx>
                    <wps:bodyPr wrap="square" lIns="0" tIns="0" rIns="0" bIns="0" rtlCol="0">
                      <a:noAutofit/>
                    </wps:bodyPr>
                  </wps:wsp>
                </a:graphicData>
              </a:graphic>
            </wp:anchor>
          </w:drawing>
        </mc:Choice>
        <mc:Fallback>
          <w:pict>
            <v:shapetype w14:anchorId="3F9BF301" id="_x0000_t202" coordsize="21600,21600" o:spt="202" path="m,l,21600r21600,l21600,xe">
              <v:stroke joinstyle="miter"/>
              <v:path gradientshapeok="t" o:connecttype="rect"/>
            </v:shapetype>
            <v:shape id="Textbox 7" o:spid="_x0000_s1027" type="#_x0000_t202" style="position:absolute;margin-left:39.25pt;margin-top:32.05pt;width:516.95pt;height:55.65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4541"/>
                      <w:gridCol w:w="2719"/>
                      <w:gridCol w:w="966"/>
                    </w:tblGrid>
                    <w:tr w:rsidR="00885A0C" w14:paraId="715E3861" w14:textId="77777777">
                      <w:trPr>
                        <w:trHeight w:val="537"/>
                      </w:trPr>
                      <w:tc>
                        <w:tcPr>
                          <w:tcW w:w="1980" w:type="dxa"/>
                          <w:vMerge w:val="restart"/>
                        </w:tcPr>
                        <w:p w14:paraId="74FE730E" w14:textId="77777777" w:rsidR="00885A0C" w:rsidRDefault="00885A0C">
                          <w:pPr>
                            <w:pStyle w:val="TableParagraph"/>
                            <w:rPr>
                              <w:rFonts w:ascii="Times New Roman"/>
                            </w:rPr>
                          </w:pPr>
                        </w:p>
                      </w:tc>
                      <w:tc>
                        <w:tcPr>
                          <w:tcW w:w="4541" w:type="dxa"/>
                        </w:tcPr>
                        <w:p w14:paraId="6090DE90" w14:textId="77777777" w:rsidR="00885A0C" w:rsidRDefault="00000000">
                          <w:pPr>
                            <w:pStyle w:val="TableParagraph"/>
                            <w:spacing w:line="268" w:lineRule="exact"/>
                            <w:ind w:left="108"/>
                            <w:rPr>
                              <w:b/>
                            </w:rPr>
                          </w:pPr>
                          <w:r>
                            <w:rPr>
                              <w:b/>
                            </w:rPr>
                            <w:t>DOC</w:t>
                          </w:r>
                          <w:r>
                            <w:rPr>
                              <w:b/>
                              <w:spacing w:val="-7"/>
                            </w:rPr>
                            <w:t xml:space="preserve"> </w:t>
                          </w:r>
                          <w:r>
                            <w:rPr>
                              <w:b/>
                            </w:rPr>
                            <w:t>TITLE:</w:t>
                          </w:r>
                          <w:r>
                            <w:rPr>
                              <w:b/>
                              <w:spacing w:val="-7"/>
                            </w:rPr>
                            <w:t xml:space="preserve"> </w:t>
                          </w:r>
                          <w:r>
                            <w:rPr>
                              <w:b/>
                            </w:rPr>
                            <w:t>Corporate</w:t>
                          </w:r>
                          <w:r>
                            <w:rPr>
                              <w:b/>
                              <w:spacing w:val="-5"/>
                            </w:rPr>
                            <w:t xml:space="preserve"> </w:t>
                          </w:r>
                          <w:r>
                            <w:rPr>
                              <w:b/>
                            </w:rPr>
                            <w:t>Governance</w:t>
                          </w:r>
                          <w:r>
                            <w:rPr>
                              <w:b/>
                              <w:spacing w:val="-6"/>
                            </w:rPr>
                            <w:t xml:space="preserve"> </w:t>
                          </w:r>
                          <w:r>
                            <w:rPr>
                              <w:b/>
                            </w:rPr>
                            <w:t>and</w:t>
                          </w:r>
                          <w:r>
                            <w:rPr>
                              <w:b/>
                              <w:spacing w:val="-5"/>
                            </w:rPr>
                            <w:t xml:space="preserve"> </w:t>
                          </w:r>
                          <w:r>
                            <w:rPr>
                              <w:b/>
                              <w:spacing w:val="-2"/>
                            </w:rPr>
                            <w:t>Ethics</w:t>
                          </w:r>
                        </w:p>
                      </w:tc>
                      <w:tc>
                        <w:tcPr>
                          <w:tcW w:w="3685" w:type="dxa"/>
                          <w:gridSpan w:val="2"/>
                        </w:tcPr>
                        <w:p w14:paraId="30B72B88" w14:textId="77777777" w:rsidR="00885A0C" w:rsidRDefault="00000000">
                          <w:pPr>
                            <w:pStyle w:val="TableParagraph"/>
                            <w:spacing w:line="268" w:lineRule="exact"/>
                            <w:ind w:left="109"/>
                            <w:rPr>
                              <w:b/>
                            </w:rPr>
                          </w:pPr>
                          <w:r>
                            <w:rPr>
                              <w:b/>
                            </w:rPr>
                            <w:t>DOCUMENT</w:t>
                          </w:r>
                          <w:r>
                            <w:rPr>
                              <w:b/>
                              <w:spacing w:val="-8"/>
                            </w:rPr>
                            <w:t xml:space="preserve"> </w:t>
                          </w:r>
                          <w:r>
                            <w:rPr>
                              <w:b/>
                              <w:spacing w:val="-4"/>
                            </w:rPr>
                            <w:t>TYPE:</w:t>
                          </w:r>
                        </w:p>
                        <w:p w14:paraId="7E0DC57D" w14:textId="77777777" w:rsidR="00885A0C" w:rsidRDefault="00000000">
                          <w:pPr>
                            <w:pStyle w:val="TableParagraph"/>
                            <w:spacing w:line="249" w:lineRule="exact"/>
                            <w:ind w:left="109"/>
                            <w:rPr>
                              <w:b/>
                            </w:rPr>
                          </w:pPr>
                          <w:r>
                            <w:rPr>
                              <w:b/>
                            </w:rPr>
                            <w:t>IMS</w:t>
                          </w:r>
                          <w:r>
                            <w:rPr>
                              <w:b/>
                              <w:spacing w:val="-9"/>
                            </w:rPr>
                            <w:t xml:space="preserve"> </w:t>
                          </w:r>
                          <w:r>
                            <w:rPr>
                              <w:b/>
                            </w:rPr>
                            <w:t>MANUAL</w:t>
                          </w:r>
                          <w:r>
                            <w:rPr>
                              <w:b/>
                              <w:spacing w:val="-7"/>
                            </w:rPr>
                            <w:t xml:space="preserve"> </w:t>
                          </w:r>
                          <w:r>
                            <w:rPr>
                              <w:b/>
                            </w:rPr>
                            <w:t>LEVEL-</w:t>
                          </w:r>
                          <w:r>
                            <w:rPr>
                              <w:b/>
                              <w:spacing w:val="-10"/>
                            </w:rPr>
                            <w:t>1</w:t>
                          </w:r>
                        </w:p>
                      </w:tc>
                    </w:tr>
                    <w:tr w:rsidR="00885A0C" w14:paraId="2FB4C530" w14:textId="77777777">
                      <w:trPr>
                        <w:trHeight w:val="546"/>
                      </w:trPr>
                      <w:tc>
                        <w:tcPr>
                          <w:tcW w:w="1980" w:type="dxa"/>
                          <w:vMerge/>
                          <w:tcBorders>
                            <w:top w:val="nil"/>
                          </w:tcBorders>
                        </w:tcPr>
                        <w:p w14:paraId="46A5D7B3" w14:textId="77777777" w:rsidR="00885A0C" w:rsidRDefault="00885A0C">
                          <w:pPr>
                            <w:rPr>
                              <w:sz w:val="2"/>
                              <w:szCs w:val="2"/>
                            </w:rPr>
                          </w:pPr>
                        </w:p>
                      </w:tc>
                      <w:tc>
                        <w:tcPr>
                          <w:tcW w:w="4541" w:type="dxa"/>
                        </w:tcPr>
                        <w:p w14:paraId="6350CE9C" w14:textId="77777777" w:rsidR="00885A0C" w:rsidRDefault="00000000">
                          <w:pPr>
                            <w:pStyle w:val="TableParagraph"/>
                            <w:spacing w:line="268" w:lineRule="exact"/>
                            <w:ind w:left="108"/>
                          </w:pPr>
                          <w:r>
                            <w:t>DOC.</w:t>
                          </w:r>
                          <w:r>
                            <w:rPr>
                              <w:spacing w:val="-5"/>
                            </w:rPr>
                            <w:t xml:space="preserve"> </w:t>
                          </w:r>
                          <w:r>
                            <w:t>NO:</w:t>
                          </w:r>
                          <w:r>
                            <w:rPr>
                              <w:spacing w:val="39"/>
                            </w:rPr>
                            <w:t xml:space="preserve"> </w:t>
                          </w:r>
                          <w:r>
                            <w:t>REN/IMS-HR-</w:t>
                          </w:r>
                          <w:r>
                            <w:rPr>
                              <w:spacing w:val="-2"/>
                            </w:rPr>
                            <w:t>CGE/18</w:t>
                          </w:r>
                        </w:p>
                      </w:tc>
                      <w:tc>
                        <w:tcPr>
                          <w:tcW w:w="2719" w:type="dxa"/>
                        </w:tcPr>
                        <w:p w14:paraId="2E1315AF" w14:textId="5BDFF98B" w:rsidR="00885A0C" w:rsidRDefault="00000000">
                          <w:pPr>
                            <w:pStyle w:val="TableParagraph"/>
                            <w:spacing w:line="268" w:lineRule="exact"/>
                            <w:ind w:left="109"/>
                          </w:pPr>
                          <w:r>
                            <w:t>Revision</w:t>
                          </w:r>
                          <w:r>
                            <w:rPr>
                              <w:spacing w:val="-8"/>
                            </w:rPr>
                            <w:t xml:space="preserve"> </w:t>
                          </w:r>
                          <w:r>
                            <w:t>No:</w:t>
                          </w:r>
                          <w:r>
                            <w:rPr>
                              <w:spacing w:val="-6"/>
                            </w:rPr>
                            <w:t xml:space="preserve"> </w:t>
                          </w:r>
                          <w:del w:id="72" w:author="Hetvi Topiwala" w:date="2026-04-10T16:34:00Z" w16du:dateUtc="2026-04-10T11:04:00Z">
                            <w:r w:rsidDel="008B2552">
                              <w:rPr>
                                <w:spacing w:val="-7"/>
                              </w:rPr>
                              <w:delText>01</w:delText>
                            </w:r>
                          </w:del>
                          <w:ins w:id="73" w:author="Hetvi Topiwala" w:date="2026-04-10T16:34:00Z" w16du:dateUtc="2026-04-10T11:04:00Z">
                            <w:r w:rsidR="008B2552">
                              <w:rPr>
                                <w:spacing w:val="-7"/>
                              </w:rPr>
                              <w:t>03</w:t>
                            </w:r>
                          </w:ins>
                        </w:p>
                      </w:tc>
                      <w:tc>
                        <w:tcPr>
                          <w:tcW w:w="966" w:type="dxa"/>
                        </w:tcPr>
                        <w:p w14:paraId="2D339A57" w14:textId="77777777" w:rsidR="00885A0C" w:rsidRDefault="00000000">
                          <w:pPr>
                            <w:pStyle w:val="TableParagraph"/>
                            <w:spacing w:line="268" w:lineRule="exact"/>
                            <w:ind w:left="109"/>
                          </w:pPr>
                          <w:r>
                            <w:t>Page</w:t>
                          </w:r>
                          <w:r>
                            <w:rPr>
                              <w:spacing w:val="-10"/>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c>
                    </w:tr>
                  </w:tbl>
                  <w:p w14:paraId="44FD8426" w14:textId="77777777" w:rsidR="00885A0C" w:rsidRDefault="00885A0C">
                    <w:pPr>
                      <w:pStyle w:val="BodyText"/>
                    </w:pPr>
                  </w:p>
                </w:txbxContent>
              </v:textbox>
              <w10:wrap anchorx="page" anchory="page"/>
            </v:shape>
          </w:pict>
        </mc:Fallback>
      </mc:AlternateContent>
    </w:r>
    <w:r>
      <w:rPr>
        <w:noProof/>
        <w:sz w:val="20"/>
      </w:rPr>
      <w:drawing>
        <wp:anchor distT="0" distB="0" distL="0" distR="0" simplePos="0" relativeHeight="251658752" behindDoc="1" locked="0" layoutInCell="1" allowOverlap="1" wp14:anchorId="3CCBF164" wp14:editId="43821023">
          <wp:simplePos x="0" y="0"/>
          <wp:positionH relativeFrom="page">
            <wp:posOffset>687180</wp:posOffset>
          </wp:positionH>
          <wp:positionV relativeFrom="page">
            <wp:posOffset>576427</wp:posOffset>
          </wp:positionV>
          <wp:extent cx="917150" cy="379069"/>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 cstate="print"/>
                  <a:stretch>
                    <a:fillRect/>
                  </a:stretch>
                </pic:blipFill>
                <pic:spPr>
                  <a:xfrm>
                    <a:off x="0" y="0"/>
                    <a:ext cx="917150" cy="379069"/>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482D0" w14:textId="77777777" w:rsidR="00885A0C" w:rsidRDefault="00000000">
    <w:pPr>
      <w:pStyle w:val="BodyText"/>
      <w:spacing w:line="14" w:lineRule="auto"/>
      <w:rPr>
        <w:sz w:val="20"/>
      </w:rPr>
    </w:pPr>
    <w:r>
      <w:rPr>
        <w:noProof/>
        <w:sz w:val="20"/>
      </w:rPr>
      <mc:AlternateContent>
        <mc:Choice Requires="wps">
          <w:drawing>
            <wp:anchor distT="0" distB="0" distL="0" distR="0" simplePos="0" relativeHeight="251652608" behindDoc="0" locked="0" layoutInCell="1" allowOverlap="1" wp14:anchorId="4B85BA97" wp14:editId="2CF61A17">
              <wp:simplePos x="0" y="0"/>
              <wp:positionH relativeFrom="page">
                <wp:posOffset>498347</wp:posOffset>
              </wp:positionH>
              <wp:positionV relativeFrom="page">
                <wp:posOffset>406907</wp:posOffset>
              </wp:positionV>
              <wp:extent cx="6565265" cy="7067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5265" cy="70675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4541"/>
                            <w:gridCol w:w="2719"/>
                            <w:gridCol w:w="966"/>
                          </w:tblGrid>
                          <w:tr w:rsidR="00885A0C" w14:paraId="7D1EA8C2" w14:textId="77777777">
                            <w:trPr>
                              <w:trHeight w:val="537"/>
                            </w:trPr>
                            <w:tc>
                              <w:tcPr>
                                <w:tcW w:w="1980" w:type="dxa"/>
                                <w:vMerge w:val="restart"/>
                              </w:tcPr>
                              <w:p w14:paraId="6C5A4971" w14:textId="77777777" w:rsidR="00885A0C" w:rsidRDefault="00885A0C">
                                <w:pPr>
                                  <w:pStyle w:val="TableParagraph"/>
                                  <w:rPr>
                                    <w:rFonts w:ascii="Times New Roman"/>
                                  </w:rPr>
                                </w:pPr>
                              </w:p>
                            </w:tc>
                            <w:tc>
                              <w:tcPr>
                                <w:tcW w:w="4541" w:type="dxa"/>
                              </w:tcPr>
                              <w:p w14:paraId="5EC066FD" w14:textId="77777777" w:rsidR="00885A0C" w:rsidRDefault="00000000">
                                <w:pPr>
                                  <w:pStyle w:val="TableParagraph"/>
                                  <w:spacing w:line="268" w:lineRule="exact"/>
                                  <w:ind w:left="108"/>
                                  <w:rPr>
                                    <w:b/>
                                  </w:rPr>
                                </w:pPr>
                                <w:r>
                                  <w:rPr>
                                    <w:b/>
                                  </w:rPr>
                                  <w:t>DOC</w:t>
                                </w:r>
                                <w:r>
                                  <w:rPr>
                                    <w:b/>
                                    <w:spacing w:val="-7"/>
                                  </w:rPr>
                                  <w:t xml:space="preserve"> </w:t>
                                </w:r>
                                <w:r>
                                  <w:rPr>
                                    <w:b/>
                                  </w:rPr>
                                  <w:t>TITLE:</w:t>
                                </w:r>
                                <w:r>
                                  <w:rPr>
                                    <w:b/>
                                    <w:spacing w:val="-7"/>
                                  </w:rPr>
                                  <w:t xml:space="preserve"> </w:t>
                                </w:r>
                                <w:r>
                                  <w:rPr>
                                    <w:b/>
                                  </w:rPr>
                                  <w:t>Corporate</w:t>
                                </w:r>
                                <w:r>
                                  <w:rPr>
                                    <w:b/>
                                    <w:spacing w:val="-5"/>
                                  </w:rPr>
                                  <w:t xml:space="preserve"> </w:t>
                                </w:r>
                                <w:r>
                                  <w:rPr>
                                    <w:b/>
                                  </w:rPr>
                                  <w:t>Governance</w:t>
                                </w:r>
                                <w:r>
                                  <w:rPr>
                                    <w:b/>
                                    <w:spacing w:val="-6"/>
                                  </w:rPr>
                                  <w:t xml:space="preserve"> </w:t>
                                </w:r>
                                <w:r>
                                  <w:rPr>
                                    <w:b/>
                                  </w:rPr>
                                  <w:t>and</w:t>
                                </w:r>
                                <w:r>
                                  <w:rPr>
                                    <w:b/>
                                    <w:spacing w:val="-5"/>
                                  </w:rPr>
                                  <w:t xml:space="preserve"> </w:t>
                                </w:r>
                                <w:r>
                                  <w:rPr>
                                    <w:b/>
                                    <w:spacing w:val="-2"/>
                                  </w:rPr>
                                  <w:t>Ethics</w:t>
                                </w:r>
                              </w:p>
                            </w:tc>
                            <w:tc>
                              <w:tcPr>
                                <w:tcW w:w="3685" w:type="dxa"/>
                                <w:gridSpan w:val="2"/>
                              </w:tcPr>
                              <w:p w14:paraId="163BEA54" w14:textId="77777777" w:rsidR="00885A0C" w:rsidRDefault="00000000">
                                <w:pPr>
                                  <w:pStyle w:val="TableParagraph"/>
                                  <w:spacing w:line="268" w:lineRule="exact"/>
                                  <w:ind w:left="109"/>
                                  <w:rPr>
                                    <w:b/>
                                  </w:rPr>
                                </w:pPr>
                                <w:r>
                                  <w:rPr>
                                    <w:b/>
                                  </w:rPr>
                                  <w:t>DOCUMENT</w:t>
                                </w:r>
                                <w:r>
                                  <w:rPr>
                                    <w:b/>
                                    <w:spacing w:val="-8"/>
                                  </w:rPr>
                                  <w:t xml:space="preserve"> </w:t>
                                </w:r>
                                <w:r>
                                  <w:rPr>
                                    <w:b/>
                                    <w:spacing w:val="-4"/>
                                  </w:rPr>
                                  <w:t>TYPE:</w:t>
                                </w:r>
                              </w:p>
                              <w:p w14:paraId="13995A02" w14:textId="77777777" w:rsidR="00885A0C" w:rsidRDefault="00000000">
                                <w:pPr>
                                  <w:pStyle w:val="TableParagraph"/>
                                  <w:spacing w:line="249" w:lineRule="exact"/>
                                  <w:ind w:left="109"/>
                                  <w:rPr>
                                    <w:b/>
                                  </w:rPr>
                                </w:pPr>
                                <w:r>
                                  <w:rPr>
                                    <w:b/>
                                  </w:rPr>
                                  <w:t>IMS</w:t>
                                </w:r>
                                <w:r>
                                  <w:rPr>
                                    <w:b/>
                                    <w:spacing w:val="-9"/>
                                  </w:rPr>
                                  <w:t xml:space="preserve"> </w:t>
                                </w:r>
                                <w:r>
                                  <w:rPr>
                                    <w:b/>
                                  </w:rPr>
                                  <w:t>MANUAL</w:t>
                                </w:r>
                                <w:r>
                                  <w:rPr>
                                    <w:b/>
                                    <w:spacing w:val="-7"/>
                                  </w:rPr>
                                  <w:t xml:space="preserve"> </w:t>
                                </w:r>
                                <w:r>
                                  <w:rPr>
                                    <w:b/>
                                  </w:rPr>
                                  <w:t>LEVEL-</w:t>
                                </w:r>
                                <w:r>
                                  <w:rPr>
                                    <w:b/>
                                    <w:spacing w:val="-10"/>
                                  </w:rPr>
                                  <w:t>1</w:t>
                                </w:r>
                              </w:p>
                            </w:tc>
                          </w:tr>
                          <w:tr w:rsidR="00885A0C" w14:paraId="6EADF0BF" w14:textId="77777777">
                            <w:trPr>
                              <w:trHeight w:val="546"/>
                            </w:trPr>
                            <w:tc>
                              <w:tcPr>
                                <w:tcW w:w="1980" w:type="dxa"/>
                                <w:vMerge/>
                                <w:tcBorders>
                                  <w:top w:val="nil"/>
                                </w:tcBorders>
                              </w:tcPr>
                              <w:p w14:paraId="1C3D16DC" w14:textId="77777777" w:rsidR="00885A0C" w:rsidRDefault="00885A0C">
                                <w:pPr>
                                  <w:rPr>
                                    <w:sz w:val="2"/>
                                    <w:szCs w:val="2"/>
                                  </w:rPr>
                                </w:pPr>
                              </w:p>
                            </w:tc>
                            <w:tc>
                              <w:tcPr>
                                <w:tcW w:w="4541" w:type="dxa"/>
                              </w:tcPr>
                              <w:p w14:paraId="6EA2BD7A" w14:textId="77777777" w:rsidR="00885A0C" w:rsidRDefault="00000000">
                                <w:pPr>
                                  <w:pStyle w:val="TableParagraph"/>
                                  <w:spacing w:line="268" w:lineRule="exact"/>
                                  <w:ind w:left="108"/>
                                </w:pPr>
                                <w:r>
                                  <w:t>DOC.</w:t>
                                </w:r>
                                <w:r>
                                  <w:rPr>
                                    <w:spacing w:val="-5"/>
                                  </w:rPr>
                                  <w:t xml:space="preserve"> </w:t>
                                </w:r>
                                <w:r>
                                  <w:t>NO:</w:t>
                                </w:r>
                                <w:r>
                                  <w:rPr>
                                    <w:spacing w:val="39"/>
                                  </w:rPr>
                                  <w:t xml:space="preserve"> </w:t>
                                </w:r>
                                <w:r>
                                  <w:t>REN/IMS-HR-</w:t>
                                </w:r>
                                <w:r>
                                  <w:rPr>
                                    <w:spacing w:val="-2"/>
                                  </w:rPr>
                                  <w:t>CGE/18</w:t>
                                </w:r>
                              </w:p>
                            </w:tc>
                            <w:tc>
                              <w:tcPr>
                                <w:tcW w:w="2719" w:type="dxa"/>
                              </w:tcPr>
                              <w:p w14:paraId="744BDD10" w14:textId="0943D8B8" w:rsidR="00885A0C" w:rsidRDefault="00000000">
                                <w:pPr>
                                  <w:pStyle w:val="TableParagraph"/>
                                  <w:spacing w:line="268" w:lineRule="exact"/>
                                  <w:ind w:left="109"/>
                                </w:pPr>
                                <w:r>
                                  <w:t>Revision</w:t>
                                </w:r>
                                <w:r>
                                  <w:rPr>
                                    <w:spacing w:val="-8"/>
                                  </w:rPr>
                                  <w:t xml:space="preserve"> </w:t>
                                </w:r>
                                <w:r>
                                  <w:t>No:</w:t>
                                </w:r>
                                <w:r>
                                  <w:rPr>
                                    <w:spacing w:val="-6"/>
                                  </w:rPr>
                                  <w:t xml:space="preserve"> </w:t>
                                </w:r>
                                <w:del w:id="139" w:author="Hetvi Topiwala" w:date="2026-04-10T16:34:00Z" w16du:dateUtc="2026-04-10T11:04:00Z">
                                  <w:r w:rsidDel="008B2552">
                                    <w:rPr>
                                      <w:spacing w:val="-7"/>
                                    </w:rPr>
                                    <w:delText>01</w:delText>
                                  </w:r>
                                </w:del>
                                <w:ins w:id="140" w:author="Hetvi Topiwala" w:date="2026-04-10T16:34:00Z" w16du:dateUtc="2026-04-10T11:04:00Z">
                                  <w:r w:rsidR="008B2552">
                                    <w:rPr>
                                      <w:spacing w:val="-7"/>
                                    </w:rPr>
                                    <w:t>03</w:t>
                                  </w:r>
                                </w:ins>
                              </w:p>
                            </w:tc>
                            <w:tc>
                              <w:tcPr>
                                <w:tcW w:w="966" w:type="dxa"/>
                              </w:tcPr>
                              <w:p w14:paraId="1D6CB6CF" w14:textId="7A40D578" w:rsidR="00885A0C" w:rsidRDefault="00000000">
                                <w:pPr>
                                  <w:pStyle w:val="TableParagraph"/>
                                  <w:spacing w:line="268" w:lineRule="exact"/>
                                  <w:ind w:left="109"/>
                                </w:pPr>
                                <w:r>
                                  <w:t>Page</w:t>
                                </w:r>
                                <w:r>
                                  <w:rPr>
                                    <w:spacing w:val="-10"/>
                                  </w:rPr>
                                  <w:t xml:space="preserve"> </w:t>
                                </w:r>
                                <w:r w:rsidR="00251980" w:rsidRPr="00251980">
                                  <w:rPr>
                                    <w:spacing w:val="-10"/>
                                  </w:rPr>
                                  <w:fldChar w:fldCharType="begin"/>
                                </w:r>
                                <w:r w:rsidR="00251980" w:rsidRPr="00251980">
                                  <w:rPr>
                                    <w:spacing w:val="-10"/>
                                  </w:rPr>
                                  <w:instrText xml:space="preserve"> PAGE   \* MERGEFORMAT </w:instrText>
                                </w:r>
                                <w:r w:rsidR="00251980" w:rsidRPr="00251980">
                                  <w:rPr>
                                    <w:spacing w:val="-10"/>
                                  </w:rPr>
                                  <w:fldChar w:fldCharType="separate"/>
                                </w:r>
                                <w:r w:rsidR="00251980" w:rsidRPr="00251980">
                                  <w:rPr>
                                    <w:noProof/>
                                    <w:spacing w:val="-10"/>
                                  </w:rPr>
                                  <w:t>1</w:t>
                                </w:r>
                                <w:r w:rsidR="00251980" w:rsidRPr="00251980">
                                  <w:rPr>
                                    <w:noProof/>
                                    <w:spacing w:val="-10"/>
                                  </w:rPr>
                                  <w:fldChar w:fldCharType="end"/>
                                </w:r>
                              </w:p>
                            </w:tc>
                          </w:tr>
                        </w:tbl>
                        <w:p w14:paraId="21F9CF84" w14:textId="77777777" w:rsidR="00885A0C" w:rsidRDefault="00885A0C">
                          <w:pPr>
                            <w:pStyle w:val="BodyText"/>
                          </w:pPr>
                        </w:p>
                      </w:txbxContent>
                    </wps:txbx>
                    <wps:bodyPr wrap="square" lIns="0" tIns="0" rIns="0" bIns="0" rtlCol="0">
                      <a:noAutofit/>
                    </wps:bodyPr>
                  </wps:wsp>
                </a:graphicData>
              </a:graphic>
            </wp:anchor>
          </w:drawing>
        </mc:Choice>
        <mc:Fallback>
          <w:pict>
            <v:shapetype w14:anchorId="4B85BA97" id="_x0000_t202" coordsize="21600,21600" o:spt="202" path="m,l,21600r21600,l21600,xe">
              <v:stroke joinstyle="miter"/>
              <v:path gradientshapeok="t" o:connecttype="rect"/>
            </v:shapetype>
            <v:shape id="Textbox 11" o:spid="_x0000_s1029" type="#_x0000_t202" style="position:absolute;margin-left:39.25pt;margin-top:32.05pt;width:516.95pt;height:55.65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4541"/>
                      <w:gridCol w:w="2719"/>
                      <w:gridCol w:w="966"/>
                    </w:tblGrid>
                    <w:tr w:rsidR="00885A0C" w14:paraId="7D1EA8C2" w14:textId="77777777">
                      <w:trPr>
                        <w:trHeight w:val="537"/>
                      </w:trPr>
                      <w:tc>
                        <w:tcPr>
                          <w:tcW w:w="1980" w:type="dxa"/>
                          <w:vMerge w:val="restart"/>
                        </w:tcPr>
                        <w:p w14:paraId="6C5A4971" w14:textId="77777777" w:rsidR="00885A0C" w:rsidRDefault="00885A0C">
                          <w:pPr>
                            <w:pStyle w:val="TableParagraph"/>
                            <w:rPr>
                              <w:rFonts w:ascii="Times New Roman"/>
                            </w:rPr>
                          </w:pPr>
                        </w:p>
                      </w:tc>
                      <w:tc>
                        <w:tcPr>
                          <w:tcW w:w="4541" w:type="dxa"/>
                        </w:tcPr>
                        <w:p w14:paraId="5EC066FD" w14:textId="77777777" w:rsidR="00885A0C" w:rsidRDefault="00000000">
                          <w:pPr>
                            <w:pStyle w:val="TableParagraph"/>
                            <w:spacing w:line="268" w:lineRule="exact"/>
                            <w:ind w:left="108"/>
                            <w:rPr>
                              <w:b/>
                            </w:rPr>
                          </w:pPr>
                          <w:r>
                            <w:rPr>
                              <w:b/>
                            </w:rPr>
                            <w:t>DOC</w:t>
                          </w:r>
                          <w:r>
                            <w:rPr>
                              <w:b/>
                              <w:spacing w:val="-7"/>
                            </w:rPr>
                            <w:t xml:space="preserve"> </w:t>
                          </w:r>
                          <w:r>
                            <w:rPr>
                              <w:b/>
                            </w:rPr>
                            <w:t>TITLE:</w:t>
                          </w:r>
                          <w:r>
                            <w:rPr>
                              <w:b/>
                              <w:spacing w:val="-7"/>
                            </w:rPr>
                            <w:t xml:space="preserve"> </w:t>
                          </w:r>
                          <w:r>
                            <w:rPr>
                              <w:b/>
                            </w:rPr>
                            <w:t>Corporate</w:t>
                          </w:r>
                          <w:r>
                            <w:rPr>
                              <w:b/>
                              <w:spacing w:val="-5"/>
                            </w:rPr>
                            <w:t xml:space="preserve"> </w:t>
                          </w:r>
                          <w:r>
                            <w:rPr>
                              <w:b/>
                            </w:rPr>
                            <w:t>Governance</w:t>
                          </w:r>
                          <w:r>
                            <w:rPr>
                              <w:b/>
                              <w:spacing w:val="-6"/>
                            </w:rPr>
                            <w:t xml:space="preserve"> </w:t>
                          </w:r>
                          <w:r>
                            <w:rPr>
                              <w:b/>
                            </w:rPr>
                            <w:t>and</w:t>
                          </w:r>
                          <w:r>
                            <w:rPr>
                              <w:b/>
                              <w:spacing w:val="-5"/>
                            </w:rPr>
                            <w:t xml:space="preserve"> </w:t>
                          </w:r>
                          <w:r>
                            <w:rPr>
                              <w:b/>
                              <w:spacing w:val="-2"/>
                            </w:rPr>
                            <w:t>Ethics</w:t>
                          </w:r>
                        </w:p>
                      </w:tc>
                      <w:tc>
                        <w:tcPr>
                          <w:tcW w:w="3685" w:type="dxa"/>
                          <w:gridSpan w:val="2"/>
                        </w:tcPr>
                        <w:p w14:paraId="163BEA54" w14:textId="77777777" w:rsidR="00885A0C" w:rsidRDefault="00000000">
                          <w:pPr>
                            <w:pStyle w:val="TableParagraph"/>
                            <w:spacing w:line="268" w:lineRule="exact"/>
                            <w:ind w:left="109"/>
                            <w:rPr>
                              <w:b/>
                            </w:rPr>
                          </w:pPr>
                          <w:r>
                            <w:rPr>
                              <w:b/>
                            </w:rPr>
                            <w:t>DOCUMENT</w:t>
                          </w:r>
                          <w:r>
                            <w:rPr>
                              <w:b/>
                              <w:spacing w:val="-8"/>
                            </w:rPr>
                            <w:t xml:space="preserve"> </w:t>
                          </w:r>
                          <w:r>
                            <w:rPr>
                              <w:b/>
                              <w:spacing w:val="-4"/>
                            </w:rPr>
                            <w:t>TYPE:</w:t>
                          </w:r>
                        </w:p>
                        <w:p w14:paraId="13995A02" w14:textId="77777777" w:rsidR="00885A0C" w:rsidRDefault="00000000">
                          <w:pPr>
                            <w:pStyle w:val="TableParagraph"/>
                            <w:spacing w:line="249" w:lineRule="exact"/>
                            <w:ind w:left="109"/>
                            <w:rPr>
                              <w:b/>
                            </w:rPr>
                          </w:pPr>
                          <w:r>
                            <w:rPr>
                              <w:b/>
                            </w:rPr>
                            <w:t>IMS</w:t>
                          </w:r>
                          <w:r>
                            <w:rPr>
                              <w:b/>
                              <w:spacing w:val="-9"/>
                            </w:rPr>
                            <w:t xml:space="preserve"> </w:t>
                          </w:r>
                          <w:r>
                            <w:rPr>
                              <w:b/>
                            </w:rPr>
                            <w:t>MANUAL</w:t>
                          </w:r>
                          <w:r>
                            <w:rPr>
                              <w:b/>
                              <w:spacing w:val="-7"/>
                            </w:rPr>
                            <w:t xml:space="preserve"> </w:t>
                          </w:r>
                          <w:r>
                            <w:rPr>
                              <w:b/>
                            </w:rPr>
                            <w:t>LEVEL-</w:t>
                          </w:r>
                          <w:r>
                            <w:rPr>
                              <w:b/>
                              <w:spacing w:val="-10"/>
                            </w:rPr>
                            <w:t>1</w:t>
                          </w:r>
                        </w:p>
                      </w:tc>
                    </w:tr>
                    <w:tr w:rsidR="00885A0C" w14:paraId="6EADF0BF" w14:textId="77777777">
                      <w:trPr>
                        <w:trHeight w:val="546"/>
                      </w:trPr>
                      <w:tc>
                        <w:tcPr>
                          <w:tcW w:w="1980" w:type="dxa"/>
                          <w:vMerge/>
                          <w:tcBorders>
                            <w:top w:val="nil"/>
                          </w:tcBorders>
                        </w:tcPr>
                        <w:p w14:paraId="1C3D16DC" w14:textId="77777777" w:rsidR="00885A0C" w:rsidRDefault="00885A0C">
                          <w:pPr>
                            <w:rPr>
                              <w:sz w:val="2"/>
                              <w:szCs w:val="2"/>
                            </w:rPr>
                          </w:pPr>
                        </w:p>
                      </w:tc>
                      <w:tc>
                        <w:tcPr>
                          <w:tcW w:w="4541" w:type="dxa"/>
                        </w:tcPr>
                        <w:p w14:paraId="6EA2BD7A" w14:textId="77777777" w:rsidR="00885A0C" w:rsidRDefault="00000000">
                          <w:pPr>
                            <w:pStyle w:val="TableParagraph"/>
                            <w:spacing w:line="268" w:lineRule="exact"/>
                            <w:ind w:left="108"/>
                          </w:pPr>
                          <w:r>
                            <w:t>DOC.</w:t>
                          </w:r>
                          <w:r>
                            <w:rPr>
                              <w:spacing w:val="-5"/>
                            </w:rPr>
                            <w:t xml:space="preserve"> </w:t>
                          </w:r>
                          <w:r>
                            <w:t>NO:</w:t>
                          </w:r>
                          <w:r>
                            <w:rPr>
                              <w:spacing w:val="39"/>
                            </w:rPr>
                            <w:t xml:space="preserve"> </w:t>
                          </w:r>
                          <w:r>
                            <w:t>REN/IMS-HR-</w:t>
                          </w:r>
                          <w:r>
                            <w:rPr>
                              <w:spacing w:val="-2"/>
                            </w:rPr>
                            <w:t>CGE/18</w:t>
                          </w:r>
                        </w:p>
                      </w:tc>
                      <w:tc>
                        <w:tcPr>
                          <w:tcW w:w="2719" w:type="dxa"/>
                        </w:tcPr>
                        <w:p w14:paraId="744BDD10" w14:textId="0943D8B8" w:rsidR="00885A0C" w:rsidRDefault="00000000">
                          <w:pPr>
                            <w:pStyle w:val="TableParagraph"/>
                            <w:spacing w:line="268" w:lineRule="exact"/>
                            <w:ind w:left="109"/>
                          </w:pPr>
                          <w:r>
                            <w:t>Revision</w:t>
                          </w:r>
                          <w:r>
                            <w:rPr>
                              <w:spacing w:val="-8"/>
                            </w:rPr>
                            <w:t xml:space="preserve"> </w:t>
                          </w:r>
                          <w:r>
                            <w:t>No:</w:t>
                          </w:r>
                          <w:r>
                            <w:rPr>
                              <w:spacing w:val="-6"/>
                            </w:rPr>
                            <w:t xml:space="preserve"> </w:t>
                          </w:r>
                          <w:del w:id="141" w:author="Hetvi Topiwala" w:date="2026-04-10T16:34:00Z" w16du:dateUtc="2026-04-10T11:04:00Z">
                            <w:r w:rsidDel="008B2552">
                              <w:rPr>
                                <w:spacing w:val="-7"/>
                              </w:rPr>
                              <w:delText>01</w:delText>
                            </w:r>
                          </w:del>
                          <w:ins w:id="142" w:author="Hetvi Topiwala" w:date="2026-04-10T16:34:00Z" w16du:dateUtc="2026-04-10T11:04:00Z">
                            <w:r w:rsidR="008B2552">
                              <w:rPr>
                                <w:spacing w:val="-7"/>
                              </w:rPr>
                              <w:t>03</w:t>
                            </w:r>
                          </w:ins>
                        </w:p>
                      </w:tc>
                      <w:tc>
                        <w:tcPr>
                          <w:tcW w:w="966" w:type="dxa"/>
                        </w:tcPr>
                        <w:p w14:paraId="1D6CB6CF" w14:textId="7A40D578" w:rsidR="00885A0C" w:rsidRDefault="00000000">
                          <w:pPr>
                            <w:pStyle w:val="TableParagraph"/>
                            <w:spacing w:line="268" w:lineRule="exact"/>
                            <w:ind w:left="109"/>
                          </w:pPr>
                          <w:r>
                            <w:t>Page</w:t>
                          </w:r>
                          <w:r>
                            <w:rPr>
                              <w:spacing w:val="-10"/>
                            </w:rPr>
                            <w:t xml:space="preserve"> </w:t>
                          </w:r>
                          <w:r w:rsidR="00251980" w:rsidRPr="00251980">
                            <w:rPr>
                              <w:spacing w:val="-10"/>
                            </w:rPr>
                            <w:fldChar w:fldCharType="begin"/>
                          </w:r>
                          <w:r w:rsidR="00251980" w:rsidRPr="00251980">
                            <w:rPr>
                              <w:spacing w:val="-10"/>
                            </w:rPr>
                            <w:instrText xml:space="preserve"> PAGE   \* MERGEFORMAT </w:instrText>
                          </w:r>
                          <w:r w:rsidR="00251980" w:rsidRPr="00251980">
                            <w:rPr>
                              <w:spacing w:val="-10"/>
                            </w:rPr>
                            <w:fldChar w:fldCharType="separate"/>
                          </w:r>
                          <w:r w:rsidR="00251980" w:rsidRPr="00251980">
                            <w:rPr>
                              <w:noProof/>
                              <w:spacing w:val="-10"/>
                            </w:rPr>
                            <w:t>1</w:t>
                          </w:r>
                          <w:r w:rsidR="00251980" w:rsidRPr="00251980">
                            <w:rPr>
                              <w:noProof/>
                              <w:spacing w:val="-10"/>
                            </w:rPr>
                            <w:fldChar w:fldCharType="end"/>
                          </w:r>
                        </w:p>
                      </w:tc>
                    </w:tr>
                  </w:tbl>
                  <w:p w14:paraId="21F9CF84" w14:textId="77777777" w:rsidR="00885A0C" w:rsidRDefault="00885A0C">
                    <w:pPr>
                      <w:pStyle w:val="BodyText"/>
                    </w:pPr>
                  </w:p>
                </w:txbxContent>
              </v:textbox>
              <w10:wrap anchorx="page" anchory="page"/>
            </v:shape>
          </w:pict>
        </mc:Fallback>
      </mc:AlternateContent>
    </w:r>
    <w:r>
      <w:rPr>
        <w:noProof/>
        <w:sz w:val="20"/>
      </w:rPr>
      <w:drawing>
        <wp:anchor distT="0" distB="0" distL="0" distR="0" simplePos="0" relativeHeight="251654656" behindDoc="1" locked="0" layoutInCell="1" allowOverlap="1" wp14:anchorId="0877AED4" wp14:editId="1E0049F8">
          <wp:simplePos x="0" y="0"/>
          <wp:positionH relativeFrom="page">
            <wp:posOffset>687180</wp:posOffset>
          </wp:positionH>
          <wp:positionV relativeFrom="page">
            <wp:posOffset>576427</wp:posOffset>
          </wp:positionV>
          <wp:extent cx="917150" cy="379069"/>
          <wp:effectExtent l="0" t="0" r="0" b="0"/>
          <wp:wrapNone/>
          <wp:docPr id="205789060"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 cstate="print"/>
                  <a:stretch>
                    <a:fillRect/>
                  </a:stretch>
                </pic:blipFill>
                <pic:spPr>
                  <a:xfrm>
                    <a:off x="0" y="0"/>
                    <a:ext cx="917150" cy="379069"/>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15C6" w14:textId="77777777" w:rsidR="00885A0C" w:rsidRDefault="00000000">
    <w:pPr>
      <w:pStyle w:val="BodyText"/>
      <w:spacing w:line="14" w:lineRule="auto"/>
      <w:rPr>
        <w:sz w:val="20"/>
      </w:rPr>
    </w:pPr>
    <w:r>
      <w:rPr>
        <w:noProof/>
        <w:sz w:val="20"/>
      </w:rPr>
      <mc:AlternateContent>
        <mc:Choice Requires="wps">
          <w:drawing>
            <wp:anchor distT="0" distB="0" distL="0" distR="0" simplePos="0" relativeHeight="251653632" behindDoc="0" locked="0" layoutInCell="1" allowOverlap="1" wp14:anchorId="55D7B83B" wp14:editId="7853BA4C">
              <wp:simplePos x="0" y="0"/>
              <wp:positionH relativeFrom="page">
                <wp:posOffset>498347</wp:posOffset>
              </wp:positionH>
              <wp:positionV relativeFrom="page">
                <wp:posOffset>406907</wp:posOffset>
              </wp:positionV>
              <wp:extent cx="6565265" cy="70675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5265" cy="70675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4541"/>
                            <w:gridCol w:w="2719"/>
                            <w:gridCol w:w="966"/>
                          </w:tblGrid>
                          <w:tr w:rsidR="00885A0C" w14:paraId="482AF4FD" w14:textId="77777777">
                            <w:trPr>
                              <w:trHeight w:val="537"/>
                            </w:trPr>
                            <w:tc>
                              <w:tcPr>
                                <w:tcW w:w="1980" w:type="dxa"/>
                                <w:vMerge w:val="restart"/>
                              </w:tcPr>
                              <w:p w14:paraId="56039161" w14:textId="77777777" w:rsidR="00885A0C" w:rsidRDefault="00885A0C">
                                <w:pPr>
                                  <w:pStyle w:val="TableParagraph"/>
                                  <w:rPr>
                                    <w:rFonts w:ascii="Times New Roman"/>
                                  </w:rPr>
                                </w:pPr>
                              </w:p>
                            </w:tc>
                            <w:tc>
                              <w:tcPr>
                                <w:tcW w:w="4541" w:type="dxa"/>
                              </w:tcPr>
                              <w:p w14:paraId="61ED2B0D" w14:textId="77777777" w:rsidR="00885A0C" w:rsidRDefault="00000000">
                                <w:pPr>
                                  <w:pStyle w:val="TableParagraph"/>
                                  <w:spacing w:line="268" w:lineRule="exact"/>
                                  <w:ind w:left="108"/>
                                  <w:rPr>
                                    <w:b/>
                                  </w:rPr>
                                </w:pPr>
                                <w:r>
                                  <w:rPr>
                                    <w:b/>
                                  </w:rPr>
                                  <w:t>DOC</w:t>
                                </w:r>
                                <w:r>
                                  <w:rPr>
                                    <w:b/>
                                    <w:spacing w:val="-7"/>
                                  </w:rPr>
                                  <w:t xml:space="preserve"> </w:t>
                                </w:r>
                                <w:r>
                                  <w:rPr>
                                    <w:b/>
                                  </w:rPr>
                                  <w:t>TITLE:</w:t>
                                </w:r>
                                <w:r>
                                  <w:rPr>
                                    <w:b/>
                                    <w:spacing w:val="-7"/>
                                  </w:rPr>
                                  <w:t xml:space="preserve"> </w:t>
                                </w:r>
                                <w:r>
                                  <w:rPr>
                                    <w:b/>
                                  </w:rPr>
                                  <w:t>Corporate</w:t>
                                </w:r>
                                <w:r>
                                  <w:rPr>
                                    <w:b/>
                                    <w:spacing w:val="-5"/>
                                  </w:rPr>
                                  <w:t xml:space="preserve"> </w:t>
                                </w:r>
                                <w:r>
                                  <w:rPr>
                                    <w:b/>
                                  </w:rPr>
                                  <w:t>Governance</w:t>
                                </w:r>
                                <w:r>
                                  <w:rPr>
                                    <w:b/>
                                    <w:spacing w:val="-6"/>
                                  </w:rPr>
                                  <w:t xml:space="preserve"> </w:t>
                                </w:r>
                                <w:r>
                                  <w:rPr>
                                    <w:b/>
                                  </w:rPr>
                                  <w:t>and</w:t>
                                </w:r>
                                <w:r>
                                  <w:rPr>
                                    <w:b/>
                                    <w:spacing w:val="-5"/>
                                  </w:rPr>
                                  <w:t xml:space="preserve"> </w:t>
                                </w:r>
                                <w:r>
                                  <w:rPr>
                                    <w:b/>
                                    <w:spacing w:val="-2"/>
                                  </w:rPr>
                                  <w:t>Ethics</w:t>
                                </w:r>
                              </w:p>
                            </w:tc>
                            <w:tc>
                              <w:tcPr>
                                <w:tcW w:w="3685" w:type="dxa"/>
                                <w:gridSpan w:val="2"/>
                              </w:tcPr>
                              <w:p w14:paraId="62997261" w14:textId="77777777" w:rsidR="00885A0C" w:rsidRDefault="00000000">
                                <w:pPr>
                                  <w:pStyle w:val="TableParagraph"/>
                                  <w:spacing w:line="268" w:lineRule="exact"/>
                                  <w:ind w:left="109"/>
                                  <w:rPr>
                                    <w:b/>
                                  </w:rPr>
                                </w:pPr>
                                <w:r>
                                  <w:rPr>
                                    <w:b/>
                                  </w:rPr>
                                  <w:t>DOCUMENT</w:t>
                                </w:r>
                                <w:r>
                                  <w:rPr>
                                    <w:b/>
                                    <w:spacing w:val="-8"/>
                                  </w:rPr>
                                  <w:t xml:space="preserve"> </w:t>
                                </w:r>
                                <w:r>
                                  <w:rPr>
                                    <w:b/>
                                    <w:spacing w:val="-4"/>
                                  </w:rPr>
                                  <w:t>TYPE:</w:t>
                                </w:r>
                              </w:p>
                              <w:p w14:paraId="33C5D937" w14:textId="77777777" w:rsidR="00885A0C" w:rsidRDefault="00000000">
                                <w:pPr>
                                  <w:pStyle w:val="TableParagraph"/>
                                  <w:spacing w:line="249" w:lineRule="exact"/>
                                  <w:ind w:left="109"/>
                                  <w:rPr>
                                    <w:b/>
                                  </w:rPr>
                                </w:pPr>
                                <w:r>
                                  <w:rPr>
                                    <w:b/>
                                  </w:rPr>
                                  <w:t>IMS</w:t>
                                </w:r>
                                <w:r>
                                  <w:rPr>
                                    <w:b/>
                                    <w:spacing w:val="-9"/>
                                  </w:rPr>
                                  <w:t xml:space="preserve"> </w:t>
                                </w:r>
                                <w:r>
                                  <w:rPr>
                                    <w:b/>
                                  </w:rPr>
                                  <w:t>MANUAL</w:t>
                                </w:r>
                                <w:r>
                                  <w:rPr>
                                    <w:b/>
                                    <w:spacing w:val="-7"/>
                                  </w:rPr>
                                  <w:t xml:space="preserve"> </w:t>
                                </w:r>
                                <w:r>
                                  <w:rPr>
                                    <w:b/>
                                  </w:rPr>
                                  <w:t>LEVEL-</w:t>
                                </w:r>
                                <w:r>
                                  <w:rPr>
                                    <w:b/>
                                    <w:spacing w:val="-10"/>
                                  </w:rPr>
                                  <w:t>1</w:t>
                                </w:r>
                              </w:p>
                            </w:tc>
                          </w:tr>
                          <w:tr w:rsidR="00885A0C" w14:paraId="4F4CC817" w14:textId="77777777">
                            <w:trPr>
                              <w:trHeight w:val="546"/>
                            </w:trPr>
                            <w:tc>
                              <w:tcPr>
                                <w:tcW w:w="1980" w:type="dxa"/>
                                <w:vMerge/>
                                <w:tcBorders>
                                  <w:top w:val="nil"/>
                                </w:tcBorders>
                              </w:tcPr>
                              <w:p w14:paraId="330557DE" w14:textId="77777777" w:rsidR="00885A0C" w:rsidRDefault="00885A0C">
                                <w:pPr>
                                  <w:rPr>
                                    <w:sz w:val="2"/>
                                    <w:szCs w:val="2"/>
                                  </w:rPr>
                                </w:pPr>
                              </w:p>
                            </w:tc>
                            <w:tc>
                              <w:tcPr>
                                <w:tcW w:w="4541" w:type="dxa"/>
                              </w:tcPr>
                              <w:p w14:paraId="6F089DD6" w14:textId="77777777" w:rsidR="00885A0C" w:rsidRDefault="00000000">
                                <w:pPr>
                                  <w:pStyle w:val="TableParagraph"/>
                                  <w:spacing w:line="268" w:lineRule="exact"/>
                                  <w:ind w:left="108"/>
                                </w:pPr>
                                <w:r>
                                  <w:t>DOC.</w:t>
                                </w:r>
                                <w:r>
                                  <w:rPr>
                                    <w:spacing w:val="-5"/>
                                  </w:rPr>
                                  <w:t xml:space="preserve"> </w:t>
                                </w:r>
                                <w:r>
                                  <w:t>NO:</w:t>
                                </w:r>
                                <w:r>
                                  <w:rPr>
                                    <w:spacing w:val="39"/>
                                  </w:rPr>
                                  <w:t xml:space="preserve"> </w:t>
                                </w:r>
                                <w:r>
                                  <w:t>REN/IMS-HR-</w:t>
                                </w:r>
                                <w:r>
                                  <w:rPr>
                                    <w:spacing w:val="-2"/>
                                  </w:rPr>
                                  <w:t>CGE/18</w:t>
                                </w:r>
                              </w:p>
                            </w:tc>
                            <w:tc>
                              <w:tcPr>
                                <w:tcW w:w="2719" w:type="dxa"/>
                              </w:tcPr>
                              <w:p w14:paraId="389C11CE" w14:textId="0D46A130" w:rsidR="00885A0C" w:rsidRDefault="00000000">
                                <w:pPr>
                                  <w:pStyle w:val="TableParagraph"/>
                                  <w:spacing w:line="268" w:lineRule="exact"/>
                                  <w:ind w:left="109"/>
                                </w:pPr>
                                <w:r>
                                  <w:t>Revision</w:t>
                                </w:r>
                                <w:r>
                                  <w:rPr>
                                    <w:spacing w:val="-8"/>
                                  </w:rPr>
                                  <w:t xml:space="preserve"> </w:t>
                                </w:r>
                                <w:r>
                                  <w:t>No:</w:t>
                                </w:r>
                                <w:r>
                                  <w:rPr>
                                    <w:spacing w:val="-6"/>
                                  </w:rPr>
                                  <w:t xml:space="preserve"> </w:t>
                                </w:r>
                                <w:del w:id="180" w:author="Hetvi Topiwala" w:date="2026-04-10T16:34:00Z" w16du:dateUtc="2026-04-10T11:04:00Z">
                                  <w:r w:rsidDel="008B2552">
                                    <w:rPr>
                                      <w:spacing w:val="-7"/>
                                    </w:rPr>
                                    <w:delText>01</w:delText>
                                  </w:r>
                                </w:del>
                                <w:ins w:id="181" w:author="Hetvi Topiwala" w:date="2026-04-10T16:34:00Z" w16du:dateUtc="2026-04-10T11:04:00Z">
                                  <w:r w:rsidR="008B2552">
                                    <w:rPr>
                                      <w:spacing w:val="-7"/>
                                    </w:rPr>
                                    <w:t>03</w:t>
                                  </w:r>
                                </w:ins>
                              </w:p>
                            </w:tc>
                            <w:tc>
                              <w:tcPr>
                                <w:tcW w:w="966" w:type="dxa"/>
                              </w:tcPr>
                              <w:p w14:paraId="5663D770" w14:textId="77777777" w:rsidR="00885A0C" w:rsidRDefault="00000000">
                                <w:pPr>
                                  <w:pStyle w:val="TableParagraph"/>
                                  <w:spacing w:line="268" w:lineRule="exact"/>
                                  <w:ind w:left="109"/>
                                </w:pPr>
                                <w:r>
                                  <w:t>Page</w:t>
                                </w:r>
                                <w:r>
                                  <w:rPr>
                                    <w:spacing w:val="-10"/>
                                  </w:rPr>
                                  <w:t xml:space="preserve"> </w:t>
                                </w: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c>
                          </w:tr>
                        </w:tbl>
                        <w:p w14:paraId="4FA5037B" w14:textId="77777777" w:rsidR="00885A0C" w:rsidRDefault="00885A0C">
                          <w:pPr>
                            <w:pStyle w:val="BodyText"/>
                          </w:pPr>
                        </w:p>
                      </w:txbxContent>
                    </wps:txbx>
                    <wps:bodyPr wrap="square" lIns="0" tIns="0" rIns="0" bIns="0" rtlCol="0">
                      <a:noAutofit/>
                    </wps:bodyPr>
                  </wps:wsp>
                </a:graphicData>
              </a:graphic>
            </wp:anchor>
          </w:drawing>
        </mc:Choice>
        <mc:Fallback>
          <w:pict>
            <v:shapetype w14:anchorId="55D7B83B" id="_x0000_t202" coordsize="21600,21600" o:spt="202" path="m,l,21600r21600,l21600,xe">
              <v:stroke joinstyle="miter"/>
              <v:path gradientshapeok="t" o:connecttype="rect"/>
            </v:shapetype>
            <v:shape id="Textbox 19" o:spid="_x0000_s1031" type="#_x0000_t202" style="position:absolute;margin-left:39.25pt;margin-top:32.05pt;width:516.95pt;height:55.65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4541"/>
                      <w:gridCol w:w="2719"/>
                      <w:gridCol w:w="966"/>
                    </w:tblGrid>
                    <w:tr w:rsidR="00885A0C" w14:paraId="482AF4FD" w14:textId="77777777">
                      <w:trPr>
                        <w:trHeight w:val="537"/>
                      </w:trPr>
                      <w:tc>
                        <w:tcPr>
                          <w:tcW w:w="1980" w:type="dxa"/>
                          <w:vMerge w:val="restart"/>
                        </w:tcPr>
                        <w:p w14:paraId="56039161" w14:textId="77777777" w:rsidR="00885A0C" w:rsidRDefault="00885A0C">
                          <w:pPr>
                            <w:pStyle w:val="TableParagraph"/>
                            <w:rPr>
                              <w:rFonts w:ascii="Times New Roman"/>
                            </w:rPr>
                          </w:pPr>
                        </w:p>
                      </w:tc>
                      <w:tc>
                        <w:tcPr>
                          <w:tcW w:w="4541" w:type="dxa"/>
                        </w:tcPr>
                        <w:p w14:paraId="61ED2B0D" w14:textId="77777777" w:rsidR="00885A0C" w:rsidRDefault="00000000">
                          <w:pPr>
                            <w:pStyle w:val="TableParagraph"/>
                            <w:spacing w:line="268" w:lineRule="exact"/>
                            <w:ind w:left="108"/>
                            <w:rPr>
                              <w:b/>
                            </w:rPr>
                          </w:pPr>
                          <w:r>
                            <w:rPr>
                              <w:b/>
                            </w:rPr>
                            <w:t>DOC</w:t>
                          </w:r>
                          <w:r>
                            <w:rPr>
                              <w:b/>
                              <w:spacing w:val="-7"/>
                            </w:rPr>
                            <w:t xml:space="preserve"> </w:t>
                          </w:r>
                          <w:r>
                            <w:rPr>
                              <w:b/>
                            </w:rPr>
                            <w:t>TITLE:</w:t>
                          </w:r>
                          <w:r>
                            <w:rPr>
                              <w:b/>
                              <w:spacing w:val="-7"/>
                            </w:rPr>
                            <w:t xml:space="preserve"> </w:t>
                          </w:r>
                          <w:r>
                            <w:rPr>
                              <w:b/>
                            </w:rPr>
                            <w:t>Corporate</w:t>
                          </w:r>
                          <w:r>
                            <w:rPr>
                              <w:b/>
                              <w:spacing w:val="-5"/>
                            </w:rPr>
                            <w:t xml:space="preserve"> </w:t>
                          </w:r>
                          <w:r>
                            <w:rPr>
                              <w:b/>
                            </w:rPr>
                            <w:t>Governance</w:t>
                          </w:r>
                          <w:r>
                            <w:rPr>
                              <w:b/>
                              <w:spacing w:val="-6"/>
                            </w:rPr>
                            <w:t xml:space="preserve"> </w:t>
                          </w:r>
                          <w:r>
                            <w:rPr>
                              <w:b/>
                            </w:rPr>
                            <w:t>and</w:t>
                          </w:r>
                          <w:r>
                            <w:rPr>
                              <w:b/>
                              <w:spacing w:val="-5"/>
                            </w:rPr>
                            <w:t xml:space="preserve"> </w:t>
                          </w:r>
                          <w:r>
                            <w:rPr>
                              <w:b/>
                              <w:spacing w:val="-2"/>
                            </w:rPr>
                            <w:t>Ethics</w:t>
                          </w:r>
                        </w:p>
                      </w:tc>
                      <w:tc>
                        <w:tcPr>
                          <w:tcW w:w="3685" w:type="dxa"/>
                          <w:gridSpan w:val="2"/>
                        </w:tcPr>
                        <w:p w14:paraId="62997261" w14:textId="77777777" w:rsidR="00885A0C" w:rsidRDefault="00000000">
                          <w:pPr>
                            <w:pStyle w:val="TableParagraph"/>
                            <w:spacing w:line="268" w:lineRule="exact"/>
                            <w:ind w:left="109"/>
                            <w:rPr>
                              <w:b/>
                            </w:rPr>
                          </w:pPr>
                          <w:r>
                            <w:rPr>
                              <w:b/>
                            </w:rPr>
                            <w:t>DOCUMENT</w:t>
                          </w:r>
                          <w:r>
                            <w:rPr>
                              <w:b/>
                              <w:spacing w:val="-8"/>
                            </w:rPr>
                            <w:t xml:space="preserve"> </w:t>
                          </w:r>
                          <w:r>
                            <w:rPr>
                              <w:b/>
                              <w:spacing w:val="-4"/>
                            </w:rPr>
                            <w:t>TYPE:</w:t>
                          </w:r>
                        </w:p>
                        <w:p w14:paraId="33C5D937" w14:textId="77777777" w:rsidR="00885A0C" w:rsidRDefault="00000000">
                          <w:pPr>
                            <w:pStyle w:val="TableParagraph"/>
                            <w:spacing w:line="249" w:lineRule="exact"/>
                            <w:ind w:left="109"/>
                            <w:rPr>
                              <w:b/>
                            </w:rPr>
                          </w:pPr>
                          <w:r>
                            <w:rPr>
                              <w:b/>
                            </w:rPr>
                            <w:t>IMS</w:t>
                          </w:r>
                          <w:r>
                            <w:rPr>
                              <w:b/>
                              <w:spacing w:val="-9"/>
                            </w:rPr>
                            <w:t xml:space="preserve"> </w:t>
                          </w:r>
                          <w:r>
                            <w:rPr>
                              <w:b/>
                            </w:rPr>
                            <w:t>MANUAL</w:t>
                          </w:r>
                          <w:r>
                            <w:rPr>
                              <w:b/>
                              <w:spacing w:val="-7"/>
                            </w:rPr>
                            <w:t xml:space="preserve"> </w:t>
                          </w:r>
                          <w:r>
                            <w:rPr>
                              <w:b/>
                            </w:rPr>
                            <w:t>LEVEL-</w:t>
                          </w:r>
                          <w:r>
                            <w:rPr>
                              <w:b/>
                              <w:spacing w:val="-10"/>
                            </w:rPr>
                            <w:t>1</w:t>
                          </w:r>
                        </w:p>
                      </w:tc>
                    </w:tr>
                    <w:tr w:rsidR="00885A0C" w14:paraId="4F4CC817" w14:textId="77777777">
                      <w:trPr>
                        <w:trHeight w:val="546"/>
                      </w:trPr>
                      <w:tc>
                        <w:tcPr>
                          <w:tcW w:w="1980" w:type="dxa"/>
                          <w:vMerge/>
                          <w:tcBorders>
                            <w:top w:val="nil"/>
                          </w:tcBorders>
                        </w:tcPr>
                        <w:p w14:paraId="330557DE" w14:textId="77777777" w:rsidR="00885A0C" w:rsidRDefault="00885A0C">
                          <w:pPr>
                            <w:rPr>
                              <w:sz w:val="2"/>
                              <w:szCs w:val="2"/>
                            </w:rPr>
                          </w:pPr>
                        </w:p>
                      </w:tc>
                      <w:tc>
                        <w:tcPr>
                          <w:tcW w:w="4541" w:type="dxa"/>
                        </w:tcPr>
                        <w:p w14:paraId="6F089DD6" w14:textId="77777777" w:rsidR="00885A0C" w:rsidRDefault="00000000">
                          <w:pPr>
                            <w:pStyle w:val="TableParagraph"/>
                            <w:spacing w:line="268" w:lineRule="exact"/>
                            <w:ind w:left="108"/>
                          </w:pPr>
                          <w:r>
                            <w:t>DOC.</w:t>
                          </w:r>
                          <w:r>
                            <w:rPr>
                              <w:spacing w:val="-5"/>
                            </w:rPr>
                            <w:t xml:space="preserve"> </w:t>
                          </w:r>
                          <w:r>
                            <w:t>NO:</w:t>
                          </w:r>
                          <w:r>
                            <w:rPr>
                              <w:spacing w:val="39"/>
                            </w:rPr>
                            <w:t xml:space="preserve"> </w:t>
                          </w:r>
                          <w:r>
                            <w:t>REN/IMS-HR-</w:t>
                          </w:r>
                          <w:r>
                            <w:rPr>
                              <w:spacing w:val="-2"/>
                            </w:rPr>
                            <w:t>CGE/18</w:t>
                          </w:r>
                        </w:p>
                      </w:tc>
                      <w:tc>
                        <w:tcPr>
                          <w:tcW w:w="2719" w:type="dxa"/>
                        </w:tcPr>
                        <w:p w14:paraId="389C11CE" w14:textId="0D46A130" w:rsidR="00885A0C" w:rsidRDefault="00000000">
                          <w:pPr>
                            <w:pStyle w:val="TableParagraph"/>
                            <w:spacing w:line="268" w:lineRule="exact"/>
                            <w:ind w:left="109"/>
                          </w:pPr>
                          <w:r>
                            <w:t>Revision</w:t>
                          </w:r>
                          <w:r>
                            <w:rPr>
                              <w:spacing w:val="-8"/>
                            </w:rPr>
                            <w:t xml:space="preserve"> </w:t>
                          </w:r>
                          <w:r>
                            <w:t>No:</w:t>
                          </w:r>
                          <w:r>
                            <w:rPr>
                              <w:spacing w:val="-6"/>
                            </w:rPr>
                            <w:t xml:space="preserve"> </w:t>
                          </w:r>
                          <w:del w:id="182" w:author="Hetvi Topiwala" w:date="2026-04-10T16:34:00Z" w16du:dateUtc="2026-04-10T11:04:00Z">
                            <w:r w:rsidDel="008B2552">
                              <w:rPr>
                                <w:spacing w:val="-7"/>
                              </w:rPr>
                              <w:delText>01</w:delText>
                            </w:r>
                          </w:del>
                          <w:ins w:id="183" w:author="Hetvi Topiwala" w:date="2026-04-10T16:34:00Z" w16du:dateUtc="2026-04-10T11:04:00Z">
                            <w:r w:rsidR="008B2552">
                              <w:rPr>
                                <w:spacing w:val="-7"/>
                              </w:rPr>
                              <w:t>03</w:t>
                            </w:r>
                          </w:ins>
                        </w:p>
                      </w:tc>
                      <w:tc>
                        <w:tcPr>
                          <w:tcW w:w="966" w:type="dxa"/>
                        </w:tcPr>
                        <w:p w14:paraId="5663D770" w14:textId="77777777" w:rsidR="00885A0C" w:rsidRDefault="00000000">
                          <w:pPr>
                            <w:pStyle w:val="TableParagraph"/>
                            <w:spacing w:line="268" w:lineRule="exact"/>
                            <w:ind w:left="109"/>
                          </w:pPr>
                          <w:r>
                            <w:t>Page</w:t>
                          </w:r>
                          <w:r>
                            <w:rPr>
                              <w:spacing w:val="-10"/>
                            </w:rPr>
                            <w:t xml:space="preserve"> </w:t>
                          </w: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c>
                    </w:tr>
                  </w:tbl>
                  <w:p w14:paraId="4FA5037B" w14:textId="77777777" w:rsidR="00885A0C" w:rsidRDefault="00885A0C">
                    <w:pPr>
                      <w:pStyle w:val="BodyText"/>
                    </w:pPr>
                  </w:p>
                </w:txbxContent>
              </v:textbox>
              <w10:wrap anchorx="page" anchory="page"/>
            </v:shape>
          </w:pict>
        </mc:Fallback>
      </mc:AlternateContent>
    </w:r>
    <w:r>
      <w:rPr>
        <w:noProof/>
        <w:sz w:val="20"/>
      </w:rPr>
      <w:drawing>
        <wp:anchor distT="0" distB="0" distL="0" distR="0" simplePos="0" relativeHeight="251660800" behindDoc="1" locked="0" layoutInCell="1" allowOverlap="1" wp14:anchorId="1D561E82" wp14:editId="15D1D12B">
          <wp:simplePos x="0" y="0"/>
          <wp:positionH relativeFrom="page">
            <wp:posOffset>687180</wp:posOffset>
          </wp:positionH>
          <wp:positionV relativeFrom="page">
            <wp:posOffset>576427</wp:posOffset>
          </wp:positionV>
          <wp:extent cx="917150" cy="379069"/>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 cstate="print"/>
                  <a:stretch>
                    <a:fillRect/>
                  </a:stretch>
                </pic:blipFill>
                <pic:spPr>
                  <a:xfrm>
                    <a:off x="0" y="0"/>
                    <a:ext cx="917150" cy="379069"/>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8C423" w14:textId="77777777" w:rsidR="00885A0C" w:rsidRDefault="00000000">
    <w:pPr>
      <w:pStyle w:val="BodyText"/>
      <w:spacing w:line="14" w:lineRule="auto"/>
      <w:rPr>
        <w:sz w:val="20"/>
      </w:rPr>
    </w:pPr>
    <w:r>
      <w:rPr>
        <w:noProof/>
        <w:sz w:val="20"/>
      </w:rPr>
      <mc:AlternateContent>
        <mc:Choice Requires="wps">
          <w:drawing>
            <wp:anchor distT="0" distB="0" distL="0" distR="0" simplePos="0" relativeHeight="251655680" behindDoc="0" locked="0" layoutInCell="1" allowOverlap="1" wp14:anchorId="0C90D84F" wp14:editId="3F1EDC90">
              <wp:simplePos x="0" y="0"/>
              <wp:positionH relativeFrom="page">
                <wp:posOffset>498347</wp:posOffset>
              </wp:positionH>
              <wp:positionV relativeFrom="page">
                <wp:posOffset>406907</wp:posOffset>
              </wp:positionV>
              <wp:extent cx="6565265" cy="70675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5265" cy="70675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4541"/>
                            <w:gridCol w:w="2719"/>
                            <w:gridCol w:w="966"/>
                          </w:tblGrid>
                          <w:tr w:rsidR="00885A0C" w14:paraId="55FFC4CB" w14:textId="77777777">
                            <w:trPr>
                              <w:trHeight w:val="537"/>
                            </w:trPr>
                            <w:tc>
                              <w:tcPr>
                                <w:tcW w:w="1980" w:type="dxa"/>
                                <w:vMerge w:val="restart"/>
                              </w:tcPr>
                              <w:p w14:paraId="43DAAC24" w14:textId="77777777" w:rsidR="00885A0C" w:rsidRDefault="00885A0C">
                                <w:pPr>
                                  <w:pStyle w:val="TableParagraph"/>
                                  <w:rPr>
                                    <w:rFonts w:ascii="Times New Roman"/>
                                  </w:rPr>
                                </w:pPr>
                              </w:p>
                            </w:tc>
                            <w:tc>
                              <w:tcPr>
                                <w:tcW w:w="4541" w:type="dxa"/>
                              </w:tcPr>
                              <w:p w14:paraId="370AABF8" w14:textId="77777777" w:rsidR="00885A0C" w:rsidRDefault="00000000">
                                <w:pPr>
                                  <w:pStyle w:val="TableParagraph"/>
                                  <w:spacing w:line="268" w:lineRule="exact"/>
                                  <w:ind w:left="108"/>
                                  <w:rPr>
                                    <w:b/>
                                  </w:rPr>
                                </w:pPr>
                                <w:r>
                                  <w:rPr>
                                    <w:b/>
                                  </w:rPr>
                                  <w:t>DOC</w:t>
                                </w:r>
                                <w:r>
                                  <w:rPr>
                                    <w:b/>
                                    <w:spacing w:val="-7"/>
                                  </w:rPr>
                                  <w:t xml:space="preserve"> </w:t>
                                </w:r>
                                <w:r>
                                  <w:rPr>
                                    <w:b/>
                                  </w:rPr>
                                  <w:t>TITLE:</w:t>
                                </w:r>
                                <w:r>
                                  <w:rPr>
                                    <w:b/>
                                    <w:spacing w:val="-7"/>
                                  </w:rPr>
                                  <w:t xml:space="preserve"> </w:t>
                                </w:r>
                                <w:r>
                                  <w:rPr>
                                    <w:b/>
                                  </w:rPr>
                                  <w:t>Corporate</w:t>
                                </w:r>
                                <w:r>
                                  <w:rPr>
                                    <w:b/>
                                    <w:spacing w:val="-5"/>
                                  </w:rPr>
                                  <w:t xml:space="preserve"> </w:t>
                                </w:r>
                                <w:r>
                                  <w:rPr>
                                    <w:b/>
                                  </w:rPr>
                                  <w:t>Governance</w:t>
                                </w:r>
                                <w:r>
                                  <w:rPr>
                                    <w:b/>
                                    <w:spacing w:val="-6"/>
                                  </w:rPr>
                                  <w:t xml:space="preserve"> </w:t>
                                </w:r>
                                <w:r>
                                  <w:rPr>
                                    <w:b/>
                                  </w:rPr>
                                  <w:t>and</w:t>
                                </w:r>
                                <w:r>
                                  <w:rPr>
                                    <w:b/>
                                    <w:spacing w:val="-5"/>
                                  </w:rPr>
                                  <w:t xml:space="preserve"> </w:t>
                                </w:r>
                                <w:r>
                                  <w:rPr>
                                    <w:b/>
                                    <w:spacing w:val="-2"/>
                                  </w:rPr>
                                  <w:t>Ethics</w:t>
                                </w:r>
                              </w:p>
                            </w:tc>
                            <w:tc>
                              <w:tcPr>
                                <w:tcW w:w="3685" w:type="dxa"/>
                                <w:gridSpan w:val="2"/>
                              </w:tcPr>
                              <w:p w14:paraId="2F7424CF" w14:textId="77777777" w:rsidR="00885A0C" w:rsidRDefault="00000000">
                                <w:pPr>
                                  <w:pStyle w:val="TableParagraph"/>
                                  <w:spacing w:line="268" w:lineRule="exact"/>
                                  <w:ind w:left="109"/>
                                  <w:rPr>
                                    <w:b/>
                                  </w:rPr>
                                </w:pPr>
                                <w:r>
                                  <w:rPr>
                                    <w:b/>
                                  </w:rPr>
                                  <w:t>DOCUMENT</w:t>
                                </w:r>
                                <w:r>
                                  <w:rPr>
                                    <w:b/>
                                    <w:spacing w:val="-8"/>
                                  </w:rPr>
                                  <w:t xml:space="preserve"> </w:t>
                                </w:r>
                                <w:r>
                                  <w:rPr>
                                    <w:b/>
                                    <w:spacing w:val="-4"/>
                                  </w:rPr>
                                  <w:t>TYPE:</w:t>
                                </w:r>
                              </w:p>
                              <w:p w14:paraId="15B4D944" w14:textId="77777777" w:rsidR="00885A0C" w:rsidRDefault="00000000">
                                <w:pPr>
                                  <w:pStyle w:val="TableParagraph"/>
                                  <w:spacing w:line="249" w:lineRule="exact"/>
                                  <w:ind w:left="109"/>
                                  <w:rPr>
                                    <w:b/>
                                  </w:rPr>
                                </w:pPr>
                                <w:r>
                                  <w:rPr>
                                    <w:b/>
                                  </w:rPr>
                                  <w:t>IMS</w:t>
                                </w:r>
                                <w:r>
                                  <w:rPr>
                                    <w:b/>
                                    <w:spacing w:val="-9"/>
                                  </w:rPr>
                                  <w:t xml:space="preserve"> </w:t>
                                </w:r>
                                <w:r>
                                  <w:rPr>
                                    <w:b/>
                                  </w:rPr>
                                  <w:t>MANUAL</w:t>
                                </w:r>
                                <w:r>
                                  <w:rPr>
                                    <w:b/>
                                    <w:spacing w:val="-7"/>
                                  </w:rPr>
                                  <w:t xml:space="preserve"> </w:t>
                                </w:r>
                                <w:r>
                                  <w:rPr>
                                    <w:b/>
                                  </w:rPr>
                                  <w:t>LEVEL-</w:t>
                                </w:r>
                                <w:r>
                                  <w:rPr>
                                    <w:b/>
                                    <w:spacing w:val="-10"/>
                                  </w:rPr>
                                  <w:t>1</w:t>
                                </w:r>
                              </w:p>
                            </w:tc>
                          </w:tr>
                          <w:tr w:rsidR="00885A0C" w14:paraId="28498EF6" w14:textId="77777777">
                            <w:trPr>
                              <w:trHeight w:val="546"/>
                            </w:trPr>
                            <w:tc>
                              <w:tcPr>
                                <w:tcW w:w="1980" w:type="dxa"/>
                                <w:vMerge/>
                                <w:tcBorders>
                                  <w:top w:val="nil"/>
                                </w:tcBorders>
                              </w:tcPr>
                              <w:p w14:paraId="502D7756" w14:textId="77777777" w:rsidR="00885A0C" w:rsidRDefault="00885A0C">
                                <w:pPr>
                                  <w:rPr>
                                    <w:sz w:val="2"/>
                                    <w:szCs w:val="2"/>
                                  </w:rPr>
                                </w:pPr>
                              </w:p>
                            </w:tc>
                            <w:tc>
                              <w:tcPr>
                                <w:tcW w:w="4541" w:type="dxa"/>
                              </w:tcPr>
                              <w:p w14:paraId="7B48050A" w14:textId="77777777" w:rsidR="00885A0C" w:rsidRDefault="00000000">
                                <w:pPr>
                                  <w:pStyle w:val="TableParagraph"/>
                                  <w:spacing w:line="268" w:lineRule="exact"/>
                                  <w:ind w:left="108"/>
                                </w:pPr>
                                <w:r>
                                  <w:t>DOC.</w:t>
                                </w:r>
                                <w:r>
                                  <w:rPr>
                                    <w:spacing w:val="-5"/>
                                  </w:rPr>
                                  <w:t xml:space="preserve"> </w:t>
                                </w:r>
                                <w:r>
                                  <w:t>NO:</w:t>
                                </w:r>
                                <w:r>
                                  <w:rPr>
                                    <w:spacing w:val="39"/>
                                  </w:rPr>
                                  <w:t xml:space="preserve"> </w:t>
                                </w:r>
                                <w:r>
                                  <w:t>REN/IMS-HR-</w:t>
                                </w:r>
                                <w:r>
                                  <w:rPr>
                                    <w:spacing w:val="-2"/>
                                  </w:rPr>
                                  <w:t>CGE/18</w:t>
                                </w:r>
                              </w:p>
                            </w:tc>
                            <w:tc>
                              <w:tcPr>
                                <w:tcW w:w="2719" w:type="dxa"/>
                              </w:tcPr>
                              <w:p w14:paraId="14F658EE" w14:textId="5A0B78A4" w:rsidR="00885A0C" w:rsidRDefault="00000000">
                                <w:pPr>
                                  <w:pStyle w:val="TableParagraph"/>
                                  <w:spacing w:line="268" w:lineRule="exact"/>
                                  <w:ind w:left="109"/>
                                </w:pPr>
                                <w:r>
                                  <w:t>Revision</w:t>
                                </w:r>
                                <w:r>
                                  <w:rPr>
                                    <w:spacing w:val="-8"/>
                                  </w:rPr>
                                  <w:t xml:space="preserve"> </w:t>
                                </w:r>
                                <w:r>
                                  <w:t>No:</w:t>
                                </w:r>
                                <w:r>
                                  <w:rPr>
                                    <w:spacing w:val="-6"/>
                                  </w:rPr>
                                  <w:t xml:space="preserve"> </w:t>
                                </w:r>
                                <w:del w:id="306" w:author="Hetvi Topiwala" w:date="2026-04-10T16:35:00Z" w16du:dateUtc="2026-04-10T11:05:00Z">
                                  <w:r w:rsidDel="008B2552">
                                    <w:rPr>
                                      <w:spacing w:val="-7"/>
                                    </w:rPr>
                                    <w:delText>01</w:delText>
                                  </w:r>
                                </w:del>
                                <w:ins w:id="307" w:author="Hetvi Topiwala" w:date="2026-04-10T16:35:00Z" w16du:dateUtc="2026-04-10T11:05:00Z">
                                  <w:r w:rsidR="008B2552">
                                    <w:rPr>
                                      <w:spacing w:val="-7"/>
                                    </w:rPr>
                                    <w:t>03</w:t>
                                  </w:r>
                                </w:ins>
                              </w:p>
                            </w:tc>
                            <w:tc>
                              <w:tcPr>
                                <w:tcW w:w="966" w:type="dxa"/>
                              </w:tcPr>
                              <w:p w14:paraId="49BE6586" w14:textId="77777777" w:rsidR="00885A0C" w:rsidRDefault="00000000">
                                <w:pPr>
                                  <w:pStyle w:val="TableParagraph"/>
                                  <w:spacing w:line="268" w:lineRule="exact"/>
                                  <w:ind w:left="109"/>
                                </w:pPr>
                                <w:r>
                                  <w:t>Page</w:t>
                                </w:r>
                                <w:r>
                                  <w:rPr>
                                    <w:spacing w:val="-10"/>
                                  </w:rPr>
                                  <w:t xml:space="preserve"> </w:t>
                                </w: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c>
                          </w:tr>
                        </w:tbl>
                        <w:p w14:paraId="28FE3F92" w14:textId="77777777" w:rsidR="00885A0C" w:rsidRDefault="00885A0C">
                          <w:pPr>
                            <w:pStyle w:val="BodyText"/>
                          </w:pPr>
                        </w:p>
                      </w:txbxContent>
                    </wps:txbx>
                    <wps:bodyPr wrap="square" lIns="0" tIns="0" rIns="0" bIns="0" rtlCol="0">
                      <a:noAutofit/>
                    </wps:bodyPr>
                  </wps:wsp>
                </a:graphicData>
              </a:graphic>
            </wp:anchor>
          </w:drawing>
        </mc:Choice>
        <mc:Fallback>
          <w:pict>
            <v:shapetype w14:anchorId="0C90D84F" id="_x0000_t202" coordsize="21600,21600" o:spt="202" path="m,l,21600r21600,l21600,xe">
              <v:stroke joinstyle="miter"/>
              <v:path gradientshapeok="t" o:connecttype="rect"/>
            </v:shapetype>
            <v:shape id="Textbox 23" o:spid="_x0000_s1033" type="#_x0000_t202" style="position:absolute;margin-left:39.25pt;margin-top:32.05pt;width:516.95pt;height:55.65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4541"/>
                      <w:gridCol w:w="2719"/>
                      <w:gridCol w:w="966"/>
                    </w:tblGrid>
                    <w:tr w:rsidR="00885A0C" w14:paraId="55FFC4CB" w14:textId="77777777">
                      <w:trPr>
                        <w:trHeight w:val="537"/>
                      </w:trPr>
                      <w:tc>
                        <w:tcPr>
                          <w:tcW w:w="1980" w:type="dxa"/>
                          <w:vMerge w:val="restart"/>
                        </w:tcPr>
                        <w:p w14:paraId="43DAAC24" w14:textId="77777777" w:rsidR="00885A0C" w:rsidRDefault="00885A0C">
                          <w:pPr>
                            <w:pStyle w:val="TableParagraph"/>
                            <w:rPr>
                              <w:rFonts w:ascii="Times New Roman"/>
                            </w:rPr>
                          </w:pPr>
                        </w:p>
                      </w:tc>
                      <w:tc>
                        <w:tcPr>
                          <w:tcW w:w="4541" w:type="dxa"/>
                        </w:tcPr>
                        <w:p w14:paraId="370AABF8" w14:textId="77777777" w:rsidR="00885A0C" w:rsidRDefault="00000000">
                          <w:pPr>
                            <w:pStyle w:val="TableParagraph"/>
                            <w:spacing w:line="268" w:lineRule="exact"/>
                            <w:ind w:left="108"/>
                            <w:rPr>
                              <w:b/>
                            </w:rPr>
                          </w:pPr>
                          <w:r>
                            <w:rPr>
                              <w:b/>
                            </w:rPr>
                            <w:t>DOC</w:t>
                          </w:r>
                          <w:r>
                            <w:rPr>
                              <w:b/>
                              <w:spacing w:val="-7"/>
                            </w:rPr>
                            <w:t xml:space="preserve"> </w:t>
                          </w:r>
                          <w:r>
                            <w:rPr>
                              <w:b/>
                            </w:rPr>
                            <w:t>TITLE:</w:t>
                          </w:r>
                          <w:r>
                            <w:rPr>
                              <w:b/>
                              <w:spacing w:val="-7"/>
                            </w:rPr>
                            <w:t xml:space="preserve"> </w:t>
                          </w:r>
                          <w:r>
                            <w:rPr>
                              <w:b/>
                            </w:rPr>
                            <w:t>Corporate</w:t>
                          </w:r>
                          <w:r>
                            <w:rPr>
                              <w:b/>
                              <w:spacing w:val="-5"/>
                            </w:rPr>
                            <w:t xml:space="preserve"> </w:t>
                          </w:r>
                          <w:r>
                            <w:rPr>
                              <w:b/>
                            </w:rPr>
                            <w:t>Governance</w:t>
                          </w:r>
                          <w:r>
                            <w:rPr>
                              <w:b/>
                              <w:spacing w:val="-6"/>
                            </w:rPr>
                            <w:t xml:space="preserve"> </w:t>
                          </w:r>
                          <w:r>
                            <w:rPr>
                              <w:b/>
                            </w:rPr>
                            <w:t>and</w:t>
                          </w:r>
                          <w:r>
                            <w:rPr>
                              <w:b/>
                              <w:spacing w:val="-5"/>
                            </w:rPr>
                            <w:t xml:space="preserve"> </w:t>
                          </w:r>
                          <w:r>
                            <w:rPr>
                              <w:b/>
                              <w:spacing w:val="-2"/>
                            </w:rPr>
                            <w:t>Ethics</w:t>
                          </w:r>
                        </w:p>
                      </w:tc>
                      <w:tc>
                        <w:tcPr>
                          <w:tcW w:w="3685" w:type="dxa"/>
                          <w:gridSpan w:val="2"/>
                        </w:tcPr>
                        <w:p w14:paraId="2F7424CF" w14:textId="77777777" w:rsidR="00885A0C" w:rsidRDefault="00000000">
                          <w:pPr>
                            <w:pStyle w:val="TableParagraph"/>
                            <w:spacing w:line="268" w:lineRule="exact"/>
                            <w:ind w:left="109"/>
                            <w:rPr>
                              <w:b/>
                            </w:rPr>
                          </w:pPr>
                          <w:r>
                            <w:rPr>
                              <w:b/>
                            </w:rPr>
                            <w:t>DOCUMENT</w:t>
                          </w:r>
                          <w:r>
                            <w:rPr>
                              <w:b/>
                              <w:spacing w:val="-8"/>
                            </w:rPr>
                            <w:t xml:space="preserve"> </w:t>
                          </w:r>
                          <w:r>
                            <w:rPr>
                              <w:b/>
                              <w:spacing w:val="-4"/>
                            </w:rPr>
                            <w:t>TYPE:</w:t>
                          </w:r>
                        </w:p>
                        <w:p w14:paraId="15B4D944" w14:textId="77777777" w:rsidR="00885A0C" w:rsidRDefault="00000000">
                          <w:pPr>
                            <w:pStyle w:val="TableParagraph"/>
                            <w:spacing w:line="249" w:lineRule="exact"/>
                            <w:ind w:left="109"/>
                            <w:rPr>
                              <w:b/>
                            </w:rPr>
                          </w:pPr>
                          <w:r>
                            <w:rPr>
                              <w:b/>
                            </w:rPr>
                            <w:t>IMS</w:t>
                          </w:r>
                          <w:r>
                            <w:rPr>
                              <w:b/>
                              <w:spacing w:val="-9"/>
                            </w:rPr>
                            <w:t xml:space="preserve"> </w:t>
                          </w:r>
                          <w:r>
                            <w:rPr>
                              <w:b/>
                            </w:rPr>
                            <w:t>MANUAL</w:t>
                          </w:r>
                          <w:r>
                            <w:rPr>
                              <w:b/>
                              <w:spacing w:val="-7"/>
                            </w:rPr>
                            <w:t xml:space="preserve"> </w:t>
                          </w:r>
                          <w:r>
                            <w:rPr>
                              <w:b/>
                            </w:rPr>
                            <w:t>LEVEL-</w:t>
                          </w:r>
                          <w:r>
                            <w:rPr>
                              <w:b/>
                              <w:spacing w:val="-10"/>
                            </w:rPr>
                            <w:t>1</w:t>
                          </w:r>
                        </w:p>
                      </w:tc>
                    </w:tr>
                    <w:tr w:rsidR="00885A0C" w14:paraId="28498EF6" w14:textId="77777777">
                      <w:trPr>
                        <w:trHeight w:val="546"/>
                      </w:trPr>
                      <w:tc>
                        <w:tcPr>
                          <w:tcW w:w="1980" w:type="dxa"/>
                          <w:vMerge/>
                          <w:tcBorders>
                            <w:top w:val="nil"/>
                          </w:tcBorders>
                        </w:tcPr>
                        <w:p w14:paraId="502D7756" w14:textId="77777777" w:rsidR="00885A0C" w:rsidRDefault="00885A0C">
                          <w:pPr>
                            <w:rPr>
                              <w:sz w:val="2"/>
                              <w:szCs w:val="2"/>
                            </w:rPr>
                          </w:pPr>
                        </w:p>
                      </w:tc>
                      <w:tc>
                        <w:tcPr>
                          <w:tcW w:w="4541" w:type="dxa"/>
                        </w:tcPr>
                        <w:p w14:paraId="7B48050A" w14:textId="77777777" w:rsidR="00885A0C" w:rsidRDefault="00000000">
                          <w:pPr>
                            <w:pStyle w:val="TableParagraph"/>
                            <w:spacing w:line="268" w:lineRule="exact"/>
                            <w:ind w:left="108"/>
                          </w:pPr>
                          <w:r>
                            <w:t>DOC.</w:t>
                          </w:r>
                          <w:r>
                            <w:rPr>
                              <w:spacing w:val="-5"/>
                            </w:rPr>
                            <w:t xml:space="preserve"> </w:t>
                          </w:r>
                          <w:r>
                            <w:t>NO:</w:t>
                          </w:r>
                          <w:r>
                            <w:rPr>
                              <w:spacing w:val="39"/>
                            </w:rPr>
                            <w:t xml:space="preserve"> </w:t>
                          </w:r>
                          <w:r>
                            <w:t>REN/IMS-HR-</w:t>
                          </w:r>
                          <w:r>
                            <w:rPr>
                              <w:spacing w:val="-2"/>
                            </w:rPr>
                            <w:t>CGE/18</w:t>
                          </w:r>
                        </w:p>
                      </w:tc>
                      <w:tc>
                        <w:tcPr>
                          <w:tcW w:w="2719" w:type="dxa"/>
                        </w:tcPr>
                        <w:p w14:paraId="14F658EE" w14:textId="5A0B78A4" w:rsidR="00885A0C" w:rsidRDefault="00000000">
                          <w:pPr>
                            <w:pStyle w:val="TableParagraph"/>
                            <w:spacing w:line="268" w:lineRule="exact"/>
                            <w:ind w:left="109"/>
                          </w:pPr>
                          <w:r>
                            <w:t>Revision</w:t>
                          </w:r>
                          <w:r>
                            <w:rPr>
                              <w:spacing w:val="-8"/>
                            </w:rPr>
                            <w:t xml:space="preserve"> </w:t>
                          </w:r>
                          <w:r>
                            <w:t>No:</w:t>
                          </w:r>
                          <w:r>
                            <w:rPr>
                              <w:spacing w:val="-6"/>
                            </w:rPr>
                            <w:t xml:space="preserve"> </w:t>
                          </w:r>
                          <w:del w:id="308" w:author="Hetvi Topiwala" w:date="2026-04-10T16:35:00Z" w16du:dateUtc="2026-04-10T11:05:00Z">
                            <w:r w:rsidDel="008B2552">
                              <w:rPr>
                                <w:spacing w:val="-7"/>
                              </w:rPr>
                              <w:delText>01</w:delText>
                            </w:r>
                          </w:del>
                          <w:ins w:id="309" w:author="Hetvi Topiwala" w:date="2026-04-10T16:35:00Z" w16du:dateUtc="2026-04-10T11:05:00Z">
                            <w:r w:rsidR="008B2552">
                              <w:rPr>
                                <w:spacing w:val="-7"/>
                              </w:rPr>
                              <w:t>03</w:t>
                            </w:r>
                          </w:ins>
                        </w:p>
                      </w:tc>
                      <w:tc>
                        <w:tcPr>
                          <w:tcW w:w="966" w:type="dxa"/>
                        </w:tcPr>
                        <w:p w14:paraId="49BE6586" w14:textId="77777777" w:rsidR="00885A0C" w:rsidRDefault="00000000">
                          <w:pPr>
                            <w:pStyle w:val="TableParagraph"/>
                            <w:spacing w:line="268" w:lineRule="exact"/>
                            <w:ind w:left="109"/>
                          </w:pPr>
                          <w:r>
                            <w:t>Page</w:t>
                          </w:r>
                          <w:r>
                            <w:rPr>
                              <w:spacing w:val="-10"/>
                            </w:rPr>
                            <w:t xml:space="preserve"> </w:t>
                          </w: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c>
                    </w:tr>
                  </w:tbl>
                  <w:p w14:paraId="28FE3F92" w14:textId="77777777" w:rsidR="00885A0C" w:rsidRDefault="00885A0C">
                    <w:pPr>
                      <w:pStyle w:val="BodyText"/>
                    </w:pPr>
                  </w:p>
                </w:txbxContent>
              </v:textbox>
              <w10:wrap anchorx="page" anchory="page"/>
            </v:shape>
          </w:pict>
        </mc:Fallback>
      </mc:AlternateContent>
    </w:r>
    <w:r>
      <w:rPr>
        <w:noProof/>
        <w:sz w:val="20"/>
      </w:rPr>
      <w:drawing>
        <wp:anchor distT="0" distB="0" distL="0" distR="0" simplePos="0" relativeHeight="251662848" behindDoc="1" locked="0" layoutInCell="1" allowOverlap="1" wp14:anchorId="0EFE4F41" wp14:editId="41B80D4E">
          <wp:simplePos x="0" y="0"/>
          <wp:positionH relativeFrom="page">
            <wp:posOffset>687180</wp:posOffset>
          </wp:positionH>
          <wp:positionV relativeFrom="page">
            <wp:posOffset>576427</wp:posOffset>
          </wp:positionV>
          <wp:extent cx="917150" cy="379069"/>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 cstate="print"/>
                  <a:stretch>
                    <a:fillRect/>
                  </a:stretch>
                </pic:blipFill>
                <pic:spPr>
                  <a:xfrm>
                    <a:off x="0" y="0"/>
                    <a:ext cx="917150" cy="37906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44FD"/>
    <w:multiLevelType w:val="multilevel"/>
    <w:tmpl w:val="BD1E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61C9E"/>
    <w:multiLevelType w:val="hybridMultilevel"/>
    <w:tmpl w:val="07B27C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22AB28A5"/>
    <w:multiLevelType w:val="hybridMultilevel"/>
    <w:tmpl w:val="023E7FB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7867C3E"/>
    <w:multiLevelType w:val="hybridMultilevel"/>
    <w:tmpl w:val="56EAC3FE"/>
    <w:lvl w:ilvl="0" w:tplc="9BF21424">
      <w:start w:val="1"/>
      <w:numFmt w:val="decimal"/>
      <w:lvlText w:val="%1."/>
      <w:lvlJc w:val="left"/>
      <w:pPr>
        <w:ind w:left="1159" w:hanging="360"/>
        <w:jc w:val="right"/>
      </w:pPr>
      <w:rPr>
        <w:rFonts w:ascii="Calibri" w:eastAsia="Calibri" w:hAnsi="Calibri" w:cs="Calibri" w:hint="default"/>
        <w:b/>
        <w:bCs/>
        <w:i w:val="0"/>
        <w:iCs w:val="0"/>
        <w:spacing w:val="0"/>
        <w:w w:val="100"/>
        <w:sz w:val="22"/>
        <w:szCs w:val="22"/>
        <w:lang w:val="en-US" w:eastAsia="en-US" w:bidi="ar-SA"/>
      </w:rPr>
    </w:lvl>
    <w:lvl w:ilvl="1" w:tplc="0188017C">
      <w:numFmt w:val="bullet"/>
      <w:lvlText w:val=""/>
      <w:lvlJc w:val="left"/>
      <w:pPr>
        <w:ind w:left="1159" w:hanging="360"/>
      </w:pPr>
      <w:rPr>
        <w:rFonts w:ascii="Symbol" w:eastAsia="Symbol" w:hAnsi="Symbol" w:cs="Symbol" w:hint="default"/>
        <w:b w:val="0"/>
        <w:bCs w:val="0"/>
        <w:i w:val="0"/>
        <w:iCs w:val="0"/>
        <w:spacing w:val="0"/>
        <w:w w:val="100"/>
        <w:sz w:val="22"/>
        <w:szCs w:val="22"/>
        <w:lang w:val="en-US" w:eastAsia="en-US" w:bidi="ar-SA"/>
      </w:rPr>
    </w:lvl>
    <w:lvl w:ilvl="2" w:tplc="3AE8378C">
      <w:numFmt w:val="bullet"/>
      <w:lvlText w:val="•"/>
      <w:lvlJc w:val="left"/>
      <w:pPr>
        <w:ind w:left="2267" w:hanging="360"/>
      </w:pPr>
      <w:rPr>
        <w:rFonts w:hint="default"/>
        <w:lang w:val="en-US" w:eastAsia="en-US" w:bidi="ar-SA"/>
      </w:rPr>
    </w:lvl>
    <w:lvl w:ilvl="3" w:tplc="4E406B76">
      <w:numFmt w:val="bullet"/>
      <w:lvlText w:val="•"/>
      <w:lvlJc w:val="left"/>
      <w:pPr>
        <w:ind w:left="3295" w:hanging="360"/>
      </w:pPr>
      <w:rPr>
        <w:rFonts w:hint="default"/>
        <w:lang w:val="en-US" w:eastAsia="en-US" w:bidi="ar-SA"/>
      </w:rPr>
    </w:lvl>
    <w:lvl w:ilvl="4" w:tplc="F6940CAC">
      <w:numFmt w:val="bullet"/>
      <w:lvlText w:val="•"/>
      <w:lvlJc w:val="left"/>
      <w:pPr>
        <w:ind w:left="4323" w:hanging="360"/>
      </w:pPr>
      <w:rPr>
        <w:rFonts w:hint="default"/>
        <w:lang w:val="en-US" w:eastAsia="en-US" w:bidi="ar-SA"/>
      </w:rPr>
    </w:lvl>
    <w:lvl w:ilvl="5" w:tplc="6B620A8C">
      <w:numFmt w:val="bullet"/>
      <w:lvlText w:val="•"/>
      <w:lvlJc w:val="left"/>
      <w:pPr>
        <w:ind w:left="5351" w:hanging="360"/>
      </w:pPr>
      <w:rPr>
        <w:rFonts w:hint="default"/>
        <w:lang w:val="en-US" w:eastAsia="en-US" w:bidi="ar-SA"/>
      </w:rPr>
    </w:lvl>
    <w:lvl w:ilvl="6" w:tplc="E9BC6D3A">
      <w:numFmt w:val="bullet"/>
      <w:lvlText w:val="•"/>
      <w:lvlJc w:val="left"/>
      <w:pPr>
        <w:ind w:left="6379" w:hanging="360"/>
      </w:pPr>
      <w:rPr>
        <w:rFonts w:hint="default"/>
        <w:lang w:val="en-US" w:eastAsia="en-US" w:bidi="ar-SA"/>
      </w:rPr>
    </w:lvl>
    <w:lvl w:ilvl="7" w:tplc="BD388F82">
      <w:numFmt w:val="bullet"/>
      <w:lvlText w:val="•"/>
      <w:lvlJc w:val="left"/>
      <w:pPr>
        <w:ind w:left="7406" w:hanging="360"/>
      </w:pPr>
      <w:rPr>
        <w:rFonts w:hint="default"/>
        <w:lang w:val="en-US" w:eastAsia="en-US" w:bidi="ar-SA"/>
      </w:rPr>
    </w:lvl>
    <w:lvl w:ilvl="8" w:tplc="156E9858">
      <w:numFmt w:val="bullet"/>
      <w:lvlText w:val="•"/>
      <w:lvlJc w:val="left"/>
      <w:pPr>
        <w:ind w:left="8434" w:hanging="360"/>
      </w:pPr>
      <w:rPr>
        <w:rFonts w:hint="default"/>
        <w:lang w:val="en-US" w:eastAsia="en-US" w:bidi="ar-SA"/>
      </w:rPr>
    </w:lvl>
  </w:abstractNum>
  <w:abstractNum w:abstractNumId="4" w15:restartNumberingAfterBreak="0">
    <w:nsid w:val="397E46EC"/>
    <w:multiLevelType w:val="hybridMultilevel"/>
    <w:tmpl w:val="DB92FD0A"/>
    <w:lvl w:ilvl="0" w:tplc="F1C0D58A">
      <w:start w:val="1"/>
      <w:numFmt w:val="decimal"/>
      <w:lvlText w:val="%1."/>
      <w:lvlJc w:val="left"/>
      <w:pPr>
        <w:ind w:left="1080" w:hanging="360"/>
      </w:pPr>
      <w:rPr>
        <w:b w:val="0"/>
        <w:bCs/>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513A5A8D"/>
    <w:multiLevelType w:val="hybridMultilevel"/>
    <w:tmpl w:val="44DACAE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3495516">
    <w:abstractNumId w:val="3"/>
  </w:num>
  <w:num w:numId="2" w16cid:durableId="679967790">
    <w:abstractNumId w:val="5"/>
  </w:num>
  <w:num w:numId="3" w16cid:durableId="1614896698">
    <w:abstractNumId w:val="2"/>
  </w:num>
  <w:num w:numId="4" w16cid:durableId="955328452">
    <w:abstractNumId w:val="4"/>
  </w:num>
  <w:num w:numId="5" w16cid:durableId="1209417250">
    <w:abstractNumId w:val="0"/>
  </w:num>
  <w:num w:numId="6" w16cid:durableId="119330260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tvi Topiwala">
    <w15:presenceInfo w15:providerId="Windows Live" w15:userId="e9a1045423399c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85A0C"/>
    <w:rsid w:val="0001662A"/>
    <w:rsid w:val="001174D7"/>
    <w:rsid w:val="001F0FE0"/>
    <w:rsid w:val="00251980"/>
    <w:rsid w:val="00304CA6"/>
    <w:rsid w:val="00336F35"/>
    <w:rsid w:val="00372706"/>
    <w:rsid w:val="003B7A7F"/>
    <w:rsid w:val="003E1E43"/>
    <w:rsid w:val="005C5F1F"/>
    <w:rsid w:val="00623D3B"/>
    <w:rsid w:val="0079320E"/>
    <w:rsid w:val="00815EDF"/>
    <w:rsid w:val="00817AF0"/>
    <w:rsid w:val="00846936"/>
    <w:rsid w:val="00883780"/>
    <w:rsid w:val="00885A0C"/>
    <w:rsid w:val="00895562"/>
    <w:rsid w:val="008B2552"/>
    <w:rsid w:val="009A165B"/>
    <w:rsid w:val="009A5AA0"/>
    <w:rsid w:val="00A440E6"/>
    <w:rsid w:val="00AB5278"/>
    <w:rsid w:val="00B37019"/>
    <w:rsid w:val="00B91639"/>
    <w:rsid w:val="00C635D1"/>
    <w:rsid w:val="00CC1262"/>
    <w:rsid w:val="00CD2C4A"/>
    <w:rsid w:val="00D73326"/>
    <w:rsid w:val="00E234A2"/>
    <w:rsid w:val="00E65DB6"/>
    <w:rsid w:val="00F83A86"/>
    <w:rsid w:val="00FE16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4A43B2"/>
  <w15:docId w15:val="{0FB93F4F-3625-4A24-BFEE-39AF0DF38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157" w:hanging="358"/>
      <w:jc w:val="both"/>
      <w:outlineLvl w:val="0"/>
    </w:pPr>
    <w:rPr>
      <w:b/>
      <w:bCs/>
    </w:rPr>
  </w:style>
  <w:style w:type="paragraph" w:styleId="Heading2">
    <w:name w:val="heading 2"/>
    <w:basedOn w:val="Normal"/>
    <w:next w:val="Normal"/>
    <w:link w:val="Heading2Char"/>
    <w:uiPriority w:val="9"/>
    <w:semiHidden/>
    <w:unhideWhenUsed/>
    <w:qFormat/>
    <w:rsid w:val="00D73326"/>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35"/>
      <w:ind w:left="1159" w:hanging="360"/>
    </w:pPr>
  </w:style>
  <w:style w:type="paragraph" w:customStyle="1" w:styleId="TableParagraph">
    <w:name w:val="Table Paragraph"/>
    <w:basedOn w:val="Normal"/>
    <w:uiPriority w:val="1"/>
    <w:qFormat/>
  </w:style>
  <w:style w:type="paragraph" w:styleId="Revision">
    <w:name w:val="Revision"/>
    <w:hidden/>
    <w:uiPriority w:val="99"/>
    <w:semiHidden/>
    <w:rsid w:val="0001662A"/>
    <w:pPr>
      <w:widowControl/>
      <w:autoSpaceDE/>
      <w:autoSpaceDN/>
    </w:pPr>
    <w:rPr>
      <w:rFonts w:ascii="Calibri" w:eastAsia="Calibri" w:hAnsi="Calibri" w:cs="Calibri"/>
    </w:rPr>
  </w:style>
  <w:style w:type="character" w:customStyle="1" w:styleId="Heading2Char">
    <w:name w:val="Heading 2 Char"/>
    <w:basedOn w:val="DefaultParagraphFont"/>
    <w:link w:val="Heading2"/>
    <w:uiPriority w:val="9"/>
    <w:semiHidden/>
    <w:rsid w:val="00D73326"/>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39"/>
    <w:rsid w:val="00336F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74D7"/>
    <w:rPr>
      <w:color w:val="0000FF" w:themeColor="hyperlink"/>
      <w:u w:val="single"/>
    </w:rPr>
  </w:style>
  <w:style w:type="character" w:styleId="UnresolvedMention">
    <w:name w:val="Unresolved Mention"/>
    <w:basedOn w:val="DefaultParagraphFont"/>
    <w:uiPriority w:val="99"/>
    <w:semiHidden/>
    <w:unhideWhenUsed/>
    <w:rsid w:val="001174D7"/>
    <w:rPr>
      <w:color w:val="605E5C"/>
      <w:shd w:val="clear" w:color="auto" w:fill="E1DFDD"/>
    </w:rPr>
  </w:style>
  <w:style w:type="paragraph" w:styleId="Header">
    <w:name w:val="header"/>
    <w:basedOn w:val="Normal"/>
    <w:link w:val="HeaderChar"/>
    <w:uiPriority w:val="99"/>
    <w:unhideWhenUsed/>
    <w:rsid w:val="00251980"/>
    <w:pPr>
      <w:tabs>
        <w:tab w:val="center" w:pos="4513"/>
        <w:tab w:val="right" w:pos="9026"/>
      </w:tabs>
    </w:pPr>
  </w:style>
  <w:style w:type="character" w:customStyle="1" w:styleId="HeaderChar">
    <w:name w:val="Header Char"/>
    <w:basedOn w:val="DefaultParagraphFont"/>
    <w:link w:val="Header"/>
    <w:uiPriority w:val="99"/>
    <w:rsid w:val="00251980"/>
    <w:rPr>
      <w:rFonts w:ascii="Calibri" w:eastAsia="Calibri" w:hAnsi="Calibri" w:cs="Calibri"/>
    </w:rPr>
  </w:style>
  <w:style w:type="paragraph" w:styleId="Footer">
    <w:name w:val="footer"/>
    <w:basedOn w:val="Normal"/>
    <w:link w:val="FooterChar"/>
    <w:uiPriority w:val="99"/>
    <w:unhideWhenUsed/>
    <w:rsid w:val="00251980"/>
    <w:pPr>
      <w:tabs>
        <w:tab w:val="center" w:pos="4513"/>
        <w:tab w:val="right" w:pos="9026"/>
      </w:tabs>
    </w:pPr>
  </w:style>
  <w:style w:type="character" w:customStyle="1" w:styleId="FooterChar">
    <w:name w:val="Footer Char"/>
    <w:basedOn w:val="DefaultParagraphFont"/>
    <w:link w:val="Footer"/>
    <w:uiPriority w:val="99"/>
    <w:rsid w:val="00251980"/>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TotalTime>
  <Pages>10</Pages>
  <Words>2478</Words>
  <Characters>14131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Purva Salunke</dc:creator>
  <cp:lastModifiedBy>Hetvi Topiwala</cp:lastModifiedBy>
  <cp:revision>20</cp:revision>
  <dcterms:created xsi:type="dcterms:W3CDTF">2025-02-14T05:40:00Z</dcterms:created>
  <dcterms:modified xsi:type="dcterms:W3CDTF">2026-04-15T10:12:00Z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2025-02-05T00:00:00Z</vt:filetime>
  </property>
  <property fmtid="{D5CDD505-2E9C-101B-9397-08002B2CF9AE}" pid="3" name="Creator">
    <vt:lpwstr>Microsoft® Word 2021</vt:lpwstr>
  </property>
  <property fmtid="{D5CDD505-2E9C-101B-9397-08002B2CF9AE}" pid="4" name="LastSaved">
    <vt:filetime>2025-02-14T00:00:00Z</vt:filetime>
  </property>
  <property fmtid="{D5CDD505-2E9C-101B-9397-08002B2CF9AE}" pid="5" name="Producer">
    <vt:lpwstr>Microsoft® Word 2021</vt:lpwstr>
  </property>
</Properties>
</file>