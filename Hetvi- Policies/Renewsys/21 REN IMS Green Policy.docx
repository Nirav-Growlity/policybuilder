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06"/>
        <w:gridCol w:w="1195"/>
        <w:gridCol w:w="2235"/>
        <w:gridCol w:w="1590"/>
        <w:gridCol w:w="1685"/>
      </w:tblGrid>
      <w:tr w:rsidR="00D267EF" w14:paraId="241A0409" w14:textId="77777777">
        <w:trPr>
          <w:trHeight w:val="601"/>
        </w:trPr>
        <w:tc>
          <w:tcPr>
            <w:tcW w:w="2506" w:type="dxa"/>
            <w:vMerge w:val="restart"/>
            <w:tcBorders>
              <w:left w:val="single" w:sz="4" w:space="0" w:color="000000"/>
              <w:bottom w:val="single" w:sz="4" w:space="0" w:color="000000"/>
            </w:tcBorders>
          </w:tcPr>
          <w:p w14:paraId="442DA9D4" w14:textId="77777777" w:rsidR="00D267EF" w:rsidRDefault="00D267EF">
            <w:pPr>
              <w:pStyle w:val="TableParagraph"/>
              <w:spacing w:before="41"/>
              <w:rPr>
                <w:rFonts w:ascii="Times New Roman"/>
                <w:sz w:val="20"/>
              </w:rPr>
            </w:pPr>
          </w:p>
          <w:p w14:paraId="26D8F552" w14:textId="77777777" w:rsidR="00D267EF" w:rsidRDefault="00000000">
            <w:pPr>
              <w:pStyle w:val="TableParagraph"/>
              <w:ind w:left="531"/>
              <w:rPr>
                <w:rFonts w:ascii="Times New Roman"/>
                <w:sz w:val="20"/>
              </w:rPr>
            </w:pPr>
            <w:r>
              <w:rPr>
                <w:rFonts w:ascii="Times New Roman"/>
                <w:noProof/>
                <w:sz w:val="20"/>
              </w:rPr>
              <w:drawing>
                <wp:inline distT="0" distB="0" distL="0" distR="0" wp14:anchorId="28BF1F48" wp14:editId="471FDDB4">
                  <wp:extent cx="1042326" cy="43167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2326" cy="431673"/>
                          </a:xfrm>
                          <a:prstGeom prst="rect">
                            <a:avLst/>
                          </a:prstGeom>
                        </pic:spPr>
                      </pic:pic>
                    </a:graphicData>
                  </a:graphic>
                </wp:inline>
              </w:drawing>
            </w:r>
          </w:p>
        </w:tc>
        <w:tc>
          <w:tcPr>
            <w:tcW w:w="6705" w:type="dxa"/>
            <w:gridSpan w:val="4"/>
            <w:tcBorders>
              <w:right w:val="single" w:sz="4" w:space="0" w:color="000000"/>
            </w:tcBorders>
          </w:tcPr>
          <w:p w14:paraId="6C481351" w14:textId="77777777" w:rsidR="00D267EF" w:rsidRDefault="00000000">
            <w:pPr>
              <w:pStyle w:val="TableParagraph"/>
              <w:spacing w:before="152"/>
              <w:ind w:left="239"/>
              <w:rPr>
                <w:b/>
                <w:sz w:val="24"/>
              </w:rPr>
            </w:pPr>
            <w:r>
              <w:rPr>
                <w:b/>
                <w:sz w:val="24"/>
              </w:rPr>
              <w:t>DOC</w:t>
            </w:r>
            <w:r>
              <w:rPr>
                <w:b/>
                <w:spacing w:val="-4"/>
                <w:sz w:val="24"/>
              </w:rPr>
              <w:t xml:space="preserve"> </w:t>
            </w:r>
            <w:r>
              <w:rPr>
                <w:b/>
                <w:sz w:val="24"/>
              </w:rPr>
              <w:t>TITLE:</w:t>
            </w:r>
            <w:r>
              <w:rPr>
                <w:b/>
                <w:spacing w:val="-3"/>
                <w:sz w:val="24"/>
              </w:rPr>
              <w:t xml:space="preserve"> </w:t>
            </w:r>
            <w:r>
              <w:rPr>
                <w:b/>
                <w:sz w:val="24"/>
              </w:rPr>
              <w:t>Green</w:t>
            </w:r>
            <w:r>
              <w:rPr>
                <w:b/>
                <w:spacing w:val="-2"/>
                <w:sz w:val="24"/>
              </w:rPr>
              <w:t xml:space="preserve"> Policy</w:t>
            </w:r>
          </w:p>
        </w:tc>
      </w:tr>
      <w:tr w:rsidR="00D267EF" w14:paraId="7DBB10CA" w14:textId="77777777">
        <w:trPr>
          <w:trHeight w:val="688"/>
        </w:trPr>
        <w:tc>
          <w:tcPr>
            <w:tcW w:w="2506" w:type="dxa"/>
            <w:vMerge/>
            <w:tcBorders>
              <w:top w:val="nil"/>
              <w:left w:val="single" w:sz="4" w:space="0" w:color="000000"/>
              <w:bottom w:val="single" w:sz="4" w:space="0" w:color="000000"/>
            </w:tcBorders>
          </w:tcPr>
          <w:p w14:paraId="15199F9E" w14:textId="77777777" w:rsidR="00D267EF" w:rsidRDefault="00D267EF">
            <w:pPr>
              <w:rPr>
                <w:sz w:val="2"/>
                <w:szCs w:val="2"/>
              </w:rPr>
            </w:pPr>
          </w:p>
        </w:tc>
        <w:tc>
          <w:tcPr>
            <w:tcW w:w="6705" w:type="dxa"/>
            <w:gridSpan w:val="4"/>
            <w:tcBorders>
              <w:bottom w:val="single" w:sz="4" w:space="0" w:color="000000"/>
              <w:right w:val="single" w:sz="4" w:space="0" w:color="000000"/>
            </w:tcBorders>
          </w:tcPr>
          <w:p w14:paraId="130D3BC8" w14:textId="77777777" w:rsidR="00D267EF" w:rsidRDefault="00000000">
            <w:pPr>
              <w:pStyle w:val="TableParagraph"/>
              <w:spacing w:before="49"/>
              <w:ind w:left="239"/>
              <w:rPr>
                <w:b/>
                <w:sz w:val="24"/>
              </w:rPr>
            </w:pPr>
            <w:r>
              <w:rPr>
                <w:b/>
              </w:rPr>
              <w:t>DOC</w:t>
            </w:r>
            <w:r>
              <w:rPr>
                <w:b/>
                <w:spacing w:val="-5"/>
              </w:rPr>
              <w:t xml:space="preserve"> </w:t>
            </w:r>
            <w:r>
              <w:rPr>
                <w:b/>
              </w:rPr>
              <w:t>TYPE:</w:t>
            </w:r>
            <w:r>
              <w:rPr>
                <w:b/>
                <w:spacing w:val="-6"/>
              </w:rPr>
              <w:t xml:space="preserve"> </w:t>
            </w:r>
            <w:r>
              <w:rPr>
                <w:b/>
                <w:sz w:val="24"/>
              </w:rPr>
              <w:t>IMS</w:t>
            </w:r>
            <w:r>
              <w:rPr>
                <w:b/>
                <w:spacing w:val="-3"/>
                <w:sz w:val="24"/>
              </w:rPr>
              <w:t xml:space="preserve"> </w:t>
            </w:r>
            <w:r>
              <w:rPr>
                <w:b/>
                <w:sz w:val="24"/>
              </w:rPr>
              <w:t>MANUAL</w:t>
            </w:r>
            <w:r>
              <w:rPr>
                <w:b/>
                <w:spacing w:val="-5"/>
                <w:sz w:val="24"/>
              </w:rPr>
              <w:t xml:space="preserve"> </w:t>
            </w:r>
            <w:r>
              <w:rPr>
                <w:b/>
                <w:sz w:val="24"/>
              </w:rPr>
              <w:t>LEVEL-</w:t>
            </w:r>
            <w:r>
              <w:rPr>
                <w:b/>
                <w:spacing w:val="-10"/>
                <w:sz w:val="24"/>
              </w:rPr>
              <w:t>1</w:t>
            </w:r>
          </w:p>
        </w:tc>
      </w:tr>
      <w:tr w:rsidR="00D267EF" w14:paraId="377CFA65" w14:textId="77777777">
        <w:trPr>
          <w:trHeight w:val="513"/>
        </w:trPr>
        <w:tc>
          <w:tcPr>
            <w:tcW w:w="3701" w:type="dxa"/>
            <w:gridSpan w:val="2"/>
            <w:tcBorders>
              <w:top w:val="single" w:sz="4" w:space="0" w:color="000000"/>
              <w:left w:val="single" w:sz="4" w:space="0" w:color="000000"/>
              <w:bottom w:val="single" w:sz="4" w:space="0" w:color="000000"/>
            </w:tcBorders>
          </w:tcPr>
          <w:p w14:paraId="0C800AE0" w14:textId="77777777" w:rsidR="00D267EF" w:rsidRDefault="00000000">
            <w:pPr>
              <w:pStyle w:val="TableParagraph"/>
              <w:spacing w:before="122"/>
              <w:ind w:left="249"/>
            </w:pPr>
            <w:r>
              <w:t>DOC.</w:t>
            </w:r>
            <w:r>
              <w:rPr>
                <w:spacing w:val="-8"/>
              </w:rPr>
              <w:t xml:space="preserve"> </w:t>
            </w:r>
            <w:r>
              <w:t>NO:</w:t>
            </w:r>
            <w:r>
              <w:rPr>
                <w:spacing w:val="-6"/>
              </w:rPr>
              <w:t xml:space="preserve"> </w:t>
            </w:r>
            <w:r>
              <w:t>REN/IMS-HR-</w:t>
            </w:r>
            <w:r>
              <w:rPr>
                <w:spacing w:val="-4"/>
              </w:rPr>
              <w:t>GP/21</w:t>
            </w:r>
          </w:p>
        </w:tc>
        <w:tc>
          <w:tcPr>
            <w:tcW w:w="2235" w:type="dxa"/>
            <w:tcBorders>
              <w:top w:val="single" w:sz="4" w:space="0" w:color="000000"/>
              <w:bottom w:val="single" w:sz="4" w:space="0" w:color="000000"/>
            </w:tcBorders>
          </w:tcPr>
          <w:p w14:paraId="272DDFA9" w14:textId="77777777" w:rsidR="00D267EF" w:rsidRDefault="00000000">
            <w:pPr>
              <w:pStyle w:val="TableParagraph"/>
              <w:spacing w:before="122"/>
              <w:ind w:left="239"/>
              <w:rPr>
                <w:b/>
              </w:rPr>
            </w:pPr>
            <w:r>
              <w:t>ISSUE</w:t>
            </w:r>
            <w:r>
              <w:rPr>
                <w:spacing w:val="-5"/>
              </w:rPr>
              <w:t xml:space="preserve"> </w:t>
            </w:r>
            <w:r>
              <w:rPr>
                <w:spacing w:val="-2"/>
              </w:rPr>
              <w:t>NO</w:t>
            </w:r>
            <w:r>
              <w:rPr>
                <w:b/>
                <w:spacing w:val="-2"/>
              </w:rPr>
              <w:t>:01</w:t>
            </w:r>
          </w:p>
        </w:tc>
        <w:tc>
          <w:tcPr>
            <w:tcW w:w="1590" w:type="dxa"/>
            <w:tcBorders>
              <w:top w:val="single" w:sz="4" w:space="0" w:color="000000"/>
              <w:bottom w:val="single" w:sz="4" w:space="0" w:color="000000"/>
            </w:tcBorders>
          </w:tcPr>
          <w:p w14:paraId="25EA1749" w14:textId="73A67978" w:rsidR="00D267EF" w:rsidRDefault="00000000">
            <w:pPr>
              <w:pStyle w:val="TableParagraph"/>
              <w:spacing w:before="122"/>
              <w:ind w:left="239"/>
              <w:rPr>
                <w:b/>
              </w:rPr>
            </w:pPr>
            <w:r>
              <w:rPr>
                <w:spacing w:val="-2"/>
              </w:rPr>
              <w:t>Rev.</w:t>
            </w:r>
            <w:r>
              <w:rPr>
                <w:spacing w:val="-7"/>
              </w:rPr>
              <w:t xml:space="preserve"> </w:t>
            </w:r>
            <w:r>
              <w:rPr>
                <w:spacing w:val="-2"/>
              </w:rPr>
              <w:t>No</w:t>
            </w:r>
            <w:r>
              <w:rPr>
                <w:b/>
                <w:spacing w:val="-2"/>
              </w:rPr>
              <w:t>:</w:t>
            </w:r>
            <w:r>
              <w:rPr>
                <w:b/>
                <w:spacing w:val="-7"/>
              </w:rPr>
              <w:t xml:space="preserve"> </w:t>
            </w:r>
            <w:del w:id="0" w:author="Hetvi Topiwala" w:date="2026-04-10T16:32:00Z" w16du:dateUtc="2026-04-10T11:02:00Z">
              <w:r w:rsidR="00AF171D" w:rsidDel="00401536">
                <w:rPr>
                  <w:b/>
                  <w:spacing w:val="-5"/>
                </w:rPr>
                <w:delText>01</w:delText>
              </w:r>
            </w:del>
            <w:ins w:id="1" w:author="Hetvi Topiwala" w:date="2026-04-10T16:32:00Z" w16du:dateUtc="2026-04-10T11:02:00Z">
              <w:r w:rsidR="00401536">
                <w:rPr>
                  <w:b/>
                  <w:spacing w:val="-5"/>
                </w:rPr>
                <w:t>03</w:t>
              </w:r>
            </w:ins>
          </w:p>
        </w:tc>
        <w:tc>
          <w:tcPr>
            <w:tcW w:w="1685" w:type="dxa"/>
            <w:tcBorders>
              <w:top w:val="single" w:sz="4" w:space="0" w:color="000000"/>
              <w:bottom w:val="single" w:sz="4" w:space="0" w:color="000000"/>
              <w:right w:val="single" w:sz="4" w:space="0" w:color="000000"/>
            </w:tcBorders>
          </w:tcPr>
          <w:p w14:paraId="208C0A89" w14:textId="1A4BA197" w:rsidR="00D267EF" w:rsidRDefault="00000000">
            <w:pPr>
              <w:pStyle w:val="TableParagraph"/>
              <w:spacing w:before="122"/>
              <w:ind w:left="238"/>
              <w:rPr>
                <w:b/>
              </w:rPr>
            </w:pPr>
            <w:r>
              <w:rPr>
                <w:b/>
                <w:spacing w:val="-2"/>
              </w:rPr>
              <w:t>Total</w:t>
            </w:r>
            <w:r>
              <w:rPr>
                <w:b/>
                <w:spacing w:val="-8"/>
              </w:rPr>
              <w:t xml:space="preserve"> </w:t>
            </w:r>
            <w:r>
              <w:rPr>
                <w:b/>
                <w:spacing w:val="-2"/>
              </w:rPr>
              <w:t>Pages:</w:t>
            </w:r>
            <w:r>
              <w:rPr>
                <w:b/>
                <w:spacing w:val="-9"/>
              </w:rPr>
              <w:t xml:space="preserve"> </w:t>
            </w:r>
            <w:r w:rsidR="00C9782A">
              <w:rPr>
                <w:b/>
                <w:spacing w:val="-10"/>
              </w:rPr>
              <w:t>6</w:t>
            </w:r>
          </w:p>
        </w:tc>
      </w:tr>
    </w:tbl>
    <w:p w14:paraId="509EB940" w14:textId="77777777" w:rsidR="00D267EF" w:rsidRDefault="00D267EF">
      <w:pPr>
        <w:pStyle w:val="BodyText"/>
        <w:rPr>
          <w:rFonts w:ascii="Times New Roman"/>
          <w:sz w:val="20"/>
        </w:rPr>
      </w:pPr>
    </w:p>
    <w:p w14:paraId="7435ADCE" w14:textId="77777777" w:rsidR="00D267EF" w:rsidRDefault="00D267EF">
      <w:pPr>
        <w:pStyle w:val="BodyText"/>
        <w:rPr>
          <w:rFonts w:ascii="Times New Roman"/>
          <w:sz w:val="20"/>
        </w:rPr>
      </w:pPr>
    </w:p>
    <w:p w14:paraId="4A59A4B5" w14:textId="1BCC740C" w:rsidR="00D267EF" w:rsidRDefault="00C9782A" w:rsidP="00C9782A">
      <w:pPr>
        <w:pStyle w:val="BodyText"/>
        <w:tabs>
          <w:tab w:val="left" w:pos="9044"/>
        </w:tabs>
        <w:rPr>
          <w:rFonts w:ascii="Times New Roman"/>
          <w:sz w:val="20"/>
        </w:rPr>
      </w:pPr>
      <w:r>
        <w:rPr>
          <w:rFonts w:ascii="Times New Roman"/>
          <w:sz w:val="20"/>
        </w:rPr>
        <w:tab/>
      </w:r>
    </w:p>
    <w:p w14:paraId="6C108ABE" w14:textId="77777777" w:rsidR="00D267EF" w:rsidRDefault="00D267EF">
      <w:pPr>
        <w:pStyle w:val="BodyText"/>
        <w:rPr>
          <w:rFonts w:ascii="Times New Roman"/>
          <w:sz w:val="20"/>
        </w:rPr>
      </w:pPr>
    </w:p>
    <w:p w14:paraId="51A796CE" w14:textId="77777777" w:rsidR="00D267EF" w:rsidRDefault="00D267EF">
      <w:pPr>
        <w:pStyle w:val="BodyText"/>
        <w:rPr>
          <w:rFonts w:ascii="Times New Roman"/>
          <w:sz w:val="20"/>
        </w:rPr>
      </w:pPr>
    </w:p>
    <w:p w14:paraId="25513960" w14:textId="77777777" w:rsidR="00D267EF" w:rsidRDefault="00D267EF">
      <w:pPr>
        <w:pStyle w:val="BodyText"/>
        <w:spacing w:before="83"/>
        <w:rPr>
          <w:rFonts w:ascii="Times New Roman"/>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293"/>
        <w:gridCol w:w="808"/>
        <w:gridCol w:w="1260"/>
        <w:gridCol w:w="2520"/>
        <w:gridCol w:w="1440"/>
        <w:gridCol w:w="2068"/>
        <w:tblGridChange w:id="2">
          <w:tblGrid>
            <w:gridCol w:w="706"/>
            <w:gridCol w:w="1293"/>
            <w:gridCol w:w="808"/>
            <w:gridCol w:w="1260"/>
            <w:gridCol w:w="2520"/>
            <w:gridCol w:w="1440"/>
            <w:gridCol w:w="2068"/>
          </w:tblGrid>
        </w:tblGridChange>
      </w:tblGrid>
      <w:tr w:rsidR="00D267EF" w14:paraId="45F017C5" w14:textId="77777777">
        <w:trPr>
          <w:trHeight w:val="268"/>
        </w:trPr>
        <w:tc>
          <w:tcPr>
            <w:tcW w:w="10095" w:type="dxa"/>
            <w:gridSpan w:val="7"/>
            <w:shd w:val="clear" w:color="auto" w:fill="BEBEBE"/>
          </w:tcPr>
          <w:p w14:paraId="3812D7DD" w14:textId="77777777" w:rsidR="00D267EF" w:rsidRDefault="00000000">
            <w:pPr>
              <w:pStyle w:val="TableParagraph"/>
              <w:spacing w:line="248" w:lineRule="exact"/>
              <w:ind w:left="152"/>
              <w:jc w:val="center"/>
              <w:rPr>
                <w:b/>
              </w:rPr>
            </w:pPr>
            <w:r>
              <w:rPr>
                <w:b/>
              </w:rPr>
              <w:t>Revision</w:t>
            </w:r>
            <w:r>
              <w:rPr>
                <w:b/>
                <w:spacing w:val="-11"/>
              </w:rPr>
              <w:t xml:space="preserve"> </w:t>
            </w:r>
            <w:r>
              <w:rPr>
                <w:b/>
                <w:spacing w:val="-2"/>
              </w:rPr>
              <w:t>History</w:t>
            </w:r>
          </w:p>
        </w:tc>
      </w:tr>
      <w:tr w:rsidR="00D267EF" w14:paraId="3CD8AF31" w14:textId="77777777">
        <w:trPr>
          <w:trHeight w:val="806"/>
        </w:trPr>
        <w:tc>
          <w:tcPr>
            <w:tcW w:w="706" w:type="dxa"/>
            <w:shd w:val="clear" w:color="auto" w:fill="BEBEBE"/>
          </w:tcPr>
          <w:p w14:paraId="26CCBC48" w14:textId="77777777" w:rsidR="00D267EF" w:rsidRDefault="00000000">
            <w:pPr>
              <w:pStyle w:val="TableParagraph"/>
              <w:spacing w:before="1" w:line="267" w:lineRule="exact"/>
              <w:ind w:left="151"/>
              <w:jc w:val="center"/>
              <w:rPr>
                <w:b/>
              </w:rPr>
            </w:pPr>
            <w:r>
              <w:rPr>
                <w:b/>
                <w:spacing w:val="-5"/>
              </w:rPr>
              <w:t>Rev</w:t>
            </w:r>
          </w:p>
          <w:p w14:paraId="175FD639" w14:textId="77777777" w:rsidR="00D267EF" w:rsidRDefault="00000000">
            <w:pPr>
              <w:pStyle w:val="TableParagraph"/>
              <w:spacing w:line="267" w:lineRule="exact"/>
              <w:ind w:left="151" w:right="1"/>
              <w:jc w:val="center"/>
              <w:rPr>
                <w:b/>
              </w:rPr>
            </w:pPr>
            <w:r>
              <w:rPr>
                <w:b/>
                <w:spacing w:val="-10"/>
              </w:rPr>
              <w:t>.</w:t>
            </w:r>
          </w:p>
          <w:p w14:paraId="52AA07CC" w14:textId="77777777" w:rsidR="00D267EF" w:rsidRDefault="00000000">
            <w:pPr>
              <w:pStyle w:val="TableParagraph"/>
              <w:spacing w:line="249" w:lineRule="exact"/>
              <w:ind w:left="151" w:right="2"/>
              <w:jc w:val="center"/>
              <w:rPr>
                <w:b/>
              </w:rPr>
            </w:pPr>
            <w:r>
              <w:rPr>
                <w:b/>
                <w:spacing w:val="-5"/>
              </w:rPr>
              <w:t>No.</w:t>
            </w:r>
          </w:p>
        </w:tc>
        <w:tc>
          <w:tcPr>
            <w:tcW w:w="1293" w:type="dxa"/>
            <w:shd w:val="clear" w:color="auto" w:fill="BEBEBE"/>
          </w:tcPr>
          <w:p w14:paraId="5FF9F4B3" w14:textId="77777777" w:rsidR="00D267EF" w:rsidRDefault="00D267EF">
            <w:pPr>
              <w:pStyle w:val="TableParagraph"/>
              <w:spacing w:before="14"/>
              <w:rPr>
                <w:rFonts w:ascii="Times New Roman"/>
              </w:rPr>
            </w:pPr>
          </w:p>
          <w:p w14:paraId="132D5DD5" w14:textId="77777777" w:rsidR="00D267EF" w:rsidRDefault="00000000">
            <w:pPr>
              <w:pStyle w:val="TableParagraph"/>
              <w:spacing w:before="1"/>
              <w:ind w:left="501"/>
              <w:rPr>
                <w:b/>
              </w:rPr>
            </w:pPr>
            <w:r>
              <w:rPr>
                <w:b/>
                <w:spacing w:val="-4"/>
              </w:rPr>
              <w:t>Date</w:t>
            </w:r>
          </w:p>
        </w:tc>
        <w:tc>
          <w:tcPr>
            <w:tcW w:w="808" w:type="dxa"/>
            <w:shd w:val="clear" w:color="auto" w:fill="BEBEBE"/>
          </w:tcPr>
          <w:p w14:paraId="4E756FF2" w14:textId="77777777" w:rsidR="00D267EF" w:rsidRDefault="00000000">
            <w:pPr>
              <w:pStyle w:val="TableParagraph"/>
              <w:spacing w:before="133"/>
              <w:ind w:left="420" w:right="126" w:hanging="135"/>
              <w:rPr>
                <w:b/>
              </w:rPr>
            </w:pPr>
            <w:r>
              <w:rPr>
                <w:b/>
                <w:spacing w:val="-4"/>
              </w:rPr>
              <w:t xml:space="preserve">DCR </w:t>
            </w:r>
            <w:r>
              <w:rPr>
                <w:b/>
                <w:spacing w:val="-10"/>
              </w:rPr>
              <w:t>#</w:t>
            </w:r>
          </w:p>
        </w:tc>
        <w:tc>
          <w:tcPr>
            <w:tcW w:w="1260" w:type="dxa"/>
            <w:shd w:val="clear" w:color="auto" w:fill="BEBEBE"/>
          </w:tcPr>
          <w:p w14:paraId="0A548044" w14:textId="77777777" w:rsidR="00D267EF" w:rsidRDefault="00000000">
            <w:pPr>
              <w:pStyle w:val="TableParagraph"/>
              <w:spacing w:before="3" w:line="237" w:lineRule="auto"/>
              <w:ind w:left="318" w:firstLine="165"/>
              <w:rPr>
                <w:b/>
              </w:rPr>
            </w:pPr>
            <w:r>
              <w:rPr>
                <w:b/>
                <w:spacing w:val="-4"/>
              </w:rPr>
              <w:t>Page Affected</w:t>
            </w:r>
          </w:p>
        </w:tc>
        <w:tc>
          <w:tcPr>
            <w:tcW w:w="2520" w:type="dxa"/>
            <w:shd w:val="clear" w:color="auto" w:fill="BEBEBE"/>
          </w:tcPr>
          <w:p w14:paraId="66C97303" w14:textId="77777777" w:rsidR="00D267EF" w:rsidRDefault="00D267EF">
            <w:pPr>
              <w:pStyle w:val="TableParagraph"/>
              <w:spacing w:before="14"/>
              <w:rPr>
                <w:rFonts w:ascii="Times New Roman"/>
              </w:rPr>
            </w:pPr>
          </w:p>
          <w:p w14:paraId="594E30C6" w14:textId="77777777" w:rsidR="00D267EF" w:rsidRDefault="00000000">
            <w:pPr>
              <w:pStyle w:val="TableParagraph"/>
              <w:spacing w:before="1"/>
              <w:ind w:left="481"/>
              <w:rPr>
                <w:b/>
              </w:rPr>
            </w:pPr>
            <w:r>
              <w:rPr>
                <w:b/>
              </w:rPr>
              <w:t>Reason</w:t>
            </w:r>
            <w:r>
              <w:rPr>
                <w:b/>
                <w:spacing w:val="-9"/>
              </w:rPr>
              <w:t xml:space="preserve"> </w:t>
            </w:r>
            <w:r>
              <w:rPr>
                <w:b/>
              </w:rPr>
              <w:t>for</w:t>
            </w:r>
            <w:r>
              <w:rPr>
                <w:b/>
                <w:spacing w:val="-7"/>
              </w:rPr>
              <w:t xml:space="preserve"> </w:t>
            </w:r>
            <w:r>
              <w:rPr>
                <w:b/>
                <w:spacing w:val="-2"/>
              </w:rPr>
              <w:t>Change</w:t>
            </w:r>
          </w:p>
        </w:tc>
        <w:tc>
          <w:tcPr>
            <w:tcW w:w="1440" w:type="dxa"/>
            <w:shd w:val="clear" w:color="auto" w:fill="BEBEBE"/>
          </w:tcPr>
          <w:p w14:paraId="27B21158" w14:textId="77777777" w:rsidR="00D267EF" w:rsidRDefault="00D267EF">
            <w:pPr>
              <w:pStyle w:val="TableParagraph"/>
              <w:spacing w:before="14"/>
              <w:rPr>
                <w:rFonts w:ascii="Times New Roman"/>
              </w:rPr>
            </w:pPr>
          </w:p>
          <w:p w14:paraId="755028A5" w14:textId="77777777" w:rsidR="00D267EF" w:rsidRDefault="00000000">
            <w:pPr>
              <w:pStyle w:val="TableParagraph"/>
              <w:spacing w:before="1"/>
              <w:ind w:left="374"/>
              <w:rPr>
                <w:b/>
              </w:rPr>
            </w:pPr>
            <w:r>
              <w:rPr>
                <w:b/>
                <w:spacing w:val="-2"/>
              </w:rPr>
              <w:t>Prepared</w:t>
            </w:r>
          </w:p>
        </w:tc>
        <w:tc>
          <w:tcPr>
            <w:tcW w:w="2068" w:type="dxa"/>
            <w:shd w:val="clear" w:color="auto" w:fill="BEBEBE"/>
          </w:tcPr>
          <w:p w14:paraId="1F342D51" w14:textId="77777777" w:rsidR="00D267EF" w:rsidRDefault="00D267EF">
            <w:pPr>
              <w:pStyle w:val="TableParagraph"/>
              <w:spacing w:before="14"/>
              <w:rPr>
                <w:rFonts w:ascii="Times New Roman"/>
              </w:rPr>
            </w:pPr>
          </w:p>
          <w:p w14:paraId="2FBB3B24" w14:textId="77777777" w:rsidR="00D267EF" w:rsidRDefault="00000000">
            <w:pPr>
              <w:pStyle w:val="TableParagraph"/>
              <w:spacing w:before="1"/>
              <w:ind w:left="660"/>
              <w:rPr>
                <w:b/>
              </w:rPr>
            </w:pPr>
            <w:r>
              <w:rPr>
                <w:b/>
                <w:spacing w:val="-2"/>
              </w:rPr>
              <w:t>Approved</w:t>
            </w:r>
          </w:p>
        </w:tc>
      </w:tr>
      <w:tr w:rsidR="00D267EF" w14:paraId="0EECBB66" w14:textId="77777777">
        <w:trPr>
          <w:trHeight w:val="268"/>
        </w:trPr>
        <w:tc>
          <w:tcPr>
            <w:tcW w:w="706" w:type="dxa"/>
            <w:shd w:val="clear" w:color="auto" w:fill="BEBEBE"/>
          </w:tcPr>
          <w:p w14:paraId="5FC5BFD8" w14:textId="77777777" w:rsidR="00D267EF" w:rsidRDefault="00D267EF">
            <w:pPr>
              <w:pStyle w:val="TableParagraph"/>
              <w:rPr>
                <w:rFonts w:ascii="Times New Roman"/>
                <w:sz w:val="18"/>
              </w:rPr>
            </w:pPr>
          </w:p>
        </w:tc>
        <w:tc>
          <w:tcPr>
            <w:tcW w:w="1293" w:type="dxa"/>
            <w:shd w:val="clear" w:color="auto" w:fill="BEBEBE"/>
          </w:tcPr>
          <w:p w14:paraId="405DA187" w14:textId="77777777" w:rsidR="00D267EF" w:rsidRDefault="00D267EF">
            <w:pPr>
              <w:pStyle w:val="TableParagraph"/>
              <w:rPr>
                <w:rFonts w:ascii="Times New Roman"/>
                <w:sz w:val="18"/>
              </w:rPr>
            </w:pPr>
          </w:p>
        </w:tc>
        <w:tc>
          <w:tcPr>
            <w:tcW w:w="808" w:type="dxa"/>
            <w:shd w:val="clear" w:color="auto" w:fill="BEBEBE"/>
          </w:tcPr>
          <w:p w14:paraId="630A8CA3" w14:textId="77777777" w:rsidR="00D267EF" w:rsidRDefault="00D267EF">
            <w:pPr>
              <w:pStyle w:val="TableParagraph"/>
              <w:rPr>
                <w:rFonts w:ascii="Times New Roman"/>
                <w:sz w:val="18"/>
              </w:rPr>
            </w:pPr>
          </w:p>
        </w:tc>
        <w:tc>
          <w:tcPr>
            <w:tcW w:w="1260" w:type="dxa"/>
            <w:shd w:val="clear" w:color="auto" w:fill="BEBEBE"/>
          </w:tcPr>
          <w:p w14:paraId="26C225D4" w14:textId="77777777" w:rsidR="00D267EF" w:rsidRDefault="00D267EF">
            <w:pPr>
              <w:pStyle w:val="TableParagraph"/>
              <w:rPr>
                <w:rFonts w:ascii="Times New Roman"/>
                <w:sz w:val="18"/>
              </w:rPr>
            </w:pPr>
          </w:p>
        </w:tc>
        <w:tc>
          <w:tcPr>
            <w:tcW w:w="2520" w:type="dxa"/>
            <w:shd w:val="clear" w:color="auto" w:fill="BEBEBE"/>
          </w:tcPr>
          <w:p w14:paraId="0131FCFA" w14:textId="77777777" w:rsidR="00D267EF" w:rsidRDefault="00D267EF">
            <w:pPr>
              <w:pStyle w:val="TableParagraph"/>
              <w:rPr>
                <w:rFonts w:ascii="Times New Roman"/>
                <w:sz w:val="18"/>
              </w:rPr>
            </w:pPr>
          </w:p>
        </w:tc>
        <w:tc>
          <w:tcPr>
            <w:tcW w:w="1440" w:type="dxa"/>
            <w:shd w:val="clear" w:color="auto" w:fill="BEBEBE"/>
          </w:tcPr>
          <w:p w14:paraId="75C2B6D1" w14:textId="77777777" w:rsidR="00D267EF" w:rsidRDefault="00D267EF">
            <w:pPr>
              <w:pStyle w:val="TableParagraph"/>
              <w:rPr>
                <w:rFonts w:ascii="Times New Roman"/>
                <w:sz w:val="18"/>
              </w:rPr>
            </w:pPr>
          </w:p>
        </w:tc>
        <w:tc>
          <w:tcPr>
            <w:tcW w:w="2068" w:type="dxa"/>
            <w:shd w:val="clear" w:color="auto" w:fill="BEBEBE"/>
          </w:tcPr>
          <w:p w14:paraId="49EC7260" w14:textId="77777777" w:rsidR="00D267EF" w:rsidRDefault="00D267EF">
            <w:pPr>
              <w:pStyle w:val="TableParagraph"/>
              <w:rPr>
                <w:rFonts w:ascii="Times New Roman"/>
                <w:sz w:val="18"/>
              </w:rPr>
            </w:pPr>
          </w:p>
        </w:tc>
      </w:tr>
      <w:tr w:rsidR="00D267EF" w14:paraId="4B924103" w14:textId="77777777">
        <w:trPr>
          <w:trHeight w:val="602"/>
        </w:trPr>
        <w:tc>
          <w:tcPr>
            <w:tcW w:w="706" w:type="dxa"/>
          </w:tcPr>
          <w:p w14:paraId="2ADDE876" w14:textId="77777777" w:rsidR="00D267EF" w:rsidRDefault="00D267EF" w:rsidP="00376B51">
            <w:pPr>
              <w:pStyle w:val="TableParagraph"/>
              <w:spacing w:before="80"/>
              <w:jc w:val="center"/>
              <w:rPr>
                <w:rFonts w:ascii="Times New Roman"/>
              </w:rPr>
            </w:pPr>
          </w:p>
          <w:p w14:paraId="1E2BB762" w14:textId="78166C6B" w:rsidR="00D267EF" w:rsidRDefault="00000000" w:rsidP="00376B51">
            <w:pPr>
              <w:pStyle w:val="TableParagraph"/>
              <w:spacing w:line="249" w:lineRule="exact"/>
              <w:ind w:left="249"/>
              <w:jc w:val="center"/>
            </w:pPr>
            <w:r>
              <w:rPr>
                <w:spacing w:val="-5"/>
              </w:rPr>
              <w:t>0</w:t>
            </w:r>
            <w:r w:rsidR="00154FAA">
              <w:rPr>
                <w:spacing w:val="-5"/>
              </w:rPr>
              <w:t>0</w:t>
            </w:r>
          </w:p>
        </w:tc>
        <w:tc>
          <w:tcPr>
            <w:tcW w:w="1293" w:type="dxa"/>
          </w:tcPr>
          <w:p w14:paraId="0E26ED24" w14:textId="77777777" w:rsidR="00D267EF" w:rsidRDefault="00D267EF" w:rsidP="00376B51">
            <w:pPr>
              <w:pStyle w:val="TableParagraph"/>
              <w:spacing w:before="80"/>
              <w:jc w:val="center"/>
              <w:rPr>
                <w:rFonts w:ascii="Times New Roman"/>
              </w:rPr>
            </w:pPr>
          </w:p>
          <w:p w14:paraId="06643CF2" w14:textId="1D28F736" w:rsidR="00D267EF" w:rsidRDefault="00000000" w:rsidP="00376B51">
            <w:pPr>
              <w:pStyle w:val="TableParagraph"/>
              <w:spacing w:line="249" w:lineRule="exact"/>
              <w:ind w:left="249"/>
              <w:jc w:val="center"/>
            </w:pPr>
            <w:r>
              <w:rPr>
                <w:spacing w:val="-2"/>
              </w:rPr>
              <w:t>02-05-</w:t>
            </w:r>
            <w:r>
              <w:rPr>
                <w:spacing w:val="-5"/>
              </w:rPr>
              <w:t>2</w:t>
            </w:r>
            <w:r w:rsidR="00154FAA">
              <w:rPr>
                <w:spacing w:val="-5"/>
              </w:rPr>
              <w:t>3</w:t>
            </w:r>
          </w:p>
        </w:tc>
        <w:tc>
          <w:tcPr>
            <w:tcW w:w="808" w:type="dxa"/>
          </w:tcPr>
          <w:p w14:paraId="4E82D29A" w14:textId="77777777" w:rsidR="00D267EF" w:rsidRDefault="00D267EF" w:rsidP="00376B51">
            <w:pPr>
              <w:pStyle w:val="TableParagraph"/>
              <w:spacing w:before="80"/>
              <w:jc w:val="center"/>
              <w:rPr>
                <w:rFonts w:ascii="Times New Roman"/>
              </w:rPr>
            </w:pPr>
          </w:p>
          <w:p w14:paraId="0BD62AC0" w14:textId="77777777" w:rsidR="00D267EF" w:rsidRDefault="00000000" w:rsidP="00376B51">
            <w:pPr>
              <w:pStyle w:val="TableParagraph"/>
              <w:spacing w:line="249" w:lineRule="exact"/>
              <w:ind w:left="250"/>
              <w:jc w:val="center"/>
            </w:pPr>
            <w:r>
              <w:rPr>
                <w:spacing w:val="-5"/>
              </w:rPr>
              <w:t>NA</w:t>
            </w:r>
          </w:p>
        </w:tc>
        <w:tc>
          <w:tcPr>
            <w:tcW w:w="1260" w:type="dxa"/>
          </w:tcPr>
          <w:p w14:paraId="3232C232" w14:textId="77777777" w:rsidR="00D267EF" w:rsidRDefault="00D267EF" w:rsidP="00376B51">
            <w:pPr>
              <w:pStyle w:val="TableParagraph"/>
              <w:spacing w:before="80"/>
              <w:jc w:val="center"/>
              <w:rPr>
                <w:rFonts w:ascii="Times New Roman"/>
              </w:rPr>
            </w:pPr>
          </w:p>
          <w:p w14:paraId="6050C5B7" w14:textId="77777777" w:rsidR="00D267EF" w:rsidRDefault="00000000" w:rsidP="00376B51">
            <w:pPr>
              <w:pStyle w:val="TableParagraph"/>
              <w:spacing w:line="249" w:lineRule="exact"/>
              <w:ind w:left="251"/>
              <w:jc w:val="center"/>
            </w:pPr>
            <w:r>
              <w:rPr>
                <w:spacing w:val="-5"/>
              </w:rPr>
              <w:t>All</w:t>
            </w:r>
          </w:p>
        </w:tc>
        <w:tc>
          <w:tcPr>
            <w:tcW w:w="2520" w:type="dxa"/>
          </w:tcPr>
          <w:p w14:paraId="15BDD73F" w14:textId="77777777" w:rsidR="00D267EF" w:rsidRDefault="00D267EF" w:rsidP="00376B51">
            <w:pPr>
              <w:pStyle w:val="TableParagraph"/>
              <w:spacing w:before="80"/>
              <w:jc w:val="center"/>
              <w:rPr>
                <w:rFonts w:ascii="Times New Roman"/>
              </w:rPr>
            </w:pPr>
          </w:p>
          <w:p w14:paraId="2EF75697" w14:textId="77777777" w:rsidR="00D267EF" w:rsidRDefault="00000000" w:rsidP="00376B51">
            <w:pPr>
              <w:pStyle w:val="TableParagraph"/>
              <w:spacing w:line="249" w:lineRule="exact"/>
              <w:ind w:left="251"/>
              <w:jc w:val="center"/>
            </w:pPr>
            <w:r>
              <w:t>Initial</w:t>
            </w:r>
            <w:r>
              <w:rPr>
                <w:spacing w:val="-8"/>
              </w:rPr>
              <w:t xml:space="preserve"> </w:t>
            </w:r>
            <w:r>
              <w:rPr>
                <w:spacing w:val="-2"/>
              </w:rPr>
              <w:t>Release</w:t>
            </w:r>
          </w:p>
        </w:tc>
        <w:tc>
          <w:tcPr>
            <w:tcW w:w="1440" w:type="dxa"/>
          </w:tcPr>
          <w:p w14:paraId="61C1BC5D" w14:textId="77777777" w:rsidR="00D267EF" w:rsidRDefault="00D267EF" w:rsidP="00376B51">
            <w:pPr>
              <w:pStyle w:val="TableParagraph"/>
              <w:spacing w:before="80"/>
              <w:jc w:val="center"/>
              <w:rPr>
                <w:rFonts w:ascii="Times New Roman"/>
              </w:rPr>
            </w:pPr>
          </w:p>
          <w:p w14:paraId="60642FFF" w14:textId="6EBAE093" w:rsidR="00D267EF" w:rsidRDefault="00376B51" w:rsidP="00376B51">
            <w:pPr>
              <w:pStyle w:val="TableParagraph"/>
              <w:spacing w:line="249" w:lineRule="exact"/>
              <w:ind w:left="251"/>
            </w:pPr>
            <w:r>
              <w:rPr>
                <w:spacing w:val="-5"/>
              </w:rPr>
              <w:t xml:space="preserve">        HR</w:t>
            </w:r>
          </w:p>
        </w:tc>
        <w:tc>
          <w:tcPr>
            <w:tcW w:w="2068" w:type="dxa"/>
          </w:tcPr>
          <w:p w14:paraId="7E923F45" w14:textId="77777777" w:rsidR="00D267EF" w:rsidRDefault="00000000" w:rsidP="00376B51">
            <w:pPr>
              <w:pStyle w:val="TableParagraph"/>
              <w:spacing w:before="42" w:line="270" w:lineRule="atLeast"/>
              <w:ind w:left="252"/>
              <w:jc w:val="center"/>
            </w:pPr>
            <w:r>
              <w:t>Head</w:t>
            </w:r>
            <w:r>
              <w:rPr>
                <w:spacing w:val="-13"/>
              </w:rPr>
              <w:t xml:space="preserve"> </w:t>
            </w:r>
            <w:r>
              <w:t>–</w:t>
            </w:r>
            <w:r>
              <w:rPr>
                <w:spacing w:val="-12"/>
              </w:rPr>
              <w:t xml:space="preserve"> </w:t>
            </w:r>
            <w:r>
              <w:t xml:space="preserve">Human </w:t>
            </w:r>
            <w:r>
              <w:rPr>
                <w:spacing w:val="-2"/>
              </w:rPr>
              <w:t>Resources</w:t>
            </w:r>
          </w:p>
        </w:tc>
      </w:tr>
      <w:tr w:rsidR="00154FAA" w14:paraId="4EE1188C" w14:textId="77777777" w:rsidTr="00154FAA">
        <w:trPr>
          <w:trHeight w:val="537"/>
        </w:trPr>
        <w:tc>
          <w:tcPr>
            <w:tcW w:w="706" w:type="dxa"/>
            <w:vAlign w:val="center"/>
          </w:tcPr>
          <w:p w14:paraId="357F2950" w14:textId="77777777" w:rsidR="00154FAA" w:rsidRDefault="00154FAA" w:rsidP="00376B51">
            <w:pPr>
              <w:pStyle w:val="TableParagraph"/>
              <w:spacing w:before="80"/>
              <w:jc w:val="center"/>
              <w:rPr>
                <w:rFonts w:ascii="Times New Roman"/>
              </w:rPr>
            </w:pPr>
          </w:p>
          <w:p w14:paraId="44D4EF2D" w14:textId="2976490F" w:rsidR="00154FAA" w:rsidRDefault="00154FAA" w:rsidP="00376B51">
            <w:pPr>
              <w:pStyle w:val="TableParagraph"/>
              <w:jc w:val="center"/>
              <w:rPr>
                <w:rFonts w:ascii="Times New Roman"/>
                <w:sz w:val="20"/>
              </w:rPr>
            </w:pPr>
            <w:r>
              <w:rPr>
                <w:spacing w:val="-5"/>
              </w:rPr>
              <w:t>01</w:t>
            </w:r>
          </w:p>
        </w:tc>
        <w:tc>
          <w:tcPr>
            <w:tcW w:w="1293" w:type="dxa"/>
            <w:vAlign w:val="center"/>
          </w:tcPr>
          <w:p w14:paraId="1A8E702E" w14:textId="77777777" w:rsidR="00154FAA" w:rsidRDefault="00154FAA" w:rsidP="00376B51">
            <w:pPr>
              <w:pStyle w:val="TableParagraph"/>
              <w:spacing w:before="80"/>
              <w:jc w:val="center"/>
              <w:rPr>
                <w:rFonts w:ascii="Times New Roman"/>
              </w:rPr>
            </w:pPr>
          </w:p>
          <w:p w14:paraId="37E85815" w14:textId="64CC79AA" w:rsidR="00154FAA" w:rsidRDefault="00154FAA" w:rsidP="00376B51">
            <w:pPr>
              <w:pStyle w:val="TableParagraph"/>
              <w:jc w:val="center"/>
              <w:rPr>
                <w:rFonts w:ascii="Times New Roman"/>
                <w:sz w:val="20"/>
              </w:rPr>
            </w:pPr>
            <w:r>
              <w:rPr>
                <w:spacing w:val="-2"/>
              </w:rPr>
              <w:t>03-05-</w:t>
            </w:r>
            <w:r>
              <w:rPr>
                <w:spacing w:val="-5"/>
              </w:rPr>
              <w:t>24</w:t>
            </w:r>
          </w:p>
        </w:tc>
        <w:tc>
          <w:tcPr>
            <w:tcW w:w="808" w:type="dxa"/>
            <w:vAlign w:val="center"/>
          </w:tcPr>
          <w:p w14:paraId="6FB7C388" w14:textId="77777777" w:rsidR="00154FAA" w:rsidRDefault="00154FAA" w:rsidP="00376B51">
            <w:pPr>
              <w:pStyle w:val="TableParagraph"/>
              <w:spacing w:before="80"/>
              <w:jc w:val="center"/>
              <w:rPr>
                <w:rFonts w:ascii="Times New Roman"/>
              </w:rPr>
            </w:pPr>
          </w:p>
          <w:p w14:paraId="6787E316" w14:textId="77D53D1A" w:rsidR="00154FAA" w:rsidRDefault="00154FAA" w:rsidP="00376B51">
            <w:pPr>
              <w:pStyle w:val="TableParagraph"/>
              <w:jc w:val="center"/>
              <w:rPr>
                <w:rFonts w:ascii="Times New Roman"/>
                <w:sz w:val="20"/>
              </w:rPr>
            </w:pPr>
            <w:r>
              <w:rPr>
                <w:spacing w:val="-5"/>
              </w:rPr>
              <w:t>NA</w:t>
            </w:r>
          </w:p>
        </w:tc>
        <w:tc>
          <w:tcPr>
            <w:tcW w:w="1260" w:type="dxa"/>
            <w:vAlign w:val="center"/>
          </w:tcPr>
          <w:p w14:paraId="4A9602A9" w14:textId="77777777" w:rsidR="00154FAA" w:rsidRDefault="00154FAA" w:rsidP="00376B51">
            <w:pPr>
              <w:pStyle w:val="TableParagraph"/>
              <w:spacing w:before="80"/>
              <w:jc w:val="center"/>
              <w:rPr>
                <w:rFonts w:ascii="Times New Roman"/>
              </w:rPr>
            </w:pPr>
          </w:p>
          <w:p w14:paraId="631FAB71" w14:textId="77F0DCBE" w:rsidR="00154FAA" w:rsidRDefault="00154FAA" w:rsidP="00376B51">
            <w:pPr>
              <w:pStyle w:val="TableParagraph"/>
              <w:jc w:val="center"/>
              <w:rPr>
                <w:rFonts w:ascii="Times New Roman"/>
                <w:sz w:val="20"/>
              </w:rPr>
            </w:pPr>
            <w:r>
              <w:rPr>
                <w:spacing w:val="-5"/>
              </w:rPr>
              <w:t>All</w:t>
            </w:r>
          </w:p>
        </w:tc>
        <w:tc>
          <w:tcPr>
            <w:tcW w:w="2520" w:type="dxa"/>
            <w:vAlign w:val="center"/>
          </w:tcPr>
          <w:p w14:paraId="6E514C92" w14:textId="77777777" w:rsidR="00154FAA" w:rsidRDefault="00154FAA" w:rsidP="00376B51">
            <w:pPr>
              <w:pStyle w:val="TableParagraph"/>
              <w:spacing w:before="80"/>
              <w:jc w:val="center"/>
              <w:rPr>
                <w:rFonts w:ascii="Times New Roman"/>
              </w:rPr>
            </w:pPr>
          </w:p>
          <w:p w14:paraId="5100EFD5" w14:textId="4480EAAE" w:rsidR="00154FAA" w:rsidRDefault="00154FAA" w:rsidP="00376B51">
            <w:pPr>
              <w:pStyle w:val="TableParagraph"/>
              <w:jc w:val="center"/>
              <w:rPr>
                <w:rFonts w:ascii="Times New Roman"/>
                <w:sz w:val="20"/>
              </w:rPr>
            </w:pPr>
            <w:r>
              <w:t>Annual Review</w:t>
            </w:r>
          </w:p>
        </w:tc>
        <w:tc>
          <w:tcPr>
            <w:tcW w:w="1440" w:type="dxa"/>
            <w:vAlign w:val="center"/>
          </w:tcPr>
          <w:p w14:paraId="7B468333" w14:textId="77777777" w:rsidR="00154FAA" w:rsidRDefault="00154FAA" w:rsidP="00376B51">
            <w:pPr>
              <w:pStyle w:val="TableParagraph"/>
              <w:spacing w:before="80"/>
              <w:jc w:val="center"/>
              <w:rPr>
                <w:rFonts w:ascii="Times New Roman"/>
              </w:rPr>
            </w:pPr>
          </w:p>
          <w:p w14:paraId="2BFD99CB" w14:textId="5B2426AC" w:rsidR="00154FAA" w:rsidRDefault="00154FAA" w:rsidP="00376B51">
            <w:pPr>
              <w:pStyle w:val="TableParagraph"/>
              <w:jc w:val="center"/>
              <w:rPr>
                <w:rFonts w:ascii="Times New Roman"/>
                <w:sz w:val="20"/>
              </w:rPr>
            </w:pPr>
            <w:r>
              <w:rPr>
                <w:spacing w:val="-5"/>
              </w:rPr>
              <w:t>HR</w:t>
            </w:r>
          </w:p>
        </w:tc>
        <w:tc>
          <w:tcPr>
            <w:tcW w:w="2068" w:type="dxa"/>
            <w:vAlign w:val="center"/>
          </w:tcPr>
          <w:p w14:paraId="3B01CB4D" w14:textId="14EC8B19" w:rsidR="00154FAA" w:rsidRDefault="00154FAA" w:rsidP="00376B51">
            <w:pPr>
              <w:pStyle w:val="TableParagraph"/>
              <w:jc w:val="center"/>
              <w:rPr>
                <w:rFonts w:ascii="Times New Roman"/>
                <w:sz w:val="20"/>
              </w:rPr>
            </w:pPr>
            <w:r>
              <w:t>Head</w:t>
            </w:r>
            <w:r>
              <w:rPr>
                <w:spacing w:val="-13"/>
              </w:rPr>
              <w:t xml:space="preserve"> </w:t>
            </w:r>
            <w:r>
              <w:t>–</w:t>
            </w:r>
            <w:r>
              <w:rPr>
                <w:spacing w:val="-12"/>
              </w:rPr>
              <w:t xml:space="preserve"> </w:t>
            </w:r>
            <w:r>
              <w:t xml:space="preserve">Human </w:t>
            </w:r>
            <w:r>
              <w:rPr>
                <w:spacing w:val="-2"/>
              </w:rPr>
              <w:t>Resources</w:t>
            </w:r>
          </w:p>
        </w:tc>
      </w:tr>
      <w:tr w:rsidR="00D267EF" w14:paraId="3B882DE7" w14:textId="77777777" w:rsidTr="00376B51">
        <w:trPr>
          <w:trHeight w:val="489"/>
        </w:trPr>
        <w:tc>
          <w:tcPr>
            <w:tcW w:w="706" w:type="dxa"/>
            <w:vAlign w:val="center"/>
          </w:tcPr>
          <w:p w14:paraId="2C7788F4" w14:textId="7A49CFEF" w:rsidR="00D267EF" w:rsidRPr="00096613" w:rsidRDefault="00376B51" w:rsidP="00096613">
            <w:pPr>
              <w:pStyle w:val="TableParagraph"/>
              <w:spacing w:before="80"/>
              <w:jc w:val="center"/>
              <w:rPr>
                <w:rFonts w:asciiTheme="minorHAnsi" w:hAnsiTheme="minorHAnsi" w:cstheme="minorHAnsi"/>
              </w:rPr>
            </w:pPr>
            <w:ins w:id="3" w:author="Hetvi Topiwala" w:date="2026-04-10T10:10:00Z" w16du:dateUtc="2026-04-10T04:40:00Z">
              <w:r w:rsidRPr="00096613">
                <w:rPr>
                  <w:rFonts w:asciiTheme="minorHAnsi" w:hAnsiTheme="minorHAnsi" w:cstheme="minorHAnsi"/>
                </w:rPr>
                <w:t>02</w:t>
              </w:r>
            </w:ins>
          </w:p>
        </w:tc>
        <w:tc>
          <w:tcPr>
            <w:tcW w:w="1293" w:type="dxa"/>
          </w:tcPr>
          <w:p w14:paraId="00CDC72B" w14:textId="086473D0" w:rsidR="00D267EF" w:rsidRPr="00096613" w:rsidRDefault="00376B51" w:rsidP="00096613">
            <w:pPr>
              <w:pStyle w:val="TableParagraph"/>
              <w:spacing w:before="80"/>
              <w:jc w:val="center"/>
              <w:rPr>
                <w:rFonts w:asciiTheme="minorHAnsi" w:hAnsiTheme="minorHAnsi" w:cstheme="minorHAnsi"/>
              </w:rPr>
            </w:pPr>
            <w:ins w:id="4" w:author="Hetvi Topiwala" w:date="2026-04-10T10:11:00Z" w16du:dateUtc="2026-04-10T04:41:00Z">
              <w:r w:rsidRPr="00096613">
                <w:rPr>
                  <w:rFonts w:asciiTheme="minorHAnsi" w:hAnsiTheme="minorHAnsi" w:cstheme="minorHAnsi"/>
                </w:rPr>
                <w:t>03-05-25</w:t>
              </w:r>
            </w:ins>
          </w:p>
        </w:tc>
        <w:tc>
          <w:tcPr>
            <w:tcW w:w="808" w:type="dxa"/>
          </w:tcPr>
          <w:p w14:paraId="715E7DE2" w14:textId="5BA47054" w:rsidR="00D267EF" w:rsidRPr="00096613" w:rsidRDefault="00376B51" w:rsidP="00096613">
            <w:pPr>
              <w:pStyle w:val="TableParagraph"/>
              <w:spacing w:before="80"/>
              <w:jc w:val="center"/>
              <w:rPr>
                <w:rFonts w:asciiTheme="minorHAnsi" w:hAnsiTheme="minorHAnsi" w:cstheme="minorHAnsi"/>
              </w:rPr>
            </w:pPr>
            <w:ins w:id="5" w:author="Hetvi Topiwala" w:date="2026-04-10T10:11:00Z" w16du:dateUtc="2026-04-10T04:41:00Z">
              <w:r w:rsidRPr="00096613">
                <w:rPr>
                  <w:rFonts w:asciiTheme="minorHAnsi" w:hAnsiTheme="minorHAnsi" w:cstheme="minorHAnsi"/>
                </w:rPr>
                <w:t>NA</w:t>
              </w:r>
            </w:ins>
          </w:p>
        </w:tc>
        <w:tc>
          <w:tcPr>
            <w:tcW w:w="1260" w:type="dxa"/>
          </w:tcPr>
          <w:p w14:paraId="511028F5" w14:textId="56A4B1A5" w:rsidR="00D267EF" w:rsidRPr="00096613" w:rsidRDefault="00376B51" w:rsidP="00096613">
            <w:pPr>
              <w:pStyle w:val="TableParagraph"/>
              <w:spacing w:before="80"/>
              <w:jc w:val="center"/>
              <w:rPr>
                <w:rFonts w:asciiTheme="minorHAnsi" w:hAnsiTheme="minorHAnsi" w:cstheme="minorHAnsi"/>
              </w:rPr>
            </w:pPr>
            <w:ins w:id="6" w:author="Hetvi Topiwala" w:date="2026-04-10T10:11:00Z" w16du:dateUtc="2026-04-10T04:41:00Z">
              <w:r w:rsidRPr="00096613">
                <w:rPr>
                  <w:rFonts w:asciiTheme="minorHAnsi" w:hAnsiTheme="minorHAnsi" w:cstheme="minorHAnsi"/>
                </w:rPr>
                <w:t>-</w:t>
              </w:r>
            </w:ins>
          </w:p>
        </w:tc>
        <w:tc>
          <w:tcPr>
            <w:tcW w:w="2520" w:type="dxa"/>
          </w:tcPr>
          <w:p w14:paraId="74002CEC" w14:textId="7E80F3EF" w:rsidR="00D267EF" w:rsidRPr="00096613" w:rsidRDefault="00376B51" w:rsidP="00096613">
            <w:pPr>
              <w:pStyle w:val="TableParagraph"/>
              <w:spacing w:before="80"/>
              <w:jc w:val="center"/>
              <w:rPr>
                <w:rFonts w:asciiTheme="minorHAnsi" w:hAnsiTheme="minorHAnsi" w:cstheme="minorHAnsi"/>
              </w:rPr>
            </w:pPr>
            <w:ins w:id="7" w:author="Hetvi Topiwala" w:date="2026-04-10T10:11:00Z" w16du:dateUtc="2026-04-10T04:41:00Z">
              <w:r w:rsidRPr="00096613">
                <w:rPr>
                  <w:rFonts w:asciiTheme="minorHAnsi" w:hAnsiTheme="minorHAnsi" w:cstheme="minorHAnsi"/>
                </w:rPr>
                <w:t>Annual Review</w:t>
              </w:r>
            </w:ins>
          </w:p>
        </w:tc>
        <w:tc>
          <w:tcPr>
            <w:tcW w:w="1440" w:type="dxa"/>
          </w:tcPr>
          <w:p w14:paraId="45C8457B" w14:textId="05EAC180" w:rsidR="00D267EF" w:rsidRPr="00096613" w:rsidRDefault="00376B51" w:rsidP="00096613">
            <w:pPr>
              <w:pStyle w:val="TableParagraph"/>
              <w:spacing w:before="80"/>
              <w:jc w:val="center"/>
              <w:rPr>
                <w:rFonts w:asciiTheme="minorHAnsi" w:hAnsiTheme="minorHAnsi" w:cstheme="minorHAnsi"/>
              </w:rPr>
            </w:pPr>
            <w:ins w:id="8" w:author="Hetvi Topiwala" w:date="2026-04-10T10:11:00Z" w16du:dateUtc="2026-04-10T04:41:00Z">
              <w:r w:rsidRPr="00096613">
                <w:rPr>
                  <w:rFonts w:asciiTheme="minorHAnsi" w:hAnsiTheme="minorHAnsi" w:cstheme="minorHAnsi"/>
                </w:rPr>
                <w:t>HR</w:t>
              </w:r>
            </w:ins>
          </w:p>
        </w:tc>
        <w:tc>
          <w:tcPr>
            <w:tcW w:w="2068" w:type="dxa"/>
          </w:tcPr>
          <w:p w14:paraId="2F1E6151" w14:textId="65F57CBC" w:rsidR="00D267EF" w:rsidRPr="00096613" w:rsidRDefault="00376B51" w:rsidP="00096613">
            <w:pPr>
              <w:pStyle w:val="TableParagraph"/>
              <w:spacing w:before="80"/>
              <w:jc w:val="center"/>
              <w:rPr>
                <w:rFonts w:asciiTheme="minorHAnsi" w:hAnsiTheme="minorHAnsi" w:cstheme="minorHAnsi"/>
              </w:rPr>
            </w:pPr>
            <w:ins w:id="9" w:author="Hetvi Topiwala" w:date="2026-04-10T10:11:00Z" w16du:dateUtc="2026-04-10T04:41:00Z">
              <w:r w:rsidRPr="00096613">
                <w:rPr>
                  <w:rFonts w:asciiTheme="minorHAnsi" w:hAnsiTheme="minorHAnsi" w:cstheme="minorHAnsi"/>
                </w:rPr>
                <w:t>Head – Human Resources</w:t>
              </w:r>
            </w:ins>
          </w:p>
        </w:tc>
      </w:tr>
      <w:tr w:rsidR="00376B51" w14:paraId="5815A8FB" w14:textId="77777777" w:rsidTr="00096613">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0" w:author="Hetvi Topiwala" w:date="2026-04-10T10:12:00Z" w16du:dateUtc="2026-04-10T04:42: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9"/>
          <w:trPrChange w:id="11" w:author="Hetvi Topiwala" w:date="2026-04-10T10:12:00Z" w16du:dateUtc="2026-04-10T04:42:00Z">
            <w:trPr>
              <w:trHeight w:val="489"/>
            </w:trPr>
          </w:trPrChange>
        </w:trPr>
        <w:tc>
          <w:tcPr>
            <w:tcW w:w="706" w:type="dxa"/>
            <w:vAlign w:val="center"/>
            <w:tcPrChange w:id="12" w:author="Hetvi Topiwala" w:date="2026-04-10T10:12:00Z" w16du:dateUtc="2026-04-10T04:42:00Z">
              <w:tcPr>
                <w:tcW w:w="706" w:type="dxa"/>
              </w:tcPr>
            </w:tcPrChange>
          </w:tcPr>
          <w:p w14:paraId="7255C9B6" w14:textId="675ABB88" w:rsidR="00376B51" w:rsidRPr="00376B51" w:rsidRDefault="00376B51" w:rsidP="00096613">
            <w:pPr>
              <w:pStyle w:val="TableParagraph"/>
              <w:spacing w:before="80"/>
              <w:jc w:val="center"/>
              <w:rPr>
                <w:rFonts w:ascii="Times New Roman"/>
              </w:rPr>
            </w:pPr>
            <w:ins w:id="13" w:author="Hetvi Topiwala" w:date="2026-04-10T10:12:00Z" w16du:dateUtc="2026-04-10T04:42:00Z">
              <w:r>
                <w:rPr>
                  <w:spacing w:val="-5"/>
                </w:rPr>
                <w:t>03</w:t>
              </w:r>
            </w:ins>
          </w:p>
        </w:tc>
        <w:tc>
          <w:tcPr>
            <w:tcW w:w="1293" w:type="dxa"/>
            <w:vAlign w:val="center"/>
            <w:tcPrChange w:id="14" w:author="Hetvi Topiwala" w:date="2026-04-10T10:12:00Z" w16du:dateUtc="2026-04-10T04:42:00Z">
              <w:tcPr>
                <w:tcW w:w="1293" w:type="dxa"/>
              </w:tcPr>
            </w:tcPrChange>
          </w:tcPr>
          <w:p w14:paraId="6028404E" w14:textId="7D98AFB7" w:rsidR="00376B51" w:rsidRPr="00376B51" w:rsidRDefault="00376B51" w:rsidP="00376B51">
            <w:pPr>
              <w:pStyle w:val="TableParagraph"/>
              <w:spacing w:before="80"/>
              <w:jc w:val="center"/>
              <w:rPr>
                <w:rFonts w:ascii="Times New Roman"/>
              </w:rPr>
            </w:pPr>
            <w:ins w:id="15" w:author="Hetvi Topiwala" w:date="2026-04-10T10:12:00Z" w16du:dateUtc="2026-04-10T04:42:00Z">
              <w:r>
                <w:rPr>
                  <w:spacing w:val="-2"/>
                </w:rPr>
                <w:t>03-</w:t>
              </w:r>
            </w:ins>
            <w:ins w:id="16" w:author="Hetvi Topiwala" w:date="2026-04-10T11:40:00Z" w16du:dateUtc="2026-04-10T06:10:00Z">
              <w:r w:rsidR="000F787E">
                <w:rPr>
                  <w:spacing w:val="-2"/>
                </w:rPr>
                <w:t>04</w:t>
              </w:r>
            </w:ins>
            <w:ins w:id="17" w:author="Hetvi Topiwala" w:date="2026-04-10T10:12:00Z" w16du:dateUtc="2026-04-10T04:42:00Z">
              <w:r>
                <w:rPr>
                  <w:spacing w:val="-2"/>
                </w:rPr>
                <w:t>-</w:t>
              </w:r>
              <w:r>
                <w:rPr>
                  <w:spacing w:val="-5"/>
                </w:rPr>
                <w:t>2</w:t>
              </w:r>
            </w:ins>
            <w:ins w:id="18" w:author="Hetvi Topiwala" w:date="2026-04-10T11:39:00Z" w16du:dateUtc="2026-04-10T06:09:00Z">
              <w:r w:rsidR="00E14FB3">
                <w:rPr>
                  <w:spacing w:val="-5"/>
                </w:rPr>
                <w:t>6</w:t>
              </w:r>
            </w:ins>
          </w:p>
        </w:tc>
        <w:tc>
          <w:tcPr>
            <w:tcW w:w="808" w:type="dxa"/>
            <w:vAlign w:val="center"/>
            <w:tcPrChange w:id="19" w:author="Hetvi Topiwala" w:date="2026-04-10T10:12:00Z" w16du:dateUtc="2026-04-10T04:42:00Z">
              <w:tcPr>
                <w:tcW w:w="808" w:type="dxa"/>
              </w:tcPr>
            </w:tcPrChange>
          </w:tcPr>
          <w:p w14:paraId="5A454728" w14:textId="77777777" w:rsidR="00376B51" w:rsidRDefault="00376B51" w:rsidP="00376B51">
            <w:pPr>
              <w:pStyle w:val="TableParagraph"/>
              <w:spacing w:before="80"/>
              <w:jc w:val="center"/>
              <w:rPr>
                <w:ins w:id="20" w:author="Hetvi Topiwala" w:date="2026-04-10T10:12:00Z" w16du:dateUtc="2026-04-10T04:42:00Z"/>
                <w:rFonts w:ascii="Times New Roman"/>
              </w:rPr>
            </w:pPr>
          </w:p>
          <w:p w14:paraId="0337CD7A" w14:textId="2EC7AFA9" w:rsidR="00376B51" w:rsidRPr="00376B51" w:rsidRDefault="00376B51" w:rsidP="00376B51">
            <w:pPr>
              <w:pStyle w:val="TableParagraph"/>
              <w:spacing w:before="80"/>
              <w:jc w:val="center"/>
              <w:rPr>
                <w:rFonts w:ascii="Times New Roman"/>
              </w:rPr>
            </w:pPr>
            <w:ins w:id="21" w:author="Hetvi Topiwala" w:date="2026-04-10T10:12:00Z" w16du:dateUtc="2026-04-10T04:42:00Z">
              <w:r>
                <w:rPr>
                  <w:spacing w:val="-5"/>
                </w:rPr>
                <w:t>NA</w:t>
              </w:r>
            </w:ins>
          </w:p>
        </w:tc>
        <w:tc>
          <w:tcPr>
            <w:tcW w:w="1260" w:type="dxa"/>
            <w:vAlign w:val="center"/>
            <w:tcPrChange w:id="22" w:author="Hetvi Topiwala" w:date="2026-04-10T10:12:00Z" w16du:dateUtc="2026-04-10T04:42:00Z">
              <w:tcPr>
                <w:tcW w:w="1260" w:type="dxa"/>
              </w:tcPr>
            </w:tcPrChange>
          </w:tcPr>
          <w:p w14:paraId="3DAAAFF9" w14:textId="77777777" w:rsidR="00376B51" w:rsidRDefault="00376B51" w:rsidP="00376B51">
            <w:pPr>
              <w:pStyle w:val="TableParagraph"/>
              <w:spacing w:before="80"/>
              <w:jc w:val="center"/>
              <w:rPr>
                <w:ins w:id="23" w:author="Hetvi Topiwala" w:date="2026-04-10T10:12:00Z" w16du:dateUtc="2026-04-10T04:42:00Z"/>
                <w:rFonts w:ascii="Times New Roman"/>
              </w:rPr>
            </w:pPr>
          </w:p>
          <w:p w14:paraId="0ED26C55" w14:textId="582DCB88" w:rsidR="00376B51" w:rsidRPr="00376B51" w:rsidRDefault="00376B51" w:rsidP="00376B51">
            <w:pPr>
              <w:pStyle w:val="TableParagraph"/>
              <w:spacing w:before="80"/>
              <w:jc w:val="center"/>
              <w:rPr>
                <w:rFonts w:ascii="Times New Roman"/>
              </w:rPr>
            </w:pPr>
            <w:ins w:id="24" w:author="Hetvi Topiwala" w:date="2026-04-10T10:12:00Z" w16du:dateUtc="2026-04-10T04:42:00Z">
              <w:r>
                <w:rPr>
                  <w:spacing w:val="-5"/>
                </w:rPr>
                <w:t>All</w:t>
              </w:r>
            </w:ins>
          </w:p>
        </w:tc>
        <w:tc>
          <w:tcPr>
            <w:tcW w:w="2520" w:type="dxa"/>
            <w:vAlign w:val="center"/>
            <w:tcPrChange w:id="25" w:author="Hetvi Topiwala" w:date="2026-04-10T10:12:00Z" w16du:dateUtc="2026-04-10T04:42:00Z">
              <w:tcPr>
                <w:tcW w:w="2520" w:type="dxa"/>
              </w:tcPr>
            </w:tcPrChange>
          </w:tcPr>
          <w:p w14:paraId="3992B666" w14:textId="23A77581" w:rsidR="00376B51" w:rsidRPr="00376B51" w:rsidRDefault="00096613" w:rsidP="00376B51">
            <w:pPr>
              <w:pStyle w:val="TableParagraph"/>
              <w:spacing w:before="80"/>
              <w:jc w:val="center"/>
              <w:rPr>
                <w:rFonts w:ascii="Times New Roman"/>
              </w:rPr>
            </w:pPr>
            <w:ins w:id="26" w:author="Hetvi Topiwala" w:date="2026-04-10T10:13:00Z" w16du:dateUtc="2026-04-10T04:43:00Z">
              <w:r>
                <w:t xml:space="preserve">Scope &amp; Targets revised, Alignment with SDGs – topic added </w:t>
              </w:r>
            </w:ins>
          </w:p>
        </w:tc>
        <w:tc>
          <w:tcPr>
            <w:tcW w:w="1440" w:type="dxa"/>
            <w:vAlign w:val="center"/>
            <w:tcPrChange w:id="27" w:author="Hetvi Topiwala" w:date="2026-04-10T10:12:00Z" w16du:dateUtc="2026-04-10T04:42:00Z">
              <w:tcPr>
                <w:tcW w:w="1440" w:type="dxa"/>
              </w:tcPr>
            </w:tcPrChange>
          </w:tcPr>
          <w:p w14:paraId="533CD4AF" w14:textId="77777777" w:rsidR="00376B51" w:rsidRDefault="00376B51" w:rsidP="00376B51">
            <w:pPr>
              <w:pStyle w:val="TableParagraph"/>
              <w:spacing w:before="80"/>
              <w:jc w:val="center"/>
              <w:rPr>
                <w:ins w:id="28" w:author="Hetvi Topiwala" w:date="2026-04-10T10:12:00Z" w16du:dateUtc="2026-04-10T04:42:00Z"/>
                <w:rFonts w:ascii="Times New Roman"/>
              </w:rPr>
            </w:pPr>
          </w:p>
          <w:p w14:paraId="4C6C3667" w14:textId="5FB825B9" w:rsidR="00376B51" w:rsidRPr="00376B51" w:rsidRDefault="00376B51" w:rsidP="00376B51">
            <w:pPr>
              <w:pStyle w:val="TableParagraph"/>
              <w:spacing w:before="80"/>
              <w:jc w:val="center"/>
              <w:rPr>
                <w:rFonts w:ascii="Times New Roman"/>
              </w:rPr>
            </w:pPr>
            <w:ins w:id="29" w:author="Hetvi Topiwala" w:date="2026-04-10T10:12:00Z" w16du:dateUtc="2026-04-10T04:42:00Z">
              <w:r>
                <w:rPr>
                  <w:spacing w:val="-5"/>
                </w:rPr>
                <w:t>HR</w:t>
              </w:r>
            </w:ins>
          </w:p>
        </w:tc>
        <w:tc>
          <w:tcPr>
            <w:tcW w:w="2068" w:type="dxa"/>
            <w:vAlign w:val="center"/>
            <w:tcPrChange w:id="30" w:author="Hetvi Topiwala" w:date="2026-04-10T10:12:00Z" w16du:dateUtc="2026-04-10T04:42:00Z">
              <w:tcPr>
                <w:tcW w:w="2068" w:type="dxa"/>
              </w:tcPr>
            </w:tcPrChange>
          </w:tcPr>
          <w:p w14:paraId="6E6FF4F7" w14:textId="368C167B" w:rsidR="00376B51" w:rsidRPr="00376B51" w:rsidRDefault="00376B51" w:rsidP="00376B51">
            <w:pPr>
              <w:pStyle w:val="TableParagraph"/>
              <w:spacing w:before="80"/>
              <w:jc w:val="center"/>
              <w:rPr>
                <w:rFonts w:ascii="Times New Roman"/>
              </w:rPr>
            </w:pPr>
            <w:ins w:id="31" w:author="Hetvi Topiwala" w:date="2026-04-10T10:12:00Z" w16du:dateUtc="2026-04-10T04:42:00Z">
              <w:r>
                <w:t>Head</w:t>
              </w:r>
              <w:r>
                <w:rPr>
                  <w:spacing w:val="-13"/>
                </w:rPr>
                <w:t xml:space="preserve"> </w:t>
              </w:r>
              <w:r>
                <w:t>–</w:t>
              </w:r>
              <w:r>
                <w:rPr>
                  <w:spacing w:val="-12"/>
                </w:rPr>
                <w:t xml:space="preserve"> </w:t>
              </w:r>
              <w:r>
                <w:t xml:space="preserve">Human </w:t>
              </w:r>
              <w:r>
                <w:rPr>
                  <w:spacing w:val="-2"/>
                </w:rPr>
                <w:t>Resources</w:t>
              </w:r>
            </w:ins>
          </w:p>
        </w:tc>
      </w:tr>
      <w:tr w:rsidR="00D267EF" w14:paraId="6FC3F2F9" w14:textId="77777777">
        <w:trPr>
          <w:trHeight w:val="486"/>
        </w:trPr>
        <w:tc>
          <w:tcPr>
            <w:tcW w:w="706" w:type="dxa"/>
          </w:tcPr>
          <w:p w14:paraId="52008BC2" w14:textId="77777777" w:rsidR="00D267EF" w:rsidRPr="00376B51" w:rsidRDefault="00D267EF" w:rsidP="00376B51">
            <w:pPr>
              <w:pStyle w:val="TableParagraph"/>
              <w:spacing w:before="80"/>
              <w:jc w:val="center"/>
              <w:rPr>
                <w:rFonts w:ascii="Times New Roman"/>
              </w:rPr>
            </w:pPr>
          </w:p>
        </w:tc>
        <w:tc>
          <w:tcPr>
            <w:tcW w:w="1293" w:type="dxa"/>
          </w:tcPr>
          <w:p w14:paraId="79FE84DD" w14:textId="77777777" w:rsidR="00D267EF" w:rsidRPr="00376B51" w:rsidRDefault="00D267EF" w:rsidP="00376B51">
            <w:pPr>
              <w:pStyle w:val="TableParagraph"/>
              <w:spacing w:before="80"/>
              <w:jc w:val="center"/>
              <w:rPr>
                <w:rFonts w:ascii="Times New Roman"/>
              </w:rPr>
            </w:pPr>
          </w:p>
        </w:tc>
        <w:tc>
          <w:tcPr>
            <w:tcW w:w="808" w:type="dxa"/>
          </w:tcPr>
          <w:p w14:paraId="343C0800" w14:textId="77777777" w:rsidR="00D267EF" w:rsidRPr="00376B51" w:rsidRDefault="00D267EF" w:rsidP="00376B51">
            <w:pPr>
              <w:pStyle w:val="TableParagraph"/>
              <w:spacing w:before="80"/>
              <w:jc w:val="center"/>
              <w:rPr>
                <w:rFonts w:ascii="Times New Roman"/>
              </w:rPr>
            </w:pPr>
          </w:p>
        </w:tc>
        <w:tc>
          <w:tcPr>
            <w:tcW w:w="1260" w:type="dxa"/>
          </w:tcPr>
          <w:p w14:paraId="7E0BA942" w14:textId="77777777" w:rsidR="00D267EF" w:rsidRPr="00376B51" w:rsidRDefault="00D267EF" w:rsidP="00376B51">
            <w:pPr>
              <w:pStyle w:val="TableParagraph"/>
              <w:spacing w:before="80"/>
              <w:jc w:val="center"/>
              <w:rPr>
                <w:rFonts w:ascii="Times New Roman"/>
              </w:rPr>
            </w:pPr>
          </w:p>
        </w:tc>
        <w:tc>
          <w:tcPr>
            <w:tcW w:w="2520" w:type="dxa"/>
          </w:tcPr>
          <w:p w14:paraId="20695133" w14:textId="77777777" w:rsidR="00D267EF" w:rsidRPr="00376B51" w:rsidRDefault="00D267EF" w:rsidP="00376B51">
            <w:pPr>
              <w:pStyle w:val="TableParagraph"/>
              <w:spacing w:before="80"/>
              <w:jc w:val="center"/>
              <w:rPr>
                <w:rFonts w:ascii="Times New Roman"/>
              </w:rPr>
            </w:pPr>
          </w:p>
        </w:tc>
        <w:tc>
          <w:tcPr>
            <w:tcW w:w="1440" w:type="dxa"/>
          </w:tcPr>
          <w:p w14:paraId="035CCDB3" w14:textId="77777777" w:rsidR="00D267EF" w:rsidRPr="00376B51" w:rsidRDefault="00D267EF" w:rsidP="00376B51">
            <w:pPr>
              <w:pStyle w:val="TableParagraph"/>
              <w:spacing w:before="80"/>
              <w:jc w:val="center"/>
              <w:rPr>
                <w:rFonts w:ascii="Times New Roman"/>
              </w:rPr>
            </w:pPr>
          </w:p>
        </w:tc>
        <w:tc>
          <w:tcPr>
            <w:tcW w:w="2068" w:type="dxa"/>
          </w:tcPr>
          <w:p w14:paraId="1A4BFA09" w14:textId="77777777" w:rsidR="00D267EF" w:rsidRPr="00376B51" w:rsidRDefault="00D267EF" w:rsidP="00376B51">
            <w:pPr>
              <w:pStyle w:val="TableParagraph"/>
              <w:spacing w:before="80"/>
              <w:jc w:val="center"/>
              <w:rPr>
                <w:rFonts w:ascii="Times New Roman"/>
              </w:rPr>
            </w:pPr>
          </w:p>
        </w:tc>
      </w:tr>
      <w:tr w:rsidR="00D267EF" w14:paraId="4CD0EE91" w14:textId="77777777">
        <w:trPr>
          <w:trHeight w:val="489"/>
        </w:trPr>
        <w:tc>
          <w:tcPr>
            <w:tcW w:w="706" w:type="dxa"/>
          </w:tcPr>
          <w:p w14:paraId="4B4D3424" w14:textId="77777777" w:rsidR="00D267EF" w:rsidRPr="00376B51" w:rsidRDefault="00D267EF" w:rsidP="00376B51">
            <w:pPr>
              <w:pStyle w:val="TableParagraph"/>
              <w:spacing w:before="80"/>
              <w:jc w:val="center"/>
              <w:rPr>
                <w:rFonts w:ascii="Times New Roman"/>
              </w:rPr>
            </w:pPr>
          </w:p>
        </w:tc>
        <w:tc>
          <w:tcPr>
            <w:tcW w:w="1293" w:type="dxa"/>
          </w:tcPr>
          <w:p w14:paraId="6BD62251" w14:textId="77777777" w:rsidR="00D267EF" w:rsidRPr="00376B51" w:rsidRDefault="00D267EF" w:rsidP="00376B51">
            <w:pPr>
              <w:pStyle w:val="TableParagraph"/>
              <w:spacing w:before="80"/>
              <w:jc w:val="center"/>
              <w:rPr>
                <w:rFonts w:ascii="Times New Roman"/>
              </w:rPr>
            </w:pPr>
          </w:p>
        </w:tc>
        <w:tc>
          <w:tcPr>
            <w:tcW w:w="808" w:type="dxa"/>
          </w:tcPr>
          <w:p w14:paraId="10EF6415" w14:textId="77777777" w:rsidR="00D267EF" w:rsidRPr="00376B51" w:rsidRDefault="00D267EF" w:rsidP="00376B51">
            <w:pPr>
              <w:pStyle w:val="TableParagraph"/>
              <w:spacing w:before="80"/>
              <w:jc w:val="center"/>
              <w:rPr>
                <w:rFonts w:ascii="Times New Roman"/>
              </w:rPr>
            </w:pPr>
          </w:p>
        </w:tc>
        <w:tc>
          <w:tcPr>
            <w:tcW w:w="1260" w:type="dxa"/>
          </w:tcPr>
          <w:p w14:paraId="4ADF2769" w14:textId="77777777" w:rsidR="00D267EF" w:rsidRPr="00376B51" w:rsidRDefault="00D267EF" w:rsidP="00376B51">
            <w:pPr>
              <w:pStyle w:val="TableParagraph"/>
              <w:spacing w:before="80"/>
              <w:jc w:val="center"/>
              <w:rPr>
                <w:rFonts w:ascii="Times New Roman"/>
              </w:rPr>
            </w:pPr>
          </w:p>
        </w:tc>
        <w:tc>
          <w:tcPr>
            <w:tcW w:w="2520" w:type="dxa"/>
          </w:tcPr>
          <w:p w14:paraId="6DF7C04F" w14:textId="77777777" w:rsidR="00D267EF" w:rsidRPr="00376B51" w:rsidRDefault="00D267EF" w:rsidP="00376B51">
            <w:pPr>
              <w:pStyle w:val="TableParagraph"/>
              <w:spacing w:before="80"/>
              <w:jc w:val="center"/>
              <w:rPr>
                <w:rFonts w:ascii="Times New Roman"/>
              </w:rPr>
            </w:pPr>
          </w:p>
        </w:tc>
        <w:tc>
          <w:tcPr>
            <w:tcW w:w="1440" w:type="dxa"/>
          </w:tcPr>
          <w:p w14:paraId="54997662" w14:textId="77777777" w:rsidR="00D267EF" w:rsidRPr="00376B51" w:rsidRDefault="00D267EF" w:rsidP="00376B51">
            <w:pPr>
              <w:pStyle w:val="TableParagraph"/>
              <w:spacing w:before="80"/>
              <w:jc w:val="center"/>
              <w:rPr>
                <w:rFonts w:ascii="Times New Roman"/>
              </w:rPr>
            </w:pPr>
          </w:p>
        </w:tc>
        <w:tc>
          <w:tcPr>
            <w:tcW w:w="2068" w:type="dxa"/>
          </w:tcPr>
          <w:p w14:paraId="1E5F65CB" w14:textId="77777777" w:rsidR="00D267EF" w:rsidRPr="00376B51" w:rsidRDefault="00D267EF" w:rsidP="00376B51">
            <w:pPr>
              <w:pStyle w:val="TableParagraph"/>
              <w:spacing w:before="80"/>
              <w:jc w:val="center"/>
              <w:rPr>
                <w:rFonts w:ascii="Times New Roman"/>
              </w:rPr>
            </w:pPr>
          </w:p>
        </w:tc>
      </w:tr>
      <w:tr w:rsidR="00D267EF" w14:paraId="42D65C65" w14:textId="77777777">
        <w:trPr>
          <w:trHeight w:val="489"/>
        </w:trPr>
        <w:tc>
          <w:tcPr>
            <w:tcW w:w="706" w:type="dxa"/>
          </w:tcPr>
          <w:p w14:paraId="065D1801" w14:textId="77777777" w:rsidR="00D267EF" w:rsidRPr="00376B51" w:rsidRDefault="00D267EF" w:rsidP="00376B51">
            <w:pPr>
              <w:pStyle w:val="TableParagraph"/>
              <w:spacing w:before="80"/>
              <w:jc w:val="center"/>
              <w:rPr>
                <w:rFonts w:ascii="Times New Roman"/>
              </w:rPr>
            </w:pPr>
          </w:p>
        </w:tc>
        <w:tc>
          <w:tcPr>
            <w:tcW w:w="1293" w:type="dxa"/>
          </w:tcPr>
          <w:p w14:paraId="3C6EA459" w14:textId="77777777" w:rsidR="00D267EF" w:rsidRPr="00376B51" w:rsidRDefault="00D267EF" w:rsidP="00376B51">
            <w:pPr>
              <w:pStyle w:val="TableParagraph"/>
              <w:spacing w:before="80"/>
              <w:jc w:val="center"/>
              <w:rPr>
                <w:rFonts w:ascii="Times New Roman"/>
              </w:rPr>
            </w:pPr>
          </w:p>
        </w:tc>
        <w:tc>
          <w:tcPr>
            <w:tcW w:w="808" w:type="dxa"/>
          </w:tcPr>
          <w:p w14:paraId="7BA3B6D5" w14:textId="77777777" w:rsidR="00D267EF" w:rsidRPr="00376B51" w:rsidRDefault="00D267EF" w:rsidP="00376B51">
            <w:pPr>
              <w:pStyle w:val="TableParagraph"/>
              <w:spacing w:before="80"/>
              <w:jc w:val="center"/>
              <w:rPr>
                <w:rFonts w:ascii="Times New Roman"/>
              </w:rPr>
            </w:pPr>
          </w:p>
        </w:tc>
        <w:tc>
          <w:tcPr>
            <w:tcW w:w="1260" w:type="dxa"/>
          </w:tcPr>
          <w:p w14:paraId="52A9F4AD" w14:textId="77777777" w:rsidR="00D267EF" w:rsidRPr="00376B51" w:rsidRDefault="00D267EF" w:rsidP="00376B51">
            <w:pPr>
              <w:pStyle w:val="TableParagraph"/>
              <w:spacing w:before="80"/>
              <w:jc w:val="center"/>
              <w:rPr>
                <w:rFonts w:ascii="Times New Roman"/>
              </w:rPr>
            </w:pPr>
          </w:p>
        </w:tc>
        <w:tc>
          <w:tcPr>
            <w:tcW w:w="2520" w:type="dxa"/>
          </w:tcPr>
          <w:p w14:paraId="5D1C6EE2" w14:textId="77777777" w:rsidR="00D267EF" w:rsidRPr="00376B51" w:rsidRDefault="00D267EF" w:rsidP="00376B51">
            <w:pPr>
              <w:pStyle w:val="TableParagraph"/>
              <w:spacing w:before="80"/>
              <w:jc w:val="center"/>
              <w:rPr>
                <w:rFonts w:ascii="Times New Roman"/>
              </w:rPr>
            </w:pPr>
          </w:p>
        </w:tc>
        <w:tc>
          <w:tcPr>
            <w:tcW w:w="1440" w:type="dxa"/>
          </w:tcPr>
          <w:p w14:paraId="26D6AC5E" w14:textId="77777777" w:rsidR="00D267EF" w:rsidRPr="00376B51" w:rsidRDefault="00D267EF" w:rsidP="00376B51">
            <w:pPr>
              <w:pStyle w:val="TableParagraph"/>
              <w:spacing w:before="80"/>
              <w:jc w:val="center"/>
              <w:rPr>
                <w:rFonts w:ascii="Times New Roman"/>
              </w:rPr>
            </w:pPr>
          </w:p>
        </w:tc>
        <w:tc>
          <w:tcPr>
            <w:tcW w:w="2068" w:type="dxa"/>
          </w:tcPr>
          <w:p w14:paraId="149F6AF1" w14:textId="77777777" w:rsidR="00D267EF" w:rsidRPr="00376B51" w:rsidRDefault="00D267EF" w:rsidP="00376B51">
            <w:pPr>
              <w:pStyle w:val="TableParagraph"/>
              <w:spacing w:before="80"/>
              <w:jc w:val="center"/>
              <w:rPr>
                <w:rFonts w:ascii="Times New Roman"/>
              </w:rPr>
            </w:pPr>
          </w:p>
        </w:tc>
      </w:tr>
    </w:tbl>
    <w:p w14:paraId="79029CB3" w14:textId="77777777" w:rsidR="00D267EF" w:rsidRDefault="00D267EF">
      <w:pPr>
        <w:pStyle w:val="BodyText"/>
        <w:rPr>
          <w:rFonts w:ascii="Times New Roman"/>
          <w:sz w:val="20"/>
        </w:rPr>
      </w:pPr>
    </w:p>
    <w:p w14:paraId="74427C14" w14:textId="77777777" w:rsidR="00D267EF" w:rsidRDefault="00D267EF">
      <w:pPr>
        <w:pStyle w:val="BodyText"/>
        <w:spacing w:before="11"/>
        <w:rPr>
          <w:rFonts w:ascii="Times New Roman"/>
          <w:sz w:val="2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2340"/>
        <w:gridCol w:w="1980"/>
        <w:gridCol w:w="1615"/>
        <w:gridCol w:w="1391"/>
      </w:tblGrid>
      <w:tr w:rsidR="00D267EF" w14:paraId="1444F100" w14:textId="77777777">
        <w:trPr>
          <w:trHeight w:val="402"/>
        </w:trPr>
        <w:tc>
          <w:tcPr>
            <w:tcW w:w="8563" w:type="dxa"/>
            <w:gridSpan w:val="4"/>
          </w:tcPr>
          <w:p w14:paraId="359F119D" w14:textId="77777777" w:rsidR="00D267EF" w:rsidRDefault="00000000">
            <w:pPr>
              <w:pStyle w:val="TableParagraph"/>
              <w:spacing w:line="268" w:lineRule="exact"/>
              <w:ind w:left="249"/>
              <w:rPr>
                <w:b/>
              </w:rPr>
            </w:pPr>
            <w:r>
              <w:rPr>
                <w:b/>
              </w:rPr>
              <w:t>DISTRIBUTION</w:t>
            </w:r>
            <w:r>
              <w:rPr>
                <w:b/>
                <w:spacing w:val="37"/>
              </w:rPr>
              <w:t xml:space="preserve"> </w:t>
            </w:r>
            <w:r>
              <w:rPr>
                <w:b/>
                <w:spacing w:val="-2"/>
              </w:rPr>
              <w:t>MATRIX</w:t>
            </w:r>
          </w:p>
        </w:tc>
        <w:tc>
          <w:tcPr>
            <w:tcW w:w="1391" w:type="dxa"/>
          </w:tcPr>
          <w:p w14:paraId="327381BD" w14:textId="77777777" w:rsidR="00D267EF" w:rsidRDefault="00D267EF">
            <w:pPr>
              <w:pStyle w:val="TableParagraph"/>
              <w:rPr>
                <w:rFonts w:ascii="Times New Roman"/>
                <w:sz w:val="20"/>
              </w:rPr>
            </w:pPr>
          </w:p>
        </w:tc>
      </w:tr>
      <w:tr w:rsidR="00D267EF" w14:paraId="4EA329F8" w14:textId="77777777">
        <w:trPr>
          <w:trHeight w:val="268"/>
        </w:trPr>
        <w:tc>
          <w:tcPr>
            <w:tcW w:w="2628" w:type="dxa"/>
            <w:shd w:val="clear" w:color="auto" w:fill="BEBEBE"/>
          </w:tcPr>
          <w:p w14:paraId="33DE4F76" w14:textId="77777777" w:rsidR="00D267EF" w:rsidRDefault="00000000">
            <w:pPr>
              <w:pStyle w:val="TableParagraph"/>
              <w:spacing w:line="248" w:lineRule="exact"/>
              <w:ind w:left="153" w:right="4"/>
              <w:jc w:val="center"/>
            </w:pPr>
            <w:proofErr w:type="spellStart"/>
            <w:proofErr w:type="gramStart"/>
            <w:r>
              <w:t>Sl</w:t>
            </w:r>
            <w:proofErr w:type="spellEnd"/>
            <w:r>
              <w:rPr>
                <w:spacing w:val="-1"/>
              </w:rPr>
              <w:t xml:space="preserve"> </w:t>
            </w:r>
            <w:r>
              <w:rPr>
                <w:spacing w:val="-5"/>
              </w:rPr>
              <w:t>.No</w:t>
            </w:r>
            <w:proofErr w:type="gramEnd"/>
          </w:p>
        </w:tc>
        <w:tc>
          <w:tcPr>
            <w:tcW w:w="2340" w:type="dxa"/>
            <w:shd w:val="clear" w:color="auto" w:fill="BEBEBE"/>
          </w:tcPr>
          <w:p w14:paraId="729B4020" w14:textId="77777777" w:rsidR="00D267EF" w:rsidRDefault="00000000">
            <w:pPr>
              <w:pStyle w:val="TableParagraph"/>
              <w:spacing w:line="248" w:lineRule="exact"/>
              <w:ind w:left="250"/>
            </w:pPr>
            <w:r>
              <w:t>Issue</w:t>
            </w:r>
            <w:r>
              <w:rPr>
                <w:spacing w:val="-7"/>
              </w:rPr>
              <w:t xml:space="preserve"> </w:t>
            </w:r>
            <w:r>
              <w:rPr>
                <w:spacing w:val="-4"/>
              </w:rPr>
              <w:t>Mode</w:t>
            </w:r>
          </w:p>
        </w:tc>
        <w:tc>
          <w:tcPr>
            <w:tcW w:w="1980" w:type="dxa"/>
            <w:shd w:val="clear" w:color="auto" w:fill="BEBEBE"/>
          </w:tcPr>
          <w:p w14:paraId="48F7F8CC" w14:textId="77777777" w:rsidR="00D267EF" w:rsidRDefault="00000000">
            <w:pPr>
              <w:pStyle w:val="TableParagraph"/>
              <w:spacing w:line="248" w:lineRule="exact"/>
              <w:ind w:right="904"/>
              <w:jc w:val="right"/>
            </w:pPr>
            <w:r>
              <w:t>Copy</w:t>
            </w:r>
            <w:r>
              <w:rPr>
                <w:spacing w:val="-5"/>
              </w:rPr>
              <w:t xml:space="preserve"> No.</w:t>
            </w:r>
          </w:p>
        </w:tc>
        <w:tc>
          <w:tcPr>
            <w:tcW w:w="3006" w:type="dxa"/>
            <w:gridSpan w:val="2"/>
            <w:shd w:val="clear" w:color="auto" w:fill="BEBEBE"/>
          </w:tcPr>
          <w:p w14:paraId="6C10769C" w14:textId="77777777" w:rsidR="00D267EF" w:rsidRDefault="00000000">
            <w:pPr>
              <w:pStyle w:val="TableParagraph"/>
              <w:spacing w:line="248" w:lineRule="exact"/>
              <w:ind w:left="1024"/>
            </w:pPr>
            <w:r>
              <w:t>Copy</w:t>
            </w:r>
            <w:r>
              <w:rPr>
                <w:spacing w:val="-7"/>
              </w:rPr>
              <w:t xml:space="preserve"> </w:t>
            </w:r>
            <w:r>
              <w:rPr>
                <w:spacing w:val="-2"/>
              </w:rPr>
              <w:t>Holder</w:t>
            </w:r>
          </w:p>
        </w:tc>
      </w:tr>
      <w:tr w:rsidR="00D267EF" w14:paraId="039CC108" w14:textId="77777777">
        <w:trPr>
          <w:trHeight w:val="537"/>
        </w:trPr>
        <w:tc>
          <w:tcPr>
            <w:tcW w:w="2628" w:type="dxa"/>
          </w:tcPr>
          <w:p w14:paraId="648DED20" w14:textId="77777777" w:rsidR="00D267EF" w:rsidRDefault="00D267EF">
            <w:pPr>
              <w:pStyle w:val="TableParagraph"/>
              <w:spacing w:before="14"/>
              <w:rPr>
                <w:rFonts w:ascii="Times New Roman"/>
              </w:rPr>
            </w:pPr>
          </w:p>
          <w:p w14:paraId="33CEE341" w14:textId="77777777" w:rsidR="00D267EF" w:rsidRDefault="00000000">
            <w:pPr>
              <w:pStyle w:val="TableParagraph"/>
              <w:spacing w:before="1" w:line="249" w:lineRule="exact"/>
              <w:ind w:left="153"/>
              <w:jc w:val="center"/>
            </w:pPr>
            <w:r>
              <w:rPr>
                <w:spacing w:val="-10"/>
              </w:rPr>
              <w:t>1</w:t>
            </w:r>
          </w:p>
        </w:tc>
        <w:tc>
          <w:tcPr>
            <w:tcW w:w="2340" w:type="dxa"/>
          </w:tcPr>
          <w:p w14:paraId="22F10D68" w14:textId="77777777" w:rsidR="00D267EF" w:rsidRDefault="00000000">
            <w:pPr>
              <w:pStyle w:val="TableParagraph"/>
              <w:spacing w:before="133"/>
              <w:ind w:left="497"/>
            </w:pPr>
            <w:r>
              <w:t>Electronic</w:t>
            </w:r>
            <w:r>
              <w:rPr>
                <w:spacing w:val="-8"/>
              </w:rPr>
              <w:t xml:space="preserve"> </w:t>
            </w:r>
            <w:r>
              <w:rPr>
                <w:spacing w:val="-4"/>
              </w:rPr>
              <w:t>media</w:t>
            </w:r>
          </w:p>
        </w:tc>
        <w:tc>
          <w:tcPr>
            <w:tcW w:w="1980" w:type="dxa"/>
          </w:tcPr>
          <w:p w14:paraId="149C0BA0" w14:textId="77777777" w:rsidR="00D267EF" w:rsidRDefault="00000000">
            <w:pPr>
              <w:pStyle w:val="TableParagraph"/>
              <w:spacing w:before="133"/>
              <w:ind w:right="838"/>
              <w:jc w:val="right"/>
            </w:pPr>
            <w:r>
              <w:rPr>
                <w:spacing w:val="-2"/>
              </w:rPr>
              <w:t>-</w:t>
            </w:r>
            <w:r>
              <w:rPr>
                <w:spacing w:val="-12"/>
              </w:rPr>
              <w:t>-</w:t>
            </w:r>
          </w:p>
        </w:tc>
        <w:tc>
          <w:tcPr>
            <w:tcW w:w="3006" w:type="dxa"/>
            <w:gridSpan w:val="2"/>
          </w:tcPr>
          <w:p w14:paraId="4176BF7C" w14:textId="77777777" w:rsidR="00D267EF" w:rsidRDefault="00000000">
            <w:pPr>
              <w:pStyle w:val="TableParagraph"/>
              <w:spacing w:before="133"/>
              <w:ind w:left="983"/>
            </w:pPr>
            <w:r>
              <w:t>All</w:t>
            </w:r>
            <w:r>
              <w:rPr>
                <w:spacing w:val="-3"/>
              </w:rPr>
              <w:t xml:space="preserve"> </w:t>
            </w:r>
            <w:r>
              <w:t>LAN</w:t>
            </w:r>
            <w:r>
              <w:rPr>
                <w:spacing w:val="-2"/>
              </w:rPr>
              <w:t xml:space="preserve"> Users</w:t>
            </w:r>
          </w:p>
        </w:tc>
      </w:tr>
      <w:tr w:rsidR="00D267EF" w14:paraId="36AC05FF" w14:textId="77777777">
        <w:trPr>
          <w:trHeight w:val="2293"/>
        </w:trPr>
        <w:tc>
          <w:tcPr>
            <w:tcW w:w="2628" w:type="dxa"/>
          </w:tcPr>
          <w:p w14:paraId="2FA6003C" w14:textId="77777777" w:rsidR="00D267EF" w:rsidRDefault="00D267EF">
            <w:pPr>
              <w:pStyle w:val="TableParagraph"/>
              <w:rPr>
                <w:rFonts w:ascii="Times New Roman"/>
                <w:sz w:val="20"/>
              </w:rPr>
            </w:pPr>
          </w:p>
          <w:p w14:paraId="0E63DDB5" w14:textId="77777777" w:rsidR="00D267EF" w:rsidRDefault="00D267EF">
            <w:pPr>
              <w:pStyle w:val="TableParagraph"/>
              <w:spacing w:before="123"/>
              <w:rPr>
                <w:rFonts w:ascii="Times New Roman"/>
                <w:sz w:val="20"/>
              </w:rPr>
            </w:pPr>
          </w:p>
          <w:p w14:paraId="27C20452" w14:textId="77777777" w:rsidR="00207F2E" w:rsidRDefault="00207F2E">
            <w:pPr>
              <w:pStyle w:val="TableParagraph"/>
              <w:spacing w:before="123"/>
              <w:rPr>
                <w:rFonts w:ascii="Times New Roman"/>
                <w:sz w:val="20"/>
              </w:rPr>
            </w:pPr>
          </w:p>
          <w:p w14:paraId="283D2F6A" w14:textId="4F959EF2" w:rsidR="00D267EF" w:rsidRDefault="00D267EF">
            <w:pPr>
              <w:pStyle w:val="TableParagraph"/>
              <w:ind w:left="249"/>
              <w:rPr>
                <w:rFonts w:ascii="Times New Roman"/>
                <w:sz w:val="20"/>
              </w:rPr>
            </w:pPr>
          </w:p>
          <w:p w14:paraId="4E50B3FF" w14:textId="77777777" w:rsidR="00D267EF" w:rsidRDefault="00000000">
            <w:pPr>
              <w:pStyle w:val="TableParagraph"/>
              <w:spacing w:before="73" w:line="267" w:lineRule="exact"/>
              <w:ind w:left="249"/>
              <w:rPr>
                <w:b/>
              </w:rPr>
            </w:pPr>
            <w:r>
              <w:rPr>
                <w:b/>
              </w:rPr>
              <w:t>Prepared</w:t>
            </w:r>
            <w:r>
              <w:rPr>
                <w:b/>
                <w:spacing w:val="-10"/>
              </w:rPr>
              <w:t xml:space="preserve"> </w:t>
            </w:r>
            <w:r>
              <w:rPr>
                <w:b/>
                <w:spacing w:val="-5"/>
              </w:rPr>
              <w:t>by</w:t>
            </w:r>
          </w:p>
          <w:p w14:paraId="09162A36" w14:textId="77777777" w:rsidR="00D267EF" w:rsidRDefault="00000000">
            <w:pPr>
              <w:pStyle w:val="TableParagraph"/>
              <w:spacing w:line="267" w:lineRule="exact"/>
              <w:ind w:left="249"/>
            </w:pPr>
            <w:r>
              <w:t>Human</w:t>
            </w:r>
            <w:r>
              <w:rPr>
                <w:spacing w:val="-6"/>
              </w:rPr>
              <w:t xml:space="preserve"> </w:t>
            </w:r>
            <w:r>
              <w:rPr>
                <w:spacing w:val="-2"/>
              </w:rPr>
              <w:t>Resources</w:t>
            </w:r>
          </w:p>
        </w:tc>
        <w:tc>
          <w:tcPr>
            <w:tcW w:w="2340" w:type="dxa"/>
          </w:tcPr>
          <w:p w14:paraId="325E14A9" w14:textId="77777777" w:rsidR="00D267EF" w:rsidRDefault="00D267EF">
            <w:pPr>
              <w:pStyle w:val="TableParagraph"/>
              <w:rPr>
                <w:rFonts w:ascii="Times New Roman"/>
                <w:sz w:val="20"/>
              </w:rPr>
            </w:pPr>
          </w:p>
          <w:p w14:paraId="5E4B7654" w14:textId="77777777" w:rsidR="00D267EF" w:rsidRDefault="00D267EF">
            <w:pPr>
              <w:pStyle w:val="TableParagraph"/>
              <w:spacing w:before="152"/>
              <w:rPr>
                <w:rFonts w:ascii="Times New Roman"/>
                <w:sz w:val="20"/>
              </w:rPr>
            </w:pPr>
          </w:p>
          <w:p w14:paraId="100753AE" w14:textId="52CFE0A8" w:rsidR="00D267EF" w:rsidRDefault="00D267EF">
            <w:pPr>
              <w:pStyle w:val="TableParagraph"/>
              <w:ind w:left="458"/>
              <w:rPr>
                <w:rFonts w:ascii="Times New Roman"/>
                <w:sz w:val="20"/>
              </w:rPr>
            </w:pPr>
          </w:p>
          <w:p w14:paraId="1F90C656" w14:textId="77777777" w:rsidR="00207F2E" w:rsidRDefault="00207F2E">
            <w:pPr>
              <w:pStyle w:val="TableParagraph"/>
              <w:ind w:left="458"/>
              <w:rPr>
                <w:rFonts w:ascii="Times New Roman"/>
                <w:sz w:val="20"/>
              </w:rPr>
            </w:pPr>
          </w:p>
          <w:p w14:paraId="79B47C7E" w14:textId="77777777" w:rsidR="00207F2E" w:rsidRDefault="00207F2E">
            <w:pPr>
              <w:pStyle w:val="TableParagraph"/>
              <w:ind w:left="458"/>
              <w:rPr>
                <w:rFonts w:ascii="Times New Roman"/>
                <w:sz w:val="20"/>
              </w:rPr>
            </w:pPr>
          </w:p>
          <w:p w14:paraId="0421E18D" w14:textId="77777777" w:rsidR="00D267EF" w:rsidRDefault="00000000">
            <w:pPr>
              <w:pStyle w:val="TableParagraph"/>
              <w:spacing w:before="81" w:line="267" w:lineRule="exact"/>
              <w:ind w:left="250"/>
              <w:rPr>
                <w:b/>
              </w:rPr>
            </w:pPr>
            <w:r>
              <w:rPr>
                <w:b/>
                <w:spacing w:val="-2"/>
              </w:rPr>
              <w:t>Reviewed</w:t>
            </w:r>
            <w:r>
              <w:rPr>
                <w:b/>
                <w:spacing w:val="2"/>
              </w:rPr>
              <w:t xml:space="preserve"> </w:t>
            </w:r>
            <w:r>
              <w:rPr>
                <w:b/>
                <w:spacing w:val="-5"/>
              </w:rPr>
              <w:t>by</w:t>
            </w:r>
          </w:p>
          <w:p w14:paraId="22D69F90" w14:textId="77777777" w:rsidR="00D267EF" w:rsidRDefault="00000000">
            <w:pPr>
              <w:pStyle w:val="TableParagraph"/>
              <w:spacing w:line="267" w:lineRule="exact"/>
              <w:ind w:left="250"/>
            </w:pPr>
            <w:r>
              <w:t>Human</w:t>
            </w:r>
            <w:r>
              <w:rPr>
                <w:spacing w:val="-6"/>
              </w:rPr>
              <w:t xml:space="preserve"> </w:t>
            </w:r>
            <w:r>
              <w:rPr>
                <w:spacing w:val="-2"/>
              </w:rPr>
              <w:t>Resources</w:t>
            </w:r>
          </w:p>
        </w:tc>
        <w:tc>
          <w:tcPr>
            <w:tcW w:w="1980" w:type="dxa"/>
          </w:tcPr>
          <w:p w14:paraId="1EB419C7" w14:textId="77777777" w:rsidR="00D267EF" w:rsidRDefault="00D267EF">
            <w:pPr>
              <w:pStyle w:val="TableParagraph"/>
              <w:rPr>
                <w:rFonts w:ascii="Times New Roman"/>
                <w:sz w:val="20"/>
              </w:rPr>
            </w:pPr>
          </w:p>
          <w:p w14:paraId="7E4D9F30" w14:textId="77777777" w:rsidR="00D267EF" w:rsidRDefault="00D267EF">
            <w:pPr>
              <w:pStyle w:val="TableParagraph"/>
              <w:spacing w:before="118"/>
              <w:rPr>
                <w:rFonts w:ascii="Times New Roman"/>
                <w:sz w:val="20"/>
              </w:rPr>
            </w:pPr>
          </w:p>
          <w:p w14:paraId="22841A67" w14:textId="77777777" w:rsidR="00207F2E" w:rsidRDefault="00207F2E">
            <w:pPr>
              <w:pStyle w:val="TableParagraph"/>
              <w:spacing w:before="118"/>
              <w:rPr>
                <w:rFonts w:ascii="Times New Roman"/>
                <w:sz w:val="20"/>
              </w:rPr>
            </w:pPr>
          </w:p>
          <w:p w14:paraId="02E0E19D" w14:textId="634C19FD" w:rsidR="00D267EF" w:rsidRDefault="00D267EF">
            <w:pPr>
              <w:pStyle w:val="TableParagraph"/>
              <w:ind w:left="418"/>
              <w:rPr>
                <w:rFonts w:ascii="Times New Roman"/>
                <w:sz w:val="20"/>
              </w:rPr>
            </w:pPr>
          </w:p>
          <w:p w14:paraId="083BEA2D" w14:textId="77777777" w:rsidR="00D267EF" w:rsidRDefault="00000000">
            <w:pPr>
              <w:pStyle w:val="TableParagraph"/>
              <w:spacing w:before="90"/>
              <w:ind w:left="250" w:right="101"/>
            </w:pPr>
            <w:r>
              <w:rPr>
                <w:b/>
              </w:rPr>
              <w:t xml:space="preserve">Approved by </w:t>
            </w:r>
            <w:r>
              <w:t>Head</w:t>
            </w:r>
            <w:r>
              <w:rPr>
                <w:spacing w:val="-13"/>
              </w:rPr>
              <w:t xml:space="preserve"> </w:t>
            </w:r>
            <w:r>
              <w:t>–</w:t>
            </w:r>
            <w:r>
              <w:rPr>
                <w:spacing w:val="-12"/>
              </w:rPr>
              <w:t xml:space="preserve"> </w:t>
            </w:r>
            <w:r>
              <w:t xml:space="preserve">Human </w:t>
            </w:r>
            <w:r>
              <w:rPr>
                <w:spacing w:val="-2"/>
              </w:rPr>
              <w:t>Resources</w:t>
            </w:r>
          </w:p>
        </w:tc>
        <w:tc>
          <w:tcPr>
            <w:tcW w:w="1615" w:type="dxa"/>
          </w:tcPr>
          <w:p w14:paraId="7D938548" w14:textId="77777777" w:rsidR="00D267EF" w:rsidRDefault="00D267EF">
            <w:pPr>
              <w:pStyle w:val="TableParagraph"/>
              <w:spacing w:before="15"/>
              <w:rPr>
                <w:rFonts w:ascii="Times New Roman"/>
                <w:sz w:val="20"/>
              </w:rPr>
            </w:pPr>
          </w:p>
          <w:p w14:paraId="1F6D1030" w14:textId="23525AC7" w:rsidR="00D267EF" w:rsidRDefault="00D267EF">
            <w:pPr>
              <w:pStyle w:val="TableParagraph"/>
              <w:ind w:left="432" w:right="-29"/>
              <w:rPr>
                <w:rFonts w:ascii="Times New Roman"/>
                <w:noProof/>
                <w:sz w:val="20"/>
              </w:rPr>
            </w:pPr>
          </w:p>
          <w:p w14:paraId="73D92EA8" w14:textId="77777777" w:rsidR="00207F2E" w:rsidRDefault="00207F2E">
            <w:pPr>
              <w:pStyle w:val="TableParagraph"/>
              <w:ind w:left="432" w:right="-29"/>
              <w:rPr>
                <w:rFonts w:ascii="Times New Roman"/>
                <w:noProof/>
                <w:sz w:val="20"/>
              </w:rPr>
            </w:pPr>
          </w:p>
          <w:p w14:paraId="7379B28B" w14:textId="77777777" w:rsidR="00207F2E" w:rsidRDefault="00207F2E">
            <w:pPr>
              <w:pStyle w:val="TableParagraph"/>
              <w:ind w:left="432" w:right="-29"/>
              <w:rPr>
                <w:rFonts w:ascii="Times New Roman"/>
                <w:noProof/>
                <w:sz w:val="20"/>
              </w:rPr>
            </w:pPr>
          </w:p>
          <w:p w14:paraId="7A9B96AF" w14:textId="77777777" w:rsidR="00207F2E" w:rsidRDefault="00207F2E">
            <w:pPr>
              <w:pStyle w:val="TableParagraph"/>
              <w:ind w:left="432" w:right="-29"/>
              <w:rPr>
                <w:rFonts w:ascii="Times New Roman"/>
                <w:noProof/>
                <w:sz w:val="20"/>
              </w:rPr>
            </w:pPr>
          </w:p>
          <w:p w14:paraId="116297A7" w14:textId="77777777" w:rsidR="00207F2E" w:rsidRDefault="00207F2E">
            <w:pPr>
              <w:pStyle w:val="TableParagraph"/>
              <w:ind w:left="432" w:right="-29"/>
              <w:rPr>
                <w:rFonts w:ascii="Times New Roman"/>
                <w:sz w:val="20"/>
              </w:rPr>
            </w:pPr>
          </w:p>
          <w:p w14:paraId="3612C181" w14:textId="77777777" w:rsidR="00D267EF" w:rsidRDefault="00000000">
            <w:pPr>
              <w:pStyle w:val="TableParagraph"/>
              <w:ind w:left="250"/>
              <w:rPr>
                <w:b/>
              </w:rPr>
            </w:pPr>
            <w:r>
              <w:rPr>
                <w:b/>
              </w:rPr>
              <w:t>Issued</w:t>
            </w:r>
            <w:r>
              <w:rPr>
                <w:b/>
                <w:spacing w:val="-5"/>
              </w:rPr>
              <w:t xml:space="preserve"> by</w:t>
            </w:r>
          </w:p>
          <w:p w14:paraId="089630F5" w14:textId="77777777" w:rsidR="00D267EF" w:rsidRDefault="00000000">
            <w:pPr>
              <w:pStyle w:val="TableParagraph"/>
              <w:spacing w:line="267" w:lineRule="exact"/>
              <w:ind w:left="250"/>
            </w:pPr>
            <w:r>
              <w:rPr>
                <w:spacing w:val="-5"/>
              </w:rPr>
              <w:t>IMS</w:t>
            </w:r>
          </w:p>
          <w:p w14:paraId="04E0D83C" w14:textId="77777777" w:rsidR="00D267EF" w:rsidRDefault="00000000">
            <w:pPr>
              <w:pStyle w:val="TableParagraph"/>
              <w:spacing w:line="267" w:lineRule="exact"/>
              <w:ind w:left="250"/>
            </w:pPr>
            <w:r>
              <w:rPr>
                <w:spacing w:val="-2"/>
              </w:rPr>
              <w:t>Coordinator</w:t>
            </w:r>
          </w:p>
        </w:tc>
        <w:tc>
          <w:tcPr>
            <w:tcW w:w="1391" w:type="dxa"/>
          </w:tcPr>
          <w:p w14:paraId="70C4C99F" w14:textId="1ADC48B7" w:rsidR="00D267EF" w:rsidRDefault="007A209D">
            <w:pPr>
              <w:pStyle w:val="TableParagraph"/>
              <w:spacing w:before="1"/>
              <w:ind w:left="225"/>
              <w:rPr>
                <w:b/>
              </w:rPr>
            </w:pPr>
            <w:ins w:id="32" w:author="Hetvi Topiwala" w:date="2026-04-15T12:20:00Z" w16du:dateUtc="2026-04-15T06:50:00Z">
              <w:r>
                <w:rPr>
                  <w:b/>
                  <w:spacing w:val="-4"/>
                </w:rPr>
                <w:t xml:space="preserve">Effective </w:t>
              </w:r>
            </w:ins>
            <w:proofErr w:type="gramStart"/>
            <w:r w:rsidR="00000000">
              <w:rPr>
                <w:b/>
                <w:spacing w:val="-4"/>
              </w:rPr>
              <w:t>Date</w:t>
            </w:r>
            <w:ins w:id="33" w:author="Hetvi Topiwala" w:date="2026-04-15T14:49:00Z" w16du:dateUtc="2026-04-15T09:19:00Z">
              <w:r w:rsidR="0009303E">
                <w:rPr>
                  <w:b/>
                  <w:spacing w:val="-4"/>
                </w:rPr>
                <w:t xml:space="preserve"> :</w:t>
              </w:r>
            </w:ins>
            <w:proofErr w:type="gramEnd"/>
          </w:p>
          <w:p w14:paraId="52DAB013" w14:textId="77777777" w:rsidR="00D267EF" w:rsidRDefault="00000000">
            <w:pPr>
              <w:pStyle w:val="TableParagraph"/>
              <w:ind w:left="225"/>
              <w:rPr>
                <w:spacing w:val="-2"/>
              </w:rPr>
            </w:pPr>
            <w:r>
              <w:rPr>
                <w:spacing w:val="-2"/>
              </w:rPr>
              <w:t>03.</w:t>
            </w:r>
            <w:del w:id="34" w:author="Hetvi Topiwala" w:date="2026-04-10T16:33:00Z" w16du:dateUtc="2026-04-10T11:03:00Z">
              <w:r w:rsidDel="00401536">
                <w:rPr>
                  <w:spacing w:val="-2"/>
                </w:rPr>
                <w:delText>05</w:delText>
              </w:r>
            </w:del>
            <w:ins w:id="35" w:author="Hetvi Topiwala" w:date="2026-04-10T16:33:00Z" w16du:dateUtc="2026-04-10T11:03:00Z">
              <w:r w:rsidR="00401536">
                <w:rPr>
                  <w:spacing w:val="-2"/>
                </w:rPr>
                <w:t>04</w:t>
              </w:r>
            </w:ins>
            <w:r>
              <w:rPr>
                <w:spacing w:val="-2"/>
              </w:rPr>
              <w:t>.</w:t>
            </w:r>
            <w:del w:id="36" w:author="Hetvi Topiwala" w:date="2026-04-10T16:33:00Z" w16du:dateUtc="2026-04-10T11:03:00Z">
              <w:r w:rsidDel="00401536">
                <w:rPr>
                  <w:spacing w:val="-2"/>
                </w:rPr>
                <w:delText>24</w:delText>
              </w:r>
            </w:del>
            <w:ins w:id="37" w:author="Hetvi Topiwala" w:date="2026-04-10T16:33:00Z" w16du:dateUtc="2026-04-10T11:03:00Z">
              <w:r w:rsidR="00401536">
                <w:rPr>
                  <w:spacing w:val="-2"/>
                </w:rPr>
                <w:t>26</w:t>
              </w:r>
            </w:ins>
          </w:p>
          <w:p w14:paraId="63B4AD5F" w14:textId="77777777" w:rsidR="007A209D" w:rsidRDefault="007A209D">
            <w:pPr>
              <w:pStyle w:val="TableParagraph"/>
              <w:ind w:left="225"/>
              <w:rPr>
                <w:spacing w:val="-2"/>
              </w:rPr>
            </w:pPr>
          </w:p>
          <w:p w14:paraId="4877CACD" w14:textId="0FBF1049" w:rsidR="007A209D" w:rsidRDefault="007A209D">
            <w:pPr>
              <w:pStyle w:val="TableParagraph"/>
              <w:ind w:left="225"/>
            </w:pPr>
            <w:ins w:id="38" w:author="Hetvi Topiwala" w:date="2026-04-15T12:21:00Z" w16du:dateUtc="2026-04-15T06:51:00Z">
              <w:r>
                <w:t>Next review Date: 03.04.27</w:t>
              </w:r>
            </w:ins>
          </w:p>
        </w:tc>
      </w:tr>
    </w:tbl>
    <w:p w14:paraId="006ED438" w14:textId="77777777" w:rsidR="00D267EF" w:rsidRDefault="00D267EF">
      <w:pPr>
        <w:pStyle w:val="BodyText"/>
        <w:rPr>
          <w:rFonts w:ascii="Times New Roman"/>
          <w:sz w:val="16"/>
        </w:rPr>
      </w:pPr>
    </w:p>
    <w:p w14:paraId="36D00DE2" w14:textId="77777777" w:rsidR="00D267EF" w:rsidRDefault="00D267EF">
      <w:pPr>
        <w:pStyle w:val="BodyText"/>
        <w:rPr>
          <w:rFonts w:ascii="Times New Roman"/>
          <w:sz w:val="16"/>
        </w:rPr>
      </w:pPr>
    </w:p>
    <w:p w14:paraId="66B17104" w14:textId="77777777" w:rsidR="00D267EF" w:rsidRDefault="00D267EF">
      <w:pPr>
        <w:pStyle w:val="BodyText"/>
        <w:rPr>
          <w:rFonts w:ascii="Times New Roman"/>
          <w:sz w:val="16"/>
        </w:rPr>
      </w:pPr>
    </w:p>
    <w:p w14:paraId="71E77A7A" w14:textId="77777777" w:rsidR="00D267EF" w:rsidRDefault="00D267EF">
      <w:pPr>
        <w:pStyle w:val="BodyText"/>
        <w:rPr>
          <w:rFonts w:ascii="Times New Roman"/>
          <w:sz w:val="16"/>
        </w:rPr>
      </w:pPr>
    </w:p>
    <w:p w14:paraId="58529C9F" w14:textId="77777777" w:rsidR="00D267EF" w:rsidRDefault="00D267EF">
      <w:pPr>
        <w:pStyle w:val="BodyText"/>
        <w:rPr>
          <w:rFonts w:ascii="Times New Roman"/>
          <w:sz w:val="16"/>
        </w:rPr>
      </w:pPr>
    </w:p>
    <w:p w14:paraId="744F54CD" w14:textId="77777777" w:rsidR="00D267EF" w:rsidRDefault="00D267EF">
      <w:pPr>
        <w:pStyle w:val="BodyText"/>
        <w:rPr>
          <w:rFonts w:ascii="Times New Roman"/>
          <w:sz w:val="16"/>
        </w:rPr>
      </w:pPr>
    </w:p>
    <w:p w14:paraId="227542E5" w14:textId="77777777" w:rsidR="00D267EF" w:rsidRDefault="00D267EF">
      <w:pPr>
        <w:pStyle w:val="BodyText"/>
        <w:rPr>
          <w:rFonts w:ascii="Times New Roman"/>
          <w:sz w:val="16"/>
        </w:rPr>
      </w:pPr>
    </w:p>
    <w:p w14:paraId="07941FF0" w14:textId="77777777" w:rsidR="00D267EF" w:rsidRDefault="00D267EF">
      <w:pPr>
        <w:pStyle w:val="BodyText"/>
        <w:spacing w:before="38"/>
        <w:rPr>
          <w:rFonts w:ascii="Times New Roman"/>
          <w:sz w:val="16"/>
        </w:rPr>
      </w:pPr>
    </w:p>
    <w:p w14:paraId="5899FE5F" w14:textId="77777777" w:rsidR="00D267EF" w:rsidRDefault="00000000">
      <w:pPr>
        <w:spacing w:line="261" w:lineRule="auto"/>
        <w:ind w:left="732" w:right="251"/>
        <w:rPr>
          <w:sz w:val="16"/>
        </w:rPr>
      </w:pPr>
      <w:proofErr w:type="spellStart"/>
      <w:r>
        <w:rPr>
          <w:b/>
          <w:sz w:val="24"/>
        </w:rPr>
        <w:t>RenewSys</w:t>
      </w:r>
      <w:proofErr w:type="spellEnd"/>
      <w:r>
        <w:rPr>
          <w:b/>
          <w:spacing w:val="-7"/>
          <w:sz w:val="24"/>
        </w:rPr>
        <w:t xml:space="preserve"> </w:t>
      </w:r>
      <w:r>
        <w:rPr>
          <w:b/>
          <w:sz w:val="24"/>
        </w:rPr>
        <w:t>CONFIDENTIAL:</w:t>
      </w:r>
      <w:r>
        <w:rPr>
          <w:b/>
          <w:spacing w:val="-3"/>
          <w:sz w:val="24"/>
        </w:rPr>
        <w:t xml:space="preserve"> </w:t>
      </w:r>
      <w:r>
        <w:rPr>
          <w:sz w:val="16"/>
        </w:rPr>
        <w:t>This</w:t>
      </w:r>
      <w:r>
        <w:rPr>
          <w:spacing w:val="-5"/>
          <w:sz w:val="16"/>
        </w:rPr>
        <w:t xml:space="preserve"> </w:t>
      </w:r>
      <w:r>
        <w:rPr>
          <w:sz w:val="16"/>
        </w:rPr>
        <w:t>document</w:t>
      </w:r>
      <w:r>
        <w:rPr>
          <w:spacing w:val="-6"/>
          <w:sz w:val="16"/>
        </w:rPr>
        <w:t xml:space="preserve"> </w:t>
      </w:r>
      <w:r>
        <w:rPr>
          <w:sz w:val="16"/>
        </w:rPr>
        <w:t>is</w:t>
      </w:r>
      <w:r>
        <w:rPr>
          <w:spacing w:val="-5"/>
          <w:sz w:val="16"/>
        </w:rPr>
        <w:t xml:space="preserve"> </w:t>
      </w:r>
      <w:r>
        <w:rPr>
          <w:sz w:val="16"/>
        </w:rPr>
        <w:t>the</w:t>
      </w:r>
      <w:r>
        <w:rPr>
          <w:spacing w:val="-6"/>
          <w:sz w:val="16"/>
        </w:rPr>
        <w:t xml:space="preserve"> </w:t>
      </w:r>
      <w:r>
        <w:rPr>
          <w:sz w:val="16"/>
        </w:rPr>
        <w:t>property</w:t>
      </w:r>
      <w:r>
        <w:rPr>
          <w:spacing w:val="-3"/>
          <w:sz w:val="16"/>
        </w:rPr>
        <w:t xml:space="preserve"> </w:t>
      </w:r>
      <w:r>
        <w:rPr>
          <w:sz w:val="16"/>
        </w:rPr>
        <w:t>of</w:t>
      </w:r>
      <w:r>
        <w:rPr>
          <w:spacing w:val="-3"/>
          <w:sz w:val="16"/>
        </w:rPr>
        <w:t xml:space="preserve"> </w:t>
      </w:r>
      <w:proofErr w:type="spellStart"/>
      <w:r>
        <w:rPr>
          <w:sz w:val="16"/>
        </w:rPr>
        <w:t>RenewSys</w:t>
      </w:r>
      <w:proofErr w:type="spellEnd"/>
      <w:r>
        <w:rPr>
          <w:spacing w:val="60"/>
          <w:sz w:val="16"/>
        </w:rPr>
        <w:t xml:space="preserve"> </w:t>
      </w:r>
      <w:r>
        <w:rPr>
          <w:sz w:val="16"/>
        </w:rPr>
        <w:t>and</w:t>
      </w:r>
      <w:r>
        <w:rPr>
          <w:spacing w:val="-5"/>
          <w:sz w:val="16"/>
        </w:rPr>
        <w:t xml:space="preserve"> </w:t>
      </w:r>
      <w:r>
        <w:rPr>
          <w:sz w:val="16"/>
        </w:rPr>
        <w:t>contains</w:t>
      </w:r>
      <w:r>
        <w:rPr>
          <w:spacing w:val="-5"/>
          <w:sz w:val="16"/>
        </w:rPr>
        <w:t xml:space="preserve"> </w:t>
      </w:r>
      <w:r>
        <w:rPr>
          <w:sz w:val="16"/>
        </w:rPr>
        <w:t>information</w:t>
      </w:r>
      <w:r>
        <w:rPr>
          <w:spacing w:val="-5"/>
          <w:sz w:val="16"/>
        </w:rPr>
        <w:t xml:space="preserve"> </w:t>
      </w:r>
      <w:r>
        <w:rPr>
          <w:sz w:val="16"/>
        </w:rPr>
        <w:t>which</w:t>
      </w:r>
      <w:r>
        <w:rPr>
          <w:spacing w:val="-5"/>
          <w:sz w:val="16"/>
        </w:rPr>
        <w:t xml:space="preserve"> </w:t>
      </w:r>
      <w:r>
        <w:rPr>
          <w:sz w:val="16"/>
        </w:rPr>
        <w:t>is</w:t>
      </w:r>
      <w:r>
        <w:rPr>
          <w:spacing w:val="-5"/>
          <w:sz w:val="16"/>
        </w:rPr>
        <w:t xml:space="preserve"> </w:t>
      </w:r>
      <w:r>
        <w:rPr>
          <w:sz w:val="16"/>
        </w:rPr>
        <w:t>confidential</w:t>
      </w:r>
      <w:r>
        <w:rPr>
          <w:spacing w:val="-6"/>
          <w:sz w:val="16"/>
        </w:rPr>
        <w:t xml:space="preserve"> </w:t>
      </w:r>
      <w:r>
        <w:rPr>
          <w:sz w:val="16"/>
        </w:rPr>
        <w:t>and</w:t>
      </w:r>
      <w:r>
        <w:rPr>
          <w:spacing w:val="40"/>
          <w:sz w:val="16"/>
        </w:rPr>
        <w:t xml:space="preserve"> </w:t>
      </w:r>
      <w:r>
        <w:rPr>
          <w:sz w:val="16"/>
        </w:rPr>
        <w:t xml:space="preserve">proprietary to </w:t>
      </w:r>
      <w:proofErr w:type="spellStart"/>
      <w:r>
        <w:rPr>
          <w:sz w:val="16"/>
        </w:rPr>
        <w:t>RenewSys</w:t>
      </w:r>
      <w:proofErr w:type="spellEnd"/>
      <w:r>
        <w:rPr>
          <w:sz w:val="16"/>
        </w:rPr>
        <w:t>. This document must not be copied, reproduced or disclosed to third parties without the written consent of</w:t>
      </w:r>
    </w:p>
    <w:p w14:paraId="2DB68FBC" w14:textId="03D22AF2" w:rsidR="00096613" w:rsidRDefault="00096613" w:rsidP="00096613">
      <w:pPr>
        <w:spacing w:line="184" w:lineRule="exact"/>
        <w:ind w:left="20"/>
        <w:rPr>
          <w:sz w:val="16"/>
        </w:rPr>
      </w:pPr>
      <w:r>
        <w:rPr>
          <w:sz w:val="16"/>
        </w:rPr>
        <w:t xml:space="preserve"> </w:t>
      </w:r>
      <w:r>
        <w:rPr>
          <w:sz w:val="16"/>
        </w:rPr>
        <w:tab/>
      </w:r>
      <w:proofErr w:type="spellStart"/>
      <w:r>
        <w:rPr>
          <w:sz w:val="16"/>
        </w:rPr>
        <w:t>RenewSys</w:t>
      </w:r>
      <w:proofErr w:type="spellEnd"/>
      <w:r>
        <w:rPr>
          <w:sz w:val="16"/>
        </w:rPr>
        <w:t>.</w:t>
      </w:r>
      <w:r>
        <w:rPr>
          <w:spacing w:val="-7"/>
          <w:sz w:val="16"/>
        </w:rPr>
        <w:t xml:space="preserve"> </w:t>
      </w:r>
      <w:r>
        <w:rPr>
          <w:sz w:val="16"/>
        </w:rPr>
        <w:t>This</w:t>
      </w:r>
      <w:r>
        <w:rPr>
          <w:spacing w:val="-6"/>
          <w:sz w:val="16"/>
        </w:rPr>
        <w:t xml:space="preserve"> </w:t>
      </w:r>
      <w:r>
        <w:rPr>
          <w:sz w:val="16"/>
        </w:rPr>
        <w:t>document</w:t>
      </w:r>
      <w:r>
        <w:rPr>
          <w:spacing w:val="-8"/>
          <w:sz w:val="16"/>
        </w:rPr>
        <w:t xml:space="preserve"> </w:t>
      </w:r>
      <w:r>
        <w:rPr>
          <w:sz w:val="16"/>
        </w:rPr>
        <w:t>is</w:t>
      </w:r>
      <w:r>
        <w:rPr>
          <w:spacing w:val="-6"/>
          <w:sz w:val="16"/>
        </w:rPr>
        <w:t xml:space="preserve"> </w:t>
      </w:r>
      <w:r>
        <w:rPr>
          <w:sz w:val="16"/>
        </w:rPr>
        <w:t>uncontrolled</w:t>
      </w:r>
      <w:r>
        <w:rPr>
          <w:spacing w:val="-6"/>
          <w:sz w:val="16"/>
        </w:rPr>
        <w:t xml:space="preserve"> </w:t>
      </w:r>
      <w:r>
        <w:rPr>
          <w:sz w:val="16"/>
        </w:rPr>
        <w:t>unless</w:t>
      </w:r>
      <w:r>
        <w:rPr>
          <w:spacing w:val="-7"/>
          <w:sz w:val="16"/>
        </w:rPr>
        <w:t xml:space="preserve"> </w:t>
      </w:r>
      <w:r>
        <w:rPr>
          <w:sz w:val="16"/>
        </w:rPr>
        <w:t>it</w:t>
      </w:r>
      <w:r>
        <w:rPr>
          <w:spacing w:val="-5"/>
          <w:sz w:val="16"/>
        </w:rPr>
        <w:t xml:space="preserve"> </w:t>
      </w:r>
      <w:r>
        <w:rPr>
          <w:sz w:val="16"/>
        </w:rPr>
        <w:t>is</w:t>
      </w:r>
      <w:r>
        <w:rPr>
          <w:spacing w:val="-7"/>
          <w:sz w:val="16"/>
        </w:rPr>
        <w:t xml:space="preserve"> </w:t>
      </w:r>
      <w:r>
        <w:rPr>
          <w:sz w:val="16"/>
        </w:rPr>
        <w:t>a</w:t>
      </w:r>
      <w:r>
        <w:rPr>
          <w:spacing w:val="-6"/>
          <w:sz w:val="16"/>
        </w:rPr>
        <w:t xml:space="preserve"> </w:t>
      </w:r>
      <w:r>
        <w:rPr>
          <w:sz w:val="16"/>
        </w:rPr>
        <w:t>Controlled</w:t>
      </w:r>
      <w:r>
        <w:rPr>
          <w:spacing w:val="-6"/>
          <w:sz w:val="16"/>
        </w:rPr>
        <w:t xml:space="preserve"> </w:t>
      </w:r>
      <w:r>
        <w:rPr>
          <w:spacing w:val="-4"/>
          <w:sz w:val="16"/>
        </w:rPr>
        <w:t>Copy.</w:t>
      </w:r>
    </w:p>
    <w:p w14:paraId="26C06798" w14:textId="4FB4E401" w:rsidR="00D267EF" w:rsidRDefault="00D267EF">
      <w:pPr>
        <w:spacing w:line="261" w:lineRule="auto"/>
        <w:rPr>
          <w:sz w:val="16"/>
        </w:rPr>
        <w:sectPr w:rsidR="00D267EF">
          <w:footerReference w:type="default" r:id="rId8"/>
          <w:type w:val="continuous"/>
          <w:pgSz w:w="11910" w:h="16840"/>
          <w:pgMar w:top="340" w:right="708" w:bottom="1000" w:left="708" w:header="0" w:footer="813" w:gutter="0"/>
          <w:pgNumType w:start="1"/>
          <w:cols w:space="720"/>
        </w:sectPr>
      </w:pPr>
    </w:p>
    <w:p w14:paraId="3E52E6F8" w14:textId="77777777" w:rsidR="00D267EF" w:rsidRDefault="00D267EF">
      <w:pPr>
        <w:pStyle w:val="BodyText"/>
      </w:pPr>
    </w:p>
    <w:p w14:paraId="0D738D24" w14:textId="77777777" w:rsidR="00D267EF" w:rsidRDefault="00D267EF">
      <w:pPr>
        <w:pStyle w:val="BodyText"/>
        <w:spacing w:before="187"/>
      </w:pPr>
    </w:p>
    <w:p w14:paraId="24FA57C6" w14:textId="56FE91F0" w:rsidR="00D267EF" w:rsidRDefault="00D965C7">
      <w:pPr>
        <w:pStyle w:val="Heading1"/>
        <w:numPr>
          <w:ilvl w:val="0"/>
          <w:numId w:val="1"/>
        </w:numPr>
        <w:tabs>
          <w:tab w:val="left" w:pos="1157"/>
        </w:tabs>
        <w:ind w:left="1157" w:hanging="358"/>
        <w:jc w:val="both"/>
      </w:pPr>
      <w:ins w:id="39" w:author="Hetvi Topiwala" w:date="2026-04-10T15:14:00Z" w16du:dateUtc="2026-04-10T09:44:00Z">
        <w:r>
          <w:rPr>
            <w:spacing w:val="-2"/>
          </w:rPr>
          <w:t xml:space="preserve">Introduction </w:t>
        </w:r>
      </w:ins>
      <w:del w:id="40" w:author="Hetvi Topiwala" w:date="2026-04-10T15:14:00Z" w16du:dateUtc="2026-04-10T09:44:00Z">
        <w:r w:rsidDel="00D965C7">
          <w:rPr>
            <w:spacing w:val="-2"/>
          </w:rPr>
          <w:delText>Purpose</w:delText>
        </w:r>
      </w:del>
      <w:r>
        <w:rPr>
          <w:spacing w:val="-2"/>
        </w:rPr>
        <w:t>:</w:t>
      </w:r>
    </w:p>
    <w:p w14:paraId="33061B86" w14:textId="4423E28C" w:rsidR="00D267EF" w:rsidRDefault="00000000">
      <w:pPr>
        <w:pStyle w:val="BodyText"/>
        <w:spacing w:before="132" w:line="360" w:lineRule="auto"/>
        <w:ind w:left="874" w:right="728"/>
        <w:jc w:val="both"/>
        <w:rPr>
          <w:ins w:id="41" w:author="Hetvi Topiwala" w:date="2026-04-15T12:34:00Z" w16du:dateUtc="2026-04-15T07:04:00Z"/>
          <w:color w:val="0D0D0D"/>
        </w:rPr>
      </w:pPr>
      <w:del w:id="42" w:author="Hetvi Topiwala" w:date="2026-04-15T12:34:00Z" w16du:dateUtc="2026-04-15T07:04:00Z">
        <w:r w:rsidDel="00304071">
          <w:rPr>
            <w:b/>
            <w:color w:val="0D0D0D"/>
          </w:rPr>
          <w:delText xml:space="preserve">RenewSys India Pvt Ltd. </w:delText>
        </w:r>
        <w:r w:rsidDel="00304071">
          <w:rPr>
            <w:color w:val="0D0D0D"/>
          </w:rPr>
          <w:delText>is committed to delivering excellence in its products and services while reducing the environmental footprint of its operations. This is achieved by minimizing energy consumption, promoting the sustainable use of resources, and maintaining a clean and safe workplace. We ensure compliance with local and national laws on pollution, waste disposal, and resource conservation while offering products that contribute to environmental preservation.</w:delText>
        </w:r>
      </w:del>
    </w:p>
    <w:p w14:paraId="26CDB151" w14:textId="77777777" w:rsidR="00304071" w:rsidRPr="00304071" w:rsidRDefault="00304071" w:rsidP="00304071">
      <w:pPr>
        <w:pStyle w:val="BodyText"/>
        <w:spacing w:before="132" w:line="360" w:lineRule="auto"/>
        <w:ind w:left="874" w:right="728"/>
        <w:jc w:val="both"/>
        <w:rPr>
          <w:ins w:id="43" w:author="Hetvi Topiwala" w:date="2026-04-15T12:34:00Z"/>
          <w:lang w:val="en-IN"/>
        </w:rPr>
      </w:pPr>
      <w:proofErr w:type="spellStart"/>
      <w:ins w:id="44" w:author="Hetvi Topiwala" w:date="2026-04-15T12:34:00Z">
        <w:r w:rsidRPr="00304071">
          <w:rPr>
            <w:lang w:val="en-IN"/>
          </w:rPr>
          <w:t>RenewSys</w:t>
        </w:r>
        <w:proofErr w:type="spellEnd"/>
        <w:r w:rsidRPr="00304071">
          <w:rPr>
            <w:lang w:val="en-IN"/>
          </w:rPr>
          <w:t xml:space="preserve"> India Pvt Ltd. is committed to integrating environmental stewardship into its business operations and strategic decision-making. The Company recognizes its responsibility to minimize environmental impacts arising from its activities and to contribute to sustainable development through responsible resource management, pollution prevention, and continuous improvement in environmental performance.</w:t>
        </w:r>
      </w:ins>
    </w:p>
    <w:p w14:paraId="0E30C68B" w14:textId="2353C4FE" w:rsidR="00304071" w:rsidRPr="00304071" w:rsidRDefault="00304071" w:rsidP="00304071">
      <w:pPr>
        <w:pStyle w:val="BodyText"/>
        <w:spacing w:before="132" w:line="360" w:lineRule="auto"/>
        <w:ind w:left="874" w:right="728"/>
        <w:jc w:val="both"/>
        <w:rPr>
          <w:ins w:id="45" w:author="Hetvi Topiwala" w:date="2026-04-15T12:34:00Z" w16du:dateUtc="2026-04-15T07:04:00Z"/>
          <w:lang w:val="en-IN"/>
          <w:rPrChange w:id="46" w:author="Hetvi Topiwala" w:date="2026-04-15T12:35:00Z" w16du:dateUtc="2026-04-15T07:05:00Z">
            <w:rPr>
              <w:ins w:id="47" w:author="Hetvi Topiwala" w:date="2026-04-15T12:34:00Z" w16du:dateUtc="2026-04-15T07:04:00Z"/>
            </w:rPr>
          </w:rPrChange>
        </w:rPr>
      </w:pPr>
      <w:ins w:id="48" w:author="Hetvi Topiwala" w:date="2026-04-15T12:34:00Z">
        <w:r w:rsidRPr="00304071">
          <w:rPr>
            <w:lang w:val="en-IN"/>
          </w:rPr>
          <w:t xml:space="preserve">This Environmental Policy establishes the framework for managing environmental aspects across the Company’s operations, ensuring compliance with applicable environmental laws and regulations while promoting efficient use of energy, water, and raw materials. The Company also supports global climate action and has made formal commitments under the </w:t>
        </w:r>
        <w:r w:rsidRPr="00304071">
          <w:rPr>
            <w:b/>
            <w:bCs/>
            <w:lang w:val="en-IN"/>
          </w:rPr>
          <w:t>Science Based Targets initiative (SBTi)</w:t>
        </w:r>
        <w:r w:rsidRPr="00304071">
          <w:rPr>
            <w:lang w:val="en-IN"/>
          </w:rPr>
          <w:t>, aligning its environmental management approach with science-based greenhouse gas emissions reduction targets.</w:t>
        </w:r>
      </w:ins>
    </w:p>
    <w:p w14:paraId="7598DB22" w14:textId="77777777" w:rsidR="00304071" w:rsidRDefault="00304071">
      <w:pPr>
        <w:pStyle w:val="BodyText"/>
        <w:spacing w:before="132" w:line="360" w:lineRule="auto"/>
        <w:ind w:left="874" w:right="728"/>
        <w:jc w:val="both"/>
      </w:pPr>
    </w:p>
    <w:p w14:paraId="0C5AC04B" w14:textId="77777777" w:rsidR="00D267EF" w:rsidRDefault="00D267EF">
      <w:pPr>
        <w:pStyle w:val="BodyText"/>
        <w:spacing w:before="21"/>
      </w:pPr>
    </w:p>
    <w:p w14:paraId="108FC435" w14:textId="77777777" w:rsidR="00D267EF" w:rsidRDefault="00000000">
      <w:pPr>
        <w:pStyle w:val="Heading1"/>
        <w:numPr>
          <w:ilvl w:val="0"/>
          <w:numId w:val="1"/>
        </w:numPr>
        <w:tabs>
          <w:tab w:val="left" w:pos="1157"/>
        </w:tabs>
        <w:spacing w:before="1"/>
        <w:ind w:left="1157" w:hanging="358"/>
        <w:jc w:val="both"/>
      </w:pPr>
      <w:r>
        <w:rPr>
          <w:spacing w:val="-2"/>
        </w:rPr>
        <w:t>Scope:</w:t>
      </w:r>
    </w:p>
    <w:p w14:paraId="7666D940" w14:textId="4C32CEED" w:rsidR="00D267EF" w:rsidRDefault="00000000">
      <w:pPr>
        <w:pStyle w:val="BodyText"/>
        <w:spacing w:before="135" w:line="360" w:lineRule="auto"/>
        <w:ind w:left="874" w:right="725"/>
        <w:jc w:val="both"/>
      </w:pPr>
      <w:r>
        <w:rPr>
          <w:spacing w:val="-2"/>
        </w:rPr>
        <w:t>This Policy</w:t>
      </w:r>
      <w:r>
        <w:rPr>
          <w:spacing w:val="-3"/>
        </w:rPr>
        <w:t xml:space="preserve"> </w:t>
      </w:r>
      <w:r>
        <w:rPr>
          <w:spacing w:val="-2"/>
        </w:rPr>
        <w:t>is applicable</w:t>
      </w:r>
      <w:r>
        <w:rPr>
          <w:spacing w:val="-4"/>
        </w:rPr>
        <w:t xml:space="preserve"> </w:t>
      </w:r>
      <w:r>
        <w:rPr>
          <w:spacing w:val="-2"/>
        </w:rPr>
        <w:t>to</w:t>
      </w:r>
      <w:r>
        <w:rPr>
          <w:spacing w:val="-3"/>
        </w:rPr>
        <w:t xml:space="preserve"> </w:t>
      </w:r>
      <w:r w:rsidR="00EA6D30">
        <w:rPr>
          <w:spacing w:val="-2"/>
        </w:rPr>
        <w:t>all</w:t>
      </w:r>
      <w:r>
        <w:rPr>
          <w:spacing w:val="-3"/>
        </w:rPr>
        <w:t xml:space="preserve"> </w:t>
      </w:r>
      <w:r>
        <w:rPr>
          <w:spacing w:val="-2"/>
        </w:rPr>
        <w:t>sites and all</w:t>
      </w:r>
      <w:r>
        <w:rPr>
          <w:spacing w:val="-6"/>
        </w:rPr>
        <w:t xml:space="preserve"> </w:t>
      </w:r>
      <w:r>
        <w:rPr>
          <w:spacing w:val="-2"/>
        </w:rPr>
        <w:t>of</w:t>
      </w:r>
      <w:r>
        <w:rPr>
          <w:spacing w:val="-4"/>
        </w:rPr>
        <w:t xml:space="preserve"> </w:t>
      </w:r>
      <w:r>
        <w:rPr>
          <w:spacing w:val="-2"/>
        </w:rPr>
        <w:t>its</w:t>
      </w:r>
      <w:r>
        <w:rPr>
          <w:spacing w:val="-4"/>
        </w:rPr>
        <w:t xml:space="preserve"> </w:t>
      </w:r>
      <w:r>
        <w:rPr>
          <w:spacing w:val="-2"/>
        </w:rPr>
        <w:t>employees,</w:t>
      </w:r>
      <w:r>
        <w:rPr>
          <w:spacing w:val="-4"/>
        </w:rPr>
        <w:t xml:space="preserve"> </w:t>
      </w:r>
      <w:r>
        <w:rPr>
          <w:spacing w:val="-2"/>
        </w:rPr>
        <w:t>workers,</w:t>
      </w:r>
      <w:r>
        <w:rPr>
          <w:spacing w:val="-4"/>
        </w:rPr>
        <w:t xml:space="preserve"> </w:t>
      </w:r>
      <w:r>
        <w:rPr>
          <w:spacing w:val="-2"/>
        </w:rPr>
        <w:t>sub-contractors and</w:t>
      </w:r>
      <w:r>
        <w:rPr>
          <w:spacing w:val="-6"/>
        </w:rPr>
        <w:t xml:space="preserve"> </w:t>
      </w:r>
      <w:r>
        <w:rPr>
          <w:spacing w:val="-2"/>
        </w:rPr>
        <w:t>other stakeholders:</w:t>
      </w:r>
    </w:p>
    <w:p w14:paraId="62A96EB3" w14:textId="77777777" w:rsidR="00D267EF" w:rsidRDefault="00D267EF">
      <w:pPr>
        <w:pStyle w:val="BodyText"/>
        <w:spacing w:before="3"/>
        <w:rPr>
          <w:sz w:val="13"/>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2398"/>
        <w:gridCol w:w="6032"/>
      </w:tblGrid>
      <w:tr w:rsidR="00D267EF" w14:paraId="49EE12C0" w14:textId="77777777">
        <w:trPr>
          <w:trHeight w:val="306"/>
        </w:trPr>
        <w:tc>
          <w:tcPr>
            <w:tcW w:w="1022" w:type="dxa"/>
          </w:tcPr>
          <w:p w14:paraId="1908AC03" w14:textId="77777777" w:rsidR="00D267EF" w:rsidRDefault="00000000">
            <w:pPr>
              <w:pStyle w:val="TableParagraph"/>
              <w:spacing w:line="268" w:lineRule="exact"/>
              <w:ind w:left="8"/>
              <w:jc w:val="center"/>
              <w:rPr>
                <w:b/>
              </w:rPr>
            </w:pPr>
            <w:r>
              <w:rPr>
                <w:b/>
                <w:spacing w:val="-5"/>
              </w:rPr>
              <w:t>Sr.</w:t>
            </w:r>
            <w:r>
              <w:rPr>
                <w:b/>
                <w:spacing w:val="-7"/>
              </w:rPr>
              <w:t xml:space="preserve"> </w:t>
            </w:r>
            <w:r>
              <w:rPr>
                <w:b/>
                <w:spacing w:val="-5"/>
              </w:rPr>
              <w:t>No.</w:t>
            </w:r>
          </w:p>
        </w:tc>
        <w:tc>
          <w:tcPr>
            <w:tcW w:w="2398" w:type="dxa"/>
          </w:tcPr>
          <w:p w14:paraId="7CBBA08A" w14:textId="77777777" w:rsidR="00D267EF" w:rsidRDefault="00000000">
            <w:pPr>
              <w:pStyle w:val="TableParagraph"/>
              <w:spacing w:line="268" w:lineRule="exact"/>
              <w:ind w:left="6" w:right="1"/>
              <w:jc w:val="center"/>
              <w:rPr>
                <w:b/>
              </w:rPr>
            </w:pPr>
            <w:r>
              <w:rPr>
                <w:b/>
                <w:spacing w:val="-4"/>
              </w:rPr>
              <w:t>Site</w:t>
            </w:r>
          </w:p>
        </w:tc>
        <w:tc>
          <w:tcPr>
            <w:tcW w:w="6032" w:type="dxa"/>
          </w:tcPr>
          <w:p w14:paraId="450AC9D7" w14:textId="77777777" w:rsidR="00D267EF" w:rsidRDefault="00000000">
            <w:pPr>
              <w:pStyle w:val="TableParagraph"/>
              <w:spacing w:line="268" w:lineRule="exact"/>
              <w:ind w:left="123" w:right="116"/>
              <w:jc w:val="center"/>
              <w:rPr>
                <w:b/>
              </w:rPr>
            </w:pPr>
            <w:r>
              <w:rPr>
                <w:b/>
                <w:spacing w:val="-2"/>
              </w:rPr>
              <w:t>Address</w:t>
            </w:r>
          </w:p>
        </w:tc>
      </w:tr>
      <w:tr w:rsidR="003F6FDD" w14:paraId="08F53090" w14:textId="77777777">
        <w:trPr>
          <w:trHeight w:val="827"/>
        </w:trPr>
        <w:tc>
          <w:tcPr>
            <w:tcW w:w="1022" w:type="dxa"/>
          </w:tcPr>
          <w:p w14:paraId="4D521AD4" w14:textId="77777777" w:rsidR="003F6FDD" w:rsidRDefault="003F6FDD">
            <w:pPr>
              <w:pStyle w:val="TableParagraph"/>
              <w:spacing w:before="30"/>
              <w:rPr>
                <w:sz w:val="20"/>
              </w:rPr>
            </w:pPr>
          </w:p>
          <w:p w14:paraId="61DC1101" w14:textId="77777777" w:rsidR="003F6FDD" w:rsidRDefault="003F6FDD">
            <w:pPr>
              <w:pStyle w:val="TableParagraph"/>
              <w:spacing w:before="1"/>
              <w:ind w:left="8" w:right="3"/>
              <w:jc w:val="center"/>
              <w:rPr>
                <w:b/>
                <w:sz w:val="20"/>
              </w:rPr>
            </w:pPr>
            <w:r>
              <w:rPr>
                <w:b/>
                <w:spacing w:val="-10"/>
                <w:sz w:val="20"/>
              </w:rPr>
              <w:t>1</w:t>
            </w:r>
          </w:p>
        </w:tc>
        <w:tc>
          <w:tcPr>
            <w:tcW w:w="2398" w:type="dxa"/>
            <w:vMerge w:val="restart"/>
          </w:tcPr>
          <w:p w14:paraId="528532F9" w14:textId="77777777" w:rsidR="003F6FDD" w:rsidRDefault="003F6FDD">
            <w:pPr>
              <w:pStyle w:val="TableParagraph"/>
            </w:pPr>
          </w:p>
          <w:p w14:paraId="5B014B9A" w14:textId="77777777" w:rsidR="003F6FDD" w:rsidRDefault="003F6FDD">
            <w:pPr>
              <w:pStyle w:val="TableParagraph"/>
            </w:pPr>
          </w:p>
          <w:p w14:paraId="5BBE4848" w14:textId="77777777" w:rsidR="003F6FDD" w:rsidRDefault="003F6FDD">
            <w:pPr>
              <w:pStyle w:val="TableParagraph"/>
            </w:pPr>
          </w:p>
          <w:p w14:paraId="2DE7DD3B" w14:textId="77777777" w:rsidR="003F6FDD" w:rsidRDefault="003F6FDD">
            <w:pPr>
              <w:pStyle w:val="TableParagraph"/>
            </w:pPr>
          </w:p>
          <w:p w14:paraId="331EE991" w14:textId="77777777" w:rsidR="003F6FDD" w:rsidRDefault="003F6FDD">
            <w:pPr>
              <w:pStyle w:val="TableParagraph"/>
              <w:spacing w:before="41"/>
            </w:pPr>
          </w:p>
          <w:p w14:paraId="43F31DF1" w14:textId="77777777" w:rsidR="003F6FDD" w:rsidRDefault="003F6FDD">
            <w:pPr>
              <w:pStyle w:val="TableParagraph"/>
              <w:ind w:left="6" w:right="4"/>
              <w:jc w:val="center"/>
              <w:rPr>
                <w:b/>
              </w:rPr>
            </w:pPr>
            <w:proofErr w:type="spellStart"/>
            <w:r>
              <w:rPr>
                <w:b/>
              </w:rPr>
              <w:t>RenewSys</w:t>
            </w:r>
            <w:proofErr w:type="spellEnd"/>
            <w:r>
              <w:rPr>
                <w:b/>
                <w:spacing w:val="-12"/>
              </w:rPr>
              <w:t xml:space="preserve"> </w:t>
            </w:r>
            <w:r>
              <w:rPr>
                <w:b/>
              </w:rPr>
              <w:t>India</w:t>
            </w:r>
            <w:r>
              <w:rPr>
                <w:b/>
                <w:spacing w:val="-9"/>
              </w:rPr>
              <w:t xml:space="preserve"> </w:t>
            </w:r>
            <w:r>
              <w:rPr>
                <w:b/>
                <w:spacing w:val="-4"/>
              </w:rPr>
              <w:t>Pvt.</w:t>
            </w:r>
          </w:p>
          <w:p w14:paraId="60D07E37" w14:textId="77777777" w:rsidR="003F6FDD" w:rsidRDefault="003F6FDD">
            <w:pPr>
              <w:pStyle w:val="TableParagraph"/>
              <w:ind w:left="6"/>
              <w:jc w:val="center"/>
              <w:rPr>
                <w:b/>
              </w:rPr>
            </w:pPr>
            <w:r>
              <w:rPr>
                <w:b/>
                <w:spacing w:val="-4"/>
              </w:rPr>
              <w:t>Ltd.</w:t>
            </w:r>
          </w:p>
        </w:tc>
        <w:tc>
          <w:tcPr>
            <w:tcW w:w="6032" w:type="dxa"/>
          </w:tcPr>
          <w:p w14:paraId="3986F1C0" w14:textId="77777777" w:rsidR="003F6FDD" w:rsidRDefault="003F6FDD">
            <w:pPr>
              <w:pStyle w:val="TableParagraph"/>
              <w:spacing w:before="145"/>
              <w:ind w:left="828" w:hanging="488"/>
            </w:pPr>
            <w:r>
              <w:t>Unit</w:t>
            </w:r>
            <w:r>
              <w:rPr>
                <w:spacing w:val="-10"/>
              </w:rPr>
              <w:t xml:space="preserve"> </w:t>
            </w:r>
            <w:r>
              <w:t>No</w:t>
            </w:r>
            <w:r>
              <w:rPr>
                <w:spacing w:val="-12"/>
              </w:rPr>
              <w:t xml:space="preserve"> </w:t>
            </w:r>
            <w:r>
              <w:t>607,</w:t>
            </w:r>
            <w:r>
              <w:rPr>
                <w:spacing w:val="-12"/>
              </w:rPr>
              <w:t xml:space="preserve"> </w:t>
            </w:r>
            <w:r>
              <w:t>6th</w:t>
            </w:r>
            <w:r>
              <w:rPr>
                <w:spacing w:val="-10"/>
              </w:rPr>
              <w:t xml:space="preserve"> </w:t>
            </w:r>
            <w:r>
              <w:t>Floor,</w:t>
            </w:r>
            <w:r>
              <w:rPr>
                <w:spacing w:val="-13"/>
              </w:rPr>
              <w:t xml:space="preserve"> </w:t>
            </w:r>
            <w:r>
              <w:t>Trade</w:t>
            </w:r>
            <w:r>
              <w:rPr>
                <w:spacing w:val="-10"/>
              </w:rPr>
              <w:t xml:space="preserve"> </w:t>
            </w:r>
            <w:r>
              <w:t>Centre,</w:t>
            </w:r>
            <w:r>
              <w:rPr>
                <w:spacing w:val="-10"/>
              </w:rPr>
              <w:t xml:space="preserve"> </w:t>
            </w:r>
            <w:r>
              <w:t>Bandra</w:t>
            </w:r>
            <w:r>
              <w:rPr>
                <w:spacing w:val="-10"/>
              </w:rPr>
              <w:t xml:space="preserve"> </w:t>
            </w:r>
            <w:r>
              <w:t>Kurla</w:t>
            </w:r>
            <w:r>
              <w:rPr>
                <w:spacing w:val="-11"/>
              </w:rPr>
              <w:t xml:space="preserve"> </w:t>
            </w:r>
            <w:r>
              <w:t>Complex, Bandra East- 400051 Mumbai, Maharashtra India</w:t>
            </w:r>
          </w:p>
        </w:tc>
      </w:tr>
      <w:tr w:rsidR="003F6FDD" w14:paraId="28044512" w14:textId="77777777" w:rsidTr="004C787A">
        <w:trPr>
          <w:trHeight w:val="827"/>
        </w:trPr>
        <w:tc>
          <w:tcPr>
            <w:tcW w:w="1022" w:type="dxa"/>
          </w:tcPr>
          <w:p w14:paraId="4154C7AC" w14:textId="77777777" w:rsidR="003F6FDD" w:rsidRDefault="003F6FDD">
            <w:pPr>
              <w:pStyle w:val="TableParagraph"/>
              <w:spacing w:before="30"/>
              <w:rPr>
                <w:sz w:val="20"/>
              </w:rPr>
            </w:pPr>
          </w:p>
          <w:p w14:paraId="6C7CF6A3" w14:textId="77777777" w:rsidR="003F6FDD" w:rsidRDefault="003F6FDD">
            <w:pPr>
              <w:pStyle w:val="TableParagraph"/>
              <w:spacing w:before="1"/>
              <w:ind w:left="8" w:right="3"/>
              <w:jc w:val="center"/>
              <w:rPr>
                <w:b/>
                <w:sz w:val="20"/>
              </w:rPr>
            </w:pPr>
            <w:r>
              <w:rPr>
                <w:b/>
                <w:spacing w:val="-10"/>
                <w:sz w:val="20"/>
              </w:rPr>
              <w:t>2</w:t>
            </w:r>
          </w:p>
        </w:tc>
        <w:tc>
          <w:tcPr>
            <w:tcW w:w="2398" w:type="dxa"/>
            <w:vMerge/>
          </w:tcPr>
          <w:p w14:paraId="110EAD4D" w14:textId="77777777" w:rsidR="003F6FDD" w:rsidRDefault="003F6FDD">
            <w:pPr>
              <w:rPr>
                <w:sz w:val="2"/>
                <w:szCs w:val="2"/>
              </w:rPr>
            </w:pPr>
          </w:p>
        </w:tc>
        <w:tc>
          <w:tcPr>
            <w:tcW w:w="6032" w:type="dxa"/>
          </w:tcPr>
          <w:p w14:paraId="7B1B0D9B" w14:textId="77777777" w:rsidR="003F6FDD" w:rsidRDefault="003F6FDD">
            <w:pPr>
              <w:pStyle w:val="TableParagraph"/>
              <w:spacing w:before="11"/>
              <w:ind w:left="123" w:right="114"/>
              <w:jc w:val="center"/>
            </w:pPr>
            <w:r>
              <w:t>Plot</w:t>
            </w:r>
            <w:r>
              <w:rPr>
                <w:spacing w:val="-8"/>
              </w:rPr>
              <w:t xml:space="preserve"> </w:t>
            </w:r>
            <w:r>
              <w:t>No.</w:t>
            </w:r>
            <w:r>
              <w:rPr>
                <w:spacing w:val="-11"/>
              </w:rPr>
              <w:t xml:space="preserve"> </w:t>
            </w:r>
            <w:r>
              <w:t>E-141,</w:t>
            </w:r>
            <w:r>
              <w:rPr>
                <w:spacing w:val="-8"/>
              </w:rPr>
              <w:t xml:space="preserve"> </w:t>
            </w:r>
            <w:r>
              <w:t>Additional</w:t>
            </w:r>
            <w:r>
              <w:rPr>
                <w:spacing w:val="-11"/>
              </w:rPr>
              <w:t xml:space="preserve"> </w:t>
            </w:r>
            <w:proofErr w:type="spellStart"/>
            <w:r>
              <w:t>Patalganga</w:t>
            </w:r>
            <w:proofErr w:type="spellEnd"/>
            <w:r>
              <w:rPr>
                <w:spacing w:val="-8"/>
              </w:rPr>
              <w:t xml:space="preserve"> </w:t>
            </w:r>
            <w:r>
              <w:t>MIDC</w:t>
            </w:r>
            <w:r>
              <w:rPr>
                <w:spacing w:val="-8"/>
              </w:rPr>
              <w:t xml:space="preserve"> </w:t>
            </w:r>
            <w:r>
              <w:t>Industrial</w:t>
            </w:r>
            <w:r>
              <w:rPr>
                <w:spacing w:val="-13"/>
              </w:rPr>
              <w:t xml:space="preserve"> </w:t>
            </w:r>
            <w:r>
              <w:t xml:space="preserve">Area, Village - </w:t>
            </w:r>
            <w:proofErr w:type="spellStart"/>
            <w:r>
              <w:t>Karade</w:t>
            </w:r>
            <w:proofErr w:type="spellEnd"/>
            <w:r>
              <w:t xml:space="preserve"> Khurd, Taluka </w:t>
            </w:r>
            <w:proofErr w:type="spellStart"/>
            <w:r>
              <w:t>Panvel</w:t>
            </w:r>
            <w:proofErr w:type="spellEnd"/>
            <w:r>
              <w:t>, District Raigad,</w:t>
            </w:r>
          </w:p>
          <w:p w14:paraId="57E5DAB5" w14:textId="77777777" w:rsidR="003F6FDD" w:rsidRDefault="003F6FDD">
            <w:pPr>
              <w:pStyle w:val="TableParagraph"/>
              <w:spacing w:line="259" w:lineRule="exact"/>
              <w:ind w:left="123" w:right="115"/>
              <w:jc w:val="center"/>
            </w:pPr>
            <w:r>
              <w:t>Maharashtra</w:t>
            </w:r>
            <w:r>
              <w:rPr>
                <w:spacing w:val="-6"/>
              </w:rPr>
              <w:t xml:space="preserve"> </w:t>
            </w:r>
            <w:r>
              <w:t>-</w:t>
            </w:r>
            <w:r>
              <w:rPr>
                <w:spacing w:val="-9"/>
              </w:rPr>
              <w:t xml:space="preserve"> </w:t>
            </w:r>
            <w:r>
              <w:t>410</w:t>
            </w:r>
            <w:r>
              <w:rPr>
                <w:spacing w:val="-8"/>
              </w:rPr>
              <w:t xml:space="preserve"> </w:t>
            </w:r>
            <w:r>
              <w:t>206,</w:t>
            </w:r>
            <w:r>
              <w:rPr>
                <w:spacing w:val="-5"/>
              </w:rPr>
              <w:t xml:space="preserve"> </w:t>
            </w:r>
            <w:r>
              <w:rPr>
                <w:spacing w:val="-2"/>
              </w:rPr>
              <w:t>India.</w:t>
            </w:r>
          </w:p>
        </w:tc>
      </w:tr>
      <w:tr w:rsidR="003F6FDD" w14:paraId="352DFE9B" w14:textId="77777777" w:rsidTr="004C787A">
        <w:trPr>
          <w:trHeight w:val="827"/>
        </w:trPr>
        <w:tc>
          <w:tcPr>
            <w:tcW w:w="1022" w:type="dxa"/>
          </w:tcPr>
          <w:p w14:paraId="46DA8BEB" w14:textId="77777777" w:rsidR="003F6FDD" w:rsidRDefault="003F6FDD">
            <w:pPr>
              <w:pStyle w:val="TableParagraph"/>
              <w:spacing w:before="30"/>
              <w:rPr>
                <w:sz w:val="20"/>
              </w:rPr>
            </w:pPr>
          </w:p>
          <w:p w14:paraId="4936A20B" w14:textId="77777777" w:rsidR="003F6FDD" w:rsidRDefault="003F6FDD">
            <w:pPr>
              <w:pStyle w:val="TableParagraph"/>
              <w:spacing w:before="1"/>
              <w:ind w:left="8" w:right="3"/>
              <w:jc w:val="center"/>
              <w:rPr>
                <w:b/>
                <w:sz w:val="20"/>
              </w:rPr>
            </w:pPr>
            <w:r>
              <w:rPr>
                <w:b/>
                <w:spacing w:val="-10"/>
                <w:sz w:val="20"/>
              </w:rPr>
              <w:t>3</w:t>
            </w:r>
          </w:p>
        </w:tc>
        <w:tc>
          <w:tcPr>
            <w:tcW w:w="2398" w:type="dxa"/>
            <w:vMerge/>
          </w:tcPr>
          <w:p w14:paraId="4FF35A82" w14:textId="77777777" w:rsidR="003F6FDD" w:rsidRDefault="003F6FDD">
            <w:pPr>
              <w:rPr>
                <w:sz w:val="2"/>
                <w:szCs w:val="2"/>
              </w:rPr>
            </w:pPr>
          </w:p>
        </w:tc>
        <w:tc>
          <w:tcPr>
            <w:tcW w:w="6032" w:type="dxa"/>
          </w:tcPr>
          <w:p w14:paraId="45E41740" w14:textId="77777777" w:rsidR="003F6FDD" w:rsidRDefault="003F6FDD">
            <w:pPr>
              <w:pStyle w:val="TableParagraph"/>
              <w:spacing w:before="8"/>
              <w:ind w:left="123" w:right="118"/>
              <w:jc w:val="center"/>
            </w:pPr>
            <w:r>
              <w:t>Plot</w:t>
            </w:r>
            <w:r>
              <w:rPr>
                <w:spacing w:val="-2"/>
              </w:rPr>
              <w:t xml:space="preserve"> </w:t>
            </w:r>
            <w:r>
              <w:t>No.</w:t>
            </w:r>
            <w:r>
              <w:rPr>
                <w:spacing w:val="-5"/>
              </w:rPr>
              <w:t xml:space="preserve"> </w:t>
            </w:r>
            <w:r>
              <w:t>6,</w:t>
            </w:r>
            <w:r>
              <w:rPr>
                <w:spacing w:val="-2"/>
              </w:rPr>
              <w:t xml:space="preserve"> </w:t>
            </w:r>
            <w:r>
              <w:t>Survey</w:t>
            </w:r>
            <w:r>
              <w:rPr>
                <w:spacing w:val="-4"/>
              </w:rPr>
              <w:t xml:space="preserve"> </w:t>
            </w:r>
            <w:r>
              <w:t>#</w:t>
            </w:r>
            <w:r>
              <w:rPr>
                <w:spacing w:val="-3"/>
              </w:rPr>
              <w:t xml:space="preserve"> </w:t>
            </w:r>
            <w:r>
              <w:rPr>
                <w:spacing w:val="-2"/>
              </w:rPr>
              <w:t>114/P,</w:t>
            </w:r>
          </w:p>
          <w:p w14:paraId="5A5CCCE9" w14:textId="77777777" w:rsidR="003F6FDD" w:rsidRDefault="003F6FDD">
            <w:pPr>
              <w:pStyle w:val="TableParagraph"/>
              <w:spacing w:line="270" w:lineRule="atLeast"/>
              <w:ind w:left="123" w:right="116"/>
              <w:jc w:val="center"/>
            </w:pPr>
            <w:r>
              <w:t>Srinagar</w:t>
            </w:r>
            <w:r>
              <w:rPr>
                <w:spacing w:val="-8"/>
              </w:rPr>
              <w:t xml:space="preserve"> </w:t>
            </w:r>
            <w:r>
              <w:t>Village,</w:t>
            </w:r>
            <w:r>
              <w:rPr>
                <w:spacing w:val="-10"/>
              </w:rPr>
              <w:t xml:space="preserve"> </w:t>
            </w:r>
            <w:r>
              <w:t>Maheshwaram</w:t>
            </w:r>
            <w:r>
              <w:rPr>
                <w:spacing w:val="-10"/>
              </w:rPr>
              <w:t xml:space="preserve"> </w:t>
            </w:r>
            <w:r>
              <w:t>Mandal,</w:t>
            </w:r>
            <w:r>
              <w:rPr>
                <w:spacing w:val="-8"/>
              </w:rPr>
              <w:t xml:space="preserve"> </w:t>
            </w:r>
            <w:proofErr w:type="spellStart"/>
            <w:r>
              <w:t>Rangareddy</w:t>
            </w:r>
            <w:proofErr w:type="spellEnd"/>
            <w:r>
              <w:rPr>
                <w:spacing w:val="-10"/>
              </w:rPr>
              <w:t xml:space="preserve"> </w:t>
            </w:r>
            <w:r>
              <w:t>Dist.</w:t>
            </w:r>
            <w:r>
              <w:rPr>
                <w:spacing w:val="-6"/>
              </w:rPr>
              <w:t xml:space="preserve"> </w:t>
            </w:r>
            <w:r>
              <w:t>-</w:t>
            </w:r>
            <w:r>
              <w:rPr>
                <w:spacing w:val="-11"/>
              </w:rPr>
              <w:t xml:space="preserve"> </w:t>
            </w:r>
            <w:r>
              <w:t>501 359, Telangana, India.</w:t>
            </w:r>
          </w:p>
        </w:tc>
      </w:tr>
      <w:tr w:rsidR="003F6FDD" w14:paraId="3CEBD692" w14:textId="77777777" w:rsidTr="004C787A">
        <w:trPr>
          <w:trHeight w:val="827"/>
          <w:ins w:id="49" w:author="Hetvi Topiwala" w:date="2026-04-10T09:46:00Z"/>
        </w:trPr>
        <w:tc>
          <w:tcPr>
            <w:tcW w:w="1022" w:type="dxa"/>
          </w:tcPr>
          <w:p w14:paraId="1A19D178" w14:textId="120D74B9" w:rsidR="003F6FDD" w:rsidRDefault="003F6FDD">
            <w:pPr>
              <w:pStyle w:val="TableParagraph"/>
              <w:spacing w:before="30"/>
              <w:jc w:val="center"/>
              <w:rPr>
                <w:ins w:id="50" w:author="Hetvi Topiwala" w:date="2026-04-10T09:46:00Z" w16du:dateUtc="2026-04-10T04:16:00Z"/>
                <w:sz w:val="20"/>
              </w:rPr>
              <w:pPrChange w:id="51" w:author="Hetvi Topiwala" w:date="2026-04-10T09:46:00Z" w16du:dateUtc="2026-04-10T04:16:00Z">
                <w:pPr>
                  <w:pStyle w:val="TableParagraph"/>
                  <w:spacing w:before="30"/>
                </w:pPr>
              </w:pPrChange>
            </w:pPr>
            <w:ins w:id="52" w:author="Hetvi Topiwala" w:date="2026-04-10T09:46:00Z" w16du:dateUtc="2026-04-10T04:16:00Z">
              <w:r>
                <w:rPr>
                  <w:sz w:val="20"/>
                </w:rPr>
                <w:t>4</w:t>
              </w:r>
            </w:ins>
          </w:p>
        </w:tc>
        <w:tc>
          <w:tcPr>
            <w:tcW w:w="2398" w:type="dxa"/>
            <w:vMerge/>
          </w:tcPr>
          <w:p w14:paraId="6B85A762" w14:textId="77777777" w:rsidR="003F6FDD" w:rsidRDefault="003F6FDD">
            <w:pPr>
              <w:jc w:val="center"/>
              <w:rPr>
                <w:ins w:id="53" w:author="Hetvi Topiwala" w:date="2026-04-10T09:46:00Z" w16du:dateUtc="2026-04-10T04:16:00Z"/>
                <w:sz w:val="2"/>
                <w:szCs w:val="2"/>
              </w:rPr>
              <w:pPrChange w:id="54" w:author="Hetvi Topiwala" w:date="2026-04-10T09:46:00Z" w16du:dateUtc="2026-04-10T04:16:00Z">
                <w:pPr/>
              </w:pPrChange>
            </w:pPr>
          </w:p>
        </w:tc>
        <w:tc>
          <w:tcPr>
            <w:tcW w:w="6032" w:type="dxa"/>
          </w:tcPr>
          <w:p w14:paraId="4F599246" w14:textId="77777777" w:rsidR="003F6FDD" w:rsidRPr="00A939E8" w:rsidRDefault="003F6FDD" w:rsidP="00A939E8">
            <w:pPr>
              <w:pStyle w:val="TableParagraph"/>
              <w:spacing w:before="8"/>
              <w:ind w:left="123" w:right="118"/>
              <w:jc w:val="center"/>
              <w:rPr>
                <w:ins w:id="55" w:author="Hetvi Topiwala" w:date="2026-04-10T09:46:00Z"/>
                <w:lang w:val="en-IN"/>
              </w:rPr>
            </w:pPr>
            <w:ins w:id="56" w:author="Hetvi Topiwala" w:date="2026-04-10T09:46:00Z">
              <w:r w:rsidRPr="00A939E8">
                <w:rPr>
                  <w:lang w:val="en-IN"/>
                </w:rPr>
                <w:t xml:space="preserve">Plot Nos. 21, 22, 23, Bommasandra - </w:t>
              </w:r>
              <w:proofErr w:type="spellStart"/>
              <w:r w:rsidRPr="00A939E8">
                <w:rPr>
                  <w:lang w:val="en-IN"/>
                </w:rPr>
                <w:t>Jigani</w:t>
              </w:r>
              <w:proofErr w:type="spellEnd"/>
              <w:r w:rsidRPr="00A939E8">
                <w:rPr>
                  <w:lang w:val="en-IN"/>
                </w:rPr>
                <w:t xml:space="preserve"> Link Road Industrial Area, Taluk </w:t>
              </w:r>
              <w:proofErr w:type="spellStart"/>
              <w:r w:rsidRPr="00A939E8">
                <w:rPr>
                  <w:lang w:val="en-IN"/>
                </w:rPr>
                <w:t>Anekal</w:t>
              </w:r>
              <w:proofErr w:type="spellEnd"/>
              <w:r w:rsidRPr="00A939E8">
                <w:rPr>
                  <w:lang w:val="en-IN"/>
                </w:rPr>
                <w:t>, Bengaluru - 560 105,</w:t>
              </w:r>
            </w:ins>
          </w:p>
          <w:p w14:paraId="01733CB0" w14:textId="471A8C15" w:rsidR="003F6FDD" w:rsidRPr="00A939E8" w:rsidRDefault="003F6FDD" w:rsidP="00A939E8">
            <w:pPr>
              <w:pStyle w:val="TableParagraph"/>
              <w:spacing w:before="8"/>
              <w:ind w:left="123" w:right="118"/>
              <w:jc w:val="center"/>
              <w:rPr>
                <w:ins w:id="57" w:author="Hetvi Topiwala" w:date="2026-04-10T09:46:00Z" w16du:dateUtc="2026-04-10T04:16:00Z"/>
                <w:lang w:val="en-IN"/>
                <w:rPrChange w:id="58" w:author="Hetvi Topiwala" w:date="2026-04-10T09:46:00Z" w16du:dateUtc="2026-04-10T04:16:00Z">
                  <w:rPr>
                    <w:ins w:id="59" w:author="Hetvi Topiwala" w:date="2026-04-10T09:46:00Z" w16du:dateUtc="2026-04-10T04:16:00Z"/>
                  </w:rPr>
                </w:rPrChange>
              </w:rPr>
            </w:pPr>
            <w:ins w:id="60" w:author="Hetvi Topiwala" w:date="2026-04-10T09:46:00Z">
              <w:r w:rsidRPr="00A939E8">
                <w:rPr>
                  <w:lang w:val="en-IN"/>
                </w:rPr>
                <w:t>Karnataka, India.</w:t>
              </w:r>
            </w:ins>
          </w:p>
        </w:tc>
      </w:tr>
    </w:tbl>
    <w:p w14:paraId="5AB47272" w14:textId="77777777" w:rsidR="00D267EF" w:rsidRDefault="00D267EF">
      <w:pPr>
        <w:pStyle w:val="BodyText"/>
      </w:pPr>
    </w:p>
    <w:p w14:paraId="579766AA" w14:textId="77777777" w:rsidR="00D267EF" w:rsidRDefault="00D267EF">
      <w:pPr>
        <w:pStyle w:val="BodyText"/>
        <w:spacing w:before="43"/>
      </w:pPr>
    </w:p>
    <w:p w14:paraId="664A6D22" w14:textId="77777777" w:rsidR="00D267EF" w:rsidRDefault="00000000">
      <w:pPr>
        <w:pStyle w:val="Heading1"/>
        <w:numPr>
          <w:ilvl w:val="0"/>
          <w:numId w:val="1"/>
        </w:numPr>
        <w:tabs>
          <w:tab w:val="left" w:pos="1157"/>
        </w:tabs>
        <w:spacing w:before="1"/>
        <w:ind w:left="1157" w:hanging="358"/>
        <w:jc w:val="both"/>
      </w:pPr>
      <w:r>
        <w:t>Policy</w:t>
      </w:r>
      <w:r>
        <w:rPr>
          <w:spacing w:val="-9"/>
        </w:rPr>
        <w:t xml:space="preserve"> </w:t>
      </w:r>
      <w:r>
        <w:rPr>
          <w:spacing w:val="-2"/>
        </w:rPr>
        <w:t>Declaration:</w:t>
      </w:r>
    </w:p>
    <w:p w14:paraId="6D381D66" w14:textId="6EE43626" w:rsidR="00304071" w:rsidRPr="00304071" w:rsidRDefault="00000000" w:rsidP="00304071">
      <w:pPr>
        <w:pStyle w:val="BodyText"/>
        <w:spacing w:before="134" w:line="360" w:lineRule="auto"/>
        <w:ind w:left="874" w:right="725"/>
        <w:jc w:val="both"/>
      </w:pPr>
      <w:r>
        <w:t>Our commitment extends to measuring our carbon footprint, reducing energy use, preventing biodiversity</w:t>
      </w:r>
      <w:r>
        <w:rPr>
          <w:spacing w:val="-8"/>
        </w:rPr>
        <w:t xml:space="preserve"> </w:t>
      </w:r>
      <w:r>
        <w:t>harm,</w:t>
      </w:r>
      <w:r>
        <w:rPr>
          <w:spacing w:val="-11"/>
        </w:rPr>
        <w:t xml:space="preserve"> </w:t>
      </w:r>
      <w:r>
        <w:t>and</w:t>
      </w:r>
      <w:r>
        <w:rPr>
          <w:spacing w:val="-9"/>
        </w:rPr>
        <w:t xml:space="preserve"> </w:t>
      </w:r>
      <w:r>
        <w:t>ensuring</w:t>
      </w:r>
      <w:r>
        <w:rPr>
          <w:spacing w:val="-9"/>
        </w:rPr>
        <w:t xml:space="preserve"> </w:t>
      </w:r>
      <w:r>
        <w:t>the</w:t>
      </w:r>
      <w:r>
        <w:rPr>
          <w:spacing w:val="-8"/>
        </w:rPr>
        <w:t xml:space="preserve"> </w:t>
      </w:r>
      <w:r>
        <w:t>responsible</w:t>
      </w:r>
      <w:r>
        <w:rPr>
          <w:spacing w:val="-8"/>
        </w:rPr>
        <w:t xml:space="preserve"> </w:t>
      </w:r>
      <w:r>
        <w:t>management</w:t>
      </w:r>
      <w:r>
        <w:rPr>
          <w:spacing w:val="-10"/>
        </w:rPr>
        <w:t xml:space="preserve"> </w:t>
      </w:r>
      <w:r>
        <w:t>of</w:t>
      </w:r>
      <w:r>
        <w:rPr>
          <w:spacing w:val="-11"/>
        </w:rPr>
        <w:t xml:space="preserve"> </w:t>
      </w:r>
      <w:r>
        <w:t>End-of-Life</w:t>
      </w:r>
      <w:r>
        <w:rPr>
          <w:spacing w:val="-10"/>
        </w:rPr>
        <w:t xml:space="preserve"> </w:t>
      </w:r>
      <w:r>
        <w:t>(EOL)</w:t>
      </w:r>
      <w:r>
        <w:rPr>
          <w:spacing w:val="-11"/>
        </w:rPr>
        <w:t xml:space="preserve"> </w:t>
      </w:r>
      <w:r>
        <w:t>materials.</w:t>
      </w:r>
      <w:r>
        <w:rPr>
          <w:spacing w:val="-11"/>
        </w:rPr>
        <w:t xml:space="preserve"> </w:t>
      </w:r>
      <w:r>
        <w:t>We</w:t>
      </w:r>
      <w:r>
        <w:rPr>
          <w:spacing w:val="-8"/>
        </w:rPr>
        <w:t xml:space="preserve"> </w:t>
      </w:r>
      <w:r>
        <w:t xml:space="preserve">aim for continuous improvement in environmental performance through teamwork and training while complying with all statutory and regulatory requirements. Our baseline year for evaluating and tracking progress in the environmental areas is </w:t>
      </w:r>
      <w:r w:rsidR="00FC252E">
        <w:t xml:space="preserve">FY </w:t>
      </w:r>
      <w:r>
        <w:t>2022-23</w:t>
      </w:r>
      <w:r w:rsidR="00304071">
        <w:t>.</w:t>
      </w:r>
    </w:p>
    <w:p w14:paraId="780FC6B4" w14:textId="77777777" w:rsidR="00304071" w:rsidRPr="00304071" w:rsidRDefault="00304071" w:rsidP="00304071"/>
    <w:p w14:paraId="6C66EB3D" w14:textId="4DFB9331" w:rsidR="00D267EF" w:rsidRDefault="00977E5F">
      <w:pPr>
        <w:pStyle w:val="Heading1"/>
        <w:numPr>
          <w:ilvl w:val="0"/>
          <w:numId w:val="1"/>
        </w:numPr>
        <w:tabs>
          <w:tab w:val="left" w:pos="1157"/>
        </w:tabs>
        <w:ind w:left="1157" w:hanging="358"/>
        <w:jc w:val="left"/>
      </w:pPr>
      <w:ins w:id="61" w:author="Hetvi Topiwala" w:date="2026-04-10T14:54:00Z" w16du:dateUtc="2026-04-10T09:24:00Z">
        <w:r>
          <w:t xml:space="preserve">Objectives </w:t>
        </w:r>
      </w:ins>
      <w:del w:id="62" w:author="Hetvi Topiwala" w:date="2026-04-10T14:54:00Z" w16du:dateUtc="2026-04-10T09:24:00Z">
        <w:r w:rsidDel="00977E5F">
          <w:delText>Initiatives</w:delText>
        </w:r>
        <w:r w:rsidDel="00977E5F">
          <w:rPr>
            <w:spacing w:val="-10"/>
          </w:rPr>
          <w:delText xml:space="preserve"> </w:delText>
        </w:r>
      </w:del>
      <w:r>
        <w:t>and</w:t>
      </w:r>
      <w:r>
        <w:rPr>
          <w:spacing w:val="-10"/>
        </w:rPr>
        <w:t xml:space="preserve"> </w:t>
      </w:r>
      <w:r>
        <w:t>Targets</w:t>
      </w:r>
      <w:del w:id="63" w:author="Hetvi Topiwala" w:date="2026-04-10T09:47:00Z" w16du:dateUtc="2026-04-10T04:17:00Z">
        <w:r w:rsidDel="00A939E8">
          <w:rPr>
            <w:spacing w:val="-11"/>
          </w:rPr>
          <w:delText xml:space="preserve"> </w:delText>
        </w:r>
        <w:r w:rsidDel="00A939E8">
          <w:delText>in</w:delText>
        </w:r>
        <w:r w:rsidDel="00A939E8">
          <w:rPr>
            <w:spacing w:val="-11"/>
          </w:rPr>
          <w:delText xml:space="preserve"> </w:delText>
        </w:r>
        <w:r w:rsidDel="00A939E8">
          <w:delText>Alignment</w:delText>
        </w:r>
        <w:r w:rsidDel="00A939E8">
          <w:rPr>
            <w:spacing w:val="-11"/>
          </w:rPr>
          <w:delText xml:space="preserve"> </w:delText>
        </w:r>
        <w:r w:rsidDel="00A939E8">
          <w:delText>with</w:delText>
        </w:r>
        <w:r w:rsidDel="00A939E8">
          <w:rPr>
            <w:spacing w:val="-10"/>
          </w:rPr>
          <w:delText xml:space="preserve"> </w:delText>
        </w:r>
        <w:r w:rsidDel="00A939E8">
          <w:rPr>
            <w:spacing w:val="-2"/>
          </w:rPr>
          <w:delText>SDG’s</w:delText>
        </w:r>
      </w:del>
      <w:r>
        <w:rPr>
          <w:spacing w:val="-2"/>
        </w:rPr>
        <w:t>:</w:t>
      </w:r>
    </w:p>
    <w:p w14:paraId="1FFBDC53" w14:textId="36F4171D" w:rsidR="00304071" w:rsidRPr="00304071" w:rsidRDefault="00304071" w:rsidP="00304071">
      <w:pPr>
        <w:pStyle w:val="ListParagraph"/>
        <w:numPr>
          <w:ilvl w:val="0"/>
          <w:numId w:val="6"/>
        </w:numPr>
        <w:tabs>
          <w:tab w:val="left" w:pos="1363"/>
        </w:tabs>
        <w:ind w:left="1159"/>
        <w:jc w:val="both"/>
      </w:pPr>
      <w:r>
        <w:t>To</w:t>
      </w:r>
      <w:r w:rsidRPr="00AB5E8E">
        <w:rPr>
          <w:spacing w:val="-13"/>
        </w:rPr>
        <w:t xml:space="preserve"> </w:t>
      </w:r>
      <w:r>
        <w:t>implement</w:t>
      </w:r>
      <w:r w:rsidRPr="00AB5E8E">
        <w:rPr>
          <w:spacing w:val="-12"/>
        </w:rPr>
        <w:t xml:space="preserve"> </w:t>
      </w:r>
      <w:r>
        <w:t>an</w:t>
      </w:r>
      <w:r w:rsidRPr="00AB5E8E">
        <w:rPr>
          <w:spacing w:val="-13"/>
        </w:rPr>
        <w:t xml:space="preserve"> </w:t>
      </w:r>
      <w:r>
        <w:t>energy</w:t>
      </w:r>
      <w:r w:rsidRPr="00AB5E8E">
        <w:rPr>
          <w:spacing w:val="-12"/>
        </w:rPr>
        <w:t xml:space="preserve"> </w:t>
      </w:r>
      <w:r>
        <w:t>management</w:t>
      </w:r>
      <w:r w:rsidRPr="00AB5E8E">
        <w:rPr>
          <w:spacing w:val="-13"/>
        </w:rPr>
        <w:t xml:space="preserve"> </w:t>
      </w:r>
      <w:r>
        <w:t>strategy</w:t>
      </w:r>
      <w:r w:rsidRPr="00AB5E8E">
        <w:rPr>
          <w:spacing w:val="-12"/>
        </w:rPr>
        <w:t xml:space="preserve"> </w:t>
      </w:r>
      <w:r>
        <w:t>to</w:t>
      </w:r>
      <w:r w:rsidRPr="00AB5E8E">
        <w:rPr>
          <w:spacing w:val="-13"/>
        </w:rPr>
        <w:t xml:space="preserve"> </w:t>
      </w:r>
      <w:r>
        <w:t>continuously</w:t>
      </w:r>
      <w:r w:rsidRPr="00AB5E8E">
        <w:rPr>
          <w:spacing w:val="-12"/>
        </w:rPr>
        <w:t xml:space="preserve"> </w:t>
      </w:r>
      <w:r w:rsidRPr="00AB5E8E">
        <w:rPr>
          <w:b/>
        </w:rPr>
        <w:t>reduce</w:t>
      </w:r>
      <w:r w:rsidRPr="00AB5E8E">
        <w:rPr>
          <w:b/>
          <w:spacing w:val="-12"/>
        </w:rPr>
        <w:t xml:space="preserve"> </w:t>
      </w:r>
      <w:r w:rsidRPr="00AB5E8E">
        <w:rPr>
          <w:b/>
        </w:rPr>
        <w:t>energy</w:t>
      </w:r>
      <w:r w:rsidRPr="00AB5E8E">
        <w:rPr>
          <w:b/>
          <w:spacing w:val="-13"/>
        </w:rPr>
        <w:t xml:space="preserve"> </w:t>
      </w:r>
      <w:r w:rsidRPr="00AB5E8E">
        <w:rPr>
          <w:b/>
        </w:rPr>
        <w:t>consumption</w:t>
      </w:r>
      <w:r w:rsidRPr="00AB5E8E">
        <w:rPr>
          <w:b/>
          <w:spacing w:val="-12"/>
        </w:rPr>
        <w:t xml:space="preserve"> </w:t>
      </w:r>
      <w:r>
        <w:t>and greenhouse gas emissions across the production process.</w:t>
      </w:r>
    </w:p>
    <w:p w14:paraId="4037E5E2" w14:textId="0FF75EC8" w:rsidR="00304071" w:rsidRPr="00304071" w:rsidRDefault="00000000" w:rsidP="00304071">
      <w:pPr>
        <w:pStyle w:val="ListParagraph"/>
        <w:numPr>
          <w:ilvl w:val="0"/>
          <w:numId w:val="6"/>
        </w:numPr>
        <w:tabs>
          <w:tab w:val="left" w:pos="1363"/>
        </w:tabs>
        <w:ind w:left="1159"/>
        <w:jc w:val="both"/>
        <w:rPr>
          <w:ins w:id="64" w:author="Hetvi Topiwala" w:date="2026-04-15T12:39:00Z" w16du:dateUtc="2026-04-15T07:09:00Z"/>
          <w:rPrChange w:id="65" w:author="Hetvi Topiwala" w:date="2026-04-15T12:39:00Z" w16du:dateUtc="2026-04-15T07:09:00Z">
            <w:rPr>
              <w:ins w:id="66" w:author="Hetvi Topiwala" w:date="2026-04-15T12:39:00Z" w16du:dateUtc="2026-04-15T07:09:00Z"/>
              <w:spacing w:val="-5"/>
            </w:rPr>
          </w:rPrChange>
        </w:rPr>
      </w:pPr>
      <w:del w:id="67" w:author="Hetvi Topiwala" w:date="2026-04-10T09:49:00Z" w16du:dateUtc="2026-04-10T04:19:00Z">
        <w:r w:rsidRPr="00AB5E8E" w:rsidDel="00A939E8">
          <w:rPr>
            <w:b/>
          </w:rPr>
          <w:delText>To</w:delText>
        </w:r>
        <w:r w:rsidRPr="00AB5E8E" w:rsidDel="00A939E8">
          <w:rPr>
            <w:b/>
            <w:spacing w:val="-8"/>
          </w:rPr>
          <w:delText xml:space="preserve"> </w:delText>
        </w:r>
        <w:r w:rsidRPr="00AB5E8E" w:rsidDel="00A939E8">
          <w:rPr>
            <w:b/>
          </w:rPr>
          <w:delText>Reduce</w:delText>
        </w:r>
        <w:r w:rsidRPr="00AB5E8E" w:rsidDel="00A939E8">
          <w:rPr>
            <w:b/>
            <w:spacing w:val="-8"/>
          </w:rPr>
          <w:delText xml:space="preserve"> </w:delText>
        </w:r>
        <w:r w:rsidRPr="00AB5E8E" w:rsidDel="00A939E8">
          <w:rPr>
            <w:b/>
          </w:rPr>
          <w:delText>10</w:delText>
        </w:r>
        <w:r w:rsidRPr="00AB5E8E" w:rsidDel="00A939E8">
          <w:rPr>
            <w:b/>
            <w:spacing w:val="-7"/>
          </w:rPr>
          <w:delText xml:space="preserve"> </w:delText>
        </w:r>
        <w:r w:rsidRPr="00AB5E8E" w:rsidDel="00A939E8">
          <w:rPr>
            <w:b/>
          </w:rPr>
          <w:delText>%</w:delText>
        </w:r>
        <w:r w:rsidRPr="00AB5E8E" w:rsidDel="00A939E8">
          <w:rPr>
            <w:b/>
            <w:spacing w:val="-6"/>
          </w:rPr>
          <w:delText xml:space="preserve"> </w:delText>
        </w:r>
        <w:r w:rsidRPr="00AB5E8E" w:rsidDel="00A939E8">
          <w:rPr>
            <w:b/>
          </w:rPr>
          <w:delText>of</w:delText>
        </w:r>
        <w:r w:rsidRPr="00AB5E8E" w:rsidDel="00A939E8">
          <w:rPr>
            <w:b/>
            <w:spacing w:val="-8"/>
          </w:rPr>
          <w:delText xml:space="preserve"> </w:delText>
        </w:r>
        <w:r w:rsidRPr="00AB5E8E" w:rsidDel="00A939E8">
          <w:rPr>
            <w:b/>
          </w:rPr>
          <w:delText>greenhouse</w:delText>
        </w:r>
        <w:r w:rsidRPr="00AB5E8E" w:rsidDel="00A939E8">
          <w:rPr>
            <w:b/>
            <w:spacing w:val="-8"/>
          </w:rPr>
          <w:delText xml:space="preserve"> </w:delText>
        </w:r>
        <w:r w:rsidRPr="00AB5E8E" w:rsidDel="00A939E8">
          <w:rPr>
            <w:b/>
          </w:rPr>
          <w:delText>gas</w:delText>
        </w:r>
        <w:r w:rsidRPr="00AB5E8E" w:rsidDel="00A939E8">
          <w:rPr>
            <w:b/>
            <w:spacing w:val="-6"/>
          </w:rPr>
          <w:delText xml:space="preserve"> </w:delText>
        </w:r>
        <w:r w:rsidRPr="00AB5E8E" w:rsidDel="00A939E8">
          <w:rPr>
            <w:b/>
          </w:rPr>
          <w:delText>emissions</w:delText>
        </w:r>
        <w:r w:rsidR="00FB0E39" w:rsidDel="00A939E8">
          <w:rPr>
            <w:b/>
          </w:rPr>
          <w:delText xml:space="preserve"> </w:delText>
        </w:r>
        <w:r w:rsidDel="00A939E8">
          <w:delText>by</w:delText>
        </w:r>
        <w:r w:rsidR="00F9034D" w:rsidRPr="00AB5E8E" w:rsidDel="00A939E8">
          <w:rPr>
            <w:spacing w:val="-8"/>
          </w:rPr>
          <w:delText xml:space="preserve"> FY </w:delText>
        </w:r>
        <w:r w:rsidDel="00A939E8">
          <w:delText>2029-</w:delText>
        </w:r>
        <w:r w:rsidRPr="00AB5E8E" w:rsidDel="00A939E8">
          <w:rPr>
            <w:spacing w:val="-5"/>
          </w:rPr>
          <w:delText>30</w:delText>
        </w:r>
      </w:del>
      <w:r w:rsidRPr="00AB5E8E">
        <w:rPr>
          <w:spacing w:val="-5"/>
        </w:rPr>
        <w:t>.</w:t>
      </w:r>
      <w:ins w:id="68" w:author="Hetvi Topiwala" w:date="2026-04-10T09:49:00Z" w16du:dateUtc="2026-04-10T04:19:00Z">
        <w:r w:rsidR="00A939E8" w:rsidRPr="00A939E8">
          <w:t xml:space="preserve"> </w:t>
        </w:r>
      </w:ins>
      <w:ins w:id="69" w:author="Hetvi Topiwala" w:date="2026-04-10T09:49:00Z">
        <w:r w:rsidR="00A939E8" w:rsidRPr="00A939E8">
          <w:rPr>
            <w:spacing w:val="-5"/>
          </w:rPr>
          <w:t>To achieve a 10% reduction in greenhouse gas emissions for Scope 1, Scope 2, and Scope 3 individually by FY 2029–30.</w:t>
        </w:r>
      </w:ins>
    </w:p>
    <w:p w14:paraId="190570F3" w14:textId="6289D425" w:rsidR="00304071" w:rsidRDefault="00304071" w:rsidP="00304071">
      <w:pPr>
        <w:pStyle w:val="ListParagraph"/>
        <w:numPr>
          <w:ilvl w:val="0"/>
          <w:numId w:val="6"/>
        </w:numPr>
        <w:tabs>
          <w:tab w:val="left" w:pos="1363"/>
        </w:tabs>
        <w:ind w:left="1159"/>
        <w:jc w:val="both"/>
      </w:pPr>
      <w:ins w:id="70" w:author="Hetvi Topiwala" w:date="2026-04-15T12:41:00Z">
        <w:r w:rsidRPr="00304071">
          <w:t xml:space="preserve">Reduce </w:t>
        </w:r>
        <w:r w:rsidRPr="00304071">
          <w:rPr>
            <w:b/>
            <w:bCs/>
          </w:rPr>
          <w:t xml:space="preserve">energy consumption intensity by </w:t>
        </w:r>
      </w:ins>
      <w:ins w:id="71" w:author="Hetvi Topiwala" w:date="2026-04-15T12:43:00Z" w16du:dateUtc="2026-04-15T07:13:00Z">
        <w:r>
          <w:rPr>
            <w:b/>
            <w:bCs/>
          </w:rPr>
          <w:t>2</w:t>
        </w:r>
      </w:ins>
      <w:ins w:id="72" w:author="Hetvi Topiwala" w:date="2026-04-15T12:55:00Z" w16du:dateUtc="2026-04-15T07:25:00Z">
        <w:r w:rsidR="001369EF">
          <w:rPr>
            <w:b/>
            <w:bCs/>
          </w:rPr>
          <w:t>2</w:t>
        </w:r>
      </w:ins>
      <w:ins w:id="73" w:author="Hetvi Topiwala" w:date="2026-04-15T12:41:00Z">
        <w:r w:rsidRPr="00304071">
          <w:rPr>
            <w:b/>
            <w:bCs/>
          </w:rPr>
          <w:t xml:space="preserve">% per unit of </w:t>
        </w:r>
      </w:ins>
      <w:ins w:id="74" w:author="Hetvi Topiwala" w:date="2026-04-15T12:57:00Z" w16du:dateUtc="2026-04-15T07:27:00Z">
        <w:r w:rsidR="001369EF">
          <w:rPr>
            <w:b/>
            <w:bCs/>
          </w:rPr>
          <w:t>revenue</w:t>
        </w:r>
      </w:ins>
      <w:ins w:id="75" w:author="Hetvi Topiwala" w:date="2026-04-15T12:41:00Z">
        <w:r w:rsidRPr="00304071">
          <w:rPr>
            <w:b/>
            <w:bCs/>
          </w:rPr>
          <w:t xml:space="preserve"> by FY 2029–30</w:t>
        </w:r>
      </w:ins>
      <w:ins w:id="76" w:author="Hetvi Topiwala" w:date="2026-04-15T12:45:00Z" w16du:dateUtc="2026-04-15T07:15:00Z">
        <w:r w:rsidR="006459CA">
          <w:rPr>
            <w:b/>
            <w:bCs/>
          </w:rPr>
          <w:t xml:space="preserve"> </w:t>
        </w:r>
      </w:ins>
      <w:ins w:id="77" w:author="Hetvi Topiwala" w:date="2026-04-15T12:45:00Z">
        <w:r w:rsidR="006459CA" w:rsidRPr="006459CA">
          <w:rPr>
            <w:b/>
            <w:bCs/>
          </w:rPr>
          <w:t>through installation and optimization of energy-efficient equipment and technologies.</w:t>
        </w:r>
      </w:ins>
    </w:p>
    <w:p w14:paraId="27166C31" w14:textId="188A08E1" w:rsidR="00D267EF" w:rsidRPr="006459CA" w:rsidRDefault="006459CA" w:rsidP="00FC3387">
      <w:pPr>
        <w:pStyle w:val="ListParagraph"/>
        <w:numPr>
          <w:ilvl w:val="0"/>
          <w:numId w:val="6"/>
        </w:numPr>
        <w:tabs>
          <w:tab w:val="left" w:pos="1234"/>
        </w:tabs>
        <w:spacing w:line="352" w:lineRule="auto"/>
        <w:ind w:left="1159" w:right="727"/>
        <w:jc w:val="both"/>
        <w:rPr>
          <w:ins w:id="78" w:author="Hetvi Topiwala" w:date="2026-04-15T12:44:00Z" w16du:dateUtc="2026-04-15T07:14:00Z"/>
          <w:rPrChange w:id="79" w:author="Hetvi Topiwala" w:date="2026-04-15T12:44:00Z" w16du:dateUtc="2026-04-15T07:14:00Z">
            <w:rPr>
              <w:ins w:id="80" w:author="Hetvi Topiwala" w:date="2026-04-15T12:44:00Z" w16du:dateUtc="2026-04-15T07:14:00Z"/>
              <w:b/>
              <w:bCs/>
            </w:rPr>
          </w:rPrChange>
        </w:rPr>
      </w:pPr>
      <w:ins w:id="81" w:author="Hetvi Topiwala" w:date="2026-04-15T12:44:00Z">
        <w:r w:rsidRPr="006459CA">
          <w:t xml:space="preserve">Conduct </w:t>
        </w:r>
        <w:r w:rsidRPr="006459CA">
          <w:rPr>
            <w:b/>
            <w:bCs/>
          </w:rPr>
          <w:t>energy audits</w:t>
        </w:r>
      </w:ins>
      <w:ins w:id="82" w:author="Hetvi Topiwala" w:date="2026-04-15T12:44:00Z" w16du:dateUtc="2026-04-15T07:14:00Z">
        <w:r>
          <w:rPr>
            <w:b/>
            <w:bCs/>
          </w:rPr>
          <w:t xml:space="preserve"> once in every 2 years</w:t>
        </w:r>
      </w:ins>
      <w:ins w:id="83" w:author="Hetvi Topiwala" w:date="2026-04-15T12:44:00Z">
        <w:r w:rsidRPr="006459CA">
          <w:rPr>
            <w:b/>
            <w:bCs/>
          </w:rPr>
          <w:t xml:space="preserve"> covering 100% of operational facilities</w:t>
        </w:r>
      </w:ins>
      <w:ins w:id="84" w:author="Hetvi Topiwala" w:date="2026-04-15T12:44:00Z" w16du:dateUtc="2026-04-15T07:14:00Z">
        <w:r>
          <w:rPr>
            <w:b/>
            <w:bCs/>
          </w:rPr>
          <w:t>.</w:t>
        </w:r>
      </w:ins>
    </w:p>
    <w:p w14:paraId="0E8E8B56" w14:textId="142769AB" w:rsidR="006459CA" w:rsidRDefault="006459CA" w:rsidP="00FC3387">
      <w:pPr>
        <w:pStyle w:val="ListParagraph"/>
        <w:numPr>
          <w:ilvl w:val="0"/>
          <w:numId w:val="6"/>
        </w:numPr>
        <w:tabs>
          <w:tab w:val="left" w:pos="1234"/>
        </w:tabs>
        <w:spacing w:line="352" w:lineRule="auto"/>
        <w:ind w:left="1159" w:right="727"/>
        <w:jc w:val="both"/>
        <w:rPr>
          <w:ins w:id="85" w:author="Hetvi Topiwala" w:date="2026-04-15T12:50:00Z" w16du:dateUtc="2026-04-15T07:20:00Z"/>
        </w:rPr>
      </w:pPr>
      <w:ins w:id="86" w:author="Hetvi Topiwala" w:date="2026-04-15T12:48:00Z">
        <w:r w:rsidRPr="006459CA">
          <w:t xml:space="preserve">Increase the share of renewable energy in total energy consumption </w:t>
        </w:r>
      </w:ins>
      <w:ins w:id="87" w:author="Hetvi Topiwala" w:date="2026-04-15T12:49:00Z" w16du:dateUtc="2026-04-15T07:19:00Z">
        <w:r>
          <w:t>by</w:t>
        </w:r>
      </w:ins>
      <w:ins w:id="88" w:author="Hetvi Topiwala" w:date="2026-04-15T12:48:00Z">
        <w:r w:rsidRPr="006459CA">
          <w:t xml:space="preserve"> </w:t>
        </w:r>
      </w:ins>
      <w:ins w:id="89" w:author="Hetvi Topiwala" w:date="2026-04-15T12:48:00Z" w16du:dateUtc="2026-04-15T07:18:00Z">
        <w:r>
          <w:t>15%</w:t>
        </w:r>
      </w:ins>
      <w:ins w:id="90" w:author="Hetvi Topiwala" w:date="2026-04-15T12:48:00Z">
        <w:r w:rsidRPr="006459CA">
          <w:t xml:space="preserve"> </w:t>
        </w:r>
      </w:ins>
      <w:ins w:id="91" w:author="Hetvi Topiwala" w:date="2026-04-15T12:49:00Z" w16du:dateUtc="2026-04-15T07:19:00Z">
        <w:r>
          <w:t>till</w:t>
        </w:r>
      </w:ins>
      <w:ins w:id="92" w:author="Hetvi Topiwala" w:date="2026-04-15T12:48:00Z">
        <w:r w:rsidRPr="006459CA">
          <w:t xml:space="preserve"> FY 2029–30.</w:t>
        </w:r>
      </w:ins>
    </w:p>
    <w:p w14:paraId="291CB175" w14:textId="1B14D28F" w:rsidR="006459CA" w:rsidRDefault="006459CA" w:rsidP="00FC3387">
      <w:pPr>
        <w:pStyle w:val="ListParagraph"/>
        <w:numPr>
          <w:ilvl w:val="0"/>
          <w:numId w:val="6"/>
        </w:numPr>
        <w:tabs>
          <w:tab w:val="left" w:pos="1234"/>
        </w:tabs>
        <w:spacing w:line="352" w:lineRule="auto"/>
        <w:ind w:left="1159" w:right="727"/>
        <w:jc w:val="both"/>
      </w:pPr>
      <w:ins w:id="93" w:author="Hetvi Topiwala" w:date="2026-04-15T12:51:00Z">
        <w:r w:rsidRPr="006459CA">
          <w:t>Achieve 100% replacement of conventional lighting systems with energy-efficient LED lighting across all facilities by FY 2029–30.</w:t>
        </w:r>
      </w:ins>
    </w:p>
    <w:p w14:paraId="22415A63" w14:textId="1CF01AFB" w:rsidR="00D267EF" w:rsidRDefault="00000000" w:rsidP="00FC3387">
      <w:pPr>
        <w:pStyle w:val="ListParagraph"/>
        <w:numPr>
          <w:ilvl w:val="0"/>
          <w:numId w:val="6"/>
        </w:numPr>
        <w:tabs>
          <w:tab w:val="left" w:pos="1234"/>
        </w:tabs>
        <w:spacing w:before="14" w:line="355" w:lineRule="auto"/>
        <w:ind w:left="1159" w:right="727"/>
        <w:jc w:val="both"/>
        <w:rPr>
          <w:ins w:id="94" w:author="Hetvi Topiwala" w:date="2026-04-15T12:54:00Z" w16du:dateUtc="2026-04-15T07:24:00Z"/>
        </w:rPr>
      </w:pPr>
      <w:del w:id="95" w:author="Hetvi Topiwala" w:date="2026-04-15T12:54:00Z" w16du:dateUtc="2026-04-15T07:24:00Z">
        <w:r w:rsidDel="001369EF">
          <w:delText>To</w:delText>
        </w:r>
        <w:r w:rsidRPr="00AB5E8E" w:rsidDel="001369EF">
          <w:rPr>
            <w:spacing w:val="-13"/>
          </w:rPr>
          <w:delText xml:space="preserve"> </w:delText>
        </w:r>
        <w:r w:rsidRPr="00AB5E8E" w:rsidDel="001369EF">
          <w:rPr>
            <w:b/>
          </w:rPr>
          <w:delText>reduce</w:delText>
        </w:r>
        <w:r w:rsidRPr="00AB5E8E" w:rsidDel="001369EF">
          <w:rPr>
            <w:b/>
            <w:spacing w:val="-12"/>
          </w:rPr>
          <w:delText xml:space="preserve"> </w:delText>
        </w:r>
        <w:r w:rsidRPr="00AB5E8E" w:rsidDel="001369EF">
          <w:rPr>
            <w:b/>
          </w:rPr>
          <w:delText>overall</w:delText>
        </w:r>
        <w:r w:rsidRPr="00AB5E8E" w:rsidDel="001369EF">
          <w:rPr>
            <w:b/>
            <w:spacing w:val="-13"/>
          </w:rPr>
          <w:delText xml:space="preserve"> </w:delText>
        </w:r>
        <w:r w:rsidRPr="00AB5E8E" w:rsidDel="001369EF">
          <w:rPr>
            <w:b/>
          </w:rPr>
          <w:delText>water</w:delText>
        </w:r>
        <w:r w:rsidRPr="00AB5E8E" w:rsidDel="001369EF">
          <w:rPr>
            <w:b/>
            <w:spacing w:val="-12"/>
          </w:rPr>
          <w:delText xml:space="preserve"> </w:delText>
        </w:r>
        <w:r w:rsidRPr="00AB5E8E" w:rsidDel="001369EF">
          <w:rPr>
            <w:b/>
          </w:rPr>
          <w:delText>consumption</w:delText>
        </w:r>
        <w:r w:rsidRPr="00AB5E8E" w:rsidDel="001369EF">
          <w:rPr>
            <w:b/>
            <w:spacing w:val="-13"/>
          </w:rPr>
          <w:delText xml:space="preserve"> </w:delText>
        </w:r>
        <w:r w:rsidDel="001369EF">
          <w:delText>in</w:delText>
        </w:r>
        <w:r w:rsidRPr="00AB5E8E" w:rsidDel="001369EF">
          <w:rPr>
            <w:spacing w:val="-12"/>
          </w:rPr>
          <w:delText xml:space="preserve"> </w:delText>
        </w:r>
        <w:r w:rsidDel="001369EF">
          <w:delText>equipment</w:delText>
        </w:r>
        <w:r w:rsidRPr="00AB5E8E" w:rsidDel="001369EF">
          <w:rPr>
            <w:spacing w:val="-13"/>
          </w:rPr>
          <w:delText xml:space="preserve"> </w:delText>
        </w:r>
        <w:r w:rsidDel="001369EF">
          <w:delText>cleaning,</w:delText>
        </w:r>
        <w:r w:rsidRPr="00AB5E8E" w:rsidDel="001369EF">
          <w:rPr>
            <w:spacing w:val="-12"/>
          </w:rPr>
          <w:delText xml:space="preserve"> </w:delText>
        </w:r>
        <w:r w:rsidDel="001369EF">
          <w:delText>by</w:delText>
        </w:r>
        <w:r w:rsidRPr="00AB5E8E" w:rsidDel="001369EF">
          <w:rPr>
            <w:spacing w:val="-12"/>
          </w:rPr>
          <w:delText xml:space="preserve"> </w:delText>
        </w:r>
        <w:r w:rsidDel="001369EF">
          <w:delText>implementing</w:delText>
        </w:r>
        <w:r w:rsidRPr="00AB5E8E" w:rsidDel="001369EF">
          <w:rPr>
            <w:spacing w:val="-12"/>
          </w:rPr>
          <w:delText xml:space="preserve"> </w:delText>
        </w:r>
        <w:r w:rsidDel="001369EF">
          <w:delText>cleaning</w:delText>
        </w:r>
        <w:r w:rsidRPr="00AB5E8E" w:rsidDel="001369EF">
          <w:rPr>
            <w:spacing w:val="-13"/>
          </w:rPr>
          <w:delText xml:space="preserve"> </w:delText>
        </w:r>
        <w:r w:rsidDel="001369EF">
          <w:delText>systems combined with low-flow nozzles</w:delText>
        </w:r>
      </w:del>
      <w:r>
        <w:t>.</w:t>
      </w:r>
      <w:ins w:id="96" w:author="Hetvi Topiwala" w:date="2026-04-15T12:54:00Z" w16du:dateUtc="2026-04-15T07:24:00Z">
        <w:r w:rsidR="001369EF">
          <w:t xml:space="preserve"> </w:t>
        </w:r>
      </w:ins>
      <w:ins w:id="97" w:author="Hetvi Topiwala" w:date="2026-04-15T12:54:00Z">
        <w:r w:rsidR="001369EF" w:rsidRPr="001369EF">
          <w:t xml:space="preserve">Reduce water consumption across </w:t>
        </w:r>
      </w:ins>
      <w:ins w:id="98" w:author="Hetvi Topiwala" w:date="2026-04-15T14:14:00Z" w16du:dateUtc="2026-04-15T08:44:00Z">
        <w:r w:rsidR="00EB1F20">
          <w:t>the facilities</w:t>
        </w:r>
      </w:ins>
      <w:ins w:id="99" w:author="Hetvi Topiwala" w:date="2026-04-15T12:54:00Z">
        <w:r w:rsidR="001369EF" w:rsidRPr="001369EF">
          <w:t xml:space="preserve"> through efficient usage practices.</w:t>
        </w:r>
      </w:ins>
    </w:p>
    <w:p w14:paraId="2E4071FE" w14:textId="3A166F52" w:rsidR="001369EF" w:rsidRDefault="001369EF" w:rsidP="00FC3387">
      <w:pPr>
        <w:pStyle w:val="ListParagraph"/>
        <w:numPr>
          <w:ilvl w:val="0"/>
          <w:numId w:val="6"/>
        </w:numPr>
        <w:tabs>
          <w:tab w:val="left" w:pos="1234"/>
        </w:tabs>
        <w:spacing w:before="14" w:line="355" w:lineRule="auto"/>
        <w:ind w:left="1159" w:right="727"/>
        <w:jc w:val="both"/>
      </w:pPr>
      <w:ins w:id="100" w:author="Hetvi Topiwala" w:date="2026-04-15T12:54:00Z">
        <w:r w:rsidRPr="001369EF">
          <w:t xml:space="preserve">Reduce water consumption intensity by </w:t>
        </w:r>
      </w:ins>
      <w:ins w:id="101" w:author="Hetvi Topiwala" w:date="2026-04-15T12:59:00Z" w16du:dateUtc="2026-04-15T07:29:00Z">
        <w:r>
          <w:t>65</w:t>
        </w:r>
      </w:ins>
      <w:ins w:id="102" w:author="Hetvi Topiwala" w:date="2026-04-15T12:54:00Z">
        <w:r w:rsidRPr="001369EF">
          <w:t xml:space="preserve">% per unit of </w:t>
        </w:r>
      </w:ins>
      <w:ins w:id="103" w:author="Hetvi Topiwala" w:date="2026-04-15T12:59:00Z" w16du:dateUtc="2026-04-15T07:29:00Z">
        <w:r>
          <w:t>revenue</w:t>
        </w:r>
      </w:ins>
      <w:ins w:id="104" w:author="Hetvi Topiwala" w:date="2026-04-15T12:54:00Z">
        <w:r w:rsidRPr="001369EF">
          <w:t xml:space="preserve"> by FY 2029–30.</w:t>
        </w:r>
      </w:ins>
    </w:p>
    <w:p w14:paraId="40353F7D" w14:textId="013E40AE" w:rsidR="00D267EF" w:rsidRDefault="00000000" w:rsidP="00FC3387">
      <w:pPr>
        <w:pStyle w:val="ListParagraph"/>
        <w:numPr>
          <w:ilvl w:val="0"/>
          <w:numId w:val="6"/>
        </w:numPr>
        <w:tabs>
          <w:tab w:val="left" w:pos="1234"/>
        </w:tabs>
        <w:spacing w:before="12" w:line="352" w:lineRule="auto"/>
        <w:ind w:left="1159" w:right="728"/>
        <w:jc w:val="both"/>
        <w:rPr>
          <w:ins w:id="105" w:author="Hetvi Topiwala" w:date="2026-04-15T14:05:00Z" w16du:dateUtc="2026-04-15T08:35:00Z"/>
        </w:rPr>
      </w:pPr>
      <w:del w:id="106" w:author="Hetvi Topiwala" w:date="2026-04-15T14:05:00Z" w16du:dateUtc="2026-04-15T08:35:00Z">
        <w:r w:rsidRPr="00AB5E8E" w:rsidDel="00EB1F20">
          <w:rPr>
            <w:b/>
          </w:rPr>
          <w:delText xml:space="preserve">To </w:delText>
        </w:r>
        <w:r w:rsidR="0033076B" w:rsidDel="00EB1F20">
          <w:rPr>
            <w:b/>
          </w:rPr>
          <w:delText>i</w:delText>
        </w:r>
        <w:r w:rsidRPr="00AB5E8E" w:rsidDel="00EB1F20">
          <w:rPr>
            <w:b/>
          </w:rPr>
          <w:delText xml:space="preserve">mplement effective closed-loop water systems </w:delText>
        </w:r>
        <w:r w:rsidDel="00EB1F20">
          <w:delText xml:space="preserve">in our processes and hence reduce water consumption by 20% till Year </w:delText>
        </w:r>
        <w:r w:rsidR="00F9034D" w:rsidDel="00EB1F20">
          <w:delText xml:space="preserve">FY </w:delText>
        </w:r>
        <w:r w:rsidDel="00EB1F20">
          <w:delText>2029-30.</w:delText>
        </w:r>
      </w:del>
      <w:ins w:id="107" w:author="Hetvi Topiwala" w:date="2026-04-15T14:05:00Z" w16du:dateUtc="2026-04-15T08:35:00Z">
        <w:r w:rsidR="00EB1F20">
          <w:t xml:space="preserve"> </w:t>
        </w:r>
      </w:ins>
      <w:ins w:id="108" w:author="Hetvi Topiwala" w:date="2026-04-15T14:05:00Z">
        <w:r w:rsidR="00EB1F20" w:rsidRPr="00EB1F20">
          <w:t xml:space="preserve">Conduct annual training for </w:t>
        </w:r>
        <w:r w:rsidR="00EB1F20" w:rsidRPr="00EB1F20">
          <w:rPr>
            <w:b/>
            <w:bCs/>
          </w:rPr>
          <w:t>100% relevant employees</w:t>
        </w:r>
        <w:r w:rsidR="00EB1F20" w:rsidRPr="00EB1F20">
          <w:t xml:space="preserve"> on water conservation</w:t>
        </w:r>
      </w:ins>
    </w:p>
    <w:p w14:paraId="27C10D9E" w14:textId="2E52D576" w:rsidR="00EB1F20" w:rsidRDefault="00EB1F20" w:rsidP="00FC3387">
      <w:pPr>
        <w:pStyle w:val="ListParagraph"/>
        <w:numPr>
          <w:ilvl w:val="0"/>
          <w:numId w:val="6"/>
        </w:numPr>
        <w:tabs>
          <w:tab w:val="left" w:pos="1234"/>
        </w:tabs>
        <w:spacing w:before="12" w:line="352" w:lineRule="auto"/>
        <w:ind w:left="1159" w:right="728"/>
        <w:jc w:val="both"/>
      </w:pPr>
      <w:ins w:id="109" w:author="Hetvi Topiwala" w:date="2026-04-15T14:07:00Z">
        <w:r w:rsidRPr="00EB1F20">
          <w:t xml:space="preserve">Reduce water losses due to leakage by </w:t>
        </w:r>
      </w:ins>
      <w:ins w:id="110" w:author="Hetvi Topiwala" w:date="2026-04-15T14:08:00Z" w16du:dateUtc="2026-04-15T08:38:00Z">
        <w:r>
          <w:t>80</w:t>
        </w:r>
      </w:ins>
      <w:ins w:id="111" w:author="Hetvi Topiwala" w:date="2026-04-15T14:07:00Z">
        <w:r w:rsidRPr="00EB1F20">
          <w:t>% by FY 2029–30 through preventive maintenance and monitoring systems.</w:t>
        </w:r>
      </w:ins>
    </w:p>
    <w:p w14:paraId="55D168BD" w14:textId="635246F8" w:rsidR="00D267EF" w:rsidRDefault="00000000" w:rsidP="00FC3387">
      <w:pPr>
        <w:pStyle w:val="ListParagraph"/>
        <w:numPr>
          <w:ilvl w:val="0"/>
          <w:numId w:val="6"/>
        </w:numPr>
        <w:tabs>
          <w:tab w:val="left" w:pos="1233"/>
        </w:tabs>
        <w:spacing w:before="14"/>
        <w:ind w:left="1159"/>
        <w:jc w:val="both"/>
      </w:pPr>
      <w:del w:id="112" w:author="Hetvi Topiwala" w:date="2026-04-15T14:10:00Z" w16du:dateUtc="2026-04-15T08:40:00Z">
        <w:r w:rsidRPr="00AB5E8E" w:rsidDel="00EB1F20">
          <w:rPr>
            <w:b/>
          </w:rPr>
          <w:delText>To</w:delText>
        </w:r>
        <w:r w:rsidRPr="00AB5E8E" w:rsidDel="00EB1F20">
          <w:rPr>
            <w:b/>
            <w:spacing w:val="-9"/>
          </w:rPr>
          <w:delText xml:space="preserve"> </w:delText>
        </w:r>
      </w:del>
      <w:del w:id="113" w:author="Hetvi Topiwala" w:date="2026-04-15T14:09:00Z" w16du:dateUtc="2026-04-15T08:39:00Z">
        <w:r w:rsidRPr="00AB5E8E" w:rsidDel="00EB1F20">
          <w:rPr>
            <w:b/>
          </w:rPr>
          <w:delText>create</w:delText>
        </w:r>
        <w:r w:rsidRPr="00AB5E8E" w:rsidDel="00EB1F20">
          <w:rPr>
            <w:b/>
            <w:spacing w:val="-10"/>
          </w:rPr>
          <w:delText xml:space="preserve"> </w:delText>
        </w:r>
      </w:del>
      <w:del w:id="114" w:author="Hetvi Topiwala" w:date="2026-04-15T14:10:00Z" w16du:dateUtc="2026-04-15T08:40:00Z">
        <w:r w:rsidRPr="00AB5E8E" w:rsidDel="00EB1F20">
          <w:rPr>
            <w:b/>
          </w:rPr>
          <w:delText>a</w:delText>
        </w:r>
        <w:r w:rsidRPr="00AB5E8E" w:rsidDel="00EB1F20">
          <w:rPr>
            <w:b/>
            <w:spacing w:val="-8"/>
          </w:rPr>
          <w:delText xml:space="preserve"> </w:delText>
        </w:r>
        <w:r w:rsidRPr="00AB5E8E" w:rsidDel="00EB1F20">
          <w:rPr>
            <w:b/>
          </w:rPr>
          <w:delText>green</w:delText>
        </w:r>
        <w:r w:rsidRPr="00AB5E8E" w:rsidDel="00EB1F20">
          <w:rPr>
            <w:b/>
            <w:spacing w:val="-8"/>
          </w:rPr>
          <w:delText xml:space="preserve"> </w:delText>
        </w:r>
        <w:r w:rsidRPr="00AB5E8E" w:rsidDel="00EB1F20">
          <w:rPr>
            <w:b/>
          </w:rPr>
          <w:delText>belt</w:delText>
        </w:r>
        <w:r w:rsidRPr="00AB5E8E" w:rsidDel="00EB1F20">
          <w:rPr>
            <w:b/>
            <w:spacing w:val="-6"/>
          </w:rPr>
          <w:delText xml:space="preserve"> </w:delText>
        </w:r>
        <w:r w:rsidDel="00EB1F20">
          <w:delText>around</w:delText>
        </w:r>
        <w:r w:rsidRPr="00AB5E8E" w:rsidDel="00EB1F20">
          <w:rPr>
            <w:spacing w:val="-8"/>
          </w:rPr>
          <w:delText xml:space="preserve"> </w:delText>
        </w:r>
        <w:r w:rsidDel="00EB1F20">
          <w:delText>the</w:delText>
        </w:r>
        <w:r w:rsidRPr="00AB5E8E" w:rsidDel="00EB1F20">
          <w:rPr>
            <w:spacing w:val="-8"/>
          </w:rPr>
          <w:delText xml:space="preserve"> </w:delText>
        </w:r>
        <w:r w:rsidDel="00EB1F20">
          <w:delText>manufacturing</w:delText>
        </w:r>
        <w:r w:rsidRPr="00AB5E8E" w:rsidDel="00EB1F20">
          <w:rPr>
            <w:spacing w:val="-8"/>
          </w:rPr>
          <w:delText xml:space="preserve"> </w:delText>
        </w:r>
        <w:r w:rsidDel="00EB1F20">
          <w:delText>area</w:delText>
        </w:r>
        <w:r w:rsidRPr="00AB5E8E" w:rsidDel="00EB1F20">
          <w:rPr>
            <w:spacing w:val="-11"/>
          </w:rPr>
          <w:delText xml:space="preserve"> </w:delText>
        </w:r>
        <w:r w:rsidRPr="00AB5E8E" w:rsidDel="00EB1F20">
          <w:rPr>
            <w:spacing w:val="-2"/>
          </w:rPr>
          <w:delText>facilities</w:delText>
        </w:r>
      </w:del>
      <w:r w:rsidRPr="00AB5E8E">
        <w:rPr>
          <w:spacing w:val="-2"/>
        </w:rPr>
        <w:t>.</w:t>
      </w:r>
      <w:ins w:id="115" w:author="Hetvi Topiwala" w:date="2026-04-15T14:10:00Z" w16du:dateUtc="2026-04-15T08:40:00Z">
        <w:r w:rsidR="00EB1F20">
          <w:rPr>
            <w:spacing w:val="-2"/>
          </w:rPr>
          <w:t xml:space="preserve"> </w:t>
        </w:r>
      </w:ins>
      <w:ins w:id="116" w:author="Hetvi Topiwala" w:date="2026-04-15T14:10:00Z">
        <w:r w:rsidR="00EB1F20" w:rsidRPr="00EB1F20">
          <w:rPr>
            <w:spacing w:val="-2"/>
          </w:rPr>
          <w:t>Strengthen awareness and responsible practices among employees and stakeholders to support biodiversity protection.</w:t>
        </w:r>
      </w:ins>
    </w:p>
    <w:p w14:paraId="5DABFBB1" w14:textId="45631120" w:rsidR="00D267EF" w:rsidRDefault="00000000" w:rsidP="00FC3387">
      <w:pPr>
        <w:pStyle w:val="ListParagraph"/>
        <w:numPr>
          <w:ilvl w:val="0"/>
          <w:numId w:val="6"/>
        </w:numPr>
        <w:tabs>
          <w:tab w:val="left" w:pos="1234"/>
        </w:tabs>
        <w:spacing w:line="355" w:lineRule="auto"/>
        <w:ind w:left="1159" w:right="725"/>
        <w:jc w:val="both"/>
        <w:rPr>
          <w:ins w:id="117" w:author="Hetvi Topiwala" w:date="2026-04-15T14:10:00Z" w16du:dateUtc="2026-04-15T08:40:00Z"/>
        </w:rPr>
      </w:pPr>
      <w:del w:id="118" w:author="Hetvi Topiwala" w:date="2026-04-15T14:11:00Z" w16du:dateUtc="2026-04-15T08:41:00Z">
        <w:r w:rsidDel="00EB1F20">
          <w:delText>To</w:delText>
        </w:r>
      </w:del>
      <w:ins w:id="119" w:author="Hetvi Topiwala" w:date="2026-04-15T14:11:00Z">
        <w:r w:rsidR="00EB1F20" w:rsidRPr="00EB1F20">
          <w:rPr>
            <w:spacing w:val="24"/>
          </w:rPr>
          <w:t xml:space="preserve">Increase green cover development by </w:t>
        </w:r>
      </w:ins>
      <w:ins w:id="120" w:author="Hetvi Topiwala" w:date="2026-04-15T14:11:00Z" w16du:dateUtc="2026-04-15T08:41:00Z">
        <w:r w:rsidR="00EB1F20">
          <w:rPr>
            <w:spacing w:val="24"/>
          </w:rPr>
          <w:t>10</w:t>
        </w:r>
      </w:ins>
      <w:ins w:id="121" w:author="Hetvi Topiwala" w:date="2026-04-15T14:11:00Z">
        <w:r w:rsidR="00EB1F20" w:rsidRPr="00EB1F20">
          <w:rPr>
            <w:spacing w:val="24"/>
          </w:rPr>
          <w:t>% within or around operational sites by FY 2029–30</w:t>
        </w:r>
      </w:ins>
      <w:ins w:id="122" w:author="Hetvi Topiwala" w:date="2026-04-15T14:12:00Z" w16du:dateUtc="2026-04-15T08:42:00Z">
        <w:r w:rsidR="00EB1F20">
          <w:rPr>
            <w:spacing w:val="24"/>
          </w:rPr>
          <w:t xml:space="preserve"> through annual reforestation programs</w:t>
        </w:r>
      </w:ins>
      <w:ins w:id="123" w:author="Hetvi Topiwala" w:date="2026-04-15T14:11:00Z">
        <w:r w:rsidR="00EB1F20" w:rsidRPr="00EB1F20">
          <w:rPr>
            <w:spacing w:val="24"/>
          </w:rPr>
          <w:t>.</w:t>
        </w:r>
      </w:ins>
      <w:del w:id="124" w:author="Hetvi Topiwala" w:date="2026-04-15T14:11:00Z" w16du:dateUtc="2026-04-15T08:41:00Z">
        <w:r w:rsidRPr="00AB5E8E" w:rsidDel="00EB1F20">
          <w:rPr>
            <w:spacing w:val="24"/>
          </w:rPr>
          <w:delText xml:space="preserve"> </w:delText>
        </w:r>
        <w:r w:rsidR="0033076B" w:rsidDel="00EB1F20">
          <w:delText>o</w:delText>
        </w:r>
        <w:r w:rsidDel="00EB1F20">
          <w:delText>rganize</w:delText>
        </w:r>
        <w:r w:rsidRPr="00AB5E8E" w:rsidDel="00EB1F20">
          <w:rPr>
            <w:spacing w:val="26"/>
          </w:rPr>
          <w:delText xml:space="preserve"> </w:delText>
        </w:r>
        <w:r w:rsidRPr="00AB5E8E" w:rsidDel="00EB1F20">
          <w:rPr>
            <w:b/>
          </w:rPr>
          <w:delText>annual</w:delText>
        </w:r>
        <w:r w:rsidRPr="00AB5E8E" w:rsidDel="00EB1F20">
          <w:rPr>
            <w:b/>
            <w:spacing w:val="25"/>
          </w:rPr>
          <w:delText xml:space="preserve"> </w:delText>
        </w:r>
        <w:r w:rsidRPr="00AB5E8E" w:rsidDel="00EB1F20">
          <w:rPr>
            <w:b/>
          </w:rPr>
          <w:delText>reforestation</w:delText>
        </w:r>
        <w:r w:rsidRPr="00AB5E8E" w:rsidDel="00EB1F20">
          <w:rPr>
            <w:b/>
            <w:spacing w:val="24"/>
          </w:rPr>
          <w:delText xml:space="preserve"> </w:delText>
        </w:r>
        <w:r w:rsidRPr="00AB5E8E" w:rsidDel="00EB1F20">
          <w:rPr>
            <w:b/>
          </w:rPr>
          <w:delText>programs</w:delText>
        </w:r>
        <w:r w:rsidRPr="00AB5E8E" w:rsidDel="00EB1F20">
          <w:rPr>
            <w:b/>
            <w:spacing w:val="27"/>
          </w:rPr>
          <w:delText xml:space="preserve"> </w:delText>
        </w:r>
        <w:r w:rsidDel="00EB1F20">
          <w:delText>to</w:delText>
        </w:r>
        <w:r w:rsidRPr="00AB5E8E" w:rsidDel="00EB1F20">
          <w:rPr>
            <w:spacing w:val="26"/>
          </w:rPr>
          <w:delText xml:space="preserve"> </w:delText>
        </w:r>
        <w:r w:rsidDel="00EB1F20">
          <w:delText>plant</w:delText>
        </w:r>
        <w:r w:rsidRPr="00AB5E8E" w:rsidDel="00EB1F20">
          <w:rPr>
            <w:spacing w:val="23"/>
          </w:rPr>
          <w:delText xml:space="preserve"> </w:delText>
        </w:r>
        <w:r w:rsidDel="00EB1F20">
          <w:delText>trees</w:delText>
        </w:r>
        <w:r w:rsidRPr="00AB5E8E" w:rsidDel="00EB1F20">
          <w:rPr>
            <w:spacing w:val="25"/>
          </w:rPr>
          <w:delText xml:space="preserve"> </w:delText>
        </w:r>
        <w:r w:rsidDel="00EB1F20">
          <w:delText>around</w:delText>
        </w:r>
        <w:r w:rsidRPr="00AB5E8E" w:rsidDel="00EB1F20">
          <w:rPr>
            <w:spacing w:val="22"/>
          </w:rPr>
          <w:delText xml:space="preserve"> </w:delText>
        </w:r>
        <w:r w:rsidDel="00EB1F20">
          <w:delText>our</w:delText>
        </w:r>
        <w:r w:rsidRPr="00AB5E8E" w:rsidDel="00EB1F20">
          <w:rPr>
            <w:spacing w:val="25"/>
          </w:rPr>
          <w:delText xml:space="preserve"> </w:delText>
        </w:r>
        <w:r w:rsidDel="00EB1F20">
          <w:delText>premises</w:delText>
        </w:r>
        <w:r w:rsidRPr="00AB5E8E" w:rsidDel="00EB1F20">
          <w:rPr>
            <w:spacing w:val="25"/>
          </w:rPr>
          <w:delText xml:space="preserve"> </w:delText>
        </w:r>
        <w:r w:rsidDel="00EB1F20">
          <w:delText>by</w:delText>
        </w:r>
        <w:r w:rsidRPr="00AB5E8E" w:rsidDel="00EB1F20">
          <w:rPr>
            <w:spacing w:val="25"/>
          </w:rPr>
          <w:delText xml:space="preserve"> </w:delText>
        </w:r>
        <w:r w:rsidR="00F9034D" w:rsidRPr="00AB5E8E" w:rsidDel="00EB1F20">
          <w:rPr>
            <w:spacing w:val="25"/>
          </w:rPr>
          <w:delText xml:space="preserve">FY </w:delText>
        </w:r>
        <w:r w:rsidDel="00EB1F20">
          <w:delText>2029-30, focusing on 10% areas with degraded land.</w:delText>
        </w:r>
      </w:del>
    </w:p>
    <w:p w14:paraId="50D00594" w14:textId="5568B1F2" w:rsidR="00EB1F20" w:rsidRDefault="00EB1F20" w:rsidP="00FC3387">
      <w:pPr>
        <w:pStyle w:val="ListParagraph"/>
        <w:numPr>
          <w:ilvl w:val="0"/>
          <w:numId w:val="6"/>
        </w:numPr>
        <w:tabs>
          <w:tab w:val="left" w:pos="1234"/>
        </w:tabs>
        <w:spacing w:line="355" w:lineRule="auto"/>
        <w:ind w:left="1159" w:right="725"/>
        <w:jc w:val="both"/>
      </w:pPr>
      <w:ins w:id="125" w:author="Hetvi Topiwala" w:date="2026-04-15T14:12:00Z">
        <w:r w:rsidRPr="00EB1F20">
          <w:t>Conduct biodiversity risk assessments for 100% of operational sites by FY 2029–30.</w:t>
        </w:r>
      </w:ins>
    </w:p>
    <w:p w14:paraId="29E397C2" w14:textId="32A70600" w:rsidR="00D267EF" w:rsidRDefault="00000000" w:rsidP="00FC3387">
      <w:pPr>
        <w:pStyle w:val="ListParagraph"/>
        <w:numPr>
          <w:ilvl w:val="0"/>
          <w:numId w:val="6"/>
        </w:numPr>
        <w:tabs>
          <w:tab w:val="left" w:pos="1234"/>
        </w:tabs>
        <w:spacing w:before="12" w:line="352" w:lineRule="auto"/>
        <w:ind w:left="1159" w:right="725"/>
        <w:jc w:val="both"/>
        <w:rPr>
          <w:ins w:id="126" w:author="Hetvi Topiwala" w:date="2026-04-15T14:16:00Z" w16du:dateUtc="2026-04-15T08:46:00Z"/>
        </w:rPr>
      </w:pPr>
      <w:r>
        <w:t>To</w:t>
      </w:r>
      <w:r w:rsidRPr="00AB5E8E">
        <w:rPr>
          <w:spacing w:val="-9"/>
        </w:rPr>
        <w:t xml:space="preserve"> </w:t>
      </w:r>
      <w:r w:rsidR="0033076B">
        <w:t>c</w:t>
      </w:r>
      <w:r>
        <w:t>ontinuously</w:t>
      </w:r>
      <w:r w:rsidRPr="00AB5E8E">
        <w:rPr>
          <w:spacing w:val="-9"/>
        </w:rPr>
        <w:t xml:space="preserve"> </w:t>
      </w:r>
      <w:r w:rsidRPr="00AB5E8E">
        <w:rPr>
          <w:b/>
        </w:rPr>
        <w:t>monitor</w:t>
      </w:r>
      <w:r w:rsidRPr="00AB5E8E">
        <w:rPr>
          <w:b/>
          <w:spacing w:val="-10"/>
        </w:rPr>
        <w:t xml:space="preserve"> </w:t>
      </w:r>
      <w:r w:rsidRPr="00AB5E8E">
        <w:rPr>
          <w:b/>
        </w:rPr>
        <w:t>the</w:t>
      </w:r>
      <w:r w:rsidRPr="00AB5E8E">
        <w:rPr>
          <w:b/>
          <w:spacing w:val="-9"/>
        </w:rPr>
        <w:t xml:space="preserve"> </w:t>
      </w:r>
      <w:r w:rsidRPr="00AB5E8E">
        <w:rPr>
          <w:b/>
        </w:rPr>
        <w:t>efficiency</w:t>
      </w:r>
      <w:r w:rsidRPr="00AB5E8E">
        <w:rPr>
          <w:b/>
          <w:spacing w:val="-8"/>
        </w:rPr>
        <w:t xml:space="preserve"> </w:t>
      </w:r>
      <w:r w:rsidRPr="00AB5E8E">
        <w:rPr>
          <w:b/>
        </w:rPr>
        <w:t>of</w:t>
      </w:r>
      <w:r w:rsidRPr="00AB5E8E">
        <w:rPr>
          <w:b/>
          <w:spacing w:val="-10"/>
        </w:rPr>
        <w:t xml:space="preserve"> </w:t>
      </w:r>
      <w:r w:rsidRPr="00AB5E8E">
        <w:rPr>
          <w:b/>
        </w:rPr>
        <w:t>emission-reduction</w:t>
      </w:r>
      <w:r w:rsidRPr="00AB5E8E">
        <w:rPr>
          <w:b/>
          <w:spacing w:val="-9"/>
        </w:rPr>
        <w:t xml:space="preserve"> </w:t>
      </w:r>
      <w:r w:rsidRPr="00AB5E8E">
        <w:rPr>
          <w:b/>
        </w:rPr>
        <w:t>systems</w:t>
      </w:r>
      <w:r w:rsidRPr="00AB5E8E">
        <w:rPr>
          <w:b/>
          <w:spacing w:val="-10"/>
        </w:rPr>
        <w:t xml:space="preserve"> </w:t>
      </w:r>
      <w:r>
        <w:t>to</w:t>
      </w:r>
      <w:r w:rsidRPr="00AB5E8E">
        <w:rPr>
          <w:spacing w:val="-10"/>
        </w:rPr>
        <w:t xml:space="preserve"> </w:t>
      </w:r>
      <w:r>
        <w:t>minimize</w:t>
      </w:r>
      <w:r w:rsidRPr="00AB5E8E">
        <w:rPr>
          <w:spacing w:val="-8"/>
        </w:rPr>
        <w:t xml:space="preserve"> </w:t>
      </w:r>
      <w:r>
        <w:t>air</w:t>
      </w:r>
      <w:r w:rsidRPr="00AB5E8E">
        <w:rPr>
          <w:spacing w:val="-9"/>
        </w:rPr>
        <w:t xml:space="preserve"> </w:t>
      </w:r>
      <w:r>
        <w:t xml:space="preserve">pollution </w:t>
      </w:r>
      <w:r>
        <w:lastRenderedPageBreak/>
        <w:t>from the manufacturing process.</w:t>
      </w:r>
    </w:p>
    <w:p w14:paraId="05CFBA18" w14:textId="31F2AEE0" w:rsidR="005919B5" w:rsidRDefault="005919B5" w:rsidP="00FC3387">
      <w:pPr>
        <w:pStyle w:val="ListParagraph"/>
        <w:numPr>
          <w:ilvl w:val="0"/>
          <w:numId w:val="6"/>
        </w:numPr>
        <w:tabs>
          <w:tab w:val="left" w:pos="1234"/>
        </w:tabs>
        <w:spacing w:before="12" w:line="352" w:lineRule="auto"/>
        <w:ind w:left="1159" w:right="725"/>
        <w:jc w:val="both"/>
        <w:rPr>
          <w:ins w:id="127" w:author="Hetvi Topiwala" w:date="2026-04-15T14:18:00Z" w16du:dateUtc="2026-04-15T08:48:00Z"/>
        </w:rPr>
      </w:pPr>
      <w:ins w:id="128" w:author="Hetvi Topiwala" w:date="2026-04-15T14:18:00Z">
        <w:r w:rsidRPr="005919B5">
          <w:t>Implement noise control measures (acoustic enclosures, insulation, barriers) for 100% of identified high-noise equipment by FY 2029–30.</w:t>
        </w:r>
      </w:ins>
    </w:p>
    <w:p w14:paraId="00C2D8B0" w14:textId="492A4F58" w:rsidR="005919B5" w:rsidRDefault="005919B5" w:rsidP="00FC3387">
      <w:pPr>
        <w:pStyle w:val="ListParagraph"/>
        <w:numPr>
          <w:ilvl w:val="0"/>
          <w:numId w:val="6"/>
        </w:numPr>
        <w:tabs>
          <w:tab w:val="left" w:pos="1234"/>
        </w:tabs>
        <w:spacing w:before="12" w:line="352" w:lineRule="auto"/>
        <w:ind w:left="1159" w:right="725"/>
        <w:jc w:val="both"/>
      </w:pPr>
      <w:ins w:id="129" w:author="Hetvi Topiwala" w:date="2026-04-15T14:18:00Z">
        <w:r w:rsidRPr="005919B5">
          <w:t xml:space="preserve">Achieve </w:t>
        </w:r>
      </w:ins>
      <w:ins w:id="130" w:author="Hetvi Topiwala" w:date="2026-04-15T14:18:00Z" w16du:dateUtc="2026-04-15T08:48:00Z">
        <w:r>
          <w:t>95</w:t>
        </w:r>
      </w:ins>
      <w:ins w:id="131" w:author="Hetvi Topiwala" w:date="2026-04-15T14:18:00Z">
        <w:r w:rsidRPr="005919B5">
          <w:t>% operational efficiency monitoring of air pollution control equipment (APCE) across all facilities by FY 2029–30.</w:t>
        </w:r>
      </w:ins>
    </w:p>
    <w:p w14:paraId="1B41BAE1" w14:textId="0E14D86C" w:rsidR="00D267EF" w:rsidRPr="005919B5" w:rsidRDefault="00000000" w:rsidP="00FC3387">
      <w:pPr>
        <w:pStyle w:val="ListParagraph"/>
        <w:numPr>
          <w:ilvl w:val="0"/>
          <w:numId w:val="6"/>
        </w:numPr>
        <w:tabs>
          <w:tab w:val="left" w:pos="1233"/>
        </w:tabs>
        <w:spacing w:before="14"/>
        <w:ind w:left="1159"/>
        <w:jc w:val="both"/>
      </w:pPr>
      <w:r>
        <w:t>To</w:t>
      </w:r>
      <w:r w:rsidRPr="00AB5E8E">
        <w:rPr>
          <w:spacing w:val="-9"/>
        </w:rPr>
        <w:t xml:space="preserve"> </w:t>
      </w:r>
      <w:r w:rsidR="0033076B">
        <w:rPr>
          <w:b/>
        </w:rPr>
        <w:t>r</w:t>
      </w:r>
      <w:r w:rsidRPr="00AB5E8E">
        <w:rPr>
          <w:b/>
        </w:rPr>
        <w:t>educe</w:t>
      </w:r>
      <w:r w:rsidRPr="00AB5E8E">
        <w:rPr>
          <w:b/>
          <w:spacing w:val="-9"/>
        </w:rPr>
        <w:t xml:space="preserve"> </w:t>
      </w:r>
      <w:r w:rsidRPr="00AB5E8E">
        <w:rPr>
          <w:b/>
        </w:rPr>
        <w:t>air</w:t>
      </w:r>
      <w:r w:rsidRPr="00AB5E8E">
        <w:rPr>
          <w:b/>
          <w:spacing w:val="-8"/>
        </w:rPr>
        <w:t xml:space="preserve"> </w:t>
      </w:r>
      <w:r w:rsidRPr="00AB5E8E">
        <w:rPr>
          <w:b/>
        </w:rPr>
        <w:t>emissions</w:t>
      </w:r>
      <w:r w:rsidR="0033076B">
        <w:rPr>
          <w:b/>
        </w:rPr>
        <w:t xml:space="preserve"> </w:t>
      </w:r>
      <w:ins w:id="132" w:author="Hetvi Topiwala" w:date="2026-04-10T14:40:00Z" w16du:dateUtc="2026-04-10T09:10:00Z">
        <w:r w:rsidR="0033076B" w:rsidRPr="0033076B">
          <w:rPr>
            <w:bCs/>
          </w:rPr>
          <w:t>(</w:t>
        </w:r>
      </w:ins>
      <w:ins w:id="133" w:author="Hetvi Topiwala" w:date="2026-04-10T14:40:00Z">
        <w:r w:rsidR="0033076B" w:rsidRPr="0033076B">
          <w:rPr>
            <w:bCs/>
          </w:rPr>
          <w:t xml:space="preserve">including NOx, </w:t>
        </w:r>
        <w:proofErr w:type="spellStart"/>
        <w:r w:rsidR="0033076B" w:rsidRPr="0033076B">
          <w:rPr>
            <w:bCs/>
          </w:rPr>
          <w:t>SOx</w:t>
        </w:r>
        <w:proofErr w:type="spellEnd"/>
        <w:r w:rsidR="0033076B" w:rsidRPr="0033076B">
          <w:rPr>
            <w:bCs/>
          </w:rPr>
          <w:t>, and particulate matter)</w:t>
        </w:r>
      </w:ins>
      <w:r w:rsidRPr="00AB5E8E">
        <w:rPr>
          <w:b/>
          <w:spacing w:val="-9"/>
        </w:rPr>
        <w:t xml:space="preserve"> </w:t>
      </w:r>
      <w:r w:rsidRPr="00AB5E8E">
        <w:rPr>
          <w:b/>
        </w:rPr>
        <w:t>in</w:t>
      </w:r>
      <w:r w:rsidRPr="00AB5E8E">
        <w:rPr>
          <w:b/>
          <w:spacing w:val="-10"/>
        </w:rPr>
        <w:t xml:space="preserve"> </w:t>
      </w:r>
      <w:r w:rsidRPr="00AB5E8E">
        <w:rPr>
          <w:b/>
        </w:rPr>
        <w:t>overall</w:t>
      </w:r>
      <w:r w:rsidRPr="00AB5E8E">
        <w:rPr>
          <w:b/>
          <w:spacing w:val="-10"/>
        </w:rPr>
        <w:t xml:space="preserve"> </w:t>
      </w:r>
      <w:r w:rsidRPr="00AB5E8E">
        <w:rPr>
          <w:b/>
        </w:rPr>
        <w:t>manufacturing</w:t>
      </w:r>
      <w:r w:rsidRPr="00AB5E8E">
        <w:rPr>
          <w:b/>
          <w:spacing w:val="-8"/>
        </w:rPr>
        <w:t xml:space="preserve"> </w:t>
      </w:r>
      <w:r w:rsidRPr="00AB5E8E">
        <w:rPr>
          <w:b/>
        </w:rPr>
        <w:t>process</w:t>
      </w:r>
      <w:r w:rsidRPr="00AB5E8E">
        <w:rPr>
          <w:b/>
          <w:spacing w:val="-3"/>
        </w:rPr>
        <w:t xml:space="preserve"> </w:t>
      </w:r>
      <w:r>
        <w:t>by</w:t>
      </w:r>
      <w:r w:rsidRPr="00AB5E8E">
        <w:rPr>
          <w:spacing w:val="-10"/>
        </w:rPr>
        <w:t xml:space="preserve"> </w:t>
      </w:r>
      <w:r>
        <w:t>15%</w:t>
      </w:r>
      <w:r w:rsidRPr="00AB5E8E">
        <w:rPr>
          <w:spacing w:val="-9"/>
        </w:rPr>
        <w:t xml:space="preserve"> </w:t>
      </w:r>
      <w:r>
        <w:t>by</w:t>
      </w:r>
      <w:r w:rsidRPr="00AB5E8E">
        <w:rPr>
          <w:spacing w:val="-9"/>
        </w:rPr>
        <w:t xml:space="preserve"> </w:t>
      </w:r>
      <w:r w:rsidR="00F9034D" w:rsidRPr="00AB5E8E">
        <w:rPr>
          <w:spacing w:val="-9"/>
        </w:rPr>
        <w:t xml:space="preserve">FY </w:t>
      </w:r>
      <w:r>
        <w:t>2029-</w:t>
      </w:r>
      <w:r w:rsidRPr="00AB5E8E">
        <w:rPr>
          <w:spacing w:val="-5"/>
        </w:rPr>
        <w:t>30.</w:t>
      </w:r>
    </w:p>
    <w:p w14:paraId="4F662831" w14:textId="6B47EC73" w:rsidR="005919B5" w:rsidRDefault="005919B5" w:rsidP="005919B5">
      <w:pPr>
        <w:pStyle w:val="ListParagraph"/>
        <w:numPr>
          <w:ilvl w:val="0"/>
          <w:numId w:val="6"/>
        </w:numPr>
        <w:tabs>
          <w:tab w:val="left" w:pos="1234"/>
        </w:tabs>
        <w:spacing w:before="9" w:line="355" w:lineRule="auto"/>
        <w:ind w:left="1159" w:right="729"/>
        <w:jc w:val="both"/>
        <w:rPr>
          <w:ins w:id="134" w:author="Hetvi Topiwala" w:date="2026-04-15T14:28:00Z" w16du:dateUtc="2026-04-15T08:58:00Z"/>
        </w:rPr>
      </w:pPr>
      <w:r>
        <w:t>To</w:t>
      </w:r>
      <w:r w:rsidRPr="00AB5E8E">
        <w:rPr>
          <w:spacing w:val="40"/>
        </w:rPr>
        <w:t xml:space="preserve"> </w:t>
      </w:r>
      <w:r>
        <w:t>adopt</w:t>
      </w:r>
      <w:r w:rsidRPr="00AB5E8E">
        <w:rPr>
          <w:spacing w:val="40"/>
        </w:rPr>
        <w:t xml:space="preserve"> </w:t>
      </w:r>
      <w:r>
        <w:t>software</w:t>
      </w:r>
      <w:r w:rsidRPr="00AB5E8E">
        <w:rPr>
          <w:spacing w:val="40"/>
        </w:rPr>
        <w:t xml:space="preserve"> </w:t>
      </w:r>
      <w:r>
        <w:t>solutions</w:t>
      </w:r>
      <w:r w:rsidRPr="00AB5E8E">
        <w:rPr>
          <w:spacing w:val="40"/>
        </w:rPr>
        <w:t xml:space="preserve"> </w:t>
      </w:r>
      <w:r>
        <w:t>for</w:t>
      </w:r>
      <w:r w:rsidRPr="00AB5E8E">
        <w:rPr>
          <w:spacing w:val="40"/>
        </w:rPr>
        <w:t xml:space="preserve"> </w:t>
      </w:r>
      <w:r w:rsidRPr="00AB5E8E">
        <w:rPr>
          <w:b/>
        </w:rPr>
        <w:t>tracking</w:t>
      </w:r>
      <w:r w:rsidRPr="00AB5E8E">
        <w:rPr>
          <w:b/>
          <w:spacing w:val="40"/>
        </w:rPr>
        <w:t xml:space="preserve"> </w:t>
      </w:r>
      <w:r w:rsidRPr="00AB5E8E">
        <w:rPr>
          <w:b/>
        </w:rPr>
        <w:t>raw</w:t>
      </w:r>
      <w:r w:rsidRPr="00AB5E8E">
        <w:rPr>
          <w:b/>
          <w:spacing w:val="40"/>
        </w:rPr>
        <w:t xml:space="preserve"> </w:t>
      </w:r>
      <w:r w:rsidRPr="00AB5E8E">
        <w:rPr>
          <w:b/>
        </w:rPr>
        <w:t>material</w:t>
      </w:r>
      <w:r w:rsidRPr="00AB5E8E">
        <w:rPr>
          <w:b/>
          <w:spacing w:val="40"/>
        </w:rPr>
        <w:t xml:space="preserve"> </w:t>
      </w:r>
      <w:r w:rsidRPr="00AB5E8E">
        <w:rPr>
          <w:b/>
        </w:rPr>
        <w:t>usage</w:t>
      </w:r>
      <w:r>
        <w:t>,</w:t>
      </w:r>
      <w:r w:rsidRPr="00AB5E8E">
        <w:rPr>
          <w:spacing w:val="40"/>
        </w:rPr>
        <w:t xml:space="preserve"> </w:t>
      </w:r>
      <w:r>
        <w:t>ensuring</w:t>
      </w:r>
      <w:r w:rsidRPr="00AB5E8E">
        <w:rPr>
          <w:spacing w:val="40"/>
        </w:rPr>
        <w:t xml:space="preserve"> </w:t>
      </w:r>
      <w:r>
        <w:t>compliance</w:t>
      </w:r>
      <w:r w:rsidRPr="00AB5E8E">
        <w:rPr>
          <w:spacing w:val="40"/>
        </w:rPr>
        <w:t xml:space="preserve"> </w:t>
      </w:r>
      <w:r>
        <w:t>and</w:t>
      </w:r>
      <w:r w:rsidRPr="00AB5E8E">
        <w:rPr>
          <w:spacing w:val="80"/>
          <w:w w:val="150"/>
        </w:rPr>
        <w:t xml:space="preserve"> </w:t>
      </w:r>
      <w:r>
        <w:t>minimizing waste.</w:t>
      </w:r>
    </w:p>
    <w:p w14:paraId="6865D2C5" w14:textId="08DBB3AE" w:rsidR="008F4584" w:rsidRDefault="008F4584" w:rsidP="005919B5">
      <w:pPr>
        <w:pStyle w:val="ListParagraph"/>
        <w:numPr>
          <w:ilvl w:val="0"/>
          <w:numId w:val="6"/>
        </w:numPr>
        <w:tabs>
          <w:tab w:val="left" w:pos="1234"/>
        </w:tabs>
        <w:spacing w:before="9" w:line="355" w:lineRule="auto"/>
        <w:ind w:left="1159" w:right="729"/>
        <w:jc w:val="both"/>
      </w:pPr>
      <w:ins w:id="135" w:author="Hetvi Topiwala" w:date="2026-04-15T14:28:00Z">
        <w:r w:rsidRPr="008F4584">
          <w:t>Strengthen employee awareness through structured training on waste segregation, reduction, recycling, and sustainable material management to promote efficient resource use and minimize environmental impact.</w:t>
        </w:r>
      </w:ins>
    </w:p>
    <w:p w14:paraId="43AB1591" w14:textId="45E6808A" w:rsidR="00D267EF" w:rsidRDefault="00000000" w:rsidP="00FC3387">
      <w:pPr>
        <w:pStyle w:val="ListParagraph"/>
        <w:numPr>
          <w:ilvl w:val="0"/>
          <w:numId w:val="6"/>
        </w:numPr>
        <w:tabs>
          <w:tab w:val="left" w:pos="1234"/>
        </w:tabs>
        <w:spacing w:line="355" w:lineRule="auto"/>
        <w:ind w:left="1159" w:right="727"/>
        <w:jc w:val="both"/>
      </w:pPr>
      <w:r>
        <w:t>To</w:t>
      </w:r>
      <w:r w:rsidRPr="00AB5E8E">
        <w:rPr>
          <w:spacing w:val="80"/>
        </w:rPr>
        <w:t xml:space="preserve"> </w:t>
      </w:r>
      <w:r w:rsidRPr="00AB5E8E">
        <w:rPr>
          <w:b/>
        </w:rPr>
        <w:t>minimize</w:t>
      </w:r>
      <w:r w:rsidRPr="00AB5E8E">
        <w:rPr>
          <w:b/>
          <w:spacing w:val="80"/>
        </w:rPr>
        <w:t xml:space="preserve"> </w:t>
      </w:r>
      <w:r w:rsidRPr="00AB5E8E">
        <w:rPr>
          <w:b/>
        </w:rPr>
        <w:t>waste</w:t>
      </w:r>
      <w:r w:rsidRPr="00AB5E8E">
        <w:rPr>
          <w:b/>
          <w:spacing w:val="80"/>
        </w:rPr>
        <w:t xml:space="preserve"> </w:t>
      </w:r>
      <w:r w:rsidRPr="00AB5E8E">
        <w:rPr>
          <w:b/>
        </w:rPr>
        <w:t>generation</w:t>
      </w:r>
      <w:r w:rsidRPr="00AB5E8E">
        <w:rPr>
          <w:b/>
          <w:spacing w:val="80"/>
        </w:rPr>
        <w:t xml:space="preserve"> </w:t>
      </w:r>
      <w:r>
        <w:t>by</w:t>
      </w:r>
      <w:r w:rsidRPr="00AB5E8E">
        <w:rPr>
          <w:spacing w:val="80"/>
        </w:rPr>
        <w:t xml:space="preserve"> </w:t>
      </w:r>
      <w:r>
        <w:t>20%</w:t>
      </w:r>
      <w:r w:rsidRPr="00AB5E8E">
        <w:rPr>
          <w:spacing w:val="80"/>
        </w:rPr>
        <w:t xml:space="preserve"> </w:t>
      </w:r>
      <w:r>
        <w:t>by</w:t>
      </w:r>
      <w:r w:rsidRPr="00AB5E8E">
        <w:rPr>
          <w:spacing w:val="80"/>
        </w:rPr>
        <w:t xml:space="preserve"> </w:t>
      </w:r>
      <w:r w:rsidR="0044023F" w:rsidRPr="00AB5E8E">
        <w:rPr>
          <w:spacing w:val="-9"/>
        </w:rPr>
        <w:t xml:space="preserve">FY </w:t>
      </w:r>
      <w:r w:rsidR="0044023F">
        <w:rPr>
          <w:spacing w:val="-9"/>
        </w:rPr>
        <w:t xml:space="preserve"> </w:t>
      </w:r>
      <w:r>
        <w:t>2029-30,</w:t>
      </w:r>
      <w:r w:rsidRPr="00AB5E8E">
        <w:rPr>
          <w:spacing w:val="80"/>
        </w:rPr>
        <w:t xml:space="preserve"> </w:t>
      </w:r>
      <w:r>
        <w:t>through</w:t>
      </w:r>
      <w:r w:rsidRPr="00AB5E8E">
        <w:rPr>
          <w:spacing w:val="80"/>
        </w:rPr>
        <w:t xml:space="preserve"> </w:t>
      </w:r>
      <w:r>
        <w:t>implementation</w:t>
      </w:r>
      <w:r w:rsidRPr="00AB5E8E">
        <w:rPr>
          <w:spacing w:val="80"/>
        </w:rPr>
        <w:t xml:space="preserve"> </w:t>
      </w:r>
      <w:r>
        <w:t>of</w:t>
      </w:r>
      <w:r w:rsidRPr="00AB5E8E">
        <w:rPr>
          <w:spacing w:val="80"/>
        </w:rPr>
        <w:t xml:space="preserve"> </w:t>
      </w:r>
      <w:r>
        <w:t>lean manufacturing principles to eliminate inefficiencies.</w:t>
      </w:r>
    </w:p>
    <w:p w14:paraId="0DF6E47B" w14:textId="368DA37E" w:rsidR="005919B5" w:rsidRDefault="005919B5" w:rsidP="00FC3387">
      <w:pPr>
        <w:pStyle w:val="ListParagraph"/>
        <w:numPr>
          <w:ilvl w:val="0"/>
          <w:numId w:val="6"/>
        </w:numPr>
        <w:tabs>
          <w:tab w:val="left" w:pos="1234"/>
        </w:tabs>
        <w:spacing w:line="355" w:lineRule="auto"/>
        <w:ind w:left="1159" w:right="727"/>
        <w:jc w:val="both"/>
        <w:rPr>
          <w:ins w:id="136" w:author="Hetvi Topiwala" w:date="2026-04-15T14:25:00Z" w16du:dateUtc="2026-04-15T08:55:00Z"/>
        </w:rPr>
      </w:pPr>
      <w:ins w:id="137" w:author="Hetvi Topiwala" w:date="2026-04-15T14:24:00Z">
        <w:r w:rsidRPr="005919B5">
          <w:t>Ensure 100% waste segregation at source across all operational facilities</w:t>
        </w:r>
      </w:ins>
      <w:ins w:id="138" w:author="Hetvi Topiwala" w:date="2026-04-15T14:25:00Z" w16du:dateUtc="2026-04-15T08:55:00Z">
        <w:r>
          <w:t>.</w:t>
        </w:r>
      </w:ins>
    </w:p>
    <w:p w14:paraId="2E660716" w14:textId="37B51590" w:rsidR="008F4584" w:rsidRDefault="008F4584" w:rsidP="00FC3387">
      <w:pPr>
        <w:pStyle w:val="ListParagraph"/>
        <w:numPr>
          <w:ilvl w:val="0"/>
          <w:numId w:val="6"/>
        </w:numPr>
        <w:tabs>
          <w:tab w:val="left" w:pos="1234"/>
        </w:tabs>
        <w:spacing w:line="355" w:lineRule="auto"/>
        <w:ind w:left="1159" w:right="727"/>
        <w:jc w:val="both"/>
      </w:pPr>
      <w:ins w:id="139" w:author="Hetvi Topiwala" w:date="2026-04-15T14:25:00Z">
        <w:r w:rsidRPr="008F4584">
          <w:t xml:space="preserve">Achieve </w:t>
        </w:r>
      </w:ins>
      <w:ins w:id="140" w:author="Hetvi Topiwala" w:date="2026-04-15T14:25:00Z" w16du:dateUtc="2026-04-15T08:55:00Z">
        <w:r>
          <w:t>20</w:t>
        </w:r>
      </w:ins>
      <w:ins w:id="141" w:author="Hetvi Topiwala" w:date="2026-04-15T14:25:00Z">
        <w:r w:rsidRPr="008F4584">
          <w:t>% waste reuse rate of total waste generated by FY 2029–30.</w:t>
        </w:r>
      </w:ins>
    </w:p>
    <w:p w14:paraId="1D938A29" w14:textId="39ED288B" w:rsidR="007608E8" w:rsidRDefault="007608E8" w:rsidP="00FC3387">
      <w:pPr>
        <w:pStyle w:val="ListParagraph"/>
        <w:numPr>
          <w:ilvl w:val="0"/>
          <w:numId w:val="6"/>
        </w:numPr>
        <w:tabs>
          <w:tab w:val="left" w:pos="1234"/>
        </w:tabs>
        <w:spacing w:before="9" w:line="355" w:lineRule="auto"/>
        <w:ind w:left="1159" w:right="729"/>
        <w:jc w:val="both"/>
      </w:pPr>
      <w:ins w:id="142" w:author="Hetvi Topiwala" w:date="2026-04-10T14:44:00Z">
        <w:r w:rsidRPr="007608E8">
          <w:t>To reduce raw material usage (kg/MW of PV modules and components) by 10% by FY 2029–30 through process optimization and material efficiency improvements.</w:t>
        </w:r>
      </w:ins>
    </w:p>
    <w:p w14:paraId="32746686" w14:textId="20AF3D5D" w:rsidR="00D267EF" w:rsidRDefault="00000000" w:rsidP="00FC3387">
      <w:pPr>
        <w:pStyle w:val="ListParagraph"/>
        <w:numPr>
          <w:ilvl w:val="0"/>
          <w:numId w:val="6"/>
        </w:numPr>
        <w:tabs>
          <w:tab w:val="left" w:pos="1234"/>
        </w:tabs>
        <w:spacing w:before="12" w:line="355" w:lineRule="auto"/>
        <w:ind w:left="1159" w:right="727"/>
        <w:jc w:val="both"/>
      </w:pPr>
      <w:r>
        <w:t>To</w:t>
      </w:r>
      <w:r w:rsidRPr="00AB5E8E">
        <w:rPr>
          <w:spacing w:val="75"/>
        </w:rPr>
        <w:t xml:space="preserve"> </w:t>
      </w:r>
      <w:r w:rsidR="007608E8">
        <w:rPr>
          <w:b/>
        </w:rPr>
        <w:t>e</w:t>
      </w:r>
      <w:r w:rsidRPr="00AB5E8E">
        <w:rPr>
          <w:b/>
        </w:rPr>
        <w:t>nhance</w:t>
      </w:r>
      <w:r w:rsidRPr="00AB5E8E">
        <w:rPr>
          <w:b/>
          <w:spacing w:val="75"/>
        </w:rPr>
        <w:t xml:space="preserve"> </w:t>
      </w:r>
      <w:r w:rsidRPr="00AB5E8E">
        <w:rPr>
          <w:b/>
        </w:rPr>
        <w:t>the</w:t>
      </w:r>
      <w:r w:rsidRPr="00AB5E8E">
        <w:rPr>
          <w:b/>
          <w:spacing w:val="75"/>
        </w:rPr>
        <w:t xml:space="preserve"> </w:t>
      </w:r>
      <w:r w:rsidRPr="00AB5E8E">
        <w:rPr>
          <w:b/>
        </w:rPr>
        <w:t>energy</w:t>
      </w:r>
      <w:r w:rsidRPr="00AB5E8E">
        <w:rPr>
          <w:b/>
          <w:spacing w:val="74"/>
        </w:rPr>
        <w:t xml:space="preserve"> </w:t>
      </w:r>
      <w:r w:rsidRPr="00AB5E8E">
        <w:rPr>
          <w:b/>
        </w:rPr>
        <w:t>efficiency</w:t>
      </w:r>
      <w:r w:rsidRPr="00AB5E8E">
        <w:rPr>
          <w:b/>
          <w:spacing w:val="77"/>
        </w:rPr>
        <w:t xml:space="preserve"> </w:t>
      </w:r>
      <w:r w:rsidRPr="00AB5E8E">
        <w:rPr>
          <w:b/>
        </w:rPr>
        <w:t>of</w:t>
      </w:r>
      <w:r w:rsidRPr="00AB5E8E">
        <w:rPr>
          <w:b/>
          <w:spacing w:val="76"/>
        </w:rPr>
        <w:t xml:space="preserve"> </w:t>
      </w:r>
      <w:r w:rsidRPr="00AB5E8E">
        <w:rPr>
          <w:b/>
        </w:rPr>
        <w:t>PV</w:t>
      </w:r>
      <w:r w:rsidRPr="00AB5E8E">
        <w:rPr>
          <w:b/>
          <w:spacing w:val="73"/>
        </w:rPr>
        <w:t xml:space="preserve"> </w:t>
      </w:r>
      <w:r w:rsidRPr="00AB5E8E">
        <w:rPr>
          <w:b/>
        </w:rPr>
        <w:t>modules</w:t>
      </w:r>
      <w:r>
        <w:t>,</w:t>
      </w:r>
      <w:r w:rsidRPr="00AB5E8E">
        <w:rPr>
          <w:spacing w:val="76"/>
        </w:rPr>
        <w:t xml:space="preserve"> </w:t>
      </w:r>
      <w:r>
        <w:t>ensuring</w:t>
      </w:r>
      <w:r w:rsidRPr="00AB5E8E">
        <w:rPr>
          <w:spacing w:val="75"/>
        </w:rPr>
        <w:t xml:space="preserve"> </w:t>
      </w:r>
      <w:r>
        <w:t>that</w:t>
      </w:r>
      <w:r w:rsidRPr="00AB5E8E">
        <w:rPr>
          <w:spacing w:val="74"/>
        </w:rPr>
        <w:t xml:space="preserve"> </w:t>
      </w:r>
      <w:r>
        <w:t>they</w:t>
      </w:r>
      <w:r w:rsidRPr="00AB5E8E">
        <w:rPr>
          <w:spacing w:val="77"/>
        </w:rPr>
        <w:t xml:space="preserve"> </w:t>
      </w:r>
      <w:r>
        <w:t>provide</w:t>
      </w:r>
      <w:r w:rsidRPr="00AB5E8E">
        <w:rPr>
          <w:spacing w:val="74"/>
        </w:rPr>
        <w:t xml:space="preserve"> </w:t>
      </w:r>
      <w:r>
        <w:t>optimal performance and energy output over their entire lifecycle.</w:t>
      </w:r>
    </w:p>
    <w:p w14:paraId="368DF793" w14:textId="0CB62D06" w:rsidR="00D267EF" w:rsidRDefault="00000000" w:rsidP="00FC3387">
      <w:pPr>
        <w:pStyle w:val="ListParagraph"/>
        <w:numPr>
          <w:ilvl w:val="0"/>
          <w:numId w:val="6"/>
        </w:numPr>
        <w:tabs>
          <w:tab w:val="left" w:pos="1234"/>
        </w:tabs>
        <w:spacing w:before="11" w:line="352" w:lineRule="auto"/>
        <w:ind w:left="1159" w:right="730"/>
        <w:jc w:val="both"/>
        <w:rPr>
          <w:ins w:id="143" w:author="Hetvi Topiwala" w:date="2026-04-15T14:29:00Z" w16du:dateUtc="2026-04-15T08:59:00Z"/>
        </w:rPr>
      </w:pPr>
      <w:r>
        <w:t xml:space="preserve">To </w:t>
      </w:r>
      <w:r w:rsidR="007608E8">
        <w:rPr>
          <w:b/>
        </w:rPr>
        <w:t>e</w:t>
      </w:r>
      <w:r w:rsidRPr="00AB5E8E">
        <w:rPr>
          <w:b/>
        </w:rPr>
        <w:t xml:space="preserve">xtend the average lifespan of PV modules </w:t>
      </w:r>
      <w:r>
        <w:t>by 15% by</w:t>
      </w:r>
      <w:r w:rsidR="00F9034D">
        <w:t xml:space="preserve"> FY</w:t>
      </w:r>
      <w:r>
        <w:t xml:space="preserve"> 2029-30 through the integration of advanced materials and improved durability testing.</w:t>
      </w:r>
    </w:p>
    <w:p w14:paraId="2B065588" w14:textId="0C153D38" w:rsidR="008F4584" w:rsidRDefault="008F4584" w:rsidP="00FC3387">
      <w:pPr>
        <w:pStyle w:val="ListParagraph"/>
        <w:numPr>
          <w:ilvl w:val="0"/>
          <w:numId w:val="6"/>
        </w:numPr>
        <w:tabs>
          <w:tab w:val="left" w:pos="1234"/>
        </w:tabs>
        <w:spacing w:before="11" w:line="352" w:lineRule="auto"/>
        <w:ind w:left="1159" w:right="730"/>
        <w:jc w:val="both"/>
      </w:pPr>
      <w:ins w:id="144" w:author="Hetvi Topiwala" w:date="2026-04-15T14:34:00Z">
        <w:r w:rsidRPr="008F4584">
          <w:t xml:space="preserve">Reduce lifecycle environmental impact (e.g., carbon footprint per unit of product output) by </w:t>
        </w:r>
      </w:ins>
      <w:ins w:id="145" w:author="Hetvi Topiwala" w:date="2026-04-15T14:34:00Z" w16du:dateUtc="2026-04-15T09:04:00Z">
        <w:r>
          <w:t>10</w:t>
        </w:r>
      </w:ins>
      <w:ins w:id="146" w:author="Hetvi Topiwala" w:date="2026-04-15T14:34:00Z">
        <w:r w:rsidRPr="008F4584">
          <w:t>% by FY 2029–30 through product improvements and innovation.</w:t>
        </w:r>
      </w:ins>
    </w:p>
    <w:p w14:paraId="7F5F9485" w14:textId="49596A8E" w:rsidR="00D267EF" w:rsidDel="007608E8" w:rsidRDefault="00000000" w:rsidP="00FC3387">
      <w:pPr>
        <w:pStyle w:val="ListParagraph"/>
        <w:numPr>
          <w:ilvl w:val="0"/>
          <w:numId w:val="6"/>
        </w:numPr>
        <w:tabs>
          <w:tab w:val="left" w:pos="1234"/>
        </w:tabs>
        <w:spacing w:before="14" w:line="355" w:lineRule="auto"/>
        <w:ind w:left="1159" w:right="727"/>
        <w:jc w:val="both"/>
        <w:rPr>
          <w:del w:id="147" w:author="Hetvi Topiwala" w:date="2026-04-10T14:48:00Z" w16du:dateUtc="2026-04-10T09:18:00Z"/>
        </w:rPr>
      </w:pPr>
      <w:del w:id="148" w:author="Hetvi Topiwala" w:date="2026-04-10T14:48:00Z" w16du:dateUtc="2026-04-10T09:18:00Z">
        <w:r w:rsidDel="007608E8">
          <w:delText>To</w:delText>
        </w:r>
        <w:r w:rsidRPr="00AB5E8E" w:rsidDel="007608E8">
          <w:rPr>
            <w:spacing w:val="-1"/>
          </w:rPr>
          <w:delText xml:space="preserve"> </w:delText>
        </w:r>
        <w:r w:rsidRPr="00AB5E8E" w:rsidDel="007608E8">
          <w:rPr>
            <w:b/>
          </w:rPr>
          <w:delText>collaborate</w:delText>
        </w:r>
        <w:r w:rsidRPr="00AB5E8E" w:rsidDel="007608E8">
          <w:rPr>
            <w:b/>
            <w:spacing w:val="-3"/>
          </w:rPr>
          <w:delText xml:space="preserve"> </w:delText>
        </w:r>
        <w:r w:rsidRPr="00AB5E8E" w:rsidDel="007608E8">
          <w:rPr>
            <w:b/>
          </w:rPr>
          <w:delText>with</w:delText>
        </w:r>
        <w:r w:rsidRPr="00AB5E8E" w:rsidDel="007608E8">
          <w:rPr>
            <w:b/>
            <w:spacing w:val="-1"/>
          </w:rPr>
          <w:delText xml:space="preserve"> </w:delText>
        </w:r>
        <w:r w:rsidRPr="00AB5E8E" w:rsidDel="007608E8">
          <w:rPr>
            <w:b/>
          </w:rPr>
          <w:delText>suppliers to</w:delText>
        </w:r>
        <w:r w:rsidRPr="00AB5E8E" w:rsidDel="007608E8">
          <w:rPr>
            <w:b/>
            <w:spacing w:val="-3"/>
          </w:rPr>
          <w:delText xml:space="preserve"> </w:delText>
        </w:r>
        <w:r w:rsidRPr="00AB5E8E" w:rsidDel="007608E8">
          <w:rPr>
            <w:b/>
          </w:rPr>
          <w:delText>enhance</w:delText>
        </w:r>
        <w:r w:rsidRPr="00AB5E8E" w:rsidDel="007608E8">
          <w:rPr>
            <w:b/>
            <w:spacing w:val="-1"/>
          </w:rPr>
          <w:delText xml:space="preserve"> </w:delText>
        </w:r>
        <w:r w:rsidRPr="00AB5E8E" w:rsidDel="007608E8">
          <w:rPr>
            <w:b/>
          </w:rPr>
          <w:delText>packaging efficiency</w:delText>
        </w:r>
        <w:r w:rsidDel="007608E8">
          <w:delText>, by minimizing</w:delText>
        </w:r>
        <w:r w:rsidRPr="00AB5E8E" w:rsidDel="007608E8">
          <w:rPr>
            <w:spacing w:val="-1"/>
          </w:rPr>
          <w:delText xml:space="preserve"> </w:delText>
        </w:r>
        <w:r w:rsidDel="007608E8">
          <w:delText>material use</w:delText>
        </w:r>
        <w:r w:rsidRPr="00AB5E8E" w:rsidDel="007608E8">
          <w:rPr>
            <w:spacing w:val="-2"/>
          </w:rPr>
          <w:delText xml:space="preserve"> </w:delText>
        </w:r>
        <w:r w:rsidDel="007608E8">
          <w:delText>and promoting recyclable or reusable packaging solutions.</w:delText>
        </w:r>
      </w:del>
    </w:p>
    <w:p w14:paraId="651604E5" w14:textId="580E228B" w:rsidR="00FA6888" w:rsidRDefault="00FA6888" w:rsidP="00FC3387">
      <w:pPr>
        <w:pStyle w:val="ListParagraph"/>
        <w:numPr>
          <w:ilvl w:val="0"/>
          <w:numId w:val="6"/>
        </w:numPr>
        <w:tabs>
          <w:tab w:val="left" w:pos="1234"/>
        </w:tabs>
        <w:spacing w:before="11" w:line="352" w:lineRule="auto"/>
        <w:ind w:left="1159" w:right="727"/>
        <w:jc w:val="both"/>
        <w:rPr>
          <w:ins w:id="149" w:author="Hetvi Topiwala" w:date="2026-04-15T14:35:00Z" w16du:dateUtc="2026-04-15T09:05:00Z"/>
        </w:rPr>
      </w:pPr>
      <w:ins w:id="150" w:author="Hetvi Topiwala" w:date="2026-04-15T14:35:00Z">
        <w:r w:rsidRPr="00FA6888">
          <w:t>Promote responsible end-of-life management of products by encouraging reuse, recycling, and recovery of materials wherever feasible.</w:t>
        </w:r>
      </w:ins>
    </w:p>
    <w:p w14:paraId="00CECECA" w14:textId="7DB84CA2" w:rsidR="00FA6888" w:rsidRDefault="00FA6888" w:rsidP="00FA6888">
      <w:pPr>
        <w:pStyle w:val="ListParagraph"/>
        <w:numPr>
          <w:ilvl w:val="0"/>
          <w:numId w:val="6"/>
        </w:numPr>
        <w:tabs>
          <w:tab w:val="left" w:pos="1070"/>
        </w:tabs>
        <w:spacing w:before="14"/>
        <w:ind w:left="1159"/>
        <w:jc w:val="both"/>
        <w:rPr>
          <w:ins w:id="151" w:author="Hetvi Topiwala" w:date="2026-04-15T14:36:00Z" w16du:dateUtc="2026-04-15T09:06:00Z"/>
        </w:rPr>
      </w:pPr>
      <w:r w:rsidRPr="00AB5E8E">
        <w:rPr>
          <w:b/>
        </w:rPr>
        <w:t>Achieve</w:t>
      </w:r>
      <w:r w:rsidRPr="00AB5E8E">
        <w:rPr>
          <w:b/>
          <w:spacing w:val="-9"/>
        </w:rPr>
        <w:t xml:space="preserve"> </w:t>
      </w:r>
      <w:r w:rsidRPr="00AB5E8E">
        <w:rPr>
          <w:b/>
        </w:rPr>
        <w:t>15%</w:t>
      </w:r>
      <w:r w:rsidRPr="00AB5E8E">
        <w:rPr>
          <w:b/>
          <w:spacing w:val="-4"/>
        </w:rPr>
        <w:t xml:space="preserve"> </w:t>
      </w:r>
      <w:r w:rsidRPr="00AB5E8E">
        <w:rPr>
          <w:b/>
        </w:rPr>
        <w:t>recycling</w:t>
      </w:r>
      <w:r w:rsidRPr="00AB5E8E">
        <w:rPr>
          <w:b/>
          <w:spacing w:val="-6"/>
        </w:rPr>
        <w:t xml:space="preserve"> </w:t>
      </w:r>
      <w:r w:rsidRPr="00AB5E8E">
        <w:rPr>
          <w:b/>
        </w:rPr>
        <w:t>rate</w:t>
      </w:r>
      <w:r w:rsidRPr="00AB5E8E">
        <w:rPr>
          <w:b/>
          <w:spacing w:val="-8"/>
        </w:rPr>
        <w:t xml:space="preserve"> </w:t>
      </w:r>
      <w:r w:rsidRPr="00AB5E8E">
        <w:rPr>
          <w:b/>
        </w:rPr>
        <w:t>of</w:t>
      </w:r>
      <w:r w:rsidRPr="00AB5E8E">
        <w:rPr>
          <w:b/>
          <w:spacing w:val="-4"/>
        </w:rPr>
        <w:t xml:space="preserve"> </w:t>
      </w:r>
      <w:r w:rsidRPr="00AB5E8E">
        <w:rPr>
          <w:b/>
        </w:rPr>
        <w:t>PV</w:t>
      </w:r>
      <w:r w:rsidRPr="00AB5E8E">
        <w:rPr>
          <w:b/>
          <w:spacing w:val="-4"/>
        </w:rPr>
        <w:t xml:space="preserve"> </w:t>
      </w:r>
      <w:r w:rsidRPr="00AB5E8E">
        <w:rPr>
          <w:b/>
        </w:rPr>
        <w:t>modules</w:t>
      </w:r>
      <w:r w:rsidRPr="00AB5E8E">
        <w:rPr>
          <w:b/>
          <w:spacing w:val="-2"/>
        </w:rPr>
        <w:t xml:space="preserve"> </w:t>
      </w:r>
      <w:r>
        <w:t>at</w:t>
      </w:r>
      <w:r w:rsidRPr="00AB5E8E">
        <w:rPr>
          <w:spacing w:val="-6"/>
        </w:rPr>
        <w:t xml:space="preserve"> </w:t>
      </w:r>
      <w:r>
        <w:t>the</w:t>
      </w:r>
      <w:r w:rsidRPr="00AB5E8E">
        <w:rPr>
          <w:spacing w:val="-4"/>
        </w:rPr>
        <w:t xml:space="preserve"> </w:t>
      </w:r>
      <w:r>
        <w:t>end</w:t>
      </w:r>
      <w:r w:rsidRPr="00AB5E8E">
        <w:rPr>
          <w:spacing w:val="-7"/>
        </w:rPr>
        <w:t xml:space="preserve"> </w:t>
      </w:r>
      <w:r>
        <w:t>of</w:t>
      </w:r>
      <w:r w:rsidRPr="00AB5E8E">
        <w:rPr>
          <w:spacing w:val="-4"/>
        </w:rPr>
        <w:t xml:space="preserve"> </w:t>
      </w:r>
      <w:r>
        <w:t>their</w:t>
      </w:r>
      <w:r w:rsidRPr="00AB5E8E">
        <w:rPr>
          <w:spacing w:val="-7"/>
        </w:rPr>
        <w:t xml:space="preserve"> </w:t>
      </w:r>
      <w:r>
        <w:t>life</w:t>
      </w:r>
      <w:r w:rsidRPr="00AB5E8E">
        <w:rPr>
          <w:spacing w:val="-6"/>
        </w:rPr>
        <w:t xml:space="preserve"> </w:t>
      </w:r>
      <w:r>
        <w:t>by FY</w:t>
      </w:r>
      <w:r w:rsidRPr="00AB5E8E">
        <w:rPr>
          <w:spacing w:val="-5"/>
        </w:rPr>
        <w:t xml:space="preserve"> </w:t>
      </w:r>
      <w:r>
        <w:t>2029-</w:t>
      </w:r>
      <w:r w:rsidRPr="00AB5E8E">
        <w:rPr>
          <w:spacing w:val="-5"/>
        </w:rPr>
        <w:t>30</w:t>
      </w:r>
      <w:ins w:id="152" w:author="Hetvi Topiwala" w:date="2026-04-15T14:35:00Z">
        <w:r w:rsidRPr="00FA6888">
          <w:t>.</w:t>
        </w:r>
      </w:ins>
    </w:p>
    <w:p w14:paraId="275E78E8" w14:textId="5F957588" w:rsidR="00FA6888" w:rsidRDefault="00FA6888" w:rsidP="00FA6888">
      <w:pPr>
        <w:pStyle w:val="ListParagraph"/>
        <w:numPr>
          <w:ilvl w:val="0"/>
          <w:numId w:val="6"/>
        </w:numPr>
        <w:tabs>
          <w:tab w:val="left" w:pos="1234"/>
        </w:tabs>
        <w:spacing w:before="11" w:line="352" w:lineRule="auto"/>
        <w:ind w:left="1159" w:right="727"/>
        <w:jc w:val="both"/>
        <w:rPr>
          <w:ins w:id="153" w:author="Hetvi Topiwala" w:date="2026-04-15T14:35:00Z" w16du:dateUtc="2026-04-15T09:05:00Z"/>
        </w:rPr>
      </w:pPr>
      <w:ins w:id="154" w:author="Hetvi Topiwala" w:date="2026-04-15T14:36:00Z">
        <w:r w:rsidRPr="00FA6888">
          <w:t>Partner with at</w:t>
        </w:r>
      </w:ins>
      <w:ins w:id="155" w:author="Hetvi Topiwala" w:date="2026-04-15T14:36:00Z" w16du:dateUtc="2026-04-15T09:06:00Z">
        <w:r>
          <w:t xml:space="preserve"> 3 </w:t>
        </w:r>
      </w:ins>
      <w:ins w:id="156" w:author="Hetvi Topiwala" w:date="2026-04-15T14:36:00Z">
        <w:r w:rsidRPr="00FA6888">
          <w:t>authorized recyclers agencies for product end-of-life management by FY 2029–30.</w:t>
        </w:r>
      </w:ins>
    </w:p>
    <w:p w14:paraId="10D1B585" w14:textId="493D46D7" w:rsidR="00D267EF" w:rsidRDefault="00000000" w:rsidP="00FC3387">
      <w:pPr>
        <w:pStyle w:val="ListParagraph"/>
        <w:numPr>
          <w:ilvl w:val="0"/>
          <w:numId w:val="6"/>
        </w:numPr>
        <w:tabs>
          <w:tab w:val="left" w:pos="1234"/>
        </w:tabs>
        <w:spacing w:before="11" w:line="352" w:lineRule="auto"/>
        <w:ind w:left="1159" w:right="727"/>
        <w:jc w:val="both"/>
      </w:pPr>
      <w:r>
        <w:t>To</w:t>
      </w:r>
      <w:r w:rsidRPr="00AB5E8E">
        <w:rPr>
          <w:spacing w:val="40"/>
        </w:rPr>
        <w:t xml:space="preserve"> </w:t>
      </w:r>
      <w:r w:rsidR="007608E8">
        <w:t>i</w:t>
      </w:r>
      <w:r>
        <w:t>mplement</w:t>
      </w:r>
      <w:r w:rsidR="00FA6888">
        <w:rPr>
          <w:spacing w:val="40"/>
        </w:rPr>
        <w:t xml:space="preserve">, </w:t>
      </w:r>
      <w:r w:rsidRPr="00AB5E8E">
        <w:rPr>
          <w:b/>
        </w:rPr>
        <w:t>maintain</w:t>
      </w:r>
      <w:r w:rsidR="00FA6888">
        <w:rPr>
          <w:b/>
        </w:rPr>
        <w:t xml:space="preserve"> and update</w:t>
      </w:r>
      <w:r w:rsidRPr="00AB5E8E">
        <w:rPr>
          <w:b/>
          <w:spacing w:val="40"/>
        </w:rPr>
        <w:t xml:space="preserve"> </w:t>
      </w:r>
      <w:r w:rsidRPr="00AB5E8E">
        <w:rPr>
          <w:b/>
        </w:rPr>
        <w:t>labelling</w:t>
      </w:r>
      <w:r w:rsidRPr="00AB5E8E">
        <w:rPr>
          <w:b/>
          <w:spacing w:val="40"/>
        </w:rPr>
        <w:t xml:space="preserve"> </w:t>
      </w:r>
      <w:r w:rsidRPr="00AB5E8E">
        <w:rPr>
          <w:b/>
        </w:rPr>
        <w:t>system</w:t>
      </w:r>
      <w:r w:rsidRPr="00AB5E8E">
        <w:rPr>
          <w:b/>
          <w:spacing w:val="40"/>
        </w:rPr>
        <w:t xml:space="preserve"> </w:t>
      </w:r>
      <w:r w:rsidR="00FA6888">
        <w:rPr>
          <w:b/>
          <w:spacing w:val="40"/>
        </w:rPr>
        <w:t xml:space="preserve">and Product manual </w:t>
      </w:r>
      <w:r w:rsidRPr="00AB5E8E">
        <w:rPr>
          <w:b/>
        </w:rPr>
        <w:t>to</w:t>
      </w:r>
      <w:r w:rsidRPr="00AB5E8E">
        <w:rPr>
          <w:b/>
          <w:spacing w:val="39"/>
        </w:rPr>
        <w:t xml:space="preserve"> </w:t>
      </w:r>
      <w:r w:rsidRPr="00AB5E8E">
        <w:rPr>
          <w:b/>
        </w:rPr>
        <w:t>guide</w:t>
      </w:r>
      <w:r w:rsidRPr="00AB5E8E">
        <w:rPr>
          <w:b/>
          <w:spacing w:val="40"/>
        </w:rPr>
        <w:t xml:space="preserve"> </w:t>
      </w:r>
      <w:r w:rsidRPr="00AB5E8E">
        <w:rPr>
          <w:b/>
        </w:rPr>
        <w:t>customers</w:t>
      </w:r>
      <w:r w:rsidRPr="00AB5E8E">
        <w:rPr>
          <w:b/>
          <w:spacing w:val="40"/>
        </w:rPr>
        <w:t xml:space="preserve"> </w:t>
      </w:r>
      <w:r>
        <w:t>on</w:t>
      </w:r>
      <w:r w:rsidRPr="00AB5E8E">
        <w:rPr>
          <w:spacing w:val="40"/>
        </w:rPr>
        <w:t xml:space="preserve"> </w:t>
      </w:r>
      <w:r w:rsidR="00FA6888">
        <w:rPr>
          <w:spacing w:val="40"/>
        </w:rPr>
        <w:t xml:space="preserve">safe usage, </w:t>
      </w:r>
      <w:r>
        <w:t>proper</w:t>
      </w:r>
      <w:r w:rsidRPr="00AB5E8E">
        <w:rPr>
          <w:spacing w:val="40"/>
        </w:rPr>
        <w:t xml:space="preserve"> </w:t>
      </w:r>
      <w:r>
        <w:t>disposal</w:t>
      </w:r>
      <w:r w:rsidRPr="00AB5E8E">
        <w:rPr>
          <w:spacing w:val="40"/>
        </w:rPr>
        <w:t xml:space="preserve"> </w:t>
      </w:r>
      <w:r w:rsidR="00FA6888">
        <w:t>and</w:t>
      </w:r>
      <w:r>
        <w:t xml:space="preserve"> recycling of products.</w:t>
      </w:r>
    </w:p>
    <w:p w14:paraId="609931C2" w14:textId="72A9BB5F" w:rsidR="00D267EF" w:rsidRDefault="00000000" w:rsidP="00FA6888">
      <w:pPr>
        <w:pStyle w:val="ListParagraph"/>
        <w:numPr>
          <w:ilvl w:val="0"/>
          <w:numId w:val="6"/>
        </w:numPr>
        <w:tabs>
          <w:tab w:val="left" w:pos="1234"/>
        </w:tabs>
        <w:spacing w:line="355" w:lineRule="auto"/>
        <w:ind w:left="1159" w:right="731"/>
        <w:jc w:val="both"/>
        <w:rPr>
          <w:ins w:id="157" w:author="Hetvi Topiwala" w:date="2026-04-15T14:43:00Z" w16du:dateUtc="2026-04-15T09:13:00Z"/>
        </w:rPr>
      </w:pPr>
      <w:del w:id="158" w:author="Hetvi Topiwala" w:date="2026-04-15T14:42:00Z" w16du:dateUtc="2026-04-15T09:12:00Z">
        <w:r w:rsidDel="00FA6888">
          <w:delText>Provide</w:delText>
        </w:r>
        <w:r w:rsidRPr="00AB5E8E" w:rsidDel="00FA6888">
          <w:rPr>
            <w:spacing w:val="-9"/>
          </w:rPr>
          <w:delText xml:space="preserve"> </w:delText>
        </w:r>
        <w:r w:rsidDel="00FA6888">
          <w:delText>access</w:delText>
        </w:r>
        <w:r w:rsidRPr="00AB5E8E" w:rsidDel="00FA6888">
          <w:rPr>
            <w:spacing w:val="-9"/>
          </w:rPr>
          <w:delText xml:space="preserve"> </w:delText>
        </w:r>
        <w:r w:rsidDel="00FA6888">
          <w:delText>to</w:delText>
        </w:r>
        <w:r w:rsidRPr="00AB5E8E" w:rsidDel="00FA6888">
          <w:rPr>
            <w:spacing w:val="-8"/>
          </w:rPr>
          <w:delText xml:space="preserve"> </w:delText>
        </w:r>
        <w:r w:rsidDel="00FA6888">
          <w:delText>an</w:delText>
        </w:r>
        <w:r w:rsidRPr="00AB5E8E" w:rsidDel="00FA6888">
          <w:rPr>
            <w:spacing w:val="-9"/>
          </w:rPr>
          <w:delText xml:space="preserve"> </w:delText>
        </w:r>
        <w:r w:rsidRPr="00AB5E8E" w:rsidDel="00FA6888">
          <w:rPr>
            <w:b/>
          </w:rPr>
          <w:delText>online</w:delText>
        </w:r>
        <w:r w:rsidRPr="00AB5E8E" w:rsidDel="00FA6888">
          <w:rPr>
            <w:b/>
            <w:spacing w:val="-12"/>
          </w:rPr>
          <w:delText xml:space="preserve"> </w:delText>
        </w:r>
        <w:r w:rsidRPr="00AB5E8E" w:rsidDel="00FA6888">
          <w:rPr>
            <w:b/>
          </w:rPr>
          <w:delText>manual</w:delText>
        </w:r>
        <w:r w:rsidRPr="00AB5E8E" w:rsidDel="00FA6888">
          <w:rPr>
            <w:b/>
            <w:spacing w:val="-9"/>
          </w:rPr>
          <w:delText xml:space="preserve"> </w:delText>
        </w:r>
        <w:r w:rsidRPr="00AB5E8E" w:rsidDel="00FA6888">
          <w:rPr>
            <w:b/>
          </w:rPr>
          <w:delText>containing</w:delText>
        </w:r>
        <w:r w:rsidRPr="00AB5E8E" w:rsidDel="00FA6888">
          <w:rPr>
            <w:b/>
            <w:spacing w:val="-9"/>
          </w:rPr>
          <w:delText xml:space="preserve"> </w:delText>
        </w:r>
        <w:r w:rsidRPr="00AB5E8E" w:rsidDel="00FA6888">
          <w:rPr>
            <w:b/>
          </w:rPr>
          <w:delText>comprehensive</w:delText>
        </w:r>
        <w:r w:rsidRPr="00AB5E8E" w:rsidDel="00FA6888">
          <w:rPr>
            <w:b/>
            <w:spacing w:val="-10"/>
          </w:rPr>
          <w:delText xml:space="preserve"> </w:delText>
        </w:r>
        <w:r w:rsidRPr="00AB5E8E" w:rsidDel="00FA6888">
          <w:rPr>
            <w:b/>
          </w:rPr>
          <w:delText>information</w:delText>
        </w:r>
        <w:r w:rsidRPr="00AB5E8E" w:rsidDel="00FA6888">
          <w:rPr>
            <w:b/>
            <w:spacing w:val="-10"/>
          </w:rPr>
          <w:delText xml:space="preserve"> </w:delText>
        </w:r>
        <w:r w:rsidRPr="00AB5E8E" w:rsidDel="00FA6888">
          <w:rPr>
            <w:b/>
          </w:rPr>
          <w:delText>on</w:delText>
        </w:r>
        <w:r w:rsidRPr="00AB5E8E" w:rsidDel="00FA6888">
          <w:rPr>
            <w:b/>
            <w:spacing w:val="-10"/>
          </w:rPr>
          <w:delText xml:space="preserve"> </w:delText>
        </w:r>
        <w:r w:rsidRPr="00AB5E8E" w:rsidDel="00FA6888">
          <w:rPr>
            <w:b/>
          </w:rPr>
          <w:delText>the</w:delText>
        </w:r>
        <w:r w:rsidRPr="00AB5E8E" w:rsidDel="00FA6888">
          <w:rPr>
            <w:b/>
            <w:spacing w:val="-10"/>
          </w:rPr>
          <w:delText xml:space="preserve"> </w:delText>
        </w:r>
        <w:r w:rsidRPr="00AB5E8E" w:rsidDel="00FA6888">
          <w:rPr>
            <w:b/>
          </w:rPr>
          <w:delText>safe</w:delText>
        </w:r>
        <w:r w:rsidRPr="00AB5E8E" w:rsidDel="00FA6888">
          <w:rPr>
            <w:b/>
            <w:spacing w:val="-10"/>
          </w:rPr>
          <w:delText xml:space="preserve"> </w:delText>
        </w:r>
        <w:r w:rsidRPr="00AB5E8E" w:rsidDel="00FA6888">
          <w:rPr>
            <w:b/>
          </w:rPr>
          <w:delText>use</w:delText>
        </w:r>
        <w:r w:rsidRPr="00AB5E8E" w:rsidDel="00FA6888">
          <w:rPr>
            <w:b/>
            <w:spacing w:val="-10"/>
          </w:rPr>
          <w:delText xml:space="preserve"> </w:delText>
        </w:r>
        <w:r w:rsidRPr="00AB5E8E" w:rsidDel="00FA6888">
          <w:rPr>
            <w:b/>
          </w:rPr>
          <w:delText>and installation of PV modules</w:delText>
        </w:r>
        <w:r w:rsidDel="00FA6888">
          <w:delText>, ensuring 100% customer reach</w:delText>
        </w:r>
      </w:del>
      <w:r>
        <w:t>.</w:t>
      </w:r>
      <w:ins w:id="159" w:author="Hetvi Topiwala" w:date="2026-04-15T14:42:00Z" w16du:dateUtc="2026-04-15T09:12:00Z">
        <w:r w:rsidR="00FA6888">
          <w:t xml:space="preserve"> </w:t>
        </w:r>
      </w:ins>
      <w:ins w:id="160" w:author="Hetvi Topiwala" w:date="2026-04-15T14:42:00Z">
        <w:r w:rsidR="00FA6888" w:rsidRPr="00FA6888">
          <w:t xml:space="preserve">Achieve 100% customer access to </w:t>
        </w:r>
        <w:r w:rsidR="00FA6888" w:rsidRPr="00FA6888">
          <w:lastRenderedPageBreak/>
          <w:t xml:space="preserve">product safety and installation manuals through digital </w:t>
        </w:r>
      </w:ins>
      <w:ins w:id="161" w:author="Hetvi Topiwala" w:date="2026-04-15T14:43:00Z" w16du:dateUtc="2026-04-15T09:13:00Z">
        <w:r w:rsidR="00FA6888">
          <w:t xml:space="preserve">and </w:t>
        </w:r>
      </w:ins>
      <w:ins w:id="162" w:author="Hetvi Topiwala" w:date="2026-04-15T14:42:00Z">
        <w:r w:rsidR="00FA6888" w:rsidRPr="00FA6888">
          <w:t>physical formats by FY 2029–30</w:t>
        </w:r>
      </w:ins>
      <w:ins w:id="163" w:author="Hetvi Topiwala" w:date="2026-04-15T14:43:00Z" w16du:dateUtc="2026-04-15T09:13:00Z">
        <w:r w:rsidR="00F74A75">
          <w:t>.</w:t>
        </w:r>
      </w:ins>
    </w:p>
    <w:p w14:paraId="3D31CEE9" w14:textId="19DDAE02" w:rsidR="00F74A75" w:rsidRDefault="00F74A75" w:rsidP="00FA6888">
      <w:pPr>
        <w:pStyle w:val="ListParagraph"/>
        <w:numPr>
          <w:ilvl w:val="0"/>
          <w:numId w:val="6"/>
        </w:numPr>
        <w:tabs>
          <w:tab w:val="left" w:pos="1234"/>
        </w:tabs>
        <w:spacing w:line="355" w:lineRule="auto"/>
        <w:ind w:left="1159" w:right="731"/>
        <w:jc w:val="both"/>
        <w:rPr>
          <w:ins w:id="164" w:author="Hetvi Topiwala" w:date="2026-04-15T14:43:00Z" w16du:dateUtc="2026-04-15T09:13:00Z"/>
        </w:rPr>
      </w:pPr>
      <w:ins w:id="165" w:author="Hetvi Topiwala" w:date="2026-04-15T14:43:00Z">
        <w:r w:rsidRPr="00F74A75">
          <w:t xml:space="preserve">Ensure 100% of product-related safety complaints or incidents are recorded, investigated, and resolved within </w:t>
        </w:r>
      </w:ins>
      <w:ins w:id="166" w:author="Hetvi Topiwala" w:date="2026-04-15T14:43:00Z" w16du:dateUtc="2026-04-15T09:13:00Z">
        <w:r>
          <w:t>7 days.</w:t>
        </w:r>
      </w:ins>
    </w:p>
    <w:p w14:paraId="5DFEE451" w14:textId="11D0FE7D" w:rsidR="00F74A75" w:rsidRDefault="00F74A75" w:rsidP="00FA6888">
      <w:pPr>
        <w:pStyle w:val="ListParagraph"/>
        <w:numPr>
          <w:ilvl w:val="0"/>
          <w:numId w:val="6"/>
        </w:numPr>
        <w:tabs>
          <w:tab w:val="left" w:pos="1234"/>
        </w:tabs>
        <w:spacing w:line="355" w:lineRule="auto"/>
        <w:ind w:left="1159" w:right="731"/>
        <w:jc w:val="both"/>
      </w:pPr>
      <w:ins w:id="167" w:author="Hetvi Topiwala" w:date="2026-04-15T14:44:00Z" w16du:dateUtc="2026-04-15T09:14:00Z">
        <w:r w:rsidRPr="00F74A75">
          <w:t xml:space="preserve">Conduct an annual customer safety feedback survey covering </w:t>
        </w:r>
        <w:r>
          <w:t>100</w:t>
        </w:r>
        <w:r w:rsidRPr="00F74A75">
          <w:t>% key customer segments to assess product safety performance and user satisfaction by FY 2029–30.</w:t>
        </w:r>
      </w:ins>
    </w:p>
    <w:p w14:paraId="7016D051" w14:textId="77777777" w:rsidR="00D267EF" w:rsidRDefault="00000000" w:rsidP="00FC3387">
      <w:pPr>
        <w:pStyle w:val="ListParagraph"/>
        <w:numPr>
          <w:ilvl w:val="0"/>
          <w:numId w:val="6"/>
        </w:numPr>
        <w:tabs>
          <w:tab w:val="left" w:pos="1070"/>
        </w:tabs>
        <w:spacing w:line="355" w:lineRule="auto"/>
        <w:ind w:left="1159" w:right="728"/>
        <w:jc w:val="both"/>
      </w:pPr>
      <w:r w:rsidRPr="00AB5E8E">
        <w:rPr>
          <w:b/>
        </w:rPr>
        <w:t>Actively</w:t>
      </w:r>
      <w:r w:rsidRPr="00AB5E8E">
        <w:rPr>
          <w:b/>
          <w:spacing w:val="-13"/>
        </w:rPr>
        <w:t xml:space="preserve"> </w:t>
      </w:r>
      <w:r w:rsidRPr="00AB5E8E">
        <w:rPr>
          <w:b/>
        </w:rPr>
        <w:t>engage</w:t>
      </w:r>
      <w:r w:rsidRPr="00AB5E8E">
        <w:rPr>
          <w:b/>
          <w:spacing w:val="-12"/>
        </w:rPr>
        <w:t xml:space="preserve"> </w:t>
      </w:r>
      <w:r w:rsidRPr="00AB5E8E">
        <w:rPr>
          <w:b/>
        </w:rPr>
        <w:t>in</w:t>
      </w:r>
      <w:r w:rsidRPr="00AB5E8E">
        <w:rPr>
          <w:b/>
          <w:spacing w:val="-13"/>
        </w:rPr>
        <w:t xml:space="preserve"> </w:t>
      </w:r>
      <w:r w:rsidRPr="00AB5E8E">
        <w:rPr>
          <w:b/>
        </w:rPr>
        <w:t>environmental</w:t>
      </w:r>
      <w:r w:rsidRPr="00AB5E8E">
        <w:rPr>
          <w:b/>
          <w:spacing w:val="-12"/>
        </w:rPr>
        <w:t xml:space="preserve"> </w:t>
      </w:r>
      <w:r w:rsidRPr="00AB5E8E">
        <w:rPr>
          <w:b/>
        </w:rPr>
        <w:t>advocacy</w:t>
      </w:r>
      <w:r w:rsidRPr="00AB5E8E">
        <w:rPr>
          <w:b/>
          <w:spacing w:val="-13"/>
        </w:rPr>
        <w:t xml:space="preserve"> </w:t>
      </w:r>
      <w:r w:rsidRPr="00AB5E8E">
        <w:rPr>
          <w:b/>
        </w:rPr>
        <w:t>efforts</w:t>
      </w:r>
      <w:r>
        <w:t>,</w:t>
      </w:r>
      <w:r w:rsidRPr="00AB5E8E">
        <w:rPr>
          <w:spacing w:val="-12"/>
        </w:rPr>
        <w:t xml:space="preserve"> </w:t>
      </w:r>
      <w:r>
        <w:t>partnering</w:t>
      </w:r>
      <w:r w:rsidRPr="00AB5E8E">
        <w:rPr>
          <w:spacing w:val="-13"/>
        </w:rPr>
        <w:t xml:space="preserve"> </w:t>
      </w:r>
      <w:r>
        <w:t>with</w:t>
      </w:r>
      <w:r w:rsidRPr="00AB5E8E">
        <w:rPr>
          <w:spacing w:val="-12"/>
        </w:rPr>
        <w:t xml:space="preserve"> </w:t>
      </w:r>
      <w:r>
        <w:t>local</w:t>
      </w:r>
      <w:r w:rsidRPr="00AB5E8E">
        <w:rPr>
          <w:spacing w:val="-12"/>
        </w:rPr>
        <w:t xml:space="preserve"> </w:t>
      </w:r>
      <w:r>
        <w:t>and</w:t>
      </w:r>
      <w:r w:rsidRPr="00AB5E8E">
        <w:rPr>
          <w:spacing w:val="-13"/>
        </w:rPr>
        <w:t xml:space="preserve"> </w:t>
      </w:r>
      <w:r>
        <w:t>global</w:t>
      </w:r>
      <w:r w:rsidRPr="00AB5E8E">
        <w:rPr>
          <w:spacing w:val="-12"/>
        </w:rPr>
        <w:t xml:space="preserve"> </w:t>
      </w:r>
      <w:r>
        <w:t>organizations to promote sustainability in the solar energy industry.</w:t>
      </w:r>
    </w:p>
    <w:p w14:paraId="3642A265" w14:textId="0C8DC68A" w:rsidR="00D267EF" w:rsidRDefault="00000000" w:rsidP="00FC3387">
      <w:pPr>
        <w:pStyle w:val="ListParagraph"/>
        <w:numPr>
          <w:ilvl w:val="0"/>
          <w:numId w:val="6"/>
        </w:numPr>
        <w:tabs>
          <w:tab w:val="left" w:pos="1070"/>
        </w:tabs>
        <w:spacing w:before="12" w:line="352" w:lineRule="auto"/>
        <w:ind w:left="1159" w:right="732"/>
        <w:jc w:val="both"/>
        <w:rPr>
          <w:ins w:id="168" w:author="Hetvi Topiwala" w:date="2026-04-15T14:45:00Z" w16du:dateUtc="2026-04-15T09:15:00Z"/>
        </w:rPr>
      </w:pPr>
      <w:r w:rsidRPr="00AB5E8E">
        <w:rPr>
          <w:b/>
        </w:rPr>
        <w:t>Support</w:t>
      </w:r>
      <w:r w:rsidRPr="00AB5E8E">
        <w:rPr>
          <w:b/>
          <w:spacing w:val="40"/>
        </w:rPr>
        <w:t xml:space="preserve"> </w:t>
      </w:r>
      <w:r w:rsidRPr="00AB5E8E">
        <w:rPr>
          <w:b/>
        </w:rPr>
        <w:t>3</w:t>
      </w:r>
      <w:r w:rsidRPr="00AB5E8E">
        <w:rPr>
          <w:b/>
          <w:spacing w:val="40"/>
        </w:rPr>
        <w:t xml:space="preserve"> </w:t>
      </w:r>
      <w:r w:rsidRPr="00AB5E8E">
        <w:rPr>
          <w:b/>
        </w:rPr>
        <w:t>local</w:t>
      </w:r>
      <w:r w:rsidRPr="00AB5E8E">
        <w:rPr>
          <w:b/>
          <w:spacing w:val="40"/>
        </w:rPr>
        <w:t xml:space="preserve"> </w:t>
      </w:r>
      <w:r w:rsidRPr="00AB5E8E">
        <w:rPr>
          <w:b/>
        </w:rPr>
        <w:t>community</w:t>
      </w:r>
      <w:r w:rsidRPr="00AB5E8E">
        <w:rPr>
          <w:b/>
          <w:spacing w:val="40"/>
        </w:rPr>
        <w:t xml:space="preserve"> </w:t>
      </w:r>
      <w:r w:rsidRPr="00AB5E8E">
        <w:rPr>
          <w:b/>
        </w:rPr>
        <w:t>projects</w:t>
      </w:r>
      <w:r w:rsidRPr="00AB5E8E">
        <w:rPr>
          <w:b/>
          <w:spacing w:val="40"/>
        </w:rPr>
        <w:t xml:space="preserve"> </w:t>
      </w:r>
      <w:r>
        <w:t>aimed</w:t>
      </w:r>
      <w:r w:rsidRPr="00AB5E8E">
        <w:rPr>
          <w:spacing w:val="40"/>
        </w:rPr>
        <w:t xml:space="preserve"> </w:t>
      </w:r>
      <w:r>
        <w:t>at</w:t>
      </w:r>
      <w:r w:rsidRPr="00AB5E8E">
        <w:rPr>
          <w:spacing w:val="40"/>
        </w:rPr>
        <w:t xml:space="preserve"> </w:t>
      </w:r>
      <w:r>
        <w:t>increasing</w:t>
      </w:r>
      <w:r w:rsidRPr="00AB5E8E">
        <w:rPr>
          <w:spacing w:val="40"/>
        </w:rPr>
        <w:t xml:space="preserve"> </w:t>
      </w:r>
      <w:r>
        <w:t>solar</w:t>
      </w:r>
      <w:r w:rsidRPr="00AB5E8E">
        <w:rPr>
          <w:spacing w:val="40"/>
        </w:rPr>
        <w:t xml:space="preserve"> </w:t>
      </w:r>
      <w:r>
        <w:t>adoption</w:t>
      </w:r>
      <w:r w:rsidRPr="00AB5E8E">
        <w:rPr>
          <w:spacing w:val="40"/>
        </w:rPr>
        <w:t xml:space="preserve"> </w:t>
      </w:r>
      <w:r>
        <w:t>and</w:t>
      </w:r>
      <w:r w:rsidRPr="00AB5E8E">
        <w:rPr>
          <w:spacing w:val="40"/>
        </w:rPr>
        <w:t xml:space="preserve"> </w:t>
      </w:r>
      <w:r>
        <w:t xml:space="preserve">environmental education by </w:t>
      </w:r>
      <w:r w:rsidR="00F9034D">
        <w:t xml:space="preserve">FY </w:t>
      </w:r>
      <w:r>
        <w:t>2029-30.</w:t>
      </w:r>
    </w:p>
    <w:p w14:paraId="5586E00C" w14:textId="55314983" w:rsidR="0002377A" w:rsidRDefault="0002377A" w:rsidP="00FC3387">
      <w:pPr>
        <w:pStyle w:val="ListParagraph"/>
        <w:numPr>
          <w:ilvl w:val="0"/>
          <w:numId w:val="6"/>
        </w:numPr>
        <w:tabs>
          <w:tab w:val="left" w:pos="1070"/>
        </w:tabs>
        <w:spacing w:before="12" w:line="352" w:lineRule="auto"/>
        <w:ind w:left="1159" w:right="732"/>
        <w:jc w:val="both"/>
        <w:rPr>
          <w:ins w:id="169" w:author="Hetvi Topiwala" w:date="2026-04-10T14:48:00Z" w16du:dateUtc="2026-04-10T09:18:00Z"/>
        </w:rPr>
      </w:pPr>
      <w:ins w:id="170" w:author="Hetvi Topiwala" w:date="2026-04-15T14:45:00Z">
        <w:r w:rsidRPr="0002377A">
          <w:t xml:space="preserve">Provide environmental sustainability guidance </w:t>
        </w:r>
      </w:ins>
      <w:ins w:id="171" w:author="Hetvi Topiwala" w:date="2026-04-15T14:45:00Z" w16du:dateUtc="2026-04-15T09:15:00Z">
        <w:r>
          <w:t>and awarene</w:t>
        </w:r>
      </w:ins>
      <w:ins w:id="172" w:author="Hetvi Topiwala" w:date="2026-04-15T14:46:00Z" w16du:dateUtc="2026-04-15T09:16:00Z">
        <w:r>
          <w:t xml:space="preserve">ss </w:t>
        </w:r>
      </w:ins>
      <w:ins w:id="173" w:author="Hetvi Topiwala" w:date="2026-04-15T14:45:00Z">
        <w:r w:rsidRPr="0002377A">
          <w:t>to 100% of relevant customers/distributors by FY 2029–30.</w:t>
        </w:r>
      </w:ins>
    </w:p>
    <w:p w14:paraId="45B0304D" w14:textId="77777777" w:rsidR="00D267EF" w:rsidRDefault="00D267EF">
      <w:pPr>
        <w:pStyle w:val="BodyText"/>
      </w:pPr>
    </w:p>
    <w:p w14:paraId="1339E101" w14:textId="533B6433" w:rsidR="00D267EF" w:rsidRDefault="0044023F" w:rsidP="0044023F">
      <w:pPr>
        <w:pStyle w:val="BodyText"/>
        <w:numPr>
          <w:ilvl w:val="0"/>
          <w:numId w:val="1"/>
        </w:numPr>
        <w:spacing w:before="1"/>
        <w:jc w:val="left"/>
        <w:rPr>
          <w:b/>
          <w:bCs/>
        </w:rPr>
      </w:pPr>
      <w:ins w:id="174" w:author="Hetvi Topiwala" w:date="2026-04-10T10:01:00Z">
        <w:r w:rsidRPr="0044023F">
          <w:rPr>
            <w:b/>
            <w:bCs/>
          </w:rPr>
          <w:t>Alignment with Sustainable Development Goals (SDGs)</w:t>
        </w:r>
      </w:ins>
    </w:p>
    <w:p w14:paraId="66A171FF" w14:textId="77777777" w:rsidR="0044023F" w:rsidRDefault="0044023F" w:rsidP="0044023F">
      <w:pPr>
        <w:pStyle w:val="BodyText"/>
        <w:spacing w:before="1"/>
        <w:rPr>
          <w:b/>
          <w:bCs/>
        </w:rPr>
      </w:pPr>
    </w:p>
    <w:p w14:paraId="34622A90" w14:textId="7D7AFE19" w:rsidR="0044023F" w:rsidRDefault="00376B51" w:rsidP="00376B51">
      <w:pPr>
        <w:ind w:left="720"/>
        <w:rPr>
          <w:ins w:id="175" w:author="Hetvi Topiwala" w:date="2026-04-10T10:04:00Z" w16du:dateUtc="2026-04-10T04:34:00Z"/>
        </w:rPr>
      </w:pPr>
      <w:ins w:id="176" w:author="Hetvi Topiwala" w:date="2026-04-10T10:04:00Z">
        <w:r w:rsidRPr="00376B51">
          <w:t>The Company’s environmental initiatives are aligned with the Sustainable Development Goals established by the United Nations, particularly the following:</w:t>
        </w:r>
      </w:ins>
    </w:p>
    <w:p w14:paraId="64093D3C" w14:textId="77777777" w:rsidR="00376B51" w:rsidRDefault="00376B51" w:rsidP="00376B51">
      <w:pPr>
        <w:ind w:left="720"/>
        <w:rPr>
          <w:ins w:id="177" w:author="Hetvi Topiwala" w:date="2026-04-10T10:04:00Z" w16du:dateUtc="2026-04-10T04:34:00Z"/>
        </w:rPr>
      </w:pPr>
    </w:p>
    <w:p w14:paraId="2AA6A1AE" w14:textId="7F37F1C8" w:rsidR="00376B51" w:rsidRPr="00376B51" w:rsidRDefault="00376B51">
      <w:pPr>
        <w:pStyle w:val="ListParagraph"/>
        <w:numPr>
          <w:ilvl w:val="1"/>
          <w:numId w:val="1"/>
        </w:numPr>
        <w:jc w:val="both"/>
        <w:rPr>
          <w:ins w:id="178" w:author="Hetvi Topiwala" w:date="2026-04-10T10:07:00Z"/>
          <w:lang w:val="en-IN"/>
        </w:rPr>
        <w:pPrChange w:id="179" w:author="Hetvi Topiwala" w:date="2026-04-10T10:07:00Z" w16du:dateUtc="2026-04-10T04:37:00Z">
          <w:pPr>
            <w:ind w:left="720"/>
          </w:pPr>
        </w:pPrChange>
      </w:pPr>
      <w:ins w:id="180" w:author="Hetvi Topiwala" w:date="2026-04-10T10:07:00Z">
        <w:r w:rsidRPr="00376B51">
          <w:rPr>
            <w:b/>
            <w:bCs/>
            <w:lang w:val="en-IN"/>
          </w:rPr>
          <w:t>SDG 13: Climate Action</w:t>
        </w:r>
        <w:r w:rsidRPr="00376B51">
          <w:rPr>
            <w:lang w:val="en-IN"/>
          </w:rPr>
          <w:t xml:space="preserve"> – Through reduction of greenhouse gas emissions and air pollutants from operations. </w:t>
        </w:r>
      </w:ins>
    </w:p>
    <w:p w14:paraId="5595481B" w14:textId="650EC242" w:rsidR="00376B51" w:rsidRPr="00376B51" w:rsidRDefault="00376B51">
      <w:pPr>
        <w:pStyle w:val="ListParagraph"/>
        <w:numPr>
          <w:ilvl w:val="1"/>
          <w:numId w:val="1"/>
        </w:numPr>
        <w:jc w:val="both"/>
        <w:rPr>
          <w:ins w:id="181" w:author="Hetvi Topiwala" w:date="2026-04-10T10:07:00Z"/>
          <w:lang w:val="en-IN"/>
        </w:rPr>
        <w:pPrChange w:id="182" w:author="Hetvi Topiwala" w:date="2026-04-10T10:07:00Z" w16du:dateUtc="2026-04-10T04:37:00Z">
          <w:pPr>
            <w:ind w:left="720"/>
          </w:pPr>
        </w:pPrChange>
      </w:pPr>
      <w:ins w:id="183" w:author="Hetvi Topiwala" w:date="2026-04-10T10:07:00Z">
        <w:r w:rsidRPr="00376B51">
          <w:rPr>
            <w:b/>
            <w:bCs/>
            <w:lang w:val="en-IN"/>
          </w:rPr>
          <w:t>SDG 12: Responsible Consumption and Production</w:t>
        </w:r>
        <w:r w:rsidRPr="00376B51">
          <w:rPr>
            <w:lang w:val="en-IN"/>
          </w:rPr>
          <w:t xml:space="preserve"> – By promoting efficient resource use, waste reduction, recycling, and sustainable packaging practices. </w:t>
        </w:r>
      </w:ins>
    </w:p>
    <w:p w14:paraId="5AFC20FA" w14:textId="32BA9AF8" w:rsidR="00376B51" w:rsidRPr="00376B51" w:rsidRDefault="00376B51">
      <w:pPr>
        <w:pStyle w:val="ListParagraph"/>
        <w:numPr>
          <w:ilvl w:val="1"/>
          <w:numId w:val="1"/>
        </w:numPr>
        <w:jc w:val="both"/>
        <w:rPr>
          <w:ins w:id="184" w:author="Hetvi Topiwala" w:date="2026-04-10T10:07:00Z"/>
          <w:lang w:val="en-IN"/>
        </w:rPr>
        <w:pPrChange w:id="185" w:author="Hetvi Topiwala" w:date="2026-04-10T10:07:00Z" w16du:dateUtc="2026-04-10T04:37:00Z">
          <w:pPr>
            <w:ind w:left="720"/>
          </w:pPr>
        </w:pPrChange>
      </w:pPr>
      <w:ins w:id="186" w:author="Hetvi Topiwala" w:date="2026-04-10T10:07:00Z">
        <w:r w:rsidRPr="00376B51">
          <w:rPr>
            <w:b/>
            <w:bCs/>
            <w:lang w:val="en-IN"/>
          </w:rPr>
          <w:t>SDG 7: Affordable and Clean Energy</w:t>
        </w:r>
        <w:r w:rsidRPr="00376B51">
          <w:rPr>
            <w:lang w:val="en-IN"/>
          </w:rPr>
          <w:t xml:space="preserve"> – Through improvement of photovoltaic module efficiency and promotion of renewable energy adoption. </w:t>
        </w:r>
      </w:ins>
    </w:p>
    <w:p w14:paraId="158A099D" w14:textId="2B281DC3" w:rsidR="00376B51" w:rsidRPr="00376B51" w:rsidRDefault="00376B51">
      <w:pPr>
        <w:pStyle w:val="ListParagraph"/>
        <w:numPr>
          <w:ilvl w:val="1"/>
          <w:numId w:val="1"/>
        </w:numPr>
        <w:jc w:val="both"/>
        <w:rPr>
          <w:ins w:id="187" w:author="Hetvi Topiwala" w:date="2026-04-10T10:07:00Z"/>
          <w:lang w:val="en-IN"/>
        </w:rPr>
        <w:pPrChange w:id="188" w:author="Hetvi Topiwala" w:date="2026-04-10T10:07:00Z" w16du:dateUtc="2026-04-10T04:37:00Z">
          <w:pPr>
            <w:ind w:left="720"/>
          </w:pPr>
        </w:pPrChange>
      </w:pPr>
      <w:ins w:id="189" w:author="Hetvi Topiwala" w:date="2026-04-10T10:07:00Z">
        <w:r w:rsidRPr="00376B51">
          <w:rPr>
            <w:b/>
            <w:bCs/>
            <w:lang w:val="en-IN"/>
          </w:rPr>
          <w:t>SDG 6: Clean Water and Sanitation</w:t>
        </w:r>
        <w:r w:rsidRPr="00376B51">
          <w:rPr>
            <w:lang w:val="en-IN"/>
          </w:rPr>
          <w:t xml:space="preserve"> – By implementing water conservation and closed-loop water management practices. </w:t>
        </w:r>
      </w:ins>
    </w:p>
    <w:p w14:paraId="62313048" w14:textId="32FC9276" w:rsidR="00376B51" w:rsidRPr="00376B51" w:rsidRDefault="00376B51">
      <w:pPr>
        <w:pStyle w:val="ListParagraph"/>
        <w:numPr>
          <w:ilvl w:val="1"/>
          <w:numId w:val="1"/>
        </w:numPr>
        <w:jc w:val="both"/>
        <w:pPrChange w:id="190" w:author="Hetvi Topiwala" w:date="2026-04-10T10:07:00Z" w16du:dateUtc="2026-04-10T04:37:00Z">
          <w:pPr>
            <w:pStyle w:val="BodyText"/>
            <w:spacing w:before="1"/>
          </w:pPr>
        </w:pPrChange>
      </w:pPr>
      <w:ins w:id="191" w:author="Hetvi Topiwala" w:date="2026-04-10T10:07:00Z">
        <w:r w:rsidRPr="00376B51">
          <w:rPr>
            <w:b/>
            <w:bCs/>
            <w:lang w:val="en-IN"/>
          </w:rPr>
          <w:t>SDG 15: Life on Land</w:t>
        </w:r>
        <w:r w:rsidRPr="00376B51">
          <w:rPr>
            <w:lang w:val="en-IN"/>
          </w:rPr>
          <w:t xml:space="preserve"> – Through green belt development, tree plantation, and ecosystem restoration initiatives.</w:t>
        </w:r>
      </w:ins>
    </w:p>
    <w:p w14:paraId="19908137" w14:textId="77777777" w:rsidR="0044023F" w:rsidRPr="00376B51" w:rsidRDefault="0044023F" w:rsidP="00376B51"/>
    <w:p w14:paraId="09F376E2" w14:textId="77777777" w:rsidR="0044023F" w:rsidRPr="00376B51" w:rsidRDefault="0044023F" w:rsidP="00376B51"/>
    <w:p w14:paraId="2E798D79" w14:textId="678493E9" w:rsidR="00D267EF" w:rsidRDefault="00000000" w:rsidP="00D42CAB">
      <w:pPr>
        <w:pStyle w:val="Heading1"/>
        <w:numPr>
          <w:ilvl w:val="0"/>
          <w:numId w:val="1"/>
        </w:numPr>
        <w:tabs>
          <w:tab w:val="left" w:pos="994"/>
        </w:tabs>
        <w:jc w:val="left"/>
      </w:pPr>
      <w:r>
        <w:rPr>
          <w:spacing w:val="-2"/>
        </w:rPr>
        <w:t>Performance</w:t>
      </w:r>
      <w:r>
        <w:rPr>
          <w:spacing w:val="6"/>
        </w:rPr>
        <w:t xml:space="preserve"> </w:t>
      </w:r>
      <w:r>
        <w:rPr>
          <w:spacing w:val="-2"/>
        </w:rPr>
        <w:t>Reporting:</w:t>
      </w:r>
    </w:p>
    <w:p w14:paraId="083537F2" w14:textId="77777777" w:rsidR="00D267EF" w:rsidRDefault="00000000">
      <w:pPr>
        <w:pStyle w:val="BodyText"/>
        <w:spacing w:before="134" w:line="360" w:lineRule="auto"/>
        <w:ind w:left="710" w:right="729"/>
        <w:jc w:val="both"/>
      </w:pPr>
      <w:r>
        <w:t xml:space="preserve">At </w:t>
      </w:r>
      <w:proofErr w:type="spellStart"/>
      <w:r>
        <w:rPr>
          <w:b/>
        </w:rPr>
        <w:t>RenewSys</w:t>
      </w:r>
      <w:proofErr w:type="spellEnd"/>
      <w:r>
        <w:rPr>
          <w:b/>
        </w:rPr>
        <w:t xml:space="preserve"> India Pvt. Ltd.</w:t>
      </w:r>
      <w:r>
        <w:t>, we are committed to transparency and accountability in the implementation of our Green Policy. The progress of our environmental initiatives will be reported annually through a comprehensive performance report and will include key performance indicators (KPIs) aligned with the quantitative and qualitative targets set forth in this policy, providing a clear evaluation of our achievements, challenges, and areas for improvement.</w:t>
      </w:r>
    </w:p>
    <w:p w14:paraId="7CB00259" w14:textId="77777777" w:rsidR="00D267EF" w:rsidRDefault="00000000">
      <w:pPr>
        <w:pStyle w:val="BodyText"/>
        <w:ind w:left="710"/>
        <w:jc w:val="both"/>
      </w:pPr>
      <w:r>
        <w:t>Our</w:t>
      </w:r>
      <w:r>
        <w:rPr>
          <w:spacing w:val="-7"/>
        </w:rPr>
        <w:t xml:space="preserve"> </w:t>
      </w:r>
      <w:r>
        <w:t>reporting</w:t>
      </w:r>
      <w:r>
        <w:rPr>
          <w:spacing w:val="-5"/>
        </w:rPr>
        <w:t xml:space="preserve"> </w:t>
      </w:r>
      <w:r>
        <w:t>will</w:t>
      </w:r>
      <w:r>
        <w:rPr>
          <w:spacing w:val="-4"/>
        </w:rPr>
        <w:t xml:space="preserve"> </w:t>
      </w:r>
      <w:r>
        <w:t>cover</w:t>
      </w:r>
      <w:r>
        <w:rPr>
          <w:spacing w:val="-4"/>
        </w:rPr>
        <w:t xml:space="preserve"> </w:t>
      </w:r>
      <w:r>
        <w:t>a</w:t>
      </w:r>
      <w:r>
        <w:rPr>
          <w:spacing w:val="-9"/>
        </w:rPr>
        <w:t xml:space="preserve"> </w:t>
      </w:r>
      <w:r>
        <w:t>wide</w:t>
      </w:r>
      <w:r>
        <w:rPr>
          <w:spacing w:val="-4"/>
        </w:rPr>
        <w:t xml:space="preserve"> </w:t>
      </w:r>
      <w:r>
        <w:t>range</w:t>
      </w:r>
      <w:r>
        <w:rPr>
          <w:spacing w:val="-6"/>
        </w:rPr>
        <w:t xml:space="preserve"> </w:t>
      </w:r>
      <w:r>
        <w:t>of</w:t>
      </w:r>
      <w:r>
        <w:rPr>
          <w:spacing w:val="-4"/>
        </w:rPr>
        <w:t xml:space="preserve"> </w:t>
      </w:r>
      <w:r>
        <w:t>topics,</w:t>
      </w:r>
      <w:r>
        <w:rPr>
          <w:spacing w:val="-3"/>
        </w:rPr>
        <w:t xml:space="preserve"> </w:t>
      </w:r>
      <w:r>
        <w:rPr>
          <w:spacing w:val="-2"/>
        </w:rPr>
        <w:t>including:</w:t>
      </w:r>
    </w:p>
    <w:p w14:paraId="0756FC75" w14:textId="77777777" w:rsidR="00D267EF" w:rsidRDefault="00000000" w:rsidP="00AB5E8E">
      <w:pPr>
        <w:pStyle w:val="ListParagraph"/>
        <w:numPr>
          <w:ilvl w:val="1"/>
          <w:numId w:val="2"/>
        </w:numPr>
        <w:tabs>
          <w:tab w:val="left" w:pos="996"/>
        </w:tabs>
        <w:ind w:left="996" w:hanging="360"/>
      </w:pPr>
      <w:r>
        <w:t>Reduction</w:t>
      </w:r>
      <w:r>
        <w:rPr>
          <w:spacing w:val="-8"/>
        </w:rPr>
        <w:t xml:space="preserve"> </w:t>
      </w:r>
      <w:r>
        <w:t>of</w:t>
      </w:r>
      <w:r>
        <w:rPr>
          <w:spacing w:val="-6"/>
        </w:rPr>
        <w:t xml:space="preserve"> </w:t>
      </w:r>
      <w:r>
        <w:t>carbon</w:t>
      </w:r>
      <w:r>
        <w:rPr>
          <w:spacing w:val="-9"/>
        </w:rPr>
        <w:t xml:space="preserve"> </w:t>
      </w:r>
      <w:r>
        <w:t>emissions</w:t>
      </w:r>
      <w:r>
        <w:rPr>
          <w:spacing w:val="-7"/>
        </w:rPr>
        <w:t xml:space="preserve"> </w:t>
      </w:r>
      <w:r>
        <w:t>and</w:t>
      </w:r>
      <w:r>
        <w:rPr>
          <w:spacing w:val="-8"/>
        </w:rPr>
        <w:t xml:space="preserve"> </w:t>
      </w:r>
      <w:r>
        <w:t>energy</w:t>
      </w:r>
      <w:r>
        <w:rPr>
          <w:spacing w:val="-6"/>
        </w:rPr>
        <w:t xml:space="preserve"> </w:t>
      </w:r>
      <w:r>
        <w:rPr>
          <w:spacing w:val="-2"/>
        </w:rPr>
        <w:t>consumption</w:t>
      </w:r>
    </w:p>
    <w:p w14:paraId="2F1FCC2D" w14:textId="77777777" w:rsidR="00D267EF" w:rsidRDefault="00000000" w:rsidP="00AB5E8E">
      <w:pPr>
        <w:pStyle w:val="ListParagraph"/>
        <w:numPr>
          <w:ilvl w:val="1"/>
          <w:numId w:val="2"/>
        </w:numPr>
        <w:tabs>
          <w:tab w:val="left" w:pos="996"/>
        </w:tabs>
        <w:spacing w:before="133"/>
        <w:ind w:left="996" w:hanging="360"/>
      </w:pPr>
      <w:r>
        <w:t>Waste</w:t>
      </w:r>
      <w:r>
        <w:rPr>
          <w:spacing w:val="-13"/>
        </w:rPr>
        <w:t xml:space="preserve"> </w:t>
      </w:r>
      <w:r>
        <w:t>management</w:t>
      </w:r>
      <w:r>
        <w:rPr>
          <w:spacing w:val="-12"/>
        </w:rPr>
        <w:t xml:space="preserve"> </w:t>
      </w:r>
      <w:r>
        <w:t>and</w:t>
      </w:r>
      <w:r>
        <w:rPr>
          <w:spacing w:val="-12"/>
        </w:rPr>
        <w:t xml:space="preserve"> </w:t>
      </w:r>
      <w:r>
        <w:t>recycling</w:t>
      </w:r>
      <w:r>
        <w:rPr>
          <w:spacing w:val="-12"/>
        </w:rPr>
        <w:t xml:space="preserve"> </w:t>
      </w:r>
      <w:r>
        <w:rPr>
          <w:spacing w:val="-2"/>
        </w:rPr>
        <w:t>efforts</w:t>
      </w:r>
    </w:p>
    <w:p w14:paraId="71E8B29C" w14:textId="77777777" w:rsidR="00D267EF" w:rsidRDefault="00000000" w:rsidP="00AB5E8E">
      <w:pPr>
        <w:pStyle w:val="ListParagraph"/>
        <w:numPr>
          <w:ilvl w:val="1"/>
          <w:numId w:val="2"/>
        </w:numPr>
        <w:tabs>
          <w:tab w:val="left" w:pos="996"/>
        </w:tabs>
        <w:ind w:left="996" w:hanging="360"/>
      </w:pPr>
      <w:r>
        <w:rPr>
          <w:spacing w:val="-2"/>
        </w:rPr>
        <w:lastRenderedPageBreak/>
        <w:t>Water</w:t>
      </w:r>
      <w:r>
        <w:t xml:space="preserve"> </w:t>
      </w:r>
      <w:r>
        <w:rPr>
          <w:spacing w:val="-2"/>
        </w:rPr>
        <w:t>conservation</w:t>
      </w:r>
      <w:r>
        <w:rPr>
          <w:spacing w:val="3"/>
        </w:rPr>
        <w:t xml:space="preserve"> </w:t>
      </w:r>
      <w:r>
        <w:rPr>
          <w:spacing w:val="-2"/>
        </w:rPr>
        <w:t>measures</w:t>
      </w:r>
    </w:p>
    <w:p w14:paraId="071909D4" w14:textId="77777777" w:rsidR="00D267EF" w:rsidRDefault="00000000" w:rsidP="00AB5E8E">
      <w:pPr>
        <w:pStyle w:val="ListParagraph"/>
        <w:numPr>
          <w:ilvl w:val="1"/>
          <w:numId w:val="2"/>
        </w:numPr>
        <w:tabs>
          <w:tab w:val="left" w:pos="996"/>
        </w:tabs>
        <w:ind w:left="996" w:hanging="360"/>
      </w:pPr>
      <w:r>
        <w:rPr>
          <w:spacing w:val="-2"/>
        </w:rPr>
        <w:t>Biodiversity</w:t>
      </w:r>
      <w:r>
        <w:rPr>
          <w:spacing w:val="9"/>
        </w:rPr>
        <w:t xml:space="preserve"> </w:t>
      </w:r>
      <w:r>
        <w:rPr>
          <w:spacing w:val="-2"/>
        </w:rPr>
        <w:t>preservation</w:t>
      </w:r>
      <w:r>
        <w:rPr>
          <w:spacing w:val="9"/>
        </w:rPr>
        <w:t xml:space="preserve"> </w:t>
      </w:r>
      <w:r>
        <w:rPr>
          <w:spacing w:val="-2"/>
        </w:rPr>
        <w:t>initiatives</w:t>
      </w:r>
    </w:p>
    <w:p w14:paraId="669AC6EE" w14:textId="77777777" w:rsidR="00D267EF" w:rsidRDefault="00000000" w:rsidP="00AB5E8E">
      <w:pPr>
        <w:pStyle w:val="ListParagraph"/>
        <w:numPr>
          <w:ilvl w:val="1"/>
          <w:numId w:val="2"/>
        </w:numPr>
        <w:tabs>
          <w:tab w:val="left" w:pos="996"/>
        </w:tabs>
        <w:spacing w:before="133"/>
        <w:ind w:left="996" w:hanging="360"/>
      </w:pPr>
      <w:r>
        <w:t>Compliance</w:t>
      </w:r>
      <w:r>
        <w:rPr>
          <w:spacing w:val="-12"/>
        </w:rPr>
        <w:t xml:space="preserve"> </w:t>
      </w:r>
      <w:r>
        <w:t>with</w:t>
      </w:r>
      <w:r>
        <w:rPr>
          <w:spacing w:val="-10"/>
        </w:rPr>
        <w:t xml:space="preserve"> </w:t>
      </w:r>
      <w:r>
        <w:t>environmental</w:t>
      </w:r>
      <w:r>
        <w:rPr>
          <w:spacing w:val="-10"/>
        </w:rPr>
        <w:t xml:space="preserve"> </w:t>
      </w:r>
      <w:r>
        <w:t>regulations</w:t>
      </w:r>
      <w:r>
        <w:rPr>
          <w:spacing w:val="-10"/>
        </w:rPr>
        <w:t xml:space="preserve"> </w:t>
      </w:r>
      <w:r>
        <w:t>and</w:t>
      </w:r>
      <w:r>
        <w:rPr>
          <w:spacing w:val="-12"/>
        </w:rPr>
        <w:t xml:space="preserve"> </w:t>
      </w:r>
      <w:r>
        <w:rPr>
          <w:spacing w:val="-2"/>
        </w:rPr>
        <w:t>standards</w:t>
      </w:r>
    </w:p>
    <w:p w14:paraId="697A6E4D" w14:textId="77777777" w:rsidR="00376B51" w:rsidRDefault="00376B51">
      <w:pPr>
        <w:pStyle w:val="BodyText"/>
      </w:pPr>
    </w:p>
    <w:p w14:paraId="05543B93" w14:textId="77777777" w:rsidR="00376B51" w:rsidRDefault="00376B51">
      <w:pPr>
        <w:pStyle w:val="BodyText"/>
      </w:pPr>
    </w:p>
    <w:p w14:paraId="60FC0045" w14:textId="77777777" w:rsidR="00D267EF" w:rsidRDefault="00000000" w:rsidP="00376B51">
      <w:pPr>
        <w:pStyle w:val="BodyText"/>
        <w:spacing w:line="360" w:lineRule="auto"/>
        <w:ind w:left="710" w:right="724"/>
        <w:jc w:val="both"/>
      </w:pPr>
      <w:r>
        <w:t>Additionally, the results of our annual environmental audits, employee engagement initiatives, and sustainability</w:t>
      </w:r>
      <w:r>
        <w:rPr>
          <w:spacing w:val="-2"/>
        </w:rPr>
        <w:t xml:space="preserve"> </w:t>
      </w:r>
      <w:r>
        <w:t>assessments</w:t>
      </w:r>
      <w:r>
        <w:rPr>
          <w:spacing w:val="-4"/>
        </w:rPr>
        <w:t xml:space="preserve"> </w:t>
      </w:r>
      <w:r>
        <w:t>will</w:t>
      </w:r>
      <w:r>
        <w:rPr>
          <w:spacing w:val="-3"/>
        </w:rPr>
        <w:t xml:space="preserve"> </w:t>
      </w:r>
      <w:r>
        <w:t>be</w:t>
      </w:r>
      <w:r>
        <w:rPr>
          <w:spacing w:val="-2"/>
        </w:rPr>
        <w:t xml:space="preserve"> </w:t>
      </w:r>
      <w:r>
        <w:t>published</w:t>
      </w:r>
      <w:r>
        <w:rPr>
          <w:spacing w:val="-4"/>
        </w:rPr>
        <w:t xml:space="preserve"> </w:t>
      </w:r>
      <w:r>
        <w:t>by</w:t>
      </w:r>
      <w:r>
        <w:rPr>
          <w:spacing w:val="-2"/>
        </w:rPr>
        <w:t xml:space="preserve"> </w:t>
      </w:r>
      <w:r>
        <w:t>the</w:t>
      </w:r>
      <w:r>
        <w:rPr>
          <w:spacing w:val="-2"/>
        </w:rPr>
        <w:t xml:space="preserve"> </w:t>
      </w:r>
      <w:r>
        <w:t>Environmental</w:t>
      </w:r>
      <w:r>
        <w:rPr>
          <w:spacing w:val="-4"/>
        </w:rPr>
        <w:t xml:space="preserve"> </w:t>
      </w:r>
      <w:r>
        <w:t>Department</w:t>
      </w:r>
      <w:r>
        <w:rPr>
          <w:spacing w:val="-2"/>
        </w:rPr>
        <w:t xml:space="preserve"> </w:t>
      </w:r>
      <w:r>
        <w:t>and</w:t>
      </w:r>
      <w:r>
        <w:rPr>
          <w:spacing w:val="-3"/>
        </w:rPr>
        <w:t xml:space="preserve"> </w:t>
      </w:r>
      <w:r>
        <w:t>made</w:t>
      </w:r>
      <w:r>
        <w:rPr>
          <w:spacing w:val="-2"/>
        </w:rPr>
        <w:t xml:space="preserve"> </w:t>
      </w:r>
      <w:r>
        <w:t>available</w:t>
      </w:r>
      <w:r>
        <w:rPr>
          <w:spacing w:val="-3"/>
        </w:rPr>
        <w:t xml:space="preserve"> </w:t>
      </w:r>
      <w:r>
        <w:t>to all stakeholders, including employees, local communities, suppliers, and external partners, ensuring that they are informed and engaged in our commitment to environmental sustainability.</w:t>
      </w:r>
    </w:p>
    <w:p w14:paraId="19667A1D" w14:textId="77777777" w:rsidR="00376B51" w:rsidRPr="00376B51" w:rsidRDefault="00376B51" w:rsidP="00376B51"/>
    <w:p w14:paraId="39C4E93C" w14:textId="77777777" w:rsidR="00376B51" w:rsidRPr="00376B51" w:rsidRDefault="00376B51" w:rsidP="00376B51"/>
    <w:p w14:paraId="521920F1" w14:textId="407F2FA1" w:rsidR="00D267EF" w:rsidRDefault="00000000" w:rsidP="00D42CAB">
      <w:pPr>
        <w:pStyle w:val="Heading1"/>
        <w:numPr>
          <w:ilvl w:val="0"/>
          <w:numId w:val="1"/>
        </w:numPr>
        <w:tabs>
          <w:tab w:val="left" w:pos="1157"/>
        </w:tabs>
        <w:jc w:val="left"/>
      </w:pPr>
      <w:r>
        <w:rPr>
          <w:spacing w:val="-2"/>
        </w:rPr>
        <w:t>Responsibility:</w:t>
      </w:r>
    </w:p>
    <w:p w14:paraId="2911AB66" w14:textId="77777777" w:rsidR="00D267EF" w:rsidRDefault="00000000">
      <w:pPr>
        <w:pStyle w:val="BodyText"/>
        <w:spacing w:before="132" w:line="360" w:lineRule="auto"/>
        <w:ind w:left="874" w:right="726"/>
        <w:jc w:val="both"/>
      </w:pPr>
      <w:r>
        <w:t>The Environmental Manager will be responsible for compiling and preparing the annual environmental performance report. This will be done in coordination with the reporting done by:</w:t>
      </w:r>
    </w:p>
    <w:p w14:paraId="25E92679" w14:textId="77777777" w:rsidR="00D267EF" w:rsidRDefault="00000000" w:rsidP="00AB5E8E">
      <w:pPr>
        <w:pStyle w:val="ListParagraph"/>
        <w:numPr>
          <w:ilvl w:val="1"/>
          <w:numId w:val="2"/>
        </w:numPr>
        <w:tabs>
          <w:tab w:val="left" w:pos="1363"/>
        </w:tabs>
        <w:spacing w:before="1"/>
        <w:ind w:left="1363" w:hanging="348"/>
      </w:pPr>
      <w:r>
        <w:t>The</w:t>
      </w:r>
      <w:r>
        <w:rPr>
          <w:spacing w:val="-9"/>
        </w:rPr>
        <w:t xml:space="preserve"> </w:t>
      </w:r>
      <w:r>
        <w:rPr>
          <w:b/>
        </w:rPr>
        <w:t>Health</w:t>
      </w:r>
      <w:r>
        <w:rPr>
          <w:b/>
          <w:spacing w:val="-9"/>
        </w:rPr>
        <w:t xml:space="preserve"> </w:t>
      </w:r>
      <w:r>
        <w:rPr>
          <w:b/>
        </w:rPr>
        <w:t>and</w:t>
      </w:r>
      <w:r>
        <w:rPr>
          <w:b/>
          <w:spacing w:val="-9"/>
        </w:rPr>
        <w:t xml:space="preserve"> </w:t>
      </w:r>
      <w:r>
        <w:rPr>
          <w:b/>
        </w:rPr>
        <w:t>Safety</w:t>
      </w:r>
      <w:r>
        <w:rPr>
          <w:b/>
          <w:spacing w:val="-9"/>
        </w:rPr>
        <w:t xml:space="preserve"> </w:t>
      </w:r>
      <w:r>
        <w:rPr>
          <w:b/>
        </w:rPr>
        <w:t>Officer</w:t>
      </w:r>
      <w:r>
        <w:rPr>
          <w:b/>
          <w:spacing w:val="-7"/>
        </w:rPr>
        <w:t xml:space="preserve"> </w:t>
      </w:r>
      <w:r>
        <w:t>for</w:t>
      </w:r>
      <w:r>
        <w:rPr>
          <w:spacing w:val="-8"/>
        </w:rPr>
        <w:t xml:space="preserve"> </w:t>
      </w:r>
      <w:r>
        <w:t>environmental</w:t>
      </w:r>
      <w:r>
        <w:rPr>
          <w:spacing w:val="-8"/>
        </w:rPr>
        <w:t xml:space="preserve"> </w:t>
      </w:r>
      <w:r>
        <w:t>health</w:t>
      </w:r>
      <w:r>
        <w:rPr>
          <w:spacing w:val="-10"/>
        </w:rPr>
        <w:t xml:space="preserve"> </w:t>
      </w:r>
      <w:r>
        <w:rPr>
          <w:spacing w:val="-2"/>
        </w:rPr>
        <w:t>metrics.</w:t>
      </w:r>
    </w:p>
    <w:p w14:paraId="7C75AF31" w14:textId="77777777" w:rsidR="00D267EF" w:rsidRDefault="00000000" w:rsidP="00AB5E8E">
      <w:pPr>
        <w:pStyle w:val="ListParagraph"/>
        <w:numPr>
          <w:ilvl w:val="1"/>
          <w:numId w:val="2"/>
        </w:numPr>
        <w:tabs>
          <w:tab w:val="left" w:pos="1363"/>
        </w:tabs>
        <w:ind w:left="1363" w:hanging="348"/>
      </w:pPr>
      <w:r>
        <w:t>The</w:t>
      </w:r>
      <w:r>
        <w:rPr>
          <w:spacing w:val="-8"/>
        </w:rPr>
        <w:t xml:space="preserve"> </w:t>
      </w:r>
      <w:r>
        <w:rPr>
          <w:b/>
        </w:rPr>
        <w:t>ESG</w:t>
      </w:r>
      <w:r>
        <w:rPr>
          <w:b/>
          <w:spacing w:val="-8"/>
        </w:rPr>
        <w:t xml:space="preserve"> </w:t>
      </w:r>
      <w:r>
        <w:rPr>
          <w:b/>
        </w:rPr>
        <w:t>Team</w:t>
      </w:r>
      <w:r>
        <w:rPr>
          <w:b/>
          <w:spacing w:val="-6"/>
        </w:rPr>
        <w:t xml:space="preserve"> </w:t>
      </w:r>
      <w:r>
        <w:t>for</w:t>
      </w:r>
      <w:r>
        <w:rPr>
          <w:spacing w:val="-7"/>
        </w:rPr>
        <w:t xml:space="preserve"> </w:t>
      </w:r>
      <w:r>
        <w:t>data</w:t>
      </w:r>
      <w:r>
        <w:rPr>
          <w:spacing w:val="-7"/>
        </w:rPr>
        <w:t xml:space="preserve"> </w:t>
      </w:r>
      <w:r>
        <w:t>on</w:t>
      </w:r>
      <w:r>
        <w:rPr>
          <w:spacing w:val="-10"/>
        </w:rPr>
        <w:t xml:space="preserve"> </w:t>
      </w:r>
      <w:r>
        <w:t>resource</w:t>
      </w:r>
      <w:r>
        <w:rPr>
          <w:spacing w:val="-7"/>
        </w:rPr>
        <w:t xml:space="preserve"> </w:t>
      </w:r>
      <w:r>
        <w:t>use</w:t>
      </w:r>
      <w:r>
        <w:rPr>
          <w:spacing w:val="-7"/>
        </w:rPr>
        <w:t xml:space="preserve"> </w:t>
      </w:r>
      <w:r>
        <w:t>and</w:t>
      </w:r>
      <w:r>
        <w:rPr>
          <w:spacing w:val="-8"/>
        </w:rPr>
        <w:t xml:space="preserve"> </w:t>
      </w:r>
      <w:r>
        <w:t>waste</w:t>
      </w:r>
      <w:r>
        <w:rPr>
          <w:spacing w:val="-8"/>
        </w:rPr>
        <w:t xml:space="preserve"> </w:t>
      </w:r>
      <w:r>
        <w:rPr>
          <w:spacing w:val="-2"/>
        </w:rPr>
        <w:t>management.</w:t>
      </w:r>
    </w:p>
    <w:p w14:paraId="49CEF6B1" w14:textId="77777777" w:rsidR="00D267EF" w:rsidRDefault="00000000" w:rsidP="00AB5E8E">
      <w:pPr>
        <w:pStyle w:val="ListParagraph"/>
        <w:numPr>
          <w:ilvl w:val="1"/>
          <w:numId w:val="2"/>
        </w:numPr>
        <w:tabs>
          <w:tab w:val="left" w:pos="1363"/>
        </w:tabs>
        <w:ind w:left="1363" w:hanging="348"/>
      </w:pPr>
      <w:r>
        <w:t>The</w:t>
      </w:r>
      <w:r>
        <w:rPr>
          <w:spacing w:val="-9"/>
        </w:rPr>
        <w:t xml:space="preserve"> </w:t>
      </w:r>
      <w:r>
        <w:rPr>
          <w:b/>
        </w:rPr>
        <w:t>Community</w:t>
      </w:r>
      <w:r>
        <w:rPr>
          <w:b/>
          <w:spacing w:val="-9"/>
        </w:rPr>
        <w:t xml:space="preserve"> </w:t>
      </w:r>
      <w:r>
        <w:rPr>
          <w:b/>
        </w:rPr>
        <w:t>Engagement</w:t>
      </w:r>
      <w:r>
        <w:rPr>
          <w:b/>
          <w:spacing w:val="-9"/>
        </w:rPr>
        <w:t xml:space="preserve"> </w:t>
      </w:r>
      <w:r>
        <w:rPr>
          <w:b/>
        </w:rPr>
        <w:t>Officer</w:t>
      </w:r>
      <w:r>
        <w:rPr>
          <w:b/>
          <w:spacing w:val="-7"/>
        </w:rPr>
        <w:t xml:space="preserve"> </w:t>
      </w:r>
      <w:r>
        <w:t>for</w:t>
      </w:r>
      <w:r>
        <w:rPr>
          <w:spacing w:val="-10"/>
        </w:rPr>
        <w:t xml:space="preserve"> </w:t>
      </w:r>
      <w:r>
        <w:t>reporting</w:t>
      </w:r>
      <w:r>
        <w:rPr>
          <w:spacing w:val="-10"/>
        </w:rPr>
        <w:t xml:space="preserve"> </w:t>
      </w:r>
      <w:r>
        <w:t>on</w:t>
      </w:r>
      <w:r>
        <w:rPr>
          <w:spacing w:val="-11"/>
        </w:rPr>
        <w:t xml:space="preserve"> </w:t>
      </w:r>
      <w:r>
        <w:t>biodiversity</w:t>
      </w:r>
      <w:r>
        <w:rPr>
          <w:spacing w:val="-9"/>
        </w:rPr>
        <w:t xml:space="preserve"> </w:t>
      </w:r>
      <w:r>
        <w:t>and</w:t>
      </w:r>
      <w:r>
        <w:rPr>
          <w:spacing w:val="-10"/>
        </w:rPr>
        <w:t xml:space="preserve"> </w:t>
      </w:r>
      <w:r>
        <w:t>community</w:t>
      </w:r>
      <w:r>
        <w:rPr>
          <w:spacing w:val="-9"/>
        </w:rPr>
        <w:t xml:space="preserve"> </w:t>
      </w:r>
      <w:r>
        <w:rPr>
          <w:spacing w:val="-2"/>
        </w:rPr>
        <w:t>initiatives.</w:t>
      </w:r>
    </w:p>
    <w:p w14:paraId="23DAC2F0" w14:textId="77777777" w:rsidR="00D267EF" w:rsidRDefault="00D267EF">
      <w:pPr>
        <w:pStyle w:val="BodyText"/>
        <w:spacing w:before="267"/>
      </w:pPr>
    </w:p>
    <w:p w14:paraId="1A75347A" w14:textId="6589B641" w:rsidR="00D267EF" w:rsidRDefault="00000000" w:rsidP="00D42CAB">
      <w:pPr>
        <w:pStyle w:val="Heading1"/>
        <w:numPr>
          <w:ilvl w:val="0"/>
          <w:numId w:val="1"/>
        </w:numPr>
        <w:tabs>
          <w:tab w:val="left" w:pos="1158"/>
        </w:tabs>
        <w:jc w:val="left"/>
      </w:pPr>
      <w:r>
        <w:t>Review</w:t>
      </w:r>
      <w:r>
        <w:rPr>
          <w:spacing w:val="-9"/>
        </w:rPr>
        <w:t xml:space="preserve"> </w:t>
      </w:r>
      <w:r>
        <w:rPr>
          <w:spacing w:val="-2"/>
        </w:rPr>
        <w:t>Mechanism:</w:t>
      </w:r>
    </w:p>
    <w:p w14:paraId="1D6AE425" w14:textId="752B8D0A" w:rsidR="00D267EF" w:rsidRDefault="00000000">
      <w:pPr>
        <w:pStyle w:val="BodyText"/>
        <w:spacing w:before="135" w:line="360" w:lineRule="auto"/>
        <w:ind w:left="874" w:right="728"/>
        <w:jc w:val="both"/>
      </w:pPr>
      <w:r>
        <w:t xml:space="preserve">Our Green Policy will be reviewed annually by the </w:t>
      </w:r>
      <w:r w:rsidR="00F9034D">
        <w:t xml:space="preserve">Human Resources </w:t>
      </w:r>
      <w:r>
        <w:t>Manager to ensure accountability and transparency. This review will assess compliance with the policy, evaluate its effectiveness, and incorporate feedback from audits and stakeholders. Necessary updates will be made to maintain alignment with best practices, legal requirements, and the organization’s sustainability objectives.</w:t>
      </w:r>
    </w:p>
    <w:p w14:paraId="499D4075" w14:textId="77777777" w:rsidR="00CB06AB" w:rsidRDefault="00CB06AB">
      <w:pPr>
        <w:pStyle w:val="BodyText"/>
        <w:spacing w:before="135" w:line="360" w:lineRule="auto"/>
        <w:ind w:left="874" w:right="728"/>
        <w:jc w:val="both"/>
      </w:pPr>
    </w:p>
    <w:p w14:paraId="533D5712" w14:textId="77777777" w:rsidR="00CB06AB" w:rsidRDefault="00CB06AB">
      <w:pPr>
        <w:pStyle w:val="BodyText"/>
        <w:spacing w:before="135" w:line="360" w:lineRule="auto"/>
        <w:ind w:left="874" w:right="728"/>
        <w:jc w:val="both"/>
      </w:pPr>
    </w:p>
    <w:p w14:paraId="3E80D280" w14:textId="77777777" w:rsidR="00CB06AB" w:rsidRDefault="00CB06AB">
      <w:pPr>
        <w:pStyle w:val="BodyText"/>
        <w:spacing w:before="135" w:line="360" w:lineRule="auto"/>
        <w:ind w:left="874" w:right="728"/>
        <w:jc w:val="both"/>
      </w:pPr>
    </w:p>
    <w:p w14:paraId="0A197021" w14:textId="77777777" w:rsidR="00CB06AB" w:rsidRDefault="00CB06AB">
      <w:pPr>
        <w:pStyle w:val="BodyText"/>
        <w:spacing w:before="135" w:line="360" w:lineRule="auto"/>
        <w:ind w:left="874" w:right="728"/>
        <w:jc w:val="both"/>
      </w:pPr>
    </w:p>
    <w:p w14:paraId="6C12D3DB" w14:textId="77777777" w:rsidR="00CB06AB" w:rsidRDefault="00CB06AB">
      <w:pPr>
        <w:pStyle w:val="BodyText"/>
        <w:spacing w:before="135" w:line="360" w:lineRule="auto"/>
        <w:ind w:left="874" w:right="728"/>
        <w:jc w:val="both"/>
      </w:pPr>
    </w:p>
    <w:p w14:paraId="6BB0277C" w14:textId="77777777" w:rsidR="00CB06AB" w:rsidRDefault="00CB06AB">
      <w:pPr>
        <w:pStyle w:val="BodyText"/>
        <w:spacing w:before="135" w:line="360" w:lineRule="auto"/>
        <w:ind w:left="874" w:right="728"/>
        <w:jc w:val="both"/>
      </w:pPr>
    </w:p>
    <w:p w14:paraId="4AABBEBB" w14:textId="77777777" w:rsidR="00CB06AB" w:rsidRDefault="00CB06AB">
      <w:pPr>
        <w:pStyle w:val="BodyText"/>
        <w:spacing w:before="135" w:line="360" w:lineRule="auto"/>
        <w:ind w:left="874" w:right="728"/>
        <w:jc w:val="both"/>
      </w:pPr>
    </w:p>
    <w:p w14:paraId="4423C86F" w14:textId="77777777" w:rsidR="00CB06AB" w:rsidRDefault="00CB06AB">
      <w:pPr>
        <w:pStyle w:val="BodyText"/>
        <w:spacing w:before="135" w:line="360" w:lineRule="auto"/>
        <w:ind w:left="874" w:right="728"/>
        <w:jc w:val="both"/>
      </w:pPr>
    </w:p>
    <w:p w14:paraId="7F246C7A" w14:textId="77777777" w:rsidR="00CB06AB" w:rsidRDefault="00CB06AB">
      <w:pPr>
        <w:pStyle w:val="BodyText"/>
        <w:spacing w:before="135" w:line="360" w:lineRule="auto"/>
        <w:ind w:left="874" w:right="728"/>
        <w:jc w:val="both"/>
      </w:pPr>
    </w:p>
    <w:p w14:paraId="07AE5C12" w14:textId="77777777" w:rsidR="00CB06AB" w:rsidRDefault="00CB06AB">
      <w:pPr>
        <w:pStyle w:val="BodyText"/>
        <w:spacing w:before="135" w:line="360" w:lineRule="auto"/>
        <w:ind w:left="874" w:right="728"/>
        <w:jc w:val="both"/>
      </w:pPr>
    </w:p>
    <w:p w14:paraId="069691DB" w14:textId="77777777" w:rsidR="00CB06AB" w:rsidRDefault="00CB06AB">
      <w:pPr>
        <w:pStyle w:val="BodyText"/>
        <w:spacing w:before="135" w:line="360" w:lineRule="auto"/>
        <w:ind w:left="874" w:right="728"/>
        <w:jc w:val="both"/>
      </w:pPr>
    </w:p>
    <w:p w14:paraId="359448BC" w14:textId="77777777" w:rsidR="00CB06AB" w:rsidRDefault="00CB06AB">
      <w:pPr>
        <w:pStyle w:val="BodyText"/>
        <w:spacing w:before="135" w:line="360" w:lineRule="auto"/>
        <w:ind w:left="874" w:right="728"/>
        <w:jc w:val="both"/>
      </w:pPr>
    </w:p>
    <w:p w14:paraId="5E14C43F" w14:textId="77777777" w:rsidR="00CB06AB" w:rsidRPr="00CB06AB" w:rsidRDefault="00CB06AB" w:rsidP="00CB06AB">
      <w:pPr>
        <w:pStyle w:val="BodyText"/>
        <w:spacing w:before="135" w:line="360" w:lineRule="auto"/>
        <w:ind w:left="874" w:right="728"/>
        <w:jc w:val="center"/>
        <w:rPr>
          <w:ins w:id="192" w:author="Hetvi Topiwala" w:date="2026-04-10T11:58:00Z"/>
          <w:b/>
          <w:bCs/>
          <w:lang w:val="en-IN"/>
        </w:rPr>
      </w:pPr>
      <w:ins w:id="193" w:author="Hetvi Topiwala" w:date="2026-04-10T11:58:00Z">
        <w:r w:rsidRPr="00CB06AB">
          <w:rPr>
            <w:b/>
            <w:bCs/>
            <w:lang w:val="en-IN"/>
          </w:rPr>
          <w:t>Employee Acknowledgment Form</w:t>
        </w:r>
      </w:ins>
    </w:p>
    <w:p w14:paraId="5DB997C0" w14:textId="77777777" w:rsidR="00CB06AB" w:rsidRPr="00CB06AB" w:rsidRDefault="00CB06AB" w:rsidP="00CB06AB">
      <w:pPr>
        <w:pStyle w:val="BodyText"/>
        <w:spacing w:before="135" w:line="360" w:lineRule="auto"/>
        <w:ind w:left="874" w:right="728"/>
        <w:jc w:val="both"/>
        <w:rPr>
          <w:ins w:id="194" w:author="Hetvi Topiwala" w:date="2026-04-10T11:58:00Z"/>
          <w:lang w:val="en-IN"/>
        </w:rPr>
      </w:pPr>
      <w:ins w:id="195" w:author="Hetvi Topiwala" w:date="2026-04-10T11:58:00Z">
        <w:r w:rsidRPr="00CB06AB">
          <w:rPr>
            <w:lang w:val="en-IN"/>
          </w:rPr>
          <w:t xml:space="preserve">I hereby acknowledge that I have read and understood the </w:t>
        </w:r>
        <w:r w:rsidRPr="00CB06AB">
          <w:rPr>
            <w:b/>
            <w:bCs/>
            <w:lang w:val="en-IN"/>
          </w:rPr>
          <w:t>Green Policy</w:t>
        </w:r>
        <w:r w:rsidRPr="00CB06AB">
          <w:rPr>
            <w:lang w:val="en-IN"/>
          </w:rPr>
          <w:t xml:space="preserve"> of </w:t>
        </w:r>
        <w:proofErr w:type="spellStart"/>
        <w:r w:rsidRPr="00CB06AB">
          <w:rPr>
            <w:b/>
            <w:bCs/>
            <w:lang w:val="en-IN"/>
          </w:rPr>
          <w:t>RenewSys</w:t>
        </w:r>
        <w:proofErr w:type="spellEnd"/>
        <w:r w:rsidRPr="00CB06AB">
          <w:rPr>
            <w:b/>
            <w:bCs/>
            <w:lang w:val="en-IN"/>
          </w:rPr>
          <w:t xml:space="preserve"> India </w:t>
        </w:r>
        <w:proofErr w:type="spellStart"/>
        <w:r w:rsidRPr="00CB06AB">
          <w:rPr>
            <w:b/>
            <w:bCs/>
            <w:lang w:val="en-IN"/>
          </w:rPr>
          <w:t>Pvt.</w:t>
        </w:r>
        <w:proofErr w:type="spellEnd"/>
        <w:r w:rsidRPr="00CB06AB">
          <w:rPr>
            <w:b/>
            <w:bCs/>
            <w:lang w:val="en-IN"/>
          </w:rPr>
          <w:t xml:space="preserve"> Ltd.</w:t>
        </w:r>
        <w:r w:rsidRPr="00CB06AB">
          <w:rPr>
            <w:lang w:val="en-IN"/>
          </w:rPr>
          <w:t xml:space="preserve"> I am aware of the Company’s commitment to responsible environmental practices, including energy efficiency, resource conservation, waste reduction, pollution control, biodiversity protection, and compliance with all applicable environmental laws and standards.</w:t>
        </w:r>
      </w:ins>
    </w:p>
    <w:p w14:paraId="33FF8C0C" w14:textId="77777777" w:rsidR="00CB06AB" w:rsidRPr="00CB06AB" w:rsidRDefault="00CB06AB" w:rsidP="00CB06AB">
      <w:pPr>
        <w:pStyle w:val="BodyText"/>
        <w:spacing w:before="135" w:line="360" w:lineRule="auto"/>
        <w:ind w:left="874" w:right="728"/>
        <w:jc w:val="both"/>
        <w:rPr>
          <w:ins w:id="196" w:author="Hetvi Topiwala" w:date="2026-04-10T11:58:00Z"/>
          <w:lang w:val="en-IN"/>
        </w:rPr>
      </w:pPr>
      <w:ins w:id="197" w:author="Hetvi Topiwala" w:date="2026-04-10T11:58:00Z">
        <w:r w:rsidRPr="00CB06AB">
          <w:rPr>
            <w:lang w:val="en-IN"/>
          </w:rPr>
          <w:t xml:space="preserve">I understand that environmental sustainability is a collective responsibility, and I pledge to follow sustainable practices in my daily work, including minimizing waste, using resources efficiently, and adhering to the Company’s environmental procedures and protocols. I will actively support </w:t>
        </w:r>
        <w:proofErr w:type="spellStart"/>
        <w:r w:rsidRPr="00CB06AB">
          <w:rPr>
            <w:lang w:val="en-IN"/>
          </w:rPr>
          <w:t>RenewSys</w:t>
        </w:r>
        <w:proofErr w:type="spellEnd"/>
        <w:r w:rsidRPr="00CB06AB">
          <w:rPr>
            <w:lang w:val="en-IN"/>
          </w:rPr>
          <w:t xml:space="preserve"> India </w:t>
        </w:r>
        <w:proofErr w:type="spellStart"/>
        <w:r w:rsidRPr="00CB06AB">
          <w:rPr>
            <w:lang w:val="en-IN"/>
          </w:rPr>
          <w:t>Pvt.</w:t>
        </w:r>
        <w:proofErr w:type="spellEnd"/>
        <w:r w:rsidRPr="00CB06AB">
          <w:rPr>
            <w:lang w:val="en-IN"/>
          </w:rPr>
          <w:t xml:space="preserve"> Ltd.’s efforts to achieve its environmental and sustainability objectives and contribute towards creating a cleaner, safer, and more sustainable workplace.</w:t>
        </w:r>
      </w:ins>
    </w:p>
    <w:p w14:paraId="6DAC8664" w14:textId="02F8CC87" w:rsidR="00CB06AB" w:rsidRPr="00CB06AB" w:rsidRDefault="00CB06AB" w:rsidP="00CB06AB">
      <w:pPr>
        <w:pStyle w:val="BodyText"/>
        <w:spacing w:before="135" w:line="360" w:lineRule="auto"/>
        <w:ind w:left="874" w:right="728"/>
        <w:jc w:val="both"/>
        <w:rPr>
          <w:ins w:id="198" w:author="Hetvi Topiwala" w:date="2026-04-10T11:58:00Z"/>
          <w:lang w:val="en-IN"/>
        </w:rPr>
      </w:pPr>
      <w:ins w:id="199" w:author="Hetvi Topiwala" w:date="2026-04-10T11:58:00Z">
        <w:r w:rsidRPr="00CB06AB">
          <w:rPr>
            <w:lang w:val="en-IN"/>
          </w:rPr>
          <w:t xml:space="preserve">By signing this document, I confirm my commitment to the environmental values of </w:t>
        </w:r>
        <w:proofErr w:type="spellStart"/>
        <w:r w:rsidRPr="00CB06AB">
          <w:rPr>
            <w:b/>
            <w:bCs/>
            <w:lang w:val="en-IN"/>
          </w:rPr>
          <w:t>RenewSys</w:t>
        </w:r>
        <w:proofErr w:type="spellEnd"/>
        <w:r w:rsidRPr="00CB06AB">
          <w:rPr>
            <w:b/>
            <w:bCs/>
            <w:lang w:val="en-IN"/>
          </w:rPr>
          <w:t xml:space="preserve"> </w:t>
        </w:r>
        <w:r w:rsidRPr="00CB06AB">
          <w:rPr>
            <w:lang w:val="en-IN"/>
          </w:rPr>
          <w:t>and agree to participate in training sessions, awareness programs, and continuous improvement initiatives as required.</w:t>
        </w:r>
      </w:ins>
    </w:p>
    <w:p w14:paraId="0EACA8F6" w14:textId="5994925D" w:rsidR="00CB06AB" w:rsidRPr="00CB06AB" w:rsidRDefault="00CB06AB" w:rsidP="00CB06AB">
      <w:pPr>
        <w:pStyle w:val="BodyText"/>
        <w:spacing w:before="135" w:line="360" w:lineRule="auto"/>
        <w:ind w:left="874" w:right="728"/>
        <w:jc w:val="both"/>
        <w:rPr>
          <w:ins w:id="200" w:author="Hetvi Topiwala" w:date="2026-04-10T11:58:00Z"/>
          <w:lang w:val="en-IN"/>
        </w:rPr>
      </w:pPr>
    </w:p>
    <w:p w14:paraId="10DA97F2" w14:textId="77777777" w:rsidR="00CB06AB" w:rsidRPr="00CB06AB" w:rsidRDefault="00CB06AB" w:rsidP="00CB06AB">
      <w:pPr>
        <w:pStyle w:val="BodyText"/>
        <w:spacing w:before="135" w:line="720" w:lineRule="auto"/>
        <w:ind w:left="874" w:right="728"/>
        <w:rPr>
          <w:ins w:id="201" w:author="Hetvi Topiwala" w:date="2026-04-10T11:58:00Z"/>
          <w:lang w:val="en-IN"/>
        </w:rPr>
      </w:pPr>
      <w:ins w:id="202" w:author="Hetvi Topiwala" w:date="2026-04-10T11:58:00Z">
        <w:r w:rsidRPr="00CB06AB">
          <w:rPr>
            <w:b/>
            <w:bCs/>
            <w:lang w:val="en-IN"/>
          </w:rPr>
          <w:t>Employee Name</w:t>
        </w:r>
        <w:r w:rsidRPr="00CB06AB">
          <w:rPr>
            <w:lang w:val="en-IN"/>
          </w:rPr>
          <w:t>: _________________________</w:t>
        </w:r>
        <w:r w:rsidRPr="00CB06AB">
          <w:rPr>
            <w:lang w:val="en-IN"/>
          </w:rPr>
          <w:br/>
        </w:r>
        <w:r w:rsidRPr="00CB06AB">
          <w:rPr>
            <w:b/>
            <w:bCs/>
            <w:lang w:val="en-IN"/>
          </w:rPr>
          <w:t>Employee ID</w:t>
        </w:r>
        <w:r w:rsidRPr="00CB06AB">
          <w:rPr>
            <w:lang w:val="en-IN"/>
          </w:rPr>
          <w:t>: _________________________</w:t>
        </w:r>
        <w:r w:rsidRPr="00CB06AB">
          <w:rPr>
            <w:lang w:val="en-IN"/>
          </w:rPr>
          <w:br/>
        </w:r>
        <w:r w:rsidRPr="00CB06AB">
          <w:rPr>
            <w:b/>
            <w:bCs/>
            <w:lang w:val="en-IN"/>
          </w:rPr>
          <w:t>Department</w:t>
        </w:r>
        <w:r w:rsidRPr="00CB06AB">
          <w:rPr>
            <w:lang w:val="en-IN"/>
          </w:rPr>
          <w:t>: _________________________</w:t>
        </w:r>
        <w:r w:rsidRPr="00CB06AB">
          <w:rPr>
            <w:lang w:val="en-IN"/>
          </w:rPr>
          <w:br/>
        </w:r>
        <w:r w:rsidRPr="00CB06AB">
          <w:rPr>
            <w:b/>
            <w:bCs/>
            <w:lang w:val="en-IN"/>
          </w:rPr>
          <w:t>Signature</w:t>
        </w:r>
        <w:r w:rsidRPr="00CB06AB">
          <w:rPr>
            <w:lang w:val="en-IN"/>
          </w:rPr>
          <w:t>: _________________________</w:t>
        </w:r>
      </w:ins>
    </w:p>
    <w:p w14:paraId="2D03E9B2" w14:textId="77777777" w:rsidR="00CB06AB" w:rsidRPr="00CB06AB" w:rsidRDefault="00CB06AB" w:rsidP="00CB06AB">
      <w:pPr>
        <w:pStyle w:val="BodyText"/>
        <w:spacing w:before="135" w:line="360" w:lineRule="auto"/>
        <w:ind w:left="874" w:right="728"/>
        <w:jc w:val="both"/>
        <w:rPr>
          <w:ins w:id="203" w:author="Hetvi Topiwala" w:date="2026-04-10T11:58:00Z"/>
          <w:vanish/>
          <w:lang w:val="en-IN"/>
        </w:rPr>
      </w:pPr>
      <w:ins w:id="204" w:author="Hetvi Topiwala" w:date="2026-04-10T11:58:00Z">
        <w:r w:rsidRPr="00CB06AB">
          <w:rPr>
            <w:vanish/>
            <w:lang w:val="en-IN"/>
          </w:rPr>
          <w:t>Top of Form</w:t>
        </w:r>
      </w:ins>
    </w:p>
    <w:p w14:paraId="0A290FC9" w14:textId="77777777" w:rsidR="00CB06AB" w:rsidRPr="00CB06AB" w:rsidRDefault="00CB06AB" w:rsidP="00CB06AB">
      <w:pPr>
        <w:pStyle w:val="BodyText"/>
        <w:spacing w:before="135" w:line="360" w:lineRule="auto"/>
        <w:ind w:left="874" w:right="728"/>
        <w:jc w:val="both"/>
        <w:rPr>
          <w:ins w:id="205" w:author="Hetvi Topiwala" w:date="2026-04-10T11:58:00Z"/>
          <w:vanish/>
          <w:lang w:val="en-IN"/>
        </w:rPr>
      </w:pPr>
      <w:ins w:id="206" w:author="Hetvi Topiwala" w:date="2026-04-10T11:58:00Z">
        <w:r w:rsidRPr="00CB06AB">
          <w:rPr>
            <w:vanish/>
            <w:lang w:val="en-IN"/>
          </w:rPr>
          <w:t>Bottom of Form</w:t>
        </w:r>
      </w:ins>
    </w:p>
    <w:p w14:paraId="3B201396" w14:textId="77777777" w:rsidR="00CB06AB" w:rsidRDefault="00CB06AB">
      <w:pPr>
        <w:pStyle w:val="BodyText"/>
        <w:spacing w:before="135" w:line="360" w:lineRule="auto"/>
        <w:ind w:left="874" w:right="728"/>
        <w:jc w:val="both"/>
      </w:pPr>
    </w:p>
    <w:p w14:paraId="27339444" w14:textId="77777777" w:rsidR="00CB06AB" w:rsidRDefault="00CB06AB">
      <w:pPr>
        <w:pStyle w:val="BodyText"/>
        <w:spacing w:before="135" w:line="360" w:lineRule="auto"/>
        <w:ind w:left="874" w:right="728"/>
        <w:jc w:val="both"/>
      </w:pPr>
    </w:p>
    <w:sectPr w:rsidR="00CB06AB">
      <w:headerReference w:type="default" r:id="rId9"/>
      <w:footerReference w:type="default" r:id="rId10"/>
      <w:pgSz w:w="11910" w:h="16840"/>
      <w:pgMar w:top="1660" w:right="708" w:bottom="1100" w:left="708" w:header="569" w:footer="9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16F3C" w14:textId="77777777" w:rsidR="00FA61A0" w:rsidRDefault="00FA61A0">
      <w:r>
        <w:separator/>
      </w:r>
    </w:p>
  </w:endnote>
  <w:endnote w:type="continuationSeparator" w:id="0">
    <w:p w14:paraId="50E5D5E5" w14:textId="77777777" w:rsidR="00FA61A0" w:rsidRDefault="00FA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8526" w14:textId="27383A96" w:rsidR="00D267EF" w:rsidRDefault="00D267E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E998" w14:textId="367A6DD7" w:rsidR="00D267EF" w:rsidRDefault="00000000">
    <w:pPr>
      <w:pStyle w:val="BodyText"/>
      <w:spacing w:line="14" w:lineRule="auto"/>
      <w:rPr>
        <w:sz w:val="20"/>
      </w:rPr>
    </w:pPr>
    <w:r>
      <w:rPr>
        <w:noProof/>
        <w:sz w:val="20"/>
      </w:rPr>
      <mc:AlternateContent>
        <mc:Choice Requires="wps">
          <w:drawing>
            <wp:anchor distT="0" distB="0" distL="0" distR="0" simplePos="0" relativeHeight="487267328" behindDoc="1" locked="0" layoutInCell="1" allowOverlap="1" wp14:anchorId="6FE10FC5" wp14:editId="2826FA1F">
              <wp:simplePos x="0" y="0"/>
              <wp:positionH relativeFrom="page">
                <wp:posOffset>798372</wp:posOffset>
              </wp:positionH>
              <wp:positionV relativeFrom="page">
                <wp:posOffset>9972243</wp:posOffset>
              </wp:positionV>
              <wp:extent cx="164782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165735"/>
                      </a:xfrm>
                      <a:prstGeom prst="rect">
                        <a:avLst/>
                      </a:prstGeom>
                    </wps:spPr>
                    <wps:txbx>
                      <w:txbxContent>
                        <w:p w14:paraId="494EA1D1" w14:textId="77777777" w:rsidR="00D267EF" w:rsidRDefault="00000000">
                          <w:pPr>
                            <w:pStyle w:val="BodyText"/>
                            <w:spacing w:line="245" w:lineRule="exact"/>
                            <w:ind w:left="20"/>
                          </w:pPr>
                          <w:r>
                            <w:t>Doc.</w:t>
                          </w:r>
                          <w:r>
                            <w:rPr>
                              <w:spacing w:val="-10"/>
                            </w:rPr>
                            <w:t xml:space="preserve"> </w:t>
                          </w:r>
                          <w:r>
                            <w:t>No:</w:t>
                          </w:r>
                          <w:r>
                            <w:rPr>
                              <w:spacing w:val="-6"/>
                            </w:rPr>
                            <w:t xml:space="preserve"> </w:t>
                          </w:r>
                          <w:r>
                            <w:t>REN/IMS-HR-</w:t>
                          </w:r>
                          <w:r>
                            <w:rPr>
                              <w:spacing w:val="-4"/>
                            </w:rPr>
                            <w:t>GP/21</w:t>
                          </w:r>
                        </w:p>
                      </w:txbxContent>
                    </wps:txbx>
                    <wps:bodyPr wrap="square" lIns="0" tIns="0" rIns="0" bIns="0" rtlCol="0">
                      <a:noAutofit/>
                    </wps:bodyPr>
                  </wps:wsp>
                </a:graphicData>
              </a:graphic>
            </wp:anchor>
          </w:drawing>
        </mc:Choice>
        <mc:Fallback>
          <w:pict>
            <v:shapetype w14:anchorId="6FE10FC5" id="_x0000_t202" coordsize="21600,21600" o:spt="202" path="m,l,21600r21600,l21600,xe">
              <v:stroke joinstyle="miter"/>
              <v:path gradientshapeok="t" o:connecttype="rect"/>
            </v:shapetype>
            <v:shape id="Textbox 21" o:spid="_x0000_s1027" type="#_x0000_t202" style="position:absolute;margin-left:62.85pt;margin-top:785.2pt;width:129.75pt;height:13.05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" filled="f" stroked="f">
              <v:textbox inset="0,0,0,0">
                <w:txbxContent>
                  <w:p w14:paraId="494EA1D1" w14:textId="77777777" w:rsidR="00D267EF" w:rsidRDefault="00000000">
                    <w:pPr>
                      <w:pStyle w:val="BodyText"/>
                      <w:spacing w:line="245" w:lineRule="exact"/>
                      <w:ind w:left="20"/>
                    </w:pPr>
                    <w:r>
                      <w:t>Doc.</w:t>
                    </w:r>
                    <w:r>
                      <w:rPr>
                        <w:spacing w:val="-10"/>
                      </w:rPr>
                      <w:t xml:space="preserve"> </w:t>
                    </w:r>
                    <w:r>
                      <w:t>No:</w:t>
                    </w:r>
                    <w:r>
                      <w:rPr>
                        <w:spacing w:val="-6"/>
                      </w:rPr>
                      <w:t xml:space="preserve"> </w:t>
                    </w:r>
                    <w:r>
                      <w:t>REN/IMS-HR-</w:t>
                    </w:r>
                    <w:r>
                      <w:rPr>
                        <w:spacing w:val="-4"/>
                      </w:rPr>
                      <w:t>GP/21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3228" w14:textId="77777777" w:rsidR="00FA61A0" w:rsidRDefault="00FA61A0">
      <w:r>
        <w:separator/>
      </w:r>
    </w:p>
  </w:footnote>
  <w:footnote w:type="continuationSeparator" w:id="0">
    <w:p w14:paraId="74467B65" w14:textId="77777777" w:rsidR="00FA61A0" w:rsidRDefault="00FA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6056" w14:textId="77777777" w:rsidR="00D267EF" w:rsidRDefault="00000000">
    <w:pPr>
      <w:pStyle w:val="BodyText"/>
      <w:spacing w:line="14" w:lineRule="auto"/>
      <w:rPr>
        <w:sz w:val="20"/>
      </w:rPr>
    </w:pPr>
    <w:r>
      <w:rPr>
        <w:noProof/>
        <w:sz w:val="20"/>
      </w:rPr>
      <mc:AlternateContent>
        <mc:Choice Requires="wps">
          <w:drawing>
            <wp:anchor distT="0" distB="0" distL="0" distR="0" simplePos="0" relativeHeight="15730176" behindDoc="0" locked="0" layoutInCell="1" allowOverlap="1" wp14:anchorId="2327C854" wp14:editId="483D0D6A">
              <wp:simplePos x="0" y="0"/>
              <wp:positionH relativeFrom="page">
                <wp:posOffset>446531</wp:posOffset>
              </wp:positionH>
              <wp:positionV relativeFrom="page">
                <wp:posOffset>358139</wp:posOffset>
              </wp:positionV>
              <wp:extent cx="6565265" cy="70675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7067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78"/>
                            <w:gridCol w:w="2582"/>
                            <w:gridCol w:w="966"/>
                          </w:tblGrid>
                          <w:tr w:rsidR="00D267EF" w14:paraId="03CB6FCE" w14:textId="77777777">
                            <w:trPr>
                              <w:trHeight w:val="537"/>
                            </w:trPr>
                            <w:tc>
                              <w:tcPr>
                                <w:tcW w:w="1980" w:type="dxa"/>
                                <w:vMerge w:val="restart"/>
                              </w:tcPr>
                              <w:p w14:paraId="13337527" w14:textId="77777777" w:rsidR="00D267EF" w:rsidRDefault="00D267EF">
                                <w:pPr>
                                  <w:pStyle w:val="TableParagraph"/>
                                  <w:rPr>
                                    <w:rFonts w:ascii="Times New Roman"/>
                                  </w:rPr>
                                </w:pPr>
                              </w:p>
                            </w:tc>
                            <w:tc>
                              <w:tcPr>
                                <w:tcW w:w="4678" w:type="dxa"/>
                              </w:tcPr>
                              <w:p w14:paraId="38221171" w14:textId="77777777" w:rsidR="00D267EF" w:rsidRDefault="00000000">
                                <w:pPr>
                                  <w:pStyle w:val="TableParagraph"/>
                                  <w:spacing w:line="268" w:lineRule="exact"/>
                                  <w:ind w:left="108"/>
                                  <w:rPr>
                                    <w:b/>
                                  </w:rPr>
                                </w:pPr>
                                <w:r>
                                  <w:rPr>
                                    <w:b/>
                                  </w:rPr>
                                  <w:t>DOC</w:t>
                                </w:r>
                                <w:r>
                                  <w:rPr>
                                    <w:b/>
                                    <w:spacing w:val="-4"/>
                                  </w:rPr>
                                  <w:t xml:space="preserve"> </w:t>
                                </w:r>
                                <w:r>
                                  <w:rPr>
                                    <w:b/>
                                  </w:rPr>
                                  <w:t>TITLE:</w:t>
                                </w:r>
                                <w:r>
                                  <w:rPr>
                                    <w:b/>
                                    <w:spacing w:val="-4"/>
                                  </w:rPr>
                                  <w:t xml:space="preserve"> </w:t>
                                </w:r>
                                <w:r>
                                  <w:rPr>
                                    <w:b/>
                                  </w:rPr>
                                  <w:t>Green</w:t>
                                </w:r>
                                <w:r>
                                  <w:rPr>
                                    <w:b/>
                                    <w:spacing w:val="-3"/>
                                  </w:rPr>
                                  <w:t xml:space="preserve"> </w:t>
                                </w:r>
                                <w:r>
                                  <w:rPr>
                                    <w:b/>
                                    <w:spacing w:val="-2"/>
                                  </w:rPr>
                                  <w:t>Policy</w:t>
                                </w:r>
                              </w:p>
                            </w:tc>
                            <w:tc>
                              <w:tcPr>
                                <w:tcW w:w="3548" w:type="dxa"/>
                                <w:gridSpan w:val="2"/>
                              </w:tcPr>
                              <w:p w14:paraId="0E03DF57" w14:textId="77777777" w:rsidR="00D267EF" w:rsidRDefault="00000000">
                                <w:pPr>
                                  <w:pStyle w:val="TableParagraph"/>
                                  <w:spacing w:line="268" w:lineRule="exact"/>
                                  <w:ind w:left="108"/>
                                  <w:rPr>
                                    <w:b/>
                                  </w:rPr>
                                </w:pPr>
                                <w:r>
                                  <w:rPr>
                                    <w:b/>
                                  </w:rPr>
                                  <w:t>DOCUMENT</w:t>
                                </w:r>
                                <w:r>
                                  <w:rPr>
                                    <w:b/>
                                    <w:spacing w:val="-8"/>
                                  </w:rPr>
                                  <w:t xml:space="preserve"> </w:t>
                                </w:r>
                                <w:r>
                                  <w:rPr>
                                    <w:b/>
                                    <w:spacing w:val="-4"/>
                                  </w:rPr>
                                  <w:t>TYPE:</w:t>
                                </w:r>
                              </w:p>
                              <w:p w14:paraId="459BC46D" w14:textId="77777777" w:rsidR="00D267EF" w:rsidRDefault="00000000">
                                <w:pPr>
                                  <w:pStyle w:val="TableParagraph"/>
                                  <w:spacing w:line="249" w:lineRule="exact"/>
                                  <w:ind w:left="108"/>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D267EF" w14:paraId="6DB94320" w14:textId="77777777">
                            <w:trPr>
                              <w:trHeight w:val="546"/>
                            </w:trPr>
                            <w:tc>
                              <w:tcPr>
                                <w:tcW w:w="1980" w:type="dxa"/>
                                <w:vMerge/>
                                <w:tcBorders>
                                  <w:top w:val="nil"/>
                                </w:tcBorders>
                              </w:tcPr>
                              <w:p w14:paraId="2E8CDC06" w14:textId="77777777" w:rsidR="00D267EF" w:rsidRDefault="00D267EF">
                                <w:pPr>
                                  <w:rPr>
                                    <w:sz w:val="2"/>
                                    <w:szCs w:val="2"/>
                                  </w:rPr>
                                </w:pPr>
                              </w:p>
                            </w:tc>
                            <w:tc>
                              <w:tcPr>
                                <w:tcW w:w="4678" w:type="dxa"/>
                              </w:tcPr>
                              <w:p w14:paraId="6CE18FC5" w14:textId="77777777" w:rsidR="00D267EF" w:rsidRDefault="00000000">
                                <w:pPr>
                                  <w:pStyle w:val="TableParagraph"/>
                                  <w:spacing w:line="268" w:lineRule="exact"/>
                                  <w:ind w:left="108"/>
                                </w:pPr>
                                <w:r>
                                  <w:t>DOC.</w:t>
                                </w:r>
                                <w:r>
                                  <w:rPr>
                                    <w:spacing w:val="-8"/>
                                  </w:rPr>
                                  <w:t xml:space="preserve"> </w:t>
                                </w:r>
                                <w:r>
                                  <w:t>NO:</w:t>
                                </w:r>
                                <w:r>
                                  <w:rPr>
                                    <w:spacing w:val="-6"/>
                                  </w:rPr>
                                  <w:t xml:space="preserve"> </w:t>
                                </w:r>
                                <w:r>
                                  <w:t>REN/IMS-HR-</w:t>
                                </w:r>
                                <w:r>
                                  <w:rPr>
                                    <w:spacing w:val="-4"/>
                                  </w:rPr>
                                  <w:t>GP/21</w:t>
                                </w:r>
                              </w:p>
                            </w:tc>
                            <w:tc>
                              <w:tcPr>
                                <w:tcW w:w="2582" w:type="dxa"/>
                              </w:tcPr>
                              <w:p w14:paraId="24555E3F" w14:textId="4C499A2F" w:rsidR="00D267EF" w:rsidRDefault="00000000">
                                <w:pPr>
                                  <w:pStyle w:val="TableParagraph"/>
                                  <w:spacing w:line="268" w:lineRule="exact"/>
                                  <w:ind w:left="108"/>
                                </w:pPr>
                                <w:r>
                                  <w:t>Revision</w:t>
                                </w:r>
                                <w:r>
                                  <w:rPr>
                                    <w:spacing w:val="-8"/>
                                  </w:rPr>
                                  <w:t xml:space="preserve"> </w:t>
                                </w:r>
                                <w:r>
                                  <w:t>No:</w:t>
                                </w:r>
                                <w:r>
                                  <w:rPr>
                                    <w:spacing w:val="-6"/>
                                  </w:rPr>
                                  <w:t xml:space="preserve"> </w:t>
                                </w:r>
                                <w:del w:id="207" w:author="Hetvi Topiwala" w:date="2026-04-10T16:32:00Z" w16du:dateUtc="2026-04-10T11:02:00Z">
                                  <w:r w:rsidR="00AF171D" w:rsidDel="00401536">
                                    <w:rPr>
                                      <w:spacing w:val="-7"/>
                                    </w:rPr>
                                    <w:delText>01</w:delText>
                                  </w:r>
                                </w:del>
                                <w:ins w:id="208" w:author="Hetvi Topiwala" w:date="2026-04-10T16:32:00Z" w16du:dateUtc="2026-04-10T11:02:00Z">
                                  <w:r w:rsidR="00401536">
                                    <w:rPr>
                                      <w:spacing w:val="-7"/>
                                    </w:rPr>
                                    <w:t>03</w:t>
                                  </w:r>
                                </w:ins>
                              </w:p>
                            </w:tc>
                            <w:tc>
                              <w:tcPr>
                                <w:tcW w:w="966" w:type="dxa"/>
                              </w:tcPr>
                              <w:p w14:paraId="7A0D5D17" w14:textId="0B1DB3B2" w:rsidR="00D267EF" w:rsidRDefault="00000000">
                                <w:pPr>
                                  <w:pStyle w:val="TableParagraph"/>
                                  <w:spacing w:line="268" w:lineRule="exact"/>
                                  <w:ind w:left="109"/>
                                </w:pPr>
                                <w:r>
                                  <w:t>Page</w:t>
                                </w:r>
                                <w:r>
                                  <w:rPr>
                                    <w:spacing w:val="-10"/>
                                  </w:rPr>
                                  <w:t xml:space="preserve"> </w:t>
                                </w:r>
                                <w:r w:rsidR="00977E5F" w:rsidRPr="00977E5F">
                                  <w:rPr>
                                    <w:spacing w:val="-10"/>
                                  </w:rPr>
                                  <w:fldChar w:fldCharType="begin"/>
                                </w:r>
                                <w:r w:rsidR="00977E5F" w:rsidRPr="00977E5F">
                                  <w:rPr>
                                    <w:spacing w:val="-10"/>
                                  </w:rPr>
                                  <w:instrText xml:space="preserve"> PAGE   \* MERGEFORMAT </w:instrText>
                                </w:r>
                                <w:r w:rsidR="00977E5F" w:rsidRPr="00977E5F">
                                  <w:rPr>
                                    <w:spacing w:val="-10"/>
                                  </w:rPr>
                                  <w:fldChar w:fldCharType="separate"/>
                                </w:r>
                                <w:r w:rsidR="00977E5F" w:rsidRPr="00977E5F">
                                  <w:rPr>
                                    <w:noProof/>
                                    <w:spacing w:val="-10"/>
                                  </w:rPr>
                                  <w:t>1</w:t>
                                </w:r>
                                <w:r w:rsidR="00977E5F" w:rsidRPr="00977E5F">
                                  <w:rPr>
                                    <w:noProof/>
                                    <w:spacing w:val="-10"/>
                                  </w:rPr>
                                  <w:fldChar w:fldCharType="end"/>
                                </w:r>
                              </w:p>
                            </w:tc>
                          </w:tr>
                        </w:tbl>
                        <w:p w14:paraId="7751018E" w14:textId="77777777" w:rsidR="00D267EF" w:rsidRDefault="00D267EF">
                          <w:pPr>
                            <w:pStyle w:val="BodyText"/>
                          </w:pPr>
                        </w:p>
                      </w:txbxContent>
                    </wps:txbx>
                    <wps:bodyPr wrap="square" lIns="0" tIns="0" rIns="0" bIns="0" rtlCol="0">
                      <a:noAutofit/>
                    </wps:bodyPr>
                  </wps:wsp>
                </a:graphicData>
              </a:graphic>
            </wp:anchor>
          </w:drawing>
        </mc:Choice>
        <mc:Fallback>
          <w:pict>
            <v:shapetype w14:anchorId="2327C854" id="_x0000_t202" coordsize="21600,21600" o:spt="202" path="m,l,21600r21600,l21600,xe">
              <v:stroke joinstyle="miter"/>
              <v:path gradientshapeok="t" o:connecttype="rect"/>
            </v:shapetype>
            <v:shape id="Textbox 19" o:spid="_x0000_s1026" type="#_x0000_t202" style="position:absolute;margin-left:35.15pt;margin-top:28.2pt;width:516.95pt;height:55.6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78"/>
                      <w:gridCol w:w="2582"/>
                      <w:gridCol w:w="966"/>
                    </w:tblGrid>
                    <w:tr w:rsidR="00D267EF" w14:paraId="03CB6FCE" w14:textId="77777777">
                      <w:trPr>
                        <w:trHeight w:val="537"/>
                      </w:trPr>
                      <w:tc>
                        <w:tcPr>
                          <w:tcW w:w="1980" w:type="dxa"/>
                          <w:vMerge w:val="restart"/>
                        </w:tcPr>
                        <w:p w14:paraId="13337527" w14:textId="77777777" w:rsidR="00D267EF" w:rsidRDefault="00D267EF">
                          <w:pPr>
                            <w:pStyle w:val="TableParagraph"/>
                            <w:rPr>
                              <w:rFonts w:ascii="Times New Roman"/>
                            </w:rPr>
                          </w:pPr>
                        </w:p>
                      </w:tc>
                      <w:tc>
                        <w:tcPr>
                          <w:tcW w:w="4678" w:type="dxa"/>
                        </w:tcPr>
                        <w:p w14:paraId="38221171" w14:textId="77777777" w:rsidR="00D267EF" w:rsidRDefault="00000000">
                          <w:pPr>
                            <w:pStyle w:val="TableParagraph"/>
                            <w:spacing w:line="268" w:lineRule="exact"/>
                            <w:ind w:left="108"/>
                            <w:rPr>
                              <w:b/>
                            </w:rPr>
                          </w:pPr>
                          <w:r>
                            <w:rPr>
                              <w:b/>
                            </w:rPr>
                            <w:t>DOC</w:t>
                          </w:r>
                          <w:r>
                            <w:rPr>
                              <w:b/>
                              <w:spacing w:val="-4"/>
                            </w:rPr>
                            <w:t xml:space="preserve"> </w:t>
                          </w:r>
                          <w:r>
                            <w:rPr>
                              <w:b/>
                            </w:rPr>
                            <w:t>TITLE:</w:t>
                          </w:r>
                          <w:r>
                            <w:rPr>
                              <w:b/>
                              <w:spacing w:val="-4"/>
                            </w:rPr>
                            <w:t xml:space="preserve"> </w:t>
                          </w:r>
                          <w:r>
                            <w:rPr>
                              <w:b/>
                            </w:rPr>
                            <w:t>Green</w:t>
                          </w:r>
                          <w:r>
                            <w:rPr>
                              <w:b/>
                              <w:spacing w:val="-3"/>
                            </w:rPr>
                            <w:t xml:space="preserve"> </w:t>
                          </w:r>
                          <w:r>
                            <w:rPr>
                              <w:b/>
                              <w:spacing w:val="-2"/>
                            </w:rPr>
                            <w:t>Policy</w:t>
                          </w:r>
                        </w:p>
                      </w:tc>
                      <w:tc>
                        <w:tcPr>
                          <w:tcW w:w="3548" w:type="dxa"/>
                          <w:gridSpan w:val="2"/>
                        </w:tcPr>
                        <w:p w14:paraId="0E03DF57" w14:textId="77777777" w:rsidR="00D267EF" w:rsidRDefault="00000000">
                          <w:pPr>
                            <w:pStyle w:val="TableParagraph"/>
                            <w:spacing w:line="268" w:lineRule="exact"/>
                            <w:ind w:left="108"/>
                            <w:rPr>
                              <w:b/>
                            </w:rPr>
                          </w:pPr>
                          <w:r>
                            <w:rPr>
                              <w:b/>
                            </w:rPr>
                            <w:t>DOCUMENT</w:t>
                          </w:r>
                          <w:r>
                            <w:rPr>
                              <w:b/>
                              <w:spacing w:val="-8"/>
                            </w:rPr>
                            <w:t xml:space="preserve"> </w:t>
                          </w:r>
                          <w:r>
                            <w:rPr>
                              <w:b/>
                              <w:spacing w:val="-4"/>
                            </w:rPr>
                            <w:t>TYPE:</w:t>
                          </w:r>
                        </w:p>
                        <w:p w14:paraId="459BC46D" w14:textId="77777777" w:rsidR="00D267EF" w:rsidRDefault="00000000">
                          <w:pPr>
                            <w:pStyle w:val="TableParagraph"/>
                            <w:spacing w:line="249" w:lineRule="exact"/>
                            <w:ind w:left="108"/>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D267EF" w14:paraId="6DB94320" w14:textId="77777777">
                      <w:trPr>
                        <w:trHeight w:val="546"/>
                      </w:trPr>
                      <w:tc>
                        <w:tcPr>
                          <w:tcW w:w="1980" w:type="dxa"/>
                          <w:vMerge/>
                          <w:tcBorders>
                            <w:top w:val="nil"/>
                          </w:tcBorders>
                        </w:tcPr>
                        <w:p w14:paraId="2E8CDC06" w14:textId="77777777" w:rsidR="00D267EF" w:rsidRDefault="00D267EF">
                          <w:pPr>
                            <w:rPr>
                              <w:sz w:val="2"/>
                              <w:szCs w:val="2"/>
                            </w:rPr>
                          </w:pPr>
                        </w:p>
                      </w:tc>
                      <w:tc>
                        <w:tcPr>
                          <w:tcW w:w="4678" w:type="dxa"/>
                        </w:tcPr>
                        <w:p w14:paraId="6CE18FC5" w14:textId="77777777" w:rsidR="00D267EF" w:rsidRDefault="00000000">
                          <w:pPr>
                            <w:pStyle w:val="TableParagraph"/>
                            <w:spacing w:line="268" w:lineRule="exact"/>
                            <w:ind w:left="108"/>
                          </w:pPr>
                          <w:r>
                            <w:t>DOC.</w:t>
                          </w:r>
                          <w:r>
                            <w:rPr>
                              <w:spacing w:val="-8"/>
                            </w:rPr>
                            <w:t xml:space="preserve"> </w:t>
                          </w:r>
                          <w:r>
                            <w:t>NO:</w:t>
                          </w:r>
                          <w:r>
                            <w:rPr>
                              <w:spacing w:val="-6"/>
                            </w:rPr>
                            <w:t xml:space="preserve"> </w:t>
                          </w:r>
                          <w:r>
                            <w:t>REN/IMS-HR-</w:t>
                          </w:r>
                          <w:r>
                            <w:rPr>
                              <w:spacing w:val="-4"/>
                            </w:rPr>
                            <w:t>GP/21</w:t>
                          </w:r>
                        </w:p>
                      </w:tc>
                      <w:tc>
                        <w:tcPr>
                          <w:tcW w:w="2582" w:type="dxa"/>
                        </w:tcPr>
                        <w:p w14:paraId="24555E3F" w14:textId="4C499A2F" w:rsidR="00D267EF" w:rsidRDefault="00000000">
                          <w:pPr>
                            <w:pStyle w:val="TableParagraph"/>
                            <w:spacing w:line="268" w:lineRule="exact"/>
                            <w:ind w:left="108"/>
                          </w:pPr>
                          <w:r>
                            <w:t>Revision</w:t>
                          </w:r>
                          <w:r>
                            <w:rPr>
                              <w:spacing w:val="-8"/>
                            </w:rPr>
                            <w:t xml:space="preserve"> </w:t>
                          </w:r>
                          <w:r>
                            <w:t>No:</w:t>
                          </w:r>
                          <w:r>
                            <w:rPr>
                              <w:spacing w:val="-6"/>
                            </w:rPr>
                            <w:t xml:space="preserve"> </w:t>
                          </w:r>
                          <w:del w:id="209" w:author="Hetvi Topiwala" w:date="2026-04-10T16:32:00Z" w16du:dateUtc="2026-04-10T11:02:00Z">
                            <w:r w:rsidR="00AF171D" w:rsidDel="00401536">
                              <w:rPr>
                                <w:spacing w:val="-7"/>
                              </w:rPr>
                              <w:delText>01</w:delText>
                            </w:r>
                          </w:del>
                          <w:ins w:id="210" w:author="Hetvi Topiwala" w:date="2026-04-10T16:32:00Z" w16du:dateUtc="2026-04-10T11:02:00Z">
                            <w:r w:rsidR="00401536">
                              <w:rPr>
                                <w:spacing w:val="-7"/>
                              </w:rPr>
                              <w:t>03</w:t>
                            </w:r>
                          </w:ins>
                        </w:p>
                      </w:tc>
                      <w:tc>
                        <w:tcPr>
                          <w:tcW w:w="966" w:type="dxa"/>
                        </w:tcPr>
                        <w:p w14:paraId="7A0D5D17" w14:textId="0B1DB3B2" w:rsidR="00D267EF" w:rsidRDefault="00000000">
                          <w:pPr>
                            <w:pStyle w:val="TableParagraph"/>
                            <w:spacing w:line="268" w:lineRule="exact"/>
                            <w:ind w:left="109"/>
                          </w:pPr>
                          <w:r>
                            <w:t>Page</w:t>
                          </w:r>
                          <w:r>
                            <w:rPr>
                              <w:spacing w:val="-10"/>
                            </w:rPr>
                            <w:t xml:space="preserve"> </w:t>
                          </w:r>
                          <w:r w:rsidR="00977E5F" w:rsidRPr="00977E5F">
                            <w:rPr>
                              <w:spacing w:val="-10"/>
                            </w:rPr>
                            <w:fldChar w:fldCharType="begin"/>
                          </w:r>
                          <w:r w:rsidR="00977E5F" w:rsidRPr="00977E5F">
                            <w:rPr>
                              <w:spacing w:val="-10"/>
                            </w:rPr>
                            <w:instrText xml:space="preserve"> PAGE   \* MERGEFORMAT </w:instrText>
                          </w:r>
                          <w:r w:rsidR="00977E5F" w:rsidRPr="00977E5F">
                            <w:rPr>
                              <w:spacing w:val="-10"/>
                            </w:rPr>
                            <w:fldChar w:fldCharType="separate"/>
                          </w:r>
                          <w:r w:rsidR="00977E5F" w:rsidRPr="00977E5F">
                            <w:rPr>
                              <w:noProof/>
                              <w:spacing w:val="-10"/>
                            </w:rPr>
                            <w:t>1</w:t>
                          </w:r>
                          <w:r w:rsidR="00977E5F" w:rsidRPr="00977E5F">
                            <w:rPr>
                              <w:noProof/>
                              <w:spacing w:val="-10"/>
                            </w:rPr>
                            <w:fldChar w:fldCharType="end"/>
                          </w:r>
                        </w:p>
                      </w:tc>
                    </w:tr>
                  </w:tbl>
                  <w:p w14:paraId="7751018E" w14:textId="77777777" w:rsidR="00D267EF" w:rsidRDefault="00D267EF">
                    <w:pPr>
                      <w:pStyle w:val="BodyText"/>
                    </w:pPr>
                  </w:p>
                </w:txbxContent>
              </v:textbox>
              <w10:wrap anchorx="page" anchory="page"/>
            </v:shape>
          </w:pict>
        </mc:Fallback>
      </mc:AlternateContent>
    </w:r>
    <w:r>
      <w:rPr>
        <w:noProof/>
        <w:sz w:val="20"/>
      </w:rPr>
      <w:drawing>
        <wp:anchor distT="0" distB="0" distL="0" distR="0" simplePos="0" relativeHeight="487266816" behindDoc="1" locked="0" layoutInCell="1" allowOverlap="1" wp14:anchorId="69387F9C" wp14:editId="37847749">
          <wp:simplePos x="0" y="0"/>
          <wp:positionH relativeFrom="page">
            <wp:posOffset>661849</wp:posOffset>
          </wp:positionH>
          <wp:positionV relativeFrom="page">
            <wp:posOffset>526994</wp:posOffset>
          </wp:positionV>
          <wp:extent cx="922109" cy="38501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922109" cy="38501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729"/>
    <w:multiLevelType w:val="hybridMultilevel"/>
    <w:tmpl w:val="8726577A"/>
    <w:lvl w:ilvl="0" w:tplc="FFFFFFFF">
      <w:start w:val="1"/>
      <w:numFmt w:val="decimal"/>
      <w:lvlText w:val="%1."/>
      <w:lvlJc w:val="left"/>
      <w:pPr>
        <w:ind w:left="1159" w:hanging="360"/>
        <w:jc w:val="right"/>
      </w:pPr>
      <w:rPr>
        <w:rFonts w:ascii="Calibri" w:eastAsia="Calibri" w:hAnsi="Calibri" w:cs="Calibri" w:hint="default"/>
        <w:b/>
        <w:bCs/>
        <w:i w:val="0"/>
        <w:iCs w:val="0"/>
        <w:spacing w:val="0"/>
        <w:w w:val="100"/>
        <w:sz w:val="22"/>
        <w:szCs w:val="22"/>
        <w:lang w:val="en-US" w:eastAsia="en-US" w:bidi="ar-SA"/>
      </w:rPr>
    </w:lvl>
    <w:lvl w:ilvl="1" w:tplc="FFFFFFFF">
      <w:numFmt w:val="bullet"/>
      <w:lvlText w:val=""/>
      <w:lvlJc w:val="left"/>
      <w:pPr>
        <w:ind w:left="1234" w:hanging="490"/>
      </w:pPr>
      <w:rPr>
        <w:rFonts w:ascii="Symbol" w:eastAsia="Symbol" w:hAnsi="Symbol" w:cs="Symbol" w:hint="default"/>
        <w:b w:val="0"/>
        <w:bCs w:val="0"/>
        <w:i w:val="0"/>
        <w:iCs w:val="0"/>
        <w:spacing w:val="0"/>
        <w:w w:val="100"/>
        <w:sz w:val="22"/>
        <w:szCs w:val="22"/>
        <w:lang w:val="en-US" w:eastAsia="en-US" w:bidi="ar-SA"/>
      </w:rPr>
    </w:lvl>
    <w:lvl w:ilvl="2" w:tplc="FFFFFFFF">
      <w:numFmt w:val="bullet"/>
      <w:lvlText w:val="•"/>
      <w:lvlJc w:val="left"/>
      <w:pPr>
        <w:ind w:left="1240" w:hanging="490"/>
      </w:pPr>
      <w:rPr>
        <w:rFonts w:hint="default"/>
        <w:lang w:val="en-US" w:eastAsia="en-US" w:bidi="ar-SA"/>
      </w:rPr>
    </w:lvl>
    <w:lvl w:ilvl="3" w:tplc="FFFFFFFF">
      <w:numFmt w:val="bullet"/>
      <w:lvlText w:val="•"/>
      <w:lvlJc w:val="left"/>
      <w:pPr>
        <w:ind w:left="1360" w:hanging="490"/>
      </w:pPr>
      <w:rPr>
        <w:rFonts w:hint="default"/>
        <w:lang w:val="en-US" w:eastAsia="en-US" w:bidi="ar-SA"/>
      </w:rPr>
    </w:lvl>
    <w:lvl w:ilvl="4" w:tplc="FFFFFFFF">
      <w:numFmt w:val="bullet"/>
      <w:lvlText w:val="•"/>
      <w:lvlJc w:val="left"/>
      <w:pPr>
        <w:ind w:left="2664" w:hanging="490"/>
      </w:pPr>
      <w:rPr>
        <w:rFonts w:hint="default"/>
        <w:lang w:val="en-US" w:eastAsia="en-US" w:bidi="ar-SA"/>
      </w:rPr>
    </w:lvl>
    <w:lvl w:ilvl="5" w:tplc="FFFFFFFF">
      <w:numFmt w:val="bullet"/>
      <w:lvlText w:val="•"/>
      <w:lvlJc w:val="left"/>
      <w:pPr>
        <w:ind w:left="3968" w:hanging="490"/>
      </w:pPr>
      <w:rPr>
        <w:rFonts w:hint="default"/>
        <w:lang w:val="en-US" w:eastAsia="en-US" w:bidi="ar-SA"/>
      </w:rPr>
    </w:lvl>
    <w:lvl w:ilvl="6" w:tplc="FFFFFFFF">
      <w:numFmt w:val="bullet"/>
      <w:lvlText w:val="•"/>
      <w:lvlJc w:val="left"/>
      <w:pPr>
        <w:ind w:left="5273" w:hanging="490"/>
      </w:pPr>
      <w:rPr>
        <w:rFonts w:hint="default"/>
        <w:lang w:val="en-US" w:eastAsia="en-US" w:bidi="ar-SA"/>
      </w:rPr>
    </w:lvl>
    <w:lvl w:ilvl="7" w:tplc="FFFFFFFF">
      <w:numFmt w:val="bullet"/>
      <w:lvlText w:val="•"/>
      <w:lvlJc w:val="left"/>
      <w:pPr>
        <w:ind w:left="6577" w:hanging="490"/>
      </w:pPr>
      <w:rPr>
        <w:rFonts w:hint="default"/>
        <w:lang w:val="en-US" w:eastAsia="en-US" w:bidi="ar-SA"/>
      </w:rPr>
    </w:lvl>
    <w:lvl w:ilvl="8" w:tplc="FFFFFFFF">
      <w:numFmt w:val="bullet"/>
      <w:lvlText w:val="•"/>
      <w:lvlJc w:val="left"/>
      <w:pPr>
        <w:ind w:left="7881" w:hanging="490"/>
      </w:pPr>
      <w:rPr>
        <w:rFonts w:hint="default"/>
        <w:lang w:val="en-US" w:eastAsia="en-US" w:bidi="ar-SA"/>
      </w:rPr>
    </w:lvl>
  </w:abstractNum>
  <w:abstractNum w:abstractNumId="1" w15:restartNumberingAfterBreak="0">
    <w:nsid w:val="20CC6E44"/>
    <w:multiLevelType w:val="hybridMultilevel"/>
    <w:tmpl w:val="A1D28D14"/>
    <w:lvl w:ilvl="0" w:tplc="04090001">
      <w:start w:val="1"/>
      <w:numFmt w:val="bullet"/>
      <w:lvlText w:val=""/>
      <w:lvlJc w:val="left"/>
      <w:pPr>
        <w:ind w:left="1159" w:hanging="360"/>
        <w:jc w:val="right"/>
      </w:pPr>
      <w:rPr>
        <w:rFonts w:ascii="Symbol" w:hAnsi="Symbol" w:hint="default"/>
        <w:b/>
        <w:bCs/>
        <w:i w:val="0"/>
        <w:iCs w:val="0"/>
        <w:spacing w:val="0"/>
        <w:w w:val="100"/>
        <w:sz w:val="22"/>
        <w:szCs w:val="22"/>
        <w:lang w:val="en-US" w:eastAsia="en-US" w:bidi="ar-SA"/>
      </w:rPr>
    </w:lvl>
    <w:lvl w:ilvl="1" w:tplc="FFFFFFFF">
      <w:numFmt w:val="bullet"/>
      <w:lvlText w:val=""/>
      <w:lvlJc w:val="left"/>
      <w:pPr>
        <w:ind w:left="1234" w:hanging="490"/>
      </w:pPr>
      <w:rPr>
        <w:rFonts w:ascii="Symbol" w:eastAsia="Symbol" w:hAnsi="Symbol" w:cs="Symbol" w:hint="default"/>
        <w:b w:val="0"/>
        <w:bCs w:val="0"/>
        <w:i w:val="0"/>
        <w:iCs w:val="0"/>
        <w:spacing w:val="0"/>
        <w:w w:val="100"/>
        <w:sz w:val="22"/>
        <w:szCs w:val="22"/>
        <w:lang w:val="en-US" w:eastAsia="en-US" w:bidi="ar-SA"/>
      </w:rPr>
    </w:lvl>
    <w:lvl w:ilvl="2" w:tplc="FFFFFFFF">
      <w:numFmt w:val="bullet"/>
      <w:lvlText w:val="•"/>
      <w:lvlJc w:val="left"/>
      <w:pPr>
        <w:ind w:left="1240" w:hanging="490"/>
      </w:pPr>
      <w:rPr>
        <w:rFonts w:hint="default"/>
        <w:lang w:val="en-US" w:eastAsia="en-US" w:bidi="ar-SA"/>
      </w:rPr>
    </w:lvl>
    <w:lvl w:ilvl="3" w:tplc="FFFFFFFF">
      <w:numFmt w:val="bullet"/>
      <w:lvlText w:val="•"/>
      <w:lvlJc w:val="left"/>
      <w:pPr>
        <w:ind w:left="1360" w:hanging="490"/>
      </w:pPr>
      <w:rPr>
        <w:rFonts w:hint="default"/>
        <w:lang w:val="en-US" w:eastAsia="en-US" w:bidi="ar-SA"/>
      </w:rPr>
    </w:lvl>
    <w:lvl w:ilvl="4" w:tplc="FFFFFFFF">
      <w:numFmt w:val="bullet"/>
      <w:lvlText w:val="•"/>
      <w:lvlJc w:val="left"/>
      <w:pPr>
        <w:ind w:left="2664" w:hanging="490"/>
      </w:pPr>
      <w:rPr>
        <w:rFonts w:hint="default"/>
        <w:lang w:val="en-US" w:eastAsia="en-US" w:bidi="ar-SA"/>
      </w:rPr>
    </w:lvl>
    <w:lvl w:ilvl="5" w:tplc="FFFFFFFF">
      <w:numFmt w:val="bullet"/>
      <w:lvlText w:val="•"/>
      <w:lvlJc w:val="left"/>
      <w:pPr>
        <w:ind w:left="3968" w:hanging="490"/>
      </w:pPr>
      <w:rPr>
        <w:rFonts w:hint="default"/>
        <w:lang w:val="en-US" w:eastAsia="en-US" w:bidi="ar-SA"/>
      </w:rPr>
    </w:lvl>
    <w:lvl w:ilvl="6" w:tplc="FFFFFFFF">
      <w:numFmt w:val="bullet"/>
      <w:lvlText w:val="•"/>
      <w:lvlJc w:val="left"/>
      <w:pPr>
        <w:ind w:left="5273" w:hanging="490"/>
      </w:pPr>
      <w:rPr>
        <w:rFonts w:hint="default"/>
        <w:lang w:val="en-US" w:eastAsia="en-US" w:bidi="ar-SA"/>
      </w:rPr>
    </w:lvl>
    <w:lvl w:ilvl="7" w:tplc="FFFFFFFF">
      <w:numFmt w:val="bullet"/>
      <w:lvlText w:val="•"/>
      <w:lvlJc w:val="left"/>
      <w:pPr>
        <w:ind w:left="6577" w:hanging="490"/>
      </w:pPr>
      <w:rPr>
        <w:rFonts w:hint="default"/>
        <w:lang w:val="en-US" w:eastAsia="en-US" w:bidi="ar-SA"/>
      </w:rPr>
    </w:lvl>
    <w:lvl w:ilvl="8" w:tplc="FFFFFFFF">
      <w:numFmt w:val="bullet"/>
      <w:lvlText w:val="•"/>
      <w:lvlJc w:val="left"/>
      <w:pPr>
        <w:ind w:left="7881" w:hanging="490"/>
      </w:pPr>
      <w:rPr>
        <w:rFonts w:hint="default"/>
        <w:lang w:val="en-US" w:eastAsia="en-US" w:bidi="ar-SA"/>
      </w:rPr>
    </w:lvl>
  </w:abstractNum>
  <w:abstractNum w:abstractNumId="2" w15:restartNumberingAfterBreak="0">
    <w:nsid w:val="54B26D30"/>
    <w:multiLevelType w:val="hybridMultilevel"/>
    <w:tmpl w:val="8726577A"/>
    <w:lvl w:ilvl="0" w:tplc="352C645C">
      <w:start w:val="1"/>
      <w:numFmt w:val="decimal"/>
      <w:lvlText w:val="%1."/>
      <w:lvlJc w:val="left"/>
      <w:pPr>
        <w:ind w:left="1159" w:hanging="360"/>
        <w:jc w:val="right"/>
      </w:pPr>
      <w:rPr>
        <w:rFonts w:ascii="Calibri" w:eastAsia="Calibri" w:hAnsi="Calibri" w:cs="Calibri" w:hint="default"/>
        <w:b/>
        <w:bCs/>
        <w:i w:val="0"/>
        <w:iCs w:val="0"/>
        <w:spacing w:val="0"/>
        <w:w w:val="100"/>
        <w:sz w:val="22"/>
        <w:szCs w:val="22"/>
        <w:lang w:val="en-US" w:eastAsia="en-US" w:bidi="ar-SA"/>
      </w:rPr>
    </w:lvl>
    <w:lvl w:ilvl="1" w:tplc="8708AAE0">
      <w:numFmt w:val="bullet"/>
      <w:lvlText w:val=""/>
      <w:lvlJc w:val="left"/>
      <w:pPr>
        <w:ind w:left="1234" w:hanging="490"/>
      </w:pPr>
      <w:rPr>
        <w:rFonts w:ascii="Symbol" w:eastAsia="Symbol" w:hAnsi="Symbol" w:cs="Symbol" w:hint="default"/>
        <w:b w:val="0"/>
        <w:bCs w:val="0"/>
        <w:i w:val="0"/>
        <w:iCs w:val="0"/>
        <w:spacing w:val="0"/>
        <w:w w:val="100"/>
        <w:sz w:val="22"/>
        <w:szCs w:val="22"/>
        <w:lang w:val="en-US" w:eastAsia="en-US" w:bidi="ar-SA"/>
      </w:rPr>
    </w:lvl>
    <w:lvl w:ilvl="2" w:tplc="D772D544">
      <w:numFmt w:val="bullet"/>
      <w:lvlText w:val="•"/>
      <w:lvlJc w:val="left"/>
      <w:pPr>
        <w:ind w:left="1240" w:hanging="490"/>
      </w:pPr>
      <w:rPr>
        <w:rFonts w:hint="default"/>
        <w:lang w:val="en-US" w:eastAsia="en-US" w:bidi="ar-SA"/>
      </w:rPr>
    </w:lvl>
    <w:lvl w:ilvl="3" w:tplc="3FB80876">
      <w:numFmt w:val="bullet"/>
      <w:lvlText w:val="•"/>
      <w:lvlJc w:val="left"/>
      <w:pPr>
        <w:ind w:left="1360" w:hanging="490"/>
      </w:pPr>
      <w:rPr>
        <w:rFonts w:hint="default"/>
        <w:lang w:val="en-US" w:eastAsia="en-US" w:bidi="ar-SA"/>
      </w:rPr>
    </w:lvl>
    <w:lvl w:ilvl="4" w:tplc="04F0B3DE">
      <w:numFmt w:val="bullet"/>
      <w:lvlText w:val="•"/>
      <w:lvlJc w:val="left"/>
      <w:pPr>
        <w:ind w:left="2664" w:hanging="490"/>
      </w:pPr>
      <w:rPr>
        <w:rFonts w:hint="default"/>
        <w:lang w:val="en-US" w:eastAsia="en-US" w:bidi="ar-SA"/>
      </w:rPr>
    </w:lvl>
    <w:lvl w:ilvl="5" w:tplc="EE40C068">
      <w:numFmt w:val="bullet"/>
      <w:lvlText w:val="•"/>
      <w:lvlJc w:val="left"/>
      <w:pPr>
        <w:ind w:left="3968" w:hanging="490"/>
      </w:pPr>
      <w:rPr>
        <w:rFonts w:hint="default"/>
        <w:lang w:val="en-US" w:eastAsia="en-US" w:bidi="ar-SA"/>
      </w:rPr>
    </w:lvl>
    <w:lvl w:ilvl="6" w:tplc="ED0A4EE2">
      <w:numFmt w:val="bullet"/>
      <w:lvlText w:val="•"/>
      <w:lvlJc w:val="left"/>
      <w:pPr>
        <w:ind w:left="5273" w:hanging="490"/>
      </w:pPr>
      <w:rPr>
        <w:rFonts w:hint="default"/>
        <w:lang w:val="en-US" w:eastAsia="en-US" w:bidi="ar-SA"/>
      </w:rPr>
    </w:lvl>
    <w:lvl w:ilvl="7" w:tplc="B71883E4">
      <w:numFmt w:val="bullet"/>
      <w:lvlText w:val="•"/>
      <w:lvlJc w:val="left"/>
      <w:pPr>
        <w:ind w:left="6577" w:hanging="490"/>
      </w:pPr>
      <w:rPr>
        <w:rFonts w:hint="default"/>
        <w:lang w:val="en-US" w:eastAsia="en-US" w:bidi="ar-SA"/>
      </w:rPr>
    </w:lvl>
    <w:lvl w:ilvl="8" w:tplc="22F0A996">
      <w:numFmt w:val="bullet"/>
      <w:lvlText w:val="•"/>
      <w:lvlJc w:val="left"/>
      <w:pPr>
        <w:ind w:left="7881" w:hanging="490"/>
      </w:pPr>
      <w:rPr>
        <w:rFonts w:hint="default"/>
        <w:lang w:val="en-US" w:eastAsia="en-US" w:bidi="ar-SA"/>
      </w:rPr>
    </w:lvl>
  </w:abstractNum>
  <w:abstractNum w:abstractNumId="3" w15:restartNumberingAfterBreak="0">
    <w:nsid w:val="5B0922BB"/>
    <w:multiLevelType w:val="hybridMultilevel"/>
    <w:tmpl w:val="2B5A73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1F45EA5"/>
    <w:multiLevelType w:val="hybridMultilevel"/>
    <w:tmpl w:val="597EB104"/>
    <w:lvl w:ilvl="0" w:tplc="04090001">
      <w:start w:val="1"/>
      <w:numFmt w:val="bullet"/>
      <w:lvlText w:val=""/>
      <w:lvlJc w:val="left"/>
      <w:pPr>
        <w:ind w:left="1159" w:hanging="360"/>
        <w:jc w:val="right"/>
      </w:pPr>
      <w:rPr>
        <w:rFonts w:ascii="Symbol" w:hAnsi="Symbol" w:hint="default"/>
        <w:b/>
        <w:bCs/>
        <w:i w:val="0"/>
        <w:iCs w:val="0"/>
        <w:spacing w:val="0"/>
        <w:w w:val="100"/>
        <w:sz w:val="22"/>
        <w:szCs w:val="22"/>
        <w:lang w:val="en-US" w:eastAsia="en-US" w:bidi="ar-SA"/>
      </w:rPr>
    </w:lvl>
    <w:lvl w:ilvl="1" w:tplc="FFFFFFFF">
      <w:numFmt w:val="bullet"/>
      <w:lvlText w:val=""/>
      <w:lvlJc w:val="left"/>
      <w:pPr>
        <w:ind w:left="1234" w:hanging="490"/>
      </w:pPr>
      <w:rPr>
        <w:rFonts w:ascii="Symbol" w:eastAsia="Symbol" w:hAnsi="Symbol" w:cs="Symbol" w:hint="default"/>
        <w:b w:val="0"/>
        <w:bCs w:val="0"/>
        <w:i w:val="0"/>
        <w:iCs w:val="0"/>
        <w:spacing w:val="0"/>
        <w:w w:val="100"/>
        <w:sz w:val="22"/>
        <w:szCs w:val="22"/>
        <w:lang w:val="en-US" w:eastAsia="en-US" w:bidi="ar-SA"/>
      </w:rPr>
    </w:lvl>
    <w:lvl w:ilvl="2" w:tplc="FFFFFFFF">
      <w:numFmt w:val="bullet"/>
      <w:lvlText w:val="•"/>
      <w:lvlJc w:val="left"/>
      <w:pPr>
        <w:ind w:left="1240" w:hanging="490"/>
      </w:pPr>
      <w:rPr>
        <w:rFonts w:hint="default"/>
        <w:lang w:val="en-US" w:eastAsia="en-US" w:bidi="ar-SA"/>
      </w:rPr>
    </w:lvl>
    <w:lvl w:ilvl="3" w:tplc="FFFFFFFF">
      <w:numFmt w:val="bullet"/>
      <w:lvlText w:val="•"/>
      <w:lvlJc w:val="left"/>
      <w:pPr>
        <w:ind w:left="1360" w:hanging="490"/>
      </w:pPr>
      <w:rPr>
        <w:rFonts w:hint="default"/>
        <w:lang w:val="en-US" w:eastAsia="en-US" w:bidi="ar-SA"/>
      </w:rPr>
    </w:lvl>
    <w:lvl w:ilvl="4" w:tplc="FFFFFFFF">
      <w:numFmt w:val="bullet"/>
      <w:lvlText w:val="•"/>
      <w:lvlJc w:val="left"/>
      <w:pPr>
        <w:ind w:left="2664" w:hanging="490"/>
      </w:pPr>
      <w:rPr>
        <w:rFonts w:hint="default"/>
        <w:lang w:val="en-US" w:eastAsia="en-US" w:bidi="ar-SA"/>
      </w:rPr>
    </w:lvl>
    <w:lvl w:ilvl="5" w:tplc="FFFFFFFF">
      <w:numFmt w:val="bullet"/>
      <w:lvlText w:val="•"/>
      <w:lvlJc w:val="left"/>
      <w:pPr>
        <w:ind w:left="3968" w:hanging="490"/>
      </w:pPr>
      <w:rPr>
        <w:rFonts w:hint="default"/>
        <w:lang w:val="en-US" w:eastAsia="en-US" w:bidi="ar-SA"/>
      </w:rPr>
    </w:lvl>
    <w:lvl w:ilvl="6" w:tplc="FFFFFFFF">
      <w:numFmt w:val="bullet"/>
      <w:lvlText w:val="•"/>
      <w:lvlJc w:val="left"/>
      <w:pPr>
        <w:ind w:left="5273" w:hanging="490"/>
      </w:pPr>
      <w:rPr>
        <w:rFonts w:hint="default"/>
        <w:lang w:val="en-US" w:eastAsia="en-US" w:bidi="ar-SA"/>
      </w:rPr>
    </w:lvl>
    <w:lvl w:ilvl="7" w:tplc="FFFFFFFF">
      <w:numFmt w:val="bullet"/>
      <w:lvlText w:val="•"/>
      <w:lvlJc w:val="left"/>
      <w:pPr>
        <w:ind w:left="6577" w:hanging="490"/>
      </w:pPr>
      <w:rPr>
        <w:rFonts w:hint="default"/>
        <w:lang w:val="en-US" w:eastAsia="en-US" w:bidi="ar-SA"/>
      </w:rPr>
    </w:lvl>
    <w:lvl w:ilvl="8" w:tplc="FFFFFFFF">
      <w:numFmt w:val="bullet"/>
      <w:lvlText w:val="•"/>
      <w:lvlJc w:val="left"/>
      <w:pPr>
        <w:ind w:left="7881" w:hanging="490"/>
      </w:pPr>
      <w:rPr>
        <w:rFonts w:hint="default"/>
        <w:lang w:val="en-US" w:eastAsia="en-US" w:bidi="ar-SA"/>
      </w:rPr>
    </w:lvl>
  </w:abstractNum>
  <w:abstractNum w:abstractNumId="5" w15:restartNumberingAfterBreak="0">
    <w:nsid w:val="71F76867"/>
    <w:multiLevelType w:val="hybridMultilevel"/>
    <w:tmpl w:val="FCBA34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4719560">
    <w:abstractNumId w:val="2"/>
  </w:num>
  <w:num w:numId="2" w16cid:durableId="1828814455">
    <w:abstractNumId w:val="0"/>
  </w:num>
  <w:num w:numId="3" w16cid:durableId="1951157992">
    <w:abstractNumId w:val="1"/>
  </w:num>
  <w:num w:numId="4" w16cid:durableId="774713978">
    <w:abstractNumId w:val="4"/>
  </w:num>
  <w:num w:numId="5" w16cid:durableId="878008341">
    <w:abstractNumId w:val="3"/>
  </w:num>
  <w:num w:numId="6" w16cid:durableId="576348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67EF"/>
    <w:rsid w:val="0002377A"/>
    <w:rsid w:val="0006126D"/>
    <w:rsid w:val="0009303E"/>
    <w:rsid w:val="00096613"/>
    <w:rsid w:val="000F57A3"/>
    <w:rsid w:val="000F787E"/>
    <w:rsid w:val="001369EF"/>
    <w:rsid w:val="00154FAA"/>
    <w:rsid w:val="00207F2E"/>
    <w:rsid w:val="002D3C7B"/>
    <w:rsid w:val="00304071"/>
    <w:rsid w:val="0033076B"/>
    <w:rsid w:val="00376B51"/>
    <w:rsid w:val="003B1D00"/>
    <w:rsid w:val="003F6FDD"/>
    <w:rsid w:val="00401536"/>
    <w:rsid w:val="0044023F"/>
    <w:rsid w:val="005919B5"/>
    <w:rsid w:val="005C1F51"/>
    <w:rsid w:val="006103BD"/>
    <w:rsid w:val="006459CA"/>
    <w:rsid w:val="0064605B"/>
    <w:rsid w:val="007608E8"/>
    <w:rsid w:val="007A209D"/>
    <w:rsid w:val="008F4584"/>
    <w:rsid w:val="00920BCC"/>
    <w:rsid w:val="00977E5F"/>
    <w:rsid w:val="009A2D9A"/>
    <w:rsid w:val="009A7173"/>
    <w:rsid w:val="009A7EF0"/>
    <w:rsid w:val="009C03FF"/>
    <w:rsid w:val="00A939E8"/>
    <w:rsid w:val="00AA4036"/>
    <w:rsid w:val="00AB5E8E"/>
    <w:rsid w:val="00AF081B"/>
    <w:rsid w:val="00AF171D"/>
    <w:rsid w:val="00B50B88"/>
    <w:rsid w:val="00B91639"/>
    <w:rsid w:val="00BA443A"/>
    <w:rsid w:val="00BD5014"/>
    <w:rsid w:val="00C9782A"/>
    <w:rsid w:val="00CB06AB"/>
    <w:rsid w:val="00CD2C4A"/>
    <w:rsid w:val="00D267EF"/>
    <w:rsid w:val="00D42CAB"/>
    <w:rsid w:val="00D965C7"/>
    <w:rsid w:val="00DC483D"/>
    <w:rsid w:val="00E14FB3"/>
    <w:rsid w:val="00EA6D30"/>
    <w:rsid w:val="00EA6FCF"/>
    <w:rsid w:val="00EB1F20"/>
    <w:rsid w:val="00EB5AE6"/>
    <w:rsid w:val="00EF1282"/>
    <w:rsid w:val="00F0788B"/>
    <w:rsid w:val="00F74A75"/>
    <w:rsid w:val="00F83FF7"/>
    <w:rsid w:val="00F9034D"/>
    <w:rsid w:val="00FA61A0"/>
    <w:rsid w:val="00FA6888"/>
    <w:rsid w:val="00FB0E39"/>
    <w:rsid w:val="00FC252E"/>
    <w:rsid w:val="00FC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4AD81"/>
  <w15:docId w15:val="{AE3798F8-7AF4-488B-B561-5AED62E8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57" w:hanging="358"/>
      <w:jc w:val="both"/>
      <w:outlineLvl w:val="0"/>
    </w:pPr>
    <w:rPr>
      <w:b/>
      <w:bCs/>
    </w:rPr>
  </w:style>
  <w:style w:type="paragraph" w:styleId="Heading2">
    <w:name w:val="heading 2"/>
    <w:basedOn w:val="Normal"/>
    <w:next w:val="Normal"/>
    <w:link w:val="Heading2Char"/>
    <w:uiPriority w:val="9"/>
    <w:semiHidden/>
    <w:unhideWhenUsed/>
    <w:qFormat/>
    <w:rsid w:val="00CB06A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5"/>
      <w:ind w:left="123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5014"/>
    <w:pPr>
      <w:tabs>
        <w:tab w:val="center" w:pos="4680"/>
        <w:tab w:val="right" w:pos="9360"/>
      </w:tabs>
    </w:pPr>
  </w:style>
  <w:style w:type="character" w:customStyle="1" w:styleId="HeaderChar">
    <w:name w:val="Header Char"/>
    <w:basedOn w:val="DefaultParagraphFont"/>
    <w:link w:val="Header"/>
    <w:uiPriority w:val="99"/>
    <w:rsid w:val="00BD5014"/>
    <w:rPr>
      <w:rFonts w:ascii="Calibri" w:eastAsia="Calibri" w:hAnsi="Calibri" w:cs="Calibri"/>
    </w:rPr>
  </w:style>
  <w:style w:type="paragraph" w:styleId="Footer">
    <w:name w:val="footer"/>
    <w:basedOn w:val="Normal"/>
    <w:link w:val="FooterChar"/>
    <w:uiPriority w:val="99"/>
    <w:unhideWhenUsed/>
    <w:rsid w:val="00BD5014"/>
    <w:pPr>
      <w:tabs>
        <w:tab w:val="center" w:pos="4680"/>
        <w:tab w:val="right" w:pos="9360"/>
      </w:tabs>
    </w:pPr>
  </w:style>
  <w:style w:type="character" w:customStyle="1" w:styleId="FooterChar">
    <w:name w:val="Footer Char"/>
    <w:basedOn w:val="DefaultParagraphFont"/>
    <w:link w:val="Footer"/>
    <w:uiPriority w:val="99"/>
    <w:rsid w:val="00BD5014"/>
    <w:rPr>
      <w:rFonts w:ascii="Calibri" w:eastAsia="Calibri" w:hAnsi="Calibri" w:cs="Calibri"/>
    </w:rPr>
  </w:style>
  <w:style w:type="paragraph" w:styleId="Revision">
    <w:name w:val="Revision"/>
    <w:hidden/>
    <w:uiPriority w:val="99"/>
    <w:semiHidden/>
    <w:rsid w:val="00A939E8"/>
    <w:pPr>
      <w:widowControl/>
      <w:autoSpaceDE/>
      <w:autoSpaceDN/>
    </w:pPr>
    <w:rPr>
      <w:rFonts w:ascii="Calibri" w:eastAsia="Calibri" w:hAnsi="Calibri" w:cs="Calibri"/>
    </w:rPr>
  </w:style>
  <w:style w:type="character" w:customStyle="1" w:styleId="Heading2Char">
    <w:name w:val="Heading 2 Char"/>
    <w:basedOn w:val="DefaultParagraphFont"/>
    <w:link w:val="Heading2"/>
    <w:uiPriority w:val="9"/>
    <w:semiHidden/>
    <w:rsid w:val="00CB06A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TotalTime>
  <Pages>7</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Purva Salunke</dc:creator>
  <cp:lastModifiedBy>Hetvi Topiwala</cp:lastModifiedBy>
  <cp:revision>32</cp:revision>
  <cp:lastPrinted>2025-02-14T06:12:00Z</cp:lastPrinted>
  <dcterms:created xsi:type="dcterms:W3CDTF">2025-02-14T05:22:00Z</dcterms:created>
  <dcterms:modified xsi:type="dcterms:W3CDTF">2026-04-15T10:09:00Z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2021</vt:lpwstr>
  </property>
  <property fmtid="{D5CDD505-2E9C-101B-9397-08002B2CF9AE}" pid="4" name="LastSaved">
    <vt:filetime>2025-02-14T00:00:00Z</vt:filetime>
  </property>
  <property fmtid="{D5CDD505-2E9C-101B-9397-08002B2CF9AE}" pid="5" name="Producer">
    <vt:lpwstr>Microsoft® Word 2021</vt:lpwstr>
  </property>
</Properties>
</file>